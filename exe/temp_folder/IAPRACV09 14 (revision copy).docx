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4B4B" w:rsidRDefault="00074B4B">
      <w:pPr>
        <w:pStyle w:val="pxpub"/>
      </w:pPr>
      <w:r>
        <w:rPr>
          <w:color w:val="FF0000"/>
          <w:sz w:val="20"/>
          <w:szCs w:val="20"/>
          <w:vertAlign w:val="superscript"/>
        </w:rPr>
        <w:t>►</w:t>
      </w:r>
      <w:r>
        <w:fldChar w:fldCharType="begin"/>
      </w:r>
      <w:r>
        <w:instrText>pub.n="incomplete"</w:instrText>
      </w:r>
      <w:r>
        <w:fldChar w:fldCharType="end"/>
      </w:r>
      <w:r>
        <w:t>&lt;?phoenix upid="86611b80279711ee9dcac71aa3e1ee30"?&gt;</w:t>
      </w:r>
    </w:p>
    <w:p w:rsidR="00074B4B" w:rsidRDefault="00074B4B">
      <w:pPr>
        <w:pStyle w:val="pxch"/>
        <w:spacing w:before="180"/>
        <w:jc w:val="center"/>
        <w:rPr>
          <w:sz w:val="40"/>
          <w:szCs w:val="40"/>
        </w:rPr>
      </w:pPr>
      <w:r>
        <w:rPr>
          <w:color w:val="FF0000"/>
          <w:sz w:val="20"/>
          <w:szCs w:val="20"/>
          <w:vertAlign w:val="superscript"/>
        </w:rPr>
        <w:t>►</w:t>
      </w:r>
      <w:r>
        <w:rPr>
          <w:sz w:val="40"/>
          <w:szCs w:val="40"/>
        </w:rPr>
        <w:fldChar w:fldCharType="begin"/>
      </w:r>
      <w:r>
        <w:rPr>
          <w:sz w:val="40"/>
          <w:szCs w:val="40"/>
        </w:rPr>
        <w:instrText>ch.rh="Answer &amp; Other Responsive Pleadings"</w:instrText>
      </w:r>
      <w:r>
        <w:rPr>
          <w:sz w:val="40"/>
          <w:szCs w:val="40"/>
        </w:rPr>
        <w:fldChar w:fldCharType="end"/>
      </w:r>
      <w:r>
        <w:rPr>
          <w:sz w:val="40"/>
          <w:szCs w:val="40"/>
        </w:rPr>
        <w:t>Chapter 14. Answer and Other Responsive Pleadings</w:t>
      </w:r>
    </w:p>
    <w:p w:rsidR="00074B4B" w:rsidRDefault="00074B4B">
      <w:pPr>
        <w:pStyle w:val="pxhitipn"/>
      </w:pPr>
      <w:r>
        <w:t>Distinction:</w:t>
      </w:r>
    </w:p>
    <w:p w:rsidR="00074B4B" w:rsidRDefault="00074B4B">
      <w:pPr>
        <w:pStyle w:val="pxhitipp"/>
      </w:pPr>
      <w:r>
        <w:t xml:space="preserve"> </w:t>
      </w:r>
      <w:r>
        <w:rPr>
          <w:rStyle w:val="pxvis"/>
          <w:rFonts w:ascii="Times NewRoman" w:hAnsi="Times NewRoman"/>
          <w:b w:val="0"/>
          <w:sz w:val="24"/>
        </w:rPr>
        <w:tab/>
      </w:r>
      <w:r>
        <w:t xml:space="preserve">The Iowa Rules of Electronic Procedure (Iowa R. Elec. P.) govern cases under the Electronic Document Manager System (EDMS). The rules and forms in this chapter should read with the EDMS and the Iowa R. Elec. P. in mind. See </w:t>
      </w:r>
      <w:r>
        <w:rPr>
          <w:rStyle w:val="pxx"/>
          <w:color w:val="FF0000"/>
          <w:sz w:val="20"/>
          <w:szCs w:val="20"/>
          <w:vertAlign w:val="superscript"/>
        </w:rPr>
        <w:t>►</w:t>
      </w:r>
      <w:r>
        <w:rPr>
          <w:rStyle w:val="pxx"/>
        </w:rPr>
        <w:fldChar w:fldCharType="begin"/>
      </w:r>
      <w:r>
        <w:rPr>
          <w:rStyle w:val="pxx"/>
        </w:rPr>
        <w:instrText>x.ref.id="I03O90Q"</w:instrText>
      </w:r>
      <w:r>
        <w:rPr>
          <w:rStyle w:val="pxx"/>
        </w:rPr>
        <w:fldChar w:fldCharType="end"/>
      </w:r>
      <w:r>
        <w:rPr>
          <w:rStyle w:val="pxx"/>
          <w:vanish/>
        </w:rPr>
        <w:t>&amp;ss;</w:t>
      </w:r>
      <w:r>
        <w:rPr>
          <w:rStyle w:val="pxvis"/>
          <w:rFonts w:ascii="Times NewRoman" w:hAnsi="Times NewRoman"/>
          <w:b w:val="0"/>
          <w:sz w:val="24"/>
        </w:rPr>
        <w:t>§§</w:t>
      </w:r>
      <w:r>
        <w:rPr>
          <w:rStyle w:val="pxx"/>
        </w:rPr>
        <w:t>1:1 et seq.</w:t>
      </w:r>
    </w:p>
    <w:p w:rsidR="00074B4B" w:rsidRDefault="00074B4B">
      <w:pPr>
        <w:pStyle w:val="pxhihac"/>
        <w:spacing w:before="180"/>
        <w:jc w:val="center"/>
      </w:pPr>
      <w:r>
        <w:rPr>
          <w:rStyle w:val="pxb"/>
          <w:b/>
          <w:bCs/>
        </w:rPr>
        <w:t>INTRODUCTION</w:t>
      </w:r>
    </w:p>
    <w:p w:rsidR="00074B4B" w:rsidRDefault="00074B4B">
      <w:pPr>
        <w:pStyle w:val="pxhip"/>
      </w:pPr>
      <w:r>
        <w:t xml:space="preserve"> </w:t>
      </w:r>
      <w:r>
        <w:rPr>
          <w:rStyle w:val="pxvis"/>
          <w:rFonts w:ascii="Times NewRoman" w:hAnsi="Times NewRoman"/>
          <w:b w:val="0"/>
          <w:sz w:val="24"/>
        </w:rPr>
        <w:tab/>
      </w:r>
      <w:r>
        <w:t xml:space="preserve">Responsive pleadings--the answer, a reply, an answer to a cross-claim, and an answer to a cross-petition--are subject to the same format rules which are generally applicable to appearances, notices, motions, and pleadings. See </w:t>
      </w:r>
      <w:r>
        <w:rPr>
          <w:rStyle w:val="pxx"/>
          <w:color w:val="FF0000"/>
          <w:sz w:val="20"/>
          <w:szCs w:val="20"/>
          <w:vertAlign w:val="superscript"/>
        </w:rPr>
        <w:t>►</w:t>
      </w:r>
      <w:r>
        <w:rPr>
          <w:rStyle w:val="pxx"/>
        </w:rPr>
        <w:fldChar w:fldCharType="begin"/>
      </w:r>
      <w:r>
        <w:rPr>
          <w:rStyle w:val="pxx"/>
        </w:rPr>
        <w:instrText>x.ref.id="I01XYGZ"</w:instrText>
      </w:r>
      <w:r>
        <w:rPr>
          <w:rStyle w:val="pxx"/>
        </w:rPr>
        <w:fldChar w:fldCharType="end"/>
      </w:r>
      <w:r>
        <w:rPr>
          <w:rStyle w:val="pxx"/>
          <w:vanish/>
        </w:rPr>
        <w:t>&amp;ss;</w:t>
      </w:r>
      <w:r>
        <w:rPr>
          <w:rStyle w:val="pxvis"/>
          <w:rFonts w:ascii="Times NewRoman" w:hAnsi="Times NewRoman"/>
          <w:b w:val="0"/>
          <w:sz w:val="24"/>
        </w:rPr>
        <w:t>§§</w:t>
      </w:r>
      <w:r>
        <w:rPr>
          <w:rStyle w:val="pxx"/>
        </w:rPr>
        <w:t>9:1 et seq.</w:t>
      </w:r>
    </w:p>
    <w:p w:rsidR="00074B4B" w:rsidRDefault="00074B4B">
      <w:pPr>
        <w:pStyle w:val="pxhip"/>
      </w:pPr>
      <w:r>
        <w:t xml:space="preserve"> </w:t>
      </w:r>
      <w:r>
        <w:rPr>
          <w:rStyle w:val="pxvis"/>
          <w:rFonts w:ascii="Times NewRoman" w:hAnsi="Times NewRoman"/>
          <w:b w:val="0"/>
          <w:sz w:val="24"/>
        </w:rPr>
        <w:tab/>
      </w:r>
      <w:r>
        <w:t xml:space="preserve">A responsive pleading must be captioned with the title of the case, naming the court, parties, and instrument, and must bear the signature, personal identification number, address, telephone number, and, if available, facsimile transmission number of the party or attorney filing it. The caption of the first papers filed or served by or on behalf of any named party must include the personal identification number of each named party if available or as soon as is available. </w:t>
      </w:r>
      <w:r>
        <w:rPr>
          <w:rStyle w:val="pxst"/>
          <w:color w:val="FF0000"/>
          <w:sz w:val="20"/>
          <w:szCs w:val="20"/>
          <w:vertAlign w:val="superscript"/>
        </w:rPr>
        <w:t>►</w:t>
      </w:r>
      <w:r>
        <w:rPr>
          <w:rStyle w:val="pxst"/>
        </w:rPr>
        <w:fldChar w:fldCharType="begin"/>
      </w:r>
      <w:r>
        <w:rPr>
          <w:rStyle w:val="pxst"/>
        </w:rPr>
        <w:instrText>st.ref.id="I020RLV"</w:instrText>
      </w:r>
      <w:r>
        <w:rPr>
          <w:rStyle w:val="pxst"/>
        </w:rPr>
        <w:fldChar w:fldCharType="end"/>
      </w:r>
      <w:r>
        <w:rPr>
          <w:rStyle w:val="pxst"/>
        </w:rPr>
        <w:t>Iowa R. Civ. P. 1.411</w:t>
      </w:r>
      <w:r>
        <w:t>.</w:t>
      </w:r>
    </w:p>
    <w:p w:rsidR="00074B4B" w:rsidRDefault="00074B4B">
      <w:pPr>
        <w:pStyle w:val="pxhip"/>
      </w:pPr>
      <w:r>
        <w:t xml:space="preserve"> </w:t>
      </w:r>
      <w:r>
        <w:rPr>
          <w:rStyle w:val="pxvis"/>
          <w:rFonts w:ascii="Times NewRoman" w:hAnsi="Times NewRoman"/>
          <w:b w:val="0"/>
          <w:sz w:val="24"/>
        </w:rPr>
        <w:tab/>
      </w:r>
      <w:r>
        <w:t xml:space="preserve">The answer is required to show on whose behalf it is filed and specifically admit or deny each allegation or paragraph in the petition. It must also state any additional facts which are deemed by the pleader to show a defense, and may raise points of law appearing on the face of the pleading to which it responds. The answer may also contain, in separate divisions, a cross-claim or counter-claim. </w:t>
      </w:r>
      <w:r>
        <w:rPr>
          <w:rStyle w:val="pxst"/>
          <w:color w:val="FF0000"/>
          <w:sz w:val="20"/>
          <w:szCs w:val="20"/>
          <w:vertAlign w:val="superscript"/>
        </w:rPr>
        <w:t>►</w:t>
      </w:r>
      <w:r>
        <w:rPr>
          <w:rStyle w:val="pxst"/>
        </w:rPr>
        <w:fldChar w:fldCharType="begin"/>
      </w:r>
      <w:r>
        <w:rPr>
          <w:rStyle w:val="pxst"/>
        </w:rPr>
        <w:instrText>st.ref.id="I023KQR"</w:instrText>
      </w:r>
      <w:r>
        <w:rPr>
          <w:rStyle w:val="pxst"/>
        </w:rPr>
        <w:fldChar w:fldCharType="end"/>
      </w:r>
      <w:r>
        <w:rPr>
          <w:rStyle w:val="pxst"/>
        </w:rPr>
        <w:t>Iowa R. Civ. P. 1.405</w:t>
      </w:r>
      <w:r>
        <w:t>.</w:t>
      </w:r>
    </w:p>
    <w:p w:rsidR="00074B4B" w:rsidRDefault="00074B4B">
      <w:pPr>
        <w:pStyle w:val="pxhip"/>
      </w:pPr>
      <w:r>
        <w:t xml:space="preserve"> </w:t>
      </w:r>
      <w:r>
        <w:rPr>
          <w:rStyle w:val="pxvis"/>
          <w:rFonts w:ascii="Times NewRoman" w:hAnsi="Times NewRoman"/>
          <w:b w:val="0"/>
          <w:sz w:val="24"/>
        </w:rPr>
        <w:tab/>
      </w:r>
      <w:r>
        <w:rPr>
          <w:rStyle w:val="pxst"/>
          <w:color w:val="FF0000"/>
          <w:sz w:val="20"/>
          <w:szCs w:val="20"/>
          <w:vertAlign w:val="superscript"/>
        </w:rPr>
        <w:t>►</w:t>
      </w:r>
      <w:r>
        <w:rPr>
          <w:rStyle w:val="pxst"/>
        </w:rPr>
        <w:fldChar w:fldCharType="begin"/>
      </w:r>
      <w:r>
        <w:rPr>
          <w:rStyle w:val="pxst"/>
        </w:rPr>
        <w:instrText>st.ref.id="I026DVN"</w:instrText>
      </w:r>
      <w:r>
        <w:rPr>
          <w:rStyle w:val="pxst"/>
        </w:rPr>
        <w:fldChar w:fldCharType="end"/>
      </w:r>
      <w:r>
        <w:rPr>
          <w:rStyle w:val="pxst"/>
        </w:rPr>
        <w:t>Iowa R. Civ. P. 1.402</w:t>
      </w:r>
      <w:r>
        <w:t xml:space="preserve"> provides the general rules of pleading. The form and sufficiency of all pleadings are determined by the rules, and pleadings are to be construed and enforced to secure a just, speedy and inexpensive determination of all controversies on their merits. </w:t>
      </w:r>
      <w:r>
        <w:rPr>
          <w:rStyle w:val="pxst"/>
          <w:color w:val="FF0000"/>
          <w:sz w:val="20"/>
          <w:szCs w:val="20"/>
          <w:vertAlign w:val="superscript"/>
        </w:rPr>
        <w:t>►</w:t>
      </w:r>
      <w:r>
        <w:rPr>
          <w:rStyle w:val="pxst"/>
        </w:rPr>
        <w:fldChar w:fldCharType="begin"/>
      </w:r>
      <w:r>
        <w:rPr>
          <w:rStyle w:val="pxst"/>
        </w:rPr>
        <w:instrText>st.ref.id="I02970J"</w:instrText>
      </w:r>
      <w:r>
        <w:rPr>
          <w:rStyle w:val="pxst"/>
        </w:rPr>
        <w:fldChar w:fldCharType="end"/>
      </w:r>
      <w:r>
        <w:rPr>
          <w:rStyle w:val="pxst"/>
        </w:rPr>
        <w:t>Iowa R. Civ. P. 1.402(1)</w:t>
      </w:r>
      <w:r>
        <w:t>.</w:t>
      </w:r>
    </w:p>
    <w:p w:rsidR="00074B4B" w:rsidRDefault="00074B4B">
      <w:pPr>
        <w:pStyle w:val="pxhip"/>
      </w:pPr>
      <w:r>
        <w:t xml:space="preserve"> </w:t>
      </w:r>
      <w:r>
        <w:rPr>
          <w:rStyle w:val="pxvis"/>
          <w:rFonts w:ascii="Times NewRoman" w:hAnsi="Times NewRoman"/>
          <w:b w:val="0"/>
          <w:sz w:val="24"/>
        </w:rPr>
        <w:tab/>
      </w:r>
      <w:r>
        <w:t xml:space="preserve">Each averment of a responsive pleading must be simple, concise, and direct. No technical forms of pleadings are required. A party may set forth two or more statements of a defense alternately or hypothetically, either in one count or defense or in separate counts or defenses. When two or more statements are made in the alternative and one of them if made independently would be sufficient, the pleading is not made insufficient by the insufficiency of one or more of the alternative statements. A party may also state as many separate defenses as the party has regardless of consistency and whether based on legal or equitable grounds. </w:t>
      </w:r>
      <w:r>
        <w:rPr>
          <w:rStyle w:val="pxst"/>
          <w:color w:val="FF0000"/>
          <w:sz w:val="20"/>
          <w:szCs w:val="20"/>
          <w:vertAlign w:val="superscript"/>
        </w:rPr>
        <w:t>►</w:t>
      </w:r>
      <w:r>
        <w:rPr>
          <w:rStyle w:val="pxst"/>
        </w:rPr>
        <w:fldChar w:fldCharType="begin"/>
      </w:r>
      <w:r>
        <w:rPr>
          <w:rStyle w:val="pxst"/>
        </w:rPr>
        <w:instrText>st.ref.id="I02C05F"</w:instrText>
      </w:r>
      <w:r>
        <w:rPr>
          <w:rStyle w:val="pxst"/>
        </w:rPr>
        <w:fldChar w:fldCharType="end"/>
      </w:r>
      <w:r>
        <w:rPr>
          <w:rStyle w:val="pxst"/>
        </w:rPr>
        <w:t>Iowa R. Civ. P. 1.402(2)</w:t>
      </w:r>
      <w:r>
        <w:t>.</w:t>
      </w:r>
    </w:p>
    <w:p w:rsidR="00074B4B" w:rsidRDefault="00074B4B">
      <w:pPr>
        <w:pStyle w:val="pxhip"/>
      </w:pPr>
      <w:r>
        <w:t xml:space="preserve"> </w:t>
      </w:r>
      <w:r>
        <w:rPr>
          <w:rStyle w:val="pxvis"/>
          <w:rFonts w:ascii="Times NewRoman" w:hAnsi="Times NewRoman"/>
          <w:b w:val="0"/>
          <w:sz w:val="24"/>
        </w:rPr>
        <w:tab/>
      </w:r>
      <w:r>
        <w:t xml:space="preserve">On its own motion or that of any party, the court may order any prolix, confused or multiple pleading to be recast in a concise single document within such time as the order may fix. In like manner, it may order any pleading not complying with the rules to be corrected on such terms as it may impose. </w:t>
      </w:r>
      <w:r>
        <w:rPr>
          <w:rStyle w:val="pxst"/>
          <w:color w:val="FF0000"/>
          <w:sz w:val="20"/>
          <w:szCs w:val="20"/>
          <w:vertAlign w:val="superscript"/>
        </w:rPr>
        <w:t>►</w:t>
      </w:r>
      <w:r>
        <w:rPr>
          <w:rStyle w:val="pxst"/>
        </w:rPr>
        <w:fldChar w:fldCharType="begin"/>
      </w:r>
      <w:r>
        <w:rPr>
          <w:rStyle w:val="pxst"/>
        </w:rPr>
        <w:instrText>st.ref.id="I02ETAB"</w:instrText>
      </w:r>
      <w:r>
        <w:rPr>
          <w:rStyle w:val="pxst"/>
        </w:rPr>
        <w:fldChar w:fldCharType="end"/>
      </w:r>
      <w:r>
        <w:rPr>
          <w:rStyle w:val="pxst"/>
        </w:rPr>
        <w:t>Iowa R. Civ. P. 1.402(3)</w:t>
      </w:r>
      <w:r>
        <w:t>.</w:t>
      </w:r>
    </w:p>
    <w:p w:rsidR="00074B4B" w:rsidRDefault="00074B4B">
      <w:pPr>
        <w:pStyle w:val="pxhip"/>
      </w:pPr>
      <w:r>
        <w:t xml:space="preserve"> </w:t>
      </w:r>
      <w:r>
        <w:rPr>
          <w:rStyle w:val="pxvis"/>
          <w:rFonts w:ascii="Times NewRoman" w:hAnsi="Times NewRoman"/>
          <w:b w:val="0"/>
          <w:sz w:val="24"/>
        </w:rPr>
        <w:tab/>
      </w:r>
      <w:r>
        <w:t xml:space="preserve">A party may amend a pleading once as a matter of course at any time before a responsive pleading is served or, if the pleading is one to which no responsive pleading is required and the action has not been placed upon the trial calendar, the party may so amend it at any time within 20 days after it is served. Otherwise, a party may amend a pleading only by leave of court or by written consent of the adverse party. Leave to amend, including leave to amend to conform to the proof, shall be freely given when justice so requires. </w:t>
      </w:r>
      <w:r>
        <w:rPr>
          <w:rStyle w:val="pxst"/>
          <w:color w:val="FF0000"/>
          <w:sz w:val="20"/>
          <w:szCs w:val="20"/>
          <w:vertAlign w:val="superscript"/>
        </w:rPr>
        <w:t>►</w:t>
      </w:r>
      <w:r>
        <w:rPr>
          <w:rStyle w:val="pxst"/>
        </w:rPr>
        <w:fldChar w:fldCharType="begin"/>
      </w:r>
      <w:r>
        <w:rPr>
          <w:rStyle w:val="pxst"/>
        </w:rPr>
        <w:instrText>st.ref.id="I01XYMM"</w:instrText>
      </w:r>
      <w:r>
        <w:rPr>
          <w:rStyle w:val="pxst"/>
        </w:rPr>
        <w:fldChar w:fldCharType="end"/>
      </w:r>
      <w:r>
        <w:rPr>
          <w:rStyle w:val="pxst"/>
        </w:rPr>
        <w:t xml:space="preserve">Iowa R. Civ. P. </w:t>
      </w:r>
      <w:r>
        <w:rPr>
          <w:rStyle w:val="pxst"/>
        </w:rPr>
        <w:lastRenderedPageBreak/>
        <w:t>1.409(4)</w:t>
      </w:r>
      <w:r>
        <w:t>.</w:t>
      </w:r>
    </w:p>
    <w:p w:rsidR="00074B4B" w:rsidRDefault="00074B4B">
      <w:pPr>
        <w:pStyle w:val="pxhip"/>
      </w:pPr>
      <w:r>
        <w:t xml:space="preserve"> </w:t>
      </w:r>
      <w:r>
        <w:rPr>
          <w:rStyle w:val="pxvis"/>
          <w:rFonts w:ascii="Times NewRoman" w:hAnsi="Times NewRoman"/>
          <w:b w:val="0"/>
          <w:sz w:val="24"/>
        </w:rPr>
        <w:tab/>
      </w:r>
      <w:r>
        <w:t xml:space="preserve">All amendments must be on a separate paper, duly filed, without interlining or expunging prior pleadings. Whenever the defense asserted in the amended pleading arose out of the conduct, transaction, or occurrence set forth or attempted to be set forth in the original pleading, the amendment relates back to the date of the original pleading. An amendment changing the party against whom a claim is asserted relates back if the foregoing provision is satisfied and, within the period provided by law for commencing the action against the party, the party to be brought in by amendment: (1) has received such notice of the institution of the action that the party will not be prejudiced in maintaining a defense on the merits; and (2) knew or should have known that, but for a mistake concerning the identity of the proper party, the action would have been brought against the party. </w:t>
      </w:r>
      <w:r>
        <w:rPr>
          <w:rStyle w:val="pxst"/>
          <w:color w:val="FF0000"/>
          <w:sz w:val="20"/>
          <w:szCs w:val="20"/>
          <w:vertAlign w:val="superscript"/>
        </w:rPr>
        <w:t>►</w:t>
      </w:r>
      <w:r>
        <w:rPr>
          <w:rStyle w:val="pxst"/>
        </w:rPr>
        <w:fldChar w:fldCharType="begin"/>
      </w:r>
      <w:r>
        <w:rPr>
          <w:rStyle w:val="pxst"/>
        </w:rPr>
        <w:instrText>st.ref.id="I020RRI"</w:instrText>
      </w:r>
      <w:r>
        <w:rPr>
          <w:rStyle w:val="pxst"/>
        </w:rPr>
        <w:fldChar w:fldCharType="end"/>
      </w:r>
      <w:r>
        <w:rPr>
          <w:rStyle w:val="pxst"/>
        </w:rPr>
        <w:t>Iowa R. Civ. P. 1.402(5)</w:t>
      </w:r>
      <w:r>
        <w:t>.</w:t>
      </w:r>
    </w:p>
    <w:p w:rsidR="00074B4B" w:rsidRDefault="00074B4B">
      <w:pPr>
        <w:pStyle w:val="pxhip"/>
      </w:pPr>
      <w:r>
        <w:t xml:space="preserve"> </w:t>
      </w:r>
      <w:r>
        <w:rPr>
          <w:rStyle w:val="pxvis"/>
          <w:rFonts w:ascii="Times NewRoman" w:hAnsi="Times NewRoman"/>
          <w:b w:val="0"/>
          <w:sz w:val="24"/>
        </w:rPr>
        <w:tab/>
      </w:r>
      <w:r>
        <w:t xml:space="preserve">All answers by conservators, guardians or guardians ad litem, or filed under </w:t>
      </w:r>
      <w:r>
        <w:rPr>
          <w:rStyle w:val="pxst"/>
          <w:color w:val="FF0000"/>
          <w:sz w:val="20"/>
          <w:szCs w:val="20"/>
          <w:vertAlign w:val="superscript"/>
        </w:rPr>
        <w:t>►</w:t>
      </w:r>
      <w:r>
        <w:rPr>
          <w:rStyle w:val="pxst"/>
        </w:rPr>
        <w:fldChar w:fldCharType="begin"/>
      </w:r>
      <w:r>
        <w:rPr>
          <w:rStyle w:val="pxst"/>
        </w:rPr>
        <w:instrText>st.ref.id="I023KWE"</w:instrText>
      </w:r>
      <w:r>
        <w:rPr>
          <w:rStyle w:val="pxst"/>
        </w:rPr>
        <w:fldChar w:fldCharType="end"/>
      </w:r>
      <w:r>
        <w:rPr>
          <w:rStyle w:val="pxst"/>
        </w:rPr>
        <w:t>Iowa R. Civ. P. 1.212</w:t>
      </w:r>
      <w:r>
        <w:t xml:space="preserve">, must state whether proper service has been had on the ward; and they must deny all material allegations prejudicial to the ward. </w:t>
      </w:r>
      <w:r>
        <w:rPr>
          <w:rStyle w:val="pxst"/>
          <w:color w:val="FF0000"/>
          <w:sz w:val="20"/>
          <w:szCs w:val="20"/>
          <w:vertAlign w:val="superscript"/>
        </w:rPr>
        <w:t>►</w:t>
      </w:r>
      <w:r>
        <w:rPr>
          <w:rStyle w:val="pxst"/>
        </w:rPr>
        <w:fldChar w:fldCharType="begin"/>
      </w:r>
      <w:r>
        <w:rPr>
          <w:rStyle w:val="pxst"/>
        </w:rPr>
        <w:instrText>st.ref.id="I026E1A"</w:instrText>
      </w:r>
      <w:r>
        <w:rPr>
          <w:rStyle w:val="pxst"/>
        </w:rPr>
        <w:fldChar w:fldCharType="end"/>
      </w:r>
      <w:r>
        <w:rPr>
          <w:rStyle w:val="pxst"/>
        </w:rPr>
        <w:t>Iowa R. Civ. P. 1.405(2)</w:t>
      </w:r>
      <w:r>
        <w:t>.</w:t>
      </w:r>
    </w:p>
    <w:p w:rsidR="00074B4B" w:rsidRDefault="00074B4B">
      <w:pPr>
        <w:pStyle w:val="pxhip"/>
      </w:pPr>
      <w:r>
        <w:t xml:space="preserve"> </w:t>
      </w:r>
      <w:r>
        <w:rPr>
          <w:rStyle w:val="pxvis"/>
          <w:rFonts w:ascii="Times NewRoman" w:hAnsi="Times NewRoman"/>
          <w:b w:val="0"/>
          <w:sz w:val="24"/>
        </w:rPr>
        <w:tab/>
      </w:r>
      <w:r>
        <w:t xml:space="preserve">Every fact pleaded and not denied in a subsequent pleading as permitted by the rules is deemed admitted except: (1) allegations of value or amount of damage; (2) averments in a pleading to which no responsive pleading is required or permitted; and (3) facts not previously pleaded that are set forth in pleadings filed subsequent to the seventh day preceding the trial, all of which are deemed denied by operation of law. </w:t>
      </w:r>
      <w:r>
        <w:rPr>
          <w:rStyle w:val="pxst"/>
          <w:color w:val="FF0000"/>
          <w:sz w:val="20"/>
          <w:szCs w:val="20"/>
          <w:vertAlign w:val="superscript"/>
        </w:rPr>
        <w:t>►</w:t>
      </w:r>
      <w:r>
        <w:rPr>
          <w:rStyle w:val="pxst"/>
        </w:rPr>
        <w:fldChar w:fldCharType="begin"/>
      </w:r>
      <w:r>
        <w:rPr>
          <w:rStyle w:val="pxst"/>
        </w:rPr>
        <w:instrText>st.ref.id="I029766"</w:instrText>
      </w:r>
      <w:r>
        <w:rPr>
          <w:rStyle w:val="pxst"/>
        </w:rPr>
        <w:fldChar w:fldCharType="end"/>
      </w:r>
      <w:r>
        <w:rPr>
          <w:rStyle w:val="pxst"/>
        </w:rPr>
        <w:t>Iowa R. Civ. P. 1.405(3)</w:t>
      </w:r>
      <w:r>
        <w:t>.</w:t>
      </w:r>
    </w:p>
    <w:p w:rsidR="00074B4B" w:rsidRDefault="00074B4B">
      <w:pPr>
        <w:pStyle w:val="pxhip"/>
      </w:pPr>
      <w:r>
        <w:t xml:space="preserve"> </w:t>
      </w:r>
      <w:r>
        <w:rPr>
          <w:rStyle w:val="pxvis"/>
          <w:rFonts w:ascii="Times NewRoman" w:hAnsi="Times NewRoman"/>
          <w:b w:val="0"/>
          <w:sz w:val="24"/>
        </w:rPr>
        <w:tab/>
      </w:r>
      <w:r>
        <w:t xml:space="preserve">If a pleading copies a writing purporting to be signed by an adverse party, such signature is deemed genuine for all purposes in the case, unless such party denies it and supports the denial by the party's affidavit that it is not a genuine or authorized signature. The party may, on application made during the time to plead, procure an inspection of the original writing. </w:t>
      </w:r>
      <w:r>
        <w:rPr>
          <w:rStyle w:val="pxst"/>
          <w:color w:val="FF0000"/>
          <w:sz w:val="20"/>
          <w:szCs w:val="20"/>
          <w:vertAlign w:val="superscript"/>
        </w:rPr>
        <w:t>►</w:t>
      </w:r>
      <w:r>
        <w:rPr>
          <w:rStyle w:val="pxst"/>
        </w:rPr>
        <w:fldChar w:fldCharType="begin"/>
      </w:r>
      <w:r>
        <w:rPr>
          <w:rStyle w:val="pxst"/>
        </w:rPr>
        <w:instrText>st.ref.id="I02C0B2"</w:instrText>
      </w:r>
      <w:r>
        <w:rPr>
          <w:rStyle w:val="pxst"/>
        </w:rPr>
        <w:fldChar w:fldCharType="end"/>
      </w:r>
      <w:r>
        <w:rPr>
          <w:rStyle w:val="pxst"/>
        </w:rPr>
        <w:t>Iowa R. Civ. P. 1.405(4)</w:t>
      </w:r>
      <w:r>
        <w:t xml:space="preserve">. If a pleading copies a nonnegotiable writing purporting to be signed by a nonparty to the action, such signature shall be deemed genuine, unless a party denies it, and supports the denial by affidavit, which denial may be for lack of information. </w:t>
      </w:r>
      <w:r>
        <w:rPr>
          <w:rStyle w:val="pxst"/>
          <w:color w:val="FF0000"/>
          <w:sz w:val="20"/>
          <w:szCs w:val="20"/>
          <w:vertAlign w:val="superscript"/>
        </w:rPr>
        <w:t>►</w:t>
      </w:r>
      <w:r>
        <w:rPr>
          <w:rStyle w:val="pxst"/>
        </w:rPr>
        <w:fldChar w:fldCharType="begin"/>
      </w:r>
      <w:r>
        <w:rPr>
          <w:rStyle w:val="pxst"/>
        </w:rPr>
        <w:instrText>st.ref.id="I01XYMO"</w:instrText>
      </w:r>
      <w:r>
        <w:rPr>
          <w:rStyle w:val="pxst"/>
        </w:rPr>
        <w:fldChar w:fldCharType="end"/>
      </w:r>
      <w:r>
        <w:rPr>
          <w:rStyle w:val="pxst"/>
        </w:rPr>
        <w:t>Iowa R. Civ. P. 1.405(4)</w:t>
      </w:r>
      <w:r>
        <w:t>.</w:t>
      </w:r>
    </w:p>
    <w:p w:rsidR="00074B4B" w:rsidRDefault="00074B4B">
      <w:pPr>
        <w:pStyle w:val="pxhip"/>
      </w:pPr>
      <w:r>
        <w:t xml:space="preserve"> </w:t>
      </w:r>
      <w:r>
        <w:rPr>
          <w:rStyle w:val="pxvis"/>
          <w:rFonts w:ascii="Times NewRoman" w:hAnsi="Times NewRoman"/>
          <w:b w:val="0"/>
          <w:sz w:val="24"/>
        </w:rPr>
        <w:tab/>
      </w:r>
      <w:r>
        <w:t xml:space="preserve">All averments of defense must be made in numbered paragraphs, the contents of each of which must be limited as far as practicable to a statement of a single set of circumstances; and a paragraph may be referred to by number in all succeeding pleadings. Each defense other than denials must be stated in a separate count or defense whenever a separation facilitates the clear presentation of the matters set forth. </w:t>
      </w:r>
      <w:r>
        <w:rPr>
          <w:rStyle w:val="pxst"/>
          <w:color w:val="FF0000"/>
          <w:sz w:val="20"/>
          <w:szCs w:val="20"/>
          <w:vertAlign w:val="superscript"/>
        </w:rPr>
        <w:t>►</w:t>
      </w:r>
      <w:r>
        <w:rPr>
          <w:rStyle w:val="pxst"/>
        </w:rPr>
        <w:fldChar w:fldCharType="begin"/>
      </w:r>
      <w:r>
        <w:rPr>
          <w:rStyle w:val="pxst"/>
        </w:rPr>
        <w:instrText>st.ref.id="I020RRK"</w:instrText>
      </w:r>
      <w:r>
        <w:rPr>
          <w:rStyle w:val="pxst"/>
        </w:rPr>
        <w:fldChar w:fldCharType="end"/>
      </w:r>
      <w:r>
        <w:rPr>
          <w:rStyle w:val="pxst"/>
        </w:rPr>
        <w:t>Iowa R. Civ. P. 1.412</w:t>
      </w:r>
      <w:r>
        <w:t>.</w:t>
      </w:r>
    </w:p>
    <w:p w:rsidR="00074B4B" w:rsidRDefault="00074B4B">
      <w:pPr>
        <w:pStyle w:val="pxhip"/>
      </w:pPr>
      <w:r>
        <w:t xml:space="preserve"> </w:t>
      </w:r>
      <w:r>
        <w:rPr>
          <w:rStyle w:val="pxvis"/>
          <w:rFonts w:ascii="Times NewRoman" w:hAnsi="Times NewRoman"/>
          <w:b w:val="0"/>
          <w:sz w:val="24"/>
        </w:rPr>
        <w:tab/>
      </w:r>
      <w:r>
        <w:t xml:space="preserve">The answer need not be verified unless special statutes so require and, where a pleading is verified, it is not necessary that subsequent pleadings be verified unless special statutes so require. </w:t>
      </w:r>
      <w:r>
        <w:rPr>
          <w:rStyle w:val="pxst"/>
          <w:color w:val="FF0000"/>
          <w:sz w:val="20"/>
          <w:szCs w:val="20"/>
          <w:vertAlign w:val="superscript"/>
        </w:rPr>
        <w:t>►</w:t>
      </w:r>
      <w:r>
        <w:rPr>
          <w:rStyle w:val="pxst"/>
        </w:rPr>
        <w:fldChar w:fldCharType="begin"/>
      </w:r>
      <w:r>
        <w:rPr>
          <w:rStyle w:val="pxst"/>
        </w:rPr>
        <w:instrText>st.ref.id="I023KWG"</w:instrText>
      </w:r>
      <w:r>
        <w:rPr>
          <w:rStyle w:val="pxst"/>
        </w:rPr>
        <w:fldChar w:fldCharType="end"/>
      </w:r>
      <w:r>
        <w:rPr>
          <w:rStyle w:val="pxst"/>
        </w:rPr>
        <w:t>Iowa R. Civ. P. 1.413</w:t>
      </w:r>
      <w:r>
        <w:t xml:space="preserve">. An answer required to be verified under Iowa law may, alternatively, be certified pursuant to </w:t>
      </w:r>
      <w:r>
        <w:rPr>
          <w:rStyle w:val="pxst"/>
          <w:color w:val="FF0000"/>
          <w:sz w:val="20"/>
          <w:szCs w:val="20"/>
          <w:vertAlign w:val="superscript"/>
        </w:rPr>
        <w:t>►</w:t>
      </w:r>
      <w:r>
        <w:rPr>
          <w:rStyle w:val="pxst"/>
        </w:rPr>
        <w:fldChar w:fldCharType="begin"/>
      </w:r>
      <w:r>
        <w:rPr>
          <w:rStyle w:val="pxst"/>
        </w:rPr>
        <w:instrText>st.ref.id="I026E1C"</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622.1</w:t>
      </w:r>
      <w:r>
        <w:t>, using substantially the following form:</w:t>
      </w:r>
    </w:p>
    <w:p w:rsidR="00074B4B" w:rsidRDefault="00074B4B">
      <w:pPr>
        <w:pStyle w:val="pxhiqbqp"/>
        <w:ind w:left="500"/>
      </w:pPr>
      <w:r>
        <w:rPr>
          <w:color w:val="FF0000"/>
          <w:vertAlign w:val="superscript"/>
        </w:rPr>
        <w:t>►</w:t>
      </w:r>
      <w:r>
        <w:fldChar w:fldCharType="begin"/>
      </w:r>
      <w:r>
        <w:instrText>qp.pstart="n"</w:instrText>
      </w:r>
      <w:r>
        <w:fldChar w:fldCharType="end"/>
      </w:r>
    </w:p>
    <w:p w:rsidR="00074B4B" w:rsidRDefault="00074B4B">
      <w:pPr>
        <w:pStyle w:val="pxhiqbformp"/>
      </w:pPr>
      <w:r>
        <w:t xml:space="preserve"> </w:t>
      </w:r>
      <w:r>
        <w:rPr>
          <w:rStyle w:val="pxvis"/>
          <w:rFonts w:ascii="Times NewRoman" w:hAnsi="Times NewRoman"/>
          <w:b w:val="0"/>
          <w:sz w:val="20"/>
        </w:rPr>
        <w:tab/>
      </w:r>
      <w:r>
        <w:rPr>
          <w:color w:val="FF0000"/>
          <w:vertAlign w:val="superscript"/>
        </w:rPr>
        <w:t>►</w:t>
      </w:r>
      <w:r>
        <w:fldChar w:fldCharType="begin"/>
      </w:r>
      <w:r>
        <w:instrText>form.du="0"</w:instrText>
      </w:r>
      <w:r>
        <w:fldChar w:fldCharType="end"/>
      </w:r>
      <w:r>
        <w:fldChar w:fldCharType="begin"/>
      </w:r>
      <w:r>
        <w:instrText>form.fid="I72d1c320a62311dfa8bb0000837214a9"</w:instrText>
      </w:r>
      <w:r>
        <w:fldChar w:fldCharType="end"/>
      </w:r>
      <w:r>
        <w:t>I certify under penalty of perjury and pursuant to the laws of the state of Iowa that the preceding is true and correct.</w:t>
      </w:r>
    </w:p>
    <w:p w:rsidR="00074B4B" w:rsidRDefault="00074B4B">
      <w:pPr>
        <w:pStyle w:val="pxhiqbformfsigfvs"/>
      </w:pPr>
      <w:r>
        <w:rPr>
          <w:color w:val="FF0000"/>
          <w:sz w:val="20"/>
          <w:szCs w:val="20"/>
          <w:vertAlign w:val="superscript"/>
        </w:rPr>
        <w:t>►</w:t>
      </w:r>
      <w:r>
        <w:fldChar w:fldCharType="begin"/>
      </w:r>
      <w:r>
        <w:instrText>fsig.pos="l"</w:instrText>
      </w:r>
      <w:r>
        <w:fldChar w:fldCharType="end"/>
      </w:r>
      <w:r>
        <w:rPr>
          <w:color w:val="FF0000"/>
          <w:sz w:val="20"/>
          <w:szCs w:val="20"/>
          <w:vertAlign w:val="superscript"/>
        </w:rPr>
        <w:t>►</w:t>
      </w:r>
      <w:r>
        <w:fldChar w:fldCharType="begin"/>
      </w:r>
      <w:r>
        <w:instrText>fvs.amt="1"</w:instrText>
      </w:r>
      <w:r>
        <w:fldChar w:fldCharType="end"/>
      </w:r>
    </w:p>
    <w:p w:rsidR="00074B4B" w:rsidRDefault="00074B4B">
      <w:pPr>
        <w:pStyle w:val="pxhiqbformfsigtbl"/>
        <w:ind w:left="500"/>
      </w:pPr>
      <w:r>
        <w:t xml:space="preserve"> </w:t>
      </w:r>
      <w:r>
        <w:rPr>
          <w:color w:val="FF0000"/>
          <w:vertAlign w:val="superscript"/>
        </w:rPr>
        <w:t>►</w:t>
      </w:r>
      <w:r>
        <w:fldChar w:fldCharType="begin"/>
      </w:r>
      <w:r>
        <w:instrText>tbl.ident="I00KN4X"</w:instrText>
      </w:r>
      <w:r>
        <w:fldChar w:fldCharType="end"/>
      </w:r>
      <w:r>
        <w:fldChar w:fldCharType="begin"/>
      </w:r>
      <w:r>
        <w:instrText>tbl.orient="port"</w:instrText>
      </w:r>
      <w:r>
        <w:fldChar w:fldCharType="end"/>
      </w:r>
      <w:r>
        <w:fldChar w:fldCharType="begin"/>
      </w:r>
      <w:r>
        <w:instrText>tbl.position="l"</w:instrText>
      </w:r>
      <w:r>
        <w:fldChar w:fldCharType="end"/>
      </w:r>
      <w:r>
        <w:fldChar w:fldCharType="begin"/>
      </w:r>
      <w:r>
        <w:instrText>tbl.table.width="100"</w:instrText>
      </w:r>
      <w:r>
        <w:fldChar w:fldCharType="end"/>
      </w:r>
      <w:r>
        <w:fldChar w:fldCharType="begin"/>
      </w:r>
      <w:r>
        <w:instrText>tbl.uuid="I002ALR"</w:instrText>
      </w:r>
      <w:r>
        <w:fldChar w:fldCharType="end"/>
      </w:r>
      <w:r>
        <w:fldChar w:fldCharType="begin"/>
      </w:r>
      <w:r>
        <w:instrText>tbl.date.updated="0"</w:instrText>
      </w:r>
      <w:r>
        <w:fldChar w:fldCharType="end"/>
      </w:r>
    </w:p>
    <w:p w:rsidR="00074B4B" w:rsidRDefault="00074B4B">
      <w:pPr>
        <w:pStyle w:val="pxtable"/>
      </w:pPr>
      <w:r>
        <w:rPr>
          <w:color w:val="FF0000"/>
          <w:sz w:val="20"/>
          <w:szCs w:val="20"/>
          <w:vertAlign w:val="superscript"/>
        </w:rPr>
        <w:t>►</w:t>
      </w:r>
      <w:r>
        <w:fldChar w:fldCharType="begin"/>
      </w:r>
      <w:r>
        <w:instrText>table.resize="same"</w:instrText>
      </w:r>
      <w:r>
        <w:fldChar w:fldCharType="end"/>
      </w:r>
      <w:r>
        <w:fldChar w:fldCharType="begin"/>
      </w:r>
      <w:r>
        <w:instrText>table.tabstyle="formcol"</w:instrText>
      </w:r>
      <w:r>
        <w:fldChar w:fldCharType="end"/>
      </w:r>
    </w:p>
    <w:p w:rsidR="00074B4B" w:rsidRDefault="00074B4B">
      <w:pPr>
        <w:pStyle w:val="pxtgroup"/>
      </w:pPr>
      <w:r>
        <w:rPr>
          <w:color w:val="FF0000"/>
          <w:sz w:val="20"/>
          <w:szCs w:val="20"/>
          <w:vertAlign w:val="superscript"/>
        </w:rPr>
        <w:lastRenderedPageBreak/>
        <w:t>►</w:t>
      </w:r>
      <w:r>
        <w:fldChar w:fldCharType="begin"/>
      </w:r>
      <w:r>
        <w:instrText>tgroup.align="left"</w:instrText>
      </w:r>
      <w:r>
        <w:fldChar w:fldCharType="end"/>
      </w:r>
      <w:r>
        <w:fldChar w:fldCharType="begin"/>
      </w:r>
      <w:r>
        <w:instrText>tgroup.cols="2"</w:instrText>
      </w:r>
      <w:r>
        <w:fldChar w:fldCharType="end"/>
      </w:r>
    </w:p>
    <w:p w:rsidR="00074B4B" w:rsidRDefault="00074B4B">
      <w:pPr>
        <w:pStyle w:val="pxcolspec"/>
      </w:pPr>
      <w:r>
        <w:rPr>
          <w:color w:val="FF0000"/>
          <w:sz w:val="20"/>
          <w:szCs w:val="20"/>
          <w:vertAlign w:val="superscript"/>
        </w:rPr>
        <w:t>►</w:t>
      </w:r>
      <w:r>
        <w:fldChar w:fldCharType="begin"/>
      </w:r>
      <w:r>
        <w:instrText>colspec.colname="1"</w:instrText>
      </w:r>
      <w:r>
        <w:fldChar w:fldCharType="end"/>
      </w:r>
      <w:r>
        <w:fldChar w:fldCharType="begin"/>
      </w:r>
      <w:r>
        <w:instrText>colspec.colnum="1"</w:instrText>
      </w:r>
      <w:r>
        <w:fldChar w:fldCharType="end"/>
      </w:r>
      <w:r>
        <w:fldChar w:fldCharType="begin"/>
      </w:r>
      <w:r>
        <w:instrText>colspec.colwidth="21*"</w:instrText>
      </w:r>
      <w:r>
        <w:fldChar w:fldCharType="end"/>
      </w:r>
    </w:p>
    <w:p w:rsidR="00074B4B" w:rsidRDefault="00074B4B">
      <w:pPr>
        <w:pStyle w:val="pxcolspec"/>
      </w:pPr>
      <w:r>
        <w:rPr>
          <w:color w:val="FF0000"/>
          <w:sz w:val="20"/>
          <w:szCs w:val="20"/>
          <w:vertAlign w:val="superscript"/>
        </w:rPr>
        <w:t>►</w:t>
      </w:r>
      <w:r>
        <w:fldChar w:fldCharType="begin"/>
      </w:r>
      <w:r>
        <w:instrText>colspec.colname="2"</w:instrText>
      </w:r>
      <w:r>
        <w:fldChar w:fldCharType="end"/>
      </w:r>
      <w:r>
        <w:fldChar w:fldCharType="begin"/>
      </w:r>
      <w:r>
        <w:instrText>colspec.colnum="2"</w:instrText>
      </w:r>
      <w:r>
        <w:fldChar w:fldCharType="end"/>
      </w:r>
      <w:r>
        <w:fldChar w:fldCharType="begin"/>
      </w:r>
      <w:r>
        <w:instrText>colspec.colwidth="13*"</w:instrText>
      </w:r>
      <w:r>
        <w:fldChar w:fldCharType="end"/>
      </w:r>
    </w:p>
    <w:tbl>
      <w:tblPr>
        <w:tblW w:w="0" w:type="auto"/>
        <w:tblLayout w:type="fixed"/>
        <w:tblCellMar>
          <w:left w:w="0" w:type="dxa"/>
          <w:right w:w="0" w:type="dxa"/>
        </w:tblCellMar>
        <w:tblLook w:val="0000" w:firstRow="0" w:lastRow="0" w:firstColumn="0" w:lastColumn="0" w:noHBand="0" w:noVBand="0"/>
      </w:tblPr>
      <w:tblGrid>
        <w:gridCol w:w="4320"/>
        <w:gridCol w:w="4320"/>
      </w:tblGrid>
      <w:tr w:rsidR="00074B4B">
        <w:tblPrEx>
          <w:tblCellMar>
            <w:top w:w="0" w:type="dxa"/>
            <w:left w:w="0" w:type="dxa"/>
            <w:bottom w:w="0" w:type="dxa"/>
            <w:right w:w="0" w:type="dxa"/>
          </w:tblCellMar>
        </w:tblPrEx>
        <w:tc>
          <w:tcPr>
            <w:tcW w:w="4320" w:type="dxa"/>
            <w:tcBorders>
              <w:top w:val="nil"/>
              <w:left w:val="nil"/>
              <w:bottom w:val="nil"/>
              <w:right w:val="nil"/>
            </w:tcBorders>
          </w:tcPr>
          <w:p w:rsidR="00074B4B" w:rsidRDefault="00074B4B">
            <w:r>
              <w:rPr>
                <w:rStyle w:val="pxrowentry"/>
                <w:color w:val="FF0000"/>
                <w:sz w:val="20"/>
                <w:szCs w:val="20"/>
                <w:vertAlign w:val="superscript"/>
              </w:rPr>
              <w:t>►</w:t>
            </w:r>
            <w:r>
              <w:rPr>
                <w:rStyle w:val="pxrowentry"/>
              </w:rPr>
              <w:fldChar w:fldCharType="begin"/>
            </w:r>
            <w:r>
              <w:rPr>
                <w:rStyle w:val="pxrowentry"/>
              </w:rPr>
              <w:instrText>row.date.updated="0"</w:instrText>
            </w:r>
            <w:r>
              <w:rPr>
                <w:rStyle w:val="pxrowentry"/>
              </w:rPr>
              <w:fldChar w:fldCharType="end"/>
            </w:r>
            <w:r>
              <w:rPr>
                <w:rStyle w:val="pxrowentry"/>
                <w:color w:val="FF0000"/>
                <w:sz w:val="20"/>
                <w:szCs w:val="20"/>
                <w:vertAlign w:val="superscript"/>
              </w:rPr>
              <w:t>►</w:t>
            </w:r>
            <w:r>
              <w:rPr>
                <w:rStyle w:val="pxrowentry"/>
              </w:rPr>
              <w:fldChar w:fldCharType="begin"/>
            </w:r>
            <w:r>
              <w:rPr>
                <w:rStyle w:val="pxrowentry"/>
              </w:rPr>
              <w:instrText>entry.indent="1"</w:instrText>
            </w:r>
            <w:r>
              <w:rPr>
                <w:rStyle w:val="pxrowentry"/>
              </w:rPr>
              <w:fldChar w:fldCharType="end"/>
            </w:r>
            <w:r>
              <w:rPr>
                <w:rStyle w:val="pxrowentry"/>
              </w:rPr>
              <w:fldChar w:fldCharType="begin"/>
            </w:r>
            <w:r>
              <w:rPr>
                <w:rStyle w:val="pxrowentry"/>
              </w:rPr>
              <w:instrText>entry.resize="same"</w:instrText>
            </w:r>
            <w:r>
              <w:rPr>
                <w:rStyle w:val="pxrowentry"/>
              </w:rPr>
              <w:fldChar w:fldCharType="end"/>
            </w:r>
            <w:r>
              <w:rPr>
                <w:rStyle w:val="pxrowentry"/>
              </w:rPr>
              <w:fldChar w:fldCharType="begin"/>
            </w:r>
            <w:r>
              <w:rPr>
                <w:rStyle w:val="pxrowentry"/>
              </w:rPr>
              <w:instrText>entry.style="block"</w:instrText>
            </w:r>
            <w:r>
              <w:rPr>
                <w:rStyle w:val="pxrowentry"/>
              </w:rPr>
              <w:fldChar w:fldCharType="end"/>
            </w:r>
            <w:r>
              <w:rPr>
                <w:rStyle w:val="pxrowentry"/>
              </w:rPr>
              <w:t>Date ____</w:t>
            </w:r>
          </w:p>
        </w:tc>
        <w:tc>
          <w:tcPr>
            <w:tcW w:w="4320" w:type="dxa"/>
            <w:tcBorders>
              <w:top w:val="nil"/>
              <w:left w:val="nil"/>
              <w:bottom w:val="nil"/>
              <w:right w:val="nil"/>
            </w:tcBorders>
          </w:tcPr>
          <w:p w:rsidR="00074B4B" w:rsidRDefault="00074B4B">
            <w:r>
              <w:rPr>
                <w:rStyle w:val="pxentry"/>
                <w:color w:val="FF0000"/>
                <w:sz w:val="20"/>
                <w:szCs w:val="20"/>
                <w:vertAlign w:val="superscript"/>
              </w:rPr>
              <w:t>►</w:t>
            </w:r>
            <w:r>
              <w:rPr>
                <w:rStyle w:val="pxentry"/>
              </w:rPr>
              <w:fldChar w:fldCharType="begin"/>
            </w:r>
            <w:r>
              <w:rPr>
                <w:rStyle w:val="pxentry"/>
              </w:rPr>
              <w:instrText>entry.resize="same"</w:instrText>
            </w:r>
            <w:r>
              <w:rPr>
                <w:rStyle w:val="pxentry"/>
              </w:rPr>
              <w:fldChar w:fldCharType="end"/>
            </w:r>
            <w:r>
              <w:rPr>
                <w:rStyle w:val="pxentry"/>
              </w:rPr>
              <w:fldChar w:fldCharType="begin"/>
            </w:r>
            <w:r>
              <w:rPr>
                <w:rStyle w:val="pxentry"/>
              </w:rPr>
              <w:instrText>entry.style="block"</w:instrText>
            </w:r>
            <w:r>
              <w:rPr>
                <w:rStyle w:val="pxentry"/>
              </w:rPr>
              <w:fldChar w:fldCharType="end"/>
            </w:r>
            <w:r>
              <w:rPr>
                <w:rStyle w:val="pxentry"/>
              </w:rPr>
              <w:t>Signature ______</w:t>
            </w:r>
          </w:p>
        </w:tc>
      </w:tr>
    </w:tbl>
    <w:p w:rsidR="00074B4B" w:rsidRDefault="00074B4B">
      <w:pPr>
        <w:pStyle w:val="pxtbody"/>
      </w:pPr>
    </w:p>
    <w:p w:rsidR="00074B4B" w:rsidRDefault="00074B4B"/>
    <w:p w:rsidR="00074B4B" w:rsidRDefault="00074B4B">
      <w:pPr>
        <w:pStyle w:val="pxhip"/>
      </w:pPr>
      <w:r>
        <w:t xml:space="preserve"> </w:t>
      </w:r>
      <w:r>
        <w:rPr>
          <w:rStyle w:val="pxvis"/>
          <w:rFonts w:ascii="Times NewRoman" w:hAnsi="Times NewRoman"/>
          <w:b w:val="0"/>
          <w:sz w:val="24"/>
        </w:rPr>
        <w:tab/>
      </w:r>
      <w:r>
        <w:t xml:space="preserve">Counsel's signature to a responsive pleading is deemed a certificate that: counsel has read the answer; that to the best of counsel's knowledge, information, and belief, formed after reasonable inquiry, it is well grounded in fact and is warranted by existing law or a good faith argument for the extension, modification, or reversal of existing law; and that it is not interposed for any improper purpose, such as to harass or cause an unnecessary delay or needless increase in the cost of litigation. If a pleading, or other paper is not signed, it will be stricken unless it is signed promptly after the omission is called to the attention of the pleader or movant. If a pleading is signed in violation of this rule, the court, upon motion or upon its own initiative, must impose upon the person who signed it, a represented party, or both, an appropriate sanction, which may include an order to pay the other party or parties the amount of the reasonable expenses incurred because of the filing of the motion, pleading, or other paper, including a reasonable attorney fee. The signature of a party imposes a similar obligation on such party. </w:t>
      </w:r>
      <w:r>
        <w:rPr>
          <w:rStyle w:val="pxst"/>
          <w:color w:val="FF0000"/>
          <w:sz w:val="20"/>
          <w:szCs w:val="20"/>
          <w:vertAlign w:val="superscript"/>
        </w:rPr>
        <w:t>►</w:t>
      </w:r>
      <w:r>
        <w:rPr>
          <w:rStyle w:val="pxst"/>
        </w:rPr>
        <w:fldChar w:fldCharType="begin"/>
      </w:r>
      <w:r>
        <w:rPr>
          <w:rStyle w:val="pxst"/>
        </w:rPr>
        <w:instrText>st.ref.id="I029768"</w:instrText>
      </w:r>
      <w:r>
        <w:rPr>
          <w:rStyle w:val="pxst"/>
        </w:rPr>
        <w:fldChar w:fldCharType="end"/>
      </w:r>
      <w:r>
        <w:rPr>
          <w:rStyle w:val="pxst"/>
        </w:rPr>
        <w:t>Iowa R. Civ. P. 1.413</w:t>
      </w:r>
      <w:r>
        <w:t>.</w:t>
      </w:r>
    </w:p>
    <w:p w:rsidR="00074B4B" w:rsidRDefault="00074B4B">
      <w:pPr>
        <w:pStyle w:val="pxhip"/>
      </w:pPr>
      <w:r>
        <w:t xml:space="preserve"> </w:t>
      </w:r>
      <w:r>
        <w:rPr>
          <w:rStyle w:val="pxvis"/>
          <w:rFonts w:ascii="Times NewRoman" w:hAnsi="Times NewRoman"/>
          <w:b w:val="0"/>
          <w:sz w:val="24"/>
        </w:rPr>
        <w:tab/>
      </w:r>
      <w:r>
        <w:t xml:space="preserve">By leave of court, upon reasonable notice and upon such terms as are just, or by written consent of the adverse party, a party may serve and file a supplemental answer setting forth transactions or occurrences or events which have happened since the date of the answer sought to be supplemented. Leave may be granted even though the original pleading is defective in its statement of a claim for relief or defense. No responsive pleading to the supplemental pleading is required unless the court, upon its own motion or the motion of a party, so orders, specifying the time therefor. </w:t>
      </w:r>
      <w:r>
        <w:rPr>
          <w:rStyle w:val="pxst"/>
          <w:color w:val="FF0000"/>
          <w:sz w:val="20"/>
          <w:szCs w:val="20"/>
          <w:vertAlign w:val="superscript"/>
        </w:rPr>
        <w:t>►</w:t>
      </w:r>
      <w:r>
        <w:rPr>
          <w:rStyle w:val="pxst"/>
        </w:rPr>
        <w:fldChar w:fldCharType="begin"/>
      </w:r>
      <w:r>
        <w:rPr>
          <w:rStyle w:val="pxst"/>
        </w:rPr>
        <w:instrText>st.ref.id="I01XYMR"</w:instrText>
      </w:r>
      <w:r>
        <w:rPr>
          <w:rStyle w:val="pxst"/>
        </w:rPr>
        <w:fldChar w:fldCharType="end"/>
      </w:r>
      <w:r>
        <w:rPr>
          <w:rStyle w:val="pxst"/>
        </w:rPr>
        <w:t>Iowa R. Civ. P. 1.414</w:t>
      </w:r>
      <w:r>
        <w:t>.</w:t>
      </w:r>
    </w:p>
    <w:p w:rsidR="00074B4B" w:rsidRDefault="00074B4B">
      <w:pPr>
        <w:pStyle w:val="pxhip"/>
      </w:pPr>
      <w:r>
        <w:t xml:space="preserve"> </w:t>
      </w:r>
      <w:r>
        <w:rPr>
          <w:rStyle w:val="pxvis"/>
          <w:rFonts w:ascii="Times NewRoman" w:hAnsi="Times NewRoman"/>
          <w:b w:val="0"/>
          <w:sz w:val="24"/>
        </w:rPr>
        <w:tab/>
      </w:r>
      <w:r>
        <w:t xml:space="preserve">Partnership, corporate or representative capacity; or corporate authority to sue or do business in Iowa; or performance of conditions precedent; or judgments of a court, board or officer of special jurisdiction, may be pleaded as legal conclusions, without averring the facts comprising them. It is not sufficient to deny such averment in terms contradicting it, but the facts relied on must be stated. </w:t>
      </w:r>
      <w:r>
        <w:rPr>
          <w:rStyle w:val="pxst"/>
          <w:color w:val="FF0000"/>
          <w:sz w:val="20"/>
          <w:szCs w:val="20"/>
          <w:vertAlign w:val="superscript"/>
        </w:rPr>
        <w:t>►</w:t>
      </w:r>
      <w:r>
        <w:rPr>
          <w:rStyle w:val="pxst"/>
        </w:rPr>
        <w:fldChar w:fldCharType="begin"/>
      </w:r>
      <w:r>
        <w:rPr>
          <w:rStyle w:val="pxst"/>
        </w:rPr>
        <w:instrText>st.ref.id="I020RRN"</w:instrText>
      </w:r>
      <w:r>
        <w:rPr>
          <w:rStyle w:val="pxst"/>
        </w:rPr>
        <w:fldChar w:fldCharType="end"/>
      </w:r>
      <w:r>
        <w:rPr>
          <w:rStyle w:val="pxst"/>
        </w:rPr>
        <w:t>Iowa R. Civ. P. 1.417</w:t>
      </w:r>
      <w:r>
        <w:t>.</w:t>
      </w:r>
    </w:p>
    <w:p w:rsidR="00074B4B" w:rsidRDefault="00074B4B">
      <w:pPr>
        <w:pStyle w:val="pxhip"/>
      </w:pPr>
      <w:r>
        <w:t xml:space="preserve"> </w:t>
      </w:r>
      <w:r>
        <w:rPr>
          <w:rStyle w:val="pxvis"/>
          <w:rFonts w:ascii="Times NewRoman" w:hAnsi="Times NewRoman"/>
          <w:b w:val="0"/>
          <w:sz w:val="24"/>
        </w:rPr>
        <w:tab/>
      </w:r>
      <w:r>
        <w:t xml:space="preserve">Any defense that a contract or writing sued on is void or voidable, or was delivered in escrow, or which alleges any matter in justification, excuse, release or discharge, or which admits the facts of the adverse pleading but seeks to avoid their legal effect, must be specially pleaded. </w:t>
      </w:r>
      <w:r>
        <w:rPr>
          <w:rStyle w:val="pxst"/>
          <w:color w:val="FF0000"/>
          <w:sz w:val="20"/>
          <w:szCs w:val="20"/>
          <w:vertAlign w:val="superscript"/>
        </w:rPr>
        <w:t>►</w:t>
      </w:r>
      <w:r>
        <w:rPr>
          <w:rStyle w:val="pxst"/>
        </w:rPr>
        <w:fldChar w:fldCharType="begin"/>
      </w:r>
      <w:r>
        <w:rPr>
          <w:rStyle w:val="pxst"/>
        </w:rPr>
        <w:instrText>st.ref.id="I023KWJ"</w:instrText>
      </w:r>
      <w:r>
        <w:rPr>
          <w:rStyle w:val="pxst"/>
        </w:rPr>
        <w:fldChar w:fldCharType="end"/>
      </w:r>
      <w:r>
        <w:rPr>
          <w:rStyle w:val="pxst"/>
        </w:rPr>
        <w:t>Iowa R. Civ. P. 1.419</w:t>
      </w:r>
      <w:r>
        <w:t>.</w:t>
      </w:r>
    </w:p>
    <w:p w:rsidR="00074B4B" w:rsidRDefault="00074B4B">
      <w:pPr>
        <w:pStyle w:val="pxhip"/>
      </w:pPr>
      <w:r>
        <w:t xml:space="preserve"> </w:t>
      </w:r>
      <w:r>
        <w:rPr>
          <w:rStyle w:val="pxvis"/>
          <w:rFonts w:ascii="Times NewRoman" w:hAnsi="Times NewRoman"/>
          <w:b w:val="0"/>
          <w:sz w:val="24"/>
        </w:rPr>
        <w:tab/>
      </w:r>
      <w:r>
        <w:t xml:space="preserve">A pleading founded on an account must contain a bill of particulars thereof, by consecutively numbered items, which must define and limit the proof, and may be amended as other pleadings. A pleading controverting such account must specify the items denied, and any items not thus specified shall be deemed admitted. </w:t>
      </w:r>
      <w:r>
        <w:rPr>
          <w:rStyle w:val="pxst"/>
          <w:color w:val="FF0000"/>
          <w:sz w:val="20"/>
          <w:szCs w:val="20"/>
          <w:vertAlign w:val="superscript"/>
        </w:rPr>
        <w:t>►</w:t>
      </w:r>
      <w:r>
        <w:rPr>
          <w:rStyle w:val="pxst"/>
        </w:rPr>
        <w:fldChar w:fldCharType="begin"/>
      </w:r>
      <w:r>
        <w:rPr>
          <w:rStyle w:val="pxst"/>
        </w:rPr>
        <w:instrText>st.ref.id="I026E1F"</w:instrText>
      </w:r>
      <w:r>
        <w:rPr>
          <w:rStyle w:val="pxst"/>
        </w:rPr>
        <w:fldChar w:fldCharType="end"/>
      </w:r>
      <w:r>
        <w:rPr>
          <w:rStyle w:val="pxst"/>
        </w:rPr>
        <w:t>Iowa R. Civ. P. 1.420</w:t>
      </w:r>
      <w:r>
        <w:t>.</w:t>
      </w:r>
    </w:p>
    <w:p w:rsidR="00074B4B" w:rsidRDefault="00074B4B">
      <w:pPr>
        <w:pStyle w:val="pxhip"/>
      </w:pPr>
      <w:r>
        <w:t xml:space="preserve"> </w:t>
      </w:r>
      <w:r>
        <w:rPr>
          <w:rStyle w:val="pxvis"/>
          <w:rFonts w:ascii="Times NewRoman" w:hAnsi="Times NewRoman"/>
          <w:b w:val="0"/>
          <w:sz w:val="24"/>
        </w:rPr>
        <w:tab/>
      </w:r>
      <w:r>
        <w:t xml:space="preserve">Every defense to a claim for relief in any pleading must be asserted in the pleading responsive thereto, or in an amendment to the answer made within 20 days after service of the answer, or if no responsive pleading is required, then at trial. The following defenses or matters may be raised by preanswer motion: (1) lack of jurisdiction of the subject matter; (2) lack of jurisdiction over the person; (3) insufficiency of the original notice or its service; (4) to recast or strike; (5) for more specific statement; (6) failure to state a claim upon which any relief may be granted. </w:t>
      </w:r>
      <w:r>
        <w:rPr>
          <w:rStyle w:val="pxst"/>
          <w:color w:val="FF0000"/>
          <w:sz w:val="20"/>
          <w:szCs w:val="20"/>
          <w:vertAlign w:val="superscript"/>
        </w:rPr>
        <w:t>►</w:t>
      </w:r>
      <w:r>
        <w:rPr>
          <w:rStyle w:val="pxst"/>
        </w:rPr>
        <w:fldChar w:fldCharType="begin"/>
      </w:r>
      <w:r>
        <w:rPr>
          <w:rStyle w:val="pxst"/>
        </w:rPr>
        <w:instrText>st.ref.id="I02976B"</w:instrText>
      </w:r>
      <w:r>
        <w:rPr>
          <w:rStyle w:val="pxst"/>
        </w:rPr>
        <w:fldChar w:fldCharType="end"/>
      </w:r>
      <w:r>
        <w:rPr>
          <w:rStyle w:val="pxst"/>
        </w:rPr>
        <w:t>Iowa R. Civ. P. 1.421(1)</w:t>
      </w:r>
      <w:r>
        <w:t>.</w:t>
      </w:r>
    </w:p>
    <w:p w:rsidR="00074B4B" w:rsidRDefault="00074B4B">
      <w:pPr>
        <w:pStyle w:val="pxhip"/>
      </w:pPr>
      <w:r>
        <w:t xml:space="preserve"> </w:t>
      </w:r>
      <w:r>
        <w:rPr>
          <w:rStyle w:val="pxvis"/>
          <w:rFonts w:ascii="Times NewRoman" w:hAnsi="Times NewRoman"/>
          <w:b w:val="0"/>
          <w:sz w:val="24"/>
        </w:rPr>
        <w:tab/>
      </w:r>
      <w:r>
        <w:t xml:space="preserve">Improper venue under </w:t>
      </w:r>
      <w:r>
        <w:rPr>
          <w:rStyle w:val="pxst"/>
          <w:color w:val="FF0000"/>
          <w:sz w:val="20"/>
          <w:szCs w:val="20"/>
          <w:vertAlign w:val="superscript"/>
        </w:rPr>
        <w:t>►</w:t>
      </w:r>
      <w:r>
        <w:rPr>
          <w:rStyle w:val="pxst"/>
        </w:rPr>
        <w:fldChar w:fldCharType="begin"/>
      </w:r>
      <w:r>
        <w:rPr>
          <w:rStyle w:val="pxst"/>
        </w:rPr>
        <w:instrText>st.ref.id="I02C0B7"</w:instrText>
      </w:r>
      <w:r>
        <w:rPr>
          <w:rStyle w:val="pxst"/>
        </w:rPr>
        <w:fldChar w:fldCharType="end"/>
      </w:r>
      <w:r>
        <w:rPr>
          <w:rStyle w:val="pxst"/>
        </w:rPr>
        <w:t>Iowa R. Civ. P. 1.808</w:t>
      </w:r>
      <w:r>
        <w:t xml:space="preserve">, must be raised by preanswer motion filed prior to or in a motion under </w:t>
      </w:r>
      <w:r>
        <w:rPr>
          <w:rStyle w:val="pxst"/>
          <w:color w:val="FF0000"/>
          <w:sz w:val="20"/>
          <w:szCs w:val="20"/>
          <w:vertAlign w:val="superscript"/>
        </w:rPr>
        <w:t>►</w:t>
      </w:r>
      <w:r>
        <w:rPr>
          <w:rStyle w:val="pxst"/>
        </w:rPr>
        <w:fldChar w:fldCharType="begin"/>
      </w:r>
      <w:r>
        <w:rPr>
          <w:rStyle w:val="pxst"/>
        </w:rPr>
        <w:instrText>st.ref.id="I01XYMT"</w:instrText>
      </w:r>
      <w:r>
        <w:rPr>
          <w:rStyle w:val="pxst"/>
        </w:rPr>
        <w:fldChar w:fldCharType="end"/>
      </w:r>
      <w:r>
        <w:rPr>
          <w:rStyle w:val="pxst"/>
        </w:rPr>
        <w:t>subparagraph (3) of Rule 1.421</w:t>
      </w:r>
      <w:r>
        <w:t xml:space="preserve">. </w:t>
      </w:r>
      <w:r>
        <w:rPr>
          <w:rStyle w:val="pxst"/>
          <w:color w:val="FF0000"/>
          <w:sz w:val="20"/>
          <w:szCs w:val="20"/>
          <w:vertAlign w:val="superscript"/>
        </w:rPr>
        <w:t>►</w:t>
      </w:r>
      <w:r>
        <w:rPr>
          <w:rStyle w:val="pxst"/>
        </w:rPr>
        <w:fldChar w:fldCharType="begin"/>
      </w:r>
      <w:r>
        <w:rPr>
          <w:rStyle w:val="pxst"/>
        </w:rPr>
        <w:instrText>st.ref.id="I020RRP"</w:instrText>
      </w:r>
      <w:r>
        <w:rPr>
          <w:rStyle w:val="pxst"/>
        </w:rPr>
        <w:fldChar w:fldCharType="end"/>
      </w:r>
      <w:r>
        <w:rPr>
          <w:rStyle w:val="pxst"/>
        </w:rPr>
        <w:t>Iowa R. Civ. P. 1.421(2)</w:t>
      </w:r>
      <w:r>
        <w:t>.</w:t>
      </w:r>
    </w:p>
    <w:p w:rsidR="00074B4B" w:rsidRDefault="00074B4B">
      <w:pPr>
        <w:pStyle w:val="pxs"/>
        <w:spacing w:before="180"/>
        <w:rPr>
          <w:sz w:val="27"/>
          <w:szCs w:val="27"/>
        </w:rPr>
      </w:pPr>
      <w:r>
        <w:rPr>
          <w:sz w:val="27"/>
          <w:szCs w:val="27"/>
        </w:rPr>
        <w:t>14:1. General form of responsive pleading</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tk.ref.id="I023KWL"</w:instrText>
      </w:r>
      <w:r>
        <w:rPr>
          <w:rStyle w:val="pxtk"/>
        </w:rPr>
        <w:fldChar w:fldCharType="end"/>
      </w:r>
      <w:r>
        <w:rPr>
          <w:rStyle w:val="pxtk"/>
        </w:rPr>
        <w:t>West's Key Number Digest, Pleading &amp;key; 87, 96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rc.ref.id="I01Y9EZ"</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162</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form.fid="I72d2ad80a62311dfa8bb0000837214a9"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[Title of document]</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p.ct.id="86611b80279711ee9dcac71aa3e1ee30|1|14:1"</w:instrText>
      </w:r>
      <w:r>
        <w:fldChar w:fldCharType="end"/>
      </w:r>
      <w:r>
        <w:rPr>
          <w:rStyle w:val="pxfinstr"/>
          <w:i/>
          <w:iCs/>
        </w:rPr>
        <w:t>[Introduction]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p.ct.id="86611b80279711ee9dcac71aa3e1ee30|1|14:1"</w:instrText>
      </w:r>
      <w:r>
        <w:fldChar w:fldCharType="end"/>
      </w:r>
      <w:r>
        <w:rPr>
          <w:rStyle w:val="pxfinstr"/>
          <w:i/>
          <w:iCs/>
        </w:rPr>
        <w:t>[Body of document]</w:t>
      </w:r>
    </w:p>
    <w:p w:rsidR="00074B4B" w:rsidRDefault="00074B4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[Signature]</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p.ct.id="86611b80279711ee9dcac71aa3e1ee30|1|14:1"</w:instrText>
      </w:r>
      <w:r>
        <w:fldChar w:fldCharType="end"/>
      </w:r>
      <w:r>
        <w:rPr>
          <w:rStyle w:val="pxfinstr"/>
          <w:i/>
          <w:iCs/>
        </w:rPr>
        <w:t>[Certificate of service]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p.ct.id="86611b80279711ee9dcac71aa3e1ee30|1|14:1"</w:instrText>
      </w:r>
      <w:r>
        <w:fldChar w:fldCharType="end"/>
      </w:r>
      <w:r>
        <w:t xml:space="preserve">This is the general form for the answer and other responsive pleadings. The caption and signature requirements are covered in </w:t>
      </w:r>
      <w:r>
        <w:rPr>
          <w:rStyle w:val="pxx"/>
          <w:color w:val="FF0000"/>
          <w:sz w:val="20"/>
          <w:szCs w:val="20"/>
          <w:vertAlign w:val="superscript"/>
        </w:rPr>
        <w:t>►</w:t>
      </w:r>
      <w:r>
        <w:rPr>
          <w:rStyle w:val="pxx"/>
        </w:rPr>
        <w:fldChar w:fldCharType="begin"/>
      </w:r>
      <w:r>
        <w:rPr>
          <w:rStyle w:val="pxx"/>
        </w:rPr>
        <w:instrText>x.ref.id="I01XYNZ"</w:instrText>
      </w:r>
      <w:r>
        <w:rPr>
          <w:rStyle w:val="pxx"/>
        </w:rPr>
        <w:fldChar w:fldCharType="end"/>
      </w:r>
      <w:r>
        <w:rPr>
          <w:rStyle w:val="pxx"/>
          <w:vanish/>
        </w:rPr>
        <w:t>&amp;ss;</w:t>
      </w:r>
      <w:r>
        <w:rPr>
          <w:rStyle w:val="pxvis"/>
          <w:rFonts w:ascii="Times NewRoman" w:hAnsi="Times NewRoman"/>
          <w:b w:val="0"/>
          <w:sz w:val="24"/>
        </w:rPr>
        <w:t>§§</w:t>
      </w:r>
      <w:r>
        <w:rPr>
          <w:rStyle w:val="pxx"/>
        </w:rPr>
        <w:t>9:1 et seq.</w:t>
      </w:r>
      <w:r>
        <w:t xml:space="preserve"> Service requirements are covered in </w:t>
      </w:r>
      <w:r>
        <w:rPr>
          <w:rStyle w:val="pxx"/>
          <w:color w:val="FF0000"/>
          <w:sz w:val="20"/>
          <w:szCs w:val="20"/>
          <w:vertAlign w:val="superscript"/>
        </w:rPr>
        <w:t>►</w:t>
      </w:r>
      <w:r>
        <w:rPr>
          <w:rStyle w:val="pxx"/>
        </w:rPr>
        <w:fldChar w:fldCharType="begin"/>
      </w:r>
      <w:r>
        <w:rPr>
          <w:rStyle w:val="pxx"/>
        </w:rPr>
        <w:instrText>x.ref.id="I020RSV"</w:instrText>
      </w:r>
      <w:r>
        <w:rPr>
          <w:rStyle w:val="pxx"/>
        </w:rPr>
        <w:fldChar w:fldCharType="end"/>
      </w:r>
      <w:r>
        <w:rPr>
          <w:rStyle w:val="pxx"/>
          <w:vanish/>
        </w:rPr>
        <w:t>&amp;ss;</w:t>
      </w:r>
      <w:r>
        <w:rPr>
          <w:rStyle w:val="pxvis"/>
          <w:rFonts w:ascii="Times NewRoman" w:hAnsi="Times NewRoman"/>
          <w:b w:val="0"/>
          <w:sz w:val="24"/>
        </w:rPr>
        <w:t>§§</w:t>
      </w:r>
      <w:r>
        <w:rPr>
          <w:rStyle w:val="pxx"/>
        </w:rPr>
        <w:t>16:1 et seq.</w:t>
      </w:r>
    </w:p>
    <w:p w:rsidR="00074B4B" w:rsidRDefault="00074B4B">
      <w:pPr>
        <w:pStyle w:val="pxs"/>
        <w:spacing w:before="180"/>
        <w:rPr>
          <w:sz w:val="27"/>
          <w:szCs w:val="27"/>
        </w:rPr>
      </w:pPr>
      <w:r>
        <w:rPr>
          <w:sz w:val="27"/>
          <w:szCs w:val="27"/>
        </w:rPr>
        <w:t>14:2. Limited representation pleadings and papers</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form.fid="I72d40d10a62311dfa8bb0000837214a9"</w:instrText>
      </w:r>
      <w:r>
        <w:fldChar w:fldCharType="end"/>
      </w:r>
      <w:r>
        <w:rPr>
          <w:color w:val="FF0000"/>
          <w:sz w:val="20"/>
          <w:szCs w:val="20"/>
          <w:vertAlign w:val="superscript"/>
        </w:rPr>
        <w:t>►</w:t>
      </w:r>
      <w:r>
        <w:fldChar w:fldCharType="begin"/>
      </w:r>
      <w:r>
        <w:instrText>p.ct.id="86611b80279711ee9dcac71aa3e1ee30|2|14:2"</w:instrText>
      </w:r>
      <w:r>
        <w:fldChar w:fldCharType="end"/>
      </w:r>
      <w:r>
        <w:t>Add before signature line at end of pleading or paper: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p.ct.id="86611b80279711ee9dcac71aa3e1ee30|2|14:2"</w:instrText>
      </w:r>
      <w:r>
        <w:fldChar w:fldCharType="end"/>
      </w:r>
      <w:r>
        <w:rPr>
          <w:rStyle w:val="pxi"/>
          <w:i/>
          <w:iCs/>
        </w:rPr>
        <w:t>This pleading or paper was prepared with the assistance of the following attorney:</w:t>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fsig.pos="l"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[Name of attorney]</w:t>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[Personal identification number of attorney]</w:t>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[Address of attorney]</w:t>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[Telephone number of attorney]</w:t>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[Facsimile transmission number of attorney]</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p.ct.id="86611b80279711ee9dcac71aa3e1ee30|2|14:2"</w:instrText>
      </w:r>
      <w:r>
        <w:fldChar w:fldCharType="end"/>
      </w:r>
      <w:r>
        <w:t xml:space="preserve">Every pleading or paper filed by a pro se party that was prepared with the drafting assistance of an attorney who contracted with the client to limit the scope of representation pursuant to </w:t>
      </w:r>
      <w:r>
        <w:rPr>
          <w:rStyle w:val="pxst"/>
          <w:color w:val="FF0000"/>
          <w:sz w:val="20"/>
          <w:szCs w:val="20"/>
          <w:vertAlign w:val="superscript"/>
        </w:rPr>
        <w:t>►</w:t>
      </w:r>
      <w:r>
        <w:rPr>
          <w:rStyle w:val="pxst"/>
        </w:rPr>
        <w:fldChar w:fldCharType="begin"/>
      </w:r>
      <w:r>
        <w:rPr>
          <w:rStyle w:val="pxst"/>
        </w:rPr>
        <w:instrText>st.ref.id="I03FB8F"</w:instrText>
      </w:r>
      <w:r>
        <w:rPr>
          <w:rStyle w:val="pxst"/>
        </w:rPr>
        <w:fldChar w:fldCharType="end"/>
      </w:r>
      <w:r>
        <w:rPr>
          <w:rStyle w:val="pxst"/>
        </w:rPr>
        <w:t>Rule 32:1(2)(c), Iowa R. Prof'l Conduct.</w:t>
      </w:r>
      <w:r>
        <w:t xml:space="preserve">, must state that fact before the signature line at the end of the pleading or paper that was prepared with the attorney's assistance. The attorney must advise the client that such pleading or other paper must contain this statement. The pleading or paper must include the attorney's name, personal identification number, address, telephone number and, if available, facsimile transmission number, but may not be signed by the attorney. If the drafting assistance was provided as part of services offered by a nonprofit legal services organization or a volunteer component of a nonprofit or court-annexed legal services program, the name, address, telephone number and, if available, facsimile transmission number of the program may be included in lieu of the business address, telephone number, and facsimile transmission number of the drafting attorney. </w:t>
      </w:r>
      <w:r>
        <w:rPr>
          <w:rStyle w:val="pxst"/>
          <w:color w:val="FF0000"/>
          <w:sz w:val="20"/>
          <w:szCs w:val="20"/>
          <w:vertAlign w:val="superscript"/>
        </w:rPr>
        <w:t>►</w:t>
      </w:r>
      <w:r>
        <w:rPr>
          <w:rStyle w:val="pxst"/>
        </w:rPr>
        <w:fldChar w:fldCharType="begin"/>
      </w:r>
      <w:r>
        <w:rPr>
          <w:rStyle w:val="pxst"/>
        </w:rPr>
        <w:instrText>st.ref.id="I026E2N"</w:instrText>
      </w:r>
      <w:r>
        <w:rPr>
          <w:rStyle w:val="pxst"/>
        </w:rPr>
        <w:fldChar w:fldCharType="end"/>
      </w:r>
      <w:r>
        <w:rPr>
          <w:rStyle w:val="pxst"/>
        </w:rPr>
        <w:t>Iowa R. Civ. P. 1.423(1)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p.ct.id="86611b80279711ee9dcac71aa3e1ee30|2|14:2"</w:instrText>
      </w:r>
      <w:r>
        <w:fldChar w:fldCharType="end"/>
      </w:r>
      <w:r>
        <w:t xml:space="preserve">In providing drafting assistance to the pro se party, the attorney must determine, to the best of the attorney's knowledge, information, and belief, that the pleading or paper is well grounded in fact and is warranted by existing law or a good faith argument for the extension, modification, or reversal of existing law, and that it is not filed for any improper purpose, such as to harass or to cause an unnecessary delay or needless increase in the cost of litigation. The attorney providing drafting assistance may rely on the pro se party's representation of facts, unless the attorney has reason to believe that such representation is false or materially insufficient, in which instance the attorney shall make an independent, reasonable inquiry into the facts. </w:t>
      </w:r>
      <w:r>
        <w:rPr>
          <w:rStyle w:val="pxst"/>
          <w:color w:val="FF0000"/>
          <w:sz w:val="20"/>
          <w:szCs w:val="20"/>
          <w:vertAlign w:val="superscript"/>
        </w:rPr>
        <w:t>►</w:t>
      </w:r>
      <w:r>
        <w:rPr>
          <w:rStyle w:val="pxst"/>
        </w:rPr>
        <w:fldChar w:fldCharType="begin"/>
      </w:r>
      <w:r>
        <w:rPr>
          <w:rStyle w:val="pxst"/>
        </w:rPr>
        <w:instrText>st.ref.id="I01XYO1"</w:instrText>
      </w:r>
      <w:r>
        <w:rPr>
          <w:rStyle w:val="pxst"/>
        </w:rPr>
        <w:fldChar w:fldCharType="end"/>
      </w:r>
      <w:r>
        <w:rPr>
          <w:rStyle w:val="pxst"/>
        </w:rPr>
        <w:t>Iowa R. Civ. P. 1.423(2)</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p.ct.id="86611b80279711ee9dcac71aa3e1ee30|2|14:2"</w:instrText>
      </w:r>
      <w:r>
        <w:fldChar w:fldCharType="end"/>
      </w:r>
      <w:r>
        <w:t xml:space="preserve">The identification of an attorney who has provided drafting assistance in the preparation of a pleading or paper does not constitute an entry of appearance by the attorney for purposes of </w:t>
      </w:r>
      <w:r>
        <w:rPr>
          <w:rStyle w:val="pxsst"/>
          <w:color w:val="FF0000"/>
          <w:sz w:val="20"/>
          <w:szCs w:val="20"/>
          <w:vertAlign w:val="superscript"/>
        </w:rPr>
        <w:t>►</w:t>
      </w:r>
      <w:r>
        <w:rPr>
          <w:rStyle w:val="pxsst"/>
        </w:rPr>
        <w:fldChar w:fldCharType="begin"/>
      </w:r>
      <w:r>
        <w:rPr>
          <w:rStyle w:val="pxsst"/>
        </w:rPr>
        <w:instrText>sst.ref.id="I020RSX"</w:instrText>
      </w:r>
      <w:r>
        <w:rPr>
          <w:rStyle w:val="pxsst"/>
        </w:rPr>
        <w:fldChar w:fldCharType="end"/>
      </w:r>
      <w:r>
        <w:rPr>
          <w:rStyle w:val="pxsst"/>
        </w:rPr>
        <w:t>Rule 1.404(1)</w:t>
      </w:r>
      <w:r>
        <w:t xml:space="preserve"> and does not authorize service on the attorney or entitle the attorney to service as provided in </w:t>
      </w:r>
      <w:r>
        <w:rPr>
          <w:rStyle w:val="pxsst"/>
          <w:color w:val="FF0000"/>
          <w:sz w:val="20"/>
          <w:szCs w:val="20"/>
          <w:vertAlign w:val="superscript"/>
        </w:rPr>
        <w:t>►</w:t>
      </w:r>
      <w:r>
        <w:rPr>
          <w:rStyle w:val="pxsst"/>
        </w:rPr>
        <w:fldChar w:fldCharType="begin"/>
      </w:r>
      <w:r>
        <w:rPr>
          <w:rStyle w:val="pxsst"/>
        </w:rPr>
        <w:instrText>sst.ref.id="I023KXT"</w:instrText>
      </w:r>
      <w:r>
        <w:rPr>
          <w:rStyle w:val="pxsst"/>
        </w:rPr>
        <w:fldChar w:fldCharType="end"/>
      </w:r>
      <w:r>
        <w:rPr>
          <w:rStyle w:val="pxsst"/>
        </w:rPr>
        <w:t>Rule 1.442</w:t>
      </w:r>
      <w:r>
        <w:t xml:space="preserve">. </w:t>
      </w:r>
      <w:r>
        <w:rPr>
          <w:rStyle w:val="pxst"/>
          <w:color w:val="FF0000"/>
          <w:sz w:val="20"/>
          <w:szCs w:val="20"/>
          <w:vertAlign w:val="superscript"/>
        </w:rPr>
        <w:t>►</w:t>
      </w:r>
      <w:r>
        <w:rPr>
          <w:rStyle w:val="pxst"/>
        </w:rPr>
        <w:fldChar w:fldCharType="begin"/>
      </w:r>
      <w:r>
        <w:rPr>
          <w:rStyle w:val="pxst"/>
        </w:rPr>
        <w:instrText>st.ref.id="I026E2P"</w:instrText>
      </w:r>
      <w:r>
        <w:rPr>
          <w:rStyle w:val="pxst"/>
        </w:rPr>
        <w:fldChar w:fldCharType="end"/>
      </w:r>
      <w:r>
        <w:rPr>
          <w:rStyle w:val="pxst"/>
        </w:rPr>
        <w:t>Iowa R. Civ. P. 1.423(3)</w:t>
      </w:r>
      <w:r>
        <w:t>.</w:t>
      </w:r>
    </w:p>
    <w:p w:rsidR="00074B4B" w:rsidRDefault="00074B4B">
      <w:pPr>
        <w:pStyle w:val="pxs"/>
        <w:spacing w:before="180"/>
        <w:rPr>
          <w:sz w:val="27"/>
          <w:szCs w:val="27"/>
        </w:rPr>
      </w:pPr>
      <w:r>
        <w:rPr>
          <w:sz w:val="27"/>
          <w:szCs w:val="27"/>
        </w:rPr>
        <w:t>14:3. Protected information disclosure form; confidential information forms</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form.fid="I72d4d060a62311dfa8bb0000837214a9"</w:instrText>
      </w:r>
      <w:r>
        <w:fldChar w:fldCharType="end"/>
      </w:r>
      <w:r>
        <w:rPr>
          <w:color w:val="FF0000"/>
          <w:sz w:val="20"/>
          <w:szCs w:val="20"/>
          <w:vertAlign w:val="superscript"/>
        </w:rPr>
        <w:t>►</w:t>
      </w:r>
      <w:r>
        <w:fldChar w:fldCharType="begin"/>
      </w:r>
      <w:r>
        <w:instrText>p.ct.id="86611b80279711ee9dcac71aa3e1ee30|3|14:3"</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x.ref.id="I06BC5X"</w:instrText>
      </w:r>
      <w:r>
        <w:rPr>
          <w:rStyle w:val="pxx"/>
        </w:rPr>
        <w:fldChar w:fldCharType="end"/>
      </w:r>
      <w:r>
        <w:rPr>
          <w:rStyle w:val="pxx"/>
          <w:vanish/>
        </w:rPr>
        <w:t>&amp;ss;</w:t>
      </w:r>
      <w:r>
        <w:rPr>
          <w:rStyle w:val="pxvis"/>
          <w:rFonts w:ascii="Times NewRoman" w:hAnsi="Times NewRoman"/>
          <w:b w:val="0"/>
          <w:sz w:val="24"/>
        </w:rPr>
        <w:t>§§</w:t>
      </w:r>
      <w:r>
        <w:rPr>
          <w:rStyle w:val="pxx"/>
        </w:rPr>
        <w:t>6:1 et seq.</w:t>
      </w:r>
      <w:r>
        <w:t xml:space="preserve"> for a discussion of the protected information disclosure form and confidential information forms.</w:t>
      </w:r>
    </w:p>
    <w:p w:rsidR="00074B4B" w:rsidRDefault="00074B4B">
      <w:pPr>
        <w:pStyle w:val="pxs"/>
        <w:spacing w:before="180"/>
        <w:rPr>
          <w:sz w:val="27"/>
          <w:szCs w:val="27"/>
        </w:rPr>
      </w:pPr>
      <w:r>
        <w:rPr>
          <w:sz w:val="27"/>
          <w:szCs w:val="27"/>
        </w:rPr>
        <w:t>14:4. Introductions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tk.ref.id="I03HUOD"</w:instrText>
      </w:r>
      <w:r>
        <w:rPr>
          <w:rStyle w:val="pxtk"/>
        </w:rPr>
        <w:fldChar w:fldCharType="end"/>
      </w:r>
      <w:r>
        <w:rPr>
          <w:rStyle w:val="pxtk"/>
        </w:rPr>
        <w:t>West's Key Number Digest, Pleading &amp;key; 87, 138 to 150, 174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rc.ref.id="I01Y9GA"</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162, 173, 199 to 201, 203 to 206, 219 to 220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form.fid="I72d5e1d0a62311dfa8bb0000837214a9"</w:instrText>
      </w:r>
      <w:r>
        <w:fldChar w:fldCharType="end"/>
      </w:r>
      <w:r>
        <w:rPr>
          <w:color w:val="FF0000"/>
          <w:sz w:val="20"/>
          <w:szCs w:val="20"/>
          <w:vertAlign w:val="superscript"/>
        </w:rPr>
        <w:t>►</w:t>
      </w:r>
      <w:r>
        <w:fldChar w:fldCharType="begin"/>
      </w:r>
      <w:r>
        <w:instrText>p.ct.id="86611b80279711ee9dcac71aa3e1ee30|4|14:4"</w:instrText>
      </w:r>
      <w:r>
        <w:fldChar w:fldCharType="end"/>
      </w:r>
      <w:r>
        <w:rPr>
          <w:rStyle w:val="pxb"/>
          <w:b/>
          <w:bCs/>
        </w:rPr>
        <w:t>Answer:</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Count I</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For Answer to Plaintiff's Petition, Defendant states: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rPr>
          <w:rStyle w:val="pxb"/>
          <w:b/>
          <w:bCs/>
        </w:rPr>
        <w:t>Answer to Cross-Claim:</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[Separate Count]</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sz w:val="24"/>
          <w:szCs w:val="24"/>
        </w:rPr>
        <w:t>Cross-Claim</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For Answer to the Cross-claim of Defendant ____, Defendant ____ states:</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rPr>
          <w:rStyle w:val="pxb"/>
          <w:b/>
          <w:bCs/>
        </w:rPr>
        <w:t>Counterclaim:</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[Separate Count]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Counterclaim</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For a claim against the Plaintiff, Defendant states: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rPr>
          <w:rStyle w:val="pxb"/>
          <w:b/>
          <w:bCs/>
        </w:rPr>
        <w:t>Answer to Cross-Petition: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ac"/>
        <w:jc w:val="center"/>
        <w:rPr>
          <w:sz w:val="24"/>
          <w:szCs w:val="24"/>
        </w:rPr>
      </w:pP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[Separate Count]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For Answer to the Cross-Petition, Third Party Defendant ____ states: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rPr>
          <w:rStyle w:val="pxb"/>
          <w:b/>
          <w:bCs/>
        </w:rPr>
        <w:t>Reply:</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For Reply to the Answer, Plaintiff states:</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The purpose of the introduction to the responsive pleading is to show not only for whom it is filed, but also to show which claim is being responded to. The forms shown here are the general introductions used to respond to various pleadings.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p.ct.id="86611b80279711ee9dcac71aa3e1ee30|4|14:4"</w:instrText>
      </w:r>
      <w:r>
        <w:fldChar w:fldCharType="end"/>
      </w:r>
      <w:r>
        <w:t xml:space="preserve">The answer may also contain, in separate divisions, a cross-claim or counter-claim. </w:t>
      </w:r>
      <w:r>
        <w:rPr>
          <w:rStyle w:val="pxst"/>
          <w:color w:val="FF0000"/>
          <w:sz w:val="20"/>
          <w:szCs w:val="20"/>
          <w:vertAlign w:val="superscript"/>
        </w:rPr>
        <w:t>►</w:t>
      </w:r>
      <w:r>
        <w:rPr>
          <w:rStyle w:val="pxst"/>
        </w:rPr>
        <w:fldChar w:fldCharType="begin"/>
      </w:r>
      <w:r>
        <w:rPr>
          <w:rStyle w:val="pxst"/>
        </w:rPr>
        <w:instrText>st.ref.id="I03HUOF"</w:instrText>
      </w:r>
      <w:r>
        <w:rPr>
          <w:rStyle w:val="pxst"/>
        </w:rPr>
        <w:fldChar w:fldCharType="end"/>
      </w:r>
      <w:r>
        <w:rPr>
          <w:rStyle w:val="pxst"/>
        </w:rPr>
        <w:t>Iowa R. Civ. P. 1.405</w:t>
      </w:r>
      <w:r>
        <w:t xml:space="preserve">. See </w:t>
      </w:r>
      <w:r>
        <w:rPr>
          <w:rStyle w:val="pxx"/>
          <w:color w:val="FF0000"/>
          <w:sz w:val="20"/>
          <w:szCs w:val="20"/>
          <w:vertAlign w:val="superscript"/>
        </w:rPr>
        <w:t>►</w:t>
      </w:r>
      <w:r>
        <w:rPr>
          <w:rStyle w:val="pxx"/>
        </w:rPr>
        <w:fldChar w:fldCharType="begin"/>
      </w:r>
      <w:r>
        <w:rPr>
          <w:rStyle w:val="pxx"/>
        </w:rPr>
        <w:instrText>x.ref.id="I03KNTB"</w:instrText>
      </w:r>
      <w:r>
        <w:rPr>
          <w:rStyle w:val="pxx"/>
        </w:rPr>
        <w:fldChar w:fldCharType="end"/>
      </w:r>
      <w:r>
        <w:rPr>
          <w:rStyle w:val="pxx"/>
          <w:vanish/>
        </w:rPr>
        <w:t>&amp;ss;</w:t>
      </w:r>
      <w:r>
        <w:rPr>
          <w:rStyle w:val="pxvis"/>
          <w:rFonts w:ascii="Times NewRoman" w:hAnsi="Times NewRoman"/>
          <w:b w:val="0"/>
          <w:sz w:val="24"/>
        </w:rPr>
        <w:t>§§</w:t>
      </w:r>
      <w:r>
        <w:rPr>
          <w:rStyle w:val="pxx"/>
        </w:rPr>
        <w:t>11:1 et seq.</w:t>
      </w:r>
    </w:p>
    <w:p w:rsidR="00074B4B" w:rsidRDefault="00074B4B">
      <w:pPr>
        <w:pStyle w:val="pxs"/>
        <w:spacing w:before="180"/>
        <w:rPr>
          <w:sz w:val="27"/>
          <w:szCs w:val="27"/>
        </w:rPr>
      </w:pPr>
      <w:r>
        <w:rPr>
          <w:sz w:val="27"/>
          <w:szCs w:val="27"/>
        </w:rPr>
        <w:t>14:5. Admissions and denials</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tk.ref.id="I03NGY7"</w:instrText>
      </w:r>
      <w:r>
        <w:rPr>
          <w:rStyle w:val="pxtk"/>
        </w:rPr>
        <w:fldChar w:fldCharType="end"/>
      </w:r>
      <w:r>
        <w:rPr>
          <w:rStyle w:val="pxtk"/>
        </w:rPr>
        <w:t>West's Key Number Digest, Pleading &amp;key; 112 to 129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rc.ref.id="I01Y9LZ"</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183 to 196</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form.fid="I72d74160a62311dfa8bb0000837214a9"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For Answer to the Petition, Defendant states:</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Defendant admits paragraph 1 of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Defendant denies paragraphs 2, 5, 6 and 7 of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Defendant admits executing the agreement alleged in paragraph 8 but denies all the remaining allegations in paragraph 8.</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For lack of information upon which to form a proper belief regarding the allegations in paragraph 9 of the Petition, Defendant denies paragraph 9.</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 xml:space="preserve">All facts stated in a petition or other pleading stand admitted unless properly denied. </w:t>
      </w:r>
      <w:r>
        <w:rPr>
          <w:rStyle w:val="pxst"/>
          <w:color w:val="FF0000"/>
          <w:sz w:val="20"/>
          <w:szCs w:val="20"/>
          <w:vertAlign w:val="superscript"/>
        </w:rPr>
        <w:t>►</w:t>
      </w:r>
      <w:r>
        <w:rPr>
          <w:rStyle w:val="pxst"/>
        </w:rPr>
        <w:fldChar w:fldCharType="begin"/>
      </w:r>
      <w:r>
        <w:rPr>
          <w:rStyle w:val="pxst"/>
        </w:rPr>
        <w:instrText>st.ref.id="I03HUOI"</w:instrText>
      </w:r>
      <w:r>
        <w:rPr>
          <w:rStyle w:val="pxst"/>
        </w:rPr>
        <w:fldChar w:fldCharType="end"/>
      </w:r>
      <w:r>
        <w:rPr>
          <w:rStyle w:val="pxst"/>
        </w:rPr>
        <w:t>Iowa R. Civ. P. 1.405</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 xml:space="preserve">A party may generally deny the allegations contained in specific paragraphs of the petition. Such a denial allows evidence to be admitted which tends to contradict the allegation denied. </w:t>
      </w:r>
      <w:r>
        <w:rPr>
          <w:rStyle w:val="pxst"/>
          <w:color w:val="FF0000"/>
          <w:sz w:val="20"/>
          <w:szCs w:val="20"/>
          <w:vertAlign w:val="superscript"/>
        </w:rPr>
        <w:t>►</w:t>
      </w:r>
      <w:r>
        <w:rPr>
          <w:rStyle w:val="pxst"/>
        </w:rPr>
        <w:fldChar w:fldCharType="begin"/>
      </w:r>
      <w:r>
        <w:rPr>
          <w:rStyle w:val="pxst"/>
        </w:rPr>
        <w:instrText>st.ref.id="I03KNTE"</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619.10</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The third paragraph of this form shows the appropriate form to be used where the pleader intends only to deny certain of the allegations contained in the paragraph to which it responds.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p.ct.id="86611b80279711ee9dcac71aa3e1ee30|5|14:5"</w:instrText>
      </w:r>
      <w:r>
        <w:fldChar w:fldCharType="end"/>
      </w:r>
      <w:r>
        <w:t xml:space="preserve">The fourth paragraph illustrates the proper form to use where the denial is based upon lack of information. </w:t>
      </w:r>
      <w:r>
        <w:rPr>
          <w:rStyle w:val="pxst"/>
          <w:color w:val="FF0000"/>
          <w:sz w:val="20"/>
          <w:szCs w:val="20"/>
          <w:vertAlign w:val="superscript"/>
        </w:rPr>
        <w:t>►</w:t>
      </w:r>
      <w:r>
        <w:rPr>
          <w:rStyle w:val="pxst"/>
        </w:rPr>
        <w:fldChar w:fldCharType="begin"/>
      </w:r>
      <w:r>
        <w:rPr>
          <w:rStyle w:val="pxst"/>
        </w:rPr>
        <w:instrText>st.ref.id="I03NGYA"</w:instrText>
      </w:r>
      <w:r>
        <w:rPr>
          <w:rStyle w:val="pxst"/>
        </w:rPr>
        <w:fldChar w:fldCharType="end"/>
      </w:r>
      <w:r>
        <w:rPr>
          <w:rStyle w:val="pxst"/>
        </w:rPr>
        <w:t>Iowa R. Civ. P. 1.405</w:t>
      </w:r>
      <w:r>
        <w:t>.</w:t>
      </w:r>
    </w:p>
    <w:p w:rsidR="00074B4B" w:rsidRDefault="00074B4B">
      <w:pPr>
        <w:pStyle w:val="pxs"/>
        <w:spacing w:before="180"/>
        <w:rPr>
          <w:sz w:val="27"/>
          <w:szCs w:val="27"/>
        </w:rPr>
      </w:pPr>
      <w:r>
        <w:rPr>
          <w:sz w:val="27"/>
          <w:szCs w:val="27"/>
        </w:rPr>
        <w:t>14:6. Affirmative defenses</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tk.ref.id="I03HUOK"</w:instrText>
      </w:r>
      <w:r>
        <w:rPr>
          <w:rStyle w:val="pxtk"/>
        </w:rPr>
        <w:fldChar w:fldCharType="end"/>
      </w:r>
      <w:r>
        <w:rPr>
          <w:rStyle w:val="pxtk"/>
        </w:rPr>
        <w:t>West's Key Number Digest, Parent and Child &amp;key; 11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tk.ref.id="I03KNTG"</w:instrText>
      </w:r>
      <w:r>
        <w:rPr>
          <w:rStyle w:val="pxtk"/>
        </w:rPr>
        <w:fldChar w:fldCharType="end"/>
      </w:r>
      <w:r>
        <w:rPr>
          <w:rStyle w:val="pxtk"/>
        </w:rPr>
        <w:t>West's Key Number Digest, Pleading &amp;key; 78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rc.ref.id="I01Y9M2"</w:instrText>
      </w:r>
      <w:r>
        <w:rPr>
          <w:rStyle w:val="pxrc"/>
        </w:rPr>
        <w:fldChar w:fldCharType="end"/>
      </w:r>
      <w:r>
        <w:rPr>
          <w:rStyle w:val="pxrc"/>
        </w:rPr>
        <w:t xml:space="preserve">C.J.S., Parent and Child </w:t>
      </w:r>
      <w:r>
        <w:rPr>
          <w:rStyle w:val="pxrc"/>
          <w:vanish/>
        </w:rPr>
        <w:t>&amp;ss;</w:t>
      </w:r>
      <w:r>
        <w:rPr>
          <w:rStyle w:val="pxvis"/>
          <w:rFonts w:ascii="Times NewRoman" w:hAnsi="Times NewRoman"/>
          <w:b w:val="0"/>
          <w:sz w:val="24"/>
        </w:rPr>
        <w:t>§§</w:t>
      </w:r>
      <w:r>
        <w:rPr>
          <w:rStyle w:val="pxrc"/>
        </w:rPr>
        <w:t>260, 299 to 300, 316 to 320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rc.ref.id="I0212QY"</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161</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form.fid="I72da9cc0a62311dfa8bb0000837214a9"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p.ct.id="86611b80279711ee9dcac71aa3e1ee30|6|14:6"</w:instrText>
      </w:r>
      <w:r>
        <w:fldChar w:fldCharType="end"/>
      </w:r>
      <w:r>
        <w:t>For a defense to Plaintiff's claim Defendant states that it is immunity from liability under the doctrine of parental immunity</w:t>
      </w:r>
    </w:p>
    <w:p w:rsidR="00074B4B" w:rsidRDefault="00074B4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[Signature]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p.ct.id="86611b80279711ee9dcac71aa3e1ee30|6|14:6"</w:instrText>
      </w:r>
      <w:r>
        <w:fldChar w:fldCharType="end"/>
      </w:r>
      <w:r>
        <w:rPr>
          <w:rStyle w:val="pxst"/>
          <w:color w:val="FF0000"/>
          <w:sz w:val="20"/>
          <w:szCs w:val="20"/>
          <w:vertAlign w:val="superscript"/>
        </w:rPr>
        <w:t>►</w:t>
      </w:r>
      <w:r>
        <w:rPr>
          <w:rStyle w:val="pxst"/>
        </w:rPr>
        <w:fldChar w:fldCharType="begin"/>
      </w:r>
      <w:r>
        <w:rPr>
          <w:rStyle w:val="pxst"/>
        </w:rPr>
        <w:instrText>st.ref.id="I03T384"</w:instrText>
      </w:r>
      <w:r>
        <w:rPr>
          <w:rStyle w:val="pxst"/>
        </w:rPr>
        <w:fldChar w:fldCharType="end"/>
      </w:r>
      <w:r>
        <w:rPr>
          <w:rStyle w:val="pxst"/>
        </w:rPr>
        <w:t>Iowa R. Civ. P. 1.421</w:t>
      </w:r>
      <w:r>
        <w:t xml:space="preserve"> requires that every defense to a claim for relief in any pleading must be asserted in the pleading responsive thereto, or in an amendment to the answer within 20 days after service of the answer. Failing to raise the issue in an answer waives the defense. See </w:t>
      </w:r>
      <w:r>
        <w:rPr>
          <w:rStyle w:val="pxcc"/>
          <w:color w:val="FF0000"/>
          <w:sz w:val="20"/>
          <w:szCs w:val="20"/>
          <w:vertAlign w:val="superscript"/>
        </w:rPr>
        <w:t>►</w:t>
      </w:r>
      <w:r>
        <w:rPr>
          <w:rStyle w:val="pxcc"/>
        </w:rPr>
        <w:fldChar w:fldCharType="begin"/>
      </w:r>
      <w:r>
        <w:rPr>
          <w:rStyle w:val="pxcc"/>
        </w:rPr>
        <w:instrText>cc.ref.id="I03HUOM"</w:instrText>
      </w:r>
      <w:r>
        <w:rPr>
          <w:rStyle w:val="pxcc"/>
        </w:rPr>
        <w:fldChar w:fldCharType="end"/>
      </w:r>
      <w:r>
        <w:rPr>
          <w:rStyle w:val="pxcc"/>
        </w:rPr>
        <w:t>Smith v. Smith, 646 N.W.2d 412 (Iowa 2002)</w:t>
      </w:r>
      <w:r>
        <w:t xml:space="preserve">. </w:t>
      </w:r>
      <w:r>
        <w:rPr>
          <w:rStyle w:val="pxsst"/>
          <w:color w:val="FF0000"/>
          <w:sz w:val="20"/>
          <w:szCs w:val="20"/>
          <w:vertAlign w:val="superscript"/>
        </w:rPr>
        <w:t>►</w:t>
      </w:r>
      <w:r>
        <w:rPr>
          <w:rStyle w:val="pxsst"/>
        </w:rPr>
        <w:fldChar w:fldCharType="begin"/>
      </w:r>
      <w:r>
        <w:rPr>
          <w:rStyle w:val="pxsst"/>
        </w:rPr>
        <w:instrText>sst.ref.id="I03KNTI"</w:instrText>
      </w:r>
      <w:r>
        <w:rPr>
          <w:rStyle w:val="pxsst"/>
        </w:rPr>
        <w:fldChar w:fldCharType="end"/>
      </w:r>
      <w:r>
        <w:rPr>
          <w:rStyle w:val="pxsst"/>
        </w:rPr>
        <w:t>Rule 1.421(1)</w:t>
      </w:r>
      <w:r>
        <w:t>, however, sets forth six specific challenges that also may be raised by preanswer motion.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p.ct.id="86611b80279711ee9dcac71aa3e1ee30|6|14:6"</w:instrText>
      </w:r>
      <w:r>
        <w:fldChar w:fldCharType="end"/>
      </w:r>
      <w:r>
        <w:t xml:space="preserve">An affirmative defense is one resting on facts not necessary to support plaintiff's case. </w:t>
      </w:r>
      <w:r>
        <w:rPr>
          <w:rStyle w:val="pxcc"/>
          <w:color w:val="FF0000"/>
          <w:sz w:val="20"/>
          <w:szCs w:val="20"/>
          <w:vertAlign w:val="superscript"/>
        </w:rPr>
        <w:t>►</w:t>
      </w:r>
      <w:r>
        <w:rPr>
          <w:rStyle w:val="pxcc"/>
        </w:rPr>
        <w:fldChar w:fldCharType="begin"/>
      </w:r>
      <w:r>
        <w:rPr>
          <w:rStyle w:val="pxcc"/>
        </w:rPr>
        <w:instrText>cc.ref.id="I03NGYE"</w:instrText>
      </w:r>
      <w:r>
        <w:rPr>
          <w:rStyle w:val="pxcc"/>
        </w:rPr>
        <w:fldChar w:fldCharType="end"/>
      </w:r>
      <w:r>
        <w:rPr>
          <w:rStyle w:val="pxcc"/>
        </w:rPr>
        <w:t>Bond v. Cedar Rapids Television Co., 518 N.W.2d 352, 355 (Iowa 1994)</w:t>
      </w:r>
      <w:r>
        <w:t xml:space="preserve">; </w:t>
      </w:r>
      <w:r>
        <w:rPr>
          <w:rStyle w:val="pxcc"/>
          <w:color w:val="FF0000"/>
          <w:sz w:val="20"/>
          <w:szCs w:val="20"/>
          <w:vertAlign w:val="superscript"/>
        </w:rPr>
        <w:t>►</w:t>
      </w:r>
      <w:r>
        <w:rPr>
          <w:rStyle w:val="pxcc"/>
        </w:rPr>
        <w:fldChar w:fldCharType="begin"/>
      </w:r>
      <w:r>
        <w:rPr>
          <w:rStyle w:val="pxcc"/>
        </w:rPr>
        <w:instrText>cc.ref.id="I03QA3A"</w:instrText>
      </w:r>
      <w:r>
        <w:rPr>
          <w:rStyle w:val="pxcc"/>
        </w:rPr>
        <w:fldChar w:fldCharType="end"/>
      </w:r>
      <w:r>
        <w:rPr>
          <w:rStyle w:val="pxcc"/>
        </w:rPr>
        <w:t>Erickson v. Wright Welding Supply, Inc., 485 N.W.2d 82, 86 (Iowa 1992)</w:t>
      </w:r>
      <w:r>
        <w:t>). A defense which would avoid liability although admitting the allegations of the petition is an affirmative defense.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p.ct.id="86611b80279711ee9dcac71aa3e1ee30|6|14:6"</w:instrText>
      </w:r>
      <w:r>
        <w:fldChar w:fldCharType="end"/>
      </w:r>
      <w:r>
        <w:t xml:space="preserve">Affirmative defenses include parental immunity, </w:t>
      </w:r>
      <w:r>
        <w:rPr>
          <w:rStyle w:val="pxcc"/>
          <w:color w:val="FF0000"/>
          <w:sz w:val="20"/>
          <w:szCs w:val="20"/>
          <w:vertAlign w:val="superscript"/>
        </w:rPr>
        <w:t>►</w:t>
      </w:r>
      <w:r>
        <w:rPr>
          <w:rStyle w:val="pxcc"/>
        </w:rPr>
        <w:fldChar w:fldCharType="begin"/>
      </w:r>
      <w:r>
        <w:rPr>
          <w:rStyle w:val="pxcc"/>
        </w:rPr>
        <w:instrText>cc.ref.id="I03T386"</w:instrText>
      </w:r>
      <w:r>
        <w:rPr>
          <w:rStyle w:val="pxcc"/>
        </w:rPr>
        <w:fldChar w:fldCharType="end"/>
      </w:r>
      <w:r>
        <w:rPr>
          <w:rStyle w:val="pxcc"/>
        </w:rPr>
        <w:t>Smith v. Smith, 646 N.W.2d 412 (Iowa 2002)</w:t>
      </w:r>
      <w:r>
        <w:t xml:space="preserve"> and qualified immunity, </w:t>
      </w:r>
      <w:r>
        <w:rPr>
          <w:rStyle w:val="pxcc"/>
          <w:color w:val="FF0000"/>
          <w:sz w:val="20"/>
          <w:szCs w:val="20"/>
          <w:vertAlign w:val="superscript"/>
        </w:rPr>
        <w:t>►</w:t>
      </w:r>
      <w:r>
        <w:rPr>
          <w:rStyle w:val="pxcc"/>
        </w:rPr>
        <w:fldChar w:fldCharType="begin"/>
      </w:r>
      <w:r>
        <w:rPr>
          <w:rStyle w:val="pxcc"/>
        </w:rPr>
        <w:instrText>cc.ref.id="I03VWD2"</w:instrText>
      </w:r>
      <w:r>
        <w:rPr>
          <w:rStyle w:val="pxcc"/>
        </w:rPr>
        <w:fldChar w:fldCharType="end"/>
      </w:r>
      <w:r>
        <w:rPr>
          <w:rStyle w:val="pxcc"/>
        </w:rPr>
        <w:t>Dickerson v. Mertz, 547 N.W.2d 208 (Iowa 1996)</w:t>
      </w:r>
      <w:r>
        <w:t>.</w:t>
      </w:r>
    </w:p>
    <w:p w:rsidR="00074B4B" w:rsidRDefault="00074B4B">
      <w:pPr>
        <w:pStyle w:val="pxs"/>
        <w:spacing w:before="180"/>
        <w:rPr>
          <w:sz w:val="27"/>
          <w:szCs w:val="27"/>
        </w:rPr>
      </w:pPr>
      <w:r>
        <w:rPr>
          <w:sz w:val="27"/>
          <w:szCs w:val="27"/>
        </w:rPr>
        <w:t>14:7. Answer of guardian ad litem</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tk.ref.id="I03HUPS"</w:instrText>
      </w:r>
      <w:r>
        <w:rPr>
          <w:rStyle w:val="pxtk"/>
        </w:rPr>
        <w:fldChar w:fldCharType="end"/>
      </w:r>
      <w:r>
        <w:rPr>
          <w:rStyle w:val="pxtk"/>
        </w:rPr>
        <w:t>West's Key Number Digest, Infants &amp;key; 80</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tk.ref.id="I03KNUO"</w:instrText>
      </w:r>
      <w:r>
        <w:rPr>
          <w:rStyle w:val="pxtk"/>
        </w:rPr>
        <w:fldChar w:fldCharType="end"/>
      </w:r>
      <w:r>
        <w:rPr>
          <w:rStyle w:val="pxtk"/>
        </w:rPr>
        <w:t>West's Key Number Digest, Mental Health &amp;key; 490, 503</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rc.ref.id="I03QA4G"</w:instrText>
      </w:r>
      <w:r>
        <w:rPr>
          <w:rStyle w:val="pxrc"/>
        </w:rPr>
        <w:fldChar w:fldCharType="end"/>
      </w:r>
      <w:r>
        <w:rPr>
          <w:rStyle w:val="pxrc"/>
        </w:rPr>
        <w:t xml:space="preserve">C.J.S., Infants </w:t>
      </w:r>
      <w:r>
        <w:rPr>
          <w:rStyle w:val="pxrc"/>
          <w:vanish/>
        </w:rPr>
        <w:t>&amp;ss;</w:t>
      </w:r>
      <w:r>
        <w:rPr>
          <w:rStyle w:val="pxvis"/>
          <w:rFonts w:ascii="Times NewRoman" w:hAnsi="Times NewRoman"/>
          <w:b w:val="0"/>
          <w:sz w:val="24"/>
        </w:rPr>
        <w:t>§§</w:t>
      </w:r>
      <w:r>
        <w:rPr>
          <w:rStyle w:val="pxrc"/>
        </w:rPr>
        <w:t xml:space="preserve"> 321, 326, 328 to 333</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rc.ref.id="I01Y9NA"</w:instrText>
      </w:r>
      <w:r>
        <w:rPr>
          <w:rStyle w:val="pxrc"/>
        </w:rPr>
        <w:fldChar w:fldCharType="end"/>
      </w:r>
      <w:r>
        <w:rPr>
          <w:rStyle w:val="pxrc"/>
        </w:rPr>
        <w:t xml:space="preserve">C.J.S., Mental Health </w:t>
      </w:r>
      <w:r>
        <w:rPr>
          <w:rStyle w:val="pxrc"/>
          <w:vanish/>
        </w:rPr>
        <w:t>&amp;ss;</w:t>
      </w:r>
      <w:r>
        <w:rPr>
          <w:rStyle w:val="pxvis"/>
          <w:rFonts w:ascii="Times NewRoman" w:hAnsi="Times NewRoman"/>
          <w:b w:val="0"/>
          <w:sz w:val="24"/>
        </w:rPr>
        <w:t>§§</w:t>
      </w:r>
      <w:r>
        <w:rPr>
          <w:rStyle w:val="pxrc"/>
        </w:rPr>
        <w:t>264, 267 to 271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form.fid="I72dbae30a62311dfa8bb0000837214a9"</w:instrText>
      </w:r>
      <w:r>
        <w:fldChar w:fldCharType="end"/>
      </w:r>
      <w:r>
        <w:rPr>
          <w:color w:val="FF0000"/>
          <w:sz w:val="20"/>
          <w:szCs w:val="20"/>
          <w:vertAlign w:val="superscript"/>
        </w:rPr>
        <w:t>►</w:t>
      </w:r>
      <w:r>
        <w:fldChar w:fldCharType="begin"/>
      </w:r>
      <w:r>
        <w:instrText>p.ct.id="86611b80279711ee9dcac71aa3e1ee30|7|14:7"</w:instrText>
      </w:r>
      <w:r>
        <w:fldChar w:fldCharType="end"/>
      </w:r>
      <w:r>
        <w:t>The Guardian ad Litem in the above entitled matter, for Answer to the Petition for Appointment of Guardian, hereby states to the Court:</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A return of service is now on file showing proper service has been had on the ward.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All material allegations of the Petition contrary to the best interests of the ward are denied.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WHEREFORE, the Guardian ad Litem prays for an Order of the Court in this matter which would be in the best interests of the ward herein.</w:t>
      </w:r>
    </w:p>
    <w:p w:rsidR="00074B4B" w:rsidRDefault="00074B4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[Signature]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 xml:space="preserve">The answer of a guardian ad litem is filed pursuant to </w:t>
      </w:r>
      <w:r>
        <w:rPr>
          <w:rStyle w:val="pxst"/>
          <w:color w:val="FF0000"/>
          <w:sz w:val="20"/>
          <w:szCs w:val="20"/>
          <w:vertAlign w:val="superscript"/>
        </w:rPr>
        <w:t>►</w:t>
      </w:r>
      <w:r>
        <w:rPr>
          <w:rStyle w:val="pxst"/>
        </w:rPr>
        <w:fldChar w:fldCharType="begin"/>
      </w:r>
      <w:r>
        <w:rPr>
          <w:rStyle w:val="pxst"/>
        </w:rPr>
        <w:instrText>st.ref.id="I01GSFU"</w:instrText>
      </w:r>
      <w:r>
        <w:rPr>
          <w:rStyle w:val="pxst"/>
        </w:rPr>
        <w:fldChar w:fldCharType="end"/>
      </w:r>
      <w:r>
        <w:rPr>
          <w:rStyle w:val="pxst"/>
        </w:rPr>
        <w:t>Iowa R. Civ. P. 1.212</w:t>
      </w:r>
      <w:r>
        <w:t xml:space="preserve">. The allegations and statements contained in the foregoing form are required by </w:t>
      </w:r>
      <w:r>
        <w:rPr>
          <w:rStyle w:val="pxst"/>
          <w:color w:val="FF0000"/>
          <w:sz w:val="20"/>
          <w:szCs w:val="20"/>
          <w:vertAlign w:val="superscript"/>
        </w:rPr>
        <w:t>►</w:t>
      </w:r>
      <w:r>
        <w:rPr>
          <w:rStyle w:val="pxst"/>
        </w:rPr>
        <w:fldChar w:fldCharType="begin"/>
      </w:r>
      <w:r>
        <w:rPr>
          <w:rStyle w:val="pxst"/>
        </w:rPr>
        <w:instrText>st.ref.id="I03KNUQ"</w:instrText>
      </w:r>
      <w:r>
        <w:rPr>
          <w:rStyle w:val="pxst"/>
        </w:rPr>
        <w:fldChar w:fldCharType="end"/>
      </w:r>
      <w:r>
        <w:rPr>
          <w:rStyle w:val="pxst"/>
        </w:rPr>
        <w:t>Rule 1.405(2), Iowa R. Civ. P</w:t>
      </w:r>
      <w:r>
        <w:t>. The guardian ad litem may also allege affirmative defenses in the answer.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 xml:space="preserve">A guardian ad litem must make an investigation and advise the court of any legitimate and proper defense to the action against the ward, and must be present at the trial, if the matter proceeds to that stage. In performing this function, however, a guardian ad litem acts as an officer of the court, not as the ward's attorney. The role of a guardian ad litem is twofold. The guardian ad litem, by filing an answer on behalf of the ward denying all material allegations in the petition prejudicial to the ward, ensures that a default judgment is not rendered against a person who is unable to defend for reasons of incompetency, incarceration, or minority. In addition, as an officer of the court, the guardian ad litem advocates for the best interests of the ward. See </w:t>
      </w:r>
      <w:r>
        <w:rPr>
          <w:rStyle w:val="pxcc"/>
          <w:color w:val="FF0000"/>
          <w:sz w:val="20"/>
          <w:szCs w:val="20"/>
          <w:vertAlign w:val="superscript"/>
        </w:rPr>
        <w:t>►</w:t>
      </w:r>
      <w:r>
        <w:rPr>
          <w:rStyle w:val="pxcc"/>
        </w:rPr>
        <w:fldChar w:fldCharType="begin"/>
      </w:r>
      <w:r>
        <w:rPr>
          <w:rStyle w:val="pxcc"/>
        </w:rPr>
        <w:instrText>cc.ref.id="I03NGZM"</w:instrText>
      </w:r>
      <w:r>
        <w:rPr>
          <w:rStyle w:val="pxcc"/>
        </w:rPr>
        <w:fldChar w:fldCharType="end"/>
      </w:r>
      <w:r>
        <w:rPr>
          <w:rStyle w:val="pxcc"/>
        </w:rPr>
        <w:t>Estate of Leonard, ex rel., Palmer v. Swift, 656 N.W.2d 132 (Iowa 2003)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p.ct.id="86611b80279711ee9dcac71aa3e1ee30|7|14:7"</w:instrText>
      </w:r>
      <w:r>
        <w:fldChar w:fldCharType="end"/>
      </w:r>
      <w:r>
        <w:t xml:space="preserve">A guardian ad litem is entitled to quasi-judicial immunity on the theory that persons who are integral to the judicial process must be able to perform their functions without the intimidating effect of potential lawsuits. A guardian ad litem is protected by immunity only insofar as he or she functions as such. Immunity does not attach to conduct that is beyond the scope of a guardian ad litem's duties. See </w:t>
      </w:r>
      <w:r>
        <w:rPr>
          <w:rStyle w:val="pxcc"/>
          <w:color w:val="FF0000"/>
          <w:sz w:val="20"/>
          <w:szCs w:val="20"/>
          <w:vertAlign w:val="superscript"/>
        </w:rPr>
        <w:t>►</w:t>
      </w:r>
      <w:r>
        <w:rPr>
          <w:rStyle w:val="pxcc"/>
        </w:rPr>
        <w:fldChar w:fldCharType="begin"/>
      </w:r>
      <w:r>
        <w:rPr>
          <w:rStyle w:val="pxcc"/>
        </w:rPr>
        <w:instrText>cc.ref.id="I03QA4I"</w:instrText>
      </w:r>
      <w:r>
        <w:rPr>
          <w:rStyle w:val="pxcc"/>
        </w:rPr>
        <w:fldChar w:fldCharType="end"/>
      </w:r>
      <w:r>
        <w:rPr>
          <w:rStyle w:val="pxcc"/>
        </w:rPr>
        <w:t>Estate of Leonard, ex rel., Palmer v. Swift, 656 N.W.2d 132 (Iowa 2003)</w:t>
      </w:r>
      <w:r>
        <w:t>.</w:t>
      </w:r>
    </w:p>
    <w:p w:rsidR="00074B4B" w:rsidRDefault="00074B4B">
      <w:pPr>
        <w:pStyle w:val="pxs"/>
        <w:spacing w:before="180"/>
        <w:rPr>
          <w:sz w:val="27"/>
          <w:szCs w:val="27"/>
        </w:rPr>
      </w:pPr>
      <w:r>
        <w:rPr>
          <w:sz w:val="27"/>
          <w:szCs w:val="27"/>
        </w:rPr>
        <w:t>14:8. Motion for leave to file late answer</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tk.ref.id="I03T39E"</w:instrText>
      </w:r>
      <w:r>
        <w:rPr>
          <w:rStyle w:val="pxtk"/>
        </w:rPr>
        <w:fldChar w:fldCharType="end"/>
      </w:r>
      <w:r>
        <w:rPr>
          <w:rStyle w:val="pxtk"/>
        </w:rPr>
        <w:t>West's Key Number Digest, Pleading &amp;key; 85(4)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rc.ref.id="I01Y9NF"</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168 to 169</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form.fid="I731f9500a62311dfa8bb0000837214a9"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p.ct.id="86611b80279711ee9dcac71aa3e1ee30|8|14:8"</w:instrText>
      </w:r>
      <w:r>
        <w:fldChar w:fldCharType="end"/>
      </w:r>
      <w:r>
        <w:t>Defendant moves the Court for leave to file its Answer after the time for filing the Answer has expired.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p.ct.id="86611b80279711ee9dcac71aa3e1ee30|8|14:8"</w:instrText>
      </w:r>
      <w:r>
        <w:fldChar w:fldCharType="end"/>
      </w:r>
      <w:r>
        <w:t xml:space="preserve">In support of this motion Defendant states </w:t>
      </w:r>
      <w:r>
        <w:rPr>
          <w:rStyle w:val="pxfinstr"/>
          <w:i/>
          <w:iCs/>
        </w:rPr>
        <w:t>[describe good cause for late filing]</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p.ct.id="86611b80279711ee9dcac71aa3e1ee30|8|14:8"</w:instrText>
      </w:r>
      <w:r>
        <w:fldChar w:fldCharType="end"/>
      </w:r>
      <w:r>
        <w:t xml:space="preserve">The court may permit a defendant to file a late answer if good cause exists. The good cause standard includes excusable neglect. Excusable neglect is that neglect which might have been an act of a reasonably prudent person under the circumstances. If the defendant can assert reasonable grounds for failing to comply with the applicable time requirements, excusable neglect is satisfied. In determining whether neglect in a certain case is excusable, the court must consider all of the surrounding facts and circumstances of the late filing. </w:t>
      </w:r>
      <w:r>
        <w:rPr>
          <w:rStyle w:val="pxcc"/>
          <w:color w:val="FF0000"/>
          <w:sz w:val="20"/>
          <w:szCs w:val="20"/>
          <w:vertAlign w:val="superscript"/>
        </w:rPr>
        <w:t>►</w:t>
      </w:r>
      <w:r>
        <w:rPr>
          <w:rStyle w:val="pxcc"/>
        </w:rPr>
        <w:fldChar w:fldCharType="begin"/>
      </w:r>
      <w:r>
        <w:rPr>
          <w:rStyle w:val="pxcc"/>
        </w:rPr>
        <w:instrText>cc.ref.id="I03KO0E"</w:instrText>
      </w:r>
      <w:r>
        <w:rPr>
          <w:rStyle w:val="pxcc"/>
        </w:rPr>
        <w:fldChar w:fldCharType="end"/>
      </w:r>
      <w:r>
        <w:rPr>
          <w:rStyle w:val="pxcc"/>
        </w:rPr>
        <w:t>McElroy v. State, 637 N.W.2d 488, 160 Ed. Law Rep. 551 (Iowa 2001)</w:t>
      </w:r>
      <w:r>
        <w:t xml:space="preserve">. </w:t>
      </w:r>
      <w:r>
        <w:rPr>
          <w:vanish/>
        </w:rPr>
        <w:t>&amp;ldquo;</w:t>
      </w:r>
      <w:r>
        <w:rPr>
          <w:rStyle w:val="pxvis"/>
          <w:rFonts w:ascii="Times NewRoman" w:hAnsi="Times NewRoman"/>
          <w:b w:val="0"/>
          <w:sz w:val="24"/>
        </w:rPr>
        <w:t>“</w:t>
      </w:r>
      <w:r>
        <w:t>Good cause</w:t>
      </w:r>
      <w:r>
        <w:rPr>
          <w:vanish/>
        </w:rPr>
        <w:t>&amp;rdquo;</w:t>
      </w:r>
      <w:r>
        <w:rPr>
          <w:rStyle w:val="pxvis"/>
          <w:rFonts w:ascii="Times NewRoman" w:hAnsi="Times NewRoman"/>
          <w:b w:val="0"/>
          <w:sz w:val="24"/>
        </w:rPr>
        <w:t>”</w:t>
      </w:r>
      <w:r>
        <w:t xml:space="preserve"> also considers the impact of the late answer under all of the circumstances. Thus, another factor to consider in determining </w:t>
      </w:r>
      <w:r>
        <w:rPr>
          <w:vanish/>
        </w:rPr>
        <w:t>&amp;ldquo;</w:t>
      </w:r>
      <w:r>
        <w:rPr>
          <w:rStyle w:val="pxvis"/>
          <w:rFonts w:ascii="Times NewRoman" w:hAnsi="Times NewRoman"/>
          <w:b w:val="0"/>
          <w:sz w:val="24"/>
        </w:rPr>
        <w:t>“</w:t>
      </w:r>
      <w:r>
        <w:t>good cause</w:t>
      </w:r>
      <w:r>
        <w:rPr>
          <w:vanish/>
        </w:rPr>
        <w:t>&amp;rdquo;</w:t>
      </w:r>
      <w:r>
        <w:rPr>
          <w:rStyle w:val="pxvis"/>
          <w:rFonts w:ascii="Times NewRoman" w:hAnsi="Times NewRoman"/>
          <w:b w:val="0"/>
          <w:sz w:val="24"/>
        </w:rPr>
        <w:t>”</w:t>
      </w:r>
      <w:r>
        <w:t xml:space="preserve"> is whether the plaintiff would suffer prejudice by the filing of the untimely answer. If the proposed answer would substantially change the issues in the case so as to cause unfair surprise to the plaintiff, the court will likely find prejudice. However, if the proposed answer simply reiterated the theory the defendant had been advancing throughout the litigation, no prejudice will likely be found. Furthermore, the court should consider whether the filing of the answer would further the interests of justice. Another consideration is whether the defendants presented a meritorious defense. </w:t>
      </w:r>
      <w:r>
        <w:rPr>
          <w:rStyle w:val="pxcc"/>
          <w:color w:val="FF0000"/>
          <w:sz w:val="20"/>
          <w:szCs w:val="20"/>
          <w:vertAlign w:val="superscript"/>
        </w:rPr>
        <w:t>►</w:t>
      </w:r>
      <w:r>
        <w:rPr>
          <w:rStyle w:val="pxcc"/>
        </w:rPr>
        <w:fldChar w:fldCharType="begin"/>
      </w:r>
      <w:r>
        <w:rPr>
          <w:rStyle w:val="pxcc"/>
        </w:rPr>
        <w:instrText>cc.ref.id="I03NH5A"</w:instrText>
      </w:r>
      <w:r>
        <w:rPr>
          <w:rStyle w:val="pxcc"/>
        </w:rPr>
        <w:fldChar w:fldCharType="end"/>
      </w:r>
      <w:r>
        <w:rPr>
          <w:rStyle w:val="pxcc"/>
        </w:rPr>
        <w:t>McElroy v. State, 637 N.W.2d 488, 160 Ed. Law Rep. 551 (Iowa 2001)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p.ct.id="86611b80279711ee9dcac71aa3e1ee30|8|14:8"</w:instrText>
      </w:r>
      <w:r>
        <w:fldChar w:fldCharType="end"/>
      </w:r>
      <w:r>
        <w:t xml:space="preserve">The determination of whether to allow the filing of a late answer rests in the sound discretion of the district court. Review is for abuse of discretion. </w:t>
      </w:r>
      <w:r>
        <w:rPr>
          <w:rStyle w:val="pxcc"/>
          <w:color w:val="FF0000"/>
          <w:sz w:val="20"/>
          <w:szCs w:val="20"/>
          <w:vertAlign w:val="superscript"/>
        </w:rPr>
        <w:t>►</w:t>
      </w:r>
      <w:r>
        <w:rPr>
          <w:rStyle w:val="pxcc"/>
        </w:rPr>
        <w:fldChar w:fldCharType="begin"/>
      </w:r>
      <w:r>
        <w:rPr>
          <w:rStyle w:val="pxcc"/>
        </w:rPr>
        <w:instrText>cc.ref.id="I03HUVK"</w:instrText>
      </w:r>
      <w:r>
        <w:rPr>
          <w:rStyle w:val="pxcc"/>
        </w:rPr>
        <w:fldChar w:fldCharType="end"/>
      </w:r>
      <w:r>
        <w:rPr>
          <w:rStyle w:val="pxcc"/>
        </w:rPr>
        <w:t>McElroy v. State, 637 N.W.2d 488, 160 Ed. Law Rep. 551 (Iowa 2001)</w:t>
      </w:r>
      <w:r>
        <w:t>.</w:t>
      </w:r>
    </w:p>
    <w:p w:rsidR="00074B4B" w:rsidRDefault="00074B4B">
      <w:pPr>
        <w:pStyle w:val="pxs"/>
        <w:spacing w:before="180"/>
        <w:rPr>
          <w:sz w:val="27"/>
          <w:szCs w:val="27"/>
        </w:rPr>
      </w:pPr>
      <w:r>
        <w:rPr>
          <w:sz w:val="27"/>
          <w:szCs w:val="27"/>
        </w:rPr>
        <w:t>14:9. Motion for leave to file reply</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tk.ref.id="I03KO0G"</w:instrText>
      </w:r>
      <w:r>
        <w:rPr>
          <w:rStyle w:val="pxtk"/>
        </w:rPr>
        <w:fldChar w:fldCharType="end"/>
      </w:r>
      <w:r>
        <w:rPr>
          <w:rStyle w:val="pxtk"/>
        </w:rPr>
        <w:t>West's Key Number Digest, Pleading &amp;key; 171</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form.fid="I732142b0a62311dfa8bb0000837214a9"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p.ct.id="86611b80279711ee9dcac71aa3e1ee30|9|14:9"</w:instrText>
      </w:r>
      <w:r>
        <w:fldChar w:fldCharType="end"/>
      </w:r>
      <w:r>
        <w:t>Plaintiff moves the Court grant leave to serve and file the attached Reply and states:</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p.ct.id="86611b80279711ee9dcac71aa3e1ee30|9|14:9"</w:instrText>
      </w:r>
      <w:r>
        <w:fldChar w:fldCharType="end"/>
      </w:r>
      <w:r>
        <w:t>Defendant's Answer claims numerous affirmative defenses to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p.ct.id="86611b80279711ee9dcac71aa3e1ee30|9|14:9"</w:instrText>
      </w:r>
      <w:r>
        <w:fldChar w:fldCharType="end"/>
      </w:r>
      <w:r>
        <w:t>The issues could be more narrowly framed if Plaintiff were allowed to file a reply.</w:t>
      </w:r>
    </w:p>
    <w:p w:rsidR="00074B4B" w:rsidRDefault="00074B4B">
      <w:pPr>
        <w:pStyle w:val="pxformfsigfvs"/>
      </w:pPr>
      <w:r>
        <w:rPr>
          <w:color w:val="FF0000"/>
          <w:sz w:val="20"/>
          <w:szCs w:val="20"/>
          <w:vertAlign w:val="superscript"/>
        </w:rPr>
        <w:t>►</w:t>
      </w:r>
      <w:r>
        <w:fldChar w:fldCharType="begin"/>
      </w:r>
      <w:r>
        <w:instrText>fsig.pos="r"</w:instrText>
      </w:r>
      <w:r>
        <w:fldChar w:fldCharType="end"/>
      </w:r>
      <w:r>
        <w:rPr>
          <w:color w:val="FF0000"/>
          <w:sz w:val="20"/>
          <w:szCs w:val="20"/>
          <w:vertAlign w:val="superscript"/>
        </w:rPr>
        <w:t>►</w:t>
      </w:r>
      <w:r>
        <w:fldChar w:fldCharType="begin"/>
      </w:r>
      <w:r>
        <w:instrText>fvs.amt="1"</w:instrText>
      </w:r>
      <w:r>
        <w:fldChar w:fldCharType="end"/>
      </w:r>
    </w:p>
    <w:p w:rsidR="00074B4B" w:rsidRDefault="00074B4B">
      <w:pPr>
        <w:pStyle w:val="pxformfsig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[Signature]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p.ct.id="86611b80279711ee9dcac71aa3e1ee30|9|14:9"</w:instrText>
      </w:r>
      <w:r>
        <w:fldChar w:fldCharType="end"/>
      </w:r>
      <w:r>
        <w:t xml:space="preserve">Before the filing of a reply, except to a counterclaim in the answer, it is necessary to obtain leave of court. </w:t>
      </w:r>
      <w:r>
        <w:rPr>
          <w:rStyle w:val="pxst"/>
          <w:color w:val="FF0000"/>
          <w:sz w:val="20"/>
          <w:szCs w:val="20"/>
          <w:vertAlign w:val="superscript"/>
        </w:rPr>
        <w:t>►</w:t>
      </w:r>
      <w:r>
        <w:rPr>
          <w:rStyle w:val="pxst"/>
        </w:rPr>
        <w:fldChar w:fldCharType="begin"/>
      </w:r>
      <w:r>
        <w:rPr>
          <w:rStyle w:val="pxst"/>
        </w:rPr>
        <w:instrText>st.ref.id="I03NH5C"</w:instrText>
      </w:r>
      <w:r>
        <w:rPr>
          <w:rStyle w:val="pxst"/>
        </w:rPr>
        <w:fldChar w:fldCharType="end"/>
      </w:r>
      <w:r>
        <w:rPr>
          <w:rStyle w:val="pxst"/>
        </w:rPr>
        <w:t>Iowa R. Civ. P. 1.406</w:t>
      </w:r>
      <w:r>
        <w:t xml:space="preserve">. Where the court has neither ordered a reply nor is one required, the affirmative allegations of the pleadings to which it would normally respond are deemed to be denied by operation of law. </w:t>
      </w:r>
      <w:r>
        <w:rPr>
          <w:rStyle w:val="pxst"/>
          <w:color w:val="FF0000"/>
          <w:sz w:val="20"/>
          <w:szCs w:val="20"/>
          <w:vertAlign w:val="superscript"/>
        </w:rPr>
        <w:t>►</w:t>
      </w:r>
      <w:r>
        <w:rPr>
          <w:rStyle w:val="pxst"/>
        </w:rPr>
        <w:fldChar w:fldCharType="begin"/>
      </w:r>
      <w:r>
        <w:rPr>
          <w:rStyle w:val="pxst"/>
        </w:rPr>
        <w:instrText>st.ref.id="I03QAA8"</w:instrText>
      </w:r>
      <w:r>
        <w:rPr>
          <w:rStyle w:val="pxst"/>
        </w:rPr>
        <w:fldChar w:fldCharType="end"/>
      </w:r>
      <w:r>
        <w:rPr>
          <w:rStyle w:val="pxst"/>
        </w:rPr>
        <w:t>Iowa R. Civ. P. 1.405(3)</w:t>
      </w:r>
      <w:r>
        <w:t>.</w:t>
      </w:r>
    </w:p>
    <w:p w:rsidR="00074B4B" w:rsidRDefault="00074B4B">
      <w:pPr>
        <w:pStyle w:val="pxs"/>
        <w:spacing w:before="180"/>
        <w:rPr>
          <w:sz w:val="27"/>
          <w:szCs w:val="27"/>
        </w:rPr>
      </w:pPr>
      <w:r>
        <w:rPr>
          <w:sz w:val="27"/>
          <w:szCs w:val="27"/>
        </w:rPr>
        <w:t>14:10. Denials</w:t>
      </w:r>
      <w:r>
        <w:rPr>
          <w:rStyle w:val="pxsep"/>
        </w:rPr>
        <w:t xml:space="preserve">-- </w:t>
      </w:r>
      <w:r>
        <w:rPr>
          <w:sz w:val="27"/>
          <w:szCs w:val="27"/>
        </w:rPr>
        <w:t>Performance of conditions precedent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tk.ref.id="I03HUVN"</w:instrText>
      </w:r>
      <w:r>
        <w:rPr>
          <w:rStyle w:val="pxtk"/>
        </w:rPr>
        <w:fldChar w:fldCharType="end"/>
      </w:r>
      <w:r>
        <w:rPr>
          <w:rStyle w:val="pxtk"/>
        </w:rPr>
        <w:t>West's Key Number Digest, Contracts &amp;key; 343</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tk.ref.id="I03KO0J"</w:instrText>
      </w:r>
      <w:r>
        <w:rPr>
          <w:rStyle w:val="pxtk"/>
        </w:rPr>
        <w:fldChar w:fldCharType="end"/>
      </w:r>
      <w:r>
        <w:rPr>
          <w:rStyle w:val="pxtk"/>
        </w:rPr>
        <w:t>West's Key Number Digest, Pleading &amp;key; 119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rc.ref.id="I03NH5F"</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rc.ref.id="I01Y9T5"</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666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rc.ref.id="I03HUVP"</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 xml:space="preserve"> 186, 189 to 190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form.fid="I73225420a62311dfa8bb0000837214a9"</w:instrText>
      </w:r>
      <w:r>
        <w:fldChar w:fldCharType="end"/>
      </w:r>
      <w:r>
        <w:rPr>
          <w:color w:val="FF0000"/>
          <w:sz w:val="20"/>
          <w:szCs w:val="20"/>
          <w:vertAlign w:val="superscript"/>
        </w:rPr>
        <w:t>►</w:t>
      </w:r>
      <w:r>
        <w:fldChar w:fldCharType="begin"/>
      </w:r>
      <w:r>
        <w:instrText>p.ct.id="86611b80279711ee9dcac71aa3e1ee30|10|14:10"</w:instrText>
      </w:r>
      <w:r>
        <w:fldChar w:fldCharType="end"/>
      </w:r>
      <w:r>
        <w:t>Defendant denies that Plaintiff has performed the conditions required of Defendant by the contract, in that: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p.ct.id="86611b80279711ee9dcac71aa3e1ee30|10|14:10"</w:instrText>
      </w:r>
      <w:r>
        <w:fldChar w:fldCharType="end"/>
      </w:r>
      <w:r>
        <w:rPr>
          <w:rStyle w:val="pxfinstr"/>
          <w:i/>
          <w:iCs/>
        </w:rPr>
        <w:t>[Herein set forth the deficiencies in plaintiff's performance.]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p.ct.id="86611b80279711ee9dcac71aa3e1ee30|10|14:10"</w:instrText>
      </w:r>
      <w:r>
        <w:fldChar w:fldCharType="end"/>
      </w:r>
      <w:r>
        <w:t xml:space="preserve">Although it is sufficient for the plaintiff to allege as a conclusion, the performance of all of the conditions precedent imposed upon by the contract, it is necessary to properly deny that conclusion that a factual basis for the denial be specifically alleged. </w:t>
      </w:r>
      <w:r>
        <w:rPr>
          <w:rStyle w:val="pxst"/>
          <w:color w:val="FF0000"/>
          <w:sz w:val="20"/>
          <w:szCs w:val="20"/>
          <w:vertAlign w:val="superscript"/>
        </w:rPr>
        <w:t>►</w:t>
      </w:r>
      <w:r>
        <w:rPr>
          <w:rStyle w:val="pxst"/>
        </w:rPr>
        <w:fldChar w:fldCharType="begin"/>
      </w:r>
      <w:r>
        <w:rPr>
          <w:rStyle w:val="pxst"/>
        </w:rPr>
        <w:instrText>st.ref.id="I03KO0L"</w:instrText>
      </w:r>
      <w:r>
        <w:rPr>
          <w:rStyle w:val="pxst"/>
        </w:rPr>
        <w:fldChar w:fldCharType="end"/>
      </w:r>
      <w:r>
        <w:rPr>
          <w:rStyle w:val="pxst"/>
        </w:rPr>
        <w:t>Iowa R. Civ. P. 1.417</w:t>
      </w:r>
      <w:r>
        <w:t>. A failure to set forth the facts relied upon results in an admission of the performance.</w:t>
      </w:r>
    </w:p>
    <w:p w:rsidR="00074B4B" w:rsidRDefault="00074B4B">
      <w:pPr>
        <w:pStyle w:val="pxs"/>
        <w:spacing w:before="180"/>
        <w:rPr>
          <w:sz w:val="27"/>
          <w:szCs w:val="27"/>
        </w:rPr>
      </w:pPr>
      <w:r>
        <w:rPr>
          <w:sz w:val="27"/>
          <w:szCs w:val="27"/>
        </w:rPr>
        <w:t>14:11. Denials</w:t>
      </w:r>
      <w:r>
        <w:rPr>
          <w:rStyle w:val="pxsep"/>
        </w:rPr>
        <w:t xml:space="preserve">-- </w:t>
      </w:r>
      <w:r>
        <w:rPr>
          <w:sz w:val="27"/>
          <w:szCs w:val="27"/>
        </w:rPr>
        <w:t>Agency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tk.ref.id="I03NH5H"</w:instrText>
      </w:r>
      <w:r>
        <w:rPr>
          <w:rStyle w:val="pxtk"/>
        </w:rPr>
        <w:fldChar w:fldCharType="end"/>
      </w:r>
      <w:r>
        <w:rPr>
          <w:rStyle w:val="pxtk"/>
        </w:rPr>
        <w:t>West's Key Number Digest, Pleading &amp;key; 119</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tk.ref.id="I03QAAD"</w:instrText>
      </w:r>
      <w:r>
        <w:rPr>
          <w:rStyle w:val="pxtk"/>
        </w:rPr>
        <w:fldChar w:fldCharType="end"/>
      </w:r>
      <w:r>
        <w:rPr>
          <w:rStyle w:val="pxtk"/>
        </w:rPr>
        <w:t>West's Key Number Digest, Principal and Agent &amp;key; 189(2)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rc.ref.id="I01Y9T7"</w:instrText>
      </w:r>
      <w:r>
        <w:rPr>
          <w:rStyle w:val="pxrc"/>
        </w:rPr>
        <w:fldChar w:fldCharType="end"/>
      </w:r>
      <w:r>
        <w:rPr>
          <w:rStyle w:val="pxrc"/>
        </w:rPr>
        <w:t xml:space="preserve">C.J.S., Agency </w:t>
      </w:r>
      <w:r>
        <w:rPr>
          <w:rStyle w:val="pxrc"/>
          <w:vanish/>
        </w:rPr>
        <w:t>&amp;ss;</w:t>
      </w:r>
      <w:r>
        <w:rPr>
          <w:rStyle w:val="pxvis"/>
          <w:rFonts w:ascii="Times NewRoman" w:hAnsi="Times NewRoman"/>
          <w:b w:val="0"/>
          <w:sz w:val="24"/>
        </w:rPr>
        <w:t>§§</w:t>
      </w:r>
      <w:r>
        <w:rPr>
          <w:rStyle w:val="pxrc"/>
        </w:rPr>
        <w:t>496, 499 to 506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rc.ref.id="I03KO1R"</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 xml:space="preserve"> 186, 189 to 190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form.fid="I73249e10a62311dfa8bb0000837214a9"</w:instrText>
      </w:r>
      <w:r>
        <w:fldChar w:fldCharType="end"/>
      </w:r>
      <w:r>
        <w:rPr>
          <w:color w:val="FF0000"/>
          <w:sz w:val="20"/>
          <w:szCs w:val="20"/>
          <w:vertAlign w:val="superscript"/>
        </w:rPr>
        <w:t>►</w:t>
      </w:r>
      <w:r>
        <w:fldChar w:fldCharType="begin"/>
      </w:r>
      <w:r>
        <w:instrText>p.ct.id="86611b80279711ee9dcac71aa3e1ee30|11|14:11"</w:instrText>
      </w:r>
      <w:r>
        <w:fldChar w:fldCharType="end"/>
      </w:r>
      <w:r>
        <w:t>Defendant denies that ____ was Defendant's agent at the time alleged, or at all.</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p.ct.id="86611b80279711ee9dcac71aa3e1ee30|11|14:11"</w:instrText>
      </w:r>
      <w:r>
        <w:fldChar w:fldCharType="end"/>
      </w:r>
      <w:r>
        <w:t xml:space="preserve">Although the plaintiff may allege agency as a legal conclusion, it is necessary to set forth the facts that support the denial. </w:t>
      </w:r>
      <w:r>
        <w:rPr>
          <w:rStyle w:val="pxst"/>
          <w:color w:val="FF0000"/>
          <w:sz w:val="20"/>
          <w:szCs w:val="20"/>
          <w:vertAlign w:val="superscript"/>
        </w:rPr>
        <w:t>►</w:t>
      </w:r>
      <w:r>
        <w:rPr>
          <w:rStyle w:val="pxst"/>
        </w:rPr>
        <w:fldChar w:fldCharType="begin"/>
      </w:r>
      <w:r>
        <w:rPr>
          <w:rStyle w:val="pxst"/>
        </w:rPr>
        <w:instrText>st.ref.id="I03NH6N"</w:instrText>
      </w:r>
      <w:r>
        <w:rPr>
          <w:rStyle w:val="pxst"/>
        </w:rPr>
        <w:fldChar w:fldCharType="end"/>
      </w:r>
      <w:r>
        <w:rPr>
          <w:rStyle w:val="pxst"/>
        </w:rPr>
        <w:t>Iowa R. Civ. P. 1.417</w:t>
      </w:r>
      <w:r>
        <w:t>. Failure to set forth specific facts to support the denial will result in its admission.</w:t>
      </w:r>
    </w:p>
    <w:p w:rsidR="00074B4B" w:rsidRDefault="00074B4B">
      <w:pPr>
        <w:pStyle w:val="pxs"/>
        <w:spacing w:before="180"/>
        <w:rPr>
          <w:sz w:val="27"/>
          <w:szCs w:val="27"/>
        </w:rPr>
      </w:pPr>
      <w:r>
        <w:rPr>
          <w:sz w:val="27"/>
          <w:szCs w:val="27"/>
        </w:rPr>
        <w:t>14:12. Denials</w:t>
      </w:r>
      <w:r>
        <w:rPr>
          <w:rStyle w:val="pxsep"/>
        </w:rPr>
        <w:t xml:space="preserve">-- </w:t>
      </w:r>
      <w:r>
        <w:rPr>
          <w:sz w:val="27"/>
          <w:szCs w:val="27"/>
        </w:rPr>
        <w:t>Representative capacity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tk.ref.id="I03QABJ"</w:instrText>
      </w:r>
      <w:r>
        <w:rPr>
          <w:rStyle w:val="pxtk"/>
        </w:rPr>
        <w:fldChar w:fldCharType="end"/>
      </w:r>
      <w:r>
        <w:rPr>
          <w:rStyle w:val="pxtk"/>
        </w:rPr>
        <w:t>West's Key Number Digest, Pleading &amp;key; 119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rc.ref.id="I03T3GF"</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 xml:space="preserve"> 186, 189 to 190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form.fid="I73278440a62311dfa8bb0000837214a9"</w:instrText>
      </w:r>
      <w:r>
        <w:fldChar w:fldCharType="end"/>
      </w:r>
      <w:r>
        <w:rPr>
          <w:color w:val="FF0000"/>
          <w:sz w:val="20"/>
          <w:szCs w:val="20"/>
          <w:vertAlign w:val="superscript"/>
        </w:rPr>
        <w:t>►</w:t>
      </w:r>
      <w:r>
        <w:fldChar w:fldCharType="begin"/>
      </w:r>
      <w:r>
        <w:instrText>p.ct.id="86611b80279711ee9dcac71aa3e1ee30|12|14:12"</w:instrText>
      </w:r>
      <w:r>
        <w:fldChar w:fldCharType="end"/>
      </w:r>
      <w:r>
        <w:t>Decedent died a resident of Sauk County, Minnesota, with no property in Iowa, so that the Iowa court which purported to appoint decedent as such fiduciary was without jurisdiction to do so.</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p.ct.id="86611b80279711ee9dcac71aa3e1ee30|12|14:12"</w:instrText>
      </w:r>
      <w:r>
        <w:fldChar w:fldCharType="end"/>
      </w:r>
      <w:r>
        <w:rPr>
          <w:rStyle w:val="pxfinstr"/>
          <w:i/>
          <w:iCs/>
        </w:rPr>
        <w:t>[Or any other facts negating the appointment or its validity]</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p.ct.id="86611b80279711ee9dcac71aa3e1ee30|12|14:12"</w:instrText>
      </w:r>
      <w:r>
        <w:fldChar w:fldCharType="end"/>
      </w:r>
      <w:r>
        <w:t xml:space="preserve">Although the plaintiff may allege representative capacity as a legal conclusion, it is necessary to set forth the facts that support the denial. </w:t>
      </w:r>
      <w:r>
        <w:rPr>
          <w:rStyle w:val="pxst"/>
          <w:color w:val="FF0000"/>
          <w:sz w:val="20"/>
          <w:szCs w:val="20"/>
          <w:vertAlign w:val="superscript"/>
        </w:rPr>
        <w:t>►</w:t>
      </w:r>
      <w:r>
        <w:rPr>
          <w:rStyle w:val="pxst"/>
        </w:rPr>
        <w:fldChar w:fldCharType="begin"/>
      </w:r>
      <w:r>
        <w:rPr>
          <w:rStyle w:val="pxst"/>
        </w:rPr>
        <w:instrText>st.ref.id="I03HUWX"</w:instrText>
      </w:r>
      <w:r>
        <w:rPr>
          <w:rStyle w:val="pxst"/>
        </w:rPr>
        <w:fldChar w:fldCharType="end"/>
      </w:r>
      <w:r>
        <w:rPr>
          <w:rStyle w:val="pxst"/>
        </w:rPr>
        <w:t>Iowa R. Civ. P. 1.417</w:t>
      </w:r>
      <w:r>
        <w:t>. Failure to set forth specific facts to support the denial will result in its admission.</w:t>
      </w:r>
    </w:p>
    <w:p w:rsidR="00074B4B" w:rsidRDefault="00074B4B">
      <w:pPr>
        <w:pStyle w:val="pxs"/>
        <w:spacing w:before="180"/>
        <w:rPr>
          <w:sz w:val="27"/>
          <w:szCs w:val="27"/>
        </w:rPr>
      </w:pPr>
      <w:r>
        <w:rPr>
          <w:sz w:val="27"/>
          <w:szCs w:val="27"/>
        </w:rPr>
        <w:t>14:13. Denials</w:t>
      </w:r>
      <w:r>
        <w:rPr>
          <w:rStyle w:val="pxsep"/>
        </w:rPr>
        <w:t xml:space="preserve">-- </w:t>
      </w:r>
      <w:r>
        <w:rPr>
          <w:sz w:val="27"/>
          <w:szCs w:val="27"/>
        </w:rPr>
        <w:t>Corporate capacity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tk.ref.id="I03KO1T"</w:instrText>
      </w:r>
      <w:r>
        <w:rPr>
          <w:rStyle w:val="pxtk"/>
        </w:rPr>
        <w:fldChar w:fldCharType="end"/>
      </w:r>
      <w:r>
        <w:rPr>
          <w:rStyle w:val="pxtk"/>
        </w:rPr>
        <w:t>West's Key Number Digest, Corporations &amp;key; 514</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form.fid="I732bf110a62311dfa8bb0000837214a9"</w:instrText>
      </w:r>
      <w:r>
        <w:fldChar w:fldCharType="end"/>
      </w:r>
      <w:r>
        <w:rPr>
          <w:color w:val="FF0000"/>
          <w:sz w:val="20"/>
          <w:szCs w:val="20"/>
          <w:vertAlign w:val="superscript"/>
        </w:rPr>
        <w:t>►</w:t>
      </w:r>
      <w:r>
        <w:fldChar w:fldCharType="begin"/>
      </w:r>
      <w:r>
        <w:instrText>p.ct.id="86611b80279711ee9dcac71aa3e1ee30|13|14:13"</w:instrText>
      </w:r>
      <w:r>
        <w:fldChar w:fldCharType="end"/>
      </w:r>
      <w:r>
        <w:t xml:space="preserve">Defendant denies that Plaintiff is or was a corporation at the time alleged for the reason that </w:t>
      </w:r>
      <w:r>
        <w:rPr>
          <w:rStyle w:val="pxfinstr"/>
          <w:i/>
          <w:iCs/>
        </w:rPr>
        <w:t>[facts claimed to show corporate nonexistence]</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p.ct.id="86611b80279711ee9dcac71aa3e1ee30|13|14:13"</w:instrText>
      </w:r>
      <w:r>
        <w:fldChar w:fldCharType="end"/>
      </w:r>
      <w:r>
        <w:t xml:space="preserve">Although the plaintiff may allege corporate capacity as a legal conclusion, it is necessary to set forth the facts that support the denial of that conclusion. </w:t>
      </w:r>
      <w:r>
        <w:rPr>
          <w:rStyle w:val="pxst"/>
          <w:color w:val="FF0000"/>
          <w:sz w:val="20"/>
          <w:szCs w:val="20"/>
          <w:vertAlign w:val="superscript"/>
        </w:rPr>
        <w:t>►</w:t>
      </w:r>
      <w:r>
        <w:rPr>
          <w:rStyle w:val="pxst"/>
        </w:rPr>
        <w:fldChar w:fldCharType="begin"/>
      </w:r>
      <w:r>
        <w:rPr>
          <w:rStyle w:val="pxst"/>
        </w:rPr>
        <w:instrText>st.ref.id="I03NH6P"</w:instrText>
      </w:r>
      <w:r>
        <w:rPr>
          <w:rStyle w:val="pxst"/>
        </w:rPr>
        <w:fldChar w:fldCharType="end"/>
      </w:r>
      <w:r>
        <w:rPr>
          <w:rStyle w:val="pxst"/>
        </w:rPr>
        <w:t>Iowa R. Civ. P. 1.417</w:t>
      </w:r>
      <w:r>
        <w:t>. Failure to set forth specific facts to support the denial will result in its admission.</w:t>
      </w:r>
    </w:p>
    <w:p w:rsidR="00074B4B" w:rsidRDefault="00074B4B">
      <w:pPr>
        <w:pStyle w:val="pxs"/>
        <w:spacing w:before="180"/>
        <w:rPr>
          <w:sz w:val="27"/>
          <w:szCs w:val="27"/>
        </w:rPr>
      </w:pPr>
      <w:r>
        <w:rPr>
          <w:sz w:val="27"/>
          <w:szCs w:val="27"/>
        </w:rPr>
        <w:t>14:14. Denials</w:t>
      </w:r>
      <w:r>
        <w:rPr>
          <w:rStyle w:val="pxsep"/>
        </w:rPr>
        <w:t xml:space="preserve">-- </w:t>
      </w:r>
      <w:r>
        <w:rPr>
          <w:sz w:val="27"/>
          <w:szCs w:val="27"/>
        </w:rPr>
        <w:t>Partnership</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tk.ref.id="I03HUWZ"</w:instrText>
      </w:r>
      <w:r>
        <w:rPr>
          <w:rStyle w:val="pxtk"/>
        </w:rPr>
        <w:fldChar w:fldCharType="end"/>
      </w:r>
      <w:r>
        <w:rPr>
          <w:rStyle w:val="pxtk"/>
        </w:rPr>
        <w:t>West's Key Number Digest, Partnership &amp;key; 213</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form.fid="I732f9a90a62311dfa8bb0000837214a9"</w:instrText>
      </w:r>
      <w:r>
        <w:fldChar w:fldCharType="end"/>
      </w:r>
      <w:r>
        <w:rPr>
          <w:color w:val="FF0000"/>
          <w:sz w:val="20"/>
          <w:szCs w:val="20"/>
          <w:vertAlign w:val="superscript"/>
        </w:rPr>
        <w:t>►</w:t>
      </w:r>
      <w:r>
        <w:fldChar w:fldCharType="begin"/>
      </w:r>
      <w:r>
        <w:instrText>p.ct.id="86611b80279711ee9dcac71aa3e1ee30|14|14:14"</w:instrText>
      </w:r>
      <w:r>
        <w:fldChar w:fldCharType="end"/>
      </w:r>
      <w:r>
        <w:t>Defendants deny that the individual Defendants are partners, or that Defendant ____ is a partnership for the following reasons:</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p.ct.id="86611b80279711ee9dcac71aa3e1ee30|14|14:14"</w:instrText>
      </w:r>
      <w:r>
        <w:fldChar w:fldCharType="end"/>
      </w:r>
      <w:r>
        <w:t xml:space="preserve">The alleged partnership ceased by operation of law when ____, a partner therein, became mentally incompetent on </w:t>
      </w:r>
      <w:r>
        <w:rPr>
          <w:rStyle w:val="pxfinstr"/>
          <w:i/>
          <w:iCs/>
        </w:rPr>
        <w:t>[date]</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p.ct.id="86611b80279711ee9dcac71aa3e1ee30|14|14:14"</w:instrText>
      </w:r>
      <w:r>
        <w:fldChar w:fldCharType="end"/>
      </w:r>
      <w:r>
        <w:rPr>
          <w:rStyle w:val="pxfinstr"/>
          <w:i/>
          <w:iCs/>
        </w:rPr>
        <w:t>[Or any other facts claimed to negative partnership]</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p.ct.id="86611b80279711ee9dcac71aa3e1ee30|14|14:14"</w:instrText>
      </w:r>
      <w:r>
        <w:fldChar w:fldCharType="end"/>
      </w:r>
      <w:r>
        <w:t xml:space="preserve">Although the plaintiff may allege partnership as a legal conclusion, it is necessary to set forth the facts that support the denial. </w:t>
      </w:r>
      <w:r>
        <w:rPr>
          <w:rStyle w:val="pxst"/>
          <w:color w:val="FF0000"/>
          <w:sz w:val="20"/>
          <w:szCs w:val="20"/>
          <w:vertAlign w:val="superscript"/>
        </w:rPr>
        <w:t>►</w:t>
      </w:r>
      <w:r>
        <w:rPr>
          <w:rStyle w:val="pxst"/>
        </w:rPr>
        <w:fldChar w:fldCharType="begin"/>
      </w:r>
      <w:r>
        <w:rPr>
          <w:rStyle w:val="pxst"/>
        </w:rPr>
        <w:instrText>st.ref.id="I03KO1V"</w:instrText>
      </w:r>
      <w:r>
        <w:rPr>
          <w:rStyle w:val="pxst"/>
        </w:rPr>
        <w:fldChar w:fldCharType="end"/>
      </w:r>
      <w:r>
        <w:rPr>
          <w:rStyle w:val="pxst"/>
        </w:rPr>
        <w:t>Iowa R. Civ. P. 1.417</w:t>
      </w:r>
      <w:r>
        <w:t>. Failure to set forth specific facts to support the denial will result in its admission.</w:t>
      </w:r>
    </w:p>
    <w:p w:rsidR="00074B4B" w:rsidRDefault="00074B4B">
      <w:pPr>
        <w:pStyle w:val="pxs"/>
        <w:spacing w:before="180"/>
        <w:rPr>
          <w:sz w:val="27"/>
          <w:szCs w:val="27"/>
        </w:rPr>
      </w:pPr>
      <w:r>
        <w:rPr>
          <w:sz w:val="27"/>
          <w:szCs w:val="27"/>
        </w:rPr>
        <w:t>14:15. Denials</w:t>
      </w:r>
      <w:r>
        <w:rPr>
          <w:rStyle w:val="pxsep"/>
        </w:rPr>
        <w:t xml:space="preserve">-- </w:t>
      </w:r>
      <w:r>
        <w:rPr>
          <w:sz w:val="27"/>
          <w:szCs w:val="27"/>
        </w:rPr>
        <w:t>Signature of a party</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tk.ref.id="I03NH6R"</w:instrText>
      </w:r>
      <w:r>
        <w:rPr>
          <w:rStyle w:val="pxtk"/>
        </w:rPr>
        <w:fldChar w:fldCharType="end"/>
      </w:r>
      <w:r>
        <w:rPr>
          <w:rStyle w:val="pxtk"/>
        </w:rPr>
        <w:t>West's Key Number Digest, Bills and Notes &amp;key; 475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tk.ref.id="I03QABN"</w:instrText>
      </w:r>
      <w:r>
        <w:rPr>
          <w:rStyle w:val="pxtk"/>
        </w:rPr>
        <w:fldChar w:fldCharType="end"/>
      </w:r>
      <w:r>
        <w:rPr>
          <w:rStyle w:val="pxtk"/>
        </w:rPr>
        <w:t>West's Key Number Digest, Contracts &amp;key; 339</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tk.ref.id="I03T3GJ"</w:instrText>
      </w:r>
      <w:r>
        <w:rPr>
          <w:rStyle w:val="pxtk"/>
        </w:rPr>
        <w:fldChar w:fldCharType="end"/>
      </w:r>
      <w:r>
        <w:rPr>
          <w:rStyle w:val="pxtk"/>
        </w:rPr>
        <w:t>West's Key Number Digest, Pleading &amp;key; 119</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tk.ref.id="I03VWLF"</w:instrText>
      </w:r>
      <w:r>
        <w:rPr>
          <w:rStyle w:val="pxtk"/>
        </w:rPr>
        <w:fldChar w:fldCharType="end"/>
      </w:r>
      <w:r>
        <w:rPr>
          <w:rStyle w:val="pxtk"/>
        </w:rPr>
        <w:t>West's Key Number Digest, Signatures &amp;key; 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rc.ref.id="I03YPQB"</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rc.ref.id="I01YA05"</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rc.ref.id="I03KO7J"</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 xml:space="preserve"> 640, 655 to 659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rc.ref.id="I03NHCF"</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 xml:space="preserve"> 186, 189 to 190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rc.ref.id="I021351"</w:instrText>
      </w:r>
      <w:r>
        <w:rPr>
          <w:rStyle w:val="pxrc"/>
        </w:rPr>
        <w:fldChar w:fldCharType="end"/>
      </w:r>
      <w:r>
        <w:rPr>
          <w:rStyle w:val="pxrc"/>
        </w:rPr>
        <w:t xml:space="preserve">C.J.S., Signatures </w:t>
      </w:r>
      <w:r>
        <w:rPr>
          <w:rStyle w:val="pxrc"/>
          <w:vanish/>
        </w:rPr>
        <w:t>&amp;ss;</w:t>
      </w:r>
      <w:r>
        <w:rPr>
          <w:rStyle w:val="pxvis"/>
          <w:rFonts w:ascii="Times NewRoman" w:hAnsi="Times NewRoman"/>
          <w:b w:val="0"/>
          <w:sz w:val="24"/>
        </w:rPr>
        <w:t>§§</w:t>
      </w:r>
      <w:r>
        <w:rPr>
          <w:rStyle w:val="pxrc"/>
        </w:rPr>
        <w:t>1 to 16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form.fid="I733084f0a62311dfa8bb0000837214a9"</w:instrText>
      </w:r>
      <w:r>
        <w:fldChar w:fldCharType="end"/>
      </w:r>
      <w:r>
        <w:rPr>
          <w:color w:val="FF0000"/>
          <w:sz w:val="20"/>
          <w:szCs w:val="20"/>
          <w:vertAlign w:val="superscript"/>
        </w:rPr>
        <w:t>►</w:t>
      </w:r>
      <w:r>
        <w:fldChar w:fldCharType="begin"/>
      </w:r>
      <w:r>
        <w:instrText>p.ct.id="86611b80279711ee9dcac71aa3e1ee30|15|14:15"</w:instrText>
      </w:r>
      <w:r>
        <w:fldChar w:fldCharType="end"/>
      </w:r>
      <w:r>
        <w:t xml:space="preserve">Defendant denies that Defendant signed the instrument attached to the Petition as Exhibit </w:t>
      </w:r>
      <w:r>
        <w:rPr>
          <w:vanish/>
        </w:rPr>
        <w:t>&amp;ldquo;</w:t>
      </w:r>
      <w:r>
        <w:rPr>
          <w:rStyle w:val="pxvis"/>
          <w:rFonts w:ascii="Times NewRoman" w:hAnsi="Times NewRoman"/>
          <w:b w:val="0"/>
          <w:sz w:val="24"/>
        </w:rPr>
        <w:t>“</w:t>
      </w:r>
      <w:r>
        <w:t>A</w:t>
      </w:r>
      <w:r>
        <w:rPr>
          <w:vanish/>
        </w:rPr>
        <w:t>&amp;rdquo;</w:t>
      </w:r>
      <w:r>
        <w:rPr>
          <w:rStyle w:val="pxvis"/>
          <w:rFonts w:ascii="Times NewRoman" w:hAnsi="Times NewRoman"/>
          <w:b w:val="0"/>
          <w:sz w:val="24"/>
        </w:rPr>
        <w:t>”</w:t>
      </w:r>
      <w:r>
        <w:t>, and states that Defendant's name which purports to be affixed thereto is not Defendant's genuine or authorized signature.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p.ct.id="86611b80279711ee9dcac71aa3e1ee30|15|14:15"</w:instrText>
      </w:r>
      <w:r>
        <w:fldChar w:fldCharType="end"/>
      </w:r>
      <w:r>
        <w:rPr>
          <w:rStyle w:val="pxfinstr"/>
          <w:i/>
          <w:iCs/>
        </w:rPr>
        <w:t>[Verification]</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p.ct.id="86611b80279711ee9dcac71aa3e1ee30|15|14:15"</w:instrText>
      </w:r>
      <w:r>
        <w:fldChar w:fldCharType="end"/>
      </w:r>
      <w:r>
        <w:t xml:space="preserve">Defendant denies that Defendant's signature purporting to be affixed to the instrument attached to the Petition as Exhibit </w:t>
      </w:r>
      <w:r>
        <w:rPr>
          <w:rStyle w:val="pxfinstr"/>
          <w:i/>
          <w:iCs/>
        </w:rPr>
        <w:t>[designation of exhibit]</w:t>
      </w:r>
      <w:r>
        <w:t xml:space="preserve"> is Defendant's genuine or authorized signature, and states that ____, who is alleged to have signed on Defendant's behalf, did not do so, and the signature is not a genuine signature, nor did ____ authorize anyone to write it.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p.ct.id="86611b80279711ee9dcac71aa3e1ee30|15|14:15"</w:instrText>
      </w:r>
      <w:r>
        <w:fldChar w:fldCharType="end"/>
      </w:r>
      <w:r>
        <w:rPr>
          <w:rStyle w:val="pxfinstr"/>
          <w:i/>
          <w:iCs/>
        </w:rPr>
        <w:t>[Verification]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p.ct.id="86611b80279711ee9dcac71aa3e1ee30|15|14:15"</w:instrText>
      </w:r>
      <w:r>
        <w:fldChar w:fldCharType="end"/>
      </w:r>
      <w:r>
        <w:t xml:space="preserve">A general denial that an individual has signed a specific document is insufficient unless supported by an affidavit of the party that it is not the party's genuine or authorized signature. </w:t>
      </w:r>
      <w:r>
        <w:rPr>
          <w:rStyle w:val="pxst"/>
          <w:color w:val="FF0000"/>
          <w:sz w:val="20"/>
          <w:szCs w:val="20"/>
          <w:vertAlign w:val="superscript"/>
        </w:rPr>
        <w:t>►</w:t>
      </w:r>
      <w:r>
        <w:rPr>
          <w:rStyle w:val="pxst"/>
        </w:rPr>
        <w:fldChar w:fldCharType="begin"/>
      </w:r>
      <w:r>
        <w:rPr>
          <w:rStyle w:val="pxst"/>
        </w:rPr>
        <w:instrText>st.ref.id="I03HV2P"</w:instrText>
      </w:r>
      <w:r>
        <w:rPr>
          <w:rStyle w:val="pxst"/>
        </w:rPr>
        <w:fldChar w:fldCharType="end"/>
      </w:r>
      <w:r>
        <w:rPr>
          <w:rStyle w:val="pxst"/>
        </w:rPr>
        <w:t>Iowa R. Civ. P. 1.405(4)</w:t>
      </w:r>
      <w:r>
        <w:t>. Where the document purports to have been signed by a corporation or other artificial entity the verification of the officer who allegedly signed the document appears to be the preferred manner of denial, although the rule does not expressly require that.</w:t>
      </w:r>
    </w:p>
    <w:p w:rsidR="00074B4B" w:rsidRDefault="00074B4B">
      <w:pPr>
        <w:pStyle w:val="pxs"/>
        <w:spacing w:before="180"/>
        <w:rPr>
          <w:sz w:val="27"/>
          <w:szCs w:val="27"/>
        </w:rPr>
      </w:pPr>
      <w:r>
        <w:rPr>
          <w:sz w:val="27"/>
          <w:szCs w:val="27"/>
        </w:rPr>
        <w:t>14:16. Denials</w:t>
      </w:r>
      <w:r>
        <w:rPr>
          <w:rStyle w:val="pxsep"/>
        </w:rPr>
        <w:t xml:space="preserve">-- </w:t>
      </w:r>
      <w:r>
        <w:rPr>
          <w:sz w:val="27"/>
          <w:szCs w:val="27"/>
        </w:rPr>
        <w:t>Signature of a nonparty</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tk.ref.id="I03KO7L"</w:instrText>
      </w:r>
      <w:r>
        <w:rPr>
          <w:rStyle w:val="pxtk"/>
        </w:rPr>
        <w:fldChar w:fldCharType="end"/>
      </w:r>
      <w:r>
        <w:rPr>
          <w:rStyle w:val="pxtk"/>
        </w:rPr>
        <w:t>West's Key Number Digest, Bills and Notes &amp;key; 475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tk.ref.id="I03NHCH"</w:instrText>
      </w:r>
      <w:r>
        <w:rPr>
          <w:rStyle w:val="pxtk"/>
        </w:rPr>
        <w:fldChar w:fldCharType="end"/>
      </w:r>
      <w:r>
        <w:rPr>
          <w:rStyle w:val="pxtk"/>
        </w:rPr>
        <w:t>West's Key Number Digest, Contracts &amp;key; 339</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tk.ref.id="I03HV2S"</w:instrText>
      </w:r>
      <w:r>
        <w:rPr>
          <w:rStyle w:val="pxtk"/>
        </w:rPr>
        <w:fldChar w:fldCharType="end"/>
      </w:r>
      <w:r>
        <w:rPr>
          <w:rStyle w:val="pxtk"/>
        </w:rPr>
        <w:t>West's Key Number Digest, Pleading &amp;key; 121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tk.ref.id="I03KO7O"</w:instrText>
      </w:r>
      <w:r>
        <w:rPr>
          <w:rStyle w:val="pxtk"/>
        </w:rPr>
        <w:fldChar w:fldCharType="end"/>
      </w:r>
      <w:r>
        <w:rPr>
          <w:rStyle w:val="pxtk"/>
        </w:rPr>
        <w:t>West's Key Number Digest, Signatures &amp;key; 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rc.ref.id="I03NHCK"</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rc.ref.id="I01YA0A"</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rc.ref.id="I03T3MC"</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 xml:space="preserve"> 640, 655 to 659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rc.ref.id="I021356"</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186, 189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rc.ref.id="I023WA2"</w:instrText>
      </w:r>
      <w:r>
        <w:rPr>
          <w:rStyle w:val="pxrc"/>
        </w:rPr>
        <w:fldChar w:fldCharType="end"/>
      </w:r>
      <w:r>
        <w:rPr>
          <w:rStyle w:val="pxrc"/>
        </w:rPr>
        <w:t xml:space="preserve">C.J.S., Signatures </w:t>
      </w:r>
      <w:r>
        <w:rPr>
          <w:rStyle w:val="pxrc"/>
          <w:vanish/>
        </w:rPr>
        <w:t>&amp;ss;</w:t>
      </w:r>
      <w:r>
        <w:rPr>
          <w:rStyle w:val="pxvis"/>
          <w:rFonts w:ascii="Times NewRoman" w:hAnsi="Times NewRoman"/>
          <w:b w:val="0"/>
          <w:sz w:val="24"/>
        </w:rPr>
        <w:t>§§</w:t>
      </w:r>
      <w:r>
        <w:rPr>
          <w:rStyle w:val="pxrc"/>
        </w:rPr>
        <w:t>1 to 16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form.fid="I73334410a62311dfa8bb0000837214a9"</w:instrText>
      </w:r>
      <w:r>
        <w:fldChar w:fldCharType="end"/>
      </w:r>
      <w:r>
        <w:rPr>
          <w:color w:val="FF0000"/>
          <w:sz w:val="20"/>
          <w:szCs w:val="20"/>
          <w:vertAlign w:val="superscript"/>
        </w:rPr>
        <w:t>►</w:t>
      </w:r>
      <w:r>
        <w:fldChar w:fldCharType="begin"/>
      </w:r>
      <w:r>
        <w:instrText>p.ct.id="86611b80279711ee9dcac71aa3e1ee30|16|14:16"</w:instrText>
      </w:r>
      <w:r>
        <w:fldChar w:fldCharType="end"/>
      </w:r>
      <w:r>
        <w:t xml:space="preserve">Defendant has no knowledge or information as to the execution of the instrument attached to the Petition as Exhibit </w:t>
      </w:r>
      <w:r>
        <w:rPr>
          <w:rStyle w:val="pxfinstr"/>
          <w:i/>
          <w:iCs/>
        </w:rPr>
        <w:t>[designation of exhibit]</w:t>
      </w:r>
      <w:r>
        <w:t xml:space="preserve"> or the genuineness of the purported signature(s) thereto, and therefore denies such signature(s).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p.ct.id="86611b80279711ee9dcac71aa3e1ee30|16|14:16"</w:instrText>
      </w:r>
      <w:r>
        <w:fldChar w:fldCharType="end"/>
      </w:r>
      <w:r>
        <w:rPr>
          <w:rStyle w:val="pxfinstr"/>
          <w:i/>
          <w:iCs/>
        </w:rPr>
        <w:t>[Verification]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p.ct.id="86611b80279711ee9dcac71aa3e1ee30|16|14:16"</w:instrText>
      </w:r>
      <w:r>
        <w:fldChar w:fldCharType="end"/>
      </w:r>
      <w:r>
        <w:t xml:space="preserve">Where a nonnegotiable instrument purports to have been signed by a nonparty, any denial of the genuineness of the signature must be accompanied by the affidavit of a party. However, this denial may be for lack of information. </w:t>
      </w:r>
      <w:r>
        <w:rPr>
          <w:rStyle w:val="pxst"/>
          <w:color w:val="FF0000"/>
          <w:sz w:val="20"/>
          <w:szCs w:val="20"/>
          <w:vertAlign w:val="superscript"/>
        </w:rPr>
        <w:t>►</w:t>
      </w:r>
      <w:r>
        <w:rPr>
          <w:rStyle w:val="pxst"/>
        </w:rPr>
        <w:fldChar w:fldCharType="begin"/>
      </w:r>
      <w:r>
        <w:rPr>
          <w:rStyle w:val="pxst"/>
        </w:rPr>
        <w:instrText>st.ref.id="I03HV2U"</w:instrText>
      </w:r>
      <w:r>
        <w:rPr>
          <w:rStyle w:val="pxst"/>
        </w:rPr>
        <w:fldChar w:fldCharType="end"/>
      </w:r>
      <w:r>
        <w:rPr>
          <w:rStyle w:val="pxst"/>
        </w:rPr>
        <w:t>Iowa R. Civ. P. 1.405(4)</w:t>
      </w:r>
      <w:r>
        <w:t>. The rule does not address negotiable instruments that purport to have been signed by a nonparty, but it may be wise to support these by affidavit also.</w:t>
      </w:r>
    </w:p>
    <w:p w:rsidR="00074B4B" w:rsidRDefault="00074B4B">
      <w:pPr>
        <w:pStyle w:val="pxs"/>
        <w:spacing w:before="180"/>
        <w:rPr>
          <w:sz w:val="27"/>
          <w:szCs w:val="27"/>
        </w:rPr>
      </w:pPr>
      <w:r>
        <w:rPr>
          <w:sz w:val="27"/>
          <w:szCs w:val="27"/>
        </w:rPr>
        <w:t>14:17. Disclaimer</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tk.ref.id="I03KO7Q"</w:instrText>
      </w:r>
      <w:r>
        <w:rPr>
          <w:rStyle w:val="pxtk"/>
        </w:rPr>
        <w:fldChar w:fldCharType="end"/>
      </w:r>
      <w:r>
        <w:rPr>
          <w:rStyle w:val="pxtk"/>
        </w:rPr>
        <w:t>West's Key Number Digest, Quieting Title &amp;key; 38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rc.ref.id="I01YA0C"</w:instrText>
      </w:r>
      <w:r>
        <w:rPr>
          <w:rStyle w:val="pxrc"/>
        </w:rPr>
        <w:fldChar w:fldCharType="end"/>
      </w:r>
      <w:r>
        <w:rPr>
          <w:rStyle w:val="pxrc"/>
        </w:rPr>
        <w:t xml:space="preserve">C.J.S., Quieting Title </w:t>
      </w:r>
      <w:r>
        <w:rPr>
          <w:rStyle w:val="pxrc"/>
          <w:vanish/>
        </w:rPr>
        <w:t>&amp;s;</w:t>
      </w:r>
      <w:r>
        <w:rPr>
          <w:rStyle w:val="pxvis"/>
          <w:rFonts w:ascii="Times NewRoman" w:hAnsi="Times NewRoman"/>
          <w:b w:val="0"/>
          <w:sz w:val="24"/>
        </w:rPr>
        <w:t>§</w:t>
      </w:r>
      <w:r>
        <w:rPr>
          <w:rStyle w:val="pxrc"/>
        </w:rPr>
        <w:t>68</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form.fid="I7335dc20a62311dfa8bb0000837214a9"</w:instrText>
      </w:r>
      <w:r>
        <w:fldChar w:fldCharType="end"/>
      </w:r>
      <w:r>
        <w:rPr>
          <w:color w:val="FF0000"/>
          <w:sz w:val="20"/>
          <w:szCs w:val="20"/>
          <w:vertAlign w:val="superscript"/>
        </w:rPr>
        <w:t>►</w:t>
      </w:r>
      <w:r>
        <w:fldChar w:fldCharType="begin"/>
      </w:r>
      <w:r>
        <w:instrText>p.ct.id="86611b80279711ee9dcac71aa3e1ee30|17|14:17"</w:instrText>
      </w:r>
      <w:r>
        <w:fldChar w:fldCharType="end"/>
      </w:r>
      <w:r>
        <w:t xml:space="preserve">Defendant </w:t>
      </w:r>
      <w:r>
        <w:rPr>
          <w:rStyle w:val="pxfinstr"/>
          <w:i/>
          <w:iCs/>
        </w:rPr>
        <w:t>[name of defendant]</w:t>
      </w:r>
      <w:r>
        <w:t xml:space="preserve"> hereby disclaims all right, title, interest, lien or claim in or to the premises described in paragraph </w:t>
      </w:r>
      <w:r>
        <w:rPr>
          <w:rStyle w:val="pxfinstr"/>
          <w:i/>
          <w:iCs/>
        </w:rPr>
        <w:t>[number of paragraph</w:t>
      </w:r>
      <w:r>
        <w:t>] of the Petition, and asks that she go hence and recover her costs herein.</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p.ct.id="86611b80279711ee9dcac71aa3e1ee30|17|14:17"</w:instrText>
      </w:r>
      <w:r>
        <w:fldChar w:fldCharType="end"/>
      </w:r>
      <w:r>
        <w:t xml:space="preserve">Defendant </w:t>
      </w:r>
      <w:r>
        <w:rPr>
          <w:rStyle w:val="pxfinstr"/>
          <w:i/>
          <w:iCs/>
        </w:rPr>
        <w:t>[name of defendant]</w:t>
      </w:r>
      <w:r>
        <w:t xml:space="preserve"> admits that Plaintiff's lien as alleged in the Petition is prior and superior to the lien of Defendant, and that Plaintiff is entitled to foreclosure. But Defendant is not personally liable for Plaintiff's claim, and that Defendant's lien should be recognized as a junior lien with statutory rights of redemption. Defendant asks that the decree enter accordingly without any costs against Defendant.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p.ct.id="86611b80279711ee9dcac71aa3e1ee30|17|14:17"</w:instrText>
      </w:r>
      <w:r>
        <w:fldChar w:fldCharType="end"/>
      </w:r>
      <w:r>
        <w:t xml:space="preserve">A disclaimer is used almost exclusively with regard to quiet title actions. A defendant who disclaims any interest in the property that is the subject of a quiet title action is allowed to recover costs. </w:t>
      </w:r>
      <w:r>
        <w:rPr>
          <w:rStyle w:val="pxst"/>
          <w:color w:val="FF0000"/>
          <w:sz w:val="20"/>
          <w:szCs w:val="20"/>
          <w:vertAlign w:val="superscript"/>
        </w:rPr>
        <w:t>►</w:t>
      </w:r>
      <w:r>
        <w:rPr>
          <w:rStyle w:val="pxst"/>
        </w:rPr>
        <w:fldChar w:fldCharType="begin"/>
      </w:r>
      <w:r>
        <w:rPr>
          <w:rStyle w:val="pxst"/>
        </w:rPr>
        <w:instrText>st.ref.id="I03HV40"</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649.4</w:t>
      </w:r>
      <w:r>
        <w:t>.</w:t>
      </w:r>
    </w:p>
    <w:p w:rsidR="00074B4B" w:rsidRDefault="00074B4B">
      <w:pPr>
        <w:pStyle w:val="pxs"/>
        <w:spacing w:before="180"/>
        <w:rPr>
          <w:sz w:val="27"/>
          <w:szCs w:val="27"/>
        </w:rPr>
      </w:pPr>
      <w:r>
        <w:rPr>
          <w:sz w:val="27"/>
          <w:szCs w:val="27"/>
        </w:rPr>
        <w:t>14:18. Abatement</w:t>
      </w:r>
      <w:r>
        <w:rPr>
          <w:rStyle w:val="pxsep"/>
        </w:rPr>
        <w:t xml:space="preserve">-- </w:t>
      </w:r>
      <w:r>
        <w:rPr>
          <w:sz w:val="27"/>
          <w:szCs w:val="27"/>
        </w:rPr>
        <w:t>Prior action pending</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tk.ref.id="I03KO8W"</w:instrText>
      </w:r>
      <w:r>
        <w:rPr>
          <w:rStyle w:val="pxtk"/>
        </w:rPr>
        <w:fldChar w:fldCharType="end"/>
      </w:r>
      <w:r>
        <w:rPr>
          <w:rStyle w:val="pxtk"/>
        </w:rPr>
        <w:t>West's Key Number Digest, Abatement and Revival &amp;key; 4 to 17</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tk.ref.id="I03NHDS"</w:instrText>
      </w:r>
      <w:r>
        <w:rPr>
          <w:rStyle w:val="pxtk"/>
        </w:rPr>
        <w:fldChar w:fldCharType="end"/>
      </w:r>
      <w:r>
        <w:rPr>
          <w:rStyle w:val="pxtk"/>
        </w:rPr>
        <w:t>West's Key Number Digest, Pleading &amp;key; 106 to 109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rc.ref.id="I01YA0E"</w:instrText>
      </w:r>
      <w:r>
        <w:rPr>
          <w:rStyle w:val="pxrc"/>
        </w:rPr>
        <w:fldChar w:fldCharType="end"/>
      </w:r>
      <w:r>
        <w:rPr>
          <w:rStyle w:val="pxrc"/>
        </w:rPr>
        <w:t xml:space="preserve">C.J.S., Abatement and Revival </w:t>
      </w:r>
      <w:r>
        <w:rPr>
          <w:rStyle w:val="pxrc"/>
          <w:vanish/>
        </w:rPr>
        <w:t>&amp;ss;</w:t>
      </w:r>
      <w:r>
        <w:rPr>
          <w:rStyle w:val="pxvis"/>
          <w:rFonts w:ascii="Times NewRoman" w:hAnsi="Times NewRoman"/>
          <w:b w:val="0"/>
          <w:sz w:val="24"/>
        </w:rPr>
        <w:t>§§</w:t>
      </w:r>
      <w:r>
        <w:rPr>
          <w:rStyle w:val="pxrc"/>
        </w:rPr>
        <w:t>2 to 10, 13 to 14, 16 to 84, 185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rc.ref.id="I02135A"</w:instrText>
      </w:r>
      <w:r>
        <w:rPr>
          <w:rStyle w:val="pxrc"/>
        </w:rPr>
        <w:fldChar w:fldCharType="end"/>
      </w:r>
      <w:r>
        <w:rPr>
          <w:rStyle w:val="pxrc"/>
        </w:rPr>
        <w:t xml:space="preserve">C.J.S., Pleading </w:t>
      </w:r>
      <w:r>
        <w:rPr>
          <w:rStyle w:val="pxrc"/>
          <w:vanish/>
        </w:rPr>
        <w:t>&amp;s;</w:t>
      </w:r>
      <w:r>
        <w:rPr>
          <w:rStyle w:val="pxvis"/>
          <w:rFonts w:ascii="Times NewRoman" w:hAnsi="Times NewRoman"/>
          <w:b w:val="0"/>
          <w:sz w:val="24"/>
        </w:rPr>
        <w:t>§</w:t>
      </w:r>
      <w:r>
        <w:rPr>
          <w:rStyle w:val="pxrc"/>
        </w:rPr>
        <w:t>180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form.fid="I733714a0a62311dfa8bb0000837214a9"</w:instrText>
      </w:r>
      <w:r>
        <w:fldChar w:fldCharType="end"/>
      </w:r>
      <w:r>
        <w:rPr>
          <w:color w:val="FF0000"/>
          <w:sz w:val="20"/>
          <w:szCs w:val="20"/>
          <w:vertAlign w:val="superscript"/>
        </w:rPr>
        <w:t>►</w:t>
      </w:r>
      <w:r>
        <w:fldChar w:fldCharType="begin"/>
      </w:r>
      <w:r>
        <w:instrText>p.ct.id="86611b80279711ee9dcac71aa3e1ee30|18|14:18"</w:instrText>
      </w:r>
      <w:r>
        <w:fldChar w:fldCharType="end"/>
      </w:r>
      <w:r>
        <w:t xml:space="preserve">At the commencement of this action there was, and now is, another action pending in this </w:t>
      </w:r>
      <w:r>
        <w:rPr>
          <w:rStyle w:val="pxfinstr"/>
          <w:i/>
          <w:iCs/>
        </w:rPr>
        <w:t>[or name other]</w:t>
      </w:r>
      <w:r>
        <w:t xml:space="preserve"> court, to-wit: ____ v. ____, No. ____, involving the identical claim set forth in the Petition herein, and between the same parties.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p.ct.id="86611b80279711ee9dcac71aa3e1ee30|18|14:18"</w:instrText>
      </w:r>
      <w:r>
        <w:fldChar w:fldCharType="end"/>
      </w:r>
      <w:r>
        <w:t>The injury or damage here claimed is part of the prior claim; and, if it exists, arises from the same occurrence (</w:t>
      </w:r>
      <w:r>
        <w:rPr>
          <w:rStyle w:val="pxi"/>
          <w:i/>
          <w:iCs/>
        </w:rPr>
        <w:t>or</w:t>
      </w:r>
      <w:r>
        <w:t xml:space="preserve"> contract) there complained of. Accordingly, this claim must be included therein, and cannot be split or maintained separately.</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p.ct.id="86611b80279711ee9dcac71aa3e1ee30|18|14:18"</w:instrText>
      </w:r>
      <w:r>
        <w:fldChar w:fldCharType="end"/>
      </w:r>
      <w:r>
        <w:t>Defenses in abatement may be pleaded in the answer.</w:t>
      </w:r>
    </w:p>
    <w:p w:rsidR="00074B4B" w:rsidRDefault="00074B4B">
      <w:pPr>
        <w:pStyle w:val="pxs"/>
        <w:spacing w:before="180"/>
        <w:rPr>
          <w:sz w:val="27"/>
          <w:szCs w:val="27"/>
        </w:rPr>
      </w:pPr>
      <w:r>
        <w:rPr>
          <w:sz w:val="27"/>
          <w:szCs w:val="27"/>
        </w:rPr>
        <w:t>14:19. Abatement</w:t>
      </w:r>
      <w:r>
        <w:rPr>
          <w:rStyle w:val="pxsep"/>
        </w:rPr>
        <w:t xml:space="preserve">-- </w:t>
      </w:r>
      <w:r>
        <w:rPr>
          <w:sz w:val="27"/>
          <w:szCs w:val="27"/>
        </w:rPr>
        <w:t>Assignment of claim before action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tk.ref.id="I03HV42"</w:instrText>
      </w:r>
      <w:r>
        <w:rPr>
          <w:rStyle w:val="pxtk"/>
        </w:rPr>
        <w:fldChar w:fldCharType="end"/>
      </w:r>
      <w:r>
        <w:rPr>
          <w:rStyle w:val="pxtk"/>
        </w:rPr>
        <w:t>West's Key Number Digest, Abatement and Revival &amp;key; 41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tk.ref.id="I03KO8Y"</w:instrText>
      </w:r>
      <w:r>
        <w:rPr>
          <w:rStyle w:val="pxtk"/>
        </w:rPr>
        <w:fldChar w:fldCharType="end"/>
      </w:r>
      <w:r>
        <w:rPr>
          <w:rStyle w:val="pxtk"/>
        </w:rPr>
        <w:t>West's Key Number Digest, Pleading &amp;key; 106 to 109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rc.ref.id="I01YA1K"</w:instrText>
      </w:r>
      <w:r>
        <w:rPr>
          <w:rStyle w:val="pxrc"/>
        </w:rPr>
        <w:fldChar w:fldCharType="end"/>
      </w:r>
      <w:r>
        <w:rPr>
          <w:rStyle w:val="pxrc"/>
        </w:rPr>
        <w:t xml:space="preserve">C.J.S., Abatement and Revival </w:t>
      </w:r>
      <w:r>
        <w:rPr>
          <w:rStyle w:val="pxrc"/>
          <w:vanish/>
        </w:rPr>
        <w:t>&amp;ss;</w:t>
      </w:r>
      <w:r>
        <w:rPr>
          <w:rStyle w:val="pxvis"/>
          <w:rFonts w:ascii="Times NewRoman" w:hAnsi="Times NewRoman"/>
          <w:b w:val="0"/>
          <w:sz w:val="24"/>
        </w:rPr>
        <w:t>§§</w:t>
      </w:r>
      <w:r>
        <w:rPr>
          <w:rStyle w:val="pxrc"/>
        </w:rPr>
        <w:t>2, 5, 16, 107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rc.ref.id="I02136G"</w:instrText>
      </w:r>
      <w:r>
        <w:rPr>
          <w:rStyle w:val="pxrc"/>
        </w:rPr>
        <w:fldChar w:fldCharType="end"/>
      </w:r>
      <w:r>
        <w:rPr>
          <w:rStyle w:val="pxrc"/>
        </w:rPr>
        <w:t xml:space="preserve">C.J.S., Pleading </w:t>
      </w:r>
      <w:r>
        <w:rPr>
          <w:rStyle w:val="pxrc"/>
          <w:vanish/>
        </w:rPr>
        <w:t>&amp;s;</w:t>
      </w:r>
      <w:r>
        <w:rPr>
          <w:rStyle w:val="pxvis"/>
          <w:rFonts w:ascii="Times NewRoman" w:hAnsi="Times NewRoman"/>
          <w:b w:val="0"/>
          <w:sz w:val="24"/>
        </w:rPr>
        <w:t>§</w:t>
      </w:r>
      <w:r>
        <w:rPr>
          <w:rStyle w:val="pxrc"/>
        </w:rPr>
        <w:t>180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form.fid="I7339d3c0a62311dfa8bb0000837214a9"</w:instrText>
      </w:r>
      <w:r>
        <w:fldChar w:fldCharType="end"/>
      </w:r>
      <w:r>
        <w:rPr>
          <w:color w:val="FF0000"/>
          <w:sz w:val="20"/>
          <w:szCs w:val="20"/>
          <w:vertAlign w:val="superscript"/>
        </w:rPr>
        <w:t>►</w:t>
      </w:r>
      <w:r>
        <w:fldChar w:fldCharType="begin"/>
      </w:r>
      <w:r>
        <w:instrText>p.ct.id="86611b80279711ee9dcac71aa3e1ee30|19|14:19"</w:instrText>
      </w:r>
      <w:r>
        <w:fldChar w:fldCharType="end"/>
      </w:r>
      <w:r>
        <w:t>That before commencing this action, Plaintiff orally (</w:t>
      </w:r>
      <w:r>
        <w:rPr>
          <w:rStyle w:val="pxi"/>
          <w:i/>
          <w:iCs/>
        </w:rPr>
        <w:t>or</w:t>
      </w:r>
      <w:r>
        <w:t xml:space="preserve"> by writing) assigned the claim alleged in the Petition to ____, who was, when this action was commenced, and still is, the owner thereof.</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p.ct.id="86611b80279711ee9dcac71aa3e1ee30|19|14:19"</w:instrText>
      </w:r>
      <w:r>
        <w:fldChar w:fldCharType="end"/>
      </w:r>
      <w:r>
        <w:t>This form should be used only when the claim was transferred prior to commencement of suit. Where the transfer takes place after the institution of the action, the proper remedy is to join the assignee as an additional party.</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p.ct.id="86611b80279711ee9dcac71aa3e1ee30|19|14:19"</w:instrText>
      </w:r>
      <w:r>
        <w:fldChar w:fldCharType="end"/>
      </w:r>
      <w:r>
        <w:t>Merely denying that the plaintiff is the owner of the claim on which the plaintiff brought the action be sufficient to raise this issue.</w:t>
      </w:r>
    </w:p>
    <w:p w:rsidR="00074B4B" w:rsidRDefault="00074B4B">
      <w:pPr>
        <w:pStyle w:val="pxs"/>
        <w:spacing w:before="180"/>
        <w:rPr>
          <w:sz w:val="27"/>
          <w:szCs w:val="27"/>
        </w:rPr>
      </w:pPr>
      <w:r>
        <w:rPr>
          <w:sz w:val="27"/>
          <w:szCs w:val="27"/>
        </w:rPr>
        <w:t>14:20. Abatement</w:t>
      </w:r>
      <w:r>
        <w:rPr>
          <w:rStyle w:val="pxsep"/>
        </w:rPr>
        <w:t xml:space="preserve">-- </w:t>
      </w:r>
      <w:r>
        <w:rPr>
          <w:sz w:val="27"/>
          <w:szCs w:val="27"/>
        </w:rPr>
        <w:t>Corporation judicially dissolved</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tk.ref.id="I03HV9Q"</w:instrText>
      </w:r>
      <w:r>
        <w:rPr>
          <w:rStyle w:val="pxtk"/>
        </w:rPr>
        <w:fldChar w:fldCharType="end"/>
      </w:r>
      <w:r>
        <w:rPr>
          <w:rStyle w:val="pxtk"/>
        </w:rPr>
        <w:t>West's Key Number Digest, Corporations &amp;key; 514, 617(5)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tk.ref.id="I03NHJI"</w:instrText>
      </w:r>
      <w:r>
        <w:rPr>
          <w:rStyle w:val="pxtk"/>
        </w:rPr>
        <w:fldChar w:fldCharType="end"/>
      </w:r>
      <w:r>
        <w:rPr>
          <w:rStyle w:val="pxtk"/>
        </w:rPr>
        <w:t>West's Key Number Digest, Pleading &amp;key; 106 to 109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rc.ref.id="I01YA1M"</w:instrText>
      </w:r>
      <w:r>
        <w:rPr>
          <w:rStyle w:val="pxrc"/>
        </w:rPr>
        <w:fldChar w:fldCharType="end"/>
      </w:r>
      <w:r>
        <w:rPr>
          <w:rStyle w:val="pxrc"/>
        </w:rPr>
        <w:t xml:space="preserve">C.J.S., Abatement and Revival </w:t>
      </w:r>
      <w:r>
        <w:rPr>
          <w:rStyle w:val="pxrc"/>
          <w:vanish/>
        </w:rPr>
        <w:t>&amp;ss;</w:t>
      </w:r>
      <w:r>
        <w:rPr>
          <w:rStyle w:val="pxvis"/>
          <w:rFonts w:ascii="Times NewRoman" w:hAnsi="Times NewRoman"/>
          <w:b w:val="0"/>
          <w:sz w:val="24"/>
        </w:rPr>
        <w:t>§§</w:t>
      </w:r>
      <w:r>
        <w:rPr>
          <w:rStyle w:val="pxrc"/>
        </w:rPr>
        <w:t>2, 5, 16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rc.ref.id="I02136I"</w:instrText>
      </w:r>
      <w:r>
        <w:rPr>
          <w:rStyle w:val="pxrc"/>
        </w:rPr>
        <w:fldChar w:fldCharType="end"/>
      </w:r>
      <w:r>
        <w:rPr>
          <w:rStyle w:val="pxrc"/>
        </w:rPr>
        <w:t xml:space="preserve">C.J.S., Corporations </w:t>
      </w:r>
      <w:r>
        <w:rPr>
          <w:rStyle w:val="pxrc"/>
          <w:vanish/>
        </w:rPr>
        <w:t>&amp;ss;</w:t>
      </w:r>
      <w:r>
        <w:rPr>
          <w:rStyle w:val="pxvis"/>
          <w:rFonts w:ascii="Times NewRoman" w:hAnsi="Times NewRoman"/>
          <w:b w:val="0"/>
          <w:sz w:val="24"/>
        </w:rPr>
        <w:t>§§</w:t>
      </w:r>
      <w:r>
        <w:rPr>
          <w:rStyle w:val="pxrc"/>
        </w:rPr>
        <w:t>852, 858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rc.ref.id="I023WBE"</w:instrText>
      </w:r>
      <w:r>
        <w:rPr>
          <w:rStyle w:val="pxrc"/>
        </w:rPr>
        <w:fldChar w:fldCharType="end"/>
      </w:r>
      <w:r>
        <w:rPr>
          <w:rStyle w:val="pxrc"/>
        </w:rPr>
        <w:t xml:space="preserve">C.J.S., Pleading </w:t>
      </w:r>
      <w:r>
        <w:rPr>
          <w:rStyle w:val="pxrc"/>
          <w:vanish/>
        </w:rPr>
        <w:t>&amp;s;</w:t>
      </w:r>
      <w:r>
        <w:rPr>
          <w:rStyle w:val="pxvis"/>
          <w:rFonts w:ascii="Times NewRoman" w:hAnsi="Times NewRoman"/>
          <w:b w:val="0"/>
          <w:sz w:val="24"/>
        </w:rPr>
        <w:t>§</w:t>
      </w:r>
      <w:r>
        <w:rPr>
          <w:rStyle w:val="pxrc"/>
        </w:rPr>
        <w:t>180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form.fid="I733abe20a62311dfa8bb0000837214a9"</w:instrText>
      </w:r>
      <w:r>
        <w:fldChar w:fldCharType="end"/>
      </w:r>
      <w:r>
        <w:rPr>
          <w:color w:val="FF0000"/>
          <w:sz w:val="20"/>
          <w:szCs w:val="20"/>
          <w:vertAlign w:val="superscript"/>
        </w:rPr>
        <w:t>►</w:t>
      </w:r>
      <w:r>
        <w:fldChar w:fldCharType="begin"/>
      </w:r>
      <w:r>
        <w:instrText>p.ct.id="86611b80279711ee9dcac71aa3e1ee30|20|14:20"</w:instrText>
      </w:r>
      <w:r>
        <w:fldChar w:fldCharType="end"/>
      </w:r>
      <w:r>
        <w:t xml:space="preserve">On </w:t>
      </w:r>
      <w:r>
        <w:rPr>
          <w:rStyle w:val="pxfinstr"/>
          <w:i/>
          <w:iCs/>
        </w:rPr>
        <w:t>[date]</w:t>
      </w:r>
      <w:r>
        <w:t xml:space="preserve"> the Defendant (</w:t>
      </w:r>
      <w:r>
        <w:rPr>
          <w:rStyle w:val="pxi"/>
          <w:i/>
          <w:iCs/>
        </w:rPr>
        <w:t>or</w:t>
      </w:r>
      <w:r>
        <w:t xml:space="preserve"> Plaintiff), which was a corporation, was dissolved by a decree entered in an action in this </w:t>
      </w:r>
      <w:r>
        <w:rPr>
          <w:rStyle w:val="pxfinstr"/>
          <w:i/>
          <w:iCs/>
        </w:rPr>
        <w:t>[or named]</w:t>
      </w:r>
      <w:r>
        <w:t xml:space="preserve"> Court, ____ v. ____, No. __, a copy of which decree is attached hereto as Exhibit </w:t>
      </w:r>
      <w:r>
        <w:rPr>
          <w:vanish/>
        </w:rPr>
        <w:t>&amp;ldquo;</w:t>
      </w:r>
      <w:r>
        <w:rPr>
          <w:rStyle w:val="pxvis"/>
          <w:rFonts w:ascii="Times NewRoman" w:hAnsi="Times NewRoman"/>
          <w:b w:val="0"/>
          <w:sz w:val="24"/>
        </w:rPr>
        <w:t>“</w:t>
      </w:r>
      <w:r>
        <w:t>A</w:t>
      </w:r>
      <w:r>
        <w:rPr>
          <w:vanish/>
        </w:rPr>
        <w:t>&amp;rdquo;</w:t>
      </w:r>
      <w:r>
        <w:rPr>
          <w:rStyle w:val="pxvis"/>
          <w:rFonts w:ascii="Times NewRoman" w:hAnsi="Times NewRoman"/>
          <w:b w:val="0"/>
          <w:sz w:val="24"/>
        </w:rPr>
        <w:t>”</w:t>
      </w:r>
      <w:r>
        <w:t xml:space="preserve"> and incorporated herein by reference.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p.ct.id="86611b80279711ee9dcac71aa3e1ee30|20|14:20"</w:instrText>
      </w:r>
      <w:r>
        <w:fldChar w:fldCharType="end"/>
      </w:r>
      <w:r>
        <w:t>Legally dissolved corporations possess no authority to either sue or be sued. Before a determination is made on this defense, it is possible to substitute the corporation's successor in interest as proper parties.</w:t>
      </w:r>
    </w:p>
    <w:p w:rsidR="00074B4B" w:rsidRDefault="00074B4B">
      <w:pPr>
        <w:pStyle w:val="pxs"/>
        <w:spacing w:before="180"/>
        <w:rPr>
          <w:sz w:val="27"/>
          <w:szCs w:val="27"/>
        </w:rPr>
      </w:pPr>
      <w:r>
        <w:rPr>
          <w:sz w:val="27"/>
          <w:szCs w:val="27"/>
        </w:rPr>
        <w:t>14:21. Abatement</w:t>
      </w:r>
      <w:r>
        <w:rPr>
          <w:rStyle w:val="pxsep"/>
        </w:rPr>
        <w:t xml:space="preserve">-- </w:t>
      </w:r>
      <w:r>
        <w:rPr>
          <w:sz w:val="27"/>
          <w:szCs w:val="27"/>
        </w:rPr>
        <w:t>Premature action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tk.ref.id="I03NHJK"</w:instrText>
      </w:r>
      <w:r>
        <w:rPr>
          <w:rStyle w:val="pxtk"/>
        </w:rPr>
        <w:fldChar w:fldCharType="end"/>
      </w:r>
      <w:r>
        <w:rPr>
          <w:rStyle w:val="pxtk"/>
        </w:rPr>
        <w:t>West's Key Number Digest, Bills and Notes &amp;key; 483</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tk.ref.id="I03QAOG"</w:instrText>
      </w:r>
      <w:r>
        <w:rPr>
          <w:rStyle w:val="pxtk"/>
        </w:rPr>
        <w:fldChar w:fldCharType="end"/>
      </w:r>
      <w:r>
        <w:rPr>
          <w:rStyle w:val="pxtk"/>
        </w:rPr>
        <w:t>West's Key Number Digest, Mortgages &amp;key; 454</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tk.ref.id="I03HV9U"</w:instrText>
      </w:r>
      <w:r>
        <w:rPr>
          <w:rStyle w:val="pxtk"/>
        </w:rPr>
        <w:fldChar w:fldCharType="end"/>
      </w:r>
      <w:r>
        <w:rPr>
          <w:rStyle w:val="pxtk"/>
        </w:rPr>
        <w:t>West's Key Number Digest, Pleading &amp;key; 106 to 109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rc.ref.id="I01YA7A"</w:instrText>
      </w:r>
      <w:r>
        <w:rPr>
          <w:rStyle w:val="pxrc"/>
        </w:rPr>
        <w:fldChar w:fldCharType="end"/>
      </w:r>
      <w:r>
        <w:rPr>
          <w:rStyle w:val="pxrc"/>
        </w:rPr>
        <w:t xml:space="preserve">C.J.S., Abatement and Revival </w:t>
      </w:r>
      <w:r>
        <w:rPr>
          <w:rStyle w:val="pxrc"/>
          <w:vanish/>
        </w:rPr>
        <w:t>&amp;ss;</w:t>
      </w:r>
      <w:r>
        <w:rPr>
          <w:rStyle w:val="pxvis"/>
          <w:rFonts w:ascii="Times NewRoman" w:hAnsi="Times NewRoman"/>
          <w:b w:val="0"/>
          <w:sz w:val="24"/>
        </w:rPr>
        <w:t>§§</w:t>
      </w:r>
      <w:r>
        <w:rPr>
          <w:rStyle w:val="pxrc"/>
        </w:rPr>
        <w:t>2, 5, 16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rc.ref.id="I0213C6"</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rc.ref.id="I023WH2"</w:instrText>
      </w:r>
      <w:r>
        <w:rPr>
          <w:rStyle w:val="pxrc"/>
        </w:rPr>
        <w:fldChar w:fldCharType="end"/>
      </w:r>
      <w:r>
        <w:rPr>
          <w:rStyle w:val="pxrc"/>
        </w:rPr>
        <w:t xml:space="preserve">C.J.S., Mortgages </w:t>
      </w:r>
      <w:r>
        <w:rPr>
          <w:rStyle w:val="pxrc"/>
          <w:vanish/>
        </w:rPr>
        <w:t>&amp;ss;</w:t>
      </w:r>
      <w:r>
        <w:rPr>
          <w:rStyle w:val="pxvis"/>
          <w:rFonts w:ascii="Times NewRoman" w:hAnsi="Times NewRoman"/>
          <w:b w:val="0"/>
          <w:sz w:val="24"/>
        </w:rPr>
        <w:t>§§</w:t>
      </w:r>
      <w:r>
        <w:rPr>
          <w:rStyle w:val="pxrc"/>
        </w:rPr>
        <w:t>748 to 752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rc.ref.id="I026PLY"</w:instrText>
      </w:r>
      <w:r>
        <w:rPr>
          <w:rStyle w:val="pxrc"/>
        </w:rPr>
        <w:fldChar w:fldCharType="end"/>
      </w:r>
      <w:r>
        <w:rPr>
          <w:rStyle w:val="pxrc"/>
        </w:rPr>
        <w:t xml:space="preserve">C.J.S., Pleading </w:t>
      </w:r>
      <w:r>
        <w:rPr>
          <w:rStyle w:val="pxrc"/>
          <w:vanish/>
        </w:rPr>
        <w:t>&amp;s;</w:t>
      </w:r>
      <w:r>
        <w:rPr>
          <w:rStyle w:val="pxvis"/>
          <w:rFonts w:ascii="Times NewRoman" w:hAnsi="Times NewRoman"/>
          <w:b w:val="0"/>
          <w:sz w:val="24"/>
        </w:rPr>
        <w:t>§</w:t>
      </w:r>
      <w:r>
        <w:rPr>
          <w:rStyle w:val="pxrc"/>
        </w:rPr>
        <w:t>180</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form.fid="I733d0810a62311dfa8bb0000837214a9"</w:instrText>
      </w:r>
      <w:r>
        <w:fldChar w:fldCharType="end"/>
      </w:r>
      <w:r>
        <w:rPr>
          <w:color w:val="FF0000"/>
          <w:sz w:val="20"/>
          <w:szCs w:val="20"/>
          <w:vertAlign w:val="superscript"/>
        </w:rPr>
        <w:t>►</w:t>
      </w:r>
      <w:r>
        <w:fldChar w:fldCharType="begin"/>
      </w:r>
      <w:r>
        <w:instrText>p.ct.id="86611b80279711ee9dcac71aa3e1ee30|21|14:21"</w:instrText>
      </w:r>
      <w:r>
        <w:fldChar w:fldCharType="end"/>
      </w:r>
      <w:r>
        <w:t xml:space="preserve">Though the note had matured by its terms on </w:t>
      </w:r>
      <w:r>
        <w:rPr>
          <w:rStyle w:val="pxfinstr"/>
          <w:i/>
          <w:iCs/>
        </w:rPr>
        <w:t>[date]</w:t>
      </w:r>
      <w:r>
        <w:t xml:space="preserve">, Plaintiff orally agreed in consideration of Defendant's promise to pay interest thereafter, to extend the time of payment until </w:t>
      </w:r>
      <w:r>
        <w:rPr>
          <w:rStyle w:val="pxfinstr"/>
          <w:i/>
          <w:iCs/>
        </w:rPr>
        <w:t>[later date]</w:t>
      </w:r>
      <w:r>
        <w:t>, and this action was brought before such time.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p.ct.id="86611b80279711ee9dcac71aa3e1ee30|21|14:21"</w:instrText>
      </w:r>
      <w:r>
        <w:fldChar w:fldCharType="end"/>
      </w:r>
      <w:r>
        <w:t>This form should be used where the plaintiff improperly attempts to accelerate the maturity of a debt.</w:t>
      </w:r>
    </w:p>
    <w:p w:rsidR="00074B4B" w:rsidRDefault="00074B4B">
      <w:pPr>
        <w:pStyle w:val="pxs"/>
        <w:spacing w:before="180"/>
        <w:rPr>
          <w:sz w:val="27"/>
          <w:szCs w:val="27"/>
        </w:rPr>
      </w:pPr>
      <w:r>
        <w:rPr>
          <w:sz w:val="27"/>
          <w:szCs w:val="27"/>
        </w:rPr>
        <w:t>14:22. Plaintiff not real party in interest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tk.ref.id="I03HV9X"</w:instrText>
      </w:r>
      <w:r>
        <w:rPr>
          <w:rStyle w:val="pxtk"/>
        </w:rPr>
        <w:fldChar w:fldCharType="end"/>
      </w:r>
      <w:r>
        <w:rPr>
          <w:rStyle w:val="pxtk"/>
        </w:rPr>
        <w:t>West's Key Number Digest, Parties &amp;key; 76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rc.ref.id="I01YA7C"</w:instrText>
      </w:r>
      <w:r>
        <w:rPr>
          <w:rStyle w:val="pxrc"/>
        </w:rPr>
        <w:fldChar w:fldCharType="end"/>
      </w:r>
      <w:r>
        <w:rPr>
          <w:rStyle w:val="pxrc"/>
        </w:rPr>
        <w:t xml:space="preserve">C.J.S., Parties </w:t>
      </w:r>
      <w:r>
        <w:rPr>
          <w:rStyle w:val="pxrc"/>
          <w:vanish/>
        </w:rPr>
        <w:t>&amp;ss;</w:t>
      </w:r>
      <w:r>
        <w:rPr>
          <w:rStyle w:val="pxvis"/>
          <w:rFonts w:ascii="Times NewRoman" w:hAnsi="Times NewRoman"/>
          <w:b w:val="0"/>
          <w:sz w:val="24"/>
        </w:rPr>
        <w:t>§§</w:t>
      </w:r>
      <w:r>
        <w:rPr>
          <w:rStyle w:val="pxrc"/>
        </w:rPr>
        <w:t>184 to 196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form.fid="I7342ad60a62311dfa8bb0000837214a9"</w:instrText>
      </w:r>
      <w:r>
        <w:fldChar w:fldCharType="end"/>
      </w:r>
      <w:r>
        <w:rPr>
          <w:color w:val="FF0000"/>
          <w:sz w:val="20"/>
          <w:szCs w:val="20"/>
          <w:vertAlign w:val="superscript"/>
        </w:rPr>
        <w:t>►</w:t>
      </w:r>
      <w:r>
        <w:fldChar w:fldCharType="begin"/>
      </w:r>
      <w:r>
        <w:instrText>p.ct.id="86611b80279711ee9dcac71aa3e1ee30|22|14:22"</w:instrText>
      </w:r>
      <w:r>
        <w:fldChar w:fldCharType="end"/>
      </w:r>
      <w:r>
        <w:t>Defendant states that the Plaintiff is not the real party in interest for the reason that ... .</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p.ct.id="86611b80279711ee9dcac71aa3e1ee30|22|14:22"</w:instrText>
      </w:r>
      <w:r>
        <w:fldChar w:fldCharType="end"/>
      </w:r>
      <w:r>
        <w:rPr>
          <w:rStyle w:val="pxst"/>
          <w:color w:val="FF0000"/>
          <w:sz w:val="20"/>
          <w:szCs w:val="20"/>
          <w:vertAlign w:val="superscript"/>
        </w:rPr>
        <w:t>►</w:t>
      </w:r>
      <w:r>
        <w:rPr>
          <w:rStyle w:val="pxst"/>
        </w:rPr>
        <w:fldChar w:fldCharType="begin"/>
      </w:r>
      <w:r>
        <w:rPr>
          <w:rStyle w:val="pxst"/>
        </w:rPr>
        <w:instrText>st.ref.id="I03NHJP"</w:instrText>
      </w:r>
      <w:r>
        <w:rPr>
          <w:rStyle w:val="pxst"/>
        </w:rPr>
        <w:fldChar w:fldCharType="end"/>
      </w:r>
      <w:r>
        <w:rPr>
          <w:rStyle w:val="pxst"/>
        </w:rPr>
        <w:t>Iowa R. Civ. P. 1.201</w:t>
      </w:r>
      <w:r>
        <w:t xml:space="preserve"> requires that every action be prosecuted by the real party in interest. However, it may not be necessary to specifically allege this defense; it should be sufficient merely to deny liability to the plaintiff.</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p.ct.id="86611b80279711ee9dcac71aa3e1ee30|22|14:22"</w:instrText>
      </w:r>
      <w:r>
        <w:fldChar w:fldCharType="end"/>
      </w:r>
      <w:r>
        <w:rPr>
          <w:rStyle w:val="pxst"/>
          <w:color w:val="FF0000"/>
          <w:sz w:val="20"/>
          <w:szCs w:val="20"/>
          <w:vertAlign w:val="superscript"/>
        </w:rPr>
        <w:t>►</w:t>
      </w:r>
      <w:r>
        <w:rPr>
          <w:rStyle w:val="pxst"/>
        </w:rPr>
        <w:fldChar w:fldCharType="begin"/>
      </w:r>
      <w:r>
        <w:rPr>
          <w:rStyle w:val="pxst"/>
        </w:rPr>
        <w:instrText>st.ref.id="I03QAOL"</w:instrText>
      </w:r>
      <w:r>
        <w:rPr>
          <w:rStyle w:val="pxst"/>
        </w:rPr>
        <w:fldChar w:fldCharType="end"/>
      </w:r>
      <w:r>
        <w:rPr>
          <w:rStyle w:val="pxst"/>
        </w:rPr>
        <w:t>Rule 1.201</w:t>
      </w:r>
      <w:r>
        <w:t xml:space="preserve"> also provides an opportunity short of dismissal to cure a defect regarding on whose behalf an action is brought. The rule permits a </w:t>
      </w:r>
      <w:r>
        <w:rPr>
          <w:vanish/>
        </w:rPr>
        <w:t>&amp;ldquo;</w:t>
      </w:r>
      <w:r>
        <w:rPr>
          <w:rStyle w:val="pxvis"/>
          <w:rFonts w:ascii="Times NewRoman" w:hAnsi="Times NewRoman"/>
          <w:b w:val="0"/>
          <w:sz w:val="24"/>
        </w:rPr>
        <w:t>“</w:t>
      </w:r>
      <w:r>
        <w:t>reasonable</w:t>
      </w:r>
      <w:r>
        <w:rPr>
          <w:vanish/>
        </w:rPr>
        <w:t>&amp;rdquo;</w:t>
      </w:r>
      <w:r>
        <w:rPr>
          <w:rStyle w:val="pxvis"/>
          <w:rFonts w:ascii="Times NewRoman" w:hAnsi="Times NewRoman"/>
          <w:b w:val="0"/>
          <w:sz w:val="24"/>
        </w:rPr>
        <w:t>”</w:t>
      </w:r>
      <w:r>
        <w:t xml:space="preserve"> time after objection for joinder or substitution of the real party in interest or ratification of the bringing of the action by that party. The effect of joinder, substitution or ratification is the same as if the action had originally been brought in the name of the real party in interest. See e.g. </w:t>
      </w:r>
      <w:r>
        <w:rPr>
          <w:rStyle w:val="pxcc"/>
          <w:color w:val="FF0000"/>
          <w:sz w:val="20"/>
          <w:szCs w:val="20"/>
          <w:vertAlign w:val="superscript"/>
        </w:rPr>
        <w:t>►</w:t>
      </w:r>
      <w:r>
        <w:rPr>
          <w:rStyle w:val="pxcc"/>
        </w:rPr>
        <w:fldChar w:fldCharType="begin"/>
      </w:r>
      <w:r>
        <w:rPr>
          <w:rStyle w:val="pxcc"/>
        </w:rPr>
        <w:instrText>cc.ref.id="I03T3TH"</w:instrText>
      </w:r>
      <w:r>
        <w:rPr>
          <w:rStyle w:val="pxcc"/>
        </w:rPr>
        <w:fldChar w:fldCharType="end"/>
      </w:r>
      <w:r>
        <w:rPr>
          <w:rStyle w:val="pxcc"/>
        </w:rPr>
        <w:t>Lobberecht v. Chendrasekhar, 744 N.W.2d 104 (Iowa 2008)</w:t>
      </w:r>
      <w:r>
        <w:t xml:space="preserve"> (where cause of action for medical malpractice was property of bankruptcy estate and debtor who commenced action was not real party in interest, proper remedy was not to dismiss, but to allow reasonable time, as determined by district court, for substitution of real party in interest).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p.ct.id="86611b80279711ee9dcac71aa3e1ee30|22|14:22"</w:instrText>
      </w:r>
      <w:r>
        <w:fldChar w:fldCharType="end"/>
      </w:r>
      <w:r>
        <w:t xml:space="preserve">Where the court allows a reasonable time for joining or substituting the real party in interest, the defendant should also be given an opportunity to show prejudice. See </w:t>
      </w:r>
      <w:r>
        <w:rPr>
          <w:rStyle w:val="pxcc"/>
          <w:color w:val="FF0000"/>
          <w:sz w:val="20"/>
          <w:szCs w:val="20"/>
          <w:vertAlign w:val="superscript"/>
        </w:rPr>
        <w:t>►</w:t>
      </w:r>
      <w:r>
        <w:rPr>
          <w:rStyle w:val="pxcc"/>
        </w:rPr>
        <w:fldChar w:fldCharType="begin"/>
      </w:r>
      <w:r>
        <w:rPr>
          <w:rStyle w:val="pxcc"/>
        </w:rPr>
        <w:instrText>cc.ref.id="I03VWYD"</w:instrText>
      </w:r>
      <w:r>
        <w:rPr>
          <w:rStyle w:val="pxcc"/>
        </w:rPr>
        <w:fldChar w:fldCharType="end"/>
      </w:r>
      <w:r>
        <w:rPr>
          <w:rStyle w:val="pxcc"/>
        </w:rPr>
        <w:t>Frontier Leasing Corp. v. Treynor Recreation Area, 780 N.W.2d 745 (Iowa 2010)</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p.ct.id="86611b80279711ee9dcac71aa3e1ee30|22|14:22"</w:instrText>
      </w:r>
      <w:r>
        <w:fldChar w:fldCharType="end"/>
      </w:r>
      <w:r>
        <w:t xml:space="preserve">The assignee of an account for collection purposes is the real party in interest for bringing suit on the claim. </w:t>
      </w:r>
      <w:r>
        <w:rPr>
          <w:rStyle w:val="pxcc"/>
          <w:color w:val="FF0000"/>
          <w:sz w:val="20"/>
          <w:szCs w:val="20"/>
          <w:vertAlign w:val="superscript"/>
        </w:rPr>
        <w:t>►</w:t>
      </w:r>
      <w:r>
        <w:rPr>
          <w:rStyle w:val="pxcc"/>
        </w:rPr>
        <w:fldChar w:fldCharType="begin"/>
      </w:r>
      <w:r>
        <w:rPr>
          <w:rStyle w:val="pxcc"/>
        </w:rPr>
        <w:instrText>cc.ref.id="I03HVB2"</w:instrText>
      </w:r>
      <w:r>
        <w:rPr>
          <w:rStyle w:val="pxcc"/>
        </w:rPr>
        <w:fldChar w:fldCharType="end"/>
      </w:r>
      <w:r>
        <w:rPr>
          <w:rStyle w:val="pxcc"/>
        </w:rPr>
        <w:t>Hauge Associates, Inc. v. McGriff, 666 N.W.2d 151 (Iowa 2003)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p.ct.id="86611b80279711ee9dcac71aa3e1ee30|22|14:22"</w:instrText>
      </w:r>
      <w:r>
        <w:fldChar w:fldCharType="end"/>
      </w:r>
      <w:r>
        <w:t xml:space="preserve">Standing to sue is distinct from the issue whether the party is the real party in interest. Real party in interest relates to whether the plaintiff has a significant interest in the particular action the plaintiff has instituted, i.e. whether the plaintiff is the true owner of the right sought to be enforced, while standing requires that the plaintiff demonstrate an injury to a legally protected right. See </w:t>
      </w:r>
      <w:r>
        <w:rPr>
          <w:rStyle w:val="pxcc"/>
          <w:color w:val="FF0000"/>
          <w:sz w:val="20"/>
          <w:szCs w:val="20"/>
          <w:vertAlign w:val="superscript"/>
        </w:rPr>
        <w:t>►</w:t>
      </w:r>
      <w:r>
        <w:rPr>
          <w:rStyle w:val="pxcc"/>
        </w:rPr>
        <w:fldChar w:fldCharType="begin"/>
      </w:r>
      <w:r>
        <w:rPr>
          <w:rStyle w:val="pxcc"/>
        </w:rPr>
        <w:instrText>cc.ref.id="I03KOFY"</w:instrText>
      </w:r>
      <w:r>
        <w:rPr>
          <w:rStyle w:val="pxcc"/>
        </w:rPr>
        <w:fldChar w:fldCharType="end"/>
      </w:r>
      <w:r>
        <w:rPr>
          <w:rStyle w:val="pxcc"/>
        </w:rPr>
        <w:t>Pillsbury Co., Inc. v. Wells Dairy, Inc., 752 N.W.2d 430 (Iowa 2008)</w:t>
      </w:r>
      <w:r>
        <w:t xml:space="preserve"> (where there is an effective assignment, assignment transfers entire rights under contract from assignor to assignee so that assignee assumes not only benefits of contract, but also rights and remedies; fact issue as to whether assignee become real party in interest in action for breach of contract when contract was assigned to assignee).</w:t>
      </w:r>
    </w:p>
    <w:p w:rsidR="00074B4B" w:rsidRDefault="00074B4B">
      <w:pPr>
        <w:pStyle w:val="pxs"/>
        <w:spacing w:before="180"/>
        <w:rPr>
          <w:sz w:val="27"/>
          <w:szCs w:val="27"/>
        </w:rPr>
      </w:pPr>
      <w:r>
        <w:rPr>
          <w:sz w:val="27"/>
          <w:szCs w:val="27"/>
        </w:rPr>
        <w:t>14:23. Contracts</w:t>
      </w:r>
      <w:r>
        <w:rPr>
          <w:rStyle w:val="pxsep"/>
        </w:rPr>
        <w:t xml:space="preserve">-- </w:t>
      </w:r>
      <w:r>
        <w:rPr>
          <w:sz w:val="27"/>
          <w:szCs w:val="27"/>
        </w:rPr>
        <w:t>Statute of frauds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tk.ref.id="I03NHKU"</w:instrText>
      </w:r>
      <w:r>
        <w:rPr>
          <w:rStyle w:val="pxtk"/>
        </w:rPr>
        <w:fldChar w:fldCharType="end"/>
      </w:r>
      <w:r>
        <w:rPr>
          <w:rStyle w:val="pxtk"/>
        </w:rPr>
        <w:t>West's Key Number Digest, Frauds, Statute of &amp;key; 151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rc.ref.id="I01YA7H"</w:instrText>
      </w:r>
      <w:r>
        <w:rPr>
          <w:rStyle w:val="pxrc"/>
        </w:rPr>
        <w:fldChar w:fldCharType="end"/>
      </w:r>
      <w:r>
        <w:rPr>
          <w:rStyle w:val="pxrc"/>
        </w:rPr>
        <w:t xml:space="preserve">C.J.S., Frauds, Statute Of </w:t>
      </w:r>
      <w:r>
        <w:rPr>
          <w:rStyle w:val="pxrc"/>
          <w:vanish/>
        </w:rPr>
        <w:t>&amp;ss;</w:t>
      </w:r>
      <w:r>
        <w:rPr>
          <w:rStyle w:val="pxvis"/>
          <w:rFonts w:ascii="Times NewRoman" w:hAnsi="Times NewRoman"/>
          <w:b w:val="0"/>
          <w:sz w:val="24"/>
        </w:rPr>
        <w:t>§§</w:t>
      </w:r>
      <w:r>
        <w:rPr>
          <w:rStyle w:val="pxrc"/>
        </w:rPr>
        <w:t>184 to 186, 192 to 194</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form.fid="I6db5ee70a62311dfa8bb0000837214a9"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Defendant denies Defendant made the oral contract alleged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Defendant signed no writing or memorandum of the contract alleged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Plaintiff's contract was not to be performed within a year from the date it is alleged to have been made [</w:t>
      </w:r>
      <w:r>
        <w:rPr>
          <w:rStyle w:val="pxi"/>
          <w:i/>
          <w:iCs/>
        </w:rPr>
        <w:t>or</w:t>
      </w:r>
      <w:r>
        <w:t xml:space="preserve"> was for the transfer of real estate </w:t>
      </w:r>
      <w:r>
        <w:rPr>
          <w:rStyle w:val="pxi"/>
          <w:i/>
          <w:iCs/>
        </w:rPr>
        <w:t xml:space="preserve">or otherwise describe it to show it is within </w:t>
      </w:r>
      <w:r>
        <w:rPr>
          <w:rStyle w:val="pxst"/>
          <w:i/>
          <w:iCs/>
          <w:color w:val="FF0000"/>
          <w:sz w:val="20"/>
          <w:szCs w:val="20"/>
          <w:vertAlign w:val="superscript"/>
        </w:rPr>
        <w:t>►</w:t>
      </w:r>
      <w:r>
        <w:rPr>
          <w:rStyle w:val="pxst"/>
          <w:i/>
          <w:iCs/>
        </w:rPr>
        <w:fldChar w:fldCharType="begin"/>
      </w:r>
      <w:r>
        <w:rPr>
          <w:rStyle w:val="pxst"/>
          <w:i/>
          <w:iCs/>
        </w:rPr>
        <w:instrText>st.ref.id="I03HVB5"</w:instrText>
      </w:r>
      <w:r>
        <w:rPr>
          <w:rStyle w:val="pxst"/>
          <w:i/>
          <w:iCs/>
        </w:rPr>
        <w:fldChar w:fldCharType="end"/>
      </w:r>
      <w:r>
        <w:rPr>
          <w:rStyle w:val="pxst"/>
          <w:i/>
          <w:iCs/>
        </w:rPr>
        <w:t>I.C.A. section 622.32</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xml:space="preserve">Under the statute of frauds, evidence of certain types of contracts is inadmissible, unless it is </w:t>
      </w:r>
      <w:r>
        <w:rPr>
          <w:vanish/>
        </w:rPr>
        <w:t>&amp;ldquo;</w:t>
      </w:r>
      <w:r>
        <w:rPr>
          <w:rStyle w:val="pxvis"/>
          <w:rFonts w:ascii="Times NewRoman" w:hAnsi="Times NewRoman"/>
          <w:b w:val="0"/>
          <w:sz w:val="24"/>
        </w:rPr>
        <w:t>“</w:t>
      </w:r>
      <w:r>
        <w:t>in writing and signed by the party</w:t>
      </w:r>
      <w:r>
        <w:rPr>
          <w:vanish/>
        </w:rPr>
        <w:t>&amp;rdquo;</w:t>
      </w:r>
      <w:r>
        <w:rPr>
          <w:rStyle w:val="pxvis"/>
          <w:rFonts w:ascii="Times NewRoman" w:hAnsi="Times NewRoman"/>
          <w:b w:val="0"/>
          <w:sz w:val="24"/>
        </w:rPr>
        <w:t>”</w:t>
      </w:r>
      <w:r>
        <w:t xml:space="preserve"> sought to be charged. </w:t>
      </w:r>
      <w:r>
        <w:rPr>
          <w:rStyle w:val="pxst"/>
          <w:color w:val="FF0000"/>
          <w:sz w:val="20"/>
          <w:szCs w:val="20"/>
          <w:vertAlign w:val="superscript"/>
        </w:rPr>
        <w:t>►</w:t>
      </w:r>
      <w:r>
        <w:rPr>
          <w:rStyle w:val="pxst"/>
        </w:rPr>
        <w:fldChar w:fldCharType="begin"/>
      </w:r>
      <w:r>
        <w:rPr>
          <w:rStyle w:val="pxst"/>
        </w:rPr>
        <w:instrText>st.ref.id="I03KOG1"</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622.32</w:t>
      </w:r>
      <w:r>
        <w:t xml:space="preserve">. See generally </w:t>
      </w:r>
      <w:r>
        <w:rPr>
          <w:rStyle w:val="pxcc"/>
          <w:color w:val="FF0000"/>
          <w:sz w:val="20"/>
          <w:szCs w:val="20"/>
          <w:vertAlign w:val="superscript"/>
        </w:rPr>
        <w:t>►</w:t>
      </w:r>
      <w:r>
        <w:rPr>
          <w:rStyle w:val="pxcc"/>
        </w:rPr>
        <w:fldChar w:fldCharType="begin"/>
      </w:r>
      <w:r>
        <w:rPr>
          <w:rStyle w:val="pxcc"/>
        </w:rPr>
        <w:instrText>cc.ref.id="I03NHKX"</w:instrText>
      </w:r>
      <w:r>
        <w:rPr>
          <w:rStyle w:val="pxcc"/>
        </w:rPr>
        <w:fldChar w:fldCharType="end"/>
      </w:r>
      <w:r>
        <w:rPr>
          <w:rStyle w:val="pxcc"/>
        </w:rPr>
        <w:t>Harriott v. Tronvold, 671 N.W.2d 417 (Iowa 2003)</w:t>
      </w:r>
      <w:r>
        <w:t xml:space="preserve">; </w:t>
      </w:r>
      <w:r>
        <w:rPr>
          <w:rStyle w:val="pxcc"/>
          <w:color w:val="FF0000"/>
          <w:sz w:val="20"/>
          <w:szCs w:val="20"/>
          <w:vertAlign w:val="superscript"/>
        </w:rPr>
        <w:t>►</w:t>
      </w:r>
      <w:r>
        <w:rPr>
          <w:rStyle w:val="pxcc"/>
        </w:rPr>
        <w:fldChar w:fldCharType="begin"/>
      </w:r>
      <w:r>
        <w:rPr>
          <w:rStyle w:val="pxcc"/>
        </w:rPr>
        <w:instrText>cc.ref.id="I03QAPT"</w:instrText>
      </w:r>
      <w:r>
        <w:rPr>
          <w:rStyle w:val="pxcc"/>
        </w:rPr>
        <w:fldChar w:fldCharType="end"/>
      </w:r>
      <w:r>
        <w:rPr>
          <w:rStyle w:val="pxcc"/>
        </w:rPr>
        <w:t>Kolkman v. Roth, 656 N.W.2d 148 (Iowa 2003)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xml:space="preserve">Because the statute of frauds, </w:t>
      </w:r>
      <w:r>
        <w:rPr>
          <w:rStyle w:val="pxst"/>
          <w:color w:val="FF0000"/>
          <w:sz w:val="20"/>
          <w:szCs w:val="20"/>
          <w:vertAlign w:val="superscript"/>
        </w:rPr>
        <w:t>►</w:t>
      </w:r>
      <w:r>
        <w:rPr>
          <w:rStyle w:val="pxst"/>
        </w:rPr>
        <w:fldChar w:fldCharType="begin"/>
      </w:r>
      <w:r>
        <w:rPr>
          <w:rStyle w:val="pxst"/>
        </w:rPr>
        <w:instrText>st.ref.id="I03T3UP"</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622.32</w:t>
      </w:r>
      <w:r>
        <w:t>, is merely an evidentiary rule in Iowa, it may be unnecessary to plead the applicability of that statute specifically. It should be enough merely to object to oral testimony of contracts that come within the scope of the statute.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xml:space="preserve">Paragraphs one and two of this form should be used in any action where a contract is alleged in the petition. Failure to specifically deny the existence of any such contract will allow for a recovery for breach of the contract even if the contract is within the scope of the statute. </w:t>
      </w:r>
      <w:r>
        <w:rPr>
          <w:rStyle w:val="pxst"/>
          <w:color w:val="FF0000"/>
          <w:sz w:val="20"/>
          <w:szCs w:val="20"/>
          <w:vertAlign w:val="superscript"/>
        </w:rPr>
        <w:t>►</w:t>
      </w:r>
      <w:r>
        <w:rPr>
          <w:rStyle w:val="pxst"/>
        </w:rPr>
        <w:fldChar w:fldCharType="begin"/>
      </w:r>
      <w:r>
        <w:rPr>
          <w:rStyle w:val="pxst"/>
        </w:rPr>
        <w:instrText>st.ref.id="I03HVB7"</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622.34</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The statute of frauds is also raised in paragraph three of this form and may be used to raise other issues covered by the statute, including the following:</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Contracts in consideration of marriage;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Contracts wherein one person promises to answer for the debt of another;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Contracts for the creation or transfer of any interest in land, except leases for a term not exceeding one year; and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p.ct.id="86611b80279711ee9dcac71aa3e1ee30|23|14:23"</w:instrText>
      </w:r>
      <w:r>
        <w:fldChar w:fldCharType="end"/>
      </w:r>
      <w:r>
        <w:t>-- Contracts that are not performed within one year.</w:t>
      </w:r>
    </w:p>
    <w:p w:rsidR="00074B4B" w:rsidRDefault="00074B4B">
      <w:pPr>
        <w:pStyle w:val="pxs"/>
        <w:spacing w:before="180"/>
        <w:rPr>
          <w:sz w:val="27"/>
          <w:szCs w:val="27"/>
        </w:rPr>
      </w:pPr>
      <w:r>
        <w:rPr>
          <w:sz w:val="27"/>
          <w:szCs w:val="27"/>
        </w:rPr>
        <w:t>14:24. Statute</w:t>
      </w:r>
      <w:r>
        <w:rPr>
          <w:rStyle w:val="pxsep"/>
        </w:rPr>
        <w:t xml:space="preserve">-- </w:t>
      </w:r>
      <w:r>
        <w:rPr>
          <w:sz w:val="27"/>
          <w:szCs w:val="27"/>
        </w:rPr>
        <w:t>Unconstitutionality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tk.ref.id="I03KOG3"</w:instrText>
      </w:r>
      <w:r>
        <w:rPr>
          <w:rStyle w:val="pxtk"/>
        </w:rPr>
        <w:fldChar w:fldCharType="end"/>
      </w:r>
      <w:r>
        <w:rPr>
          <w:rStyle w:val="pxtk"/>
        </w:rPr>
        <w:t>West's Key Number Digest, Constitutional Law &amp;key; 46(2)</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tk.ref.id="I03NHKZ"</w:instrText>
      </w:r>
      <w:r>
        <w:rPr>
          <w:rStyle w:val="pxtk"/>
        </w:rPr>
        <w:fldChar w:fldCharType="end"/>
      </w:r>
      <w:r>
        <w:rPr>
          <w:rStyle w:val="pxtk"/>
        </w:rPr>
        <w:t>West's Key Number Digest, Statutes &amp;key; 279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rc.ref.id="I01YA8P"</w:instrText>
      </w:r>
      <w:r>
        <w:rPr>
          <w:rStyle w:val="pxrc"/>
        </w:rPr>
        <w:fldChar w:fldCharType="end"/>
      </w:r>
      <w:r>
        <w:rPr>
          <w:rStyle w:val="pxrc"/>
        </w:rPr>
        <w:t xml:space="preserve">C.J.S., Constitutional Law </w:t>
      </w:r>
      <w:r>
        <w:rPr>
          <w:rStyle w:val="pxrc"/>
          <w:vanish/>
        </w:rPr>
        <w:t>&amp;ss;</w:t>
      </w:r>
      <w:r>
        <w:rPr>
          <w:rStyle w:val="pxvis"/>
          <w:rFonts w:ascii="Times NewRoman" w:hAnsi="Times NewRoman"/>
          <w:b w:val="0"/>
          <w:sz w:val="24"/>
        </w:rPr>
        <w:t>§§</w:t>
      </w:r>
      <w:r>
        <w:rPr>
          <w:rStyle w:val="pxrc"/>
        </w:rPr>
        <w:t>86, 88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rc.ref.id="I0213DL"</w:instrText>
      </w:r>
      <w:r>
        <w:rPr>
          <w:rStyle w:val="pxrc"/>
        </w:rPr>
        <w:fldChar w:fldCharType="end"/>
      </w:r>
      <w:r>
        <w:rPr>
          <w:rStyle w:val="pxrc"/>
        </w:rPr>
        <w:t xml:space="preserve">C.J.S., Statutes </w:t>
      </w:r>
      <w:r>
        <w:rPr>
          <w:rStyle w:val="pxrc"/>
          <w:vanish/>
        </w:rPr>
        <w:t>&amp;ss;</w:t>
      </w:r>
      <w:r>
        <w:rPr>
          <w:rStyle w:val="pxvis"/>
          <w:rFonts w:ascii="Times NewRoman" w:hAnsi="Times NewRoman"/>
          <w:b w:val="0"/>
          <w:sz w:val="24"/>
        </w:rPr>
        <w:t>§§</w:t>
      </w:r>
      <w:r>
        <w:rPr>
          <w:rStyle w:val="pxrc"/>
        </w:rPr>
        <w:t>432 to 435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form.fid="I6b35d340a62311dfa8bb0000837214a9"</w:instrText>
      </w:r>
      <w:r>
        <w:fldChar w:fldCharType="end"/>
      </w:r>
      <w:r>
        <w:rPr>
          <w:color w:val="FF0000"/>
          <w:sz w:val="20"/>
          <w:szCs w:val="20"/>
          <w:vertAlign w:val="superscript"/>
        </w:rPr>
        <w:t>►</w:t>
      </w:r>
      <w:r>
        <w:fldChar w:fldCharType="begin"/>
      </w:r>
      <w:r>
        <w:instrText>p.ct.id="86611b80279711ee9dcac71aa3e1ee30|24|14:24"</w:instrText>
      </w:r>
      <w:r>
        <w:fldChar w:fldCharType="end"/>
      </w:r>
      <w:r>
        <w:rPr>
          <w:rStyle w:val="pxsst"/>
          <w:color w:val="FF0000"/>
          <w:sz w:val="20"/>
          <w:szCs w:val="20"/>
          <w:vertAlign w:val="superscript"/>
        </w:rPr>
        <w:t>►</w:t>
      </w:r>
      <w:r>
        <w:rPr>
          <w:rStyle w:val="pxsst"/>
        </w:rPr>
        <w:fldChar w:fldCharType="begin"/>
      </w:r>
      <w:r>
        <w:rPr>
          <w:rStyle w:val="pxsst"/>
        </w:rPr>
        <w:instrText>sst.ref.id="I03NHQN"</w:instrText>
      </w:r>
      <w:r>
        <w:rPr>
          <w:rStyle w:val="pxsst"/>
        </w:rPr>
        <w:fldChar w:fldCharType="end"/>
      </w:r>
      <w:r>
        <w:rPr>
          <w:rStyle w:val="pxsst"/>
        </w:rPr>
        <w:t xml:space="preserve">I.C.A. </w:t>
      </w:r>
      <w:r>
        <w:rPr>
          <w:rStyle w:val="pxsst"/>
          <w:vanish/>
        </w:rPr>
        <w:t>&amp;s;</w:t>
      </w:r>
      <w:r>
        <w:rPr>
          <w:rStyle w:val="pxvis"/>
          <w:rFonts w:ascii="Times NewRoman" w:hAnsi="Times NewRoman"/>
          <w:b w:val="0"/>
          <w:sz w:val="24"/>
        </w:rPr>
        <w:t>§</w:t>
      </w:r>
      <w:r>
        <w:rPr>
          <w:rStyle w:val="pxsst"/>
        </w:rPr>
        <w:t>__</w:t>
      </w:r>
      <w:r>
        <w:t xml:space="preserve"> is unconstitutional and affords Plaintiff no rights or protection against Defendant because ... .</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p.ct.id="86611b80279711ee9dcac71aa3e1ee30|24|14:24"</w:instrText>
      </w:r>
      <w:r>
        <w:fldChar w:fldCharType="end"/>
      </w:r>
      <w:r>
        <w:rPr>
          <w:rStyle w:val="pxsst"/>
          <w:color w:val="FF0000"/>
          <w:sz w:val="20"/>
          <w:szCs w:val="20"/>
          <w:vertAlign w:val="superscript"/>
        </w:rPr>
        <w:t>►</w:t>
      </w:r>
      <w:r>
        <w:rPr>
          <w:rStyle w:val="pxsst"/>
        </w:rPr>
        <w:fldChar w:fldCharType="begin"/>
      </w:r>
      <w:r>
        <w:rPr>
          <w:rStyle w:val="pxsst"/>
        </w:rPr>
        <w:instrText>sst.ref.id="I03QAVJ"</w:instrText>
      </w:r>
      <w:r>
        <w:rPr>
          <w:rStyle w:val="pxsst"/>
        </w:rPr>
        <w:fldChar w:fldCharType="end"/>
      </w:r>
      <w:r>
        <w:rPr>
          <w:rStyle w:val="pxsst"/>
        </w:rPr>
        <w:t xml:space="preserve">I.C.A. </w:t>
      </w:r>
      <w:r>
        <w:rPr>
          <w:rStyle w:val="pxsst"/>
          <w:vanish/>
        </w:rPr>
        <w:t>&amp;s;</w:t>
      </w:r>
      <w:r>
        <w:rPr>
          <w:rStyle w:val="pxvis"/>
          <w:rFonts w:ascii="Times NewRoman" w:hAnsi="Times NewRoman"/>
          <w:b w:val="0"/>
          <w:sz w:val="24"/>
        </w:rPr>
        <w:t>§</w:t>
      </w:r>
      <w:r>
        <w:rPr>
          <w:rStyle w:val="pxsst"/>
        </w:rPr>
        <w:t>__</w:t>
      </w:r>
      <w:r>
        <w:t xml:space="preserve"> violates Article ____, </w:t>
      </w:r>
      <w:r>
        <w:rPr>
          <w:vanish/>
        </w:rPr>
        <w:t>&amp;s;</w:t>
      </w:r>
      <w:r>
        <w:rPr>
          <w:rStyle w:val="pxvis"/>
          <w:rFonts w:ascii="Times NewRoman" w:hAnsi="Times NewRoman"/>
          <w:b w:val="0"/>
          <w:sz w:val="24"/>
        </w:rPr>
        <w:t>§</w:t>
      </w:r>
      <w:r>
        <w:t xml:space="preserve">__, of the </w:t>
      </w:r>
      <w:r>
        <w:rPr>
          <w:rStyle w:val="pxsst"/>
          <w:color w:val="FF0000"/>
          <w:sz w:val="20"/>
          <w:szCs w:val="20"/>
          <w:vertAlign w:val="superscript"/>
        </w:rPr>
        <w:t>►</w:t>
      </w:r>
      <w:r>
        <w:rPr>
          <w:rStyle w:val="pxsst"/>
        </w:rPr>
        <w:fldChar w:fldCharType="begin"/>
      </w:r>
      <w:r>
        <w:rPr>
          <w:rStyle w:val="pxsst"/>
        </w:rPr>
        <w:instrText>sst.ref.id="I03T40F"</w:instrText>
      </w:r>
      <w:r>
        <w:rPr>
          <w:rStyle w:val="pxsst"/>
        </w:rPr>
        <w:fldChar w:fldCharType="end"/>
      </w:r>
      <w:r>
        <w:rPr>
          <w:rStyle w:val="pxsst"/>
        </w:rPr>
        <w:t>Iowa Constitution</w:t>
      </w:r>
      <w:r>
        <w:t xml:space="preserve"> because ... .</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p.ct.id="86611b80279711ee9dcac71aa3e1ee30|24|14:24"</w:instrText>
      </w:r>
      <w:r>
        <w:fldChar w:fldCharType="end"/>
      </w:r>
      <w:r>
        <w:rPr>
          <w:vanish/>
        </w:rPr>
        <w:t>&amp;s;</w:t>
      </w:r>
      <w:r>
        <w:rPr>
          <w:rStyle w:val="pxvis"/>
          <w:rFonts w:ascii="Times NewRoman" w:hAnsi="Times NewRoman"/>
          <w:b w:val="0"/>
          <w:sz w:val="24"/>
        </w:rPr>
        <w:t>§</w:t>
      </w:r>
      <w:r>
        <w:t xml:space="preserve">__ violates </w:t>
      </w:r>
      <w:r>
        <w:rPr>
          <w:rStyle w:val="pxsst"/>
          <w:color w:val="FF0000"/>
          <w:sz w:val="20"/>
          <w:szCs w:val="20"/>
          <w:vertAlign w:val="superscript"/>
        </w:rPr>
        <w:t>►</w:t>
      </w:r>
      <w:r>
        <w:rPr>
          <w:rStyle w:val="pxsst"/>
        </w:rPr>
        <w:fldChar w:fldCharType="begin"/>
      </w:r>
      <w:r>
        <w:rPr>
          <w:rStyle w:val="pxsst"/>
        </w:rPr>
        <w:instrText>sst.ref.id="I03HVGX"</w:instrText>
      </w:r>
      <w:r>
        <w:rPr>
          <w:rStyle w:val="pxsst"/>
        </w:rPr>
        <w:fldChar w:fldCharType="end"/>
      </w:r>
      <w:r>
        <w:rPr>
          <w:rStyle w:val="pxsst"/>
        </w:rPr>
        <w:t xml:space="preserve">Article ____, </w:t>
      </w:r>
      <w:r>
        <w:rPr>
          <w:rStyle w:val="pxsst"/>
          <w:vanish/>
        </w:rPr>
        <w:t>&amp;s;</w:t>
      </w:r>
      <w:r>
        <w:rPr>
          <w:rStyle w:val="pxvis"/>
          <w:rFonts w:ascii="Times NewRoman" w:hAnsi="Times NewRoman"/>
          <w:b w:val="0"/>
          <w:sz w:val="24"/>
        </w:rPr>
        <w:t>§</w:t>
      </w:r>
      <w:r>
        <w:rPr>
          <w:rStyle w:val="pxsst"/>
        </w:rPr>
        <w:t>__, and the ____ Amendment to the Constitution of the United States</w:t>
      </w:r>
      <w:r>
        <w:t xml:space="preserve"> because ... .</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p.ct.id="86611b80279711ee9dcac71aa3e1ee30|24|14:24"</w:instrText>
      </w:r>
      <w:r>
        <w:fldChar w:fldCharType="end"/>
      </w:r>
      <w:r>
        <w:t xml:space="preserve">All laws passed by the legislature are presumed to be constitutional. Therefore, any attack on the constitutionality of a statute must specifically set forth the grounds on which it is alleged the statute is constitutionally defective. </w:t>
      </w:r>
      <w:r>
        <w:rPr>
          <w:rStyle w:val="pxcc"/>
          <w:color w:val="FF0000"/>
          <w:sz w:val="20"/>
          <w:szCs w:val="20"/>
          <w:vertAlign w:val="superscript"/>
        </w:rPr>
        <w:t>►</w:t>
      </w:r>
      <w:r>
        <w:rPr>
          <w:rStyle w:val="pxcc"/>
        </w:rPr>
        <w:fldChar w:fldCharType="begin"/>
      </w:r>
      <w:r>
        <w:rPr>
          <w:rStyle w:val="pxcc"/>
        </w:rPr>
        <w:instrText>cc.ref.id="I03KOLT"</w:instrText>
      </w:r>
      <w:r>
        <w:rPr>
          <w:rStyle w:val="pxcc"/>
        </w:rPr>
        <w:fldChar w:fldCharType="end"/>
      </w:r>
      <w:r>
        <w:rPr>
          <w:rStyle w:val="pxcc"/>
        </w:rPr>
        <w:t>Cole v. City of Osceola, 179 N.W.2d 524 (Iowa 1970)</w:t>
      </w:r>
      <w:r>
        <w:t>.</w:t>
      </w:r>
    </w:p>
    <w:p w:rsidR="00074B4B" w:rsidRDefault="00074B4B">
      <w:pPr>
        <w:pStyle w:val="pxs"/>
        <w:spacing w:before="180"/>
        <w:rPr>
          <w:sz w:val="27"/>
          <w:szCs w:val="27"/>
        </w:rPr>
      </w:pPr>
      <w:r>
        <w:rPr>
          <w:sz w:val="27"/>
          <w:szCs w:val="27"/>
        </w:rPr>
        <w:t>14:25. Statute</w:t>
      </w:r>
      <w:r>
        <w:rPr>
          <w:rStyle w:val="pxsep"/>
        </w:rPr>
        <w:t xml:space="preserve">-- </w:t>
      </w:r>
      <w:r>
        <w:rPr>
          <w:sz w:val="27"/>
          <w:szCs w:val="27"/>
        </w:rPr>
        <w:t>Constitutionality</w:t>
      </w:r>
      <w:r>
        <w:rPr>
          <w:rStyle w:val="pxsep"/>
        </w:rPr>
        <w:t xml:space="preserve">-- </w:t>
      </w:r>
      <w:r>
        <w:rPr>
          <w:sz w:val="27"/>
          <w:szCs w:val="27"/>
        </w:rPr>
        <w:t>Lack of standing</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tk.ref.id="I03NHQP"</w:instrText>
      </w:r>
      <w:r>
        <w:rPr>
          <w:rStyle w:val="pxtk"/>
        </w:rPr>
        <w:fldChar w:fldCharType="end"/>
      </w:r>
      <w:r>
        <w:rPr>
          <w:rStyle w:val="pxtk"/>
        </w:rPr>
        <w:t>West's Key Number Digest, Constitutional Law &amp;key; 41, 46(2)</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tk.ref.id="I03T40H"</w:instrText>
      </w:r>
      <w:r>
        <w:rPr>
          <w:rStyle w:val="pxtk"/>
        </w:rPr>
        <w:fldChar w:fldCharType="end"/>
      </w:r>
      <w:r>
        <w:rPr>
          <w:rStyle w:val="pxtk"/>
        </w:rPr>
        <w:t>West's Key Number Digest, Parties &amp;key; 76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rc.ref.id="I01ZE3R"</w:instrText>
      </w:r>
      <w:r>
        <w:rPr>
          <w:rStyle w:val="pxrc"/>
        </w:rPr>
        <w:fldChar w:fldCharType="end"/>
      </w:r>
      <w:r>
        <w:rPr>
          <w:rStyle w:val="pxrc"/>
        </w:rPr>
        <w:t xml:space="preserve">C.J.S., Constitutional Law </w:t>
      </w:r>
      <w:r>
        <w:rPr>
          <w:rStyle w:val="pxrc"/>
          <w:vanish/>
        </w:rPr>
        <w:t>&amp;ss;</w:t>
      </w:r>
      <w:r>
        <w:rPr>
          <w:rStyle w:val="pxvis"/>
          <w:rFonts w:ascii="Times NewRoman" w:hAnsi="Times NewRoman"/>
          <w:b w:val="0"/>
          <w:sz w:val="24"/>
        </w:rPr>
        <w:t>§§</w:t>
      </w:r>
      <w:r>
        <w:rPr>
          <w:rStyle w:val="pxrc"/>
        </w:rPr>
        <w:t>64 to 86, 88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rc.ref.id="I02278N"</w:instrText>
      </w:r>
      <w:r>
        <w:rPr>
          <w:rStyle w:val="pxrc"/>
        </w:rPr>
        <w:fldChar w:fldCharType="end"/>
      </w:r>
      <w:r>
        <w:rPr>
          <w:rStyle w:val="pxrc"/>
        </w:rPr>
        <w:t xml:space="preserve">C.J.S., Parties </w:t>
      </w:r>
      <w:r>
        <w:rPr>
          <w:rStyle w:val="pxrc"/>
          <w:vanish/>
        </w:rPr>
        <w:t>&amp;ss;</w:t>
      </w:r>
      <w:r>
        <w:rPr>
          <w:rStyle w:val="pxvis"/>
          <w:rFonts w:ascii="Times NewRoman" w:hAnsi="Times NewRoman"/>
          <w:b w:val="0"/>
          <w:sz w:val="24"/>
        </w:rPr>
        <w:t>§§</w:t>
      </w:r>
      <w:r>
        <w:rPr>
          <w:rStyle w:val="pxrc"/>
        </w:rPr>
        <w:t>184 to 196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form.fid="I6b36bda0a62311dfa8bb0000837214a9"</w:instrText>
      </w:r>
      <w:r>
        <w:fldChar w:fldCharType="end"/>
      </w:r>
      <w:r>
        <w:rPr>
          <w:color w:val="FF0000"/>
          <w:sz w:val="20"/>
          <w:szCs w:val="20"/>
          <w:vertAlign w:val="superscript"/>
        </w:rPr>
        <w:t>►</w:t>
      </w:r>
      <w:r>
        <w:fldChar w:fldCharType="begin"/>
      </w:r>
      <w:r>
        <w:instrText>p.ct.id="86611b80279711ee9dcac71aa3e1ee30|25|14:25"</w:instrText>
      </w:r>
      <w:r>
        <w:fldChar w:fldCharType="end"/>
      </w:r>
      <w:r>
        <w:t>Defendant states that Plaintiff lacks standing to challenge the constitutionality of the statute for the reason that ....</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p.ct.id="86611b80279711ee9dcac71aa3e1ee30|25|14:25"</w:instrText>
      </w:r>
      <w:r>
        <w:fldChar w:fldCharType="end"/>
      </w:r>
      <w:r>
        <w:t>Only one who is affected by a statute may raise its constitutionality. This form should be used when challenging the standing of a party to raise the constitutional issue.</w:t>
      </w:r>
    </w:p>
    <w:p w:rsidR="00074B4B" w:rsidRDefault="00074B4B" w:rsidP="005A7FB8">
      <w:pPr>
        <w:shd w:val="clear" w:color="auto" w:fill="FFFFFF"/>
        <w:ind w:firstLine="720"/>
        <w:pPrChange w:id="0" w:author="Barry Lindahl" w:date="2023-08-19T08:58:00Z">
          <w:pPr>
            <w:pStyle w:val="pxformp"/>
            <w:shd w:val="clear" w:color="000000" w:fill="FFFFFF"/>
            <w:ind w:firstLine="720"/>
          </w:pPr>
        </w:pPrChange>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p.ct.id="86611b80279711ee9dcac71aa3e1ee30|25|14:25"</w:instrText>
      </w:r>
      <w:r>
        <w:fldChar w:fldCharType="end"/>
      </w:r>
      <w:r>
        <w:t xml:space="preserve">Standing is defined as the right of the person to seek judicial relief from an alleged injury. Upon an objection of standing, the burden is on the plaintiff to show a specific, personal and legal interest in the litigation and injury. </w:t>
      </w:r>
      <w:ins w:id="1" w:author="Barry Lindahl" w:date="2023-08-19T08:58:00Z">
        <w:r w:rsidR="005A7FB8">
          <w:rPr>
            <w:rFonts w:ascii="Times New Roman" w:hAnsi="Times New Roman"/>
            <w:color w:val="000000"/>
          </w:rPr>
          <w:t>Standing “must exist at the commencement of the litigation.</w:t>
        </w:r>
      </w:ins>
      <w:ins w:id="2" w:author="Barry Lindahl" w:date="2023-12-09T07:43:00Z">
        <w:r w:rsidR="00B66797">
          <w:rPr>
            <w:rFonts w:ascii="Times New Roman" w:hAnsi="Times New Roman"/>
            <w:color w:val="000000"/>
          </w:rPr>
          <w:t>”</w:t>
        </w:r>
      </w:ins>
      <w:ins w:id="3" w:author="Barry Lindahl" w:date="2023-08-19T08:58:00Z">
        <w:r w:rsidR="005A7FB8">
          <w:rPr>
            <w:rFonts w:ascii="Times New Roman" w:hAnsi="Times New Roman"/>
            <w:color w:val="000000"/>
          </w:rPr>
          <w:t xml:space="preserve"> LS Power Midcontinent, LLC v. State, 988 N.W.2d 316, 329 (Iowa 2023), reh'g denied (Apr. 26, 2023). </w:t>
        </w:r>
      </w:ins>
      <w:r>
        <w:t xml:space="preserve">See </w:t>
      </w:r>
      <w:r>
        <w:rPr>
          <w:rStyle w:val="pxcc"/>
          <w:color w:val="FF0000"/>
          <w:sz w:val="20"/>
          <w:szCs w:val="20"/>
          <w:vertAlign w:val="superscript"/>
        </w:rPr>
        <w:t>►</w:t>
      </w:r>
      <w:r>
        <w:rPr>
          <w:rStyle w:val="pxcc"/>
        </w:rPr>
        <w:fldChar w:fldCharType="begin"/>
      </w:r>
      <w:r>
        <w:rPr>
          <w:rStyle w:val="pxcc"/>
        </w:rPr>
        <w:instrText>cc.ref.id="I03HVGZ"</w:instrText>
      </w:r>
      <w:r>
        <w:rPr>
          <w:rStyle w:val="pxcc"/>
        </w:rPr>
        <w:fldChar w:fldCharType="end"/>
      </w:r>
      <w:r>
        <w:rPr>
          <w:rStyle w:val="pxcc"/>
        </w:rPr>
        <w:t>Bushby v. Washington County Conservation Bd., 654 N.W.2d 494 (Iowa 2002)</w:t>
      </w:r>
      <w:r>
        <w:t xml:space="preserve">; </w:t>
      </w:r>
      <w:r>
        <w:rPr>
          <w:rStyle w:val="pxcc"/>
          <w:color w:val="FF0000"/>
          <w:sz w:val="20"/>
          <w:szCs w:val="20"/>
          <w:vertAlign w:val="superscript"/>
        </w:rPr>
        <w:t>►</w:t>
      </w:r>
      <w:r>
        <w:rPr>
          <w:rStyle w:val="pxcc"/>
        </w:rPr>
        <w:fldChar w:fldCharType="begin"/>
      </w:r>
      <w:r>
        <w:rPr>
          <w:rStyle w:val="pxcc"/>
        </w:rPr>
        <w:instrText>cc.ref.id="I03KOLV"</w:instrText>
      </w:r>
      <w:r>
        <w:rPr>
          <w:rStyle w:val="pxcc"/>
        </w:rPr>
        <w:fldChar w:fldCharType="end"/>
      </w:r>
      <w:r>
        <w:rPr>
          <w:rStyle w:val="pxcc"/>
        </w:rPr>
        <w:t>Clark v. Iowa State Commerce Commission, 286 N.W.2d 208 (Iowa 1979)</w:t>
      </w:r>
      <w:r>
        <w:t xml:space="preserve">. The plaintiff must have suffered an injury in fact--an invasion of a legally protected interest which is concrete and particularized and actual or imminent, not conjectural or hypothetical. There must be a causal connection between the injury and the conduct complained of--the injury has to be fairly traceable to the challenged action of the defendant and not the result of the independent action of some third party. And it must be likely and not merely speculative that the injury will be redressed by a favorable decision. </w:t>
      </w:r>
      <w:r>
        <w:rPr>
          <w:rStyle w:val="pxcc"/>
          <w:color w:val="FF0000"/>
          <w:sz w:val="20"/>
          <w:szCs w:val="20"/>
          <w:vertAlign w:val="superscript"/>
        </w:rPr>
        <w:t>►</w:t>
      </w:r>
      <w:r>
        <w:rPr>
          <w:rStyle w:val="pxcc"/>
        </w:rPr>
        <w:fldChar w:fldCharType="begin"/>
      </w:r>
      <w:r>
        <w:rPr>
          <w:rStyle w:val="pxcc"/>
        </w:rPr>
        <w:instrText>cc.ref.id="I03NHQR"</w:instrText>
      </w:r>
      <w:r>
        <w:rPr>
          <w:rStyle w:val="pxcc"/>
        </w:rPr>
        <w:fldChar w:fldCharType="end"/>
      </w:r>
      <w:r>
        <w:rPr>
          <w:rStyle w:val="pxcc"/>
        </w:rPr>
        <w:t>Sanchez v. State, 692 N.W.2d 812, 16 A.L.R.6th 825 (Iowa 2005)</w:t>
      </w:r>
      <w:r>
        <w:t>. See also</w:t>
      </w:r>
      <w:ins w:id="4" w:author="Barry Lindahl" w:date="2023-08-19T08:58:00Z">
        <w:r w:rsidR="005A7FB8">
          <w:t xml:space="preserve"> </w:t>
        </w:r>
      </w:ins>
      <w:del w:id="5" w:author="Barry Lindahl" w:date="2023-08-19T08:58:00Z">
        <w:r w:rsidDel="005A7FB8">
          <w:delText xml:space="preserve"> </w:delText>
        </w:r>
      </w:del>
      <w:ins w:id="6" w:author="Barry Lindahl" w:date="2023-08-19T08:57:00Z">
        <w:r w:rsidR="005A7FB8">
          <w:rPr>
            <w:rFonts w:ascii="Times New Roman" w:hAnsi="Times New Roman"/>
            <w:color w:val="000000"/>
          </w:rPr>
          <w:t>LS Power Midcontinent, LLC v. State, 988 N.W.2d 316, 329 (Iowa 2023), reh'g denied (Apr. 26, 2023)</w:t>
        </w:r>
      </w:ins>
      <w:ins w:id="7" w:author="Barry Lindahl" w:date="2023-08-19T08:58:00Z">
        <w:r w:rsidR="005A7FB8">
          <w:rPr>
            <w:rFonts w:ascii="Times New Roman" w:hAnsi="Times New Roman"/>
            <w:color w:val="000000"/>
          </w:rPr>
          <w:t xml:space="preserve">; </w:t>
        </w:r>
      </w:ins>
      <w:r>
        <w:rPr>
          <w:rStyle w:val="pxcc"/>
          <w:color w:val="FF0000"/>
          <w:sz w:val="20"/>
          <w:szCs w:val="20"/>
          <w:vertAlign w:val="superscript"/>
        </w:rPr>
        <w:t>►</w:t>
      </w:r>
      <w:r>
        <w:rPr>
          <w:rStyle w:val="pxcc"/>
        </w:rPr>
        <w:fldChar w:fldCharType="begin"/>
      </w:r>
      <w:r>
        <w:rPr>
          <w:rStyle w:val="pxcc"/>
        </w:rPr>
        <w:instrText>cc.ref.id="I03HVH2"</w:instrText>
      </w:r>
      <w:r>
        <w:rPr>
          <w:rStyle w:val="pxcc"/>
        </w:rPr>
        <w:fldChar w:fldCharType="end"/>
      </w:r>
      <w:r>
        <w:rPr>
          <w:rStyle w:val="pxcc"/>
        </w:rPr>
        <w:t>Citizens for Responsible Choices v. City of Shenandoah, 686 N.W.2d 470 (Iowa 2004)</w:t>
      </w:r>
      <w:r>
        <w:t xml:space="preserve">. In an environmental case, standing requires that the plaintiffs claim that they use the affected area and are persons for whom the aesthetic and recreational values of the area will be lessened by the challenged activity. </w:t>
      </w:r>
      <w:r>
        <w:rPr>
          <w:rStyle w:val="pxcc"/>
          <w:color w:val="FF0000"/>
          <w:sz w:val="20"/>
          <w:szCs w:val="20"/>
          <w:vertAlign w:val="superscript"/>
        </w:rPr>
        <w:t>►</w:t>
      </w:r>
      <w:r>
        <w:rPr>
          <w:rStyle w:val="pxcc"/>
        </w:rPr>
        <w:fldChar w:fldCharType="begin"/>
      </w:r>
      <w:r>
        <w:rPr>
          <w:rStyle w:val="pxcc"/>
        </w:rPr>
        <w:instrText>cc.ref.id="I03KOLY"</w:instrText>
      </w:r>
      <w:r>
        <w:rPr>
          <w:rStyle w:val="pxcc"/>
        </w:rPr>
        <w:fldChar w:fldCharType="end"/>
      </w:r>
      <w:r>
        <w:rPr>
          <w:rStyle w:val="pxcc"/>
        </w:rPr>
        <w:t>Bushby v. Washington County Conservation Bd., 654 N.W.2d 494 (Iowa 2002)</w:t>
      </w:r>
      <w:r>
        <w:t xml:space="preserve"> citing </w:t>
      </w:r>
      <w:r>
        <w:rPr>
          <w:rStyle w:val="pxcc"/>
          <w:color w:val="FF0000"/>
          <w:sz w:val="20"/>
          <w:szCs w:val="20"/>
          <w:vertAlign w:val="superscript"/>
        </w:rPr>
        <w:t>►</w:t>
      </w:r>
      <w:r>
        <w:rPr>
          <w:rStyle w:val="pxcc"/>
        </w:rPr>
        <w:fldChar w:fldCharType="begin"/>
      </w:r>
      <w:r>
        <w:rPr>
          <w:rStyle w:val="pxcc"/>
        </w:rPr>
        <w:instrText>cc.ref.id="I03NHQU"</w:instrText>
      </w:r>
      <w:r>
        <w:rPr>
          <w:rStyle w:val="pxcc"/>
        </w:rPr>
        <w:fldChar w:fldCharType="end"/>
      </w:r>
      <w:r>
        <w:rPr>
          <w:rStyle w:val="pxcc"/>
        </w:rPr>
        <w:t>Friends of the Earth, Inc. v. Laidlaw Environmental Services (TOC), Inc., 528 U.S. 167, 120 S. Ct. 693, 145 L. Ed. 2d 610, 49 Env't. Rep. Cas. (BNA) 1769, 30 Envtl. L. Rep. 20246, 163 A.L.R. Fed. 749 (2000)</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p.ct.id="86611b80279711ee9dcac71aa3e1ee30|25|14:25"</w:instrText>
      </w:r>
      <w:r>
        <w:fldChar w:fldCharType="end"/>
      </w:r>
      <w:r>
        <w:t xml:space="preserve">Standing to sue is distinct from the issue whether the party is the real party in interest. Real party in interest relates to whether the plaintiff has a significant interest in the particular action the plaintiff has instituted, i.e. whether the plaintiff is the true owner of the right sought to be enforced, while standing requires that the plaintiff demonstrate an injury to a legally protected right. See </w:t>
      </w:r>
      <w:r>
        <w:rPr>
          <w:rStyle w:val="pxcc"/>
          <w:color w:val="FF0000"/>
          <w:sz w:val="20"/>
          <w:szCs w:val="20"/>
          <w:vertAlign w:val="superscript"/>
        </w:rPr>
        <w:t>►</w:t>
      </w:r>
      <w:r>
        <w:rPr>
          <w:rStyle w:val="pxcc"/>
        </w:rPr>
        <w:fldChar w:fldCharType="begin"/>
      </w:r>
      <w:r>
        <w:rPr>
          <w:rStyle w:val="pxcc"/>
        </w:rPr>
        <w:instrText>cc.ref.id="I03QAVQ"</w:instrText>
      </w:r>
      <w:r>
        <w:rPr>
          <w:rStyle w:val="pxcc"/>
        </w:rPr>
        <w:fldChar w:fldCharType="end"/>
      </w:r>
      <w:r>
        <w:rPr>
          <w:rStyle w:val="pxcc"/>
        </w:rPr>
        <w:t>Pillsbury Co., Inc. v. Wells Dairy, Inc., 752 N.W.2d 430 (Iowa 2008)</w:t>
      </w:r>
      <w:r>
        <w:t xml:space="preserve"> (where there is an effective assignment, assignment transfers entire rights under contract from assignor to assignee so that assignee assumes not only benefits of contract, but also rights and remedies; fact issue as to whether assignee become real party in interest in action for breach of contract when contract was assigned to assignee).</w:t>
      </w:r>
    </w:p>
    <w:p w:rsidR="00074B4B" w:rsidRDefault="00074B4B">
      <w:pPr>
        <w:pStyle w:val="pxs"/>
        <w:spacing w:before="180"/>
        <w:rPr>
          <w:sz w:val="27"/>
          <w:szCs w:val="27"/>
        </w:rPr>
      </w:pPr>
      <w:r>
        <w:rPr>
          <w:sz w:val="27"/>
          <w:szCs w:val="27"/>
        </w:rPr>
        <w:t>14:26. Jurisdiction</w:t>
      </w:r>
      <w:r>
        <w:rPr>
          <w:rStyle w:val="pxsep"/>
        </w:rPr>
        <w:t xml:space="preserve">-- </w:t>
      </w:r>
      <w:r>
        <w:rPr>
          <w:sz w:val="27"/>
          <w:szCs w:val="27"/>
        </w:rPr>
        <w:t>Lack of subject matter</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tk.ref.id="I03T40M"</w:instrText>
      </w:r>
      <w:r>
        <w:rPr>
          <w:rStyle w:val="pxtk"/>
        </w:rPr>
        <w:fldChar w:fldCharType="end"/>
      </w:r>
      <w:r>
        <w:rPr>
          <w:rStyle w:val="pxtk"/>
        </w:rPr>
        <w:t>West's Key Number Digest, Courts &amp;key; 32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rc.ref.id="I01ZE3W"</w:instrText>
      </w:r>
      <w:r>
        <w:rPr>
          <w:rStyle w:val="pxrc"/>
        </w:rPr>
        <w:fldChar w:fldCharType="end"/>
      </w:r>
      <w:r>
        <w:rPr>
          <w:rStyle w:val="pxrc"/>
        </w:rPr>
        <w:t xml:space="preserve">C.J.S., Courts </w:t>
      </w:r>
      <w:r>
        <w:rPr>
          <w:rStyle w:val="pxrc"/>
          <w:vanish/>
        </w:rPr>
        <w:t>&amp;ss;</w:t>
      </w:r>
      <w:r>
        <w:rPr>
          <w:rStyle w:val="pxvis"/>
          <w:rFonts w:ascii="Times NewRoman" w:hAnsi="Times NewRoman"/>
          <w:b w:val="0"/>
          <w:sz w:val="24"/>
        </w:rPr>
        <w:t>§§</w:t>
      </w:r>
      <w:r>
        <w:rPr>
          <w:rStyle w:val="pxrc"/>
        </w:rPr>
        <w:t>78, 80 to 81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form.fid="I6b38e080a62311dfa8bb0000837214a9"</w:instrText>
      </w:r>
      <w:r>
        <w:fldChar w:fldCharType="end"/>
      </w:r>
      <w:r>
        <w:rPr>
          <w:color w:val="FF0000"/>
          <w:sz w:val="20"/>
          <w:szCs w:val="20"/>
          <w:vertAlign w:val="superscript"/>
        </w:rPr>
        <w:t>►</w:t>
      </w:r>
      <w:r>
        <w:fldChar w:fldCharType="begin"/>
      </w:r>
      <w:r>
        <w:instrText>p.ct.id="86611b80279711ee9dcac71aa3e1ee30|26|14:26"</w:instrText>
      </w:r>
      <w:r>
        <w:fldChar w:fldCharType="end"/>
      </w:r>
      <w:r>
        <w:t>This Court lacks jurisdiction over the subject matter of this action for the reason that...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p.ct.id="86611b80279711ee9dcac71aa3e1ee30|26|14:26"</w:instrText>
      </w:r>
      <w:r>
        <w:fldChar w:fldCharType="end"/>
      </w:r>
      <w:r>
        <w:t xml:space="preserve">Want of jurisdiction over the subject matter may but need not be raised in a responsive pleading. </w:t>
      </w:r>
      <w:r>
        <w:rPr>
          <w:rStyle w:val="pxst"/>
          <w:color w:val="FF0000"/>
          <w:sz w:val="20"/>
          <w:szCs w:val="20"/>
          <w:vertAlign w:val="superscript"/>
        </w:rPr>
        <w:t>►</w:t>
      </w:r>
      <w:r>
        <w:rPr>
          <w:rStyle w:val="pxst"/>
        </w:rPr>
        <w:fldChar w:fldCharType="begin"/>
      </w:r>
      <w:r>
        <w:rPr>
          <w:rStyle w:val="pxst"/>
        </w:rPr>
        <w:instrText>st.ref.id="I03KON3"</w:instrText>
      </w:r>
      <w:r>
        <w:rPr>
          <w:rStyle w:val="pxst"/>
        </w:rPr>
        <w:fldChar w:fldCharType="end"/>
      </w:r>
      <w:r>
        <w:rPr>
          <w:rStyle w:val="pxst"/>
        </w:rPr>
        <w:t>Iowa R. Civ. P. 1.421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p.ct.id="86611b80279711ee9dcac71aa3e1ee30|26|14:26"</w:instrText>
      </w:r>
      <w:r>
        <w:fldChar w:fldCharType="end"/>
      </w:r>
      <w:r>
        <w:t xml:space="preserve">Subject matter jurisdiction of the district court can also be challenged where original jurisdiction is granted to an administrative agency such as in worker's compensation claims. See, e.g., </w:t>
      </w:r>
      <w:r>
        <w:rPr>
          <w:rStyle w:val="pxcc"/>
          <w:color w:val="FF0000"/>
          <w:sz w:val="20"/>
          <w:szCs w:val="20"/>
          <w:vertAlign w:val="superscript"/>
        </w:rPr>
        <w:t>►</w:t>
      </w:r>
      <w:r>
        <w:rPr>
          <w:rStyle w:val="pxcc"/>
        </w:rPr>
        <w:fldChar w:fldCharType="begin"/>
      </w:r>
      <w:r>
        <w:rPr>
          <w:rStyle w:val="pxcc"/>
        </w:rPr>
        <w:instrText>cc.ref.id="I03NHRZ"</w:instrText>
      </w:r>
      <w:r>
        <w:rPr>
          <w:rStyle w:val="pxcc"/>
        </w:rPr>
        <w:fldChar w:fldCharType="end"/>
      </w:r>
      <w:r>
        <w:rPr>
          <w:rStyle w:val="pxcc"/>
        </w:rPr>
        <w:t>Bailey v. Batchelder, 576 N.W.2d 334 (Iowa 1998)</w:t>
      </w:r>
      <w:r>
        <w:t>(because employee's right to workers' compensation is employee's exclusive remedy against employer, exclusivity of statute goes to heart of district court's jurisdiction; district court does not have jurisdiction to hear workers' compensation cases) (exclusivity is not affirmative defense which party must assert).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p.ct.id="86611b80279711ee9dcac71aa3e1ee30|26|14:26"</w:instrText>
      </w:r>
      <w:r>
        <w:fldChar w:fldCharType="end"/>
      </w:r>
      <w:r>
        <w:t xml:space="preserve">Lack of subject matter jurisdiction must be distinguished from a court's lack of authority to hear a particular case. A court may have subject matter jurisdiction but for one reason or another may not be able to entertain a particular case, although lack of authority to hear the particular case is sometimes referred to as lack of jurisdiction of the case. The significance occurs when the issue of waiver arises. A court's lack of authority is not conclusively fatal to the validity of an order. Thus, lack of authority to hear a particular case, unlike subject matter jurisdiction, can be waived. </w:t>
      </w:r>
      <w:r>
        <w:rPr>
          <w:rStyle w:val="pxcc"/>
          <w:color w:val="FF0000"/>
          <w:sz w:val="20"/>
          <w:szCs w:val="20"/>
          <w:vertAlign w:val="superscript"/>
        </w:rPr>
        <w:t>►</w:t>
      </w:r>
      <w:r>
        <w:rPr>
          <w:rStyle w:val="pxcc"/>
        </w:rPr>
        <w:fldChar w:fldCharType="begin"/>
      </w:r>
      <w:r>
        <w:rPr>
          <w:rStyle w:val="pxcc"/>
        </w:rPr>
        <w:instrText>cc.ref.id="I03HVIA"</w:instrText>
      </w:r>
      <w:r>
        <w:rPr>
          <w:rStyle w:val="pxcc"/>
        </w:rPr>
        <w:fldChar w:fldCharType="end"/>
      </w:r>
      <w:r>
        <w:rPr>
          <w:rStyle w:val="pxcc"/>
        </w:rPr>
        <w:t>Klinge v. Bentien, 725 N.W.2d 13 (Iowa 2006)</w:t>
      </w:r>
      <w:r>
        <w:t xml:space="preserve"> (failure to request mediation with farm mediation services as required by </w:t>
      </w:r>
      <w:r>
        <w:rPr>
          <w:rStyle w:val="pxst"/>
          <w:color w:val="FF0000"/>
          <w:sz w:val="20"/>
          <w:szCs w:val="20"/>
          <w:vertAlign w:val="superscript"/>
        </w:rPr>
        <w:t>►</w:t>
      </w:r>
      <w:r>
        <w:rPr>
          <w:rStyle w:val="pxst"/>
        </w:rPr>
        <w:fldChar w:fldCharType="begin"/>
      </w:r>
      <w:r>
        <w:rPr>
          <w:rStyle w:val="pxst"/>
        </w:rPr>
        <w:instrText>st.ref.id="I03KON6"</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 xml:space="preserve"> 654B.3</w:t>
      </w:r>
      <w:r>
        <w:t xml:space="preserve"> deprived small claims court of subject matter jurisdiction).</w:t>
      </w:r>
    </w:p>
    <w:p w:rsidR="00074B4B" w:rsidRDefault="00074B4B">
      <w:pPr>
        <w:pStyle w:val="pxs"/>
        <w:spacing w:before="180"/>
        <w:rPr>
          <w:sz w:val="27"/>
          <w:szCs w:val="27"/>
        </w:rPr>
      </w:pPr>
      <w:r>
        <w:rPr>
          <w:sz w:val="27"/>
          <w:szCs w:val="27"/>
        </w:rPr>
        <w:t>14:27. Jurisdiction</w:t>
      </w:r>
      <w:r>
        <w:rPr>
          <w:rStyle w:val="pxsep"/>
        </w:rPr>
        <w:t xml:space="preserve">-- </w:t>
      </w:r>
      <w:r>
        <w:rPr>
          <w:sz w:val="27"/>
          <w:szCs w:val="27"/>
        </w:rPr>
        <w:t>Lack of personal jurisdiction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tk.ref.id="I03NHS2"</w:instrText>
      </w:r>
      <w:r>
        <w:rPr>
          <w:rStyle w:val="pxtk"/>
        </w:rPr>
        <w:fldChar w:fldCharType="end"/>
      </w:r>
      <w:r>
        <w:rPr>
          <w:rStyle w:val="pxtk"/>
        </w:rPr>
        <w:t>West's Key Number Digest, Courts &amp;key; 32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rc.ref.id="I01ZE3Y"</w:instrText>
      </w:r>
      <w:r>
        <w:rPr>
          <w:rStyle w:val="pxrc"/>
        </w:rPr>
        <w:fldChar w:fldCharType="end"/>
      </w:r>
      <w:r>
        <w:rPr>
          <w:rStyle w:val="pxrc"/>
        </w:rPr>
        <w:t xml:space="preserve">C.J.S., Courts </w:t>
      </w:r>
      <w:r>
        <w:rPr>
          <w:rStyle w:val="pxrc"/>
          <w:vanish/>
        </w:rPr>
        <w:t>&amp;ss;</w:t>
      </w:r>
      <w:r>
        <w:rPr>
          <w:rStyle w:val="pxvis"/>
          <w:rFonts w:ascii="Times NewRoman" w:hAnsi="Times NewRoman"/>
          <w:b w:val="0"/>
          <w:sz w:val="24"/>
        </w:rPr>
        <w:t>§§</w:t>
      </w:r>
      <w:r>
        <w:rPr>
          <w:rStyle w:val="pxrc"/>
        </w:rPr>
        <w:t>78, 80 to 81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form.fid="I6b3a8e30a62311dfa8bb0000837214a9"</w:instrText>
      </w:r>
      <w:r>
        <w:fldChar w:fldCharType="end"/>
      </w:r>
      <w:r>
        <w:rPr>
          <w:color w:val="FF0000"/>
          <w:sz w:val="20"/>
          <w:szCs w:val="20"/>
          <w:vertAlign w:val="superscript"/>
        </w:rPr>
        <w:t>►</w:t>
      </w:r>
      <w:r>
        <w:fldChar w:fldCharType="begin"/>
      </w:r>
      <w:r>
        <w:instrText>p.ct.id="86611b80279711ee9dcac71aa3e1ee30|27|14:27"</w:instrText>
      </w:r>
      <w:r>
        <w:fldChar w:fldCharType="end"/>
      </w:r>
      <w:r>
        <w:t>Although Defendant was named in the action in Cook County, Illinois, Defendant was not a resident of that state when process is alleged to have been served on Defendant, nor was any process served on Defendant in that state, nor did Defendant appear in that action.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p.ct.id="86611b80279711ee9dcac71aa3e1ee30|27|14:27"</w:instrText>
      </w:r>
      <w:r>
        <w:fldChar w:fldCharType="end"/>
      </w:r>
      <w:r>
        <w:t>Accordingly, the Illinois Court had no jurisdiction over Defendant, or authority to enter judgment for any damages against Defendant, and the judgment is void.</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p.ct.id="86611b80279711ee9dcac71aa3e1ee30|27|14:27"</w:instrText>
      </w:r>
      <w:r>
        <w:fldChar w:fldCharType="end"/>
      </w:r>
      <w:r>
        <w:t>This Court lacks jurisdiction over the person of Defendant for the reasons set forth herein.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p.ct.id="86611b80279711ee9dcac71aa3e1ee30|27|14:27"</w:instrText>
      </w:r>
      <w:r>
        <w:fldChar w:fldCharType="end"/>
      </w:r>
      <w:r>
        <w:t xml:space="preserve">The first form should be used when collaterally attacking a judgment entered against a person over whom the court had no jurisdiction. </w:t>
      </w:r>
      <w:r>
        <w:rPr>
          <w:rStyle w:val="pxcc"/>
          <w:color w:val="FF0000"/>
          <w:sz w:val="20"/>
          <w:szCs w:val="20"/>
          <w:vertAlign w:val="superscript"/>
        </w:rPr>
        <w:t>►</w:t>
      </w:r>
      <w:r>
        <w:rPr>
          <w:rStyle w:val="pxcc"/>
        </w:rPr>
        <w:fldChar w:fldCharType="begin"/>
      </w:r>
      <w:r>
        <w:rPr>
          <w:rStyle w:val="pxcc"/>
        </w:rPr>
        <w:instrText>cc.ref.id="I03HVNX"</w:instrText>
      </w:r>
      <w:r>
        <w:rPr>
          <w:rStyle w:val="pxcc"/>
        </w:rPr>
        <w:fldChar w:fldCharType="end"/>
      </w:r>
      <w:r>
        <w:rPr>
          <w:rStyle w:val="pxcc"/>
        </w:rPr>
        <w:t>Halverson v. Hageman, 249 Iowa 1381, 92 N.W.2d 569 (1958)</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p.ct.id="86611b80279711ee9dcac71aa3e1ee30|27|14:27"</w:instrText>
      </w:r>
      <w:r>
        <w:fldChar w:fldCharType="end"/>
      </w:r>
      <w:r>
        <w:t xml:space="preserve">A challenge to personal jurisdiction may be based on a lack of sufficient minimum contacts with Iowa so that as a matter of due process the district court cannot exercise jurisdiction over the defendant. </w:t>
      </w:r>
      <w:r>
        <w:rPr>
          <w:rStyle w:val="pxcc"/>
          <w:color w:val="FF0000"/>
          <w:sz w:val="20"/>
          <w:szCs w:val="20"/>
          <w:vertAlign w:val="superscript"/>
        </w:rPr>
        <w:t>►</w:t>
      </w:r>
      <w:r>
        <w:rPr>
          <w:rStyle w:val="pxcc"/>
        </w:rPr>
        <w:fldChar w:fldCharType="begin"/>
      </w:r>
      <w:r>
        <w:rPr>
          <w:rStyle w:val="pxcc"/>
        </w:rPr>
        <w:instrText>cc.ref.id="I03KOST"</w:instrText>
      </w:r>
      <w:r>
        <w:rPr>
          <w:rStyle w:val="pxcc"/>
        </w:rPr>
        <w:fldChar w:fldCharType="end"/>
      </w:r>
      <w:r>
        <w:rPr>
          <w:rStyle w:val="pxcc"/>
        </w:rPr>
        <w:t>All Tech Inc. v. Power Products Co., Inc., 581 N.W.2d 202 (Iowa Ct. App. 1998)</w:t>
      </w:r>
      <w:r>
        <w:t xml:space="preserve">(substantial evidence supported lack of minimum contacts with state of Iowa in contract action against foreign corporation); </w:t>
      </w:r>
      <w:r>
        <w:rPr>
          <w:rStyle w:val="pxcc"/>
          <w:color w:val="FF0000"/>
          <w:sz w:val="20"/>
          <w:szCs w:val="20"/>
          <w:vertAlign w:val="superscript"/>
        </w:rPr>
        <w:t>►</w:t>
      </w:r>
      <w:r>
        <w:rPr>
          <w:rStyle w:val="pxcc"/>
        </w:rPr>
        <w:fldChar w:fldCharType="begin"/>
      </w:r>
      <w:r>
        <w:rPr>
          <w:rStyle w:val="pxcc"/>
        </w:rPr>
        <w:instrText>cc.ref.id="I03NHXP"</w:instrText>
      </w:r>
      <w:r>
        <w:rPr>
          <w:rStyle w:val="pxcc"/>
        </w:rPr>
        <w:fldChar w:fldCharType="end"/>
      </w:r>
      <w:r>
        <w:rPr>
          <w:rStyle w:val="pxcc"/>
        </w:rPr>
        <w:t>Twaddle v. Twaddle, 582 N.W.2d 518 (Iowa Ct. App. 1998)</w:t>
      </w:r>
      <w:r>
        <w:t>(Minnesota resident defendant did not have sufficient minimum contacts in Iowa to establish jurisdiction in breach of contract action for money loaned where only contacts with state were phone conversations, correspondence and occasional personal visits to his mother, the plaintiff).</w:t>
      </w:r>
    </w:p>
    <w:p w:rsidR="00074B4B" w:rsidRDefault="00074B4B">
      <w:pPr>
        <w:pStyle w:val="pxs"/>
        <w:spacing w:before="180"/>
        <w:rPr>
          <w:sz w:val="27"/>
          <w:szCs w:val="27"/>
        </w:rPr>
      </w:pPr>
      <w:r>
        <w:rPr>
          <w:sz w:val="27"/>
          <w:szCs w:val="27"/>
        </w:rPr>
        <w:t>14:28. Jurisdiction</w:t>
      </w:r>
      <w:r>
        <w:rPr>
          <w:rStyle w:val="pxsep"/>
        </w:rPr>
        <w:t xml:space="preserve">-- </w:t>
      </w:r>
      <w:r>
        <w:rPr>
          <w:sz w:val="27"/>
          <w:szCs w:val="27"/>
        </w:rPr>
        <w:t>Delay in service of process</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tk.ref.id="I03QB2L"</w:instrText>
      </w:r>
      <w:r>
        <w:rPr>
          <w:rStyle w:val="pxtk"/>
        </w:rPr>
        <w:fldChar w:fldCharType="end"/>
      </w:r>
      <w:r>
        <w:rPr>
          <w:rStyle w:val="pxtk"/>
        </w:rPr>
        <w:t>West's Key Number Digest, Courts &amp;key; 32</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tk.ref.id="I03T47H"</w:instrText>
      </w:r>
      <w:r>
        <w:rPr>
          <w:rStyle w:val="pxtk"/>
        </w:rPr>
        <w:fldChar w:fldCharType="end"/>
      </w:r>
      <w:r>
        <w:rPr>
          <w:rStyle w:val="pxtk"/>
        </w:rPr>
        <w:t>West's Key Number Digest, Process &amp;key; 153 to 155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rc.ref.id="I01ZE56"</w:instrText>
      </w:r>
      <w:r>
        <w:rPr>
          <w:rStyle w:val="pxrc"/>
        </w:rPr>
        <w:fldChar w:fldCharType="end"/>
      </w:r>
      <w:r>
        <w:rPr>
          <w:rStyle w:val="pxrc"/>
        </w:rPr>
        <w:t xml:space="preserve">C.J.S., Courts </w:t>
      </w:r>
      <w:r>
        <w:rPr>
          <w:rStyle w:val="pxrc"/>
          <w:vanish/>
        </w:rPr>
        <w:t>&amp;ss;</w:t>
      </w:r>
      <w:r>
        <w:rPr>
          <w:rStyle w:val="pxvis"/>
          <w:rFonts w:ascii="Times NewRoman" w:hAnsi="Times NewRoman"/>
          <w:b w:val="0"/>
          <w:sz w:val="24"/>
        </w:rPr>
        <w:t>§§</w:t>
      </w:r>
      <w:r>
        <w:rPr>
          <w:rStyle w:val="pxrc"/>
        </w:rPr>
        <w:t>78, 80 to 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rc.ref.id="I0227A2"</w:instrText>
      </w:r>
      <w:r>
        <w:rPr>
          <w:rStyle w:val="pxrc"/>
        </w:rPr>
        <w:fldChar w:fldCharType="end"/>
      </w:r>
      <w:r>
        <w:rPr>
          <w:rStyle w:val="pxrc"/>
        </w:rPr>
        <w:t xml:space="preserve">C.J.S., Process </w:t>
      </w:r>
      <w:r>
        <w:rPr>
          <w:rStyle w:val="pxrc"/>
          <w:vanish/>
        </w:rPr>
        <w:t>&amp;ss;</w:t>
      </w:r>
      <w:r>
        <w:rPr>
          <w:rStyle w:val="pxvis"/>
          <w:rFonts w:ascii="Times NewRoman" w:hAnsi="Times NewRoman"/>
          <w:b w:val="0"/>
          <w:sz w:val="24"/>
        </w:rPr>
        <w:t>§§</w:t>
      </w:r>
      <w:r>
        <w:rPr>
          <w:rStyle w:val="pxrc"/>
        </w:rPr>
        <w:t>92, 94 to 95</w:t>
      </w:r>
    </w:p>
    <w:p w:rsidR="00074B4B" w:rsidRDefault="00074B4B">
      <w:pPr>
        <w:pStyle w:val="pxformfcapfal"/>
        <w:ind w:left="500"/>
        <w:rPr>
          <w:sz w:val="24"/>
          <w:szCs w:val="24"/>
        </w:rPr>
      </w:pPr>
      <w:r>
        <w:rPr>
          <w:sz w:val="24"/>
          <w:szCs w:val="24"/>
        </w:rPr>
        <w:t xml:space="preserve"> </w:t>
      </w: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form.fid="I6b3cd820a62311dfa8bb0000837214a9"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fal.lo="n"</w:instrText>
      </w:r>
      <w:r>
        <w:rPr>
          <w:sz w:val="24"/>
          <w:szCs w:val="24"/>
        </w:rPr>
        <w:fldChar w:fldCharType="end"/>
      </w:r>
      <w:r>
        <w:rPr>
          <w:rStyle w:val="pxfinstr"/>
          <w:i/>
          <w:iCs/>
          <w:szCs w:val="24"/>
        </w:rPr>
        <w:t>[Caption]</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 xml:space="preserve">The Defendant was not served with the Petition and Original Notice for </w:t>
      </w:r>
      <w:r>
        <w:rPr>
          <w:rStyle w:val="pxfinstr"/>
          <w:i/>
          <w:iCs/>
        </w:rPr>
        <w:t>[number of days]</w:t>
      </w:r>
      <w:r>
        <w:t xml:space="preserve"> days after the filing of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Such delay was abusive and unjustified.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The Court therefore lacks jurisdictions over the person of the Defendant and this action must be dismissed.</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The Defendant was not served with the Petition and Original Notice within ninety days after the filing of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 xml:space="preserve">The Court must therefore dismiss the Petition under </w:t>
      </w:r>
      <w:r>
        <w:rPr>
          <w:rStyle w:val="pxst"/>
          <w:color w:val="FF0000"/>
          <w:sz w:val="20"/>
          <w:szCs w:val="20"/>
          <w:vertAlign w:val="superscript"/>
        </w:rPr>
        <w:t>►</w:t>
      </w:r>
      <w:r>
        <w:rPr>
          <w:rStyle w:val="pxst"/>
        </w:rPr>
        <w:fldChar w:fldCharType="begin"/>
      </w:r>
      <w:r>
        <w:rPr>
          <w:rStyle w:val="pxst"/>
        </w:rPr>
        <w:instrText>st.ref.id="I03KOSW"</w:instrText>
      </w:r>
      <w:r>
        <w:rPr>
          <w:rStyle w:val="pxst"/>
        </w:rPr>
        <w:fldChar w:fldCharType="end"/>
      </w:r>
      <w:r>
        <w:rPr>
          <w:rStyle w:val="pxst"/>
        </w:rPr>
        <w:t>Iowa R. Civ. P. 1.302(5)</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 xml:space="preserve">Personal jurisdiction may be challenged based upon an unreasonable delay in serving the defendant. See </w:t>
      </w:r>
      <w:r>
        <w:rPr>
          <w:rStyle w:val="pxcc"/>
          <w:color w:val="FF0000"/>
          <w:sz w:val="20"/>
          <w:szCs w:val="20"/>
          <w:vertAlign w:val="superscript"/>
        </w:rPr>
        <w:t>►</w:t>
      </w:r>
      <w:r>
        <w:rPr>
          <w:rStyle w:val="pxcc"/>
        </w:rPr>
        <w:fldChar w:fldCharType="begin"/>
      </w:r>
      <w:r>
        <w:rPr>
          <w:rStyle w:val="pxcc"/>
        </w:rPr>
        <w:instrText>cc.ref.id="I03HVO2"</w:instrText>
      </w:r>
      <w:r>
        <w:rPr>
          <w:rStyle w:val="pxcc"/>
        </w:rPr>
        <w:fldChar w:fldCharType="end"/>
      </w:r>
      <w:r>
        <w:rPr>
          <w:rStyle w:val="pxcc"/>
        </w:rPr>
        <w:t>McCormick v. Meyer, 582 N.W.2d 141 (Iowa 1998)</w:t>
      </w:r>
      <w:r>
        <w:t xml:space="preserve">(483-day delay was presumptively abusive and delay was not justified where record showed </w:t>
      </w:r>
      <w:r>
        <w:rPr>
          <w:vanish/>
        </w:rPr>
        <w:t>&amp;ldquo;</w:t>
      </w:r>
      <w:r>
        <w:rPr>
          <w:rStyle w:val="pxvis"/>
          <w:rFonts w:ascii="Times NewRoman" w:hAnsi="Times NewRoman"/>
          <w:b w:val="0"/>
          <w:sz w:val="24"/>
        </w:rPr>
        <w:t>“</w:t>
      </w:r>
      <w:r>
        <w:t>a pattern of half-hearted efforts punctuated by long periods of inactivity, ignorance of the rules relating to service of notice, and neglect</w:t>
      </w:r>
      <w:r>
        <w:rPr>
          <w:vanish/>
        </w:rPr>
        <w:t>&amp;rdquo;</w:t>
      </w:r>
      <w:r>
        <w:rPr>
          <w:rStyle w:val="pxvis"/>
          <w:rFonts w:ascii="Times NewRoman" w:hAnsi="Times NewRoman"/>
          <w:b w:val="0"/>
          <w:sz w:val="24"/>
        </w:rPr>
        <w:t>”</w:t>
      </w:r>
      <w:r>
        <w:t xml:space="preserve">). A seven-month delay in service was also held to be presumptively abusive. The court said it is not relevant that the delay was not intentional or that the defendant knew that a lawsuit had been filed, and that counsel's lack of knowledge, misunderstanding or ignorance of the rules of civil procedure does not excuse delay in service. </w:t>
      </w:r>
      <w:r>
        <w:rPr>
          <w:rStyle w:val="pxcc"/>
          <w:color w:val="FF0000"/>
          <w:sz w:val="20"/>
          <w:szCs w:val="20"/>
          <w:vertAlign w:val="superscript"/>
        </w:rPr>
        <w:t>►</w:t>
      </w:r>
      <w:r>
        <w:rPr>
          <w:rStyle w:val="pxcc"/>
        </w:rPr>
        <w:fldChar w:fldCharType="begin"/>
      </w:r>
      <w:r>
        <w:rPr>
          <w:rStyle w:val="pxcc"/>
        </w:rPr>
        <w:instrText>cc.ref.id="I03KOSY"</w:instrText>
      </w:r>
      <w:r>
        <w:rPr>
          <w:rStyle w:val="pxcc"/>
        </w:rPr>
        <w:fldChar w:fldCharType="end"/>
      </w:r>
      <w:r>
        <w:rPr>
          <w:rStyle w:val="pxcc"/>
        </w:rPr>
        <w:t>Mokhtarian v. GTE Midwest Inc., 578 N.W.2d 666 (Iowa 1998)</w:t>
      </w:r>
      <w:r>
        <w:t xml:space="preserve">. See also </w:t>
      </w:r>
      <w:r>
        <w:rPr>
          <w:rStyle w:val="pxcc"/>
          <w:color w:val="FF0000"/>
          <w:sz w:val="20"/>
          <w:szCs w:val="20"/>
          <w:vertAlign w:val="superscript"/>
        </w:rPr>
        <w:t>►</w:t>
      </w:r>
      <w:r>
        <w:rPr>
          <w:rStyle w:val="pxcc"/>
        </w:rPr>
        <w:fldChar w:fldCharType="begin"/>
      </w:r>
      <w:r>
        <w:rPr>
          <w:rStyle w:val="pxcc"/>
        </w:rPr>
        <w:instrText>cc.ref.id="I03NHXU"</w:instrText>
      </w:r>
      <w:r>
        <w:rPr>
          <w:rStyle w:val="pxcc"/>
        </w:rPr>
        <w:fldChar w:fldCharType="end"/>
      </w:r>
      <w:r>
        <w:rPr>
          <w:rStyle w:val="pxcc"/>
        </w:rPr>
        <w:t>Becker v. Becker, 603 N.W.2d 627 (Iowa 1999)</w:t>
      </w:r>
      <w:r>
        <w:t xml:space="preserve"> observing that a dismissal for a 171-delay was correctly determined by the trial court to be presumptively abusive and that the court has consistently held that a delay of service beyond 120 days after filing is presumptively abusive.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rPr>
          <w:rStyle w:val="pxst"/>
          <w:color w:val="FF0000"/>
          <w:sz w:val="20"/>
          <w:szCs w:val="20"/>
          <w:vertAlign w:val="superscript"/>
        </w:rPr>
        <w:t>►</w:t>
      </w:r>
      <w:r>
        <w:rPr>
          <w:rStyle w:val="pxst"/>
        </w:rPr>
        <w:fldChar w:fldCharType="begin"/>
      </w:r>
      <w:r>
        <w:rPr>
          <w:rStyle w:val="pxst"/>
        </w:rPr>
        <w:instrText>st.ref.id="I03QB2Q"</w:instrText>
      </w:r>
      <w:r>
        <w:rPr>
          <w:rStyle w:val="pxst"/>
        </w:rPr>
        <w:fldChar w:fldCharType="end"/>
      </w:r>
      <w:r>
        <w:rPr>
          <w:rStyle w:val="pxst"/>
        </w:rPr>
        <w:t>Iowa R. Civ. P. 1.302(5)</w:t>
      </w:r>
      <w:r>
        <w:t xml:space="preserve"> requires that the action be dismissed if service of the original notice is not made on the defendant, respondent, or other party within 90 days after filing the petition. The court must do so upon motion or its own initiative after notice to the party filing the petition unless the party shows good cause for the failure of service, in which case the court may extend the time for service for an appropriate period or the court may direct an alternate time or manner of service. The rule establishes the standard for presumptive abuse in the delay in completing service. The district court now must only decide if the plaintiff has shown justification for the delay. See generally </w:t>
      </w:r>
      <w:r>
        <w:rPr>
          <w:rStyle w:val="pxcc"/>
          <w:color w:val="FF0000"/>
          <w:sz w:val="20"/>
          <w:szCs w:val="20"/>
          <w:vertAlign w:val="superscript"/>
        </w:rPr>
        <w:t>►</w:t>
      </w:r>
      <w:r>
        <w:rPr>
          <w:rStyle w:val="pxcc"/>
        </w:rPr>
        <w:fldChar w:fldCharType="begin"/>
      </w:r>
      <w:r>
        <w:rPr>
          <w:rStyle w:val="pxcc"/>
        </w:rPr>
        <w:instrText>cc.ref.id="I03T47M"</w:instrText>
      </w:r>
      <w:r>
        <w:rPr>
          <w:rStyle w:val="pxcc"/>
        </w:rPr>
        <w:fldChar w:fldCharType="end"/>
      </w:r>
      <w:r>
        <w:rPr>
          <w:rStyle w:val="pxcc"/>
        </w:rPr>
        <w:t>Rucker v. Taylor, 828 N.W.2d 595 (Iowa 2013)</w:t>
      </w:r>
      <w:r>
        <w:t xml:space="preserve"> (good cause existed to excuse untimely service of process when plaintiff, who failed to negotiate enforceable agreement with defendant's insurance representative to delay service, took no action to institute service of process of lawsuit on defendant within time period required by </w:t>
      </w:r>
      <w:r>
        <w:rPr>
          <w:rStyle w:val="pxst"/>
          <w:color w:val="FF0000"/>
          <w:sz w:val="20"/>
          <w:szCs w:val="20"/>
          <w:vertAlign w:val="superscript"/>
        </w:rPr>
        <w:t>►</w:t>
      </w:r>
      <w:r>
        <w:rPr>
          <w:rStyle w:val="pxst"/>
        </w:rPr>
        <w:fldChar w:fldCharType="begin"/>
      </w:r>
      <w:r>
        <w:rPr>
          <w:rStyle w:val="pxst"/>
        </w:rPr>
        <w:instrText>st.ref.id="I03VXCI"</w:instrText>
      </w:r>
      <w:r>
        <w:rPr>
          <w:rStyle w:val="pxst"/>
        </w:rPr>
        <w:fldChar w:fldCharType="end"/>
      </w:r>
      <w:r>
        <w:rPr>
          <w:rStyle w:val="pxst"/>
        </w:rPr>
        <w:t>Iowa R. Civ. P. 1.302(5)</w:t>
      </w:r>
      <w:r>
        <w:t xml:space="preserve">); </w:t>
      </w:r>
      <w:r>
        <w:rPr>
          <w:rStyle w:val="pxcc"/>
          <w:color w:val="FF0000"/>
          <w:sz w:val="20"/>
          <w:szCs w:val="20"/>
          <w:vertAlign w:val="superscript"/>
        </w:rPr>
        <w:t>►</w:t>
      </w:r>
      <w:r>
        <w:rPr>
          <w:rStyle w:val="pxcc"/>
        </w:rPr>
        <w:fldChar w:fldCharType="begin"/>
      </w:r>
      <w:r>
        <w:rPr>
          <w:rStyle w:val="pxcc"/>
        </w:rPr>
        <w:instrText>cc.ref.id="I03YQHE"</w:instrText>
      </w:r>
      <w:r>
        <w:rPr>
          <w:rStyle w:val="pxcc"/>
        </w:rPr>
        <w:fldChar w:fldCharType="end"/>
      </w:r>
      <w:r>
        <w:rPr>
          <w:rStyle w:val="pxcc"/>
        </w:rPr>
        <w:t>Meier v. Senecaut, 641 N.W.2d 532 (Iowa 2002)</w:t>
      </w:r>
      <w:r>
        <w:t xml:space="preserve">; </w:t>
      </w:r>
      <w:r>
        <w:rPr>
          <w:rStyle w:val="pxcc"/>
          <w:color w:val="FF0000"/>
          <w:sz w:val="20"/>
          <w:szCs w:val="20"/>
          <w:vertAlign w:val="superscript"/>
        </w:rPr>
        <w:t>►</w:t>
      </w:r>
      <w:r>
        <w:rPr>
          <w:rStyle w:val="pxcc"/>
        </w:rPr>
        <w:fldChar w:fldCharType="begin"/>
      </w:r>
      <w:r>
        <w:rPr>
          <w:rStyle w:val="pxcc"/>
        </w:rPr>
        <w:instrText>cc.ref.id="I065VJR"</w:instrText>
      </w:r>
      <w:r>
        <w:rPr>
          <w:rStyle w:val="pxcc"/>
        </w:rPr>
        <w:fldChar w:fldCharType="end"/>
      </w:r>
      <w:r>
        <w:rPr>
          <w:rStyle w:val="pxcc"/>
        </w:rPr>
        <w:t>Ferguson v. Jones, 928 N.W.2d 176 (Iowa Ct. App. 2019)</w:t>
      </w:r>
      <w:r>
        <w:t xml:space="preserve"> (district court properly dismissed plaintiffs' personal injury action for lack of timely service of process).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Good cause to show justification for the delay requires that:</w:t>
      </w:r>
    </w:p>
    <w:p w:rsidR="00074B4B" w:rsidRDefault="00074B4B">
      <w:pPr>
        <w:pStyle w:val="pxformqbqp"/>
        <w:ind w:left="500"/>
      </w:pPr>
      <w:r>
        <w:rPr>
          <w:color w:val="FF0000"/>
          <w:vertAlign w:val="superscript"/>
        </w:rPr>
        <w:t>►</w:t>
      </w:r>
      <w:r>
        <w:fldChar w:fldCharType="begin"/>
      </w:r>
      <w:r>
        <w:instrText>qp.pstart="n"</w:instrText>
      </w:r>
      <w:r>
        <w:fldChar w:fldCharType="end"/>
      </w:r>
      <w:r>
        <w:t xml:space="preserve">[t]he plaintiff must have taken some action to effectuate service of process upon the defendant or have been prohibited, through no fault of his [or her] own, from taking such an affirmative action. Inadvertence, neglect, misunderstanding, ignorance of the rule or its burden, or half-hearted attempts at service have generally been waived as insufficient to show good cause. Moreover, intentional nonservice in order to delay the development of a civil action or to allow time for additional information to be gathered prior to </w:t>
      </w:r>
      <w:r>
        <w:rPr>
          <w:vanish/>
        </w:rPr>
        <w:t>&amp;ldquo;</w:t>
      </w:r>
      <w:r>
        <w:rPr>
          <w:rStyle w:val="pxvis"/>
          <w:rFonts w:ascii="Times NewRoman" w:hAnsi="Times NewRoman"/>
          <w:b w:val="0"/>
          <w:sz w:val="20"/>
        </w:rPr>
        <w:t>“</w:t>
      </w:r>
      <w:r>
        <w:t>activating</w:t>
      </w:r>
      <w:r>
        <w:rPr>
          <w:vanish/>
        </w:rPr>
        <w:t>&amp;rdquo;</w:t>
      </w:r>
      <w:r>
        <w:rPr>
          <w:rStyle w:val="pxvis"/>
          <w:rFonts w:ascii="Times NewRoman" w:hAnsi="Times NewRoman"/>
          <w:b w:val="0"/>
          <w:sz w:val="20"/>
        </w:rPr>
        <w:t>”</w:t>
      </w:r>
      <w:r>
        <w:t xml:space="preserve"> the lawsuit has been held to fall short of ... good cause ... .</w:t>
      </w:r>
    </w:p>
    <w:p w:rsidR="00074B4B" w:rsidRDefault="00074B4B">
      <w:pPr>
        <w:pStyle w:val="pxformcp"/>
      </w:pPr>
      <w:r>
        <w:rPr>
          <w:rStyle w:val="pxcc"/>
          <w:color w:val="FF0000"/>
          <w:sz w:val="20"/>
          <w:szCs w:val="20"/>
          <w:vertAlign w:val="superscript"/>
        </w:rPr>
        <w:t>►</w:t>
      </w:r>
      <w:r>
        <w:rPr>
          <w:rStyle w:val="pxcc"/>
        </w:rPr>
        <w:fldChar w:fldCharType="begin"/>
      </w:r>
      <w:r>
        <w:rPr>
          <w:rStyle w:val="pxcc"/>
        </w:rPr>
        <w:instrText>cc.ref.id="I03HVO5"</w:instrText>
      </w:r>
      <w:r>
        <w:rPr>
          <w:rStyle w:val="pxcc"/>
        </w:rPr>
        <w:fldChar w:fldCharType="end"/>
      </w:r>
      <w:r>
        <w:rPr>
          <w:rStyle w:val="pxcc"/>
        </w:rPr>
        <w:t>Meier v. Senecaut, 641 N.W.2d 532 (Iowa 2002)</w:t>
      </w:r>
      <w:r>
        <w:t xml:space="preserve"> (plaintiff failed to show good cause for delay). An agreement to extend the service period may be an express or implied agreement. See </w:t>
      </w:r>
      <w:r>
        <w:rPr>
          <w:rStyle w:val="pxcc"/>
          <w:color w:val="FF0000"/>
          <w:sz w:val="20"/>
          <w:szCs w:val="20"/>
          <w:vertAlign w:val="superscript"/>
        </w:rPr>
        <w:t>►</w:t>
      </w:r>
      <w:r>
        <w:rPr>
          <w:rStyle w:val="pxcc"/>
        </w:rPr>
        <w:fldChar w:fldCharType="begin"/>
      </w:r>
      <w:r>
        <w:rPr>
          <w:rStyle w:val="pxcc"/>
        </w:rPr>
        <w:instrText>cc.ref.id="I03KOT1"</w:instrText>
      </w:r>
      <w:r>
        <w:rPr>
          <w:rStyle w:val="pxcc"/>
        </w:rPr>
        <w:fldChar w:fldCharType="end"/>
      </w:r>
      <w:r>
        <w:rPr>
          <w:rStyle w:val="pxcc"/>
        </w:rPr>
        <w:t>Rucker v. Taylor, 828 N.W.2d 595 (Iowa 2013)</w:t>
      </w:r>
      <w:r>
        <w:t xml:space="preserve"> (no implied contract where letter from defendant to plaintiff fell short of offer to modify 90-day service requirement; letter contained only vague allusion suggesting that service would occur at some point in future once negotiations failed, but was too vague to constitute offer to alter rule by delaying service in exchange for promise not to seek dismissal). See also </w:t>
      </w:r>
      <w:r>
        <w:rPr>
          <w:rStyle w:val="pxcc"/>
          <w:color w:val="FF0000"/>
          <w:sz w:val="20"/>
          <w:szCs w:val="20"/>
          <w:vertAlign w:val="superscript"/>
        </w:rPr>
        <w:t>►</w:t>
      </w:r>
      <w:r>
        <w:rPr>
          <w:rStyle w:val="pxcc"/>
        </w:rPr>
        <w:fldChar w:fldCharType="begin"/>
      </w:r>
      <w:r>
        <w:rPr>
          <w:rStyle w:val="pxcc"/>
        </w:rPr>
        <w:instrText>cc.ref.id="I03NHXX"</w:instrText>
      </w:r>
      <w:r>
        <w:rPr>
          <w:rStyle w:val="pxcc"/>
        </w:rPr>
        <w:fldChar w:fldCharType="end"/>
      </w:r>
      <w:r>
        <w:rPr>
          <w:rStyle w:val="pxcc"/>
        </w:rPr>
        <w:t>Antolik v. McMahon, 744 N.W.2d 82 (Iowa 2007)</w:t>
      </w:r>
      <w:r>
        <w:t xml:space="preserve"> (where service was not made for 153 days after filing petition, but was made within the period allowed by an ex parte order extending time for service because of settlement negotiations, district court correctly ruled that plaintiff failed to show good cause for delay in service).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 xml:space="preserve">An exception to the rule that district courts generally do not consider facts outside the pleadings in evaluating a motion to dismiss exists when the grounds for the motion are based on an alleged failure to provide timely service within the required time frame under Iowa R. Civ. P. 1.302(5). See </w:t>
      </w:r>
      <w:r>
        <w:rPr>
          <w:rStyle w:val="pxcc"/>
          <w:color w:val="FF0000"/>
          <w:sz w:val="20"/>
          <w:szCs w:val="20"/>
          <w:vertAlign w:val="superscript"/>
        </w:rPr>
        <w:t>►</w:t>
      </w:r>
      <w:r>
        <w:rPr>
          <w:rStyle w:val="pxcc"/>
        </w:rPr>
        <w:fldChar w:fldCharType="begin"/>
      </w:r>
      <w:r>
        <w:rPr>
          <w:rStyle w:val="pxcc"/>
        </w:rPr>
        <w:instrText>cc.ref.id="I03QB2T"</w:instrText>
      </w:r>
      <w:r>
        <w:rPr>
          <w:rStyle w:val="pxcc"/>
        </w:rPr>
        <w:fldChar w:fldCharType="end"/>
      </w:r>
      <w:r>
        <w:rPr>
          <w:rStyle w:val="pxcc"/>
        </w:rPr>
        <w:t>Rucker v. Taylor, 828 N.W.2d 595 (Iowa 2013)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p.ct.id="86611b80279711ee9dcac71aa3e1ee30|28|14:28"</w:instrText>
      </w:r>
      <w:r>
        <w:fldChar w:fldCharType="end"/>
      </w:r>
      <w:r>
        <w:t xml:space="preserve">An action filed and dismissed for failure to serve the original notice in a timely manner under Iowa R. Civ. P. 1.302(5), which is a dismissal for lack of jurisdiction, even where the dismissal recites that it is </w:t>
      </w:r>
      <w:r>
        <w:rPr>
          <w:vanish/>
        </w:rPr>
        <w:t>&amp;ldquo;</w:t>
      </w:r>
      <w:r>
        <w:rPr>
          <w:rStyle w:val="pxvis"/>
          <w:rFonts w:ascii="Times NewRoman" w:hAnsi="Times NewRoman"/>
          <w:b w:val="0"/>
          <w:sz w:val="24"/>
        </w:rPr>
        <w:t>“</w:t>
      </w:r>
      <w:r>
        <w:t>with prejudice,</w:t>
      </w:r>
      <w:r>
        <w:rPr>
          <w:vanish/>
        </w:rPr>
        <w:t>&amp;rdquo;</w:t>
      </w:r>
      <w:r>
        <w:rPr>
          <w:rStyle w:val="pxvis"/>
          <w:rFonts w:ascii="Times NewRoman" w:hAnsi="Times NewRoman"/>
          <w:b w:val="0"/>
          <w:sz w:val="24"/>
        </w:rPr>
        <w:t>”</w:t>
      </w:r>
      <w:r>
        <w:t xml:space="preserve"> is not a dismissal on the merits and is not res judicata. </w:t>
      </w:r>
      <w:r>
        <w:rPr>
          <w:rStyle w:val="pxcc"/>
          <w:color w:val="FF0000"/>
          <w:sz w:val="20"/>
          <w:szCs w:val="20"/>
          <w:vertAlign w:val="superscript"/>
        </w:rPr>
        <w:t>►</w:t>
      </w:r>
      <w:r>
        <w:rPr>
          <w:rStyle w:val="pxcc"/>
        </w:rPr>
        <w:fldChar w:fldCharType="begin"/>
      </w:r>
      <w:r>
        <w:rPr>
          <w:rStyle w:val="pxcc"/>
        </w:rPr>
        <w:instrText>cc.ref.id="I03HVPA"</w:instrText>
      </w:r>
      <w:r>
        <w:rPr>
          <w:rStyle w:val="pxcc"/>
        </w:rPr>
        <w:fldChar w:fldCharType="end"/>
      </w:r>
      <w:r>
        <w:rPr>
          <w:rStyle w:val="pxcc"/>
        </w:rPr>
        <w:t>Dickens v. Associated Anesthesiologists, P.C., 709 N.W.2d 122 (Iowa 2006)</w:t>
      </w:r>
      <w:r>
        <w:t>(dismissal of employees did not preclude litigation of plaintiffs' claims based on respondeat superior against employer).</w:t>
      </w:r>
    </w:p>
    <w:p w:rsidR="00074B4B" w:rsidRDefault="00074B4B">
      <w:pPr>
        <w:pStyle w:val="pxs"/>
        <w:spacing w:before="180"/>
        <w:rPr>
          <w:sz w:val="27"/>
          <w:szCs w:val="27"/>
        </w:rPr>
      </w:pPr>
      <w:r>
        <w:rPr>
          <w:sz w:val="27"/>
          <w:szCs w:val="27"/>
        </w:rPr>
        <w:t>14:29. Jurisdiction</w:t>
      </w:r>
      <w:r>
        <w:rPr>
          <w:rStyle w:val="pxsep"/>
        </w:rPr>
        <w:t xml:space="preserve">-- </w:t>
      </w:r>
      <w:r>
        <w:rPr>
          <w:sz w:val="27"/>
          <w:szCs w:val="27"/>
        </w:rPr>
        <w:t>Contract actions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tk.ref.id="I03KOU6"</w:instrText>
      </w:r>
      <w:r>
        <w:rPr>
          <w:rStyle w:val="pxtk"/>
        </w:rPr>
        <w:fldChar w:fldCharType="end"/>
      </w:r>
      <w:r>
        <w:rPr>
          <w:rStyle w:val="pxtk"/>
        </w:rPr>
        <w:t>West's Key Number Digest, Courts &amp;key; 32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rc.ref.id="I01ZECB"</w:instrText>
      </w:r>
      <w:r>
        <w:rPr>
          <w:rStyle w:val="pxrc"/>
        </w:rPr>
        <w:fldChar w:fldCharType="end"/>
      </w:r>
      <w:r>
        <w:rPr>
          <w:rStyle w:val="pxrc"/>
        </w:rPr>
        <w:t xml:space="preserve">C.J.S., Courts </w:t>
      </w:r>
      <w:r>
        <w:rPr>
          <w:rStyle w:val="pxrc"/>
          <w:vanish/>
        </w:rPr>
        <w:t>&amp;ss;</w:t>
      </w:r>
      <w:r>
        <w:rPr>
          <w:rStyle w:val="pxvis"/>
          <w:rFonts w:ascii="Times NewRoman" w:hAnsi="Times NewRoman"/>
          <w:b w:val="0"/>
          <w:sz w:val="24"/>
        </w:rPr>
        <w:t>§§</w:t>
      </w:r>
      <w:r>
        <w:rPr>
          <w:rStyle w:val="pxrc"/>
        </w:rPr>
        <w:t>78, 80 to 81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form.fid="I6b403380a62311dfa8bb0000837214a9"</w:instrText>
      </w:r>
      <w:r>
        <w:fldChar w:fldCharType="end"/>
      </w:r>
      <w:r>
        <w:rPr>
          <w:color w:val="FF0000"/>
          <w:sz w:val="20"/>
          <w:szCs w:val="20"/>
          <w:vertAlign w:val="superscript"/>
        </w:rPr>
        <w:t>►</w:t>
      </w:r>
      <w:r>
        <w:fldChar w:fldCharType="begin"/>
      </w:r>
      <w:r>
        <w:instrText>p.ct.id="86611b80279711ee9dcac71aa3e1ee30|29|14:29"</w:instrText>
      </w:r>
      <w:r>
        <w:fldChar w:fldCharType="end"/>
      </w:r>
      <w:r>
        <w:t>The Court lacks jurisdiction over the Defendant because there are not sufficient minimum contacts between the Defendant, the forum and the cause of action, specifically, the contract between the parties which is the subject of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p.ct.id="86611b80279711ee9dcac71aa3e1ee30|29|14:29"</w:instrText>
      </w:r>
      <w:r>
        <w:fldChar w:fldCharType="end"/>
      </w:r>
      <w:r>
        <w:t>The Iowa Supreme Court has recognized a stronger interest in seeing jurisdiction extended to nonresident sellers than to nonresident purchasers. In contracts cases, the district court should consider the following factors, in addition to the five-factor test applied in all minimum contacts cases: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p.ct.id="86611b80279711ee9dcac71aa3e1ee30|29|14:29"</w:instrText>
      </w:r>
      <w:r>
        <w:fldChar w:fldCharType="end"/>
      </w:r>
      <w:r>
        <w:t>-- Whether the subject of the contract substantially impacts on Iowa;</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p.ct.id="86611b80279711ee9dcac71aa3e1ee30|29|14:29"</w:instrText>
      </w:r>
      <w:r>
        <w:fldChar w:fldCharType="end"/>
      </w:r>
      <w:r>
        <w:t>-- Iowa's interest in protecting citizens of the state;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p.ct.id="86611b80279711ee9dcac71aa3e1ee30|29|14:29"</w:instrText>
      </w:r>
      <w:r>
        <w:fldChar w:fldCharType="end"/>
      </w:r>
      <w:r>
        <w:t xml:space="preserve">-- That a seller is more often the </w:t>
      </w:r>
      <w:r>
        <w:rPr>
          <w:vanish/>
        </w:rPr>
        <w:t>&amp;ldquo;</w:t>
      </w:r>
      <w:r>
        <w:rPr>
          <w:rStyle w:val="pxvis"/>
          <w:rFonts w:ascii="Times NewRoman" w:hAnsi="Times NewRoman"/>
          <w:b w:val="0"/>
          <w:sz w:val="24"/>
        </w:rPr>
        <w:t>“</w:t>
      </w:r>
      <w:r>
        <w:t>aggressor</w:t>
      </w:r>
      <w:r>
        <w:rPr>
          <w:vanish/>
        </w:rPr>
        <w:t>&amp;rdquo;</w:t>
      </w:r>
      <w:r>
        <w:rPr>
          <w:rStyle w:val="pxvis"/>
          <w:rFonts w:ascii="Times NewRoman" w:hAnsi="Times NewRoman"/>
          <w:b w:val="0"/>
          <w:sz w:val="24"/>
        </w:rPr>
        <w:t>”</w:t>
      </w:r>
      <w:r>
        <w:t xml:space="preserve"> and </w:t>
      </w:r>
      <w:r>
        <w:rPr>
          <w:vanish/>
        </w:rPr>
        <w:t>&amp;ldquo;</w:t>
      </w:r>
      <w:r>
        <w:rPr>
          <w:rStyle w:val="pxvis"/>
          <w:rFonts w:ascii="Times NewRoman" w:hAnsi="Times NewRoman"/>
          <w:b w:val="0"/>
          <w:sz w:val="24"/>
        </w:rPr>
        <w:t>“</w:t>
      </w:r>
      <w:r>
        <w:t>receives not only a profit but the benefit and protection of the forum state's laws.</w:t>
      </w:r>
      <w:r>
        <w:rPr>
          <w:vanish/>
        </w:rPr>
        <w:t>&amp;rdquo;</w:t>
      </w:r>
      <w:r>
        <w:rPr>
          <w:rStyle w:val="pxvis"/>
          <w:rFonts w:ascii="Times NewRoman" w:hAnsi="Times NewRoman"/>
          <w:b w:val="0"/>
          <w:sz w:val="24"/>
        </w:rP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p.ct.id="86611b80279711ee9dcac71aa3e1ee30|29|14:29"</w:instrText>
      </w:r>
      <w:r>
        <w:fldChar w:fldCharType="end"/>
      </w:r>
      <w:r>
        <w:t xml:space="preserve">A contract alone does not automatically establish sufficient minimum contacts, nor does the simplicity or complexity of the contract effect the five-factor test applied in minimum contacts cases generally. See generally </w:t>
      </w:r>
      <w:r>
        <w:rPr>
          <w:rStyle w:val="pxcc"/>
          <w:color w:val="FF0000"/>
          <w:sz w:val="20"/>
          <w:szCs w:val="20"/>
          <w:vertAlign w:val="superscript"/>
        </w:rPr>
        <w:t>►</w:t>
      </w:r>
      <w:r>
        <w:rPr>
          <w:rStyle w:val="pxcc"/>
        </w:rPr>
        <w:fldChar w:fldCharType="begin"/>
      </w:r>
      <w:r>
        <w:rPr>
          <w:rStyle w:val="pxcc"/>
        </w:rPr>
        <w:instrText>cc.ref.id="I03HVPC"</w:instrText>
      </w:r>
      <w:r>
        <w:rPr>
          <w:rStyle w:val="pxcc"/>
        </w:rPr>
        <w:fldChar w:fldCharType="end"/>
      </w:r>
      <w:r>
        <w:rPr>
          <w:rStyle w:val="pxcc"/>
        </w:rPr>
        <w:t>Cascade Lumber Co. v. Edward Rose Bldg. Co., 596 N.W.2d 90 (Iowa 1999)</w:t>
      </w:r>
      <w:r>
        <w:t xml:space="preserve">. See also </w:t>
      </w:r>
      <w:r>
        <w:rPr>
          <w:rStyle w:val="pxcc"/>
          <w:color w:val="FF0000"/>
          <w:sz w:val="20"/>
          <w:szCs w:val="20"/>
          <w:vertAlign w:val="superscript"/>
        </w:rPr>
        <w:t>►</w:t>
      </w:r>
      <w:r>
        <w:rPr>
          <w:rStyle w:val="pxcc"/>
        </w:rPr>
        <w:fldChar w:fldCharType="begin"/>
      </w:r>
      <w:r>
        <w:rPr>
          <w:rStyle w:val="pxcc"/>
        </w:rPr>
        <w:instrText>cc.ref.id="I03KOU8"</w:instrText>
      </w:r>
      <w:r>
        <w:rPr>
          <w:rStyle w:val="pxcc"/>
        </w:rPr>
        <w:fldChar w:fldCharType="end"/>
      </w:r>
      <w:r>
        <w:rPr>
          <w:rStyle w:val="pxcc"/>
        </w:rPr>
        <w:t>Al-Jon, Inc. v. Garden St. Iron &amp; Metal, Inc., 301 N.W.2d 709 (Iowa 1981)</w:t>
      </w:r>
      <w:r>
        <w:t>.</w:t>
      </w:r>
    </w:p>
    <w:p w:rsidR="00074B4B" w:rsidRDefault="00074B4B">
      <w:pPr>
        <w:pStyle w:val="pxs"/>
        <w:spacing w:before="180"/>
        <w:rPr>
          <w:sz w:val="27"/>
          <w:szCs w:val="27"/>
        </w:rPr>
      </w:pPr>
      <w:r>
        <w:rPr>
          <w:sz w:val="27"/>
          <w:szCs w:val="27"/>
        </w:rPr>
        <w:t>14:30. Lack of consideration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tk.ref.id="I03NHZ4"</w:instrText>
      </w:r>
      <w:r>
        <w:rPr>
          <w:rStyle w:val="pxtk"/>
        </w:rPr>
        <w:fldChar w:fldCharType="end"/>
      </w:r>
      <w:r>
        <w:rPr>
          <w:rStyle w:val="pxtk"/>
        </w:rPr>
        <w:t>West's Key Number Digest, Bills and Notes &amp;key; 476</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tk.ref.id="I03QB40"</w:instrText>
      </w:r>
      <w:r>
        <w:rPr>
          <w:rStyle w:val="pxtk"/>
        </w:rPr>
        <w:fldChar w:fldCharType="end"/>
      </w:r>
      <w:r>
        <w:rPr>
          <w:rStyle w:val="pxtk"/>
        </w:rPr>
        <w:t>West's Key Number Digest, Contracts &amp;key; 340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rc.ref.id="I03T48W"</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rc.ref.id="I01ZEHZ"</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rc.ref.id="I0227MV"</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668 to 669</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form.fid="I6b40f6d0a62311dfa8bb0000837214a9"</w:instrText>
      </w:r>
      <w:r>
        <w:fldChar w:fldCharType="end"/>
      </w:r>
      <w:r>
        <w:rPr>
          <w:color w:val="FF0000"/>
          <w:sz w:val="20"/>
          <w:szCs w:val="20"/>
          <w:vertAlign w:val="superscript"/>
        </w:rPr>
        <w:t>►</w:t>
      </w:r>
      <w:r>
        <w:fldChar w:fldCharType="begin"/>
      </w:r>
      <w:r>
        <w:instrText>p.ct.id="86611b80279711ee9dcac71aa3e1ee30|30|14:30"</w:instrText>
      </w:r>
      <w:r>
        <w:fldChar w:fldCharType="end"/>
      </w:r>
      <w:r>
        <w:t>There was no consideration for the instrument.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p.ct.id="86611b80279711ee9dcac71aa3e1ee30|30|14:30"</w:instrText>
      </w:r>
      <w:r>
        <w:fldChar w:fldCharType="end"/>
      </w:r>
      <w:r>
        <w:t>Absence of consideration and not merely its inadequacy must be pleaded.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p.ct.id="86611b80279711ee9dcac71aa3e1ee30|30|14:30"</w:instrText>
      </w:r>
      <w:r>
        <w:fldChar w:fldCharType="end"/>
      </w:r>
      <w:r>
        <w:t xml:space="preserve">It is presumed that an agreement, which has been written and signed, is supported by consideration. Failure of consideration is a defense to enforcing the contract that must be proven by the party asserting the defense. The court determines whether there is consideration from what is stated in the instrument or by what the parties contemplated at the time the instrument was executed. Consideration can be either a legal benefit to the promisor, or a legal detriment to the promise. See </w:t>
      </w:r>
      <w:r>
        <w:rPr>
          <w:rStyle w:val="pxcc"/>
          <w:color w:val="FF0000"/>
          <w:sz w:val="20"/>
          <w:szCs w:val="20"/>
          <w:vertAlign w:val="superscript"/>
        </w:rPr>
        <w:t>►</w:t>
      </w:r>
      <w:r>
        <w:rPr>
          <w:rStyle w:val="pxcc"/>
        </w:rPr>
        <w:fldChar w:fldCharType="begin"/>
      </w:r>
      <w:r>
        <w:rPr>
          <w:rStyle w:val="pxcc"/>
        </w:rPr>
        <w:instrText>cc.ref.id="I03NHZ7"</w:instrText>
      </w:r>
      <w:r>
        <w:rPr>
          <w:rStyle w:val="pxcc"/>
        </w:rPr>
        <w:fldChar w:fldCharType="end"/>
      </w:r>
      <w:r>
        <w:rPr>
          <w:rStyle w:val="pxcc"/>
        </w:rPr>
        <w:t>Meincke v. Northwest Bank &amp; Trust Co., 756 N.W.2d 223 (Iowa 2008)</w:t>
      </w:r>
      <w:r>
        <w:t>.</w:t>
      </w:r>
    </w:p>
    <w:p w:rsidR="00074B4B" w:rsidRDefault="00074B4B">
      <w:pPr>
        <w:pStyle w:val="pxs"/>
        <w:spacing w:before="180"/>
        <w:rPr>
          <w:sz w:val="27"/>
          <w:szCs w:val="27"/>
        </w:rPr>
      </w:pPr>
      <w:r>
        <w:rPr>
          <w:sz w:val="27"/>
          <w:szCs w:val="27"/>
        </w:rPr>
        <w:t>14:31. Failure of consideration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tk.ref.id="I03QB43"</w:instrText>
      </w:r>
      <w:r>
        <w:rPr>
          <w:rStyle w:val="pxtk"/>
        </w:rPr>
        <w:fldChar w:fldCharType="end"/>
      </w:r>
      <w:r>
        <w:rPr>
          <w:rStyle w:val="pxtk"/>
        </w:rPr>
        <w:t>West's Key Number Digest, Bills and Notes &amp;key; 476</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tk.ref.id="I03HVV2"</w:instrText>
      </w:r>
      <w:r>
        <w:rPr>
          <w:rStyle w:val="pxtk"/>
        </w:rPr>
        <w:fldChar w:fldCharType="end"/>
      </w:r>
      <w:r>
        <w:rPr>
          <w:rStyle w:val="pxtk"/>
        </w:rPr>
        <w:t>West's Key Number Digest, Contracts &amp;key; 341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rc.ref.id="I03KOZY"</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rc.ref.id="I01ZEI1"</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rc.ref.id="I0227MX"</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668, 672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form.fid="I6b420840a62311dfa8bb0000837214a9"</w:instrText>
      </w:r>
      <w:r>
        <w:fldChar w:fldCharType="end"/>
      </w:r>
      <w:r>
        <w:rPr>
          <w:color w:val="FF0000"/>
          <w:sz w:val="20"/>
          <w:szCs w:val="20"/>
          <w:vertAlign w:val="superscript"/>
        </w:rPr>
        <w:t>►</w:t>
      </w:r>
      <w:r>
        <w:fldChar w:fldCharType="begin"/>
      </w:r>
      <w:r>
        <w:instrText>p.ct.id="86611b80279711ee9dcac71aa3e1ee30|31|14:31"</w:instrText>
      </w:r>
      <w:r>
        <w:fldChar w:fldCharType="end"/>
      </w:r>
      <w:r>
        <w:t xml:space="preserve">The note was given to Plaintiff solely as purchase price of </w:t>
      </w:r>
      <w:r>
        <w:rPr>
          <w:rStyle w:val="pxfinstr"/>
          <w:i/>
          <w:iCs/>
        </w:rPr>
        <w:t>[specify property sold]</w:t>
      </w:r>
      <w:r>
        <w:t xml:space="preserve"> then sold to Defendant.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p.ct.id="86611b80279711ee9dcac71aa3e1ee30|31|14:31"</w:instrText>
      </w:r>
      <w:r>
        <w:fldChar w:fldCharType="end"/>
      </w:r>
      <w:r>
        <w:t>The property was not then owned by Plaintiff, but belonged to ____, who since took it from the Defendant.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p.ct.id="86611b80279711ee9dcac71aa3e1ee30|31|14:31"</w:instrText>
      </w:r>
      <w:r>
        <w:fldChar w:fldCharType="end"/>
      </w:r>
      <w:r>
        <w:t>Accordingly, the consideration for the note wholly failed.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p.ct.id="86611b80279711ee9dcac71aa3e1ee30|31|14:31"</w:instrText>
      </w:r>
      <w:r>
        <w:fldChar w:fldCharType="end"/>
      </w:r>
      <w:r>
        <w:t xml:space="preserve">This form should be used where the failure of consideration occurs after the original consideration was given. This failure need not be total, but a partial failure of consideration is sufficient to constitute a defense. Since this form alleges a discharge of an obligation, the pleading must set forth specific facts on which it is based. </w:t>
      </w:r>
      <w:r>
        <w:rPr>
          <w:rStyle w:val="pxst"/>
          <w:color w:val="FF0000"/>
          <w:sz w:val="20"/>
          <w:szCs w:val="20"/>
          <w:vertAlign w:val="superscript"/>
        </w:rPr>
        <w:t>►</w:t>
      </w:r>
      <w:r>
        <w:rPr>
          <w:rStyle w:val="pxst"/>
        </w:rPr>
        <w:fldChar w:fldCharType="begin"/>
      </w:r>
      <w:r>
        <w:rPr>
          <w:rStyle w:val="pxst"/>
        </w:rPr>
        <w:instrText>st.ref.id="I03HVV5"</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14:32. Conditional delivery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tk.ref.id="I03KP01"</w:instrText>
      </w:r>
      <w:r>
        <w:rPr>
          <w:rStyle w:val="pxtk"/>
        </w:rPr>
        <w:fldChar w:fldCharType="end"/>
      </w:r>
      <w:r>
        <w:rPr>
          <w:rStyle w:val="pxtk"/>
        </w:rPr>
        <w:t>West's Key Number Digest, Bills and Notes &amp;key; 473, 475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tk.ref.id="I03QB9T"</w:instrText>
      </w:r>
      <w:r>
        <w:rPr>
          <w:rStyle w:val="pxtk"/>
        </w:rPr>
        <w:fldChar w:fldCharType="end"/>
      </w:r>
      <w:r>
        <w:rPr>
          <w:rStyle w:val="pxtk"/>
        </w:rPr>
        <w:t>West's Key Number Digest, Contracts &amp;key; 338</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tk.ref.id="I03T4EP"</w:instrText>
      </w:r>
      <w:r>
        <w:rPr>
          <w:rStyle w:val="pxtk"/>
        </w:rPr>
        <w:fldChar w:fldCharType="end"/>
      </w:r>
      <w:r>
        <w:rPr>
          <w:rStyle w:val="pxtk"/>
        </w:rPr>
        <w:t>West's Key Number Digest, Pleading &amp;key; 79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rc.ref.id="I03VXJL"</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rc.ref.id="I01ZEI4"</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rc.ref.id="I0227N0"</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to 665, 673, 675 to 676, 678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rc.ref.id="I0250RW"</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161</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form.fid="I6b42cb90a62311dfa8bb0000837214a9"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p.ct.id="86611b80279711ee9dcac71aa3e1ee30|32|14:32"</w:instrText>
      </w:r>
      <w:r>
        <w:fldChar w:fldCharType="end"/>
      </w:r>
      <w:r>
        <w:t>Defendant signed the instrument described in the Petition upon an express oral agreement and condition that Plaintiff should also procure the instrument to be signed (</w:t>
      </w:r>
      <w:r>
        <w:rPr>
          <w:rStyle w:val="pxi"/>
          <w:i/>
          <w:iCs/>
        </w:rPr>
        <w:t>or</w:t>
      </w:r>
      <w:r>
        <w:t xml:space="preserve"> consented to) by ____.</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p.ct.id="86611b80279711ee9dcac71aa3e1ee30|32|14:32"</w:instrText>
      </w:r>
      <w:r>
        <w:fldChar w:fldCharType="end"/>
      </w:r>
      <w:r>
        <w:t>The instrument was delivered only to enable this to be done, and on condition that it would be done.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p.ct.id="86611b80279711ee9dcac71aa3e1ee30|32|14:32"</w:instrText>
      </w:r>
      <w:r>
        <w:fldChar w:fldCharType="end"/>
      </w:r>
      <w:r>
        <w:t>Nevertheless, ____ never did sign (</w:t>
      </w:r>
      <w:r>
        <w:rPr>
          <w:rStyle w:val="pxi"/>
          <w:i/>
          <w:iCs/>
        </w:rPr>
        <w:t>or</w:t>
      </w:r>
      <w:r>
        <w:t xml:space="preserve"> consent to) the instrument, it was never effectively delivered, and has no force or effect.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p.ct.id="86611b80279711ee9dcac71aa3e1ee30|32|14:32"</w:instrText>
      </w:r>
      <w:r>
        <w:fldChar w:fldCharType="end"/>
      </w:r>
      <w:r>
        <w:t>Conditional delivery arises only where delivery of the document itself was for some purpose other than making an effective transfer of the document. This form should be used to raise the issue of the conditional delivery where the document itself contains no reference to any such condition.</w:t>
      </w:r>
    </w:p>
    <w:p w:rsidR="00074B4B" w:rsidRDefault="00074B4B">
      <w:pPr>
        <w:pStyle w:val="pxs"/>
        <w:spacing w:before="180"/>
        <w:rPr>
          <w:sz w:val="27"/>
          <w:szCs w:val="27"/>
        </w:rPr>
      </w:pPr>
      <w:r>
        <w:rPr>
          <w:sz w:val="27"/>
          <w:szCs w:val="27"/>
        </w:rPr>
        <w:t>14:33. Infancy of defendant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tk.ref.id="I03NI4Z"</w:instrText>
      </w:r>
      <w:r>
        <w:rPr>
          <w:rStyle w:val="pxtk"/>
        </w:rPr>
        <w:fldChar w:fldCharType="end"/>
      </w:r>
      <w:r>
        <w:rPr>
          <w:rStyle w:val="pxtk"/>
        </w:rPr>
        <w:t>West's Key Number Digest, Infants &amp;key; 93</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rc.ref.id="I01ZEJB"</w:instrText>
      </w:r>
      <w:r>
        <w:rPr>
          <w:rStyle w:val="pxrc"/>
        </w:rPr>
        <w:fldChar w:fldCharType="end"/>
      </w:r>
      <w:r>
        <w:rPr>
          <w:rStyle w:val="pxrc"/>
        </w:rPr>
        <w:t xml:space="preserve">C.J.S., Infants </w:t>
      </w:r>
      <w:r>
        <w:rPr>
          <w:rStyle w:val="pxrc"/>
          <w:vanish/>
        </w:rPr>
        <w:t>&amp;ss;</w:t>
      </w:r>
      <w:r>
        <w:rPr>
          <w:rStyle w:val="pxvis"/>
          <w:rFonts w:ascii="Times NewRoman" w:hAnsi="Times NewRoman"/>
          <w:b w:val="0"/>
          <w:sz w:val="24"/>
        </w:rPr>
        <w:t>§§</w:t>
      </w:r>
      <w:r>
        <w:rPr>
          <w:rStyle w:val="pxrc"/>
        </w:rPr>
        <w:t>347 to 349</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form.fid="I6b43dd00a62311dfa8bb0000837214a9"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p.ct.id="86611b80279711ee9dcac71aa3e1ee30|33|14:33"</w:instrText>
      </w:r>
      <w:r>
        <w:fldChar w:fldCharType="end"/>
      </w:r>
      <w:r>
        <w:t xml:space="preserve">Defendant was born on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p.ct.id="86611b80279711ee9dcac71aa3e1ee30|33|14:33"</w:instrText>
      </w:r>
      <w:r>
        <w:fldChar w:fldCharType="end"/>
      </w:r>
      <w:r>
        <w:t>That at the time of the alleged contract Defendant was under the age of majority and unemancipated.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p.ct.id="86611b80279711ee9dcac71aa3e1ee30|33|14:33"</w:instrText>
      </w:r>
      <w:r>
        <w:fldChar w:fldCharType="end"/>
      </w:r>
      <w:r>
        <w:t xml:space="preserve">On </w:t>
      </w:r>
      <w:r>
        <w:rPr>
          <w:rStyle w:val="pxfinstr"/>
          <w:i/>
          <w:iCs/>
        </w:rPr>
        <w:t>[date after majority]</w:t>
      </w:r>
      <w:r>
        <w:t>, Defendant disaffirmed the contract and tendered to Plaintiff all of the money or property then in Defendant's control.</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p.ct.id="86611b80279711ee9dcac71aa3e1ee30|33|14:33"</w:instrText>
      </w:r>
      <w:r>
        <w:fldChar w:fldCharType="end"/>
      </w:r>
      <w:r>
        <w:t xml:space="preserve">The infancy of the defendant is a defense to any contract, unless the contract is not disaffirmed after the infant attains majority. </w:t>
      </w:r>
      <w:r>
        <w:rPr>
          <w:rStyle w:val="pxst"/>
          <w:color w:val="FF0000"/>
          <w:sz w:val="20"/>
          <w:szCs w:val="20"/>
          <w:vertAlign w:val="superscript"/>
        </w:rPr>
        <w:t>►</w:t>
      </w:r>
      <w:r>
        <w:rPr>
          <w:rStyle w:val="pxst"/>
        </w:rPr>
        <w:fldChar w:fldCharType="begin"/>
      </w:r>
      <w:r>
        <w:rPr>
          <w:rStyle w:val="pxst"/>
        </w:rPr>
        <w:instrText>st.ref.id="I03HVVA"</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599.2</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p.ct.id="86611b80279711ee9dcac71aa3e1ee30|33|14:33"</w:instrText>
      </w:r>
      <w:r>
        <w:fldChar w:fldCharType="end"/>
      </w:r>
      <w:r>
        <w:t>If the defendant is a minor at the time that the suit is instituted, it is unnecessary to include the allegations of paragraph three.</w:t>
      </w:r>
    </w:p>
    <w:p w:rsidR="00074B4B" w:rsidRDefault="00074B4B">
      <w:pPr>
        <w:pStyle w:val="pxs"/>
        <w:spacing w:before="180"/>
        <w:rPr>
          <w:sz w:val="27"/>
          <w:szCs w:val="27"/>
        </w:rPr>
      </w:pPr>
      <w:r>
        <w:rPr>
          <w:sz w:val="27"/>
          <w:szCs w:val="27"/>
        </w:rPr>
        <w:t>14:34. Insanity of defendant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tk.ref.id="I03KP06"</w:instrText>
      </w:r>
      <w:r>
        <w:rPr>
          <w:rStyle w:val="pxtk"/>
        </w:rPr>
        <w:fldChar w:fldCharType="end"/>
      </w:r>
      <w:r>
        <w:rPr>
          <w:rStyle w:val="pxtk"/>
        </w:rPr>
        <w:t>West's Key Number Digest, Mental Health &amp;key; 503</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form.fid="I6b47d4a0a62311dfa8bb0000837214a9"</w:instrText>
      </w:r>
      <w:r>
        <w:fldChar w:fldCharType="end"/>
      </w:r>
      <w:r>
        <w:rPr>
          <w:color w:val="FF0000"/>
          <w:sz w:val="20"/>
          <w:szCs w:val="20"/>
          <w:vertAlign w:val="superscript"/>
        </w:rPr>
        <w:t>►</w:t>
      </w:r>
      <w:r>
        <w:fldChar w:fldCharType="begin"/>
      </w:r>
      <w:r>
        <w:instrText>p.ct.id="86611b80279711ee9dcac71aa3e1ee30|34|14:34"</w:instrText>
      </w:r>
      <w:r>
        <w:fldChar w:fldCharType="end"/>
      </w:r>
      <w:r>
        <w:t>At the time referred to in the Petition, Defendant was of unsound mind, incapable of understanding or making the transaction alleged.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p.ct.id="86611b80279711ee9dcac71aa3e1ee30|34|14:34"</w:instrText>
      </w:r>
      <w:r>
        <w:fldChar w:fldCharType="end"/>
      </w:r>
      <w:r>
        <w:t>Defendant hereby offers to restore Plaintiff to the position Plaintiff occupied before the transaction was made.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p.ct.id="86611b80279711ee9dcac71aa3e1ee30|34|14:34"</w:instrText>
      </w:r>
      <w:r>
        <w:fldChar w:fldCharType="end"/>
      </w:r>
      <w:r>
        <w:t>This form should be used only when the defendant was insane at the time that the contract was entered into. It is necessary for the incompetent person to restore the plaintiff to the position the plaintiff occupied before the transaction was made if it is possible to do so. If not, it is only necessary that the incompetent return the unused portion of the property.</w:t>
      </w:r>
    </w:p>
    <w:p w:rsidR="00074B4B" w:rsidRDefault="00074B4B">
      <w:pPr>
        <w:pStyle w:val="pxs"/>
        <w:spacing w:before="180"/>
        <w:rPr>
          <w:sz w:val="27"/>
          <w:szCs w:val="27"/>
        </w:rPr>
      </w:pPr>
      <w:r>
        <w:rPr>
          <w:sz w:val="27"/>
          <w:szCs w:val="27"/>
        </w:rPr>
        <w:t>14:35. Illegality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tk.ref.id="I03HVWF"</w:instrText>
      </w:r>
      <w:r>
        <w:rPr>
          <w:rStyle w:val="pxtk"/>
        </w:rPr>
        <w:fldChar w:fldCharType="end"/>
      </w:r>
      <w:r>
        <w:rPr>
          <w:rStyle w:val="pxtk"/>
        </w:rPr>
        <w:t>West's Key Number Digest, Bills and Notes &amp;key; 478</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tk.ref.id="I03KP1B"</w:instrText>
      </w:r>
      <w:r>
        <w:rPr>
          <w:rStyle w:val="pxtk"/>
        </w:rPr>
        <w:fldChar w:fldCharType="end"/>
      </w:r>
      <w:r>
        <w:rPr>
          <w:rStyle w:val="pxtk"/>
        </w:rPr>
        <w:t>West's Key Number Digest, Contracts &amp;key; 342</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tk.ref.id="I03NI67"</w:instrText>
      </w:r>
      <w:r>
        <w:rPr>
          <w:rStyle w:val="pxtk"/>
        </w:rPr>
        <w:fldChar w:fldCharType="end"/>
      </w:r>
      <w:r>
        <w:rPr>
          <w:rStyle w:val="pxtk"/>
        </w:rPr>
        <w:t>West's Key Number Digest, Gaming &amp;key; 48(2)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rc.ref.id="I03QBB3"</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rc.ref.id="I01ZEJE"</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rc.ref.id="I01ZEP1"</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674 to 677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rc.ref.id="I0227TX"</w:instrText>
      </w:r>
      <w:r>
        <w:rPr>
          <w:rStyle w:val="pxrc"/>
        </w:rPr>
        <w:fldChar w:fldCharType="end"/>
      </w:r>
      <w:r>
        <w:rPr>
          <w:rStyle w:val="pxrc"/>
        </w:rPr>
        <w:t xml:space="preserve">C.J.S., Gaming </w:t>
      </w:r>
      <w:r>
        <w:rPr>
          <w:rStyle w:val="pxrc"/>
          <w:vanish/>
        </w:rPr>
        <w:t>&amp;s;</w:t>
      </w:r>
      <w:r>
        <w:rPr>
          <w:rStyle w:val="pxvis"/>
          <w:rFonts w:ascii="Times NewRoman" w:hAnsi="Times NewRoman"/>
          <w:b w:val="0"/>
          <w:sz w:val="24"/>
        </w:rPr>
        <w:t>§</w:t>
      </w:r>
      <w:r>
        <w:rPr>
          <w:rStyle w:val="pxrc"/>
        </w:rPr>
        <w:t>62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form.fid="I6b4a1e90a62311dfa8bb0000837214a9"</w:instrText>
      </w:r>
      <w:r>
        <w:fldChar w:fldCharType="end"/>
      </w:r>
      <w:r>
        <w:rPr>
          <w:color w:val="FF0000"/>
          <w:sz w:val="20"/>
          <w:szCs w:val="20"/>
          <w:vertAlign w:val="superscript"/>
        </w:rPr>
        <w:t>►</w:t>
      </w:r>
      <w:r>
        <w:fldChar w:fldCharType="begin"/>
      </w:r>
      <w:r>
        <w:instrText>p.ct.id="86611b80279711ee9dcac71aa3e1ee30|35|14:35"</w:instrText>
      </w:r>
      <w:r>
        <w:fldChar w:fldCharType="end"/>
      </w:r>
      <w:r>
        <w:t>At the time of the alleged agreement, the contract was a mere wager.</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p.ct.id="86611b80279711ee9dcac71aa3e1ee30|35|14:35"</w:instrText>
      </w:r>
      <w:r>
        <w:fldChar w:fldCharType="end"/>
      </w:r>
      <w:r>
        <w:t>A contract, note, or obligation given for an illegal purpose is void.</w:t>
      </w:r>
    </w:p>
    <w:p w:rsidR="00074B4B" w:rsidRDefault="00074B4B">
      <w:pPr>
        <w:pStyle w:val="pxs"/>
        <w:spacing w:before="180"/>
        <w:rPr>
          <w:sz w:val="27"/>
          <w:szCs w:val="27"/>
        </w:rPr>
      </w:pPr>
      <w:r>
        <w:rPr>
          <w:sz w:val="27"/>
          <w:szCs w:val="27"/>
        </w:rPr>
        <w:t>14:36. Usury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tk.ref.id="I03HW25"</w:instrText>
      </w:r>
      <w:r>
        <w:rPr>
          <w:rStyle w:val="pxtk"/>
        </w:rPr>
        <w:fldChar w:fldCharType="end"/>
      </w:r>
      <w:r>
        <w:rPr>
          <w:rStyle w:val="pxtk"/>
        </w:rPr>
        <w:t>West's Key Number Digest, Usury &amp;key; 99, 111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rc.ref.id="I0250YT"</w:instrText>
      </w:r>
      <w:r>
        <w:rPr>
          <w:rStyle w:val="pxrc"/>
        </w:rPr>
        <w:fldChar w:fldCharType="end"/>
      </w:r>
      <w:r>
        <w:rPr>
          <w:rStyle w:val="pxrc"/>
        </w:rPr>
        <w:t xml:space="preserve">C.J.S., Interest and Usury; Consumer Credit </w:t>
      </w:r>
      <w:r>
        <w:rPr>
          <w:rStyle w:val="pxrc"/>
          <w:vanish/>
        </w:rPr>
        <w:t>&amp;ss;</w:t>
      </w:r>
      <w:r>
        <w:rPr>
          <w:rStyle w:val="pxvis"/>
          <w:rFonts w:ascii="Times NewRoman" w:hAnsi="Times NewRoman"/>
          <w:b w:val="0"/>
          <w:sz w:val="24"/>
        </w:rPr>
        <w:t>§§</w:t>
      </w:r>
      <w:r>
        <w:rPr>
          <w:rStyle w:val="pxrc"/>
        </w:rPr>
        <w:t>204, 221 to 226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form.fid="I6b4d52e0a62311dfa8bb0000837214a9"</w:instrText>
      </w:r>
      <w:r>
        <w:fldChar w:fldCharType="end"/>
      </w:r>
      <w:r>
        <w:rPr>
          <w:color w:val="FF0000"/>
          <w:sz w:val="20"/>
          <w:szCs w:val="20"/>
          <w:vertAlign w:val="superscript"/>
        </w:rPr>
        <w:t>►</w:t>
      </w:r>
      <w:r>
        <w:fldChar w:fldCharType="begin"/>
      </w:r>
      <w:r>
        <w:instrText>p.ct.id="86611b80279711ee9dcac71aa3e1ee30|36|14:36"</w:instrText>
      </w:r>
      <w:r>
        <w:fldChar w:fldCharType="end"/>
      </w:r>
      <w:r>
        <w:t>The agreement provides for interest on the loan at a rate greater than the legal rate of interest.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p.ct.id="86611b80279711ee9dcac71aa3e1ee30|36|14:36"</w:instrText>
      </w:r>
      <w:r>
        <w:fldChar w:fldCharType="end"/>
      </w:r>
      <w:r>
        <w:t>WHEREFORE, Defendant prays that any judgment against Defendant be limited to the amount of principal due, without costs; that _ percent (_%) thereof be adjudged in favor of the state of Iowa, and only the remaining principal be adjudged in favor of Defendant; and that such judgment be in full satisfaction of the entire principal and interest.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p.ct.id="86611b80279711ee9dcac71aa3e1ee30|36|14:36"</w:instrText>
      </w:r>
      <w:r>
        <w:fldChar w:fldCharType="end"/>
      </w:r>
      <w:r>
        <w:rPr>
          <w:rStyle w:val="pxst"/>
          <w:color w:val="FF0000"/>
          <w:sz w:val="20"/>
          <w:szCs w:val="20"/>
          <w:vertAlign w:val="superscript"/>
        </w:rPr>
        <w:t>►</w:t>
      </w:r>
      <w:r>
        <w:rPr>
          <w:rStyle w:val="pxst"/>
        </w:rPr>
        <w:fldChar w:fldCharType="begin"/>
      </w:r>
      <w:r>
        <w:rPr>
          <w:rStyle w:val="pxst"/>
        </w:rPr>
        <w:instrText>st.ref.id="I03QBGT"</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535.5</w:t>
      </w:r>
      <w:r>
        <w:t xml:space="preserve"> provides for a penalty in favor of the state where contracts provide a usurious interest rate. The allegation contained in this form together with the prayer contained herein should be used in such situations.</w:t>
      </w:r>
    </w:p>
    <w:p w:rsidR="00074B4B" w:rsidRDefault="00074B4B">
      <w:pPr>
        <w:pStyle w:val="pxs"/>
        <w:spacing w:before="180"/>
        <w:rPr>
          <w:sz w:val="27"/>
          <w:szCs w:val="27"/>
        </w:rPr>
      </w:pPr>
      <w:r>
        <w:rPr>
          <w:sz w:val="27"/>
          <w:szCs w:val="27"/>
        </w:rPr>
        <w:t>14:37. Duress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tk.ref.id="I03T4LP"</w:instrText>
      </w:r>
      <w:r>
        <w:rPr>
          <w:rStyle w:val="pxtk"/>
        </w:rPr>
        <w:fldChar w:fldCharType="end"/>
      </w:r>
      <w:r>
        <w:rPr>
          <w:rStyle w:val="pxtk"/>
        </w:rPr>
        <w:t>West's Key Number Digest, Bills and Notes &amp;key; 477</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tk.ref.id="I03HW27"</w:instrText>
      </w:r>
      <w:r>
        <w:rPr>
          <w:rStyle w:val="pxtk"/>
        </w:rPr>
        <w:fldChar w:fldCharType="end"/>
      </w:r>
      <w:r>
        <w:rPr>
          <w:rStyle w:val="pxtk"/>
        </w:rPr>
        <w:t>West's Key Number Digest, Contracts &amp;key; 342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rc.ref.id="I03KP73"</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rc.ref.id="I01ZEP4"</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rc.ref.id="I0227U0"</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674 to 677</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form.fid="I6b4f4eb0a62311dfa8bb0000837214a9"</w:instrText>
      </w:r>
      <w:r>
        <w:fldChar w:fldCharType="end"/>
      </w:r>
      <w:r>
        <w:rPr>
          <w:color w:val="FF0000"/>
          <w:sz w:val="20"/>
          <w:szCs w:val="20"/>
          <w:vertAlign w:val="superscript"/>
        </w:rPr>
        <w:t>►</w:t>
      </w:r>
      <w:r>
        <w:fldChar w:fldCharType="begin"/>
      </w:r>
      <w:r>
        <w:instrText>p.ct.id="86611b80279711ee9dcac71aa3e1ee30|37|14:37"</w:instrText>
      </w:r>
      <w:r>
        <w:fldChar w:fldCharType="end"/>
      </w:r>
      <w:r>
        <w:t xml:space="preserve">Plaintiff obtained the instrument referred to in the Petition by orally threatening Defendant </w:t>
      </w:r>
      <w:r>
        <w:rPr>
          <w:rStyle w:val="pxfinstr"/>
          <w:i/>
          <w:iCs/>
        </w:rPr>
        <w:t>[set forth the threats]</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p.ct.id="86611b80279711ee9dcac71aa3e1ee30|37|14:37"</w:instrText>
      </w:r>
      <w:r>
        <w:fldChar w:fldCharType="end"/>
      </w:r>
      <w:r>
        <w:t>Defendant executed the instrument solely by duress, in consequence of such threats and in fear that Plaintiff would execute them.</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p.ct.id="86611b80279711ee9dcac71aa3e1ee30|37|14:37"</w:instrText>
      </w:r>
      <w:r>
        <w:fldChar w:fldCharType="end"/>
      </w:r>
      <w:r>
        <w:t>The element of duress always involves either physical abuse or threat of such physical abuse.</w:t>
      </w:r>
    </w:p>
    <w:p w:rsidR="00074B4B" w:rsidRDefault="00074B4B">
      <w:pPr>
        <w:pStyle w:val="pxs"/>
        <w:spacing w:before="180"/>
        <w:rPr>
          <w:sz w:val="27"/>
          <w:szCs w:val="27"/>
        </w:rPr>
      </w:pPr>
      <w:r>
        <w:rPr>
          <w:sz w:val="27"/>
          <w:szCs w:val="27"/>
        </w:rPr>
        <w:t>14:38. Alteration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tk.ref.id="I03T4LR"</w:instrText>
      </w:r>
      <w:r>
        <w:rPr>
          <w:rStyle w:val="pxtk"/>
        </w:rPr>
        <w:fldChar w:fldCharType="end"/>
      </w:r>
      <w:r>
        <w:rPr>
          <w:rStyle w:val="pxtk"/>
        </w:rPr>
        <w:t>West's Key Number Digest, Alteration of Instruments &amp;key; 25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tk.ref.id="I03VXQN"</w:instrText>
      </w:r>
      <w:r>
        <w:rPr>
          <w:rStyle w:val="pxtk"/>
        </w:rPr>
        <w:fldChar w:fldCharType="end"/>
      </w:r>
      <w:r>
        <w:rPr>
          <w:rStyle w:val="pxtk"/>
        </w:rPr>
        <w:t>West's Key Number Digest, Bills and Notes &amp;key; 472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rc.ref.id="I01ZEP6"</w:instrText>
      </w:r>
      <w:r>
        <w:rPr>
          <w:rStyle w:val="pxrc"/>
        </w:rPr>
        <w:fldChar w:fldCharType="end"/>
      </w:r>
      <w:r>
        <w:rPr>
          <w:rStyle w:val="pxrc"/>
        </w:rPr>
        <w:t xml:space="preserve">C.J.S., Alteration of Instruments </w:t>
      </w:r>
      <w:r>
        <w:rPr>
          <w:rStyle w:val="pxrc"/>
          <w:vanish/>
        </w:rPr>
        <w:t>&amp;ss;</w:t>
      </w:r>
      <w:r>
        <w:rPr>
          <w:rStyle w:val="pxvis"/>
          <w:rFonts w:ascii="Times NewRoman" w:hAnsi="Times NewRoman"/>
          <w:b w:val="0"/>
          <w:sz w:val="24"/>
        </w:rPr>
        <w:t>§§</w:t>
      </w:r>
      <w:r>
        <w:rPr>
          <w:rStyle w:val="pxrc"/>
        </w:rPr>
        <w:t>135 to 148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rc.ref.id="I0227U2"</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form.fid="I6b534650a62311dfa8bb0000837214a9"</w:instrText>
      </w:r>
      <w:r>
        <w:fldChar w:fldCharType="end"/>
      </w:r>
      <w:r>
        <w:rPr>
          <w:color w:val="FF0000"/>
          <w:sz w:val="20"/>
          <w:szCs w:val="20"/>
          <w:vertAlign w:val="superscript"/>
        </w:rPr>
        <w:t>►</w:t>
      </w:r>
      <w:r>
        <w:fldChar w:fldCharType="begin"/>
      </w:r>
      <w:r>
        <w:instrText>p.ct.id="86611b80279711ee9dcac71aa3e1ee30|38|14:38"</w:instrText>
      </w:r>
      <w:r>
        <w:fldChar w:fldCharType="end"/>
      </w:r>
      <w:r>
        <w:t>After the execution and delivery of the note (</w:t>
      </w:r>
      <w:r>
        <w:rPr>
          <w:rStyle w:val="pxi"/>
          <w:i/>
          <w:iCs/>
        </w:rPr>
        <w:t>or</w:t>
      </w:r>
      <w:r>
        <w:t xml:space="preserve"> instrument, etc.), Plaintiff materially altered the note without Defendant's consent by inserting therein, immediately preceding the date of maturity as originally written, the words: </w:t>
      </w:r>
      <w:r>
        <w:rPr>
          <w:vanish/>
        </w:rPr>
        <w:t>&amp;ldquo;</w:t>
      </w:r>
      <w:r>
        <w:rPr>
          <w:rStyle w:val="pxvis"/>
          <w:rFonts w:ascii="Times NewRoman" w:hAnsi="Times NewRoman"/>
          <w:b w:val="0"/>
          <w:sz w:val="24"/>
        </w:rPr>
        <w:t>“</w:t>
      </w:r>
      <w:r>
        <w:t>or before</w:t>
      </w:r>
      <w:r>
        <w:rPr>
          <w:vanish/>
        </w:rPr>
        <w:t>&amp;rdquo;</w:t>
      </w:r>
      <w:r>
        <w:rPr>
          <w:rStyle w:val="pxvis"/>
          <w:rFonts w:ascii="Times NewRoman" w:hAnsi="Times NewRoman"/>
          <w:b w:val="0"/>
          <w:sz w:val="24"/>
        </w:rPr>
        <w:t>”</w:t>
      </w:r>
      <w:r>
        <w:t xml:space="preserve">; thus making the note payable at a different time than originally provided </w:t>
      </w:r>
      <w:r>
        <w:rPr>
          <w:rStyle w:val="pxfinstr"/>
          <w:i/>
          <w:iCs/>
        </w:rPr>
        <w:t>[or describe the alteration claimed]</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p.ct.id="86611b80279711ee9dcac71aa3e1ee30|38|14:38"</w:instrText>
      </w:r>
      <w:r>
        <w:fldChar w:fldCharType="end"/>
      </w:r>
      <w:r>
        <w:t xml:space="preserve">In order for alteration to provide an affirmative defense, the alteration should be </w:t>
      </w:r>
      <w:r>
        <w:rPr>
          <w:vanish/>
        </w:rPr>
        <w:t>&amp;ldquo;</w:t>
      </w:r>
      <w:r>
        <w:rPr>
          <w:rStyle w:val="pxvis"/>
          <w:rFonts w:ascii="Times NewRoman" w:hAnsi="Times NewRoman"/>
          <w:b w:val="0"/>
          <w:sz w:val="24"/>
        </w:rPr>
        <w:t>“</w:t>
      </w:r>
      <w:r>
        <w:t>material</w:t>
      </w:r>
      <w:r>
        <w:rPr>
          <w:vanish/>
        </w:rPr>
        <w:t>&amp;rdquo;</w:t>
      </w:r>
      <w:r>
        <w:rPr>
          <w:rStyle w:val="pxvis"/>
          <w:rFonts w:ascii="Times NewRoman" w:hAnsi="Times NewRoman"/>
          <w:b w:val="0"/>
          <w:sz w:val="24"/>
        </w:rPr>
        <w:t>”</w:t>
      </w:r>
      <w:r>
        <w:t xml:space="preserve">. Since alteration is a matter of discharge, it must be specifically pleaded. </w:t>
      </w:r>
      <w:r>
        <w:rPr>
          <w:rStyle w:val="pxst"/>
          <w:color w:val="FF0000"/>
          <w:sz w:val="20"/>
          <w:szCs w:val="20"/>
          <w:vertAlign w:val="superscript"/>
        </w:rPr>
        <w:t>►</w:t>
      </w:r>
      <w:r>
        <w:rPr>
          <w:rStyle w:val="pxst"/>
        </w:rPr>
        <w:fldChar w:fldCharType="begin"/>
      </w:r>
      <w:r>
        <w:rPr>
          <w:rStyle w:val="pxst"/>
        </w:rPr>
        <w:instrText>st.ref.id="I03KP76"</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14:39. Election of remedies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tk.ref.id="I03NIC2"</w:instrText>
      </w:r>
      <w:r>
        <w:rPr>
          <w:rStyle w:val="pxtk"/>
        </w:rPr>
        <w:fldChar w:fldCharType="end"/>
      </w:r>
      <w:r>
        <w:rPr>
          <w:rStyle w:val="pxtk"/>
        </w:rPr>
        <w:t>West's Key Number Digest, Election of Remedies &amp;key; 16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rc.ref.id="I01ZEP9"</w:instrText>
      </w:r>
      <w:r>
        <w:rPr>
          <w:rStyle w:val="pxrc"/>
        </w:rPr>
        <w:fldChar w:fldCharType="end"/>
      </w:r>
      <w:r>
        <w:rPr>
          <w:rStyle w:val="pxrc"/>
        </w:rPr>
        <w:t xml:space="preserve">C.J.S., Election of Remedies or Rights or Theories of Recovery </w:t>
      </w:r>
      <w:r>
        <w:rPr>
          <w:rStyle w:val="pxrc"/>
          <w:vanish/>
        </w:rPr>
        <w:t>&amp;s;</w:t>
      </w:r>
      <w:r>
        <w:rPr>
          <w:rStyle w:val="pxvis"/>
          <w:rFonts w:ascii="Times NewRoman" w:hAnsi="Times NewRoman"/>
          <w:b w:val="0"/>
          <w:sz w:val="24"/>
        </w:rPr>
        <w:t>§</w:t>
      </w:r>
      <w:r>
        <w:rPr>
          <w:rStyle w:val="pxrc"/>
        </w:rPr>
        <w:t>31</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form.fid="I6b54f400a62311dfa8bb0000837214a9"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p.ct.id="86611b80279711ee9dcac71aa3e1ee30|39|14:39"</w:instrText>
      </w:r>
      <w:r>
        <w:fldChar w:fldCharType="end"/>
      </w:r>
      <w:r>
        <w:t>Plaintiff seeks to recover damages from Defendant for the breach of the contract described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p.ct.id="86611b80279711ee9dcac71aa3e1ee30|39|14:39"</w:instrText>
      </w:r>
      <w:r>
        <w:fldChar w:fldCharType="end"/>
      </w:r>
      <w:r>
        <w:t>Prior to the commencement of this action, Plaintiff commenced another action, ____ v. ____, No. ____ in the Iowa District Court for ____ County, alleging the breach of this same contract and asking for a decree canceling the contract and restoring Plaintiff to the position Plaintiff occupied before it was made.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p.ct.id="86611b80279711ee9dcac71aa3e1ee30|39|14:39"</w:instrText>
      </w:r>
      <w:r>
        <w:fldChar w:fldCharType="end"/>
      </w:r>
      <w:r>
        <w:t>By bringing such action, Plaintiff unequivocally manifested an intention to choose the remedy of rescission, and elected not to seek damages on account of the existence and breach of the contract, thereby terminating any right on Plaintiff's part to seek damages in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p.ct.id="86611b80279711ee9dcac71aa3e1ee30|39|14:39"</w:instrText>
      </w:r>
      <w:r>
        <w:fldChar w:fldCharType="end"/>
      </w:r>
      <w:r>
        <w:t xml:space="preserve">This form presupposes that the institution of an action constitutes an affirmative unequivocal manifestation of a choice of remedies. See </w:t>
      </w:r>
      <w:r>
        <w:rPr>
          <w:rStyle w:val="pxcc"/>
          <w:color w:val="FF0000"/>
          <w:sz w:val="20"/>
          <w:szCs w:val="20"/>
          <w:vertAlign w:val="superscript"/>
        </w:rPr>
        <w:t>►</w:t>
      </w:r>
      <w:r>
        <w:rPr>
          <w:rStyle w:val="pxcc"/>
        </w:rPr>
        <w:fldChar w:fldCharType="begin"/>
      </w:r>
      <w:r>
        <w:rPr>
          <w:rStyle w:val="pxcc"/>
        </w:rPr>
        <w:instrText>cc.ref.id="I03HW2C"</w:instrText>
      </w:r>
      <w:r>
        <w:rPr>
          <w:rStyle w:val="pxcc"/>
        </w:rPr>
        <w:fldChar w:fldCharType="end"/>
      </w:r>
      <w:r>
        <w:rPr>
          <w:rStyle w:val="pxcc"/>
        </w:rPr>
        <w:t>Mobley v. Boyt Farms Co., 256 Iowa 106, 126 N.W.2d 280 (1964)</w:t>
      </w:r>
      <w:r>
        <w:t>. The gist of this claim is that the remedies are wholly inconsistent.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p.ct.id="86611b80279711ee9dcac71aa3e1ee30|39|14:39"</w:instrText>
      </w:r>
      <w:r>
        <w:fldChar w:fldCharType="end"/>
      </w:r>
      <w:r>
        <w:t xml:space="preserve">In </w:t>
      </w:r>
      <w:r>
        <w:rPr>
          <w:rStyle w:val="pxcc"/>
          <w:color w:val="FF0000"/>
          <w:sz w:val="20"/>
          <w:szCs w:val="20"/>
          <w:vertAlign w:val="superscript"/>
        </w:rPr>
        <w:t>►</w:t>
      </w:r>
      <w:r>
        <w:rPr>
          <w:rStyle w:val="pxcc"/>
        </w:rPr>
        <w:fldChar w:fldCharType="begin"/>
      </w:r>
      <w:r>
        <w:rPr>
          <w:rStyle w:val="pxcc"/>
        </w:rPr>
        <w:instrText>cc.ref.id="I03KP78"</w:instrText>
      </w:r>
      <w:r>
        <w:rPr>
          <w:rStyle w:val="pxcc"/>
        </w:rPr>
        <w:fldChar w:fldCharType="end"/>
      </w:r>
      <w:r>
        <w:rPr>
          <w:rStyle w:val="pxcc"/>
        </w:rPr>
        <w:t>DuTrac Cmty. Credit Union v. Hefel, 893 N.W.2d 282 (Iowa 2017</w:t>
      </w:r>
      <w:r>
        <w:t>, the court described the doctrine:</w:t>
      </w:r>
    </w:p>
    <w:p w:rsidR="00074B4B" w:rsidRDefault="00074B4B">
      <w:pPr>
        <w:pStyle w:val="pxformqbqp"/>
        <w:ind w:left="500"/>
      </w:pPr>
      <w:r>
        <w:rPr>
          <w:color w:val="FF0000"/>
          <w:vertAlign w:val="superscript"/>
        </w:rPr>
        <w:t>►</w:t>
      </w:r>
      <w:r>
        <w:fldChar w:fldCharType="begin"/>
      </w:r>
      <w:r>
        <w:instrText>qp.pstart="n"</w:instrText>
      </w:r>
      <w:r>
        <w:fldChar w:fldCharType="end"/>
      </w:r>
      <w:r>
        <w:t xml:space="preserve">The party claiming the application of the doctrine of election of remedies must be able to establish three elements: (1) the existence of two or more remedies, (2) an inconsistency between the remedies, and (3) an intelligent and intentional choice of one of the remedies. </w:t>
      </w:r>
      <w:r>
        <w:rPr>
          <w:rStyle w:val="pxi"/>
          <w:i/>
          <w:iCs/>
          <w:sz w:val="20"/>
        </w:rPr>
        <w:t>State v. Funke</w:t>
      </w:r>
      <w:r>
        <w:t xml:space="preserve">, 531 N.W.2d 124, 127 (Iowa 1995). The doctrine of election of remedies is not favored by the courts, and we will not apply it unless there is evidence of substantial prejudice. </w:t>
      </w:r>
      <w:r>
        <w:rPr>
          <w:rStyle w:val="pxi"/>
          <w:i/>
          <w:iCs/>
          <w:sz w:val="20"/>
        </w:rPr>
        <w:t>Whalen v. Connelly</w:t>
      </w:r>
      <w:r>
        <w:t>, 621 N.W.2d 681, 685</w:t>
      </w:r>
      <w:r>
        <w:rPr>
          <w:vanish/>
        </w:rPr>
        <w:t>&amp;ndash;</w:t>
      </w:r>
      <w:r>
        <w:rPr>
          <w:rStyle w:val="pxvis"/>
          <w:rFonts w:ascii="Times NewRoman" w:hAnsi="Times NewRoman"/>
          <w:b w:val="0"/>
          <w:sz w:val="20"/>
        </w:rPr>
        <w:t>-</w:t>
      </w:r>
      <w:r>
        <w:t xml:space="preserve">86 (Iowa 2000). If we do apply the doctrine, we apply it in a strict and limited manner. </w:t>
      </w:r>
      <w:r>
        <w:rPr>
          <w:rStyle w:val="pxi"/>
          <w:i/>
          <w:iCs/>
          <w:sz w:val="20"/>
        </w:rPr>
        <w:t>Gottschalk v. Simpson</w:t>
      </w:r>
      <w:r>
        <w:t>, 422 N.W.2d 181, 185 (Iowa 1988).</w:t>
      </w:r>
    </w:p>
    <w:p w:rsidR="00074B4B" w:rsidRDefault="00074B4B">
      <w:pPr>
        <w:pStyle w:val="pxs"/>
        <w:spacing w:before="180"/>
        <w:rPr>
          <w:sz w:val="27"/>
          <w:szCs w:val="27"/>
        </w:rPr>
      </w:pPr>
      <w:r>
        <w:rPr>
          <w:sz w:val="27"/>
          <w:szCs w:val="27"/>
        </w:rPr>
        <w:t>14:40. Discharge in bankruptcy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tk.ref.id="I03NIC4"</w:instrText>
      </w:r>
      <w:r>
        <w:rPr>
          <w:rStyle w:val="pxtk"/>
        </w:rPr>
        <w:fldChar w:fldCharType="end"/>
      </w:r>
      <w:r>
        <w:rPr>
          <w:rStyle w:val="pxtk"/>
        </w:rPr>
        <w:t>West's Key Number Digest, Bankruptcy &amp;key; 3418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rc.ref.id="I03HW3I"</w:instrText>
      </w:r>
      <w:r>
        <w:rPr>
          <w:rStyle w:val="pxrc"/>
        </w:rPr>
        <w:fldChar w:fldCharType="end"/>
      </w:r>
      <w:r>
        <w:rPr>
          <w:rStyle w:val="pxrc"/>
        </w:rPr>
        <w:t xml:space="preserve">C.J.S., Bankruptcy </w:t>
      </w:r>
      <w:r>
        <w:rPr>
          <w:rStyle w:val="pxrc"/>
          <w:vanish/>
        </w:rPr>
        <w:t>&amp;s;</w:t>
      </w:r>
      <w:r>
        <w:rPr>
          <w:rStyle w:val="pxvis"/>
          <w:rFonts w:ascii="Times NewRoman" w:hAnsi="Times NewRoman"/>
          <w:b w:val="0"/>
          <w:sz w:val="24"/>
        </w:rPr>
        <w:t>§</w:t>
      </w:r>
      <w:r>
        <w:rPr>
          <w:rStyle w:val="pxrc"/>
        </w:rPr>
        <w:t xml:space="preserve"> 102</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form.fid="I6db6d8d0a62311dfa8bb0000837214a9"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 xml:space="preserve">On </w:t>
      </w:r>
      <w:r>
        <w:rPr>
          <w:rStyle w:val="pxfinstr"/>
          <w:i/>
          <w:iCs/>
        </w:rPr>
        <w:t>[date]</w:t>
      </w:r>
      <w:r>
        <w:t xml:space="preserve"> and upon a petition and schedules which included Plaintiff's debt, Defendant was duly adjudicated a bankrupt by the United States District Court for the ____ District of Iowa.</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Thereafter Defendant was duly discharged from provable debts theretofore existing.</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 xml:space="preserve">A copy of the discharge is hereto attached as Exhibit </w:t>
      </w:r>
      <w:r>
        <w:rPr>
          <w:rStyle w:val="pxfinstr"/>
          <w:i/>
          <w:iCs/>
        </w:rPr>
        <w:t>[designation of exhibit]</w:t>
      </w:r>
      <w:r>
        <w:t xml:space="preserve"> and incorporated herein by reference.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The claim set forth in the Petition was a provable claim existing prior to that adjudication, and is within the class of debts discharged.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w:t>
      </w:r>
      <w:r>
        <w:rPr>
          <w:rStyle w:val="pxi"/>
          <w:i/>
          <w:iCs/>
        </w:rPr>
        <w:t>Add if desired</w:t>
      </w:r>
      <w:r>
        <w:t>, that plaintiff was duly notified of the bankruptcy].</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p.ct.id="86611b80279711ee9dcac71aa3e1ee30|40|14:40"</w:instrText>
      </w:r>
      <w:r>
        <w:fldChar w:fldCharType="end"/>
      </w:r>
      <w:r>
        <w:t xml:space="preserve">Bankruptcy does not extinguish a debt, it merely affords a defense to the debtor. As a judgment, it may be pleaded as a conclusion. </w:t>
      </w:r>
      <w:r>
        <w:rPr>
          <w:rStyle w:val="pxst"/>
          <w:color w:val="FF0000"/>
          <w:sz w:val="20"/>
          <w:szCs w:val="20"/>
          <w:vertAlign w:val="superscript"/>
        </w:rPr>
        <w:t>►</w:t>
      </w:r>
      <w:r>
        <w:rPr>
          <w:rStyle w:val="pxst"/>
        </w:rPr>
        <w:fldChar w:fldCharType="begin"/>
      </w:r>
      <w:r>
        <w:rPr>
          <w:rStyle w:val="pxst"/>
        </w:rPr>
        <w:instrText>st.ref.id="I03KP8E"</w:instrText>
      </w:r>
      <w:r>
        <w:rPr>
          <w:rStyle w:val="pxst"/>
        </w:rPr>
        <w:fldChar w:fldCharType="end"/>
      </w:r>
      <w:r>
        <w:rPr>
          <w:rStyle w:val="pxst"/>
        </w:rPr>
        <w:t>Iowa R. Civ. P. 1.417</w:t>
      </w:r>
      <w:r>
        <w:t>.</w:t>
      </w:r>
    </w:p>
    <w:p w:rsidR="00074B4B" w:rsidRDefault="00074B4B">
      <w:pPr>
        <w:pStyle w:val="pxs"/>
        <w:spacing w:before="180"/>
        <w:rPr>
          <w:sz w:val="27"/>
          <w:szCs w:val="27"/>
        </w:rPr>
      </w:pPr>
      <w:r>
        <w:rPr>
          <w:sz w:val="27"/>
          <w:szCs w:val="27"/>
        </w:rPr>
        <w:t>14:41. Equitable estoppel</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tk.ref.id="I03HW3K"</w:instrText>
      </w:r>
      <w:r>
        <w:rPr>
          <w:rStyle w:val="pxtk"/>
        </w:rPr>
        <w:fldChar w:fldCharType="end"/>
      </w:r>
      <w:r>
        <w:rPr>
          <w:rStyle w:val="pxtk"/>
        </w:rPr>
        <w:t>West's Key Number Digest, Estoppel &amp;key; 109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rc.ref.id="I01ZEQG"</w:instrText>
      </w:r>
      <w:r>
        <w:rPr>
          <w:rStyle w:val="pxrc"/>
        </w:rPr>
        <w:fldChar w:fldCharType="end"/>
      </w:r>
      <w:r>
        <w:rPr>
          <w:rStyle w:val="pxrc"/>
        </w:rPr>
        <w:t xml:space="preserve">C.J.S., Estoppel and Waiver </w:t>
      </w:r>
      <w:r>
        <w:rPr>
          <w:rStyle w:val="pxrc"/>
          <w:vanish/>
        </w:rPr>
        <w:t>&amp;ss;</w:t>
      </w:r>
      <w:r>
        <w:rPr>
          <w:rStyle w:val="pxvis"/>
          <w:rFonts w:ascii="Times NewRoman" w:hAnsi="Times NewRoman"/>
          <w:b w:val="0"/>
          <w:sz w:val="24"/>
        </w:rPr>
        <w:t>§§</w:t>
      </w:r>
      <w:r>
        <w:rPr>
          <w:rStyle w:val="pxrc"/>
        </w:rPr>
        <w:t>201, 206 to 210</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form.fid="I6db7c330a62311dfa8bb0000837214a9"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xml:space="preserve">On </w:t>
      </w:r>
      <w:r>
        <w:rPr>
          <w:rStyle w:val="pxfinstr"/>
          <w:i/>
          <w:iCs/>
        </w:rPr>
        <w:t>[date]</w:t>
      </w:r>
      <w:r>
        <w:t>, Plaintiff orally advised Defendant that Plaintiff proposed to construct a driveway on Plaintiff's lot leading from West Avenue to Plaintiff's garage as then located.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Thereafter Plaintiff expended large sums of money in order to construct the driveway in the location proposed.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During the construction of the driveway, Defendant stood by without complaint.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Defendant observed Plaintiff's preparations and construction, and had equal means of knowledge of the boundary line and full opportunity of making known any complaint or doubt to Plaintiff.</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5.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Plaintiff relied on Defendant's acquiescence, inaction and silence in incurring the expenses and doing the acts.</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6.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Plaintiff would be greatly prejudiced, Plaintiff's property greatly diminished in value, and the expenses lost if Plaintiff were now required to move the driveway or permit Plaintiff to encroach thereon.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The elements of estoppel, which must be established by clear, convincing and satisfactory evidence, are as follows: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A false representation or concealment of a material fact;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Lack of knowledge of the true facts on the part of the person to whom the misrepresentation is made;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The intent of the party making the representation that the party to whom it is made shall rely thereon;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Reliance on the misrepresentation by the party to whom it is made resulting in his prejudice.</w:t>
      </w:r>
    </w:p>
    <w:p w:rsidR="00074B4B" w:rsidRDefault="00074B4B">
      <w:pPr>
        <w:pStyle w:val="pxformcp"/>
      </w:pPr>
      <w:r>
        <w:rPr>
          <w:rStyle w:val="pxcc"/>
          <w:color w:val="FF0000"/>
          <w:sz w:val="20"/>
          <w:szCs w:val="20"/>
          <w:vertAlign w:val="superscript"/>
        </w:rPr>
        <w:t>►</w:t>
      </w:r>
      <w:r>
        <w:rPr>
          <w:rStyle w:val="pxcc"/>
        </w:rPr>
        <w:fldChar w:fldCharType="begin"/>
      </w:r>
      <w:r>
        <w:rPr>
          <w:rStyle w:val="pxcc"/>
        </w:rPr>
        <w:instrText>cc.ref.id="I03HW3N"</w:instrText>
      </w:r>
      <w:r>
        <w:rPr>
          <w:rStyle w:val="pxcc"/>
        </w:rPr>
        <w:fldChar w:fldCharType="end"/>
      </w:r>
      <w:r>
        <w:rPr>
          <w:rStyle w:val="pxcc"/>
        </w:rPr>
        <w:t>DeWall v. Prentice, 224 N.W.2d 428 (Iowa 1974)</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p.ct.id="86611b80279711ee9dcac71aa3e1ee30|41|14:41"</w:instrText>
      </w:r>
      <w:r>
        <w:fldChar w:fldCharType="end"/>
      </w:r>
      <w:r>
        <w:t xml:space="preserve">This form is sufficient to raise the issue of equitable estoppel without using the term </w:t>
      </w:r>
      <w:r>
        <w:rPr>
          <w:vanish/>
        </w:rPr>
        <w:t>&amp;ldquo;</w:t>
      </w:r>
      <w:r>
        <w:rPr>
          <w:rStyle w:val="pxvis"/>
          <w:rFonts w:ascii="Times NewRoman" w:hAnsi="Times NewRoman"/>
          <w:b w:val="0"/>
          <w:sz w:val="24"/>
        </w:rPr>
        <w:t>“</w:t>
      </w:r>
      <w:r>
        <w:t>estoppel</w:t>
      </w:r>
      <w:r>
        <w:rPr>
          <w:vanish/>
        </w:rPr>
        <w:t>&amp;rdquo;</w:t>
      </w:r>
      <w:r>
        <w:rPr>
          <w:rStyle w:val="pxvis"/>
          <w:rFonts w:ascii="Times NewRoman" w:hAnsi="Times NewRoman"/>
          <w:b w:val="0"/>
          <w:sz w:val="24"/>
        </w:rPr>
        <w:t>”</w:t>
      </w:r>
      <w:r>
        <w:t>. Estoppel may be the basis for a suit as well as a defense, and therefore may be raised by either party.</w:t>
      </w:r>
    </w:p>
    <w:p w:rsidR="00074B4B" w:rsidRDefault="00074B4B">
      <w:pPr>
        <w:pStyle w:val="pxs"/>
        <w:spacing w:before="180"/>
        <w:rPr>
          <w:sz w:val="27"/>
          <w:szCs w:val="27"/>
        </w:rPr>
      </w:pPr>
      <w:r>
        <w:rPr>
          <w:sz w:val="27"/>
          <w:szCs w:val="27"/>
        </w:rPr>
        <w:t>14:42. Res judicata</w:t>
      </w:r>
      <w:r>
        <w:rPr>
          <w:rStyle w:val="pxsep"/>
        </w:rPr>
        <w:t xml:space="preserve">-- </w:t>
      </w:r>
      <w:r>
        <w:rPr>
          <w:sz w:val="27"/>
          <w:szCs w:val="27"/>
        </w:rPr>
        <w:t>Claim preclusion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tk.ref.id="I03KP8J"</w:instrText>
      </w:r>
      <w:r>
        <w:rPr>
          <w:rStyle w:val="pxtk"/>
        </w:rPr>
        <w:fldChar w:fldCharType="end"/>
      </w:r>
      <w:r>
        <w:rPr>
          <w:rStyle w:val="pxtk"/>
        </w:rPr>
        <w:t>West's Key Number Digest, Judgment &amp;key;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rc.ref.id="I01ZEQJ"</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form.fid="I6dbaa960a62311dfa8bb0000837214a9"</w:instrText>
      </w:r>
      <w:r>
        <w:fldChar w:fldCharType="end"/>
      </w:r>
      <w:r>
        <w:rPr>
          <w:color w:val="FF0000"/>
          <w:sz w:val="20"/>
          <w:szCs w:val="20"/>
          <w:vertAlign w:val="superscript"/>
        </w:rPr>
        <w:t>►</w:t>
      </w:r>
      <w:r>
        <w:fldChar w:fldCharType="begin"/>
      </w:r>
      <w:r>
        <w:instrText>p.ct.id="86611b80279711ee9dcac71aa3e1ee30|42|14:42"</w:instrText>
      </w:r>
      <w:r>
        <w:fldChar w:fldCharType="end"/>
      </w:r>
      <w:r>
        <w:t>For a defense to Plaintiff's claim, Defendant states: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Plaintiff's claim in this action is barred by (or merged into) the judgment in ____ v. ____, No. ____.</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xml:space="preserve">A claim may be merged in or barred by a former judgment under claim preclusion. See </w:t>
      </w:r>
      <w:r>
        <w:rPr>
          <w:rStyle w:val="pxcc"/>
          <w:color w:val="FF0000"/>
          <w:sz w:val="20"/>
          <w:szCs w:val="20"/>
          <w:vertAlign w:val="superscript"/>
        </w:rPr>
        <w:t>►</w:t>
      </w:r>
      <w:r>
        <w:rPr>
          <w:rStyle w:val="pxcc"/>
        </w:rPr>
        <w:fldChar w:fldCharType="begin"/>
      </w:r>
      <w:r>
        <w:rPr>
          <w:rStyle w:val="pxcc"/>
        </w:rPr>
        <w:instrText>cc.ref.id="I03HW9A"</w:instrText>
      </w:r>
      <w:r>
        <w:rPr>
          <w:rStyle w:val="pxcc"/>
        </w:rPr>
        <w:fldChar w:fldCharType="end"/>
      </w:r>
      <w:r>
        <w:rPr>
          <w:rStyle w:val="pxcc"/>
        </w:rPr>
        <w:t>Shumaker v. Iowa Dept. of Transp., 541 N.W.2d 850, 67 Empl. Prac. Dec. (CCH) P 43954 (Iowa 1995)</w:t>
      </w:r>
      <w:r>
        <w:t xml:space="preserve">; </w:t>
      </w:r>
      <w:r>
        <w:rPr>
          <w:rStyle w:val="pxcc"/>
          <w:color w:val="FF0000"/>
          <w:sz w:val="20"/>
          <w:szCs w:val="20"/>
          <w:vertAlign w:val="superscript"/>
        </w:rPr>
        <w:t>►</w:t>
      </w:r>
      <w:r>
        <w:rPr>
          <w:rStyle w:val="pxcc"/>
        </w:rPr>
        <w:fldChar w:fldCharType="begin"/>
      </w:r>
      <w:r>
        <w:rPr>
          <w:rStyle w:val="pxcc"/>
        </w:rPr>
        <w:instrText>cc.ref.id="I03KPE6"</w:instrText>
      </w:r>
      <w:r>
        <w:rPr>
          <w:rStyle w:val="pxcc"/>
        </w:rPr>
        <w:fldChar w:fldCharType="end"/>
      </w:r>
      <w:r>
        <w:rPr>
          <w:rStyle w:val="pxcc"/>
        </w:rPr>
        <w:t>Huffey v. Lea, 491 N.W.2d 518, 18 A.L.R.5th 962 (Iowa 1992)</w:t>
      </w:r>
      <w:r>
        <w:t xml:space="preserve">. See generally </w:t>
      </w:r>
      <w:r>
        <w:rPr>
          <w:rStyle w:val="pxcc"/>
          <w:color w:val="FF0000"/>
          <w:sz w:val="20"/>
          <w:szCs w:val="20"/>
          <w:vertAlign w:val="superscript"/>
        </w:rPr>
        <w:t>►</w:t>
      </w:r>
      <w:r>
        <w:rPr>
          <w:rStyle w:val="pxcc"/>
        </w:rPr>
        <w:fldChar w:fldCharType="begin"/>
      </w:r>
      <w:r>
        <w:rPr>
          <w:rStyle w:val="pxcc"/>
        </w:rPr>
        <w:instrText>cc.ref.id="I03NIJ2"</w:instrText>
      </w:r>
      <w:r>
        <w:rPr>
          <w:rStyle w:val="pxcc"/>
        </w:rPr>
        <w:fldChar w:fldCharType="end"/>
      </w:r>
      <w:r>
        <w:rPr>
          <w:rStyle w:val="pxcc"/>
        </w:rPr>
        <w:t>Villarreal v. United Fire &amp; Cas. Co., 873 N.W.2d 714 (Iowa 2016)</w:t>
      </w:r>
      <w:r>
        <w:t xml:space="preserve"> (final judgment in breach-of-contract case ordinarily bars subsequent bad-faith lawsuit against insurer).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xml:space="preserve">The general rule of claim preclusion provides a valid and final judgment on a claim precludes a second action on that claim or any part of it. The rule applies not only as to every matter which was offered and received to sustain or defeat the claim or demand, but also as to any other admissible matter which could have been offered for that purpose. Thus, claim preclusion may foreclose litigation of matters that have never been litigated. It does not apply, however, unless the party against whom preclusion is asserted, had a full and fair opportunity to litigate the claim in the first action. A second claim is likely to be barred by claim preclusion where the acts complained of, and when the recovery demanded are the same or where the same evidence will support both actions. A plaintiff is not entitled to a second day in court by alleging a new ground of recovery for the same wrong. </w:t>
      </w:r>
      <w:r>
        <w:rPr>
          <w:rStyle w:val="pxcc"/>
          <w:color w:val="FF0000"/>
          <w:sz w:val="20"/>
          <w:szCs w:val="20"/>
          <w:vertAlign w:val="superscript"/>
        </w:rPr>
        <w:t>►</w:t>
      </w:r>
      <w:r>
        <w:rPr>
          <w:rStyle w:val="pxcc"/>
        </w:rPr>
        <w:fldChar w:fldCharType="begin"/>
      </w:r>
      <w:r>
        <w:rPr>
          <w:rStyle w:val="pxcc"/>
        </w:rPr>
        <w:instrText>cc.ref.id="I03QBNY"</w:instrText>
      </w:r>
      <w:r>
        <w:rPr>
          <w:rStyle w:val="pxcc"/>
        </w:rPr>
        <w:fldChar w:fldCharType="end"/>
      </w:r>
      <w:r>
        <w:rPr>
          <w:rStyle w:val="pxcc"/>
        </w:rPr>
        <w:t>Arnevik v. University of Minnesota Bd. of Regents, 642 N.W.2d 315, 163 Ed. Law Rep. 954 (Iowa 2002)</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When considering a defense of claim preclusion, the court will look at three factors: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The parties in the first and second action were the same;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The claim in the second suit could have been fully and fairly adjudicated in the prior case; and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There was a final judgment on the merits in the first action.</w:t>
      </w:r>
    </w:p>
    <w:p w:rsidR="00074B4B" w:rsidRDefault="00074B4B">
      <w:pPr>
        <w:pStyle w:val="pxformcp"/>
      </w:pPr>
      <w:r>
        <w:rPr>
          <w:rStyle w:val="pxcc"/>
          <w:color w:val="FF0000"/>
          <w:sz w:val="20"/>
          <w:szCs w:val="20"/>
          <w:vertAlign w:val="superscript"/>
        </w:rPr>
        <w:t>►</w:t>
      </w:r>
      <w:r>
        <w:rPr>
          <w:rStyle w:val="pxcc"/>
        </w:rPr>
        <w:fldChar w:fldCharType="begin"/>
      </w:r>
      <w:r>
        <w:rPr>
          <w:rStyle w:val="pxcc"/>
        </w:rPr>
        <w:instrText>cc.ref.id="I03T4SU"</w:instrText>
      </w:r>
      <w:r>
        <w:rPr>
          <w:rStyle w:val="pxcc"/>
        </w:rPr>
        <w:fldChar w:fldCharType="end"/>
      </w:r>
      <w:r>
        <w:rPr>
          <w:rStyle w:val="pxcc"/>
        </w:rPr>
        <w:t>Spiker v. Spiker, 708 N.W.2d 347 (Iowa 2006)</w:t>
      </w:r>
      <w:r>
        <w:t xml:space="preserve">; </w:t>
      </w:r>
      <w:r>
        <w:rPr>
          <w:rStyle w:val="pxcc"/>
          <w:color w:val="FF0000"/>
          <w:sz w:val="20"/>
          <w:szCs w:val="20"/>
          <w:vertAlign w:val="superscript"/>
        </w:rPr>
        <w:t>►</w:t>
      </w:r>
      <w:r>
        <w:rPr>
          <w:rStyle w:val="pxcc"/>
        </w:rPr>
        <w:fldChar w:fldCharType="begin"/>
      </w:r>
      <w:r>
        <w:rPr>
          <w:rStyle w:val="pxcc"/>
        </w:rPr>
        <w:instrText>cc.ref.id="I03HW9D"</w:instrText>
      </w:r>
      <w:r>
        <w:rPr>
          <w:rStyle w:val="pxcc"/>
        </w:rPr>
        <w:fldChar w:fldCharType="end"/>
      </w:r>
      <w:r>
        <w:rPr>
          <w:rStyle w:val="pxcc"/>
        </w:rPr>
        <w:t>Arnevik v. University of Minnesota Bd. of Regents, 642 N.W.2d 315, 163 Ed. Law Rep. 954 (Iowa 2002)</w:t>
      </w:r>
      <w:r>
        <w:t xml:space="preserve"> (claim for indemnification against defendant based on contract was precluded by earlier action for indemnification based on respondeat superior against same defendant); </w:t>
      </w:r>
      <w:r>
        <w:rPr>
          <w:rStyle w:val="pxcc"/>
          <w:color w:val="FF0000"/>
          <w:sz w:val="20"/>
          <w:szCs w:val="20"/>
          <w:vertAlign w:val="superscript"/>
        </w:rPr>
        <w:t>►</w:t>
      </w:r>
      <w:r>
        <w:rPr>
          <w:rStyle w:val="pxcc"/>
        </w:rPr>
        <w:fldChar w:fldCharType="begin"/>
      </w:r>
      <w:r>
        <w:rPr>
          <w:rStyle w:val="pxcc"/>
        </w:rPr>
        <w:instrText>cc.ref.id="I065VCP"</w:instrText>
      </w:r>
      <w:r>
        <w:rPr>
          <w:rStyle w:val="pxcc"/>
        </w:rPr>
        <w:fldChar w:fldCharType="end"/>
      </w:r>
      <w:r>
        <w:rPr>
          <w:rStyle w:val="pxcc"/>
        </w:rPr>
        <w:t>Hemmingsen v. Mings, 928 N.W.2d 692 (Iowa Ct. App. 2019)</w:t>
      </w:r>
      <w:r>
        <w:t xml:space="preserve">. See also </w:t>
      </w:r>
      <w:r>
        <w:rPr>
          <w:rStyle w:val="pxcc"/>
          <w:color w:val="FF0000"/>
          <w:sz w:val="20"/>
          <w:szCs w:val="20"/>
          <w:vertAlign w:val="superscript"/>
        </w:rPr>
        <w:t>►</w:t>
      </w:r>
      <w:r>
        <w:rPr>
          <w:rStyle w:val="pxcc"/>
        </w:rPr>
        <w:fldChar w:fldCharType="begin"/>
      </w:r>
      <w:r>
        <w:rPr>
          <w:rStyle w:val="pxcc"/>
        </w:rPr>
        <w:instrText>cc.ref.id="I03KPE9"</w:instrText>
      </w:r>
      <w:r>
        <w:rPr>
          <w:rStyle w:val="pxcc"/>
        </w:rPr>
        <w:fldChar w:fldCharType="end"/>
      </w:r>
      <w:r>
        <w:rPr>
          <w:rStyle w:val="pxcc"/>
        </w:rPr>
        <w:t>Peda v. Fort Dodge Animal Health, Inc., 293 F. Supp. 2d 973 (N.D. Iowa 2003)</w:t>
      </w:r>
      <w:r>
        <w:t xml:space="preserve"> (claim of wrongful termination was barred by age and sex discrimination claim).</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xml:space="preserve">To determine whether the claim in the second suit could have been fully and fairly adjudicated in the prior case, that is, whether both suits involve the same cause of action, the court must examine: </w:t>
      </w:r>
      <w:r>
        <w:rPr>
          <w:vanish/>
        </w:rPr>
        <w:t>&amp;ldquo;</w:t>
      </w:r>
      <w:r>
        <w:rPr>
          <w:rStyle w:val="pxvis"/>
          <w:rFonts w:ascii="Times NewRoman" w:hAnsi="Times NewRoman"/>
          <w:b w:val="0"/>
          <w:sz w:val="24"/>
        </w:rPr>
        <w:t>“</w:t>
      </w:r>
      <w:r>
        <w:t>(1) the protected right, (2) the alleged wrong, and (3) the relevant evidence.</w:t>
      </w:r>
      <w:r>
        <w:rPr>
          <w:vanish/>
        </w:rPr>
        <w:t>&amp;rdquo;</w:t>
      </w:r>
      <w:r>
        <w:rPr>
          <w:rStyle w:val="pxvis"/>
          <w:rFonts w:ascii="Times NewRoman" w:hAnsi="Times NewRoman"/>
          <w:b w:val="0"/>
          <w:sz w:val="24"/>
        </w:rPr>
        <w:t>”</w:t>
      </w:r>
      <w:r>
        <w:t xml:space="preserve"> However, the court must </w:t>
      </w:r>
      <w:r>
        <w:rPr>
          <w:vanish/>
        </w:rPr>
        <w:t>&amp;ldquo;</w:t>
      </w:r>
      <w:r>
        <w:rPr>
          <w:rStyle w:val="pxvis"/>
          <w:rFonts w:ascii="Times NewRoman" w:hAnsi="Times NewRoman"/>
          <w:b w:val="0"/>
          <w:sz w:val="24"/>
        </w:rPr>
        <w:t>“</w:t>
      </w:r>
      <w:r>
        <w:t>carefully distinguish between two cases involving the same cause of action--where claim preclusion bars initiation of the second suit--and two cases involving related causes of action where claim preclusion does not bar initiation of the second suit.</w:t>
      </w:r>
      <w:r>
        <w:rPr>
          <w:vanish/>
        </w:rPr>
        <w:t>&amp;rdquo;</w:t>
      </w:r>
      <w:r>
        <w:rPr>
          <w:rStyle w:val="pxvis"/>
          <w:rFonts w:ascii="Times NewRoman" w:hAnsi="Times NewRoman"/>
          <w:b w:val="0"/>
          <w:sz w:val="24"/>
        </w:rPr>
        <w:t>”</w:t>
      </w:r>
      <w:r>
        <w:t xml:space="preserve"> The </w:t>
      </w:r>
      <w:r>
        <w:rPr>
          <w:rStyle w:val="pxst"/>
          <w:color w:val="FF0000"/>
          <w:sz w:val="20"/>
          <w:szCs w:val="20"/>
          <w:vertAlign w:val="superscript"/>
        </w:rPr>
        <w:t>►</w:t>
      </w:r>
      <w:r>
        <w:rPr>
          <w:rStyle w:val="pxst"/>
        </w:rPr>
        <w:fldChar w:fldCharType="begin"/>
      </w:r>
      <w:r>
        <w:rPr>
          <w:rStyle w:val="pxst"/>
        </w:rPr>
        <w:instrText>st.ref.id="I03NIJ5"</w:instrText>
      </w:r>
      <w:r>
        <w:rPr>
          <w:rStyle w:val="pxst"/>
        </w:rPr>
        <w:fldChar w:fldCharType="end"/>
      </w:r>
      <w:r>
        <w:rPr>
          <w:rStyle w:val="pxst"/>
        </w:rPr>
        <w:t xml:space="preserve">Restatement (Second) of Judgments, </w:t>
      </w:r>
      <w:r>
        <w:rPr>
          <w:rStyle w:val="pxst"/>
          <w:vanish/>
        </w:rPr>
        <w:t>&amp;s;</w:t>
      </w:r>
      <w:r>
        <w:rPr>
          <w:rStyle w:val="pxvis"/>
          <w:rFonts w:ascii="Times NewRoman" w:hAnsi="Times NewRoman"/>
          <w:b w:val="0"/>
          <w:sz w:val="24"/>
        </w:rPr>
        <w:t>§</w:t>
      </w:r>
      <w:r>
        <w:rPr>
          <w:rStyle w:val="pxst"/>
        </w:rPr>
        <w:t>24, comment b</w:t>
      </w:r>
      <w:r>
        <w:t xml:space="preserve"> explains that a single cause of action:</w:t>
      </w:r>
    </w:p>
    <w:p w:rsidR="00074B4B" w:rsidRDefault="00074B4B">
      <w:pPr>
        <w:pStyle w:val="pxformqbqp"/>
        <w:ind w:left="500"/>
      </w:pPr>
      <w:r>
        <w:rPr>
          <w:color w:val="FF0000"/>
          <w:vertAlign w:val="superscript"/>
        </w:rPr>
        <w:t>►</w:t>
      </w:r>
      <w:r>
        <w:fldChar w:fldCharType="begin"/>
      </w:r>
      <w:r>
        <w:instrText>qp.pstart="n"</w:instrText>
      </w:r>
      <w:r>
        <w:fldChar w:fldCharType="end"/>
      </w:r>
      <w:r>
        <w:t>.... connotes a natural grouping or common nucleus of operative facts. Among the factors relevant to a determination whether the facts are so woven together as to constitute a single claim are their relatedness in time, space, origin, or motivation, and whether, taken together, they form a convenient unit for trial purposes. Though no single factor is determinative, the relevance of trial convenience makes it appropriate to ask how far the witnesses or proofs in the second action would tend to overlap the witnesses or proofs relevant to the first. If there is a substantial overlap, the second action should ordinarily be held precluded. But the opposite does not hold true; even when there is not a substantial overlap, the second action may be precluded if it stems from the same transaction or series.</w:t>
      </w:r>
    </w:p>
    <w:p w:rsidR="00074B4B" w:rsidRDefault="00074B4B">
      <w:pPr>
        <w:pStyle w:val="pxformcp"/>
      </w:pPr>
      <w:r>
        <w:t xml:space="preserve">See </w:t>
      </w:r>
      <w:r>
        <w:rPr>
          <w:rStyle w:val="pxcc"/>
          <w:color w:val="FF0000"/>
          <w:sz w:val="20"/>
          <w:szCs w:val="20"/>
          <w:vertAlign w:val="superscript"/>
        </w:rPr>
        <w:t>►</w:t>
      </w:r>
      <w:r>
        <w:rPr>
          <w:rStyle w:val="pxcc"/>
        </w:rPr>
        <w:fldChar w:fldCharType="begin"/>
      </w:r>
      <w:r>
        <w:rPr>
          <w:rStyle w:val="pxcc"/>
        </w:rPr>
        <w:instrText>cc.ref.id="I03HW9F"</w:instrText>
      </w:r>
      <w:r>
        <w:rPr>
          <w:rStyle w:val="pxcc"/>
        </w:rPr>
        <w:fldChar w:fldCharType="end"/>
      </w:r>
      <w:r>
        <w:rPr>
          <w:rStyle w:val="pxcc"/>
        </w:rPr>
        <w:t>Pavone v. Kirke, 807 N.W.2d 828 (Iowa 2011)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A summary judgment may constitute a final judgment for purposes of res judicata. (</w:t>
      </w:r>
      <w:r>
        <w:rPr>
          <w:rStyle w:val="pxcc"/>
          <w:color w:val="FF0000"/>
          <w:sz w:val="20"/>
          <w:szCs w:val="20"/>
          <w:vertAlign w:val="superscript"/>
        </w:rPr>
        <w:t>►</w:t>
      </w:r>
      <w:r>
        <w:rPr>
          <w:rStyle w:val="pxcc"/>
        </w:rPr>
        <w:fldChar w:fldCharType="begin"/>
      </w:r>
      <w:r>
        <w:rPr>
          <w:rStyle w:val="pxcc"/>
        </w:rPr>
        <w:instrText>cc.ref.id="I03KPEB"</w:instrText>
      </w:r>
      <w:r>
        <w:rPr>
          <w:rStyle w:val="pxcc"/>
        </w:rPr>
        <w:fldChar w:fldCharType="end"/>
      </w:r>
      <w:r>
        <w:rPr>
          <w:rStyle w:val="pxcc"/>
        </w:rPr>
        <w:t>Peppmeier v. Murphy, 708 N.W.2d 57 (Iowa 2005)</w:t>
      </w:r>
      <w:r>
        <w:t xml:space="preserve"> (principal may not be held liable for agent's actions based on respondeat superior when there has been final adjudication that the agent was not liable) (rule applies whether the actions are separate or joined in the same action) (final adjudication may be summary judgment).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xml:space="preserve">In </w:t>
      </w:r>
      <w:r>
        <w:rPr>
          <w:rStyle w:val="pxcc"/>
          <w:color w:val="FF0000"/>
          <w:sz w:val="20"/>
          <w:szCs w:val="20"/>
          <w:vertAlign w:val="superscript"/>
        </w:rPr>
        <w:t>►</w:t>
      </w:r>
      <w:r>
        <w:rPr>
          <w:rStyle w:val="pxcc"/>
        </w:rPr>
        <w:fldChar w:fldCharType="begin"/>
      </w:r>
      <w:r>
        <w:rPr>
          <w:rStyle w:val="pxcc"/>
        </w:rPr>
        <w:instrText>cc.ref.id="I03NIJ7"</w:instrText>
      </w:r>
      <w:r>
        <w:rPr>
          <w:rStyle w:val="pxcc"/>
        </w:rPr>
        <w:fldChar w:fldCharType="end"/>
      </w:r>
      <w:r>
        <w:rPr>
          <w:rStyle w:val="pxcc"/>
        </w:rPr>
        <w:t>Lambert v. Iowa Dept. of Transp., 804 N.W.2d 253 (Iowa 2011)</w:t>
      </w:r>
      <w:r>
        <w:t xml:space="preserve">, the question was, when a court order dismissing an action reveals the court's intent to preserve a claim arising out of the same transaction that is pending in another lawsuit, should the claim in the other lawsuit be allowed to proceed? The supreme court cited with approval </w:t>
      </w:r>
      <w:r>
        <w:rPr>
          <w:rStyle w:val="pxst"/>
          <w:color w:val="FF0000"/>
          <w:sz w:val="20"/>
          <w:szCs w:val="20"/>
          <w:vertAlign w:val="superscript"/>
        </w:rPr>
        <w:t>►</w:t>
      </w:r>
      <w:r>
        <w:rPr>
          <w:rStyle w:val="pxst"/>
        </w:rPr>
        <w:fldChar w:fldCharType="begin"/>
      </w:r>
      <w:r>
        <w:rPr>
          <w:rStyle w:val="pxst"/>
        </w:rPr>
        <w:instrText>st.ref.id="I03QBO3"</w:instrText>
      </w:r>
      <w:r>
        <w:rPr>
          <w:rStyle w:val="pxst"/>
        </w:rPr>
        <w:fldChar w:fldCharType="end"/>
      </w:r>
      <w:r>
        <w:rPr>
          <w:rStyle w:val="pxst"/>
        </w:rPr>
        <w:t>Restatement (Second) of Judgments section 26</w:t>
      </w:r>
      <w:r>
        <w:t xml:space="preserve">, entitled </w:t>
      </w:r>
      <w:r>
        <w:rPr>
          <w:vanish/>
        </w:rPr>
        <w:t>&amp;ldquo;</w:t>
      </w:r>
      <w:r>
        <w:rPr>
          <w:rStyle w:val="pxvis"/>
          <w:rFonts w:ascii="Times NewRoman" w:hAnsi="Times NewRoman"/>
          <w:b w:val="0"/>
          <w:sz w:val="24"/>
        </w:rPr>
        <w:t>“</w:t>
      </w:r>
      <w:r>
        <w:t>Exceptions to the General Rule Concerning Splitting,</w:t>
      </w:r>
      <w:r>
        <w:rPr>
          <w:vanish/>
        </w:rPr>
        <w:t>&amp;rdquo;</w:t>
      </w:r>
      <w:r>
        <w:rPr>
          <w:rStyle w:val="pxvis"/>
          <w:rFonts w:ascii="Times NewRoman" w:hAnsi="Times NewRoman"/>
          <w:b w:val="0"/>
          <w:sz w:val="24"/>
        </w:rPr>
        <w:t>”</w:t>
      </w:r>
      <w:r>
        <w:t xml:space="preserve"> which provides that a second action will not be barred when </w:t>
      </w:r>
      <w:r>
        <w:rPr>
          <w:vanish/>
        </w:rPr>
        <w:t>&amp;ldquo;</w:t>
      </w:r>
      <w:r>
        <w:rPr>
          <w:rStyle w:val="pxvis"/>
          <w:rFonts w:ascii="Times NewRoman" w:hAnsi="Times NewRoman"/>
          <w:b w:val="0"/>
          <w:sz w:val="24"/>
        </w:rPr>
        <w:t>“</w:t>
      </w:r>
      <w:r>
        <w:t>[t]he court in the first action has expressly reserved the plaintiff's right to maintain the second action.</w:t>
      </w:r>
      <w:r>
        <w:rPr>
          <w:vanish/>
        </w:rPr>
        <w:t>&amp;rdquo;</w:t>
      </w:r>
      <w:r>
        <w:rPr>
          <w:rStyle w:val="pxvis"/>
          <w:rFonts w:ascii="Times NewRoman" w:hAnsi="Times NewRoman"/>
          <w:b w:val="0"/>
          <w:sz w:val="24"/>
        </w:rPr>
        <w:t>”</w:t>
      </w:r>
      <w:r>
        <w:t xml:space="preserve"> The court emphasized that </w:t>
      </w:r>
      <w:r>
        <w:rPr>
          <w:vanish/>
        </w:rPr>
        <w:t>&amp;ldquo;</w:t>
      </w:r>
      <w:r>
        <w:rPr>
          <w:rStyle w:val="pxvis"/>
          <w:rFonts w:ascii="Times NewRoman" w:hAnsi="Times NewRoman"/>
          <w:b w:val="0"/>
          <w:sz w:val="24"/>
        </w:rPr>
        <w:t>“</w:t>
      </w:r>
      <w:r>
        <w:rPr>
          <w:rStyle w:val="pxsst"/>
          <w:color w:val="FF0000"/>
          <w:sz w:val="20"/>
          <w:szCs w:val="20"/>
          <w:vertAlign w:val="superscript"/>
        </w:rPr>
        <w:t>►</w:t>
      </w:r>
      <w:r>
        <w:rPr>
          <w:rStyle w:val="pxsst"/>
        </w:rPr>
        <w:fldChar w:fldCharType="begin"/>
      </w:r>
      <w:r>
        <w:rPr>
          <w:rStyle w:val="pxsst"/>
        </w:rPr>
        <w:instrText>sst.ref.id="I03T4SZ"</w:instrText>
      </w:r>
      <w:r>
        <w:rPr>
          <w:rStyle w:val="pxsst"/>
        </w:rPr>
        <w:fldChar w:fldCharType="end"/>
      </w:r>
      <w:r>
        <w:rPr>
          <w:rStyle w:val="pxsst"/>
        </w:rPr>
        <w:t>Restatement section 26(b)</w:t>
      </w:r>
      <w:r>
        <w:t xml:space="preserve"> needs to be read in conjunction with court precedents and the underlying policy that </w:t>
      </w:r>
      <w:r>
        <w:rPr>
          <w:vanish/>
        </w:rPr>
        <w:t>&amp;lsquo;</w:t>
      </w:r>
      <w:r>
        <w:rPr>
          <w:rStyle w:val="pxvis"/>
          <w:rFonts w:ascii="Times NewRoman" w:hAnsi="Times NewRoman"/>
          <w:b w:val="0"/>
          <w:sz w:val="24"/>
        </w:rPr>
        <w:t>‘</w:t>
      </w:r>
      <w:r>
        <w:t>[t]raditional rules of res judicata allow judges to control the preclusive effects of their decisions.</w:t>
      </w:r>
      <w:r>
        <w:rPr>
          <w:vanish/>
        </w:rPr>
        <w:t>&amp;rsquo;</w:t>
      </w:r>
      <w:r>
        <w:rPr>
          <w:rStyle w:val="pxvis"/>
          <w:rFonts w:ascii="Times NewRoman" w:hAnsi="Times NewRoman"/>
          <w:b w:val="0"/>
          <w:sz w:val="24"/>
        </w:rPr>
        <w:t>’</w:t>
      </w:r>
      <w:r>
        <w:rPr>
          <w:vanish/>
        </w:rPr>
        <w:t>&amp;nbsp;</w:t>
      </w:r>
      <w:r>
        <w:rPr>
          <w:rStyle w:val="pxvis"/>
          <w:rFonts w:ascii="Times NewRoman" w:hAnsi="Times NewRoman"/>
          <w:b w:val="0"/>
          <w:sz w:val="24"/>
        </w:rPr>
        <w:t xml:space="preserve"> </w:t>
      </w:r>
      <w:r>
        <w:rPr>
          <w:vanish/>
        </w:rPr>
        <w:t>&amp;rdquo;</w:t>
      </w:r>
      <w:r>
        <w:rPr>
          <w:rStyle w:val="pxvis"/>
          <w:rFonts w:ascii="Times NewRoman" w:hAnsi="Times NewRoman"/>
          <w:b w:val="0"/>
          <w:sz w:val="24"/>
        </w:rPr>
        <w:t>”</w:t>
      </w:r>
      <w:r>
        <w:t xml:space="preserve"> Thus, </w:t>
      </w:r>
      <w:r>
        <w:rPr>
          <w:vanish/>
        </w:rPr>
        <w:t>&amp;ldquo;</w:t>
      </w:r>
      <w:r>
        <w:rPr>
          <w:rStyle w:val="pxvis"/>
          <w:rFonts w:ascii="Times NewRoman" w:hAnsi="Times NewRoman"/>
          <w:b w:val="0"/>
          <w:sz w:val="24"/>
        </w:rPr>
        <w:t>“</w:t>
      </w:r>
      <w:r>
        <w:t xml:space="preserve">A clear signal from a court that it did not intend its decision to have preclusive effect on a specific claim should be honored, even if that signal arguably does not amount to an </w:t>
      </w:r>
      <w:r>
        <w:rPr>
          <w:vanish/>
        </w:rPr>
        <w:t>&amp;ldquo;</w:t>
      </w:r>
      <w:r>
        <w:rPr>
          <w:rStyle w:val="pxvis"/>
          <w:rFonts w:ascii="Times NewRoman" w:hAnsi="Times NewRoman"/>
          <w:b w:val="0"/>
          <w:sz w:val="24"/>
        </w:rPr>
        <w:t>“</w:t>
      </w:r>
      <w:r>
        <w:t>express reservation.</w:t>
      </w:r>
      <w:r>
        <w:rPr>
          <w:vanish/>
        </w:rPr>
        <w:t>&amp;rdquo;</w:t>
      </w:r>
      <w:r>
        <w:rPr>
          <w:rStyle w:val="pxvis"/>
          <w:rFonts w:ascii="Times NewRoman" w:hAnsi="Times NewRoman"/>
          <w:b w:val="0"/>
          <w:sz w:val="24"/>
        </w:rP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p.ct.id="86611b80279711ee9dcac71aa3e1ee30|42|14:42"</w:instrText>
      </w:r>
      <w:r>
        <w:fldChar w:fldCharType="end"/>
      </w:r>
      <w:r>
        <w:t xml:space="preserve">On the rationale that a first-party bad-faith claim based on denial of insurance benefits without a reasonable basis ordinarily arises out of the same transaction as a breach-of-contract claim for denial of those same benefits, the Iowa supreme court has held that a final judgment in the breach-of-contract case would bar the bringing of a subsequent, separate bad-faith lawsuit. During the pretrial stages of a first-party case, the court suggested it saw no difficulty in combining the breach-of-contract and bad-faith claims. </w:t>
      </w:r>
      <w:r>
        <w:rPr>
          <w:vanish/>
        </w:rPr>
        <w:t>&amp;ldquo;</w:t>
      </w:r>
      <w:r>
        <w:rPr>
          <w:rStyle w:val="pxvis"/>
          <w:rFonts w:ascii="Times NewRoman" w:hAnsi="Times NewRoman"/>
          <w:b w:val="0"/>
          <w:sz w:val="24"/>
        </w:rPr>
        <w:t>“</w:t>
      </w:r>
      <w:r>
        <w:t>The plaintiffs can conduct discovery on both claims, but the defendant can move for summary judgment if it had an objective basis for denying the claim, regardless of what its internal files may show on its subjective intent.</w:t>
      </w:r>
      <w:r>
        <w:rPr>
          <w:vanish/>
        </w:rPr>
        <w:t>&amp;rdquo;</w:t>
      </w:r>
      <w:r>
        <w:rPr>
          <w:rStyle w:val="pxvis"/>
          <w:rFonts w:ascii="Times NewRoman" w:hAnsi="Times NewRoman"/>
          <w:b w:val="0"/>
          <w:sz w:val="24"/>
        </w:rPr>
        <w:t>”</w:t>
      </w:r>
      <w:r>
        <w:t xml:space="preserve"> The potential prejudice from introducing evidence relevant only to the insurer's bad faith can be resolved by bifurcating the trial into a breach-of-contract phase and a bad-faith phase. </w:t>
      </w:r>
      <w:r>
        <w:rPr>
          <w:rStyle w:val="pxcc"/>
          <w:color w:val="FF0000"/>
          <w:sz w:val="20"/>
          <w:szCs w:val="20"/>
          <w:vertAlign w:val="superscript"/>
        </w:rPr>
        <w:t>►</w:t>
      </w:r>
      <w:r>
        <w:rPr>
          <w:rStyle w:val="pxcc"/>
        </w:rPr>
        <w:fldChar w:fldCharType="begin"/>
      </w:r>
      <w:r>
        <w:rPr>
          <w:rStyle w:val="pxcc"/>
        </w:rPr>
        <w:instrText>cc.ref.id="I03VXXV"</w:instrText>
      </w:r>
      <w:r>
        <w:rPr>
          <w:rStyle w:val="pxcc"/>
        </w:rPr>
        <w:fldChar w:fldCharType="end"/>
      </w:r>
      <w:r>
        <w:rPr>
          <w:rStyle w:val="pxcc"/>
        </w:rPr>
        <w:t>Villarreal v. United Fire &amp; Cas. Co., 873 N.W.2d 714, 728</w:t>
      </w:r>
      <w:r>
        <w:rPr>
          <w:rStyle w:val="pxcc"/>
          <w:vanish/>
        </w:rPr>
        <w:t>&amp;ndash;</w:t>
      </w:r>
      <w:r>
        <w:rPr>
          <w:rStyle w:val="pxvis"/>
          <w:rFonts w:ascii="Times NewRoman" w:hAnsi="Times NewRoman"/>
          <w:b w:val="0"/>
          <w:sz w:val="24"/>
        </w:rPr>
        <w:t>-</w:t>
      </w:r>
      <w:r>
        <w:rPr>
          <w:rStyle w:val="pxcc"/>
        </w:rPr>
        <w:t>29 (Iowa 2016)</w:t>
      </w:r>
      <w:r>
        <w:t>.</w:t>
      </w:r>
    </w:p>
    <w:p w:rsidR="00074B4B" w:rsidRDefault="00074B4B">
      <w:pPr>
        <w:pStyle w:val="pxs"/>
        <w:spacing w:before="180"/>
        <w:rPr>
          <w:sz w:val="27"/>
          <w:szCs w:val="27"/>
        </w:rPr>
      </w:pPr>
      <w:r>
        <w:rPr>
          <w:sz w:val="27"/>
          <w:szCs w:val="27"/>
        </w:rPr>
        <w:t>14:43. Res judicata</w:t>
      </w:r>
      <w:r>
        <w:rPr>
          <w:rStyle w:val="pxsep"/>
        </w:rPr>
        <w:t xml:space="preserve">-- </w:t>
      </w:r>
      <w:r>
        <w:rPr>
          <w:sz w:val="27"/>
          <w:szCs w:val="27"/>
        </w:rPr>
        <w:t>Issue preclusion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tk.ref.id="I03HW9H"</w:instrText>
      </w:r>
      <w:r>
        <w:rPr>
          <w:rStyle w:val="pxtk"/>
        </w:rPr>
        <w:fldChar w:fldCharType="end"/>
      </w:r>
      <w:r>
        <w:rPr>
          <w:rStyle w:val="pxtk"/>
        </w:rPr>
        <w:t>West's Key Number Digest, Judgment &amp;key;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rc.ref.id="I01ZEXJ"</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form.fid="I6c086580a62311dfa8bb0000837214a9"</w:instrText>
      </w:r>
      <w:r>
        <w:fldChar w:fldCharType="end"/>
      </w:r>
      <w:r>
        <w:rPr>
          <w:color w:val="FF0000"/>
          <w:sz w:val="20"/>
          <w:szCs w:val="20"/>
          <w:vertAlign w:val="superscript"/>
        </w:rPr>
        <w:t>►</w:t>
      </w:r>
      <w:r>
        <w:fldChar w:fldCharType="begin"/>
      </w:r>
      <w:r>
        <w:instrText>p.ct.id="86611b80279711ee9dcac71aa3e1ee30|43|14:43"</w:instrText>
      </w:r>
      <w:r>
        <w:fldChar w:fldCharType="end"/>
      </w:r>
      <w:r>
        <w:t>For a defense to Plaintiff's claim, Defendant states: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The judgment in ____ v. ____, No. ____, precludes the Plaintiff from relitigating the issues of Defendant's negligence in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In order for res judicata to bar litigation on a specific issue, the following elements must be shown: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The issue concluded must be identical;</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The issue must have been raised and/or necessarily litigated in the prior action;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The issue must have been material and relevant to the disposition of the prior action; and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The determination made of the issue in the prior action must have been necessary and essential to the resulting judgment.</w:t>
      </w:r>
    </w:p>
    <w:p w:rsidR="00074B4B" w:rsidRDefault="00074B4B">
      <w:pPr>
        <w:pStyle w:val="pxformcp"/>
      </w:pPr>
      <w:r>
        <w:t xml:space="preserve">See </w:t>
      </w:r>
      <w:r>
        <w:rPr>
          <w:rStyle w:val="pxcc"/>
          <w:color w:val="FF0000"/>
          <w:sz w:val="20"/>
          <w:szCs w:val="20"/>
          <w:vertAlign w:val="superscript"/>
        </w:rPr>
        <w:t>►</w:t>
      </w:r>
      <w:r>
        <w:rPr>
          <w:rStyle w:val="pxcc"/>
        </w:rPr>
        <w:fldChar w:fldCharType="begin"/>
      </w:r>
      <w:r>
        <w:rPr>
          <w:rStyle w:val="pxcc"/>
        </w:rPr>
        <w:instrText>cc.ref.id="I03HWAN"</w:instrText>
      </w:r>
      <w:r>
        <w:rPr>
          <w:rStyle w:val="pxcc"/>
        </w:rPr>
        <w:fldChar w:fldCharType="end"/>
      </w:r>
      <w:r>
        <w:rPr>
          <w:rStyle w:val="pxcc"/>
        </w:rPr>
        <w:t>Stender v. Blessum, 2017 WL 2610632 (Iowa 2017)</w:t>
      </w:r>
      <w:r>
        <w:t xml:space="preserve">; </w:t>
      </w:r>
      <w:r>
        <w:rPr>
          <w:rStyle w:val="pxcc"/>
          <w:color w:val="FF0000"/>
          <w:sz w:val="20"/>
          <w:szCs w:val="20"/>
          <w:vertAlign w:val="superscript"/>
        </w:rPr>
        <w:t>►</w:t>
      </w:r>
      <w:r>
        <w:rPr>
          <w:rStyle w:val="pxcc"/>
        </w:rPr>
        <w:fldChar w:fldCharType="begin"/>
      </w:r>
      <w:r>
        <w:rPr>
          <w:rStyle w:val="pxcc"/>
        </w:rPr>
        <w:instrText>cc.ref.id="I03KPFJ"</w:instrText>
      </w:r>
      <w:r>
        <w:rPr>
          <w:rStyle w:val="pxcc"/>
        </w:rPr>
        <w:fldChar w:fldCharType="end"/>
      </w:r>
      <w:r>
        <w:rPr>
          <w:rStyle w:val="pxcc"/>
        </w:rPr>
        <w:t>Dettmann v. Kruckenberg, 613 N.W.2d 238 (Iowa 2000)</w:t>
      </w:r>
      <w:r>
        <w:t xml:space="preserve">; </w:t>
      </w:r>
      <w:r>
        <w:rPr>
          <w:rStyle w:val="pxcc"/>
          <w:color w:val="FF0000"/>
          <w:sz w:val="20"/>
          <w:szCs w:val="20"/>
          <w:vertAlign w:val="superscript"/>
        </w:rPr>
        <w:t>►</w:t>
      </w:r>
      <w:r>
        <w:rPr>
          <w:rStyle w:val="pxcc"/>
        </w:rPr>
        <w:fldChar w:fldCharType="begin"/>
      </w:r>
      <w:r>
        <w:rPr>
          <w:rStyle w:val="pxcc"/>
        </w:rPr>
        <w:instrText>cc.ref.id="I03NIKF"</w:instrText>
      </w:r>
      <w:r>
        <w:rPr>
          <w:rStyle w:val="pxcc"/>
        </w:rPr>
        <w:fldChar w:fldCharType="end"/>
      </w:r>
      <w:r>
        <w:rPr>
          <w:rStyle w:val="pxcc"/>
        </w:rPr>
        <w:t>Knierim v. First State Bank, 488 N.W.2d 454, 19 U.C.C. Rep. Serv. 2d 683 (Iowa Ct. App. 1992)</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Similarity of issue is not sufficient; the issue must be </w:t>
      </w:r>
      <w:r>
        <w:rPr>
          <w:vanish/>
        </w:rPr>
        <w:t>&amp;ldquo;</w:t>
      </w:r>
      <w:r>
        <w:rPr>
          <w:rStyle w:val="pxvis"/>
          <w:rFonts w:ascii="Times NewRoman" w:hAnsi="Times NewRoman"/>
          <w:b w:val="0"/>
          <w:sz w:val="24"/>
        </w:rPr>
        <w:t>“</w:t>
      </w:r>
      <w:r>
        <w:t>precisely the same.</w:t>
      </w:r>
      <w:r>
        <w:rPr>
          <w:vanish/>
        </w:rPr>
        <w:t>&amp;rdquo;</w:t>
      </w:r>
      <w:r>
        <w:rPr>
          <w:rStyle w:val="pxvis"/>
          <w:rFonts w:ascii="Times NewRoman" w:hAnsi="Times NewRoman"/>
          <w:b w:val="0"/>
          <w:sz w:val="24"/>
        </w:rPr>
        <w:t>”</w:t>
      </w:r>
      <w:r>
        <w:t xml:space="preserve"> See </w:t>
      </w:r>
      <w:r>
        <w:rPr>
          <w:rStyle w:val="pxcc"/>
          <w:color w:val="FF0000"/>
          <w:sz w:val="20"/>
          <w:szCs w:val="20"/>
          <w:vertAlign w:val="superscript"/>
        </w:rPr>
        <w:t>►</w:t>
      </w:r>
      <w:r>
        <w:rPr>
          <w:rStyle w:val="pxcc"/>
        </w:rPr>
        <w:fldChar w:fldCharType="begin"/>
      </w:r>
      <w:r>
        <w:rPr>
          <w:rStyle w:val="pxcc"/>
        </w:rPr>
        <w:instrText>cc.ref.id="I065VCK"</w:instrText>
      </w:r>
      <w:r>
        <w:rPr>
          <w:rStyle w:val="pxcc"/>
        </w:rPr>
        <w:fldChar w:fldCharType="end"/>
      </w:r>
      <w:r>
        <w:rPr>
          <w:rStyle w:val="pxcc"/>
        </w:rPr>
        <w:t>Employers Mut. Cas. Co. v. Smith, 929 N.W.2d 774 (Iowa Ct. App. 2019)</w:t>
      </w:r>
      <w:r>
        <w:t xml:space="preserve"> (plaintiff did not establish issue in breach-of-contract action was identical to issue litigated in previous case); </w:t>
      </w:r>
      <w:r>
        <w:rPr>
          <w:rStyle w:val="pxcc"/>
          <w:color w:val="FF0000"/>
          <w:sz w:val="20"/>
          <w:szCs w:val="20"/>
          <w:vertAlign w:val="superscript"/>
        </w:rPr>
        <w:t>►</w:t>
      </w:r>
      <w:r>
        <w:rPr>
          <w:rStyle w:val="pxcc"/>
        </w:rPr>
        <w:fldChar w:fldCharType="begin"/>
      </w:r>
      <w:r>
        <w:rPr>
          <w:rStyle w:val="pxcc"/>
        </w:rPr>
        <w:instrText>cc.ref.id="I03QBPB"</w:instrText>
      </w:r>
      <w:r>
        <w:rPr>
          <w:rStyle w:val="pxcc"/>
        </w:rPr>
        <w:fldChar w:fldCharType="end"/>
      </w:r>
      <w:r>
        <w:rPr>
          <w:rStyle w:val="pxcc"/>
        </w:rPr>
        <w:t>Estate of Leonard, ex rel., Palmer v. Swift, 656 N.W.2d 132 (Iowa 2003)</w:t>
      </w:r>
      <w:r>
        <w:t xml:space="preserve"> (party relying on issue preclusion failed to show that issues in first proceeding were identical to issues in second proceeding).</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In </w:t>
      </w:r>
      <w:r>
        <w:rPr>
          <w:rStyle w:val="pxcc"/>
          <w:color w:val="FF0000"/>
          <w:sz w:val="20"/>
          <w:szCs w:val="20"/>
          <w:vertAlign w:val="superscript"/>
        </w:rPr>
        <w:t>►</w:t>
      </w:r>
      <w:r>
        <w:rPr>
          <w:rStyle w:val="pxcc"/>
        </w:rPr>
        <w:fldChar w:fldCharType="begin"/>
      </w:r>
      <w:r>
        <w:rPr>
          <w:rStyle w:val="pxcc"/>
        </w:rPr>
        <w:instrText>cc.ref.id="I03HWAP"</w:instrText>
      </w:r>
      <w:r>
        <w:rPr>
          <w:rStyle w:val="pxcc"/>
        </w:rPr>
        <w:fldChar w:fldCharType="end"/>
      </w:r>
      <w:r>
        <w:rPr>
          <w:rStyle w:val="pxcc"/>
        </w:rPr>
        <w:t>Winnebago Industries, Inc. v. Haverly, 727 N.W.2d 567 (Iowa 2006)</w:t>
      </w:r>
      <w:r>
        <w:t xml:space="preserve">, the court discussed the </w:t>
      </w:r>
      <w:r>
        <w:rPr>
          <w:vanish/>
        </w:rPr>
        <w:t>&amp;ldquo;</w:t>
      </w:r>
      <w:r>
        <w:rPr>
          <w:rStyle w:val="pxvis"/>
          <w:rFonts w:ascii="Times NewRoman" w:hAnsi="Times NewRoman"/>
          <w:b w:val="0"/>
          <w:sz w:val="24"/>
        </w:rPr>
        <w:t>“</w:t>
      </w:r>
      <w:r>
        <w:t>actually litigated</w:t>
      </w:r>
      <w:r>
        <w:rPr>
          <w:vanish/>
        </w:rPr>
        <w:t>&amp;rdquo;</w:t>
      </w:r>
      <w:r>
        <w:rPr>
          <w:rStyle w:val="pxvis"/>
          <w:rFonts w:ascii="Times NewRoman" w:hAnsi="Times NewRoman"/>
          <w:b w:val="0"/>
          <w:sz w:val="24"/>
        </w:rPr>
        <w:t>”</w:t>
      </w:r>
      <w:r>
        <w:t xml:space="preserve"> requirement:</w:t>
      </w:r>
    </w:p>
    <w:p w:rsidR="00074B4B" w:rsidRDefault="00074B4B">
      <w:pPr>
        <w:pStyle w:val="pxformqbqp"/>
        <w:ind w:left="500"/>
      </w:pPr>
      <w:r>
        <w:rPr>
          <w:color w:val="FF0000"/>
          <w:vertAlign w:val="superscript"/>
        </w:rPr>
        <w:t>►</w:t>
      </w:r>
      <w:r>
        <w:fldChar w:fldCharType="begin"/>
      </w:r>
      <w:r>
        <w:instrText>qp.pstart="n"</w:instrText>
      </w:r>
      <w:r>
        <w:fldChar w:fldCharType="end"/>
      </w:r>
      <w:r>
        <w:t xml:space="preserve">Iowa law is clear that issue preclusion requires that the issue was </w:t>
      </w:r>
      <w:r>
        <w:rPr>
          <w:vanish/>
        </w:rPr>
        <w:t>&amp;ldquo;</w:t>
      </w:r>
      <w:r>
        <w:rPr>
          <w:rStyle w:val="pxvis"/>
          <w:rFonts w:ascii="Times NewRoman" w:hAnsi="Times NewRoman"/>
          <w:b w:val="0"/>
          <w:sz w:val="20"/>
        </w:rPr>
        <w:t>“</w:t>
      </w:r>
      <w:r>
        <w:t>actually litigated</w:t>
      </w:r>
      <w:r>
        <w:rPr>
          <w:vanish/>
        </w:rPr>
        <w:t>&amp;rdquo;</w:t>
      </w:r>
      <w:r>
        <w:rPr>
          <w:rStyle w:val="pxvis"/>
          <w:rFonts w:ascii="Times NewRoman" w:hAnsi="Times NewRoman"/>
          <w:b w:val="0"/>
          <w:sz w:val="20"/>
        </w:rPr>
        <w:t>”</w:t>
      </w:r>
      <w:r>
        <w:t xml:space="preserve"> in the prior proceeding. </w:t>
      </w:r>
      <w:r>
        <w:rPr>
          <w:rStyle w:val="pxcc"/>
          <w:color w:val="FF0000"/>
          <w:sz w:val="20"/>
          <w:vertAlign w:val="superscript"/>
        </w:rPr>
        <w:t>►</w:t>
      </w:r>
      <w:r>
        <w:rPr>
          <w:rStyle w:val="pxcc"/>
          <w:sz w:val="20"/>
        </w:rPr>
        <w:fldChar w:fldCharType="begin"/>
      </w:r>
      <w:r>
        <w:rPr>
          <w:rStyle w:val="pxcc"/>
          <w:sz w:val="20"/>
        </w:rPr>
        <w:instrText>cc.ref.id="I03KPFL"</w:instrText>
      </w:r>
      <w:r>
        <w:rPr>
          <w:rStyle w:val="pxcc"/>
          <w:sz w:val="20"/>
        </w:rPr>
        <w:fldChar w:fldCharType="end"/>
      </w:r>
      <w:r>
        <w:rPr>
          <w:rStyle w:val="pxcc"/>
          <w:sz w:val="20"/>
        </w:rPr>
        <w:t>Spiker v. Spiker, 708 N.W.2d 347, 353 (Iowa 2006)</w:t>
      </w:r>
      <w:r>
        <w:t xml:space="preserve">; </w:t>
      </w:r>
      <w:r>
        <w:rPr>
          <w:rStyle w:val="pxcc"/>
          <w:color w:val="FF0000"/>
          <w:sz w:val="20"/>
          <w:vertAlign w:val="superscript"/>
        </w:rPr>
        <w:t>►</w:t>
      </w:r>
      <w:r>
        <w:rPr>
          <w:rStyle w:val="pxcc"/>
          <w:sz w:val="20"/>
        </w:rPr>
        <w:fldChar w:fldCharType="begin"/>
      </w:r>
      <w:r>
        <w:rPr>
          <w:rStyle w:val="pxcc"/>
          <w:sz w:val="20"/>
        </w:rPr>
        <w:instrText>cc.ref.id="I03NIKH"</w:instrText>
      </w:r>
      <w:r>
        <w:rPr>
          <w:rStyle w:val="pxcc"/>
          <w:sz w:val="20"/>
        </w:rPr>
        <w:fldChar w:fldCharType="end"/>
      </w:r>
      <w:r>
        <w:rPr>
          <w:rStyle w:val="pxcc"/>
          <w:sz w:val="20"/>
        </w:rPr>
        <w:t>Hoth v. Iowa Mut. Ins. Co., 577 N.W.2d 390, 391</w:t>
      </w:r>
      <w:r>
        <w:rPr>
          <w:rStyle w:val="pxcc"/>
          <w:vanish/>
          <w:sz w:val="20"/>
        </w:rPr>
        <w:t>&amp;ndash;</w:t>
      </w:r>
      <w:r>
        <w:rPr>
          <w:rStyle w:val="pxvis"/>
          <w:rFonts w:ascii="Times NewRoman" w:hAnsi="Times NewRoman"/>
          <w:b w:val="0"/>
          <w:sz w:val="20"/>
        </w:rPr>
        <w:t>-</w:t>
      </w:r>
      <w:r>
        <w:rPr>
          <w:rStyle w:val="pxcc"/>
          <w:sz w:val="20"/>
        </w:rPr>
        <w:t>92 (Iowa 1998)</w:t>
      </w:r>
      <w:r>
        <w:t xml:space="preserve">; see also Restatement (Second) of Judgments </w:t>
      </w:r>
      <w:r>
        <w:rPr>
          <w:vanish/>
        </w:rPr>
        <w:t>&amp;s;</w:t>
      </w:r>
      <w:r>
        <w:rPr>
          <w:rStyle w:val="pxvis"/>
          <w:rFonts w:ascii="Times NewRoman" w:hAnsi="Times NewRoman"/>
          <w:b w:val="0"/>
          <w:sz w:val="20"/>
        </w:rPr>
        <w:t>§</w:t>
      </w:r>
      <w:r>
        <w:t xml:space="preserve"> 27 (</w:t>
      </w:r>
      <w:r>
        <w:rPr>
          <w:vanish/>
        </w:rPr>
        <w:t>&amp;ldquo;</w:t>
      </w:r>
      <w:r>
        <w:rPr>
          <w:rStyle w:val="pxvis"/>
          <w:rFonts w:ascii="Times NewRoman" w:hAnsi="Times NewRoman"/>
          <w:b w:val="0"/>
          <w:sz w:val="20"/>
        </w:rPr>
        <w:t>“</w:t>
      </w:r>
      <w:r>
        <w:t>When an issue of fact or law is actually litigated and determined by a valid and final judgment, and the determination is essential to the judgment, the determination is conclusive in a subsequent action between the parties, whether on the same or a different claim.</w:t>
      </w:r>
      <w:r>
        <w:rPr>
          <w:vanish/>
        </w:rPr>
        <w:t>&amp;rdquo;</w:t>
      </w:r>
      <w:r>
        <w:rPr>
          <w:rStyle w:val="pxvis"/>
          <w:rFonts w:ascii="Times NewRoman" w:hAnsi="Times NewRoman"/>
          <w:b w:val="0"/>
          <w:sz w:val="20"/>
        </w:rPr>
        <w:t>”</w:t>
      </w:r>
      <w:r>
        <w:t>).</w:t>
      </w:r>
    </w:p>
    <w:p w:rsidR="00074B4B" w:rsidRDefault="00074B4B">
      <w:pPr>
        <w:pStyle w:val="pxformqbqbqp"/>
        <w:ind w:left="500"/>
      </w:pPr>
      <w:r>
        <w:rPr>
          <w:color w:val="FF0000"/>
          <w:vertAlign w:val="superscript"/>
        </w:rPr>
        <w:t>►</w:t>
      </w:r>
      <w:r>
        <w:fldChar w:fldCharType="begin"/>
      </w:r>
      <w:r>
        <w:instrText>qp.pstart="n"</w:instrText>
      </w:r>
      <w:r>
        <w:fldChar w:fldCharType="end"/>
      </w:r>
      <w:r>
        <w:t>An issue is not actually litigated if the defendant might have interposed it as an affirmative defense but failed to do so; nor is it actually litigated if it is raised by a material allegation of the party's pleading but is admitted (explicitly or by virtue of a failure to deny) in a responsive pleading; nor is it actually litigated if it is raised in an allegation by one party and is admitted by the other before evidence on the issue is adduced at trial; nor is it actually litigated if it is the subject of a stipulation between the parties. A stipulation may, however, be binding in a subsequent action between the parties if the parties have manifested an intention to that effect. Furthermore, under the rules of evidence applicable in the jurisdiction, an admission by a party may be treated as conclusive or be admissible in evidence against that party in a subsequent action.</w:t>
      </w:r>
    </w:p>
    <w:p w:rsidR="00074B4B" w:rsidRDefault="00074B4B">
      <w:pPr>
        <w:pStyle w:val="pxformqbqbqp"/>
        <w:ind w:left="500"/>
      </w:pPr>
      <w:r>
        <w:rPr>
          <w:color w:val="FF0000"/>
          <w:vertAlign w:val="superscript"/>
        </w:rPr>
        <w:t>►</w:t>
      </w:r>
      <w:r>
        <w:fldChar w:fldCharType="begin"/>
      </w:r>
      <w:r>
        <w:instrText>qp.pstart="n"</w:instrText>
      </w:r>
      <w:r>
        <w:fldChar w:fldCharType="end"/>
      </w:r>
      <w:r>
        <w:t>In the case of a judgment entered by confession, consent, or default, none of the issues is actually litigated. Therefore, the rule of this Section does not apply with respect to any issue in a subsequent action. The judgment may be conclusive, however, with respect to one or more issues, if the parties have entered an agreement manifesting such an intention.</w:t>
      </w:r>
    </w:p>
    <w:p w:rsidR="00074B4B" w:rsidRDefault="00074B4B">
      <w:pPr>
        <w:pStyle w:val="pxformqbcp"/>
      </w:pPr>
      <w:r>
        <w:t xml:space="preserve">Restatement (Second) of Judgments </w:t>
      </w:r>
      <w:r>
        <w:rPr>
          <w:vanish/>
        </w:rPr>
        <w:t>&amp;s;</w:t>
      </w:r>
      <w:r>
        <w:rPr>
          <w:rStyle w:val="pxvis"/>
          <w:rFonts w:ascii="Times NewRoman" w:hAnsi="Times NewRoman"/>
          <w:b w:val="0"/>
          <w:sz w:val="24"/>
        </w:rPr>
        <w:t>§</w:t>
      </w:r>
      <w:r>
        <w:t xml:space="preserve">27 cmt. e; see also </w:t>
      </w:r>
      <w:r>
        <w:rPr>
          <w:rStyle w:val="pxcc"/>
          <w:color w:val="FF0000"/>
          <w:sz w:val="20"/>
          <w:szCs w:val="20"/>
          <w:vertAlign w:val="superscript"/>
        </w:rPr>
        <w:t>►</w:t>
      </w:r>
      <w:r>
        <w:rPr>
          <w:rStyle w:val="pxcc"/>
        </w:rPr>
        <w:fldChar w:fldCharType="begin"/>
      </w:r>
      <w:r>
        <w:rPr>
          <w:rStyle w:val="pxcc"/>
        </w:rPr>
        <w:instrText>cc.ref.id="I03HWGD"</w:instrText>
      </w:r>
      <w:r>
        <w:rPr>
          <w:rStyle w:val="pxcc"/>
        </w:rPr>
        <w:fldChar w:fldCharType="end"/>
      </w:r>
      <w:r>
        <w:rPr>
          <w:rStyle w:val="pxcc"/>
        </w:rPr>
        <w:t>U.S. v. Young, 804 F.2d 116, 118, 86-2 U.S. Tax Cas. (CCH) P 9806, 58 A.F.T.R.2d 86-6118 (8th Cir. 1986)</w:t>
      </w:r>
      <w:r>
        <w:t xml:space="preserve"> (</w:t>
      </w:r>
      <w:r>
        <w:rPr>
          <w:vanish/>
        </w:rPr>
        <w:t>&amp;ldquo;</w:t>
      </w:r>
      <w:r>
        <w:rPr>
          <w:rStyle w:val="pxvis"/>
          <w:rFonts w:ascii="Times NewRoman" w:hAnsi="Times NewRoman"/>
          <w:b w:val="0"/>
          <w:sz w:val="24"/>
        </w:rPr>
        <w:t>“</w:t>
      </w:r>
      <w:r>
        <w:t xml:space="preserve">A fact established in prior litigation not by judicial resolution but by stipulation has not been </w:t>
      </w:r>
      <w:r>
        <w:rPr>
          <w:vanish/>
        </w:rPr>
        <w:t>&amp;lsquo;</w:t>
      </w:r>
      <w:r>
        <w:rPr>
          <w:rStyle w:val="pxvis"/>
          <w:rFonts w:ascii="Times NewRoman" w:hAnsi="Times NewRoman"/>
          <w:b w:val="0"/>
          <w:sz w:val="24"/>
        </w:rPr>
        <w:t>‘</w:t>
      </w:r>
      <w:r>
        <w:t>actually litigated' and thus is the proper subject of proof in subsequent proceedings.</w:t>
      </w:r>
      <w:r>
        <w:rPr>
          <w:vanish/>
        </w:rPr>
        <w:t>&amp;rdquo;</w:t>
      </w:r>
      <w:r>
        <w:rPr>
          <w:rStyle w:val="pxvis"/>
          <w:rFonts w:ascii="Times NewRoman" w:hAnsi="Times NewRoman"/>
          <w:b w:val="0"/>
          <w:sz w:val="24"/>
        </w:rPr>
        <w:t>”</w:t>
      </w:r>
      <w:r>
        <w:t xml:space="preserve">); 50 C.J.S Judgments </w:t>
      </w:r>
      <w:r>
        <w:rPr>
          <w:vanish/>
        </w:rPr>
        <w:t>&amp;s;</w:t>
      </w:r>
      <w:r>
        <w:rPr>
          <w:rStyle w:val="pxvis"/>
          <w:rFonts w:ascii="Times NewRoman" w:hAnsi="Times NewRoman"/>
          <w:b w:val="0"/>
          <w:sz w:val="24"/>
        </w:rPr>
        <w:t>§</w:t>
      </w:r>
      <w:r>
        <w:t>813, at 381 (1997) (</w:t>
      </w:r>
      <w:r>
        <w:rPr>
          <w:vanish/>
        </w:rPr>
        <w:t>&amp;ldquo;</w:t>
      </w:r>
      <w:r>
        <w:rPr>
          <w:rStyle w:val="pxvis"/>
          <w:rFonts w:ascii="Times NewRoman" w:hAnsi="Times NewRoman"/>
          <w:b w:val="0"/>
          <w:sz w:val="24"/>
        </w:rPr>
        <w:t>“</w:t>
      </w:r>
      <w:r>
        <w:t>Facts determined by admissions and stipulations ordinarily are not entitled to collateral estoppel effect, because facts so determined are not actually litigated, unless the parties to the stipulation manifest an intent to be bound in a subsequent action.</w:t>
      </w:r>
      <w:r>
        <w:rPr>
          <w:vanish/>
        </w:rPr>
        <w:t>&amp;rdquo;</w:t>
      </w:r>
      <w:r>
        <w:rPr>
          <w:rStyle w:val="pxvis"/>
          <w:rFonts w:ascii="Times NewRoman" w:hAnsi="Times NewRoman"/>
          <w:b w:val="0"/>
          <w:sz w:val="24"/>
        </w:rPr>
        <w:t>”</w:t>
      </w:r>
      <w:r>
        <w:t>) (Footnotes omitted.)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It is not essential that there be a strict identity of parties to have a valid claim of res judicata or issue preclusion. In a second suit, a stranger to the first litigation may assert issue preclusion either offensively or defensively based upon the individual position of the party in the second suit. See </w:t>
      </w:r>
      <w:r>
        <w:rPr>
          <w:rStyle w:val="pxcc"/>
          <w:color w:val="FF0000"/>
          <w:sz w:val="20"/>
          <w:szCs w:val="20"/>
          <w:vertAlign w:val="superscript"/>
        </w:rPr>
        <w:t>►</w:t>
      </w:r>
      <w:r>
        <w:rPr>
          <w:rStyle w:val="pxcc"/>
        </w:rPr>
        <w:fldChar w:fldCharType="begin"/>
      </w:r>
      <w:r>
        <w:rPr>
          <w:rStyle w:val="pxcc"/>
        </w:rPr>
        <w:instrText>cc.ref.id="I03KPL9"</w:instrText>
      </w:r>
      <w:r>
        <w:rPr>
          <w:rStyle w:val="pxcc"/>
        </w:rPr>
        <w:fldChar w:fldCharType="end"/>
      </w:r>
      <w:r>
        <w:rPr>
          <w:rStyle w:val="pxcc"/>
        </w:rPr>
        <w:t>Gardner v. Hartford Ins. Accident &amp; Indemn. Co., 659 N.W.2d 198 (Iowa 2003)</w:t>
      </w:r>
      <w:r>
        <w:t xml:space="preserve"> (court will scrutinize cases of offensive issue preclusion more closely by examining whether: (1) party in second action had full and fair opportunity to litigate issue in first action; and (2) any other circumstances are present which would justify granting party opportunity to relitigate those issues); </w:t>
      </w:r>
      <w:r>
        <w:rPr>
          <w:rStyle w:val="pxcc"/>
          <w:color w:val="FF0000"/>
          <w:sz w:val="20"/>
          <w:szCs w:val="20"/>
          <w:vertAlign w:val="superscript"/>
        </w:rPr>
        <w:t>►</w:t>
      </w:r>
      <w:r>
        <w:rPr>
          <w:rStyle w:val="pxcc"/>
        </w:rPr>
        <w:fldChar w:fldCharType="begin"/>
      </w:r>
      <w:r>
        <w:rPr>
          <w:rStyle w:val="pxcc"/>
        </w:rPr>
        <w:instrText>cc.ref.id="I03NIQ5"</w:instrText>
      </w:r>
      <w:r>
        <w:rPr>
          <w:rStyle w:val="pxcc"/>
        </w:rPr>
        <w:fldChar w:fldCharType="end"/>
      </w:r>
      <w:r>
        <w:rPr>
          <w:rStyle w:val="pxcc"/>
        </w:rPr>
        <w:t>Fischer v. City of Sioux City, 654 N.W.2d 544 (Iowa 2002)</w:t>
      </w:r>
      <w:r>
        <w:t xml:space="preserve">; </w:t>
      </w:r>
      <w:r>
        <w:rPr>
          <w:rStyle w:val="pxcc"/>
          <w:color w:val="FF0000"/>
          <w:sz w:val="20"/>
          <w:szCs w:val="20"/>
          <w:vertAlign w:val="superscript"/>
        </w:rPr>
        <w:t>►</w:t>
      </w:r>
      <w:r>
        <w:rPr>
          <w:rStyle w:val="pxcc"/>
        </w:rPr>
        <w:fldChar w:fldCharType="begin"/>
      </w:r>
      <w:r>
        <w:rPr>
          <w:rStyle w:val="pxcc"/>
        </w:rPr>
        <w:instrText>cc.ref.id="I03QBV1"</w:instrText>
      </w:r>
      <w:r>
        <w:rPr>
          <w:rStyle w:val="pxcc"/>
        </w:rPr>
        <w:fldChar w:fldCharType="end"/>
      </w:r>
      <w:r>
        <w:rPr>
          <w:rStyle w:val="pxcc"/>
        </w:rPr>
        <w:t>Dettmann v. Kruckenberg, 613 N.W.2d 238 (Iowa 2000)</w:t>
      </w:r>
      <w:r>
        <w:t xml:space="preserve">; </w:t>
      </w:r>
      <w:r>
        <w:rPr>
          <w:rStyle w:val="pxcc"/>
          <w:color w:val="FF0000"/>
          <w:sz w:val="20"/>
          <w:szCs w:val="20"/>
          <w:vertAlign w:val="superscript"/>
        </w:rPr>
        <w:t>►</w:t>
      </w:r>
      <w:r>
        <w:rPr>
          <w:rStyle w:val="pxcc"/>
        </w:rPr>
        <w:fldChar w:fldCharType="begin"/>
      </w:r>
      <w:r>
        <w:rPr>
          <w:rStyle w:val="pxcc"/>
        </w:rPr>
        <w:instrText>cc.ref.id="I03HWGF"</w:instrText>
      </w:r>
      <w:r>
        <w:rPr>
          <w:rStyle w:val="pxcc"/>
        </w:rPr>
        <w:fldChar w:fldCharType="end"/>
      </w:r>
      <w:r>
        <w:rPr>
          <w:rStyle w:val="pxcc"/>
        </w:rPr>
        <w:t>Casey v. Koos, 323 N.W.2d 193 (Iowa 1982)</w:t>
      </w:r>
      <w:r>
        <w:t xml:space="preserve">. This defense must be pleaded and proven. </w:t>
      </w:r>
      <w:r>
        <w:rPr>
          <w:rStyle w:val="pxcc"/>
          <w:color w:val="FF0000"/>
          <w:sz w:val="20"/>
          <w:szCs w:val="20"/>
          <w:vertAlign w:val="superscript"/>
        </w:rPr>
        <w:t>►</w:t>
      </w:r>
      <w:r>
        <w:rPr>
          <w:rStyle w:val="pxcc"/>
        </w:rPr>
        <w:fldChar w:fldCharType="begin"/>
      </w:r>
      <w:r>
        <w:rPr>
          <w:rStyle w:val="pxcc"/>
        </w:rPr>
        <w:instrText>cc.ref.id="I03KPLB"</w:instrText>
      </w:r>
      <w:r>
        <w:rPr>
          <w:rStyle w:val="pxcc"/>
        </w:rPr>
        <w:fldChar w:fldCharType="end"/>
      </w:r>
      <w:r>
        <w:rPr>
          <w:rStyle w:val="pxcc"/>
        </w:rPr>
        <w:t>Fischer v. City of Sioux City, 654 N.W.2d 544 (Iowa 2002)</w:t>
      </w:r>
      <w:r>
        <w:t xml:space="preserve"> (general rule is that issue preclusion, whether offensive or defensive, must be pled and proved by party asserting it); </w:t>
      </w:r>
      <w:r>
        <w:rPr>
          <w:rStyle w:val="pxcc"/>
          <w:color w:val="FF0000"/>
          <w:sz w:val="20"/>
          <w:szCs w:val="20"/>
          <w:vertAlign w:val="superscript"/>
        </w:rPr>
        <w:t>►</w:t>
      </w:r>
      <w:r>
        <w:rPr>
          <w:rStyle w:val="pxcc"/>
        </w:rPr>
        <w:fldChar w:fldCharType="begin"/>
      </w:r>
      <w:r>
        <w:rPr>
          <w:rStyle w:val="pxcc"/>
        </w:rPr>
        <w:instrText>cc.ref.id="I03NIQ7"</w:instrText>
      </w:r>
      <w:r>
        <w:rPr>
          <w:rStyle w:val="pxcc"/>
        </w:rPr>
        <w:fldChar w:fldCharType="end"/>
      </w:r>
      <w:r>
        <w:rPr>
          <w:rStyle w:val="pxcc"/>
        </w:rPr>
        <w:t>Trushcheff v. Abell-Howe Co., 239 N.W.2d 116 (Iowa 1976) (abrogated on other grounds by, Van Fossen v. MidAmerican Energy Co., 777 N.W.2d 689, 29 I.E.R. Cas. (BNA) 1846 (Iowa 2009))</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The requirement that the issue in the prior action have been </w:t>
      </w:r>
      <w:r>
        <w:rPr>
          <w:vanish/>
        </w:rPr>
        <w:t>&amp;ldquo;</w:t>
      </w:r>
      <w:r>
        <w:rPr>
          <w:rStyle w:val="pxvis"/>
          <w:rFonts w:ascii="Times NewRoman" w:hAnsi="Times NewRoman"/>
          <w:b w:val="0"/>
          <w:sz w:val="24"/>
        </w:rPr>
        <w:t>“</w:t>
      </w:r>
      <w:r>
        <w:t>necessary and essential</w:t>
      </w:r>
      <w:r>
        <w:rPr>
          <w:vanish/>
        </w:rPr>
        <w:t>&amp;rdquo;</w:t>
      </w:r>
      <w:r>
        <w:rPr>
          <w:rStyle w:val="pxvis"/>
          <w:rFonts w:ascii="Times NewRoman" w:hAnsi="Times NewRoman"/>
          <w:b w:val="0"/>
          <w:sz w:val="24"/>
        </w:rPr>
        <w:t>”</w:t>
      </w:r>
      <w:r>
        <w:t xml:space="preserve"> to the resulting judgment is applied narrowly and only precludes </w:t>
      </w:r>
      <w:r>
        <w:rPr>
          <w:vanish/>
        </w:rPr>
        <w:t>&amp;ldquo;</w:t>
      </w:r>
      <w:r>
        <w:rPr>
          <w:rStyle w:val="pxvis"/>
          <w:rFonts w:ascii="Times NewRoman" w:hAnsi="Times NewRoman"/>
          <w:b w:val="0"/>
          <w:sz w:val="24"/>
        </w:rPr>
        <w:t>“</w:t>
      </w:r>
      <w:r>
        <w:t>those facts vital or crucial to the previous judgment, or those properly characterized as ultimate facts without which the previous judgment would lack support.</w:t>
      </w:r>
      <w:r>
        <w:rPr>
          <w:vanish/>
        </w:rPr>
        <w:t>&amp;rdquo;</w:t>
      </w:r>
      <w:r>
        <w:rPr>
          <w:rStyle w:val="pxvis"/>
          <w:rFonts w:ascii="Times NewRoman" w:hAnsi="Times NewRoman"/>
          <w:b w:val="0"/>
          <w:sz w:val="24"/>
        </w:rPr>
        <w:t>”</w:t>
      </w:r>
      <w:r>
        <w:t xml:space="preserve"> The court has approved language in comment j to the Restatement (2d), Judgment </w:t>
      </w:r>
      <w:r>
        <w:rPr>
          <w:vanish/>
        </w:rPr>
        <w:t>&amp;s;</w:t>
      </w:r>
      <w:r>
        <w:rPr>
          <w:rStyle w:val="pxvis"/>
          <w:rFonts w:ascii="Times NewRoman" w:hAnsi="Times NewRoman"/>
          <w:b w:val="0"/>
          <w:sz w:val="24"/>
        </w:rPr>
        <w:t>§</w:t>
      </w:r>
      <w:r>
        <w:t xml:space="preserve">27 which adopts an analysis where the court must determine whether the issue was actually recognized by the parties as </w:t>
      </w:r>
      <w:r>
        <w:rPr>
          <w:vanish/>
        </w:rPr>
        <w:t>&amp;ldquo;</w:t>
      </w:r>
      <w:r>
        <w:rPr>
          <w:rStyle w:val="pxvis"/>
          <w:rFonts w:ascii="Times NewRoman" w:hAnsi="Times NewRoman"/>
          <w:b w:val="0"/>
          <w:sz w:val="24"/>
        </w:rPr>
        <w:t>“</w:t>
      </w:r>
      <w:r>
        <w:t>important</w:t>
      </w:r>
      <w:r>
        <w:rPr>
          <w:vanish/>
        </w:rPr>
        <w:t>&amp;rdquo;</w:t>
      </w:r>
      <w:r>
        <w:rPr>
          <w:rStyle w:val="pxvis"/>
          <w:rFonts w:ascii="Times NewRoman" w:hAnsi="Times NewRoman"/>
          <w:b w:val="0"/>
          <w:sz w:val="24"/>
        </w:rPr>
        <w:t>”</w:t>
      </w:r>
      <w:r>
        <w:t xml:space="preserve"> and by the trier of fact as </w:t>
      </w:r>
      <w:r>
        <w:rPr>
          <w:vanish/>
        </w:rPr>
        <w:t>&amp;ldquo;</w:t>
      </w:r>
      <w:r>
        <w:rPr>
          <w:rStyle w:val="pxvis"/>
          <w:rFonts w:ascii="Times NewRoman" w:hAnsi="Times NewRoman"/>
          <w:b w:val="0"/>
          <w:sz w:val="24"/>
        </w:rPr>
        <w:t>“</w:t>
      </w:r>
      <w:r>
        <w:t>necessary</w:t>
      </w:r>
      <w:r>
        <w:rPr>
          <w:vanish/>
        </w:rPr>
        <w:t>&amp;rdquo;</w:t>
      </w:r>
      <w:r>
        <w:rPr>
          <w:rStyle w:val="pxvis"/>
          <w:rFonts w:ascii="Times NewRoman" w:hAnsi="Times NewRoman"/>
          <w:b w:val="0"/>
          <w:sz w:val="24"/>
        </w:rPr>
        <w:t>”</w:t>
      </w:r>
      <w:r>
        <w:t xml:space="preserve"> to the first judgment. The </w:t>
      </w:r>
      <w:r>
        <w:rPr>
          <w:vanish/>
        </w:rPr>
        <w:t>&amp;ldquo;</w:t>
      </w:r>
      <w:r>
        <w:rPr>
          <w:rStyle w:val="pxvis"/>
          <w:rFonts w:ascii="Times NewRoman" w:hAnsi="Times NewRoman"/>
          <w:b w:val="0"/>
          <w:sz w:val="24"/>
        </w:rPr>
        <w:t>“</w:t>
      </w:r>
      <w:r>
        <w:t>important and necessary</w:t>
      </w:r>
      <w:r>
        <w:rPr>
          <w:vanish/>
        </w:rPr>
        <w:t>&amp;rdquo;</w:t>
      </w:r>
      <w:r>
        <w:rPr>
          <w:rStyle w:val="pxvis"/>
          <w:rFonts w:ascii="Times NewRoman" w:hAnsi="Times NewRoman"/>
          <w:b w:val="0"/>
          <w:sz w:val="24"/>
        </w:rPr>
        <w:t>”</w:t>
      </w:r>
      <w:r>
        <w:t xml:space="preserve"> analysis protects the parties from the dangers of innocuous, subsidiary facts because it only precludes such facts as were </w:t>
      </w:r>
      <w:r>
        <w:rPr>
          <w:vanish/>
        </w:rPr>
        <w:t>&amp;ldquo;</w:t>
      </w:r>
      <w:r>
        <w:rPr>
          <w:rStyle w:val="pxvis"/>
          <w:rFonts w:ascii="Times NewRoman" w:hAnsi="Times NewRoman"/>
          <w:b w:val="0"/>
          <w:sz w:val="24"/>
        </w:rPr>
        <w:t>“</w:t>
      </w:r>
      <w:r>
        <w:t>truly disputed in the first proceeding.</w:t>
      </w:r>
      <w:r>
        <w:rPr>
          <w:vanish/>
        </w:rPr>
        <w:t>&amp;rdquo;</w:t>
      </w:r>
      <w:r>
        <w:rPr>
          <w:rStyle w:val="pxvis"/>
          <w:rFonts w:ascii="Times NewRoman" w:hAnsi="Times NewRoman"/>
          <w:b w:val="0"/>
          <w:sz w:val="24"/>
        </w:rPr>
        <w:t>”</w:t>
      </w:r>
      <w:r>
        <w:t xml:space="preserve"> </w:t>
      </w:r>
      <w:r>
        <w:rPr>
          <w:rStyle w:val="pxcc"/>
          <w:color w:val="FF0000"/>
          <w:sz w:val="20"/>
          <w:szCs w:val="20"/>
          <w:vertAlign w:val="superscript"/>
        </w:rPr>
        <w:t>►</w:t>
      </w:r>
      <w:r>
        <w:rPr>
          <w:rStyle w:val="pxcc"/>
        </w:rPr>
        <w:fldChar w:fldCharType="begin"/>
      </w:r>
      <w:r>
        <w:rPr>
          <w:rStyle w:val="pxcc"/>
        </w:rPr>
        <w:instrText>cc.ref.id="I03T4ZZ"</w:instrText>
      </w:r>
      <w:r>
        <w:rPr>
          <w:rStyle w:val="pxcc"/>
        </w:rPr>
        <w:fldChar w:fldCharType="end"/>
      </w:r>
      <w:r>
        <w:rPr>
          <w:rStyle w:val="pxcc"/>
        </w:rPr>
        <w:t>Comes v. Microsoft Corp., 709 N.W.2d 114, 2006-1 Trade Cas. (CCH) &amp;p; 75107 (Iowa 2006)</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Before a court applies collateral estoppel offensively, it must consider whether treating an issue or fact as conclusively determined will complicate the determination of other issues in the subsequent action or prejudice the interests of the defending party. </w:t>
      </w:r>
      <w:r>
        <w:rPr>
          <w:rStyle w:val="pxcc"/>
          <w:color w:val="FF0000"/>
          <w:sz w:val="20"/>
          <w:szCs w:val="20"/>
          <w:vertAlign w:val="superscript"/>
        </w:rPr>
        <w:t>►</w:t>
      </w:r>
      <w:r>
        <w:rPr>
          <w:rStyle w:val="pxcc"/>
        </w:rPr>
        <w:fldChar w:fldCharType="begin"/>
      </w:r>
      <w:r>
        <w:rPr>
          <w:rStyle w:val="pxcc"/>
        </w:rPr>
        <w:instrText>cc.ref.id="I03HWGI"</w:instrText>
      </w:r>
      <w:r>
        <w:rPr>
          <w:rStyle w:val="pxcc"/>
        </w:rPr>
        <w:fldChar w:fldCharType="end"/>
      </w:r>
      <w:r>
        <w:rPr>
          <w:rStyle w:val="pxcc"/>
        </w:rPr>
        <w:t>Comes v. Microsoft Corp., 709 N.W.2d 114, 2006-1, 2006-1 Trade Cas. (CCH) &amp;p; 75107 (Iowa 2006)</w:t>
      </w:r>
      <w:r>
        <w:t xml:space="preserve">. See also </w:t>
      </w:r>
      <w:r>
        <w:rPr>
          <w:rStyle w:val="pxcc"/>
          <w:color w:val="FF0000"/>
          <w:sz w:val="20"/>
          <w:szCs w:val="20"/>
          <w:vertAlign w:val="superscript"/>
        </w:rPr>
        <w:t>►</w:t>
      </w:r>
      <w:r>
        <w:rPr>
          <w:rStyle w:val="pxcc"/>
        </w:rPr>
        <w:fldChar w:fldCharType="begin"/>
      </w:r>
      <w:r>
        <w:rPr>
          <w:rStyle w:val="pxcc"/>
        </w:rPr>
        <w:instrText>cc.ref.id="I03KPLE"</w:instrText>
      </w:r>
      <w:r>
        <w:rPr>
          <w:rStyle w:val="pxcc"/>
        </w:rPr>
        <w:fldChar w:fldCharType="end"/>
      </w:r>
      <w:r>
        <w:rPr>
          <w:rStyle w:val="pxcc"/>
        </w:rPr>
        <w:t>Stender v. Blessum, 2017 WL 2610632 (Iowa 2017)</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An adjudication by an administrative agency has preclusive effect. An employee's agreement to the settlement of her workers compensation claim was held to preclude her from bringing a subsequent bad faith action against the employer's workers compensation insurer. The approval of the settlement included the determination by the industrial commissioner that there was a good faith dispute as to the employee's disability and constituted a finding that the employee's claim was </w:t>
      </w:r>
      <w:r>
        <w:rPr>
          <w:vanish/>
        </w:rPr>
        <w:t>&amp;ldquo;</w:t>
      </w:r>
      <w:r>
        <w:rPr>
          <w:rStyle w:val="pxvis"/>
          <w:rFonts w:ascii="Times NewRoman" w:hAnsi="Times NewRoman"/>
          <w:b w:val="0"/>
          <w:sz w:val="24"/>
        </w:rPr>
        <w:t>“</w:t>
      </w:r>
      <w:r>
        <w:t>fairly debatable.</w:t>
      </w:r>
      <w:r>
        <w:rPr>
          <w:vanish/>
        </w:rPr>
        <w:t>&amp;rdquo;</w:t>
      </w:r>
      <w:r>
        <w:rPr>
          <w:rStyle w:val="pxvis"/>
          <w:rFonts w:ascii="Times NewRoman" w:hAnsi="Times NewRoman"/>
          <w:b w:val="0"/>
          <w:sz w:val="24"/>
        </w:rPr>
        <w:t>”</w:t>
      </w:r>
      <w:r>
        <w:t xml:space="preserve"> The employee was precluded in the bad faith action from arguing that the insurer knew or had reason to know that its denial of her claim was without a reasonable basis, an essential element of the bad faith claim. </w:t>
      </w:r>
      <w:r>
        <w:rPr>
          <w:rStyle w:val="pxcc"/>
          <w:color w:val="FF0000"/>
          <w:sz w:val="20"/>
          <w:szCs w:val="20"/>
          <w:vertAlign w:val="superscript"/>
        </w:rPr>
        <w:t>►</w:t>
      </w:r>
      <w:r>
        <w:rPr>
          <w:rStyle w:val="pxcc"/>
        </w:rPr>
        <w:fldChar w:fldCharType="begin"/>
      </w:r>
      <w:r>
        <w:rPr>
          <w:rStyle w:val="pxcc"/>
        </w:rPr>
        <w:instrText>cc.ref.id="I03NIQA"</w:instrText>
      </w:r>
      <w:r>
        <w:rPr>
          <w:rStyle w:val="pxcc"/>
        </w:rPr>
        <w:fldChar w:fldCharType="end"/>
      </w:r>
      <w:r>
        <w:rPr>
          <w:rStyle w:val="pxcc"/>
        </w:rPr>
        <w:t>Gardner v. Hartford Ins. Accident &amp; Indemn. Co., 659 N.W.2d 198 (Iowa 2003)</w:t>
      </w:r>
      <w:r>
        <w:t xml:space="preserve"> (contested case settlement in workers compensation proceeding). See generally </w:t>
      </w:r>
      <w:r>
        <w:rPr>
          <w:rStyle w:val="pxcc"/>
          <w:color w:val="FF0000"/>
          <w:sz w:val="20"/>
          <w:szCs w:val="20"/>
          <w:vertAlign w:val="superscript"/>
        </w:rPr>
        <w:t>►</w:t>
      </w:r>
      <w:r>
        <w:rPr>
          <w:rStyle w:val="pxcc"/>
        </w:rPr>
        <w:fldChar w:fldCharType="begin"/>
      </w:r>
      <w:r>
        <w:rPr>
          <w:rStyle w:val="pxcc"/>
        </w:rPr>
        <w:instrText>cc.ref.id="I03QBV6"</w:instrText>
      </w:r>
      <w:r>
        <w:rPr>
          <w:rStyle w:val="pxcc"/>
        </w:rPr>
        <w:fldChar w:fldCharType="end"/>
      </w:r>
      <w:r>
        <w:rPr>
          <w:rStyle w:val="pxcc"/>
        </w:rPr>
        <w:t>George v. D.W. Zinser Co., 762 N.W.2d 865, 22 O.S.H. Cas. (BNA) 1680, 157 Lab. Cas. (CCH) P 60765 (Iowa 2009)</w:t>
      </w:r>
      <w:r>
        <w:t xml:space="preserve"> (administrative agency decision made after brief investigation was not adjudicatory action entitled to preclusive effect).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The decision of a board of adjustment may have a preclusive effect on a city in a declaratory judgment action relating to issues which were decided by the board. The supreme court cited Restatement (2d), Judgments </w:t>
      </w:r>
      <w:r>
        <w:rPr>
          <w:vanish/>
        </w:rPr>
        <w:t>&amp;s;</w:t>
      </w:r>
      <w:r>
        <w:rPr>
          <w:rStyle w:val="pxvis"/>
          <w:rFonts w:ascii="Times NewRoman" w:hAnsi="Times NewRoman"/>
          <w:b w:val="0"/>
          <w:sz w:val="24"/>
        </w:rPr>
        <w:t>§</w:t>
      </w:r>
      <w:r>
        <w:t>83 in part as follows:</w:t>
      </w:r>
    </w:p>
    <w:p w:rsidR="00074B4B" w:rsidRDefault="00074B4B">
      <w:pPr>
        <w:pStyle w:val="pxformqbqp"/>
        <w:ind w:left="500"/>
      </w:pPr>
      <w:r>
        <w:rPr>
          <w:color w:val="FF0000"/>
          <w:vertAlign w:val="superscript"/>
        </w:rPr>
        <w:t>►</w:t>
      </w:r>
      <w:r>
        <w:fldChar w:fldCharType="begin"/>
      </w:r>
      <w:r>
        <w:instrText>qp.pstart="n"</w:instrText>
      </w:r>
      <w:r>
        <w:fldChar w:fldCharType="end"/>
      </w:r>
      <w:r>
        <w:rPr>
          <w:vanish/>
        </w:rPr>
        <w:t>&amp;hellip4;</w:t>
      </w:r>
      <w:r>
        <w:rPr>
          <w:rStyle w:val="pxvis"/>
          <w:rFonts w:ascii="Times NewRoman" w:hAnsi="Times NewRoman"/>
          <w:b w:val="0"/>
          <w:sz w:val="20"/>
        </w:rPr>
        <w:t>….</w:t>
      </w:r>
      <w:r>
        <w:t xml:space="preserve"> </w:t>
      </w:r>
    </w:p>
    <w:p w:rsidR="00074B4B" w:rsidRDefault="00074B4B">
      <w:pPr>
        <w:pStyle w:val="pxformqbqp"/>
        <w:ind w:left="500"/>
      </w:pPr>
      <w:r>
        <w:rPr>
          <w:color w:val="FF0000"/>
          <w:vertAlign w:val="superscript"/>
        </w:rPr>
        <w:t>►</w:t>
      </w:r>
      <w:r>
        <w:fldChar w:fldCharType="begin"/>
      </w:r>
      <w:r>
        <w:instrText>qp.pstart="n"</w:instrText>
      </w:r>
      <w:r>
        <w:fldChar w:fldCharType="end"/>
      </w:r>
      <w:r>
        <w:t>2. An adjudicative determination by an administrative tribunal is conclusive under the rules of res judicata only insofar as the proceeding resulting in the determination entailed the essential elements of adjudication, including:</w:t>
      </w:r>
    </w:p>
    <w:p w:rsidR="00074B4B" w:rsidRDefault="00074B4B">
      <w:pPr>
        <w:pStyle w:val="pxformqbqbqp"/>
        <w:ind w:left="500"/>
      </w:pPr>
      <w:r>
        <w:rPr>
          <w:color w:val="FF0000"/>
          <w:vertAlign w:val="superscript"/>
        </w:rPr>
        <w:t>►</w:t>
      </w:r>
      <w:r>
        <w:fldChar w:fldCharType="begin"/>
      </w:r>
      <w:r>
        <w:instrText>qp.pstart="n"</w:instrText>
      </w:r>
      <w:r>
        <w:fldChar w:fldCharType="end"/>
      </w:r>
      <w:r>
        <w:t>a. Adequate notice to persons who are to be bound by the adjudication ... ;</w:t>
      </w:r>
    </w:p>
    <w:p w:rsidR="00074B4B" w:rsidRDefault="00074B4B">
      <w:pPr>
        <w:pStyle w:val="pxformqbqbqp"/>
        <w:ind w:left="500"/>
      </w:pPr>
      <w:r>
        <w:rPr>
          <w:color w:val="FF0000"/>
          <w:vertAlign w:val="superscript"/>
        </w:rPr>
        <w:t>►</w:t>
      </w:r>
      <w:r>
        <w:fldChar w:fldCharType="begin"/>
      </w:r>
      <w:r>
        <w:instrText>qp.pstart="n"</w:instrText>
      </w:r>
      <w:r>
        <w:fldChar w:fldCharType="end"/>
      </w:r>
      <w:r>
        <w:t>b. The right on behalf of a party to present evidence and legal argument in support of the party's contentions and fair opportunity to rebut evidence and argument by opposing parties;</w:t>
      </w:r>
    </w:p>
    <w:p w:rsidR="00074B4B" w:rsidRDefault="00074B4B">
      <w:pPr>
        <w:pStyle w:val="pxformqbqbqp"/>
        <w:ind w:left="500"/>
      </w:pPr>
      <w:r>
        <w:rPr>
          <w:color w:val="FF0000"/>
          <w:vertAlign w:val="superscript"/>
        </w:rPr>
        <w:t>►</w:t>
      </w:r>
      <w:r>
        <w:fldChar w:fldCharType="begin"/>
      </w:r>
      <w:r>
        <w:instrText>qp.pstart="n"</w:instrText>
      </w:r>
      <w:r>
        <w:fldChar w:fldCharType="end"/>
      </w:r>
      <w:r>
        <w:t>c. A formulation of issues of law and fact in terms of the application of rules with respect to specified parties concerning a specific transaction, situation, or status, or a specified series thereof;</w:t>
      </w:r>
    </w:p>
    <w:p w:rsidR="00074B4B" w:rsidRDefault="00074B4B">
      <w:pPr>
        <w:pStyle w:val="pxformqbqbqp"/>
        <w:ind w:left="500"/>
      </w:pPr>
      <w:r>
        <w:rPr>
          <w:color w:val="FF0000"/>
          <w:vertAlign w:val="superscript"/>
        </w:rPr>
        <w:t>►</w:t>
      </w:r>
      <w:r>
        <w:fldChar w:fldCharType="begin"/>
      </w:r>
      <w:r>
        <w:instrText>qp.pstart="n"</w:instrText>
      </w:r>
      <w:r>
        <w:fldChar w:fldCharType="end"/>
      </w:r>
      <w:r>
        <w:t>d. A rule of finality, specifying a point in the proceeding when presentations are terminated and a final decision is rendered; and</w:t>
      </w:r>
    </w:p>
    <w:p w:rsidR="00074B4B" w:rsidRDefault="00074B4B">
      <w:pPr>
        <w:pStyle w:val="pxformqbqbqp"/>
        <w:ind w:left="500"/>
      </w:pPr>
      <w:r>
        <w:rPr>
          <w:color w:val="FF0000"/>
          <w:vertAlign w:val="superscript"/>
        </w:rPr>
        <w:t>►</w:t>
      </w:r>
      <w:r>
        <w:fldChar w:fldCharType="begin"/>
      </w:r>
      <w:r>
        <w:instrText>qp.pstart="n"</w:instrText>
      </w:r>
      <w:r>
        <w:fldChar w:fldCharType="end"/>
      </w:r>
      <w:r>
        <w:t>e. Such other procedural elements as may be necessary to constitute the proceeding a sufficient means of conclusively determining the matter in question, having regard for the magnitude and complexity of the matter in question, the urgency with which the matter must be resolved, and the opportunity of the parties to obtain evidence and formulate legal contentions.</w:t>
      </w:r>
    </w:p>
    <w:p w:rsidR="00074B4B" w:rsidRDefault="00074B4B">
      <w:pPr>
        <w:pStyle w:val="pxformcp"/>
      </w:pPr>
      <w:r>
        <w:t xml:space="preserve">See </w:t>
      </w:r>
      <w:r>
        <w:rPr>
          <w:rStyle w:val="pxcc"/>
          <w:color w:val="FF0000"/>
          <w:sz w:val="20"/>
          <w:szCs w:val="20"/>
          <w:vertAlign w:val="superscript"/>
        </w:rPr>
        <w:t>►</w:t>
      </w:r>
      <w:r>
        <w:rPr>
          <w:rStyle w:val="pxcc"/>
        </w:rPr>
        <w:fldChar w:fldCharType="begin"/>
      </w:r>
      <w:r>
        <w:rPr>
          <w:rStyle w:val="pxcc"/>
        </w:rPr>
        <w:instrText>cc.ref.id="I03HWGK"</w:instrText>
      </w:r>
      <w:r>
        <w:rPr>
          <w:rStyle w:val="pxcc"/>
        </w:rPr>
        <w:fldChar w:fldCharType="end"/>
      </w:r>
      <w:r>
        <w:rPr>
          <w:rStyle w:val="pxcc"/>
        </w:rPr>
        <w:t>City of Johnston v. Christenson, 718 N.W.2d 290 (Iowa 2006)</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On the other hand, an investigation by an administrative agency may not have a preclusive effect. In one case, the plaintiff filed a complaint with the Iowa Division of Labor Services Occupational Safety and Health Bureau alleging IOSHA violations. After he/she was terminated from employment, the plaintiff filed another complaint with the agency alleging retaliatory discharge in violation of IOSHA and a claim for wrongful discharge in the district court. The agency dismissed the complaint. The court also dismissed the complaint concluding that the agency dismissal was res judicata on the wrongful discharge claim. The supreme court held that the agency's investigation and dismissal was not an adjudication, and thus res judicata did not preclude the wrongful discharge action in district court. The agency was not acting in a judicial capacity; the administrative investigation did not have the characteristics of an agency adjudication, in part because there was no presentation of evidence or weighing of legal arguments. The agency only conducted an informal nine-day investigation. </w:t>
      </w:r>
      <w:r>
        <w:rPr>
          <w:rStyle w:val="pxcc"/>
          <w:color w:val="FF0000"/>
          <w:sz w:val="20"/>
          <w:szCs w:val="20"/>
          <w:vertAlign w:val="superscript"/>
        </w:rPr>
        <w:t>►</w:t>
      </w:r>
      <w:r>
        <w:rPr>
          <w:rStyle w:val="pxcc"/>
        </w:rPr>
        <w:fldChar w:fldCharType="begin"/>
      </w:r>
      <w:r>
        <w:rPr>
          <w:rStyle w:val="pxcc"/>
        </w:rPr>
        <w:instrText>cc.ref.id="I03KPLG"</w:instrText>
      </w:r>
      <w:r>
        <w:rPr>
          <w:rStyle w:val="pxcc"/>
        </w:rPr>
        <w:fldChar w:fldCharType="end"/>
      </w:r>
      <w:r>
        <w:rPr>
          <w:rStyle w:val="pxcc"/>
        </w:rPr>
        <w:t>George v. D.W. Zinser Co., 762 N.W.2d 865, 22 O.S.H. Cas. (BNA) 1680, 157 Lab. Cas. (CCH) P 60765 (Iowa 2009)</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The Iowa supreme court has recognized an exception to the doctrine of issue preclusion when the allocation of jurisdiction between two courts or adjudicative bodies justifies a new determination of the issue by the body given jurisdiction over an action. This exception is recognized in Restatement (Second) of Judgments </w:t>
      </w:r>
      <w:r>
        <w:rPr>
          <w:vanish/>
        </w:rPr>
        <w:t>&amp;s;</w:t>
      </w:r>
      <w:r>
        <w:rPr>
          <w:rStyle w:val="pxvis"/>
          <w:rFonts w:ascii="Times NewRoman" w:hAnsi="Times NewRoman"/>
          <w:b w:val="0"/>
          <w:sz w:val="24"/>
        </w:rPr>
        <w:t>§</w:t>
      </w:r>
      <w:r>
        <w:t>28(3):</w:t>
      </w:r>
    </w:p>
    <w:p w:rsidR="00074B4B" w:rsidRDefault="00074B4B">
      <w:pPr>
        <w:pStyle w:val="pxformqbqp"/>
        <w:ind w:left="500"/>
      </w:pPr>
      <w:r>
        <w:rPr>
          <w:color w:val="FF0000"/>
          <w:vertAlign w:val="superscript"/>
        </w:rPr>
        <w:t>►</w:t>
      </w:r>
      <w:r>
        <w:fldChar w:fldCharType="begin"/>
      </w:r>
      <w:r>
        <w:instrText>qp.pstart="n"</w:instrText>
      </w:r>
      <w:r>
        <w:fldChar w:fldCharType="end"/>
      </w:r>
      <w:r>
        <w:t>Although an issue is actually litigated and determined by a valid and final judgment, and the determination is essential to the judgment, relitigation of the issue in a subsequent action between the parties is not precluded in the following circumstances:</w:t>
      </w:r>
    </w:p>
    <w:p w:rsidR="00074B4B" w:rsidRDefault="00074B4B">
      <w:pPr>
        <w:pStyle w:val="pxformqbqbqp"/>
        <w:ind w:left="500"/>
      </w:pPr>
      <w:r>
        <w:rPr>
          <w:color w:val="FF0000"/>
          <w:vertAlign w:val="superscript"/>
        </w:rPr>
        <w:t>►</w:t>
      </w:r>
      <w:r>
        <w:fldChar w:fldCharType="begin"/>
      </w:r>
      <w:r>
        <w:instrText>qp.pstart="n"</w:instrText>
      </w:r>
      <w:r>
        <w:fldChar w:fldCharType="end"/>
      </w:r>
      <w:r>
        <w:t>(3) A new determination of the issue is warranted by differences in the quality or extensiveness of the procedures followed in the two courts or by factors relating to the allocation of jurisdiction between them</w:t>
      </w:r>
      <w:r>
        <w:rPr>
          <w:vanish/>
        </w:rPr>
        <w:t>&amp;hellip4;</w:t>
      </w:r>
      <w:r>
        <w:rPr>
          <w:rStyle w:val="pxvis"/>
          <w:rFonts w:ascii="Times NewRoman" w:hAnsi="Times NewRoman"/>
          <w:b w:val="0"/>
          <w:sz w:val="20"/>
        </w:rPr>
        <w:t>….</w:t>
      </w:r>
      <w:r>
        <w:rPr>
          <w:vanish/>
        </w:rPr>
        <w:t>&amp;rdquo;</w:t>
      </w:r>
      <w:r>
        <w:rPr>
          <w:rStyle w:val="pxvis"/>
          <w:rFonts w:ascii="Times NewRoman" w:hAnsi="Times NewRoman"/>
          <w:b w:val="0"/>
          <w:sz w:val="20"/>
        </w:rPr>
        <w:t>”</w:t>
      </w:r>
    </w:p>
    <w:p w:rsidR="00074B4B" w:rsidRDefault="00074B4B">
      <w:pPr>
        <w:pStyle w:val="pxformcp"/>
      </w:pPr>
      <w:r>
        <w:t xml:space="preserve">See generally </w:t>
      </w:r>
      <w:r>
        <w:rPr>
          <w:rStyle w:val="pxcc"/>
          <w:color w:val="FF0000"/>
          <w:sz w:val="20"/>
          <w:szCs w:val="20"/>
          <w:vertAlign w:val="superscript"/>
        </w:rPr>
        <w:t>►</w:t>
      </w:r>
      <w:r>
        <w:rPr>
          <w:rStyle w:val="pxcc"/>
        </w:rPr>
        <w:fldChar w:fldCharType="begin"/>
      </w:r>
      <w:r>
        <w:rPr>
          <w:rStyle w:val="pxcc"/>
        </w:rPr>
        <w:instrText>cc.ref.id="I03NIQC"</w:instrText>
      </w:r>
      <w:r>
        <w:rPr>
          <w:rStyle w:val="pxcc"/>
        </w:rPr>
        <w:fldChar w:fldCharType="end"/>
      </w:r>
      <w:r>
        <w:rPr>
          <w:rStyle w:val="pxcc"/>
        </w:rPr>
        <w:t>Grant v. Iowa Dept. of Human Services, 722 N.W.2d 169 (Iowa 2006)</w:t>
      </w:r>
      <w:r>
        <w:t xml:space="preserve">(legislature designed child abuse statute to enable Department of Human Services to decide issues presented in action to correct a child abuse assessment even though they may have previously been decided in parallel court proceeding). See also </w:t>
      </w:r>
      <w:r>
        <w:rPr>
          <w:rStyle w:val="pxcc"/>
          <w:color w:val="FF0000"/>
          <w:sz w:val="20"/>
          <w:szCs w:val="20"/>
          <w:vertAlign w:val="superscript"/>
        </w:rPr>
        <w:t>►</w:t>
      </w:r>
      <w:r>
        <w:rPr>
          <w:rStyle w:val="pxcc"/>
        </w:rPr>
        <w:fldChar w:fldCharType="begin"/>
      </w:r>
      <w:r>
        <w:rPr>
          <w:rStyle w:val="pxcc"/>
        </w:rPr>
        <w:instrText>cc.ref.id="I03HWGM"</w:instrText>
      </w:r>
      <w:r>
        <w:rPr>
          <w:rStyle w:val="pxcc"/>
        </w:rPr>
        <w:fldChar w:fldCharType="end"/>
      </w:r>
      <w:r>
        <w:rPr>
          <w:rStyle w:val="pxcc"/>
        </w:rPr>
        <w:t>Heidemann v. Sweitzer, 375 N.W.2d 665, 667</w:t>
      </w:r>
      <w:r>
        <w:rPr>
          <w:rStyle w:val="pxcc"/>
          <w:vanish/>
        </w:rPr>
        <w:t>&amp;ndash;</w:t>
      </w:r>
      <w:r>
        <w:rPr>
          <w:rStyle w:val="pxvis"/>
          <w:rFonts w:ascii="Times NewRoman" w:hAnsi="Times NewRoman"/>
          <w:b w:val="0"/>
          <w:sz w:val="24"/>
        </w:rPr>
        <w:t>-</w:t>
      </w:r>
      <w:r>
        <w:rPr>
          <w:rStyle w:val="pxcc"/>
        </w:rPr>
        <w:t>668 (Iowa 1985)</w:t>
      </w:r>
      <w:r>
        <w:t>(finding by district court in suppression hearing in criminal case that arresting officer failed to comply with implied consent procedures did not preclude relitigation of same factual issue by hearing officer in Department of Transportation hearing to revoke driver's license for refusal to submit to chemical test under implied consent law; grant of specific jurisdiction was recognition Department has special competency to resolve issues arise in license revocation proceedings and decision-making authority given to Department would be undercut by applying doctrine of issue preclusion based on parallel criminal proceeding that happened to rule on factual issue concerning law enforcement officer's compliance with statutory procedure for requesting driver to submit to chemical test).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A summary judgment may constitute a final judgment for purposes of res judicata. (</w:t>
      </w:r>
      <w:r>
        <w:rPr>
          <w:rStyle w:val="pxcc"/>
          <w:color w:val="FF0000"/>
          <w:sz w:val="20"/>
          <w:szCs w:val="20"/>
          <w:vertAlign w:val="superscript"/>
        </w:rPr>
        <w:t>►</w:t>
      </w:r>
      <w:r>
        <w:rPr>
          <w:rStyle w:val="pxcc"/>
        </w:rPr>
        <w:fldChar w:fldCharType="begin"/>
      </w:r>
      <w:r>
        <w:rPr>
          <w:rStyle w:val="pxcc"/>
        </w:rPr>
        <w:instrText>cc.ref.id="I03KPLI"</w:instrText>
      </w:r>
      <w:r>
        <w:rPr>
          <w:rStyle w:val="pxcc"/>
        </w:rPr>
        <w:fldChar w:fldCharType="end"/>
      </w:r>
      <w:r>
        <w:rPr>
          <w:rStyle w:val="pxcc"/>
        </w:rPr>
        <w:t>Peppmeier v. Murphy, 708 N.W.2d 57 (Iowa 2005)</w:t>
      </w:r>
      <w:r>
        <w:t xml:space="preserve"> (principal may not be held liable for agent's actions based on respondeat superior when there has been final adjudication that the agent was not liable) (rule applies whether the actions are separate or joined in the same action) (final adjudication may be summary judgment).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t xml:space="preserve">A judgment based on an earlier judgment is not nullified automatically by reasons of the setting aside, or reversal on appeal, or other nullification of that earlier judgment; but the later judgment may be set aside, in appropriate proceedings, with provision for any suitable restitution of benefits receive under it. </w:t>
      </w:r>
      <w:r>
        <w:rPr>
          <w:rStyle w:val="pxrc"/>
          <w:color w:val="FF0000"/>
          <w:sz w:val="20"/>
          <w:szCs w:val="20"/>
          <w:vertAlign w:val="superscript"/>
        </w:rPr>
        <w:t>►</w:t>
      </w:r>
      <w:r>
        <w:rPr>
          <w:rStyle w:val="pxrc"/>
        </w:rPr>
        <w:fldChar w:fldCharType="begin"/>
      </w:r>
      <w:r>
        <w:rPr>
          <w:rStyle w:val="pxrc"/>
        </w:rPr>
        <w:instrText>rc.ref.id="I03NIQE"</w:instrText>
      </w:r>
      <w:r>
        <w:rPr>
          <w:rStyle w:val="pxrc"/>
        </w:rPr>
        <w:fldChar w:fldCharType="end"/>
      </w:r>
      <w:r>
        <w:rPr>
          <w:rStyle w:val="pxrc"/>
        </w:rPr>
        <w:t xml:space="preserve">Restatement (2d), Judgments </w:t>
      </w:r>
      <w:r>
        <w:rPr>
          <w:rStyle w:val="pxrc"/>
          <w:vanish/>
        </w:rPr>
        <w:t>&amp;s;</w:t>
      </w:r>
      <w:r>
        <w:rPr>
          <w:rStyle w:val="pxvis"/>
          <w:rFonts w:ascii="Times NewRoman" w:hAnsi="Times NewRoman"/>
          <w:b w:val="0"/>
          <w:sz w:val="24"/>
        </w:rPr>
        <w:t>§</w:t>
      </w:r>
      <w:r>
        <w:rPr>
          <w:rStyle w:val="pxrc"/>
        </w:rPr>
        <w:t>16</w:t>
      </w:r>
      <w:r>
        <w:t xml:space="preserve">. </w:t>
      </w:r>
      <w:r>
        <w:rPr>
          <w:rStyle w:val="pxrc"/>
          <w:color w:val="FF0000"/>
          <w:sz w:val="20"/>
          <w:szCs w:val="20"/>
          <w:vertAlign w:val="superscript"/>
        </w:rPr>
        <w:t>►</w:t>
      </w:r>
      <w:r>
        <w:rPr>
          <w:rStyle w:val="pxrc"/>
        </w:rPr>
        <w:fldChar w:fldCharType="begin"/>
      </w:r>
      <w:r>
        <w:rPr>
          <w:rStyle w:val="pxrc"/>
        </w:rPr>
        <w:instrText>rc.ref.id="I03QBVA"</w:instrText>
      </w:r>
      <w:r>
        <w:rPr>
          <w:rStyle w:val="pxrc"/>
        </w:rPr>
        <w:fldChar w:fldCharType="end"/>
      </w:r>
      <w:r>
        <w:rPr>
          <w:rStyle w:val="pxrc"/>
        </w:rPr>
        <w:t xml:space="preserve">Comment c to </w:t>
      </w:r>
      <w:r>
        <w:rPr>
          <w:rStyle w:val="pxrc"/>
          <w:vanish/>
        </w:rPr>
        <w:t>&amp;s;</w:t>
      </w:r>
      <w:r>
        <w:rPr>
          <w:rStyle w:val="pxvis"/>
          <w:rFonts w:ascii="Times NewRoman" w:hAnsi="Times NewRoman"/>
          <w:b w:val="0"/>
          <w:sz w:val="24"/>
        </w:rPr>
        <w:t>§</w:t>
      </w:r>
      <w:r>
        <w:rPr>
          <w:rStyle w:val="pxrc"/>
        </w:rPr>
        <w:t>16</w:t>
      </w:r>
      <w:r>
        <w:t xml:space="preserve"> states that when an appeal from the second judgment is pending when the first judgment is reversed, the court should then normally set aside the later judgment. See </w:t>
      </w:r>
      <w:r>
        <w:rPr>
          <w:rStyle w:val="pxcc"/>
          <w:color w:val="FF0000"/>
          <w:sz w:val="20"/>
          <w:szCs w:val="20"/>
          <w:vertAlign w:val="superscript"/>
        </w:rPr>
        <w:t>►</w:t>
      </w:r>
      <w:r>
        <w:rPr>
          <w:rStyle w:val="pxcc"/>
        </w:rPr>
        <w:fldChar w:fldCharType="begin"/>
      </w:r>
      <w:r>
        <w:rPr>
          <w:rStyle w:val="pxcc"/>
        </w:rPr>
        <w:instrText>cc.ref.id="I03HWHS"</w:instrText>
      </w:r>
      <w:r>
        <w:rPr>
          <w:rStyle w:val="pxcc"/>
        </w:rPr>
        <w:fldChar w:fldCharType="end"/>
      </w:r>
      <w:r>
        <w:rPr>
          <w:rStyle w:val="pxcc"/>
        </w:rPr>
        <w:t>Fennelly v. A-1 Machine &amp; Tool Co., 728 N.W.2d 181 (Iowa 2007)</w:t>
      </w:r>
      <w:r>
        <w:t xml:space="preserve"> (summary judgment in second action based on earlier summary judgment in first action subsequently reversed should also be reversed, citing </w:t>
      </w:r>
      <w:r>
        <w:rPr>
          <w:rStyle w:val="pxrc"/>
          <w:color w:val="FF0000"/>
          <w:sz w:val="20"/>
          <w:szCs w:val="20"/>
          <w:vertAlign w:val="superscript"/>
        </w:rPr>
        <w:t>►</w:t>
      </w:r>
      <w:r>
        <w:rPr>
          <w:rStyle w:val="pxrc"/>
        </w:rPr>
        <w:fldChar w:fldCharType="begin"/>
      </w:r>
      <w:r>
        <w:rPr>
          <w:rStyle w:val="pxrc"/>
        </w:rPr>
        <w:instrText>rc.ref.id="I03KPMO"</w:instrText>
      </w:r>
      <w:r>
        <w:rPr>
          <w:rStyle w:val="pxrc"/>
        </w:rPr>
        <w:fldChar w:fldCharType="end"/>
      </w:r>
      <w:r>
        <w:rPr>
          <w:rStyle w:val="pxrc"/>
        </w:rPr>
        <w:t xml:space="preserve">Restatement (2d), Judgments </w:t>
      </w:r>
      <w:r>
        <w:rPr>
          <w:rStyle w:val="pxrc"/>
          <w:vanish/>
        </w:rPr>
        <w:t>&amp;s;</w:t>
      </w:r>
      <w:r>
        <w:rPr>
          <w:rStyle w:val="pxvis"/>
          <w:rFonts w:ascii="Times NewRoman" w:hAnsi="Times NewRoman"/>
          <w:b w:val="0"/>
          <w:sz w:val="24"/>
        </w:rPr>
        <w:t>§</w:t>
      </w:r>
      <w:r>
        <w:rPr>
          <w:rStyle w:val="pxrc"/>
        </w:rPr>
        <w:t>16</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p.ct.id="86611b80279711ee9dcac71aa3e1ee30|43|14:43"</w:instrText>
      </w:r>
      <w:r>
        <w:fldChar w:fldCharType="end"/>
      </w:r>
      <w:r>
        <w:rPr>
          <w:rStyle w:val="pxst"/>
          <w:color w:val="FF0000"/>
          <w:sz w:val="20"/>
          <w:szCs w:val="20"/>
          <w:vertAlign w:val="superscript"/>
        </w:rPr>
        <w:t>►</w:t>
      </w:r>
      <w:r>
        <w:rPr>
          <w:rStyle w:val="pxst"/>
        </w:rPr>
        <w:fldChar w:fldCharType="begin"/>
      </w:r>
      <w:r>
        <w:rPr>
          <w:rStyle w:val="pxst"/>
        </w:rPr>
        <w:instrText>st.ref.id="I03NIRK"</w:instrText>
      </w:r>
      <w:r>
        <w:rPr>
          <w:rStyle w:val="pxst"/>
        </w:rPr>
        <w:fldChar w:fldCharType="end"/>
      </w:r>
      <w:r>
        <w:rPr>
          <w:rStyle w:val="pxst"/>
        </w:rPr>
        <w:t xml:space="preserve">Restatement (Second) of Judgments </w:t>
      </w:r>
      <w:r>
        <w:rPr>
          <w:rStyle w:val="pxst"/>
          <w:vanish/>
        </w:rPr>
        <w:t>&amp;s;</w:t>
      </w:r>
      <w:r>
        <w:rPr>
          <w:rStyle w:val="pxvis"/>
          <w:rFonts w:ascii="Times NewRoman" w:hAnsi="Times NewRoman"/>
          <w:b w:val="0"/>
          <w:sz w:val="24"/>
        </w:rPr>
        <w:t>§</w:t>
      </w:r>
      <w:r>
        <w:rPr>
          <w:rStyle w:val="pxst"/>
        </w:rPr>
        <w:t>33</w:t>
      </w:r>
      <w:r>
        <w:t xml:space="preserve"> provides:</w:t>
      </w:r>
    </w:p>
    <w:p w:rsidR="00074B4B" w:rsidRDefault="00074B4B">
      <w:pPr>
        <w:pStyle w:val="pxformqbqp"/>
        <w:ind w:left="500"/>
      </w:pPr>
      <w:r>
        <w:rPr>
          <w:color w:val="FF0000"/>
          <w:vertAlign w:val="superscript"/>
        </w:rPr>
        <w:t>►</w:t>
      </w:r>
      <w:r>
        <w:fldChar w:fldCharType="begin"/>
      </w:r>
      <w:r>
        <w:instrText>qp.pstart="n"</w:instrText>
      </w:r>
      <w:r>
        <w:fldChar w:fldCharType="end"/>
      </w:r>
      <w:r>
        <w:t>A valid and final judgment in an action brought to declare rights or other legal relations of the parties is conclusive in a subsequent action between them as to the matters declared, and, in accordance with the rules of issue preclusion, as to any issues actually litigated by them and determined in the action.</w:t>
      </w:r>
    </w:p>
    <w:p w:rsidR="00074B4B" w:rsidRDefault="00074B4B">
      <w:pPr>
        <w:pStyle w:val="pxformcp"/>
      </w:pPr>
      <w:r>
        <w:t xml:space="preserve">The Iowa supreme court follows the general rule under </w:t>
      </w:r>
      <w:r>
        <w:rPr>
          <w:vanish/>
        </w:rPr>
        <w:t>&amp;s;</w:t>
      </w:r>
      <w:r>
        <w:rPr>
          <w:rStyle w:val="pxvis"/>
          <w:rFonts w:ascii="Times NewRoman" w:hAnsi="Times NewRoman"/>
          <w:b w:val="0"/>
          <w:sz w:val="24"/>
        </w:rPr>
        <w:t>§</w:t>
      </w:r>
      <w:r>
        <w:t xml:space="preserve">33 that only issue preclusion, but not claim preclusion, applies to declaratory actions. See </w:t>
      </w:r>
      <w:r>
        <w:rPr>
          <w:rStyle w:val="pxcc"/>
          <w:color w:val="FF0000"/>
          <w:sz w:val="20"/>
          <w:szCs w:val="20"/>
          <w:vertAlign w:val="superscript"/>
        </w:rPr>
        <w:t>►</w:t>
      </w:r>
      <w:r>
        <w:rPr>
          <w:rStyle w:val="pxcc"/>
        </w:rPr>
        <w:fldChar w:fldCharType="begin"/>
      </w:r>
      <w:r>
        <w:rPr>
          <w:rStyle w:val="pxcc"/>
        </w:rPr>
        <w:instrText>cc.ref.id="I03QBWG"</w:instrText>
      </w:r>
      <w:r>
        <w:rPr>
          <w:rStyle w:val="pxcc"/>
        </w:rPr>
        <w:fldChar w:fldCharType="end"/>
      </w:r>
      <w:r>
        <w:rPr>
          <w:rStyle w:val="pxcc"/>
        </w:rPr>
        <w:t>Gansen v. Gansen, 874 N.W.2d 617 (Iowa 2016)</w:t>
      </w:r>
      <w:r>
        <w:t>.</w:t>
      </w:r>
    </w:p>
    <w:p w:rsidR="00074B4B" w:rsidRDefault="00074B4B">
      <w:pPr>
        <w:pStyle w:val="pxs"/>
        <w:spacing w:before="180"/>
        <w:rPr>
          <w:sz w:val="27"/>
          <w:szCs w:val="27"/>
        </w:rPr>
      </w:pPr>
      <w:r>
        <w:rPr>
          <w:sz w:val="27"/>
          <w:szCs w:val="27"/>
        </w:rPr>
        <w:t>14:44. Res judicata</w:t>
      </w:r>
      <w:r>
        <w:rPr>
          <w:rStyle w:val="pxsep"/>
        </w:rPr>
        <w:t xml:space="preserve">-- </w:t>
      </w:r>
      <w:r>
        <w:rPr>
          <w:sz w:val="27"/>
          <w:szCs w:val="27"/>
        </w:rPr>
        <w:t>Issue preclusion</w:t>
      </w:r>
      <w:r>
        <w:rPr>
          <w:rStyle w:val="pxsep"/>
        </w:rPr>
        <w:t xml:space="preserve">-- </w:t>
      </w:r>
      <w:r>
        <w:rPr>
          <w:sz w:val="27"/>
          <w:szCs w:val="27"/>
        </w:rPr>
        <w:t>Guilty plea</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tk.ref.id="I03T51C"</w:instrText>
      </w:r>
      <w:r>
        <w:rPr>
          <w:rStyle w:val="pxtk"/>
        </w:rPr>
        <w:fldChar w:fldCharType="end"/>
      </w:r>
      <w:r>
        <w:rPr>
          <w:rStyle w:val="pxtk"/>
        </w:rPr>
        <w:t>West's Key Number Digest, Judgment &amp;key;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rc.ref.id="I01ZF4R"</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form.fid="Ibf6b7f50ea2c11e295cdb55f8cc373ea"</w:instrText>
      </w:r>
      <w:r>
        <w:fldChar w:fldCharType="end"/>
      </w:r>
      <w:r>
        <w:rPr>
          <w:color w:val="FF0000"/>
          <w:sz w:val="20"/>
          <w:szCs w:val="20"/>
          <w:vertAlign w:val="superscript"/>
        </w:rPr>
        <w:t>►</w:t>
      </w:r>
      <w:r>
        <w:fldChar w:fldCharType="begin"/>
      </w:r>
      <w:r>
        <w:instrText>p.ct.id="86611b80279711ee9dcac71aa3e1ee30|44|14:44"</w:instrText>
      </w:r>
      <w:r>
        <w:fldChar w:fldCharType="end"/>
      </w:r>
      <w:r>
        <w:t>For a defense to Plaintiff</w:t>
      </w:r>
      <w:r>
        <w:rPr>
          <w:vanish/>
        </w:rPr>
        <w:t>&amp;rsquo;</w:t>
      </w:r>
      <w:r>
        <w:rPr>
          <w:rStyle w:val="pxvis"/>
          <w:rFonts w:ascii="Times NewRoman" w:hAnsi="Times NewRoman"/>
          <w:b w:val="0"/>
          <w:sz w:val="24"/>
        </w:rPr>
        <w:t>’</w:t>
      </w:r>
      <w:r>
        <w:t xml:space="preserve">s claim, Defendant states that the Plaintiff plead guilty to the charge of </w:t>
      </w:r>
      <w:r>
        <w:rPr>
          <w:rStyle w:val="pxfinstr"/>
          <w:i/>
          <w:iCs/>
        </w:rPr>
        <w:t>[description of criminal charge]</w:t>
      </w:r>
      <w:r>
        <w:t xml:space="preserve"> in State v. </w:t>
      </w:r>
      <w:r>
        <w:rPr>
          <w:rStyle w:val="pxfinstr"/>
          <w:i/>
          <w:iCs/>
        </w:rPr>
        <w:t>[name of defendant]</w:t>
      </w:r>
      <w:r>
        <w:t xml:space="preserve">, No. </w:t>
      </w:r>
      <w:r>
        <w:rPr>
          <w:rStyle w:val="pxfinstr"/>
          <w:i/>
          <w:iCs/>
        </w:rPr>
        <w:t>[case number]</w:t>
      </w:r>
      <w:r>
        <w:t xml:space="preserve">, which precludes Plaintiff from relitigating in this action the following issues </w:t>
      </w:r>
      <w:r>
        <w:rPr>
          <w:rStyle w:val="pxfinstr"/>
          <w:i/>
          <w:iCs/>
        </w:rPr>
        <w:t>[elements of criminal charge which form basis of civil claim]</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p.ct.id="86611b80279711ee9dcac71aa3e1ee30|44|14:44"</w:instrText>
      </w:r>
      <w:r>
        <w:fldChar w:fldCharType="end"/>
      </w:r>
      <w:r>
        <w:t xml:space="preserve">A validly entered and accepted guilty plea precludes a criminal defendant from relitigating essential elements of the criminal offense in a later civil case arising out of the same transaction or incident. </w:t>
      </w:r>
      <w:r>
        <w:rPr>
          <w:rStyle w:val="pxcc"/>
          <w:color w:val="FF0000"/>
          <w:sz w:val="20"/>
          <w:szCs w:val="20"/>
          <w:vertAlign w:val="superscript"/>
        </w:rPr>
        <w:t>►</w:t>
      </w:r>
      <w:r>
        <w:rPr>
          <w:rStyle w:val="pxcc"/>
        </w:rPr>
        <w:fldChar w:fldCharType="begin"/>
      </w:r>
      <w:r>
        <w:rPr>
          <w:rStyle w:val="pxcc"/>
        </w:rPr>
        <w:instrText>cc.ref.id="I03KPMQ"</w:instrText>
      </w:r>
      <w:r>
        <w:rPr>
          <w:rStyle w:val="pxcc"/>
        </w:rPr>
        <w:fldChar w:fldCharType="end"/>
      </w:r>
      <w:r>
        <w:rPr>
          <w:rStyle w:val="pxcc"/>
        </w:rPr>
        <w:t>Ideal Mut. Ins. Co. v. Winker, 319 N.W.2d 289 (Iowa 1982)</w:t>
      </w:r>
      <w:r>
        <w:t xml:space="preserve">. Alford pleas have a preclusive effect in subsequent civil actions. </w:t>
      </w:r>
      <w:r>
        <w:rPr>
          <w:rStyle w:val="pxcc"/>
          <w:color w:val="FF0000"/>
          <w:sz w:val="20"/>
          <w:szCs w:val="20"/>
          <w:vertAlign w:val="superscript"/>
        </w:rPr>
        <w:t>►</w:t>
      </w:r>
      <w:r>
        <w:rPr>
          <w:rStyle w:val="pxcc"/>
        </w:rPr>
        <w:fldChar w:fldCharType="begin"/>
      </w:r>
      <w:r>
        <w:rPr>
          <w:rStyle w:val="pxcc"/>
        </w:rPr>
        <w:instrText>cc.ref.id="I03NIRM"</w:instrText>
      </w:r>
      <w:r>
        <w:rPr>
          <w:rStyle w:val="pxcc"/>
        </w:rPr>
        <w:fldChar w:fldCharType="end"/>
      </w:r>
      <w:r>
        <w:rPr>
          <w:rStyle w:val="pxcc"/>
        </w:rPr>
        <w:t>Aid Ins. Co. (Mut.) v. Chrest, 336 N.W.2d 437, 440 (Iowa 1983)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p.ct.id="86611b80279711ee9dcac71aa3e1ee30|44|14:44"</w:instrText>
      </w:r>
      <w:r>
        <w:fldChar w:fldCharType="end"/>
      </w:r>
      <w:r>
        <w:t xml:space="preserve">Because the same judicial finding of a factual basis for the charge is required when the district court enters a deferred judgment after an Alford plea, the victim of a crime or the victim's subrogated insurer may invoke the doctrine of issue preclusion in a civil action based on the defendant's Alford plea regardless of whether the defendant successfully complies with the conditions for the deferred judgment on the criminal charge. The plea only has preclusive effect as to the essential elements of the offense. This limitation is necessary to satisfy the elements of issue preclusion requiring issues to be </w:t>
      </w:r>
      <w:r>
        <w:rPr>
          <w:vanish/>
        </w:rPr>
        <w:t>&amp;ldquo;</w:t>
      </w:r>
      <w:r>
        <w:rPr>
          <w:rStyle w:val="pxvis"/>
          <w:rFonts w:ascii="Times NewRoman" w:hAnsi="Times NewRoman"/>
          <w:b w:val="0"/>
          <w:sz w:val="24"/>
        </w:rPr>
        <w:t>“</w:t>
      </w:r>
      <w:r>
        <w:t>identical,</w:t>
      </w:r>
      <w:r>
        <w:rPr>
          <w:vanish/>
        </w:rPr>
        <w:t>&amp;rdquo;</w:t>
      </w:r>
      <w:r>
        <w:rPr>
          <w:rStyle w:val="pxvis"/>
          <w:rFonts w:ascii="Times NewRoman" w:hAnsi="Times NewRoman"/>
          <w:b w:val="0"/>
          <w:sz w:val="24"/>
        </w:rPr>
        <w:t>”</w:t>
      </w:r>
      <w:r>
        <w:t xml:space="preserve"> </w:t>
      </w:r>
      <w:r>
        <w:rPr>
          <w:vanish/>
        </w:rPr>
        <w:t>&amp;ldquo;</w:t>
      </w:r>
      <w:r>
        <w:rPr>
          <w:rStyle w:val="pxvis"/>
          <w:rFonts w:ascii="Times NewRoman" w:hAnsi="Times NewRoman"/>
          <w:b w:val="0"/>
          <w:sz w:val="24"/>
        </w:rPr>
        <w:t>“</w:t>
      </w:r>
      <w:r>
        <w:t>material and relevant</w:t>
      </w:r>
      <w:r>
        <w:rPr>
          <w:vanish/>
        </w:rPr>
        <w:t>&amp;rdquo;</w:t>
      </w:r>
      <w:r>
        <w:rPr>
          <w:rStyle w:val="pxvis"/>
          <w:rFonts w:ascii="Times NewRoman" w:hAnsi="Times NewRoman"/>
          <w:b w:val="0"/>
          <w:sz w:val="24"/>
        </w:rPr>
        <w:t>”</w:t>
      </w:r>
      <w:r>
        <w:t xml:space="preserve"> and </w:t>
      </w:r>
      <w:r>
        <w:rPr>
          <w:vanish/>
        </w:rPr>
        <w:t>&amp;ldquo;</w:t>
      </w:r>
      <w:r>
        <w:rPr>
          <w:rStyle w:val="pxvis"/>
          <w:rFonts w:ascii="Times NewRoman" w:hAnsi="Times NewRoman"/>
          <w:b w:val="0"/>
          <w:sz w:val="24"/>
        </w:rPr>
        <w:t>“</w:t>
      </w:r>
      <w:r>
        <w:t>necessary and essential</w:t>
      </w:r>
      <w:r>
        <w:rPr>
          <w:vanish/>
        </w:rPr>
        <w:t>&amp;rdquo;</w:t>
      </w:r>
      <w:r>
        <w:rPr>
          <w:rStyle w:val="pxvis"/>
          <w:rFonts w:ascii="Times NewRoman" w:hAnsi="Times NewRoman"/>
          <w:b w:val="0"/>
          <w:sz w:val="24"/>
        </w:rPr>
        <w:t>”</w:t>
      </w:r>
      <w:r>
        <w:t xml:space="preserve"> in both proceedings. </w:t>
      </w:r>
      <w:r>
        <w:rPr>
          <w:rStyle w:val="pxcc"/>
          <w:color w:val="FF0000"/>
          <w:sz w:val="20"/>
          <w:szCs w:val="20"/>
          <w:vertAlign w:val="superscript"/>
        </w:rPr>
        <w:t>►</w:t>
      </w:r>
      <w:r>
        <w:rPr>
          <w:rStyle w:val="pxcc"/>
        </w:rPr>
        <w:fldChar w:fldCharType="begin"/>
      </w:r>
      <w:r>
        <w:rPr>
          <w:rStyle w:val="pxcc"/>
        </w:rPr>
        <w:instrText>cc.ref.id="I03I4CU"</w:instrText>
      </w:r>
      <w:r>
        <w:rPr>
          <w:rStyle w:val="pxcc"/>
        </w:rPr>
        <w:fldChar w:fldCharType="end"/>
      </w:r>
      <w:r>
        <w:rPr>
          <w:rStyle w:val="pxcc"/>
        </w:rPr>
        <w:t>Employers Mut. Cas. Co. v. Van Haaften, 815 N.W.2d 17 (Iowa 2012)</w:t>
      </w:r>
      <w:r>
        <w:t>.</w:t>
      </w:r>
    </w:p>
    <w:p w:rsidR="00074B4B" w:rsidRDefault="00074B4B">
      <w:pPr>
        <w:pStyle w:val="pxs"/>
        <w:spacing w:before="180"/>
        <w:rPr>
          <w:sz w:val="27"/>
          <w:szCs w:val="27"/>
        </w:rPr>
      </w:pPr>
      <w:r>
        <w:rPr>
          <w:sz w:val="27"/>
          <w:szCs w:val="27"/>
        </w:rPr>
        <w:t>14:45. Res judicata</w:t>
      </w:r>
      <w:r>
        <w:rPr>
          <w:rStyle w:val="pxsep"/>
        </w:rPr>
        <w:t xml:space="preserve">-- </w:t>
      </w:r>
      <w:r>
        <w:rPr>
          <w:sz w:val="27"/>
          <w:szCs w:val="27"/>
        </w:rPr>
        <w:t>Former dismissal</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tk.ref.id="I03KXHQ"</w:instrText>
      </w:r>
      <w:r>
        <w:rPr>
          <w:rStyle w:val="pxtk"/>
        </w:rPr>
        <w:fldChar w:fldCharType="end"/>
      </w:r>
      <w:r>
        <w:rPr>
          <w:rStyle w:val="pxtk"/>
        </w:rPr>
        <w:t>West's Key Number Digest, Judgment &amp;key;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rc.ref.id="I01ZFAE"</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form.fid="I6dbbe1e0a62311dfa8bb0000837214a9"</w:instrText>
      </w:r>
      <w:r>
        <w:fldChar w:fldCharType="end"/>
      </w:r>
      <w:r>
        <w:rPr>
          <w:color w:val="FF0000"/>
          <w:sz w:val="20"/>
          <w:szCs w:val="20"/>
          <w:vertAlign w:val="superscript"/>
        </w:rPr>
        <w:t>►</w:t>
      </w:r>
      <w:r>
        <w:fldChar w:fldCharType="begin"/>
      </w:r>
      <w:r>
        <w:instrText>p.ct.id="86611b80279711ee9dcac71aa3e1ee30|45|14:45"</w:instrText>
      </w:r>
      <w:r>
        <w:fldChar w:fldCharType="end"/>
      </w:r>
      <w:r>
        <w:t>For a defense to Plaintiff's claim, Defendant states:</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p.ct.id="86611b80279711ee9dcac71aa3e1ee30|45|14:45"</w:instrText>
      </w:r>
      <w:r>
        <w:fldChar w:fldCharType="end"/>
      </w:r>
      <w:r>
        <w:t>Prior to the commencement of this action, Plaintiff by Petition against Defendant commenced an action alleging the same facts and asking the same judgment.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p.ct.id="86611b80279711ee9dcac71aa3e1ee30|45|14:45"</w:instrText>
      </w:r>
      <w:r>
        <w:fldChar w:fldCharType="end"/>
      </w:r>
      <w:r>
        <w:t xml:space="preserve">The former action was dismissed by the Court on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p.ct.id="86611b80279711ee9dcac71aa3e1ee30|45|14:45"</w:instrText>
      </w:r>
      <w:r>
        <w:fldChar w:fldCharType="end"/>
      </w:r>
      <w:r>
        <w:t>Such dismissal bars bringing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p.ct.id="86611b80279711ee9dcac71aa3e1ee30|45|14:45"</w:instrText>
      </w:r>
      <w:r>
        <w:fldChar w:fldCharType="end"/>
      </w:r>
      <w:r>
        <w:t xml:space="preserve">This form may not be used where the dismissal was a voluntary dismissal by the plaintiff prior to the commencement of trial. </w:t>
      </w:r>
      <w:r>
        <w:rPr>
          <w:rStyle w:val="pxst"/>
          <w:color w:val="FF0000"/>
          <w:sz w:val="20"/>
          <w:szCs w:val="20"/>
          <w:vertAlign w:val="superscript"/>
        </w:rPr>
        <w:t>►</w:t>
      </w:r>
      <w:r>
        <w:rPr>
          <w:rStyle w:val="pxst"/>
        </w:rPr>
        <w:fldChar w:fldCharType="begin"/>
      </w:r>
      <w:r>
        <w:rPr>
          <w:rStyle w:val="pxst"/>
        </w:rPr>
        <w:instrText>st.ref.id="I03I4CW"</w:instrText>
      </w:r>
      <w:r>
        <w:rPr>
          <w:rStyle w:val="pxst"/>
        </w:rPr>
        <w:fldChar w:fldCharType="end"/>
      </w:r>
      <w:r>
        <w:rPr>
          <w:rStyle w:val="pxst"/>
        </w:rPr>
        <w:t>Iowa R. Civ. P. 1.943</w:t>
      </w:r>
      <w:r>
        <w:t xml:space="preserve">. This form should be used only in the case of involuntary dismissals by court order. </w:t>
      </w:r>
      <w:r>
        <w:rPr>
          <w:rStyle w:val="pxst"/>
          <w:color w:val="FF0000"/>
          <w:sz w:val="20"/>
          <w:szCs w:val="20"/>
          <w:vertAlign w:val="superscript"/>
        </w:rPr>
        <w:t>►</w:t>
      </w:r>
      <w:r>
        <w:rPr>
          <w:rStyle w:val="pxst"/>
        </w:rPr>
        <w:fldChar w:fldCharType="begin"/>
      </w:r>
      <w:r>
        <w:rPr>
          <w:rStyle w:val="pxst"/>
        </w:rPr>
        <w:instrText>st.ref.id="I03KXHS"</w:instrText>
      </w:r>
      <w:r>
        <w:rPr>
          <w:rStyle w:val="pxst"/>
        </w:rPr>
        <w:fldChar w:fldCharType="end"/>
      </w:r>
      <w:r>
        <w:rPr>
          <w:rStyle w:val="pxst"/>
        </w:rPr>
        <w:t>Iowa R. Civ. P. 1.946</w:t>
      </w:r>
      <w:r>
        <w:t xml:space="preserve">. This form also is inapplicable to dismissal for want of jurisdiction or for improper venue. </w:t>
      </w:r>
      <w:r>
        <w:rPr>
          <w:rStyle w:val="pxst"/>
          <w:color w:val="FF0000"/>
          <w:sz w:val="20"/>
          <w:szCs w:val="20"/>
          <w:vertAlign w:val="superscript"/>
        </w:rPr>
        <w:t>►</w:t>
      </w:r>
      <w:r>
        <w:rPr>
          <w:rStyle w:val="pxst"/>
        </w:rPr>
        <w:fldChar w:fldCharType="begin"/>
      </w:r>
      <w:r>
        <w:rPr>
          <w:rStyle w:val="pxst"/>
        </w:rPr>
        <w:instrText>st.ref.id="I03NQMO"</w:instrText>
      </w:r>
      <w:r>
        <w:rPr>
          <w:rStyle w:val="pxst"/>
        </w:rPr>
        <w:fldChar w:fldCharType="end"/>
      </w:r>
      <w:r>
        <w:rPr>
          <w:rStyle w:val="pxst"/>
        </w:rPr>
        <w:t>Iowa R. Civ. P. 1.946</w:t>
      </w:r>
      <w:r>
        <w:t xml:space="preserve">. An action filed and dismissed for failure to serve the original notice in a timely manner under Rule 1.302(5), which is a dismissal for lack of jurisdiction, even where the dismissal recites that it is </w:t>
      </w:r>
      <w:r>
        <w:rPr>
          <w:vanish/>
        </w:rPr>
        <w:t>&amp;ldquo;</w:t>
      </w:r>
      <w:r>
        <w:rPr>
          <w:rStyle w:val="pxvis"/>
          <w:rFonts w:ascii="Times NewRoman" w:hAnsi="Times NewRoman"/>
          <w:b w:val="0"/>
          <w:sz w:val="24"/>
        </w:rPr>
        <w:t>“</w:t>
      </w:r>
      <w:r>
        <w:t>with prejudice,</w:t>
      </w:r>
      <w:r>
        <w:rPr>
          <w:vanish/>
        </w:rPr>
        <w:t>&amp;rdquo;</w:t>
      </w:r>
      <w:r>
        <w:rPr>
          <w:rStyle w:val="pxvis"/>
          <w:rFonts w:ascii="Times NewRoman" w:hAnsi="Times NewRoman"/>
          <w:b w:val="0"/>
          <w:sz w:val="24"/>
        </w:rPr>
        <w:t>”</w:t>
      </w:r>
      <w:r>
        <w:t xml:space="preserve"> also is not a dismissal on the merits and is not res judicata. </w:t>
      </w:r>
      <w:r>
        <w:rPr>
          <w:rStyle w:val="pxcc"/>
          <w:color w:val="FF0000"/>
          <w:sz w:val="20"/>
          <w:szCs w:val="20"/>
          <w:vertAlign w:val="superscript"/>
        </w:rPr>
        <w:t>►</w:t>
      </w:r>
      <w:r>
        <w:rPr>
          <w:rStyle w:val="pxcc"/>
        </w:rPr>
        <w:fldChar w:fldCharType="begin"/>
      </w:r>
      <w:r>
        <w:rPr>
          <w:rStyle w:val="pxcc"/>
        </w:rPr>
        <w:instrText>cc.ref.id="I03QJRK"</w:instrText>
      </w:r>
      <w:r>
        <w:rPr>
          <w:rStyle w:val="pxcc"/>
        </w:rPr>
        <w:fldChar w:fldCharType="end"/>
      </w:r>
      <w:r>
        <w:rPr>
          <w:rStyle w:val="pxcc"/>
        </w:rPr>
        <w:t>Dickens v. Associated Anesthesiologists, P.C., 709 N.W.2d 122 (Iowa 2006)</w:t>
      </w:r>
      <w:r>
        <w:t>(dismissal of employees did not preclude litigation of plaintiffs' claims based on respondeat superior against employer).</w:t>
      </w:r>
    </w:p>
    <w:p w:rsidR="00074B4B" w:rsidRDefault="00074B4B">
      <w:pPr>
        <w:pStyle w:val="pxformtipn"/>
      </w:pPr>
      <w:r>
        <w:t>CAUTION:</w:t>
      </w:r>
    </w:p>
    <w:p w:rsidR="00074B4B" w:rsidRDefault="00074B4B">
      <w:pPr>
        <w:pStyle w:val="pxformtip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p.ct.id="86611b80279711ee9dcac71aa3e1ee30|45|14:45"</w:instrText>
      </w:r>
      <w:r>
        <w:fldChar w:fldCharType="end"/>
      </w:r>
      <w:r>
        <w:t xml:space="preserve">A voluntary dismissal under </w:t>
      </w:r>
      <w:r>
        <w:rPr>
          <w:rStyle w:val="pxst"/>
          <w:color w:val="FF0000"/>
          <w:sz w:val="20"/>
          <w:szCs w:val="20"/>
          <w:vertAlign w:val="superscript"/>
        </w:rPr>
        <w:t>►</w:t>
      </w:r>
      <w:r>
        <w:rPr>
          <w:rStyle w:val="pxst"/>
        </w:rPr>
        <w:fldChar w:fldCharType="begin"/>
      </w:r>
      <w:r>
        <w:rPr>
          <w:rStyle w:val="pxst"/>
        </w:rPr>
        <w:instrText>st.ref.id="I08XXBU"</w:instrText>
      </w:r>
      <w:r>
        <w:rPr>
          <w:rStyle w:val="pxst"/>
        </w:rPr>
        <w:fldChar w:fldCharType="end"/>
      </w:r>
      <w:r>
        <w:rPr>
          <w:rStyle w:val="pxst"/>
        </w:rPr>
        <w:t>Rule 1.943, Iowa R. Civ. P.</w:t>
      </w:r>
      <w:r>
        <w:t xml:space="preserve">, is without prejudice, unless otherwise stated. However, if made by any party who has previously dismissed an action against the same defendant, in any court of any state or the United States, including or based on the same cause, the second dismissal will operate as an adjudication on the merits, unless otherwise ordered by the court in the interests of justice. </w:t>
      </w:r>
      <w:r>
        <w:rPr>
          <w:rStyle w:val="pxst"/>
          <w:color w:val="FF0000"/>
          <w:sz w:val="20"/>
          <w:szCs w:val="20"/>
          <w:vertAlign w:val="superscript"/>
        </w:rPr>
        <w:t>►</w:t>
      </w:r>
      <w:r>
        <w:rPr>
          <w:rStyle w:val="pxst"/>
        </w:rPr>
        <w:fldChar w:fldCharType="begin"/>
      </w:r>
      <w:r>
        <w:rPr>
          <w:rStyle w:val="pxst"/>
        </w:rPr>
        <w:instrText>st.ref.id="I08Y571"</w:instrText>
      </w:r>
      <w:r>
        <w:rPr>
          <w:rStyle w:val="pxst"/>
        </w:rPr>
        <w:fldChar w:fldCharType="end"/>
      </w:r>
      <w:r>
        <w:rPr>
          <w:rStyle w:val="pxst"/>
        </w:rPr>
        <w:t>Iowa R. Civ. P. 1.943</w:t>
      </w:r>
      <w:r>
        <w:t xml:space="preserve">. The purpose of the so-called </w:t>
      </w:r>
      <w:r>
        <w:rPr>
          <w:vanish/>
        </w:rPr>
        <w:t>&amp;ldquo;</w:t>
      </w:r>
      <w:r>
        <w:rPr>
          <w:rStyle w:val="pxvis"/>
          <w:rFonts w:ascii="Times NewRoman" w:hAnsi="Times NewRoman"/>
          <w:b w:val="0"/>
          <w:sz w:val="24"/>
        </w:rPr>
        <w:t>“</w:t>
      </w:r>
      <w:r>
        <w:t>two-dismissal</w:t>
      </w:r>
      <w:r>
        <w:rPr>
          <w:vanish/>
        </w:rPr>
        <w:t>&amp;rdquo;</w:t>
      </w:r>
      <w:r>
        <w:rPr>
          <w:rStyle w:val="pxvis"/>
          <w:rFonts w:ascii="Times NewRoman" w:hAnsi="Times NewRoman"/>
          <w:b w:val="0"/>
          <w:sz w:val="24"/>
        </w:rPr>
        <w:t>”</w:t>
      </w:r>
      <w:r>
        <w:t xml:space="preserve"> rule is to prevent indiscriminate dismissals of actions by litigants which would have a harassing effect on the other parties. </w:t>
      </w:r>
      <w:r>
        <w:rPr>
          <w:rStyle w:val="pxcc"/>
          <w:color w:val="FF0000"/>
          <w:sz w:val="20"/>
          <w:szCs w:val="20"/>
          <w:vertAlign w:val="superscript"/>
        </w:rPr>
        <w:t>►</w:t>
      </w:r>
      <w:r>
        <w:rPr>
          <w:rStyle w:val="pxcc"/>
        </w:rPr>
        <w:fldChar w:fldCharType="begin"/>
      </w:r>
      <w:r>
        <w:rPr>
          <w:rStyle w:val="pxcc"/>
        </w:rPr>
        <w:instrText>cc.ref.id="I03MQV6"</w:instrText>
      </w:r>
      <w:r>
        <w:rPr>
          <w:rStyle w:val="pxcc"/>
        </w:rPr>
        <w:fldChar w:fldCharType="end"/>
      </w:r>
      <w:r>
        <w:rPr>
          <w:rStyle w:val="pxcc"/>
        </w:rPr>
        <w:t>Smith v. Lally, 379 N.W.2d 914, 916 (Iowa 1986)</w:t>
      </w:r>
      <w:r>
        <w:t xml:space="preserve">. See also </w:t>
      </w:r>
      <w:r>
        <w:rPr>
          <w:rStyle w:val="pxcc"/>
          <w:color w:val="FF0000"/>
          <w:sz w:val="20"/>
          <w:szCs w:val="20"/>
          <w:vertAlign w:val="superscript"/>
        </w:rPr>
        <w:t>►</w:t>
      </w:r>
      <w:r>
        <w:rPr>
          <w:rStyle w:val="pxcc"/>
        </w:rPr>
        <w:fldChar w:fldCharType="begin"/>
      </w:r>
      <w:r>
        <w:rPr>
          <w:rStyle w:val="pxcc"/>
        </w:rPr>
        <w:instrText>cc.ref.id="I03MYQD"</w:instrText>
      </w:r>
      <w:r>
        <w:rPr>
          <w:rStyle w:val="pxcc"/>
        </w:rPr>
        <w:fldChar w:fldCharType="end"/>
      </w:r>
      <w:r>
        <w:rPr>
          <w:rStyle w:val="pxcc"/>
        </w:rPr>
        <w:t>ACC Holdings, LLC v. Rooney, 973 N.W.2d 851 (Iowa 2022)</w:t>
      </w:r>
      <w:r>
        <w:t xml:space="preserve"> (tax deed holder's second voluntary dismissal of FED action was adjudication on merits, and thus amounted to dismissal with prejudice, barring third FED action, but dismissal with prejudice of FED action did not bar separate action to quiet title).</w:t>
      </w:r>
    </w:p>
    <w:p w:rsidR="00074B4B" w:rsidRDefault="00074B4B">
      <w:pPr>
        <w:pStyle w:val="pxs"/>
        <w:spacing w:before="180"/>
        <w:rPr>
          <w:sz w:val="27"/>
          <w:szCs w:val="27"/>
        </w:rPr>
      </w:pPr>
      <w:r>
        <w:rPr>
          <w:sz w:val="27"/>
          <w:szCs w:val="27"/>
        </w:rPr>
        <w:t>14:46. Res judicata</w:t>
      </w:r>
      <w:r>
        <w:rPr>
          <w:rStyle w:val="pxsep"/>
        </w:rPr>
        <w:t xml:space="preserve">-- </w:t>
      </w:r>
      <w:r>
        <w:rPr>
          <w:sz w:val="27"/>
          <w:szCs w:val="27"/>
        </w:rPr>
        <w:t>Bar of former dismissal against nonresident motorist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tk.ref.id="I03TCWG"</w:instrText>
      </w:r>
      <w:r>
        <w:rPr>
          <w:rStyle w:val="pxtk"/>
        </w:rPr>
        <w:fldChar w:fldCharType="end"/>
      </w:r>
      <w:r>
        <w:rPr>
          <w:rStyle w:val="pxtk"/>
        </w:rPr>
        <w:t>West's Key Number Digest, Judgment &amp;key;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rc.ref.id="I01ZFAJ"</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form.fid="I6dbdb6a0a62311dfa8bb0000837214a9"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 xml:space="preserve">____ v. ____, No. __, was commenced </w:t>
      </w:r>
      <w:r>
        <w:rPr>
          <w:rStyle w:val="pxfinstr"/>
          <w:i/>
          <w:iCs/>
        </w:rPr>
        <w:t>[date]</w:t>
      </w:r>
      <w:r>
        <w:t xml:space="preserve"> against Defendant by a Petition alleging the same facts and asking the same judgment as does the present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At that time Defendant was a nonresident motorist.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After Defendant's general appearance in that action, it was dismissed.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No original notice in this action has been personally served on Defendant in Iowa.</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5.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Therefore this action is barred.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p.ct.id="86611b80279711ee9dcac71aa3e1ee30|46|14:46"</w:instrText>
      </w:r>
      <w:r>
        <w:fldChar w:fldCharType="end"/>
      </w:r>
      <w:r>
        <w:t xml:space="preserve">Under </w:t>
      </w:r>
      <w:r>
        <w:rPr>
          <w:rStyle w:val="pxst"/>
          <w:color w:val="FF0000"/>
          <w:sz w:val="20"/>
          <w:szCs w:val="20"/>
          <w:vertAlign w:val="superscript"/>
        </w:rPr>
        <w:t>►</w:t>
      </w:r>
      <w:r>
        <w:rPr>
          <w:rStyle w:val="pxst"/>
        </w:rPr>
        <w:fldChar w:fldCharType="begin"/>
      </w:r>
      <w:r>
        <w:rPr>
          <w:rStyle w:val="pxst"/>
        </w:rPr>
        <w:instrText>st.ref.id="I03I4CZ"</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321.511</w:t>
      </w:r>
      <w:r>
        <w:t>, the nonresident motorist statute, the dismissal of an action after the nonresident has entered a general appearance under the substituted service authorized by the statute bars the recommencement of the same action against the same defendant unless the recommenced action is accompanied by actual personal service of the original notice of suit on the defendant in this state.</w:t>
      </w:r>
    </w:p>
    <w:p w:rsidR="00074B4B" w:rsidRDefault="00074B4B">
      <w:pPr>
        <w:pStyle w:val="pxs"/>
        <w:spacing w:before="180"/>
        <w:rPr>
          <w:sz w:val="27"/>
          <w:szCs w:val="27"/>
        </w:rPr>
      </w:pPr>
      <w:r>
        <w:rPr>
          <w:sz w:val="27"/>
          <w:szCs w:val="27"/>
        </w:rPr>
        <w:t>14:47. Statute of limitations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tk.ref.id="I03I4D1"</w:instrText>
      </w:r>
      <w:r>
        <w:rPr>
          <w:rStyle w:val="pxtk"/>
        </w:rPr>
        <w:fldChar w:fldCharType="end"/>
      </w:r>
      <w:r>
        <w:rPr>
          <w:rStyle w:val="pxtk"/>
        </w:rPr>
        <w:t>West's Key Number Digest, Limitation of Actions &amp;key; 180, 181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rc.ref.id="I01ZFAL"</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275 to 285</w:t>
      </w:r>
    </w:p>
    <w:p w:rsidR="00074B4B" w:rsidDel="00963831" w:rsidRDefault="00074B4B">
      <w:pPr>
        <w:pStyle w:val="pxhac"/>
        <w:spacing w:before="180"/>
        <w:jc w:val="center"/>
        <w:rPr>
          <w:del w:id="8" w:author="Barry Lindahl" w:date="2023-08-07T07:53:00Z"/>
        </w:rPr>
      </w:pPr>
      <w:del w:id="9" w:author="Barry Lindahl" w:date="2023-08-07T07:53:00Z">
        <w:r w:rsidDel="00963831">
          <w:delText>SPECIAL NOTE</w:delText>
        </w:r>
      </w:del>
    </w:p>
    <w:p w:rsidR="00074B4B" w:rsidDel="00963831" w:rsidRDefault="00074B4B">
      <w:pPr>
        <w:pStyle w:val="pxp"/>
        <w:rPr>
          <w:del w:id="10" w:author="Barry Lindahl" w:date="2023-08-07T07:53:00Z"/>
        </w:rPr>
      </w:pPr>
      <w:del w:id="11" w:author="Barry Lindahl" w:date="2023-08-07T07:53:00Z">
        <w:r w:rsidDel="00963831">
          <w:delText xml:space="preserve"> </w:delText>
        </w:r>
        <w:r w:rsidDel="00963831">
          <w:rPr>
            <w:rStyle w:val="pxvis"/>
            <w:rFonts w:ascii="Times NewRoman" w:hAnsi="Times NewRoman"/>
            <w:b w:val="0"/>
            <w:sz w:val="24"/>
          </w:rPr>
          <w:tab/>
        </w:r>
        <w:r w:rsidDel="00963831">
          <w:rPr>
            <w:color w:val="FF0000"/>
            <w:sz w:val="20"/>
            <w:szCs w:val="20"/>
            <w:vertAlign w:val="superscript"/>
          </w:rPr>
          <w:delText>►</w:delText>
        </w:r>
        <w:r w:rsidDel="00963831">
          <w:fldChar w:fldCharType="begin"/>
        </w:r>
        <w:r w:rsidDel="00963831">
          <w:delInstrText>p.ct.id="86611b80279711ee9dcac71aa3e1ee30|47|14:47"</w:delInstrText>
        </w:r>
        <w:r w:rsidDel="00963831">
          <w:fldChar w:fldCharType="end"/>
        </w:r>
        <w:r w:rsidDel="00963831">
          <w:delText>In May 22, 2020 Order in the Matter of Ongoing Provisions For Coronavirus/COVID19 Impact On Court Services, the Iowa supreme court adopted the following:</w:delText>
        </w:r>
      </w:del>
    </w:p>
    <w:p w:rsidR="00074B4B" w:rsidDel="00963831" w:rsidRDefault="00074B4B">
      <w:pPr>
        <w:pStyle w:val="pxp"/>
        <w:rPr>
          <w:del w:id="12" w:author="Barry Lindahl" w:date="2023-08-07T07:53:00Z"/>
        </w:rPr>
      </w:pPr>
      <w:del w:id="13" w:author="Barry Lindahl" w:date="2023-08-07T07:53:00Z">
        <w:r w:rsidDel="00963831">
          <w:delText xml:space="preserve"> </w:delText>
        </w:r>
        <w:r w:rsidDel="00963831">
          <w:rPr>
            <w:rStyle w:val="pxvis"/>
            <w:rFonts w:ascii="Times NewRoman" w:hAnsi="Times NewRoman"/>
            <w:b w:val="0"/>
            <w:sz w:val="24"/>
          </w:rPr>
          <w:tab/>
        </w:r>
        <w:r w:rsidDel="00963831">
          <w:rPr>
            <w:color w:val="FF0000"/>
            <w:sz w:val="20"/>
            <w:szCs w:val="20"/>
            <w:vertAlign w:val="superscript"/>
          </w:rPr>
          <w:delText>►</w:delText>
        </w:r>
        <w:r w:rsidDel="00963831">
          <w:fldChar w:fldCharType="begin"/>
        </w:r>
        <w:r w:rsidDel="00963831">
          <w:delInstrText>p.ct.id="86611b80279711ee9dcac71aa3e1ee30|47|14:47"</w:delInstrText>
        </w:r>
        <w:r w:rsidDel="00963831">
          <w:fldChar w:fldCharType="end"/>
        </w:r>
        <w:r w:rsidDel="00963831">
          <w:rPr>
            <w:rStyle w:val="pxb"/>
            <w:b/>
            <w:bCs/>
          </w:rPr>
          <w:delText>Tolling.*</w:delText>
        </w:r>
        <w:r w:rsidDel="00963831">
          <w:delText xml:space="preserve"> Any statute of limitations, statute of repose, or similar deadline for commencing an action in district court is hereby tolled from March 17, 2020 to June 1, 2020 (76 days). Tolling means that amount of time to the statute of limitations or similar deadline. The 76 days of tolling will apply if the deadline for commencing the action would otherwise expire </w:delText>
        </w:r>
        <w:r w:rsidDel="00963831">
          <w:rPr>
            <w:rStyle w:val="pxi"/>
            <w:i/>
            <w:iCs/>
          </w:rPr>
          <w:delText>any time from March 17, 2020 to December 31, 2020</w:delText>
        </w:r>
        <w:r w:rsidDel="00963831">
          <w:delText>. In other words, if the statute would otherwise run on July 7, 2020, it now runs on September 21, 2020 (76 days later). However, after December 31, 2020, any tolling will be phased out and eliminated. Thus, if the deadline for commencing the action would otherwise expire on any date from December 31, 2020 to March 16, 2021 (the 76th day of 2021), inclusive, that deadline would become March 17, 2021, and thereafter there would be no tolling at all.</w:delText>
        </w:r>
      </w:del>
    </w:p>
    <w:p w:rsidR="00074B4B" w:rsidRDefault="00074B4B">
      <w:pPr>
        <w:pStyle w:val="pxformfl"/>
        <w:ind w:left="500"/>
      </w:pPr>
      <w:del w:id="14" w:author="Barry Lindahl" w:date="2023-08-07T07:53:00Z">
        <w:r w:rsidDel="00963831">
          <w:delText xml:space="preserve"> </w:delText>
        </w:r>
      </w:del>
      <w:r>
        <w:rPr>
          <w:color w:val="FF0000"/>
          <w:sz w:val="20"/>
          <w:szCs w:val="20"/>
          <w:vertAlign w:val="superscript"/>
        </w:rPr>
        <w:t>►</w:t>
      </w:r>
      <w:r>
        <w:fldChar w:fldCharType="begin"/>
      </w:r>
      <w:r>
        <w:instrText>form.du="0"</w:instrText>
      </w:r>
      <w:r>
        <w:fldChar w:fldCharType="end"/>
      </w:r>
      <w:r>
        <w:fldChar w:fldCharType="begin"/>
      </w:r>
      <w:r>
        <w:instrText>form.fid="I6dbf8b60a62311dfa8bb0000837214a9"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Plaintiff's claim herein arose no later than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The Petition herein was not filed until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This claim is barred by the statute of limitations.</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The defense of statute of limitations can be raised by a responsive pleading or a motion to dismiss. See </w:t>
      </w:r>
      <w:r>
        <w:rPr>
          <w:rStyle w:val="pxcc"/>
          <w:color w:val="FF0000"/>
          <w:sz w:val="20"/>
          <w:szCs w:val="20"/>
          <w:vertAlign w:val="superscript"/>
        </w:rPr>
        <w:t>►</w:t>
      </w:r>
      <w:r>
        <w:rPr>
          <w:rStyle w:val="pxcc"/>
        </w:rPr>
        <w:fldChar w:fldCharType="begin"/>
      </w:r>
      <w:r>
        <w:rPr>
          <w:rStyle w:val="pxcc"/>
        </w:rPr>
        <w:instrText>cc.ref.id="I03QJRP"</w:instrText>
      </w:r>
      <w:r>
        <w:rPr>
          <w:rStyle w:val="pxcc"/>
        </w:rPr>
        <w:fldChar w:fldCharType="end"/>
      </w:r>
      <w:r>
        <w:rPr>
          <w:rStyle w:val="pxcc"/>
        </w:rPr>
        <w:t>Rieff v. Evans, 630 N.W.2d 278 (Iowa 2001), as amended on denial of reh'g, (July 3, 2001)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Whether a claim in a civil case is barred by the statute of limitations should be determined by the fact finder, unless the issue is so clear it can be resolved as a matter of law. </w:t>
      </w:r>
      <w:r>
        <w:rPr>
          <w:rStyle w:val="pxcc"/>
          <w:color w:val="FF0000"/>
          <w:sz w:val="20"/>
          <w:szCs w:val="20"/>
          <w:vertAlign w:val="superscript"/>
        </w:rPr>
        <w:t>►</w:t>
      </w:r>
      <w:r>
        <w:rPr>
          <w:rStyle w:val="pxcc"/>
        </w:rPr>
        <w:fldChar w:fldCharType="begin"/>
      </w:r>
      <w:r>
        <w:rPr>
          <w:rStyle w:val="pxcc"/>
        </w:rPr>
        <w:instrText>cc.ref.id="I03FL41"</w:instrText>
      </w:r>
      <w:r>
        <w:rPr>
          <w:rStyle w:val="pxcc"/>
        </w:rPr>
        <w:fldChar w:fldCharType="end"/>
      </w:r>
      <w:r>
        <w:rPr>
          <w:rStyle w:val="pxcc"/>
        </w:rPr>
        <w:t>Shams v. Hassan, 905 N.W.2d 158 (Iowa 2017)</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This form may be used for alleging any of the general statutes of limitations found in the Iowa Code. Most of those limitations are found in </w:t>
      </w:r>
      <w:r>
        <w:rPr>
          <w:rStyle w:val="pxst"/>
          <w:color w:val="FF0000"/>
          <w:sz w:val="20"/>
          <w:szCs w:val="20"/>
          <w:vertAlign w:val="superscript"/>
        </w:rPr>
        <w:t>►</w:t>
      </w:r>
      <w:r>
        <w:rPr>
          <w:rStyle w:val="pxst"/>
        </w:rPr>
        <w:fldChar w:fldCharType="begin"/>
      </w:r>
      <w:r>
        <w:rPr>
          <w:rStyle w:val="pxst"/>
        </w:rPr>
        <w:instrText>st.ref.id="I03W61H"</w:instrText>
      </w:r>
      <w:r>
        <w:rPr>
          <w:rStyle w:val="pxst"/>
        </w:rPr>
        <w:fldChar w:fldCharType="end"/>
      </w:r>
      <w:r>
        <w:rPr>
          <w:rStyle w:val="pxst"/>
        </w:rPr>
        <w:t>I.C.A. ch. 614</w:t>
      </w:r>
      <w:r>
        <w:t>. The general limitation period for the various causes of action are as follows: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to enforce payment of a penalty or forfeiture, within one year.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based on personal injuries or for statutory penalties, within two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against a sheriff or other public officer for nonpayment of monies collected, within three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founded on unwritten contracts, injuries to property, or for fraud, together with all other actions not otherwise provided for, within five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founded on written contracts or for the recovery of real property, within ten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founded on a judgment of a court of record, within twenty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brought to set aside a judgment or decree quieting title to real estate, within ten years after said judgment of decree.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founded on a claim for wages, within two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Those founded on injuries to a person due to medical malpractice, within two years after the date on which the claimant should have discovered the existence of the injury or death for which damages are sought in the action, but in no event more than six years after the date on which the act or omission occurred which gives rise to the action (unless a foreign object is unintentionally left in the body which causes the injury or death).</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With respect to contracts, the claim accrues and the limitations period begins running upon breach of the contract. See </w:t>
      </w:r>
      <w:r>
        <w:rPr>
          <w:rStyle w:val="pxcc"/>
          <w:color w:val="FF0000"/>
          <w:sz w:val="20"/>
          <w:szCs w:val="20"/>
          <w:vertAlign w:val="superscript"/>
        </w:rPr>
        <w:t>►</w:t>
      </w:r>
      <w:r>
        <w:rPr>
          <w:rStyle w:val="pxcc"/>
        </w:rPr>
        <w:fldChar w:fldCharType="begin"/>
      </w:r>
      <w:r>
        <w:rPr>
          <w:rStyle w:val="pxcc"/>
        </w:rPr>
        <w:instrText>cc.ref.id="I03I4E7"</w:instrText>
      </w:r>
      <w:r>
        <w:rPr>
          <w:rStyle w:val="pxcc"/>
        </w:rPr>
        <w:fldChar w:fldCharType="end"/>
      </w:r>
      <w:r>
        <w:rPr>
          <w:rStyle w:val="pxcc"/>
        </w:rPr>
        <w:t>Diggan v. Cycle Sat, Inc., 576 N.W.2d 99, 46 U.S.P.Q.2d 1372 (Iowa 1998)</w:t>
      </w:r>
      <w:r>
        <w:t xml:space="preserve">. The five-year limitation period of </w:t>
      </w:r>
      <w:r>
        <w:rPr>
          <w:rStyle w:val="pxst"/>
          <w:color w:val="FF0000"/>
          <w:sz w:val="20"/>
          <w:szCs w:val="20"/>
          <w:vertAlign w:val="superscript"/>
        </w:rPr>
        <w:t>►</w:t>
      </w:r>
      <w:r>
        <w:rPr>
          <w:rStyle w:val="pxst"/>
        </w:rPr>
        <w:fldChar w:fldCharType="begin"/>
      </w:r>
      <w:r>
        <w:rPr>
          <w:rStyle w:val="pxst"/>
        </w:rPr>
        <w:instrText>st.ref.id="I03KXJ3"</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614.1(4)</w:t>
      </w:r>
      <w:r>
        <w:t xml:space="preserve"> also applies to actions on implied contracts. See </w:t>
      </w:r>
      <w:r>
        <w:rPr>
          <w:rStyle w:val="pxcc"/>
          <w:color w:val="FF0000"/>
          <w:sz w:val="20"/>
          <w:szCs w:val="20"/>
          <w:vertAlign w:val="superscript"/>
        </w:rPr>
        <w:t>►</w:t>
      </w:r>
      <w:r>
        <w:rPr>
          <w:rStyle w:val="pxcc"/>
        </w:rPr>
        <w:fldChar w:fldCharType="begin"/>
      </w:r>
      <w:r>
        <w:rPr>
          <w:rStyle w:val="pxcc"/>
        </w:rPr>
        <w:instrText>cc.ref.id="I03I4E9"</w:instrText>
      </w:r>
      <w:r>
        <w:rPr>
          <w:rStyle w:val="pxcc"/>
        </w:rPr>
        <w:fldChar w:fldCharType="end"/>
      </w:r>
      <w:r>
        <w:rPr>
          <w:rStyle w:val="pxcc"/>
        </w:rPr>
        <w:t>Diggan v. Cycle Sat, Inc., 576 N.W.2d 99, 46 U.S.P.Q.2d 1372 (Iowa 1998)</w:t>
      </w:r>
      <w:r>
        <w:t xml:space="preserve">. The statute of limitations for personal injuries accrues at the time the plaintiff discovers or in the exercise of reasonable care should have discovered--inquiry notice--all the elements of the action. A party is on inquiry notice when the person gains sufficient knowledge of facts that would put that person </w:t>
      </w:r>
      <w:r>
        <w:rPr>
          <w:vanish/>
        </w:rPr>
        <w:t>&amp;ldquo;</w:t>
      </w:r>
      <w:r>
        <w:rPr>
          <w:rStyle w:val="pxvis"/>
          <w:rFonts w:ascii="Times NewRoman" w:hAnsi="Times NewRoman"/>
          <w:b w:val="0"/>
          <w:sz w:val="24"/>
        </w:rPr>
        <w:t>“</w:t>
      </w:r>
      <w:r>
        <w:t>on notice of the existence of a problem or potential problem.</w:t>
      </w:r>
      <w:r>
        <w:rPr>
          <w:vanish/>
        </w:rPr>
        <w:t>&amp;rdquo;</w:t>
      </w:r>
      <w:r>
        <w:rPr>
          <w:rStyle w:val="pxvis"/>
          <w:rFonts w:ascii="Times NewRoman" w:hAnsi="Times NewRoman"/>
          <w:b w:val="0"/>
          <w:sz w:val="24"/>
        </w:rPr>
        <w:t>”</w:t>
      </w:r>
      <w:r>
        <w:t xml:space="preserve"> On that date, the person is charged with knowledge of facts that would have been disclosed by a reasonably diligent investigation. Once a person is aware that a problem exists, the person has a duty to investigate even though the person may not have knowledge of the nature of the problem that caused the injury. </w:t>
      </w:r>
      <w:r>
        <w:rPr>
          <w:rStyle w:val="pxcc"/>
          <w:color w:val="FF0000"/>
          <w:sz w:val="20"/>
          <w:szCs w:val="20"/>
          <w:vertAlign w:val="superscript"/>
        </w:rPr>
        <w:t>►</w:t>
      </w:r>
      <w:r>
        <w:rPr>
          <w:rStyle w:val="pxcc"/>
        </w:rPr>
        <w:fldChar w:fldCharType="begin"/>
      </w:r>
      <w:r>
        <w:rPr>
          <w:rStyle w:val="pxcc"/>
        </w:rPr>
        <w:instrText>cc.ref.id="I03KXJ5"</w:instrText>
      </w:r>
      <w:r>
        <w:rPr>
          <w:rStyle w:val="pxcc"/>
        </w:rPr>
        <w:fldChar w:fldCharType="end"/>
      </w:r>
      <w:r>
        <w:rPr>
          <w:rStyle w:val="pxcc"/>
        </w:rPr>
        <w:t>Buechel v. Five Star Quality Care, Inc., 745 N.W.2d 732 (Iowa 2008)</w:t>
      </w:r>
      <w:r>
        <w:t xml:space="preserve"> (in wrongful death action against nursing home, representatives of estate were on inquiry notice when told by nursing home staff that decedent had died by asphyxiation and that her head was caught in rails of bed, because they knew unusual event had occurred and therefore </w:t>
      </w:r>
      <w:r>
        <w:rPr>
          <w:vanish/>
        </w:rPr>
        <w:t>&amp;ldquo;</w:t>
      </w:r>
      <w:r>
        <w:rPr>
          <w:rStyle w:val="pxvis"/>
          <w:rFonts w:ascii="Times NewRoman" w:hAnsi="Times NewRoman"/>
          <w:b w:val="0"/>
          <w:sz w:val="24"/>
        </w:rPr>
        <w:t>“</w:t>
      </w:r>
      <w:r>
        <w:t>knew there was a problem;</w:t>
      </w:r>
      <w:r>
        <w:rPr>
          <w:vanish/>
        </w:rPr>
        <w:t>&amp;rdquo;</w:t>
      </w:r>
      <w:r>
        <w:rPr>
          <w:rStyle w:val="pxvis"/>
          <w:rFonts w:ascii="Times NewRoman" w:hAnsi="Times NewRoman"/>
          <w:b w:val="0"/>
          <w:sz w:val="24"/>
        </w:rPr>
        <w:t>”</w:t>
      </w:r>
      <w:r>
        <w:t xml:space="preserve"> facts put plaintiffs on sufficient notice that problem existed and that reasonably diligent investigation would have revealed design defects in bed).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Under the doctrine nullum tempus occurrit regi, the statute of limitations does not run against the state unless specifically provided by statute. The doctrine does not exempt actions by municipalities and counties from a general statute of limitations, however, unless the action involves a public or governmental activity, as opposed to a private or proprietary activity. The question whether a political subdivision is engaged in governmental or proprietary activity is whether it is seeking to vindicate rights of the state or the citizens of the state as a whole, as opposed to only the citizens within its own jurisdiction--whether it is acting in the nature of an arm or instrumentality of the state, whether it will benefit the public within the state, not just the public within its corporate limits. For example, an action by a county to collect delinquent property taxes is engaged in a public or governmental activity because it benefits the state school system and helps the state in carrying out its mission to provide education to Iowans. See generally </w:t>
      </w:r>
      <w:r>
        <w:rPr>
          <w:rStyle w:val="pxcc"/>
          <w:color w:val="FF0000"/>
          <w:sz w:val="20"/>
          <w:szCs w:val="20"/>
          <w:vertAlign w:val="superscript"/>
        </w:rPr>
        <w:t>►</w:t>
      </w:r>
      <w:r>
        <w:rPr>
          <w:rStyle w:val="pxcc"/>
        </w:rPr>
        <w:fldChar w:fldCharType="begin"/>
      </w:r>
      <w:r>
        <w:rPr>
          <w:rStyle w:val="pxcc"/>
        </w:rPr>
        <w:instrText>cc.ref.id="I03NQO1"</w:instrText>
      </w:r>
      <w:r>
        <w:rPr>
          <w:rStyle w:val="pxcc"/>
        </w:rPr>
        <w:fldChar w:fldCharType="end"/>
      </w:r>
      <w:r>
        <w:rPr>
          <w:rStyle w:val="pxcc"/>
        </w:rPr>
        <w:t>Fennelly v. A</w:t>
      </w:r>
      <w:r>
        <w:rPr>
          <w:rStyle w:val="pxcc"/>
          <w:vanish/>
        </w:rPr>
        <w:t>&amp;ndash;</w:t>
      </w:r>
      <w:r>
        <w:rPr>
          <w:rStyle w:val="pxvis"/>
          <w:rFonts w:ascii="Times NewRoman" w:hAnsi="Times NewRoman"/>
          <w:b w:val="0"/>
          <w:sz w:val="24"/>
        </w:rPr>
        <w:t>-</w:t>
      </w:r>
      <w:r>
        <w:rPr>
          <w:rStyle w:val="pxcc"/>
        </w:rPr>
        <w:t>1 Machine &amp; Tool Co., 728 N.W.2d 163 (Iowa 2006)</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In a legal malpractice case where the underlying proceeding was criminal, the malpractice claim accrues only after the plaintiff has achieved relief from the conviction allegedly resulting from negligent representation. See </w:t>
      </w:r>
      <w:r>
        <w:rPr>
          <w:rStyle w:val="pxcc"/>
          <w:color w:val="FF0000"/>
          <w:sz w:val="20"/>
          <w:szCs w:val="20"/>
          <w:vertAlign w:val="superscript"/>
        </w:rPr>
        <w:t>►</w:t>
      </w:r>
      <w:r>
        <w:rPr>
          <w:rStyle w:val="pxcc"/>
        </w:rPr>
        <w:fldChar w:fldCharType="begin"/>
      </w:r>
      <w:r>
        <w:rPr>
          <w:rStyle w:val="pxcc"/>
        </w:rPr>
        <w:instrText>cc.ref.id="I03QJSX"</w:instrText>
      </w:r>
      <w:r>
        <w:rPr>
          <w:rStyle w:val="pxcc"/>
        </w:rPr>
        <w:fldChar w:fldCharType="end"/>
      </w:r>
      <w:r>
        <w:rPr>
          <w:rStyle w:val="pxcc"/>
        </w:rPr>
        <w:t>Trobaugh v. Sondag, 668 N.W.2d 577 (Iowa 2003)</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Where the wrongful act is continuing or repeated, so separate and successive actions for damages arise, the statute of limitations runs from these later actions at the date of their accrual. In a continuing tort, the burden of segregating damages arising before and after the commencement of the limitation period is on the defendant. </w:t>
      </w:r>
      <w:r>
        <w:rPr>
          <w:rStyle w:val="pxcc"/>
          <w:color w:val="FF0000"/>
          <w:sz w:val="20"/>
          <w:szCs w:val="20"/>
          <w:vertAlign w:val="superscript"/>
        </w:rPr>
        <w:t>►</w:t>
      </w:r>
      <w:r>
        <w:rPr>
          <w:rStyle w:val="pxcc"/>
        </w:rPr>
        <w:fldChar w:fldCharType="begin"/>
      </w:r>
      <w:r>
        <w:rPr>
          <w:rStyle w:val="pxcc"/>
        </w:rPr>
        <w:instrText>cc.ref.id="I03I4EB"</w:instrText>
      </w:r>
      <w:r>
        <w:rPr>
          <w:rStyle w:val="pxcc"/>
        </w:rPr>
        <w:fldChar w:fldCharType="end"/>
      </w:r>
      <w:r>
        <w:rPr>
          <w:rStyle w:val="pxcc"/>
        </w:rPr>
        <w:t>Riniker v. Wilson, 623 N.W.2d 220 (Iowa Ct. App. 2000)</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 xml:space="preserve">In </w:t>
      </w:r>
      <w:r>
        <w:rPr>
          <w:rStyle w:val="pxcc"/>
          <w:color w:val="FF0000"/>
          <w:sz w:val="20"/>
          <w:szCs w:val="20"/>
          <w:vertAlign w:val="superscript"/>
        </w:rPr>
        <w:t>►</w:t>
      </w:r>
      <w:r>
        <w:rPr>
          <w:rStyle w:val="pxcc"/>
        </w:rPr>
        <w:fldChar w:fldCharType="begin"/>
      </w:r>
      <w:r>
        <w:rPr>
          <w:rStyle w:val="pxcc"/>
        </w:rPr>
        <w:instrText>cc.ref.id="I03KXJ7"</w:instrText>
      </w:r>
      <w:r>
        <w:rPr>
          <w:rStyle w:val="pxcc"/>
        </w:rPr>
        <w:fldChar w:fldCharType="end"/>
      </w:r>
      <w:r>
        <w:rPr>
          <w:rStyle w:val="pxcc"/>
        </w:rPr>
        <w:t>Albrecht v. General Motors Corp., 648 N.W.2d 87, Prod. Liab. Rep. (CCH) P 16376 (Iowa 2002)</w:t>
      </w:r>
      <w:r>
        <w:t xml:space="preserve">, the Iowa Supreme Court discussed the distinction between statutes of limitations and statutes of repose. A statute of limitations bars, after a certain period of time, the right to prosecute an accrued cause of action. By contrast, a statute of repose </w:t>
      </w:r>
      <w:r>
        <w:rPr>
          <w:vanish/>
        </w:rPr>
        <w:t>&amp;ldquo;</w:t>
      </w:r>
      <w:r>
        <w:rPr>
          <w:rStyle w:val="pxvis"/>
          <w:rFonts w:ascii="Times NewRoman" w:hAnsi="Times NewRoman"/>
          <w:b w:val="0"/>
          <w:sz w:val="24"/>
        </w:rPr>
        <w:t>“</w:t>
      </w:r>
      <w:r>
        <w:t>terminates any right of action after a specified time has elapsed, regardless of whether or not there has as yet been an injury.</w:t>
      </w:r>
      <w:r>
        <w:rPr>
          <w:vanish/>
        </w:rPr>
        <w:t>&amp;rdquo;</w:t>
      </w:r>
      <w:r>
        <w:rPr>
          <w:rStyle w:val="pxvis"/>
          <w:rFonts w:ascii="Times NewRoman" w:hAnsi="Times NewRoman"/>
          <w:b w:val="0"/>
          <w:sz w:val="24"/>
        </w:rPr>
        <w:t>”</w:t>
      </w:r>
      <w:r>
        <w:t xml:space="preserve"> A statute of repose period begins to run from the occurrence of some event other than the event of an injury that gives rise to a cause of action and, therefore, bars a cause of action before the injury occurs. Under a statute of repose, therefore, the mere passage of time can prevent a legal right from ever arising.</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rPr>
          <w:rStyle w:val="pxst"/>
          <w:color w:val="FF0000"/>
          <w:sz w:val="20"/>
          <w:szCs w:val="20"/>
          <w:vertAlign w:val="superscript"/>
        </w:rPr>
        <w:t>►</w:t>
      </w:r>
      <w:r>
        <w:rPr>
          <w:rStyle w:val="pxst"/>
        </w:rPr>
        <w:fldChar w:fldCharType="begin"/>
      </w:r>
      <w:r>
        <w:rPr>
          <w:rStyle w:val="pxst"/>
        </w:rPr>
        <w:instrText>st.ref.id="I03NQO3"</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614.1(2A)(a)</w:t>
      </w:r>
      <w:r>
        <w:t xml:space="preserve"> was adopted to provide a manufacturer, assembler, designer, supplier of specifications, seller, lessor, or distributor of a product with freedom from liability after the passage of fifteen years. </w:t>
      </w:r>
      <w:r>
        <w:rPr>
          <w:rStyle w:val="pxst"/>
          <w:color w:val="FF0000"/>
          <w:sz w:val="20"/>
          <w:szCs w:val="20"/>
          <w:vertAlign w:val="superscript"/>
        </w:rPr>
        <w:t>►</w:t>
      </w:r>
      <w:r>
        <w:rPr>
          <w:rStyle w:val="pxst"/>
        </w:rPr>
        <w:fldChar w:fldCharType="begin"/>
      </w:r>
      <w:r>
        <w:rPr>
          <w:rStyle w:val="pxst"/>
        </w:rPr>
        <w:instrText>st.ref.id="I03QJSZ"</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614.1(2A)(a)</w:t>
      </w:r>
      <w:r>
        <w:t xml:space="preserve"> is a statute of repose which prevents a cause of action from accruing. A cause of action for contribution ordinarily accrues when one tortfeasor has discharged more than the tortfeasor's proportionate share of a common obligation. In applying a statute of repose to a contribution claim, the first step is to determine when the statute of repose begins to run. Under </w:t>
      </w:r>
      <w:r>
        <w:rPr>
          <w:rStyle w:val="pxsst"/>
          <w:color w:val="FF0000"/>
          <w:sz w:val="20"/>
          <w:szCs w:val="20"/>
          <w:vertAlign w:val="superscript"/>
        </w:rPr>
        <w:t>►</w:t>
      </w:r>
      <w:r>
        <w:rPr>
          <w:rStyle w:val="pxsst"/>
        </w:rPr>
        <w:fldChar w:fldCharType="begin"/>
      </w:r>
      <w:r>
        <w:rPr>
          <w:rStyle w:val="pxsst"/>
        </w:rPr>
        <w:instrText>sst.ref.id="I03TCXV"</w:instrText>
      </w:r>
      <w:r>
        <w:rPr>
          <w:rStyle w:val="pxsst"/>
        </w:rPr>
        <w:fldChar w:fldCharType="end"/>
      </w:r>
      <w:r>
        <w:rPr>
          <w:rStyle w:val="pxsst"/>
          <w:vanish/>
        </w:rPr>
        <w:t>&amp;s;</w:t>
      </w:r>
      <w:r>
        <w:rPr>
          <w:rStyle w:val="pxvis"/>
          <w:rFonts w:ascii="Times NewRoman" w:hAnsi="Times NewRoman"/>
          <w:b w:val="0"/>
          <w:sz w:val="24"/>
        </w:rPr>
        <w:t>§</w:t>
      </w:r>
      <w:r>
        <w:rPr>
          <w:rStyle w:val="pxsst"/>
        </w:rPr>
        <w:t>614.1(2A)(a)</w:t>
      </w:r>
      <w:r>
        <w:t>, the fifteen-year statute of repose begins to run after the product was first purchased, leased, bailed, or installed for use or consumption unless expressly warranted for a longer period of time by the manufacturer, assembler, designer, supplier of specifications, seller, lessor, or distributor of the product. A product liability action may be brought within fifteen years. After fifteen years, the repose period begins: the repose period extinguishes claims that accrued more than 15 years prior to the start of the repose period and also prevents claims from accruing during the repose period.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rPr>
          <w:rStyle w:val="pxst"/>
          <w:color w:val="FF0000"/>
          <w:sz w:val="20"/>
          <w:szCs w:val="20"/>
          <w:vertAlign w:val="superscript"/>
        </w:rPr>
        <w:t>►</w:t>
      </w:r>
      <w:r>
        <w:rPr>
          <w:rStyle w:val="pxst"/>
        </w:rPr>
        <w:fldChar w:fldCharType="begin"/>
      </w:r>
      <w:r>
        <w:rPr>
          <w:rStyle w:val="pxst"/>
        </w:rPr>
        <w:instrText>st.ref.id="I03I4JZ"</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614.1(2A)(a)</w:t>
      </w:r>
      <w:r>
        <w:t xml:space="preserve"> creates an exception to the repose period for contribution claims in product liability cases:</w:t>
      </w:r>
    </w:p>
    <w:p w:rsidR="00074B4B" w:rsidRDefault="00074B4B">
      <w:pPr>
        <w:pStyle w:val="pxformqbqp"/>
        <w:ind w:left="500"/>
      </w:pPr>
      <w:r>
        <w:rPr>
          <w:color w:val="FF0000"/>
          <w:vertAlign w:val="superscript"/>
        </w:rPr>
        <w:t>►</w:t>
      </w:r>
      <w:r>
        <w:fldChar w:fldCharType="begin"/>
      </w:r>
      <w:r>
        <w:instrText>qp.pstart="n"</w:instrText>
      </w:r>
      <w:r>
        <w:fldChar w:fldCharType="end"/>
      </w:r>
      <w:r>
        <w:t>This subsection shall not affect the time during which a person found liable may seek and obtain contribution or indemnity from another person whose actual fault caused a product to be defective.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t>The intent of the exception is to avoid the response period from having an effect on a contribution claim. Thus, the repose period does not prevent a contribution claim from accruing.</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p.ct.id="86611b80279711ee9dcac71aa3e1ee30|47|14:47"</w:instrText>
      </w:r>
      <w:r>
        <w:fldChar w:fldCharType="end"/>
      </w:r>
      <w:r>
        <w:rPr>
          <w:rStyle w:val="pxst"/>
          <w:color w:val="FF0000"/>
          <w:sz w:val="20"/>
          <w:szCs w:val="20"/>
          <w:vertAlign w:val="superscript"/>
        </w:rPr>
        <w:t>►</w:t>
      </w:r>
      <w:r>
        <w:rPr>
          <w:rStyle w:val="pxst"/>
        </w:rPr>
        <w:fldChar w:fldCharType="begin"/>
      </w:r>
      <w:r>
        <w:rPr>
          <w:rStyle w:val="pxst"/>
        </w:rPr>
        <w:instrText>st.ref.id="I03KXOV"</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668.5(1)</w:t>
      </w:r>
      <w:r>
        <w:t xml:space="preserve"> provides:</w:t>
      </w:r>
    </w:p>
    <w:p w:rsidR="00074B4B" w:rsidRDefault="00074B4B">
      <w:pPr>
        <w:pStyle w:val="pxformqbqp"/>
        <w:ind w:left="500"/>
      </w:pPr>
      <w:r>
        <w:rPr>
          <w:color w:val="FF0000"/>
          <w:vertAlign w:val="superscript"/>
        </w:rPr>
        <w:t>►</w:t>
      </w:r>
      <w:r>
        <w:fldChar w:fldCharType="begin"/>
      </w:r>
      <w:r>
        <w:instrText>qp.pstart="n"</w:instrText>
      </w:r>
      <w:r>
        <w:fldChar w:fldCharType="end"/>
      </w:r>
      <w:r>
        <w:t>Right of contribution.</w:t>
      </w:r>
    </w:p>
    <w:p w:rsidR="00074B4B" w:rsidRDefault="00074B4B">
      <w:pPr>
        <w:pStyle w:val="pxformqbqp"/>
        <w:ind w:left="500"/>
      </w:pPr>
      <w:r>
        <w:rPr>
          <w:color w:val="FF0000"/>
          <w:vertAlign w:val="superscript"/>
        </w:rPr>
        <w:t>►</w:t>
      </w:r>
      <w:r>
        <w:fldChar w:fldCharType="begin"/>
      </w:r>
      <w:r>
        <w:instrText>qp.pstart="n"</w:instrText>
      </w:r>
      <w:r>
        <w:fldChar w:fldCharType="end"/>
      </w:r>
      <w:r>
        <w:t>1. A right of contribution exists between or among two or more persons who are liable upon the same indivisible claim for the same injury, death, or harm, whether or not judgment has been recovered against all or any of them.</w:t>
      </w:r>
    </w:p>
    <w:p w:rsidR="00074B4B" w:rsidRDefault="00074B4B">
      <w:pPr>
        <w:pStyle w:val="pxformcp"/>
      </w:pPr>
      <w:r>
        <w:rPr>
          <w:rStyle w:val="pxsst"/>
          <w:color w:val="FF0000"/>
          <w:sz w:val="20"/>
          <w:szCs w:val="20"/>
          <w:vertAlign w:val="superscript"/>
        </w:rPr>
        <w:t>►</w:t>
      </w:r>
      <w:r>
        <w:rPr>
          <w:rStyle w:val="pxsst"/>
        </w:rPr>
        <w:fldChar w:fldCharType="begin"/>
      </w:r>
      <w:r>
        <w:rPr>
          <w:rStyle w:val="pxsst"/>
        </w:rPr>
        <w:instrText>sst.ref.id="I03NQTR"</w:instrText>
      </w:r>
      <w:r>
        <w:rPr>
          <w:rStyle w:val="pxsst"/>
        </w:rPr>
        <w:fldChar w:fldCharType="end"/>
      </w:r>
      <w:r>
        <w:rPr>
          <w:rStyle w:val="pxsst"/>
        </w:rPr>
        <w:t>Section 668.5(1)</w:t>
      </w:r>
      <w:r>
        <w:t xml:space="preserve"> requires the party seeking contribution to have common liability with the party from whom contribution is sought. Common liability is determined at the time of the injury out of which the right to contribution arises and not at the time the contribution claim is made. See </w:t>
      </w:r>
      <w:r>
        <w:rPr>
          <w:rStyle w:val="pxcc"/>
          <w:color w:val="FF0000"/>
          <w:sz w:val="20"/>
          <w:szCs w:val="20"/>
          <w:vertAlign w:val="superscript"/>
        </w:rPr>
        <w:t>►</w:t>
      </w:r>
      <w:r>
        <w:rPr>
          <w:rStyle w:val="pxcc"/>
        </w:rPr>
        <w:fldChar w:fldCharType="begin"/>
      </w:r>
      <w:r>
        <w:rPr>
          <w:rStyle w:val="pxcc"/>
        </w:rPr>
        <w:instrText>cc.ref.id="I03QJYN"</w:instrText>
      </w:r>
      <w:r>
        <w:rPr>
          <w:rStyle w:val="pxcc"/>
        </w:rPr>
        <w:fldChar w:fldCharType="end"/>
      </w:r>
      <w:r>
        <w:rPr>
          <w:rStyle w:val="pxcc"/>
        </w:rPr>
        <w:t>Estate of Ryan v. Heritage Trails Associates, Inc., 745 N.W.2d 724, Prod. Liab. Rep. (CCH) P 17939, Prod. Liab. Rep. (CCH) P 18072 (Iowa 2008)</w:t>
      </w:r>
      <w:r>
        <w:t xml:space="preserve"> (common liability did not exist where statute of repose in </w:t>
      </w:r>
      <w:r>
        <w:rPr>
          <w:rStyle w:val="pxst"/>
          <w:color w:val="FF0000"/>
          <w:sz w:val="20"/>
          <w:szCs w:val="20"/>
          <w:vertAlign w:val="superscript"/>
        </w:rPr>
        <w:t>►</w:t>
      </w:r>
      <w:r>
        <w:rPr>
          <w:rStyle w:val="pxst"/>
        </w:rPr>
        <w:fldChar w:fldCharType="begin"/>
      </w:r>
      <w:r>
        <w:rPr>
          <w:rStyle w:val="pxst"/>
        </w:rPr>
        <w:instrText>st.ref.id="I03TD3J"</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614.1(2A)(a)</w:t>
      </w:r>
      <w:r>
        <w:t xml:space="preserve"> prevented claims of some parties from whom contribution was sought from accruing)(</w:t>
      </w:r>
      <w:r>
        <w:rPr>
          <w:rStyle w:val="pxst"/>
          <w:color w:val="FF0000"/>
          <w:sz w:val="20"/>
          <w:szCs w:val="20"/>
          <w:vertAlign w:val="superscript"/>
        </w:rPr>
        <w:t>►</w:t>
      </w:r>
      <w:r>
        <w:rPr>
          <w:rStyle w:val="pxst"/>
        </w:rPr>
        <w:fldChar w:fldCharType="begin"/>
      </w:r>
      <w:r>
        <w:rPr>
          <w:rStyle w:val="pxst"/>
        </w:rPr>
        <w:instrText>st.ref.id="I03W68F"</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614.1(2A)(a)</w:t>
      </w:r>
      <w:r>
        <w:t xml:space="preserve"> did not do away with common liability requirement of </w:t>
      </w:r>
      <w:r>
        <w:rPr>
          <w:rStyle w:val="pxst"/>
          <w:color w:val="FF0000"/>
          <w:sz w:val="20"/>
          <w:szCs w:val="20"/>
          <w:vertAlign w:val="superscript"/>
        </w:rPr>
        <w:t>►</w:t>
      </w:r>
      <w:r>
        <w:rPr>
          <w:rStyle w:val="pxst"/>
        </w:rPr>
        <w:fldChar w:fldCharType="begin"/>
      </w:r>
      <w:r>
        <w:rPr>
          <w:rStyle w:val="pxst"/>
        </w:rPr>
        <w:instrText>st.ref.id="I03YZDB"</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668.5(1)</w:t>
      </w:r>
      <w:r>
        <w:t xml:space="preserve"> for contribution claims in product liability actions).</w:t>
      </w:r>
    </w:p>
    <w:p w:rsidR="00074B4B" w:rsidRDefault="00074B4B">
      <w:pPr>
        <w:pStyle w:val="pxs"/>
        <w:spacing w:before="180"/>
        <w:rPr>
          <w:sz w:val="27"/>
          <w:szCs w:val="27"/>
        </w:rPr>
      </w:pPr>
      <w:r>
        <w:rPr>
          <w:sz w:val="27"/>
          <w:szCs w:val="27"/>
        </w:rPr>
        <w:t>14:48. Statute of limitations</w:t>
      </w:r>
      <w:r>
        <w:rPr>
          <w:rStyle w:val="pxsep"/>
        </w:rPr>
        <w:t xml:space="preserve">-- </w:t>
      </w:r>
      <w:r>
        <w:rPr>
          <w:sz w:val="27"/>
          <w:szCs w:val="27"/>
        </w:rPr>
        <w:t>Stale judgment</w:t>
      </w:r>
    </w:p>
    <w:p w:rsidR="00074B4B" w:rsidRDefault="00074B4B">
      <w:pPr>
        <w:pStyle w:val="pxov"/>
        <w:rPr>
          <w:vanish/>
        </w:rPr>
      </w:pPr>
      <w:r>
        <w:rPr>
          <w:vanish/>
        </w:rPr>
        <w:t>FMS</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form.fid="I1931cc501c9c11e89b1a9289b2b31a40"</w:instrText>
      </w:r>
      <w:r>
        <w:fldChar w:fldCharType="end"/>
      </w:r>
      <w:r>
        <w:rPr>
          <w:color w:val="FF0000"/>
          <w:sz w:val="20"/>
          <w:szCs w:val="20"/>
          <w:vertAlign w:val="superscript"/>
        </w:rPr>
        <w:t>►</w:t>
      </w:r>
      <w:r>
        <w:fldChar w:fldCharType="begin"/>
      </w:r>
      <w:r>
        <w:instrText>p.ct.id="86611b80279711ee9dcac71aa3e1ee30|48|14:48"</w:instrText>
      </w:r>
      <w:r>
        <w:fldChar w:fldCharType="end"/>
      </w:r>
      <w:r>
        <w:t>Defendant states the judgment being sued upon expired and was not renewed.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p.ct.id="86611b80279711ee9dcac71aa3e1ee30|48|14:48"</w:instrText>
      </w:r>
      <w:r>
        <w:fldChar w:fldCharType="end"/>
      </w:r>
      <w:r>
        <w:t xml:space="preserve">Actions founded on a judgment of a court of record, whether of Iowa or of any other of the United States, or of the federal courts of the United States, must be brought within 20 years. </w:t>
      </w:r>
      <w:r>
        <w:rPr>
          <w:rStyle w:val="pxst"/>
          <w:color w:val="FF0000"/>
          <w:sz w:val="20"/>
          <w:szCs w:val="20"/>
          <w:vertAlign w:val="superscript"/>
        </w:rPr>
        <w:t>►</w:t>
      </w:r>
      <w:r>
        <w:rPr>
          <w:rStyle w:val="pxst"/>
        </w:rPr>
        <w:fldChar w:fldCharType="begin"/>
      </w:r>
      <w:r>
        <w:rPr>
          <w:rStyle w:val="pxst"/>
        </w:rPr>
        <w:instrText>st.ref.id="I01ZFIU"</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614.1(6)</w:t>
      </w:r>
      <w:r>
        <w:t xml:space="preserve">. However, no action can be brought upon any judgment against a defendant therein, rendered in any court of record of Iowa, within nine years after the rendition thereof, without leave of the court for good cause shown. If the adverse party is a resident of Iowa, reasonable notice of the application must be given to the adverse party. In addition, no action can be brought upon any judgment of a justice of the peace in Iowa within nine years after the same is rendered, unless the docket of the justice or record of such judgment is lost or destroyed. The time during which an action on a judgment is so prohibited is not excluded in computing the statutory period of limitation for an action thereon. See </w:t>
      </w:r>
      <w:r>
        <w:rPr>
          <w:rStyle w:val="pxcc"/>
          <w:color w:val="FF0000"/>
          <w:sz w:val="20"/>
          <w:szCs w:val="20"/>
          <w:vertAlign w:val="superscript"/>
        </w:rPr>
        <w:t>►</w:t>
      </w:r>
      <w:r>
        <w:rPr>
          <w:rStyle w:val="pxcc"/>
        </w:rPr>
        <w:fldChar w:fldCharType="begin"/>
      </w:r>
      <w:r>
        <w:rPr>
          <w:rStyle w:val="pxcc"/>
        </w:rPr>
        <w:instrText>cc.ref.id="I03NQTT"</w:instrText>
      </w:r>
      <w:r>
        <w:rPr>
          <w:rStyle w:val="pxcc"/>
        </w:rPr>
        <w:fldChar w:fldCharType="end"/>
      </w:r>
      <w:r>
        <w:rPr>
          <w:rStyle w:val="pxcc"/>
        </w:rPr>
        <w:t>Dakota, Minnesota &amp; Eastern Railroad d/b/a Canadian Pacific, Plaintiff, v. Iowa District Court for Louisa County, 2017 WL 2822481 (Iowa 2017)</w:t>
      </w:r>
      <w:r>
        <w:t xml:space="preserve"> (1977 judgment granting injunction of unspecified duration against a former owner of the right-of-way was enforceable nearly forty years later through contempt action against subsequent purchaser; 1977 judgment expired under </w:t>
      </w:r>
      <w:r>
        <w:rPr>
          <w:rStyle w:val="pxst"/>
          <w:color w:val="FF0000"/>
          <w:sz w:val="20"/>
          <w:szCs w:val="20"/>
          <w:vertAlign w:val="superscript"/>
        </w:rPr>
        <w:t>►</w:t>
      </w:r>
      <w:r>
        <w:rPr>
          <w:rStyle w:val="pxst"/>
        </w:rPr>
        <w:fldChar w:fldCharType="begin"/>
      </w:r>
      <w:r>
        <w:rPr>
          <w:rStyle w:val="pxst"/>
        </w:rPr>
        <w:instrText>st.ref.id="I0228NQ"</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614.1(6) (2013)</w:t>
      </w:r>
      <w:r>
        <w:t xml:space="preserve"> before proceeding to enforce it was commenced).</w:t>
      </w:r>
    </w:p>
    <w:p w:rsidR="00074B4B" w:rsidRDefault="00074B4B">
      <w:pPr>
        <w:pStyle w:val="pxs"/>
        <w:spacing w:before="180"/>
        <w:rPr>
          <w:sz w:val="27"/>
          <w:szCs w:val="27"/>
        </w:rPr>
      </w:pPr>
      <w:r>
        <w:rPr>
          <w:sz w:val="27"/>
          <w:szCs w:val="27"/>
        </w:rPr>
        <w:t>14:49. Statutes of limitations</w:t>
      </w:r>
      <w:r>
        <w:rPr>
          <w:rStyle w:val="pxsep"/>
        </w:rPr>
        <w:t xml:space="preserve">-- </w:t>
      </w:r>
      <w:r>
        <w:rPr>
          <w:sz w:val="27"/>
          <w:szCs w:val="27"/>
        </w:rPr>
        <w:t>Improvements to real property</w:t>
      </w:r>
    </w:p>
    <w:p w:rsidR="00074B4B" w:rsidRDefault="00074B4B">
      <w:pPr>
        <w:pStyle w:val="pxov"/>
        <w:rPr>
          <w:vanish/>
        </w:rPr>
      </w:pPr>
      <w:r>
        <w:rPr>
          <w:vanish/>
        </w:rPr>
        <w:t>FMS</w:t>
      </w:r>
    </w:p>
    <w:p w:rsidR="00074B4B" w:rsidRDefault="00074B4B">
      <w:pPr>
        <w:pStyle w:val="pxov"/>
        <w:rPr>
          <w:vanish/>
        </w:rPr>
      </w:pPr>
      <w:r>
        <w:rPr>
          <w:vanish/>
        </w:rPr>
        <w:t>FCV</w:t>
      </w:r>
    </w:p>
    <w:p w:rsidR="00074B4B" w:rsidRDefault="00074B4B">
      <w:pPr>
        <w:pStyle w:val="pxov"/>
        <w:rPr>
          <w:vanish/>
        </w:rPr>
      </w:pPr>
      <w:r>
        <w:rPr>
          <w:vanish/>
        </w:rPr>
        <w:t>FLG</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form.fid="I19321a701c9c11e89b1a9289b2b31a40"</w:instrText>
      </w:r>
      <w:r>
        <w:fldChar w:fldCharType="end"/>
      </w:r>
      <w:r>
        <w:rPr>
          <w:color w:val="FF0000"/>
          <w:sz w:val="20"/>
          <w:szCs w:val="20"/>
          <w:vertAlign w:val="superscript"/>
        </w:rPr>
        <w:t>►</w:t>
      </w:r>
      <w:r>
        <w:fldChar w:fldCharType="begin"/>
      </w:r>
      <w:r>
        <w:instrText>p.ct.id="86611b80279711ee9dcac71aa3e1ee30|49|14:49"</w:instrText>
      </w:r>
      <w:r>
        <w:fldChar w:fldCharType="end"/>
      </w:r>
      <w:r>
        <w:t xml:space="preserve">Plaintiff's claim relating to improvements to real property is barred by the statute of limitations in </w:t>
      </w:r>
      <w:r>
        <w:rPr>
          <w:rStyle w:val="pxst"/>
          <w:color w:val="FF0000"/>
          <w:sz w:val="20"/>
          <w:szCs w:val="20"/>
          <w:vertAlign w:val="superscript"/>
        </w:rPr>
        <w:t>►</w:t>
      </w:r>
      <w:r>
        <w:rPr>
          <w:rStyle w:val="pxst"/>
        </w:rPr>
        <w:fldChar w:fldCharType="begin"/>
      </w:r>
      <w:r>
        <w:rPr>
          <w:rStyle w:val="pxst"/>
        </w:rPr>
        <w:instrText>st.ref.id="I03KXP0"</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614.1(11)</w:t>
      </w:r>
      <w:r>
        <w: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rPr>
          <w:rStyle w:val="pxst"/>
          <w:color w:val="FF0000"/>
          <w:sz w:val="20"/>
          <w:szCs w:val="20"/>
          <w:vertAlign w:val="superscript"/>
        </w:rPr>
        <w:t>►</w:t>
      </w:r>
      <w:r>
        <w:rPr>
          <w:rStyle w:val="pxst"/>
        </w:rPr>
        <w:fldChar w:fldCharType="begin"/>
      </w:r>
      <w:r>
        <w:rPr>
          <w:rStyle w:val="pxst"/>
        </w:rPr>
        <w:instrText>st.ref.id="I03NQTW"</w:instrText>
      </w:r>
      <w:r>
        <w:rPr>
          <w:rStyle w:val="pxst"/>
        </w:rPr>
        <w:fldChar w:fldCharType="end"/>
      </w:r>
      <w:r>
        <w:rPr>
          <w:rStyle w:val="pxst"/>
        </w:rPr>
        <w:t xml:space="preserve">Iowa Code Ann. </w:t>
      </w:r>
      <w:r>
        <w:rPr>
          <w:rStyle w:val="pxst"/>
          <w:vanish/>
        </w:rPr>
        <w:t>&amp;s;</w:t>
      </w:r>
      <w:r>
        <w:rPr>
          <w:rStyle w:val="pxvis"/>
          <w:rFonts w:ascii="Times NewRoman" w:hAnsi="Times NewRoman"/>
          <w:b w:val="0"/>
          <w:sz w:val="24"/>
        </w:rPr>
        <w:t>§</w:t>
      </w:r>
      <w:r>
        <w:rPr>
          <w:rStyle w:val="pxst"/>
        </w:rPr>
        <w:t>614.1(1)</w:t>
      </w:r>
      <w:r>
        <w:t xml:space="preserve"> provides: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Improvements to real property.</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a. In addition to limitations contained elsewhere in this section, an action arising out of the unsafe or defective condition of an improvement to real property based on tort and implied warranty and for contribution and indemnity, and founded on injury to property, real or personal, or injury to the person or wrongful death, shall not be brought more than the number of years specified below after the date on which occurred the act or omission of the defendant alleged in the action to have been the cause of the injury or death:</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(1) For an action arising from or related to a nuclear power plant licensed by the United States nuclear regulatory commission or an interstate pipeline licensed by the federal energy regulatory commission, fifteen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(2) For an action arising from or related to residential construction, as defined in Section 572.1, 10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(3) For an action arising from or related to any other kind of improvement to real property, eight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 xml:space="preserve">b. Notwithstanding paragraph </w:t>
      </w:r>
      <w:r>
        <w:rPr>
          <w:vanish/>
        </w:rPr>
        <w:t>&amp;ldquo;</w:t>
      </w:r>
      <w:r>
        <w:rPr>
          <w:rStyle w:val="pxvis"/>
          <w:rFonts w:ascii="Times NewRoman" w:hAnsi="Times NewRoman"/>
          <w:b w:val="0"/>
          <w:sz w:val="24"/>
        </w:rPr>
        <w:t>“</w:t>
      </w:r>
      <w:r>
        <w:t>a</w:t>
      </w:r>
      <w:r>
        <w:rPr>
          <w:vanish/>
        </w:rPr>
        <w:t>&amp;rdquo;</w:t>
      </w:r>
      <w:r>
        <w:rPr>
          <w:rStyle w:val="pxvis"/>
          <w:rFonts w:ascii="Times NewRoman" w:hAnsi="Times NewRoman"/>
          <w:b w:val="0"/>
          <w:sz w:val="24"/>
        </w:rPr>
        <w:t>”</w:t>
      </w:r>
      <w:r>
        <w:t>, an action arising from or related to the intentional misconduct or fraudulent concealment of an unsafe or defective condition of an improvement to real property shall not be brought more than 15 years after the date on which occurred the act or omission of the defendant alleged in the action to have been the cause of the injury or death.</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c. If the unsafe or defective condition is discovered within one year prior to the expiration of the applicable period of repose, the period of repose shall be extended one year.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p.ct.id="86611b80279711ee9dcac71aa3e1ee30|49|14:49"</w:instrText>
      </w:r>
      <w:r>
        <w:fldChar w:fldCharType="end"/>
      </w:r>
      <w:r>
        <w:t>d. This subsection does not bar an action against a person solely in the person's capacity as an owner, occupant, or operator of an improvement to real property.</w:t>
      </w:r>
    </w:p>
    <w:p w:rsidR="00074B4B" w:rsidRDefault="00074B4B">
      <w:pPr>
        <w:pStyle w:val="pxs"/>
        <w:spacing w:before="180"/>
        <w:rPr>
          <w:sz w:val="27"/>
          <w:szCs w:val="27"/>
        </w:rPr>
      </w:pPr>
      <w:r>
        <w:rPr>
          <w:sz w:val="27"/>
          <w:szCs w:val="27"/>
        </w:rPr>
        <w:t>14:50. Statute of limitations</w:t>
      </w:r>
      <w:r>
        <w:rPr>
          <w:rStyle w:val="pxsep"/>
        </w:rPr>
        <w:t xml:space="preserve">-- </w:t>
      </w:r>
      <w:r>
        <w:rPr>
          <w:vanish/>
          <w:sz w:val="27"/>
          <w:szCs w:val="27"/>
        </w:rPr>
        <w:t>&amp;ldquo;</w:t>
      </w:r>
      <w:r>
        <w:rPr>
          <w:rStyle w:val="pxvis"/>
          <w:rFonts w:ascii="Times NewRoman" w:hAnsi="Times NewRoman"/>
          <w:b w:val="0"/>
          <w:sz w:val="27"/>
          <w:szCs w:val="27"/>
        </w:rPr>
        <w:t>“</w:t>
      </w:r>
      <w:r>
        <w:rPr>
          <w:sz w:val="27"/>
          <w:szCs w:val="27"/>
        </w:rPr>
        <w:t>Possession</w:t>
      </w:r>
      <w:r>
        <w:rPr>
          <w:vanish/>
          <w:sz w:val="27"/>
          <w:szCs w:val="27"/>
        </w:rPr>
        <w:t>&amp;rdquo;</w:t>
      </w:r>
      <w:r>
        <w:rPr>
          <w:rStyle w:val="pxvis"/>
          <w:rFonts w:ascii="Times NewRoman" w:hAnsi="Times NewRoman"/>
          <w:b w:val="0"/>
          <w:sz w:val="27"/>
          <w:szCs w:val="27"/>
        </w:rPr>
        <w:t>”</w:t>
      </w:r>
      <w:r>
        <w:rPr>
          <w:sz w:val="27"/>
          <w:szCs w:val="27"/>
        </w:rPr>
        <w:t xml:space="preserve"> statute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tk.ref.id="I03I4K6"</w:instrText>
      </w:r>
      <w:r>
        <w:rPr>
          <w:rStyle w:val="pxtk"/>
        </w:rPr>
        <w:fldChar w:fldCharType="end"/>
      </w:r>
      <w:r>
        <w:rPr>
          <w:rStyle w:val="pxtk"/>
        </w:rPr>
        <w:t>West's Key Number Digest, Adverse Possession &amp;key; 110</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tk.ref.id="I03KXP2"</w:instrText>
      </w:r>
      <w:r>
        <w:rPr>
          <w:rStyle w:val="pxtk"/>
        </w:rPr>
        <w:fldChar w:fldCharType="end"/>
      </w:r>
      <w:r>
        <w:rPr>
          <w:rStyle w:val="pxtk"/>
        </w:rPr>
        <w:t>West's Key Number Digest, Limitation of Actions &amp;key; 181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rc.ref.id="I01ZFIY"</w:instrText>
      </w:r>
      <w:r>
        <w:rPr>
          <w:rStyle w:val="pxrc"/>
        </w:rPr>
        <w:fldChar w:fldCharType="end"/>
      </w:r>
      <w:r>
        <w:rPr>
          <w:rStyle w:val="pxrc"/>
        </w:rPr>
        <w:t xml:space="preserve">C.J.S., Adverse Possession </w:t>
      </w:r>
      <w:r>
        <w:rPr>
          <w:rStyle w:val="pxrc"/>
          <w:vanish/>
        </w:rPr>
        <w:t>&amp;ss;</w:t>
      </w:r>
      <w:r>
        <w:rPr>
          <w:rStyle w:val="pxvis"/>
          <w:rFonts w:ascii="Times NewRoman" w:hAnsi="Times NewRoman"/>
          <w:b w:val="0"/>
          <w:sz w:val="24"/>
        </w:rPr>
        <w:t>§§</w:t>
      </w:r>
      <w:r>
        <w:rPr>
          <w:rStyle w:val="pxrc"/>
        </w:rPr>
        <w:t>255 to 256, 259, 321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rc.ref.id="I0228NU"</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275 to 285</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form.fid="I6dc22370a62311dfa8bb0000837214a9"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 xml:space="preserve">Defendant holds record title to real estate described in the Petition under ____, who became the record owner thereof on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Thereafter, the actual possession of the premises was held by ____ and those persons who were grantees and successors in interest as shown by the records of ____ county.</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No adverse claim was timely filed, and therefore Plaintiff's claim is barred by statute.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 xml:space="preserve">The Iowa Possession Statute, </w:t>
      </w:r>
      <w:r>
        <w:rPr>
          <w:rStyle w:val="pxst"/>
          <w:color w:val="FF0000"/>
          <w:sz w:val="20"/>
          <w:szCs w:val="20"/>
          <w:vertAlign w:val="superscript"/>
        </w:rPr>
        <w:t>►</w:t>
      </w:r>
      <w:r>
        <w:rPr>
          <w:rStyle w:val="pxst"/>
        </w:rPr>
        <w:fldChar w:fldCharType="begin"/>
      </w:r>
      <w:r>
        <w:rPr>
          <w:rStyle w:val="pxst"/>
        </w:rPr>
        <w:instrText>st.ref.id="I03I4LC"</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614.17</w:t>
      </w:r>
      <w:r>
        <w:t>, is a special statute that establishes a statute of limitations for filing claims dealing with possession of real estate. The legislature periodically up-dates the dates contained in that section.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 xml:space="preserve">A similar statute, </w:t>
      </w:r>
      <w:r>
        <w:rPr>
          <w:rStyle w:val="pxst"/>
          <w:color w:val="FF0000"/>
          <w:sz w:val="20"/>
          <w:szCs w:val="20"/>
          <w:vertAlign w:val="superscript"/>
        </w:rPr>
        <w:t>►</w:t>
      </w:r>
      <w:r>
        <w:rPr>
          <w:rStyle w:val="pxst"/>
        </w:rPr>
        <w:fldChar w:fldCharType="begin"/>
      </w:r>
      <w:r>
        <w:rPr>
          <w:rStyle w:val="pxst"/>
        </w:rPr>
        <w:instrText>st.ref.id="I03KXQ8"</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614.21</w:t>
      </w:r>
      <w:r>
        <w:t xml:space="preserve">, deals with </w:t>
      </w:r>
      <w:r>
        <w:rPr>
          <w:vanish/>
        </w:rPr>
        <w:t>&amp;ldquo;</w:t>
      </w:r>
      <w:r>
        <w:rPr>
          <w:rStyle w:val="pxvis"/>
          <w:rFonts w:ascii="Times NewRoman" w:hAnsi="Times NewRoman"/>
          <w:b w:val="0"/>
          <w:sz w:val="24"/>
        </w:rPr>
        <w:t>“</w:t>
      </w:r>
      <w:r>
        <w:t>ancient mortgages</w:t>
      </w:r>
      <w:r>
        <w:rPr>
          <w:vanish/>
        </w:rPr>
        <w:t>&amp;rdquo;</w:t>
      </w:r>
      <w:r>
        <w:rPr>
          <w:rStyle w:val="pxvis"/>
          <w:rFonts w:ascii="Times NewRoman" w:hAnsi="Times NewRoman"/>
          <w:b w:val="0"/>
          <w:sz w:val="24"/>
        </w:rPr>
        <w:t>”</w:t>
      </w:r>
      <w:r>
        <w:t xml:space="preserve"> and may be adapted from this form to fit the requirements of that statute.</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rPr>
          <w:rStyle w:val="pxst"/>
          <w:color w:val="FF0000"/>
          <w:sz w:val="20"/>
          <w:szCs w:val="20"/>
          <w:vertAlign w:val="superscript"/>
        </w:rPr>
        <w:t>►</w:t>
      </w:r>
      <w:r>
        <w:rPr>
          <w:rStyle w:val="pxst"/>
        </w:rPr>
        <w:fldChar w:fldCharType="begin"/>
      </w:r>
      <w:r>
        <w:rPr>
          <w:rStyle w:val="pxst"/>
        </w:rPr>
        <w:instrText>st.ref.id="I0704C6"</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614.17A</w:t>
      </w:r>
      <w:r>
        <w:t xml:space="preserve"> applies to claims to real estate after 1992: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1. After July 1, 1992, an action shall not be maintained in a court, either at law or in equity, in order to recover or establish an interest in or claim to real estate if all the following conditions are satisfied:</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a. The action is based upon a claim arising more than ten years earlier or existing for more than ten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b. The action is against the holder of the record title to the real estate in possession.</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c. The holder of the record title to the real estate in possession and the holder's immediate or remote grantors are shown by the record to have held chain of title to the real estate for more than ten years.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2.a. The claimant within ten years of the date on which the claim arose or first existed must file with the county recorder in the county where the real estate is located a written statement which is duly acknowledged and definitely describes the real estate involved, the nature and extent of the right of interest claimed, and the facts upon which the claim is based. The claimant must file the statement in person or by the claimant's attorney or agent. If the claimant is a minor or under a legal disability, the statement must be filed by the claimant's guardian, trustee, or by either parent.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b. The filing of a claim shall extend for a further period of ten years the time within which such action may be brought by any person entitled to bring the claim. The person may file extensions for successive claims.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p.ct.id="86611b80279711ee9dcac71aa3e1ee30|50|14:50"</w:instrText>
      </w:r>
      <w:r>
        <w:fldChar w:fldCharType="end"/>
      </w:r>
      <w:r>
        <w:t xml:space="preserve">3. Nothing in this section shall be construed to revive any cause of action barred by </w:t>
      </w:r>
      <w:r>
        <w:rPr>
          <w:vanish/>
        </w:rPr>
        <w:t>&amp;s;</w:t>
      </w:r>
      <w:r>
        <w:rPr>
          <w:rStyle w:val="pxvis"/>
          <w:rFonts w:ascii="Times NewRoman" w:hAnsi="Times NewRoman"/>
          <w:b w:val="0"/>
          <w:sz w:val="24"/>
        </w:rPr>
        <w:t>§</w:t>
      </w:r>
      <w:r>
        <w:t xml:space="preserve"> 614.17.</w:t>
      </w:r>
    </w:p>
    <w:p w:rsidR="00074B4B" w:rsidRDefault="00074B4B">
      <w:pPr>
        <w:pStyle w:val="pxformcp"/>
      </w:pPr>
      <w:r>
        <w:t xml:space="preserve">The statute bars only those actions seeking to recover or establish an interest in or claim to real estate and does not apply to an action for money damages. </w:t>
      </w:r>
      <w:r>
        <w:rPr>
          <w:rStyle w:val="pxcc"/>
          <w:color w:val="FF0000"/>
          <w:sz w:val="20"/>
          <w:szCs w:val="20"/>
          <w:vertAlign w:val="superscript"/>
        </w:rPr>
        <w:t>►</w:t>
      </w:r>
      <w:r>
        <w:rPr>
          <w:rStyle w:val="pxcc"/>
        </w:rPr>
        <w:fldChar w:fldCharType="begin"/>
      </w:r>
      <w:r>
        <w:rPr>
          <w:rStyle w:val="pxcc"/>
        </w:rPr>
        <w:instrText>cc.ref.id="I04V3RS"</w:instrText>
      </w:r>
      <w:r>
        <w:rPr>
          <w:rStyle w:val="pxcc"/>
        </w:rPr>
        <w:fldChar w:fldCharType="end"/>
      </w:r>
      <w:r>
        <w:rPr>
          <w:rStyle w:val="pxcc"/>
        </w:rPr>
        <w:t>Matter of Estate of Franken, 944 N.W.2d 853, 860 (Iowa 2020), as amended, (Aug. 17, 2020)</w:t>
      </w:r>
      <w:r>
        <w:t>.</w:t>
      </w:r>
    </w:p>
    <w:p w:rsidR="00074B4B" w:rsidRDefault="00074B4B">
      <w:pPr>
        <w:pStyle w:val="pxs"/>
        <w:spacing w:before="180"/>
        <w:rPr>
          <w:sz w:val="27"/>
          <w:szCs w:val="27"/>
        </w:rPr>
      </w:pPr>
      <w:r>
        <w:rPr>
          <w:sz w:val="27"/>
          <w:szCs w:val="27"/>
        </w:rPr>
        <w:t>14:51. Statute of limitations</w:t>
      </w:r>
      <w:r>
        <w:rPr>
          <w:rStyle w:val="pxsep"/>
        </w:rPr>
        <w:t xml:space="preserve">-- </w:t>
      </w:r>
      <w:r>
        <w:rPr>
          <w:sz w:val="27"/>
          <w:szCs w:val="27"/>
        </w:rPr>
        <w:t>Limitation against stale reversion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tk.ref.id="I03NQV4"</w:instrText>
      </w:r>
      <w:r>
        <w:rPr>
          <w:rStyle w:val="pxtk"/>
        </w:rPr>
        <w:fldChar w:fldCharType="end"/>
      </w:r>
      <w:r>
        <w:rPr>
          <w:rStyle w:val="pxtk"/>
        </w:rPr>
        <w:t>West's Key Number Digest, Adverse Possession &amp;key; 110</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tk.ref.id="I03QK00"</w:instrText>
      </w:r>
      <w:r>
        <w:rPr>
          <w:rStyle w:val="pxtk"/>
        </w:rPr>
        <w:fldChar w:fldCharType="end"/>
      </w:r>
      <w:r>
        <w:rPr>
          <w:rStyle w:val="pxtk"/>
        </w:rPr>
        <w:t>West's Key Number Digest, Limitation of Actions &amp;key; 181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rc.ref.id="I01ZFOT"</w:instrText>
      </w:r>
      <w:r>
        <w:rPr>
          <w:rStyle w:val="pxrc"/>
        </w:rPr>
        <w:fldChar w:fldCharType="end"/>
      </w:r>
      <w:r>
        <w:rPr>
          <w:rStyle w:val="pxrc"/>
        </w:rPr>
        <w:t xml:space="preserve">C.J.S., Adverse Possession </w:t>
      </w:r>
      <w:r>
        <w:rPr>
          <w:rStyle w:val="pxrc"/>
          <w:vanish/>
        </w:rPr>
        <w:t>&amp;ss;</w:t>
      </w:r>
      <w:r>
        <w:rPr>
          <w:rStyle w:val="pxvis"/>
          <w:rFonts w:ascii="Times NewRoman" w:hAnsi="Times NewRoman"/>
          <w:b w:val="0"/>
          <w:sz w:val="24"/>
        </w:rPr>
        <w:t>§§</w:t>
      </w:r>
      <w:r>
        <w:rPr>
          <w:rStyle w:val="pxrc"/>
        </w:rPr>
        <w:t>255 to 256, 259, 321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rc.ref.id="I0228TP"</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275 to 285</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form.fid="I6dc509a0a62311dfa8bb0000837214a9"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Defendant holds record title to the real estate described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Defendant is in possession of the real estate.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 xml:space="preserve">Plaintiff's claim, if any, rests on an instrument recorded on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Plaintiff's claim for the interest that Plaintiff now asserts was not filed within 21 years after the instrument referred to in paragraph 3.</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5.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 xml:space="preserve">This action was commenced on </w:t>
      </w:r>
      <w:r>
        <w:rPr>
          <w:rStyle w:val="pxfinstr"/>
          <w:i/>
          <w:iCs/>
        </w:rPr>
        <w:t>[date]</w:t>
      </w:r>
      <w:r>
        <w:t>, which is more than 21 years after the recording of the instrument referred to in paragraph 3 and is therefore barred.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p.ct.id="86611b80279711ee9dcac71aa3e1ee30|51|14:51"</w:instrText>
      </w:r>
      <w:r>
        <w:fldChar w:fldCharType="end"/>
      </w:r>
      <w:r>
        <w:t xml:space="preserve">The defense illustrated in this form is one that may be asserted only by the record title holder in possession of property. If no claim was filed pursuant to </w:t>
      </w:r>
      <w:r>
        <w:rPr>
          <w:rStyle w:val="pxst"/>
          <w:color w:val="FF0000"/>
          <w:sz w:val="20"/>
          <w:szCs w:val="20"/>
          <w:vertAlign w:val="superscript"/>
        </w:rPr>
        <w:t>►</w:t>
      </w:r>
      <w:r>
        <w:rPr>
          <w:rStyle w:val="pxst"/>
        </w:rPr>
        <w:fldChar w:fldCharType="begin"/>
      </w:r>
      <w:r>
        <w:rPr>
          <w:rStyle w:val="pxst"/>
        </w:rPr>
        <w:instrText>st.ref.id="I03I4LE"</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614.24</w:t>
      </w:r>
      <w:r>
        <w:t>, the claims are barred if they come within the terms of that statute. If the claim was filed within the time period, but is somehow defective, the specific defects alleged should be pleaded.</w:t>
      </w:r>
    </w:p>
    <w:p w:rsidR="00074B4B" w:rsidRDefault="00074B4B">
      <w:pPr>
        <w:pStyle w:val="pxs"/>
        <w:spacing w:before="180"/>
        <w:rPr>
          <w:sz w:val="27"/>
          <w:szCs w:val="27"/>
        </w:rPr>
      </w:pPr>
      <w:r>
        <w:rPr>
          <w:sz w:val="27"/>
          <w:szCs w:val="27"/>
        </w:rPr>
        <w:t>14:52. Statute of limitations</w:t>
      </w:r>
      <w:r>
        <w:rPr>
          <w:rStyle w:val="pxsep"/>
        </w:rPr>
        <w:t xml:space="preserve">-- </w:t>
      </w:r>
      <w:r>
        <w:rPr>
          <w:sz w:val="27"/>
          <w:szCs w:val="27"/>
        </w:rPr>
        <w:t>Bar of foreign jurisdiction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tk.ref.id="I03I4R2"</w:instrText>
      </w:r>
      <w:r>
        <w:rPr>
          <w:rStyle w:val="pxtk"/>
        </w:rPr>
        <w:fldChar w:fldCharType="end"/>
      </w:r>
      <w:r>
        <w:rPr>
          <w:rStyle w:val="pxtk"/>
        </w:rPr>
        <w:t>West's Key Number Digest, Limitation of Actions &amp;key; 2, 180, 181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tk.ref.id="I03QK5Q"</w:instrText>
      </w:r>
      <w:r>
        <w:rPr>
          <w:rStyle w:val="pxtk"/>
        </w:rPr>
        <w:fldChar w:fldCharType="end"/>
      </w:r>
      <w:r>
        <w:rPr>
          <w:rStyle w:val="pxtk"/>
        </w:rPr>
        <w:t>West's Key Number Digest, Statutes &amp;key; 281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rc.ref.id="I01ZFPZ"</w:instrText>
      </w:r>
      <w:r>
        <w:rPr>
          <w:rStyle w:val="pxrc"/>
        </w:rPr>
        <w:fldChar w:fldCharType="end"/>
      </w:r>
      <w:r>
        <w:rPr>
          <w:rStyle w:val="pxrc"/>
        </w:rPr>
        <w:t xml:space="preserve">C.J.S., Conflict of Laws </w:t>
      </w:r>
      <w:r>
        <w:rPr>
          <w:rStyle w:val="pxrc"/>
          <w:vanish/>
        </w:rPr>
        <w:t>&amp;s;</w:t>
      </w:r>
      <w:r>
        <w:rPr>
          <w:rStyle w:val="pxvis"/>
          <w:rFonts w:ascii="Times NewRoman" w:hAnsi="Times NewRoman"/>
          <w:b w:val="0"/>
          <w:sz w:val="24"/>
        </w:rPr>
        <w:t>§</w:t>
      </w:r>
      <w:r>
        <w:rPr>
          <w:rStyle w:val="pxrc"/>
        </w:rPr>
        <w:t>101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rc.ref.id="I0228UV"</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26 to 31, 275 to 285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rc.ref.id="I0251ZR"</w:instrText>
      </w:r>
      <w:r>
        <w:rPr>
          <w:rStyle w:val="pxrc"/>
        </w:rPr>
        <w:fldChar w:fldCharType="end"/>
      </w:r>
      <w:r>
        <w:rPr>
          <w:rStyle w:val="pxrc"/>
        </w:rPr>
        <w:t xml:space="preserve">C.J.S., Statutes </w:t>
      </w:r>
      <w:r>
        <w:rPr>
          <w:rStyle w:val="pxrc"/>
          <w:vanish/>
        </w:rPr>
        <w:t>&amp;ss;</w:t>
      </w:r>
      <w:r>
        <w:rPr>
          <w:rStyle w:val="pxvis"/>
          <w:rFonts w:ascii="Times NewRoman" w:hAnsi="Times NewRoman"/>
          <w:b w:val="0"/>
          <w:sz w:val="24"/>
        </w:rPr>
        <w:t>§§</w:t>
      </w:r>
      <w:r>
        <w:rPr>
          <w:rStyle w:val="pxrc"/>
        </w:rPr>
        <w:t>438 to 440</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form.fid="I6dc94f60a62311dfa8bb0000837214a9"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p.ct.id="86611b80279711ee9dcac71aa3e1ee30|52|14:52"</w:instrText>
      </w:r>
      <w:r>
        <w:fldChar w:fldCharType="end"/>
      </w:r>
      <w:r>
        <w:t xml:space="preserve">For more than three years after the alleged claim arose, Defendant lived in </w:t>
      </w:r>
      <w:r>
        <w:rPr>
          <w:rStyle w:val="pxfinstr"/>
          <w:i/>
          <w:iCs/>
        </w:rPr>
        <w:t>[country]</w:t>
      </w:r>
      <w:r>
        <w:t xml:space="preserve"> (</w:t>
      </w:r>
      <w:r>
        <w:rPr>
          <w:rStyle w:val="pxi"/>
          <w:i/>
          <w:iCs/>
        </w:rPr>
        <w:t>or</w:t>
      </w:r>
      <w:r>
        <w:t xml:space="preserve"> This alleged claim is based on a contract which arose in </w:t>
      </w:r>
      <w:r>
        <w:rPr>
          <w:rStyle w:val="pxfinstr"/>
          <w:i/>
          <w:iCs/>
        </w:rPr>
        <w:t>[country]</w:t>
      </w:r>
      <w:r>
        <w:t xml:space="preserve"> (</w:t>
      </w:r>
      <w:r>
        <w:rPr>
          <w:rStyle w:val="pxi"/>
          <w:i/>
          <w:iCs/>
        </w:rPr>
        <w:t>or</w:t>
      </w:r>
      <w:r>
        <w:t xml:space="preserve"> an injury occurring in </w:t>
      </w:r>
      <w:r>
        <w:rPr>
          <w:rStyle w:val="pxfinstr"/>
          <w:i/>
          <w:iCs/>
        </w:rPr>
        <w:t>[country]</w:t>
      </w:r>
      <w:r>
        <w:t>), and Defendant was thereafter for more than three years a resident of such country).</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p.ct.id="86611b80279711ee9dcac71aa3e1ee30|52|14:52"</w:instrText>
      </w:r>
      <w:r>
        <w:fldChar w:fldCharType="end"/>
      </w:r>
      <w:r>
        <w:t>The laws of such foreign country provide that such actions are barred if not begun within three years after they arise.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p.ct.id="86611b80279711ee9dcac71aa3e1ee30|52|14:52"</w:instrText>
      </w:r>
      <w:r>
        <w:fldChar w:fldCharType="end"/>
      </w:r>
      <w:r>
        <w:t>This claim did not arise in Iowa and was not commenced against Defendant until after the time permitted by foreign law, and is, accordingly, barred in Iowa.</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p.ct.id="86611b80279711ee9dcac71aa3e1ee30|52|14:52"</w:instrText>
      </w:r>
      <w:r>
        <w:fldChar w:fldCharType="end"/>
      </w:r>
      <w:r>
        <w:t xml:space="preserve">This form should be used when a cause of action has been fully barred by the laws of any country where the defendant previously resided. If the action is barred in the foreign country, and the cause of action did not arise in Iowa, it will also be so regarded within this state. </w:t>
      </w:r>
      <w:r>
        <w:rPr>
          <w:rStyle w:val="pxst"/>
          <w:color w:val="FF0000"/>
          <w:sz w:val="20"/>
          <w:szCs w:val="20"/>
          <w:vertAlign w:val="superscript"/>
        </w:rPr>
        <w:t>►</w:t>
      </w:r>
      <w:r>
        <w:rPr>
          <w:rStyle w:val="pxst"/>
        </w:rPr>
        <w:fldChar w:fldCharType="begin"/>
      </w:r>
      <w:r>
        <w:rPr>
          <w:rStyle w:val="pxst"/>
        </w:rPr>
        <w:instrText>st.ref.id="I03I4R4"</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614.7</w:t>
      </w:r>
      <w:r>
        <w:t>.</w:t>
      </w:r>
    </w:p>
    <w:p w:rsidR="00074B4B" w:rsidRDefault="00074B4B">
      <w:pPr>
        <w:pStyle w:val="pxs"/>
        <w:spacing w:before="180"/>
        <w:rPr>
          <w:sz w:val="27"/>
          <w:szCs w:val="27"/>
        </w:rPr>
      </w:pPr>
      <w:r>
        <w:rPr>
          <w:sz w:val="27"/>
          <w:szCs w:val="27"/>
        </w:rPr>
        <w:t>14:53. Statute of limitations</w:t>
      </w:r>
      <w:r>
        <w:rPr>
          <w:rStyle w:val="pxsep"/>
        </w:rPr>
        <w:t xml:space="preserve">-- </w:t>
      </w:r>
      <w:r>
        <w:rPr>
          <w:sz w:val="27"/>
          <w:szCs w:val="27"/>
        </w:rPr>
        <w:t>Alleging discovery to invoke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tk.ref.id="I03KXW0"</w:instrText>
      </w:r>
      <w:r>
        <w:rPr>
          <w:rStyle w:val="pxtk"/>
        </w:rPr>
        <w:fldChar w:fldCharType="end"/>
      </w:r>
      <w:r>
        <w:rPr>
          <w:rStyle w:val="pxtk"/>
        </w:rPr>
        <w:t>West's Key Number Digest, Limitation of Actions &amp;key; 95 to 98, 180, 181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rc.ref.id="I01ZFVT"</w:instrText>
      </w:r>
      <w:r>
        <w:rPr>
          <w:rStyle w:val="pxrc"/>
        </w:rPr>
        <w:fldChar w:fldCharType="end"/>
      </w:r>
      <w:r>
        <w:rPr>
          <w:rStyle w:val="pxrc"/>
        </w:rPr>
        <w:t xml:space="preserve">C.J.S., Employer to Employee Relationship </w:t>
      </w:r>
      <w:r>
        <w:rPr>
          <w:rStyle w:val="pxrc"/>
          <w:vanish/>
        </w:rPr>
        <w:t>&amp;s;</w:t>
      </w:r>
      <w:r>
        <w:rPr>
          <w:rStyle w:val="pxvis"/>
          <w:rFonts w:ascii="Times NewRoman" w:hAnsi="Times NewRoman"/>
          <w:b w:val="0"/>
          <w:sz w:val="24"/>
        </w:rPr>
        <w:t>§</w:t>
      </w:r>
      <w:r>
        <w:rPr>
          <w:rStyle w:val="pxrc"/>
        </w:rPr>
        <w:t>87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rc.ref.id="I02290P"</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86 to 87, 92, 131, 138, 142, 164 to 165, 167 to 168, 170 to 176, 183, 192 to 205, 275 to 285, 301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rc.ref.id="I01ZFVW"</w:instrText>
      </w:r>
      <w:r>
        <w:rPr>
          <w:rStyle w:val="pxrc"/>
        </w:rPr>
        <w:fldChar w:fldCharType="end"/>
      </w:r>
      <w:r>
        <w:rPr>
          <w:rStyle w:val="pxrc"/>
        </w:rPr>
        <w:t xml:space="preserve">C.J.S., Physicians, Surgeons, and Other Health-Care Providers </w:t>
      </w:r>
      <w:r>
        <w:rPr>
          <w:rStyle w:val="pxrc"/>
          <w:vanish/>
        </w:rPr>
        <w:t>&amp;s;</w:t>
      </w:r>
      <w:r>
        <w:rPr>
          <w:rStyle w:val="pxvis"/>
          <w:rFonts w:ascii="Times NewRoman" w:hAnsi="Times NewRoman"/>
          <w:b w:val="0"/>
          <w:sz w:val="24"/>
        </w:rPr>
        <w:t>§</w:t>
      </w:r>
      <w:r>
        <w:rPr>
          <w:rStyle w:val="pxrc"/>
        </w:rPr>
        <w:t>107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rc.ref.id="I02290S"</w:instrText>
      </w:r>
      <w:r>
        <w:rPr>
          <w:rStyle w:val="pxrc"/>
        </w:rPr>
        <w:fldChar w:fldCharType="end"/>
      </w:r>
      <w:r>
        <w:rPr>
          <w:rStyle w:val="pxrc"/>
        </w:rPr>
        <w:t xml:space="preserve">C.J.S., Racketeer Influenced and Corrupt Organizations </w:t>
      </w:r>
      <w:r>
        <w:rPr>
          <w:rStyle w:val="pxrc"/>
          <w:vanish/>
        </w:rPr>
        <w:t>&amp;s;</w:t>
      </w:r>
      <w:r>
        <w:rPr>
          <w:rStyle w:val="pxvis"/>
          <w:rFonts w:ascii="Times NewRoman" w:hAnsi="Times NewRoman"/>
          <w:b w:val="0"/>
          <w:sz w:val="24"/>
        </w:rPr>
        <w:t>§</w:t>
      </w:r>
      <w:r>
        <w:rPr>
          <w:rStyle w:val="pxrc"/>
        </w:rPr>
        <w:t>16</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form.fid="I6dca60d0a62311dfa8bb0000837214a9"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p.ct.id="86611b80279711ee9dcac71aa3e1ee30|53|14:53"</w:instrText>
      </w:r>
      <w:r>
        <w:fldChar w:fldCharType="end"/>
      </w:r>
      <w:r>
        <w:t>Although Plaintiff claims fraud, Defendant denies that Plaintiff did not discover the facts within the meaning of the statute, and states that Plaintiff had knowledge of the facts for more than five years prior to commencement of this action.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p.ct.id="86611b80279711ee9dcac71aa3e1ee30|53|14:53"</w:instrText>
      </w:r>
      <w:r>
        <w:fldChar w:fldCharType="end"/>
      </w:r>
      <w:r>
        <w:t>Any claim arose more than five years theretofore, so that this action is barred.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p.ct.id="86611b80279711ee9dcac71aa3e1ee30|53|14:53"</w:instrText>
      </w:r>
      <w:r>
        <w:fldChar w:fldCharType="end"/>
      </w:r>
      <w:r>
        <w:t xml:space="preserve">Statutes of limitations do not begin to run until the cause of action accrues. </w:t>
      </w:r>
      <w:r>
        <w:rPr>
          <w:rStyle w:val="pxst"/>
          <w:color w:val="FF0000"/>
          <w:sz w:val="20"/>
          <w:szCs w:val="20"/>
          <w:vertAlign w:val="superscript"/>
        </w:rPr>
        <w:t>►</w:t>
      </w:r>
      <w:r>
        <w:rPr>
          <w:rStyle w:val="pxst"/>
        </w:rPr>
        <w:fldChar w:fldCharType="begin"/>
      </w:r>
      <w:r>
        <w:rPr>
          <w:rStyle w:val="pxst"/>
        </w:rPr>
        <w:instrText>st.ref.id="I03QK5U"</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614.1</w:t>
      </w:r>
      <w:r>
        <w:t xml:space="preserve">. Certain causes of action, such as for fraud, mistake, or trespass to real property, do not accrue until such time as the fraud, mistake, or trespass has been discovered by the aggrieved party. </w:t>
      </w:r>
      <w:r>
        <w:rPr>
          <w:rStyle w:val="pxst"/>
          <w:color w:val="FF0000"/>
          <w:sz w:val="20"/>
          <w:szCs w:val="20"/>
          <w:vertAlign w:val="superscript"/>
        </w:rPr>
        <w:t>►</w:t>
      </w:r>
      <w:r>
        <w:rPr>
          <w:rStyle w:val="pxst"/>
        </w:rPr>
        <w:fldChar w:fldCharType="begin"/>
      </w:r>
      <w:r>
        <w:rPr>
          <w:rStyle w:val="pxst"/>
        </w:rPr>
        <w:instrText>st.ref.id="I03I4R9"</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614.4</w:t>
      </w:r>
      <w:r>
        <w:t>. This form may be used to meet allegations regarding such late discovery.</w:t>
      </w:r>
    </w:p>
    <w:p w:rsidR="00074B4B" w:rsidRDefault="00074B4B">
      <w:pPr>
        <w:pStyle w:val="pxs"/>
        <w:spacing w:before="180"/>
        <w:rPr>
          <w:sz w:val="27"/>
          <w:szCs w:val="27"/>
        </w:rPr>
      </w:pPr>
      <w:r>
        <w:rPr>
          <w:sz w:val="27"/>
          <w:szCs w:val="27"/>
        </w:rPr>
        <w:t>14:54. Statute of limitations</w:t>
      </w:r>
      <w:r>
        <w:rPr>
          <w:rStyle w:val="pxsep"/>
        </w:rPr>
        <w:t xml:space="preserve">-- </w:t>
      </w:r>
      <w:r>
        <w:rPr>
          <w:sz w:val="27"/>
          <w:szCs w:val="27"/>
        </w:rPr>
        <w:t>Claiming short period where petition claims longer one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tk.ref.id="I03KXW5"</w:instrText>
      </w:r>
      <w:r>
        <w:rPr>
          <w:rStyle w:val="pxtk"/>
        </w:rPr>
        <w:fldChar w:fldCharType="end"/>
      </w:r>
      <w:r>
        <w:rPr>
          <w:rStyle w:val="pxtk"/>
        </w:rPr>
        <w:t>West's Key Number Digest, Limitation of Actions &amp;key; 180, 181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rc.ref.id="I01ZNS8"</w:instrText>
      </w:r>
      <w:r>
        <w:rPr>
          <w:rStyle w:val="pxrc"/>
        </w:rPr>
        <w:fldChar w:fldCharType="end"/>
      </w:r>
      <w:r>
        <w:rPr>
          <w:rStyle w:val="pxrc"/>
        </w:rPr>
        <w:t xml:space="preserve">C.J.S., Limitations of Actions </w:t>
      </w:r>
      <w:r>
        <w:rPr>
          <w:rStyle w:val="pxrc"/>
          <w:vanish/>
        </w:rPr>
        <w:t>&amp;ss;</w:t>
      </w:r>
      <w:r>
        <w:rPr>
          <w:rStyle w:val="pxvis"/>
          <w:rFonts w:ascii="Times NewRoman" w:hAnsi="Times NewRoman"/>
          <w:b w:val="0"/>
          <w:sz w:val="24"/>
        </w:rPr>
        <w:t>§§</w:t>
      </w:r>
      <w:r>
        <w:rPr>
          <w:rStyle w:val="pxrc"/>
        </w:rPr>
        <w:t>275 to 285</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form.fid="I6dccf8e0a62311dfa8bb0000837214a9"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This action is for rental, use or possession of real estate as to which there is no writing, and no open current account.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 xml:space="preserve">Plaintiff commenced this action on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Any possession held by Plaintiff was as a tenant at will.</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Accordingly, Plaintiff's claim for rent or on account of any possession, use or occupancy more than 61 months before such date is barred.</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fl"/>
        <w:ind w:left="500"/>
      </w:pPr>
      <w:r>
        <w:t xml:space="preserve"> </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Plaintiff has no such continuous, current, open account as is claimed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 xml:space="preserve">Any current, open account began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Any items claimed before that date are part of an account which was previously closed, more than five years before Plaintiff filed the Petition herein, and are barred.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This form should be used where the plaintiff attempts to claim a longer period of limitations than is borne out by the facts.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p.ct.id="86611b80279711ee9dcac71aa3e1ee30|54|14:54"</w:instrText>
      </w:r>
      <w:r>
        <w:fldChar w:fldCharType="end"/>
      </w:r>
      <w:r>
        <w:t>This form contains examples of the two most common areas where this issue may arise.</w:t>
      </w:r>
    </w:p>
    <w:p w:rsidR="00074B4B" w:rsidRDefault="00074B4B">
      <w:pPr>
        <w:pStyle w:val="pxs"/>
        <w:spacing w:before="180"/>
        <w:rPr>
          <w:sz w:val="27"/>
          <w:szCs w:val="27"/>
        </w:rPr>
      </w:pPr>
      <w:r>
        <w:rPr>
          <w:sz w:val="27"/>
          <w:szCs w:val="27"/>
        </w:rPr>
        <w:t>14:55. Statute of limitations</w:t>
      </w:r>
      <w:r>
        <w:rPr>
          <w:rStyle w:val="pxsep"/>
        </w:rPr>
        <w:t xml:space="preserve">-- </w:t>
      </w:r>
      <w:r>
        <w:rPr>
          <w:sz w:val="27"/>
          <w:szCs w:val="27"/>
        </w:rPr>
        <w:t>Fraudulent concealment</w:t>
      </w:r>
    </w:p>
    <w:p w:rsidR="00074B4B" w:rsidRDefault="00074B4B">
      <w:pPr>
        <w:pStyle w:val="pxov"/>
        <w:rPr>
          <w:vanish/>
        </w:rPr>
      </w:pPr>
      <w:r>
        <w:rPr>
          <w:vanish/>
        </w:rPr>
        <w:t>FMS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tk.ref.id="I03I4SE"</w:instrText>
      </w:r>
      <w:r>
        <w:rPr>
          <w:rStyle w:val="pxtk"/>
        </w:rPr>
        <w:fldChar w:fldCharType="end"/>
      </w:r>
      <w:r>
        <w:rPr>
          <w:rStyle w:val="pxtk"/>
        </w:rPr>
        <w:t>West's Key Number Digest, Equity &amp;key; 68, 87, 154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rc.ref.id="I01ZNSD"</w:instrText>
      </w:r>
      <w:r>
        <w:rPr>
          <w:rStyle w:val="pxrc"/>
        </w:rPr>
        <w:fldChar w:fldCharType="end"/>
      </w:r>
      <w:r>
        <w:rPr>
          <w:rStyle w:val="pxrc"/>
        </w:rPr>
        <w:t xml:space="preserve">C.J.S., Equity </w:t>
      </w:r>
      <w:r>
        <w:rPr>
          <w:rStyle w:val="pxrc"/>
          <w:vanish/>
        </w:rPr>
        <w:t>&amp;ss;</w:t>
      </w:r>
      <w:r>
        <w:rPr>
          <w:rStyle w:val="pxvis"/>
          <w:rFonts w:ascii="Times NewRoman" w:hAnsi="Times NewRoman"/>
          <w:b w:val="0"/>
          <w:sz w:val="24"/>
        </w:rPr>
        <w:t>§§</w:t>
      </w:r>
      <w:r>
        <w:rPr>
          <w:rStyle w:val="pxrc"/>
        </w:rPr>
        <w:t>132 to 139, 148, 154</w:t>
      </w:r>
    </w:p>
    <w:p w:rsidR="00074B4B" w:rsidRDefault="00074B4B">
      <w:pPr>
        <w:pStyle w:val="pxformfcapfac"/>
        <w:jc w:val="center"/>
        <w:rPr>
          <w:sz w:val="24"/>
          <w:szCs w:val="24"/>
        </w:rPr>
      </w:pPr>
      <w:r>
        <w:rPr>
          <w:color w:val="FF0000"/>
          <w:sz w:val="20"/>
          <w:szCs w:val="20"/>
          <w:vertAlign w:val="superscript"/>
        </w:rPr>
        <w:t>►</w:t>
      </w:r>
      <w:r>
        <w:rPr>
          <w:sz w:val="24"/>
          <w:szCs w:val="24"/>
        </w:rPr>
        <w:fldChar w:fldCharType="begin"/>
      </w:r>
      <w:r>
        <w:rPr>
          <w:sz w:val="24"/>
          <w:szCs w:val="24"/>
        </w:rPr>
        <w:instrText>form.du="0"</w:instrText>
      </w:r>
      <w:r>
        <w:rPr>
          <w:sz w:val="24"/>
          <w:szCs w:val="24"/>
        </w:rPr>
        <w:fldChar w:fldCharType="end"/>
      </w:r>
      <w:r>
        <w:rPr>
          <w:sz w:val="24"/>
          <w:szCs w:val="24"/>
        </w:rPr>
        <w:fldChar w:fldCharType="begin"/>
      </w:r>
      <w:r>
        <w:rPr>
          <w:sz w:val="24"/>
          <w:szCs w:val="24"/>
        </w:rPr>
        <w:instrText>form.fid="I6dcd9520a62311dfa8bb0000837214a9"</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fcap.ref="manual"</w:instrText>
      </w:r>
      <w:r>
        <w:rPr>
          <w:sz w:val="24"/>
          <w:szCs w:val="24"/>
        </w:rPr>
        <w:fldChar w:fldCharType="end"/>
      </w:r>
      <w:r>
        <w:rPr>
          <w:color w:val="FF0000"/>
          <w:sz w:val="20"/>
          <w:szCs w:val="20"/>
          <w:vertAlign w:val="superscript"/>
        </w:rPr>
        <w:t>►</w:t>
      </w:r>
      <w:r>
        <w:rPr>
          <w:sz w:val="24"/>
          <w:szCs w:val="24"/>
        </w:rPr>
        <w:fldChar w:fldCharType="begin"/>
      </w:r>
      <w:r>
        <w:rPr>
          <w:sz w:val="24"/>
          <w:szCs w:val="24"/>
        </w:rPr>
        <w:instrText>fac.lo="n"</w:instrText>
      </w:r>
      <w:r>
        <w:rPr>
          <w:sz w:val="24"/>
          <w:szCs w:val="24"/>
        </w:rPr>
        <w:fldChar w:fldCharType="end"/>
      </w:r>
      <w:r>
        <w:rPr>
          <w:rStyle w:val="pxfinstr"/>
          <w:i/>
          <w:iCs/>
          <w:szCs w:val="24"/>
        </w:rPr>
        <w:t>[Reply]</w:t>
      </w:r>
    </w:p>
    <w:p w:rsidR="00074B4B" w:rsidRDefault="00074B4B">
      <w:pPr>
        <w:pStyle w:val="pxformfvs"/>
      </w:pPr>
      <w:r>
        <w:rPr>
          <w:color w:val="FF0000"/>
          <w:sz w:val="20"/>
          <w:szCs w:val="20"/>
          <w:vertAlign w:val="superscript"/>
        </w:rPr>
        <w:t>►</w:t>
      </w:r>
      <w:r>
        <w:fldChar w:fldCharType="begin"/>
      </w:r>
      <w:r>
        <w:instrText>fvs.amt="1"</w:instrText>
      </w:r>
      <w:r>
        <w:fldChar w:fldCharType="end"/>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p.ct.id="86611b80279711ee9dcac71aa3e1ee30|55|14:55"</w:instrText>
      </w:r>
      <w:r>
        <w:fldChar w:fldCharType="end"/>
      </w:r>
      <w:r>
        <w:t>For a reply to Defendant's answer alleging that the Plaintiff's claim is barred by the statute of limitations, Defendant states that because of Plaintiff's false representations or concealment upon which Defendant relied, Plaintiff is estopped from asserting the statute of limitations.</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p.ct.id="86611b80279711ee9dcac71aa3e1ee30|55|14:55"</w:instrText>
      </w:r>
      <w:r>
        <w:fldChar w:fldCharType="end"/>
      </w:r>
      <w:r>
        <w:t xml:space="preserve">Fraudulent concealment is a form of equitable estoppel. It does not affect the running of the statutory limitations period; rather, it estops a defendant from raising a statute of limitations defense. It is separate and distinct from the discovery rule. </w:t>
      </w:r>
      <w:r>
        <w:rPr>
          <w:rStyle w:val="pxcc"/>
          <w:color w:val="FF0000"/>
          <w:sz w:val="20"/>
          <w:szCs w:val="20"/>
          <w:vertAlign w:val="superscript"/>
        </w:rPr>
        <w:t>►</w:t>
      </w:r>
      <w:r>
        <w:rPr>
          <w:rStyle w:val="pxcc"/>
        </w:rPr>
        <w:fldChar w:fldCharType="begin"/>
      </w:r>
      <w:r>
        <w:rPr>
          <w:rStyle w:val="pxcc"/>
        </w:rPr>
        <w:instrText>cc.ref.id="I03I4SH"</w:instrText>
      </w:r>
      <w:r>
        <w:rPr>
          <w:rStyle w:val="pxcc"/>
        </w:rPr>
        <w:fldChar w:fldCharType="end"/>
      </w:r>
      <w:r>
        <w:rPr>
          <w:rStyle w:val="pxcc"/>
        </w:rPr>
        <w:t>Christy v. Miulli, 692 N.W.2d 694 (Iowa 2005)</w:t>
      </w:r>
      <w:r>
        <w:t>.</w:t>
      </w:r>
    </w:p>
    <w:p w:rsidR="00074B4B" w:rsidRDefault="00074B4B">
      <w:pPr>
        <w:pStyle w:val="pxs"/>
        <w:spacing w:before="180"/>
        <w:rPr>
          <w:sz w:val="27"/>
          <w:szCs w:val="27"/>
        </w:rPr>
      </w:pPr>
      <w:r>
        <w:rPr>
          <w:sz w:val="27"/>
          <w:szCs w:val="27"/>
        </w:rPr>
        <w:t>14:56. Laches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tk.ref.id="I03KXXD"</w:instrText>
      </w:r>
      <w:r>
        <w:rPr>
          <w:rStyle w:val="pxtk"/>
        </w:rPr>
        <w:fldChar w:fldCharType="end"/>
      </w:r>
      <w:r>
        <w:rPr>
          <w:rStyle w:val="pxtk"/>
        </w:rPr>
        <w:t>West's Key Number Digest, Equity &amp;key; 68, 87, 154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rc.ref.id="I01ZO6G"</w:instrText>
      </w:r>
      <w:r>
        <w:rPr>
          <w:rStyle w:val="pxrc"/>
        </w:rPr>
        <w:fldChar w:fldCharType="end"/>
      </w:r>
      <w:r>
        <w:rPr>
          <w:rStyle w:val="pxrc"/>
        </w:rPr>
        <w:t xml:space="preserve">C.J.S., Equity </w:t>
      </w:r>
      <w:r>
        <w:rPr>
          <w:rStyle w:val="pxrc"/>
          <w:vanish/>
        </w:rPr>
        <w:t>&amp;ss;</w:t>
      </w:r>
      <w:r>
        <w:rPr>
          <w:rStyle w:val="pxvis"/>
          <w:rFonts w:ascii="Times NewRoman" w:hAnsi="Times NewRoman"/>
          <w:b w:val="0"/>
          <w:sz w:val="24"/>
        </w:rPr>
        <w:t>§§</w:t>
      </w:r>
      <w:r>
        <w:rPr>
          <w:rStyle w:val="pxrc"/>
        </w:rPr>
        <w:t>132 to 139, 148, 154</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form.fid="I6dcef4b0a62311dfa8bb0000837214a9"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 xml:space="preserve">Defendant entered into possession of the property on or about </w:t>
      </w:r>
      <w:r>
        <w:rPr>
          <w:rStyle w:val="pxfinstr"/>
          <w:i/>
          <w:iCs/>
        </w:rPr>
        <w:t>[date]</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Since the time that Defendant entered into possession of the property, Defendant has made extensive improvements to the property, which improvements were obvious to and observed by Plaintiff.</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During the period when these improvements were being made, Plaintiff took no action to inform Defendant that the property on which the improvements were made belonged to Plaintiff.</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As a result of these extensive improvements and the failure of Plaintiff to take any action at an earlier time, Defendant has suffered great disadvantage and prejudice.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 xml:space="preserve">Laches is an affirmative defense that must be established by clear, convincing and satisfactory proof. </w:t>
      </w:r>
      <w:r>
        <w:rPr>
          <w:rStyle w:val="pxcc"/>
          <w:color w:val="FF0000"/>
          <w:sz w:val="20"/>
          <w:szCs w:val="20"/>
          <w:vertAlign w:val="superscript"/>
        </w:rPr>
        <w:t>►</w:t>
      </w:r>
      <w:r>
        <w:rPr>
          <w:rStyle w:val="pxcc"/>
        </w:rPr>
        <w:fldChar w:fldCharType="begin"/>
      </w:r>
      <w:r>
        <w:rPr>
          <w:rStyle w:val="pxcc"/>
        </w:rPr>
        <w:instrText>cc.ref.id="I03I4SJ"</w:instrText>
      </w:r>
      <w:r>
        <w:rPr>
          <w:rStyle w:val="pxcc"/>
        </w:rPr>
        <w:fldChar w:fldCharType="end"/>
      </w:r>
      <w:r>
        <w:rPr>
          <w:rStyle w:val="pxcc"/>
        </w:rPr>
        <w:t>Chicago, R.I. &amp; P.R. Co. v. City of Iowa City, 288 N.W.2d 536 (Iowa 1980)</w:t>
      </w:r>
      <w:r>
        <w:t xml:space="preserve">. The doctrine of laches is applicable only for periods of time shorter than the statute of limitations and is an equitable doctrine based upon an unreasonable delay in asserting a right which causes a disadvantage or material prejudice to another party. The burden is upon the defendant to show the material prejudice that has resulted from the passage of time. </w:t>
      </w:r>
      <w:r>
        <w:rPr>
          <w:rStyle w:val="pxcc"/>
          <w:color w:val="FF0000"/>
          <w:sz w:val="20"/>
          <w:szCs w:val="20"/>
          <w:vertAlign w:val="superscript"/>
        </w:rPr>
        <w:t>►</w:t>
      </w:r>
      <w:r>
        <w:rPr>
          <w:rStyle w:val="pxcc"/>
        </w:rPr>
        <w:fldChar w:fldCharType="begin"/>
      </w:r>
      <w:r>
        <w:rPr>
          <w:rStyle w:val="pxcc"/>
        </w:rPr>
        <w:instrText>cc.ref.id="I03KXXF"</w:instrText>
      </w:r>
      <w:r>
        <w:rPr>
          <w:rStyle w:val="pxcc"/>
        </w:rPr>
        <w:fldChar w:fldCharType="end"/>
      </w:r>
      <w:r>
        <w:rPr>
          <w:rStyle w:val="pxcc"/>
        </w:rPr>
        <w:t>Moody v. Christiansen, 306 N.W.2d 775 (Iowa 1981)</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p.ct.id="86611b80279711ee9dcac71aa3e1ee30|56|14:56"</w:instrText>
      </w:r>
      <w:r>
        <w:fldChar w:fldCharType="end"/>
      </w:r>
      <w:r>
        <w:t xml:space="preserve">The court will not infer prejudice from the mere passage of time. Laches may be a defense to a suit in equity, but not to an action at law; laches alone is not in itself a defense to an action on contract. </w:t>
      </w:r>
      <w:r>
        <w:rPr>
          <w:rStyle w:val="pxcc"/>
          <w:color w:val="FF0000"/>
          <w:sz w:val="20"/>
          <w:szCs w:val="20"/>
          <w:vertAlign w:val="superscript"/>
        </w:rPr>
        <w:t>►</w:t>
      </w:r>
      <w:r>
        <w:rPr>
          <w:rStyle w:val="pxcc"/>
        </w:rPr>
        <w:fldChar w:fldCharType="begin"/>
      </w:r>
      <w:r>
        <w:rPr>
          <w:rStyle w:val="pxcc"/>
        </w:rPr>
        <w:instrText>cc.ref.id="I03NR2B"</w:instrText>
      </w:r>
      <w:r>
        <w:rPr>
          <w:rStyle w:val="pxcc"/>
        </w:rPr>
        <w:fldChar w:fldCharType="end"/>
      </w:r>
      <w:r>
        <w:rPr>
          <w:rStyle w:val="pxcc"/>
        </w:rPr>
        <w:t>Life Investors Ins. Co. of America v. Estate of Corrado, 838 N.W.2d 640 (Iowa 2013)</w:t>
      </w:r>
      <w:r>
        <w:t>.</w:t>
      </w:r>
    </w:p>
    <w:p w:rsidR="00074B4B" w:rsidRDefault="00074B4B">
      <w:pPr>
        <w:pStyle w:val="pxs"/>
        <w:spacing w:before="180"/>
        <w:rPr>
          <w:sz w:val="27"/>
          <w:szCs w:val="27"/>
        </w:rPr>
      </w:pPr>
      <w:r>
        <w:rPr>
          <w:sz w:val="27"/>
          <w:szCs w:val="27"/>
        </w:rPr>
        <w:t>14:57. Denying corporate authority to do business in Iowa</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tk.ref.id="I03I4Y7"</w:instrText>
      </w:r>
      <w:r>
        <w:rPr>
          <w:rStyle w:val="pxtk"/>
        </w:rPr>
        <w:fldChar w:fldCharType="end"/>
      </w:r>
      <w:r>
        <w:rPr>
          <w:rStyle w:val="pxtk"/>
        </w:rPr>
        <w:t>West's Key Number Digest, Corporations &amp;key; 512, 672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rc.ref.id="I01ZO6L"</w:instrText>
      </w:r>
      <w:r>
        <w:rPr>
          <w:rStyle w:val="pxrc"/>
        </w:rPr>
        <w:fldChar w:fldCharType="end"/>
      </w:r>
      <w:r>
        <w:rPr>
          <w:rStyle w:val="pxrc"/>
        </w:rPr>
        <w:t xml:space="preserve">C.J.S., Corporations </w:t>
      </w:r>
      <w:r>
        <w:rPr>
          <w:rStyle w:val="pxrc"/>
          <w:vanish/>
        </w:rPr>
        <w:t>&amp;ss;</w:t>
      </w:r>
      <w:r>
        <w:rPr>
          <w:rStyle w:val="pxvis"/>
          <w:rFonts w:ascii="Times NewRoman" w:hAnsi="Times NewRoman"/>
          <w:b w:val="0"/>
          <w:sz w:val="24"/>
        </w:rPr>
        <w:t>§§</w:t>
      </w:r>
      <w:r>
        <w:rPr>
          <w:rStyle w:val="pxrc"/>
        </w:rPr>
        <w:t>936, 939, 947</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form.fid="I6a1ebdf0a62311dfa8bb0000837214a9"</w:instrText>
      </w:r>
      <w:r>
        <w:fldChar w:fldCharType="end"/>
      </w:r>
      <w:r>
        <w:rPr>
          <w:color w:val="FF0000"/>
          <w:sz w:val="20"/>
          <w:szCs w:val="20"/>
          <w:vertAlign w:val="superscript"/>
        </w:rPr>
        <w:t>►</w:t>
      </w:r>
      <w:r>
        <w:fldChar w:fldCharType="begin"/>
      </w:r>
      <w:r>
        <w:instrText>p.ct.id="86611b80279711ee9dcac71aa3e1ee30|57|14:57"</w:instrText>
      </w:r>
      <w:r>
        <w:fldChar w:fldCharType="end"/>
      </w:r>
      <w:r>
        <w:t>Defendant admits that Plaintiff is a foreign corporation, but denies that it has authority to bring an action (</w:t>
      </w:r>
      <w:r>
        <w:rPr>
          <w:rStyle w:val="pxi"/>
          <w:i/>
          <w:iCs/>
        </w:rPr>
        <w:t>or</w:t>
      </w:r>
      <w:r>
        <w:t xml:space="preserve"> do business in Iowa), and states that Plaintiff has never (</w:t>
      </w:r>
      <w:r>
        <w:rPr>
          <w:rStyle w:val="pxi"/>
          <w:i/>
          <w:iCs/>
        </w:rPr>
        <w:t>or</w:t>
      </w:r>
      <w:r>
        <w:t xml:space="preserve"> had not at the time the suit began </w:t>
      </w:r>
      <w:r>
        <w:rPr>
          <w:rStyle w:val="pxi"/>
          <w:i/>
          <w:iCs/>
        </w:rPr>
        <w:t>or</w:t>
      </w:r>
      <w:r>
        <w:t xml:space="preserve"> the alleged act for which it sues was done) filed its Articles with the Secretary of State of Iowa, or appointed the Secretary or any other person as Plaintiff's agent in respect of service of process.</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p.ct.id="86611b80279711ee9dcac71aa3e1ee30|57|14:57"</w:instrText>
      </w:r>
      <w:r>
        <w:fldChar w:fldCharType="end"/>
      </w:r>
      <w:r>
        <w:t xml:space="preserve">This form may be used to deny corporate capacity to do business in Iowa. Such a denial must be supported by factual allegations, and may not be a general denial. </w:t>
      </w:r>
      <w:r>
        <w:rPr>
          <w:rStyle w:val="pxst"/>
          <w:color w:val="FF0000"/>
          <w:sz w:val="20"/>
          <w:szCs w:val="20"/>
          <w:vertAlign w:val="superscript"/>
        </w:rPr>
        <w:t>►</w:t>
      </w:r>
      <w:r>
        <w:rPr>
          <w:rStyle w:val="pxst"/>
        </w:rPr>
        <w:fldChar w:fldCharType="begin"/>
      </w:r>
      <w:r>
        <w:rPr>
          <w:rStyle w:val="pxst"/>
        </w:rPr>
        <w:instrText>st.ref.id="I03QKCV"</w:instrText>
      </w:r>
      <w:r>
        <w:rPr>
          <w:rStyle w:val="pxst"/>
        </w:rPr>
        <w:fldChar w:fldCharType="end"/>
      </w:r>
      <w:r>
        <w:rPr>
          <w:rStyle w:val="pxst"/>
        </w:rPr>
        <w:t>Iowa R. Civ. P. 1.417</w:t>
      </w:r>
      <w:r>
        <w:t>.</w:t>
      </w:r>
    </w:p>
    <w:p w:rsidR="00074B4B" w:rsidRDefault="00074B4B">
      <w:pPr>
        <w:pStyle w:val="pxs"/>
        <w:spacing w:before="180"/>
        <w:rPr>
          <w:sz w:val="27"/>
          <w:szCs w:val="27"/>
        </w:rPr>
      </w:pPr>
      <w:r>
        <w:rPr>
          <w:sz w:val="27"/>
          <w:szCs w:val="27"/>
        </w:rPr>
        <w:t>14:58. Adverse possession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tk.ref.id="I03TDHR"</w:instrText>
      </w:r>
      <w:r>
        <w:rPr>
          <w:rStyle w:val="pxtk"/>
        </w:rPr>
        <w:fldChar w:fldCharType="end"/>
      </w:r>
      <w:r>
        <w:rPr>
          <w:rStyle w:val="pxtk"/>
        </w:rPr>
        <w:t>West's Key Number Digest, Adverse Possession &amp;key; 110</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tk.ref.id="I03W6MN"</w:instrText>
      </w:r>
      <w:r>
        <w:rPr>
          <w:rStyle w:val="pxtk"/>
        </w:rPr>
        <w:fldChar w:fldCharType="end"/>
      </w:r>
      <w:r>
        <w:rPr>
          <w:rStyle w:val="pxtk"/>
        </w:rPr>
        <w:t>West's Key Number Digest, Quieting Title &amp;key; 37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rc.ref.id="I022HBH"</w:instrText>
      </w:r>
      <w:r>
        <w:rPr>
          <w:rStyle w:val="pxrc"/>
        </w:rPr>
        <w:fldChar w:fldCharType="end"/>
      </w:r>
      <w:r>
        <w:rPr>
          <w:rStyle w:val="pxrc"/>
        </w:rPr>
        <w:t xml:space="preserve">C.J.S., Adverse Possession </w:t>
      </w:r>
      <w:r>
        <w:rPr>
          <w:rStyle w:val="pxrc"/>
          <w:vanish/>
        </w:rPr>
        <w:t>&amp;ss;</w:t>
      </w:r>
      <w:r>
        <w:rPr>
          <w:rStyle w:val="pxvis"/>
          <w:rFonts w:ascii="Times NewRoman" w:hAnsi="Times NewRoman"/>
          <w:b w:val="0"/>
          <w:sz w:val="24"/>
        </w:rPr>
        <w:t>§§</w:t>
      </w:r>
      <w:r>
        <w:rPr>
          <w:rStyle w:val="pxrc"/>
        </w:rPr>
        <w:t>255 to 256, 259, 321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rc.ref.id="I025AGD"</w:instrText>
      </w:r>
      <w:r>
        <w:rPr>
          <w:rStyle w:val="pxrc"/>
        </w:rPr>
        <w:fldChar w:fldCharType="end"/>
      </w:r>
      <w:r>
        <w:rPr>
          <w:rStyle w:val="pxrc"/>
        </w:rPr>
        <w:t xml:space="preserve">C.J.S., Quieting Title </w:t>
      </w:r>
      <w:r>
        <w:rPr>
          <w:rStyle w:val="pxrc"/>
          <w:vanish/>
        </w:rPr>
        <w:t>&amp;s;</w:t>
      </w:r>
      <w:r>
        <w:rPr>
          <w:rStyle w:val="pxvis"/>
          <w:rFonts w:ascii="Times NewRoman" w:hAnsi="Times NewRoman"/>
          <w:b w:val="0"/>
          <w:sz w:val="24"/>
        </w:rPr>
        <w:t>§</w:t>
      </w:r>
      <w:r>
        <w:rPr>
          <w:rStyle w:val="pxrc"/>
        </w:rPr>
        <w:t>68</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form.fid="I6a1fcf60a62311dfa8bb0000837214a9"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p.ct.id="86611b80279711ee9dcac71aa3e1ee30|58|14:58"</w:instrText>
      </w:r>
      <w:r>
        <w:fldChar w:fldCharType="end"/>
      </w:r>
      <w:r>
        <w:t>Defendant and Defendant's grantors had, for more than 10 years before this action was commenced against Defendant, continuously been in actual, open, notorious, exclusive, peaceable, undisturbed and uninterrupted possession of the real estate claimed by Plaintiff in the Petition.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p.ct.id="86611b80279711ee9dcac71aa3e1ee30|58|14:58"</w:instrText>
      </w:r>
      <w:r>
        <w:fldChar w:fldCharType="end"/>
      </w:r>
      <w:r>
        <w:t>Defendant's possession was under color of title and claim of rightful ownership in fee simple, and was adverse to the claim made by Plaintiff.</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p.ct.id="86611b80279711ee9dcac71aa3e1ee30|58|14:58"</w:instrText>
      </w:r>
      <w:r>
        <w:fldChar w:fldCharType="end"/>
      </w:r>
      <w:r>
        <w:t>This form should be used in quiet title actions where the defendant is claiming possession and title adverse to that of the plaintiff.</w:t>
      </w:r>
    </w:p>
    <w:p w:rsidR="00074B4B" w:rsidRDefault="00074B4B">
      <w:pPr>
        <w:pStyle w:val="pxs"/>
        <w:spacing w:before="180"/>
        <w:rPr>
          <w:sz w:val="27"/>
          <w:szCs w:val="27"/>
        </w:rPr>
      </w:pPr>
      <w:r>
        <w:rPr>
          <w:sz w:val="27"/>
          <w:szCs w:val="27"/>
        </w:rPr>
        <w:t>14:59. Arbitration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tk.ref.id="I03I4Y9"</w:instrText>
      </w:r>
      <w:r>
        <w:rPr>
          <w:rStyle w:val="pxtk"/>
        </w:rPr>
        <w:fldChar w:fldCharType="end"/>
      </w:r>
      <w:r>
        <w:rPr>
          <w:rStyle w:val="pxtk"/>
        </w:rPr>
        <w:t>West's Key Number Digest, Alternative Dispute Resolution &amp;key; 406</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form.fid="I6a2107e0a62311dfa8bb0000837214a9"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p.ct.id="86611b80279711ee9dcac71aa3e1ee30|59|14:59"</w:instrText>
      </w:r>
      <w:r>
        <w:fldChar w:fldCharType="end"/>
      </w:r>
      <w:r>
        <w:t xml:space="preserve">On </w:t>
      </w:r>
      <w:r>
        <w:rPr>
          <w:rStyle w:val="pxfinstr"/>
          <w:i/>
          <w:iCs/>
        </w:rPr>
        <w:t>[date]</w:t>
      </w:r>
      <w:r>
        <w:t xml:space="preserve">, the parties executed a written agreement to arbitrate this controversy. A copy of the agreement is hereto attached as Exhibit </w:t>
      </w:r>
      <w:r>
        <w:rPr>
          <w:rStyle w:val="pxfinstr"/>
          <w:i/>
          <w:iCs/>
        </w:rPr>
        <w:t>[designation of exhibit]</w:t>
      </w:r>
      <w:r>
        <w:t xml:space="preserve"> and incorporated herein by reference.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p.ct.id="86611b80279711ee9dcac71aa3e1ee30|59|14:59"</w:instrText>
      </w:r>
      <w:r>
        <w:fldChar w:fldCharType="end"/>
      </w:r>
      <w:r>
        <w:t xml:space="preserve">The arbitrators delivered their written award which fixed the full amount of Defendant's obligation. A copy of the award is hereto attached as Exhibit </w:t>
      </w:r>
      <w:r>
        <w:rPr>
          <w:rStyle w:val="pxfinstr"/>
          <w:i/>
          <w:iCs/>
        </w:rPr>
        <w:t>[designation of exhibit]</w:t>
      </w:r>
      <w:r>
        <w:t xml:space="preserve"> and incorporated herein by reference.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p.ct.id="86611b80279711ee9dcac71aa3e1ee30|59|14:59"</w:instrText>
      </w:r>
      <w:r>
        <w:fldChar w:fldCharType="end"/>
      </w:r>
      <w:r>
        <w:t>Judgment was rendered by the Court on the award and this claim is barred thereby.</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p.ct.id="86611b80279711ee9dcac71aa3e1ee30|59|14:59"</w:instrText>
      </w:r>
      <w:r>
        <w:fldChar w:fldCharType="end"/>
      </w:r>
      <w:r>
        <w:t xml:space="preserve">This form is based upon statutory arbitration. </w:t>
      </w:r>
      <w:r>
        <w:rPr>
          <w:rStyle w:val="pxst"/>
          <w:color w:val="FF0000"/>
          <w:sz w:val="20"/>
          <w:szCs w:val="20"/>
          <w:vertAlign w:val="superscript"/>
        </w:rPr>
        <w:t>►</w:t>
      </w:r>
      <w:r>
        <w:rPr>
          <w:rStyle w:val="pxst"/>
        </w:rPr>
        <w:fldChar w:fldCharType="begin"/>
      </w:r>
      <w:r>
        <w:rPr>
          <w:rStyle w:val="pxst"/>
        </w:rPr>
        <w:instrText>st.ref.id="I03I4YC"</w:instrText>
      </w:r>
      <w:r>
        <w:rPr>
          <w:rStyle w:val="pxst"/>
        </w:rPr>
        <w:fldChar w:fldCharType="end"/>
      </w:r>
      <w:r>
        <w:rPr>
          <w:rStyle w:val="pxst"/>
        </w:rPr>
        <w:t>I.C.A. ch. 679A</w:t>
      </w:r>
      <w:r>
        <w:t>. However, this form may be used for pleading a common law obligation to arbitrate as well.</w:t>
      </w:r>
    </w:p>
    <w:p w:rsidR="00074B4B" w:rsidRDefault="00074B4B">
      <w:pPr>
        <w:pStyle w:val="pxs"/>
        <w:spacing w:before="180"/>
        <w:rPr>
          <w:sz w:val="27"/>
          <w:szCs w:val="27"/>
        </w:rPr>
      </w:pPr>
      <w:r>
        <w:rPr>
          <w:sz w:val="27"/>
          <w:szCs w:val="27"/>
        </w:rPr>
        <w:t>14:60. Novation</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tk.ref.id="I03KY38"</w:instrText>
      </w:r>
      <w:r>
        <w:rPr>
          <w:rStyle w:val="pxtk"/>
        </w:rPr>
        <w:fldChar w:fldCharType="end"/>
      </w:r>
      <w:r>
        <w:rPr>
          <w:rStyle w:val="pxtk"/>
        </w:rPr>
        <w:t>West's Key Number Digest, Novation &amp;key; 11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rc.ref.id="I01ZO7T"</w:instrText>
      </w:r>
      <w:r>
        <w:rPr>
          <w:rStyle w:val="pxrc"/>
        </w:rPr>
        <w:fldChar w:fldCharType="end"/>
      </w:r>
      <w:r>
        <w:rPr>
          <w:rStyle w:val="pxrc"/>
        </w:rPr>
        <w:t xml:space="preserve">C.J.S., Novation </w:t>
      </w:r>
      <w:r>
        <w:rPr>
          <w:rStyle w:val="pxrc"/>
          <w:vanish/>
        </w:rPr>
        <w:t>&amp;s;</w:t>
      </w:r>
      <w:r>
        <w:rPr>
          <w:rStyle w:val="pxvis"/>
          <w:rFonts w:ascii="Times NewRoman" w:hAnsi="Times NewRoman"/>
          <w:b w:val="0"/>
          <w:sz w:val="24"/>
        </w:rPr>
        <w:t>§</w:t>
      </w:r>
      <w:r>
        <w:rPr>
          <w:rStyle w:val="pxrc"/>
        </w:rPr>
        <w:t>30</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form.fid="I6a2378e0a62311dfa8bb0000837214a9"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p.ct.id="86611b80279711ee9dcac71aa3e1ee30|60|14:60"</w:instrText>
      </w:r>
      <w:r>
        <w:fldChar w:fldCharType="end"/>
      </w:r>
      <w:r>
        <w:t>After the date of the contract for which Plaintiff commenced this action, the parties made a new agreement.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p.ct.id="86611b80279711ee9dcac71aa3e1ee30|60|14:60"</w:instrText>
      </w:r>
      <w:r>
        <w:fldChar w:fldCharType="end"/>
      </w:r>
      <w:r>
        <w:t>The new agreement was oral and provided as follows: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p.ct.id="86611b80279711ee9dcac71aa3e1ee30|60|14:60"</w:instrText>
      </w:r>
      <w:r>
        <w:fldChar w:fldCharType="end"/>
      </w:r>
      <w:r>
        <w:rPr>
          <w:rStyle w:val="pxfinstr"/>
          <w:i/>
          <w:iCs/>
        </w:rPr>
        <w:t>[Here set out the terms of the new agreement.]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p.ct.id="86611b80279711ee9dcac71aa3e1ee30|60|14:60"</w:instrText>
      </w:r>
      <w:r>
        <w:fldChar w:fldCharType="end"/>
      </w:r>
      <w:r>
        <w:t>Defendant has fully complied with the new agreement.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p.ct.id="86611b80279711ee9dcac71aa3e1ee30|60|14:60"</w:instrText>
      </w:r>
      <w:r>
        <w:fldChar w:fldCharType="end"/>
      </w:r>
      <w:r>
        <w:t>A novation arises where the parties enter into an additional separate contract after the date of the initial contract. A novation arises where the parties intended that the second contract replace and supercede the initial contract, thereby discharging the first contract. An action based on a novation, or a defense based upon that novation, is subject to the same rules as are applicable to the initial contract.</w:t>
      </w:r>
    </w:p>
    <w:p w:rsidR="00074B4B" w:rsidRDefault="00074B4B">
      <w:pPr>
        <w:pStyle w:val="pxs"/>
        <w:spacing w:before="180"/>
        <w:rPr>
          <w:sz w:val="27"/>
          <w:szCs w:val="27"/>
        </w:rPr>
      </w:pPr>
      <w:r>
        <w:rPr>
          <w:sz w:val="27"/>
          <w:szCs w:val="27"/>
        </w:rPr>
        <w:t>14:61. Compromise and settlement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tk.ref.id="I03I4YE"</w:instrText>
      </w:r>
      <w:r>
        <w:rPr>
          <w:rStyle w:val="pxtk"/>
        </w:rPr>
        <w:fldChar w:fldCharType="end"/>
      </w:r>
      <w:r>
        <w:rPr>
          <w:rStyle w:val="pxtk"/>
        </w:rPr>
        <w:t>West's Key Number Digest, Compromise and Settlement &amp;key; 22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rc.ref.id="I01ZO7V"</w:instrText>
      </w:r>
      <w:r>
        <w:rPr>
          <w:rStyle w:val="pxrc"/>
        </w:rPr>
        <w:fldChar w:fldCharType="end"/>
      </w:r>
      <w:r>
        <w:rPr>
          <w:rStyle w:val="pxrc"/>
        </w:rPr>
        <w:t xml:space="preserve">C.J.S., Compromise and Settlement </w:t>
      </w:r>
      <w:r>
        <w:rPr>
          <w:rStyle w:val="pxrc"/>
          <w:vanish/>
        </w:rPr>
        <w:t>&amp;ss;</w:t>
      </w:r>
      <w:r>
        <w:rPr>
          <w:rStyle w:val="pxvis"/>
          <w:rFonts w:ascii="Times NewRoman" w:hAnsi="Times NewRoman"/>
          <w:b w:val="0"/>
          <w:sz w:val="24"/>
        </w:rPr>
        <w:t>§§</w:t>
      </w:r>
      <w:r>
        <w:rPr>
          <w:rStyle w:val="pxrc"/>
        </w:rPr>
        <w:t>68 to 69</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form.fid="I6a279790a62311dfa8bb0000837214a9"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 xml:space="preserve">Before </w:t>
      </w:r>
      <w:r>
        <w:rPr>
          <w:rStyle w:val="pxfinstr"/>
          <w:i/>
          <w:iCs/>
        </w:rPr>
        <w:t>[date]</w:t>
      </w:r>
      <w:r>
        <w:t>, the claim alleged in the Petition was the subject of a good faith dispute between the parties hereto.</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On that date, the parties mutually agreed to compromise, adjust, and settle the claim.</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The agreement was oral and provided as follows:</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rPr>
          <w:rStyle w:val="pxfinstr"/>
          <w:i/>
          <w:iCs/>
        </w:rPr>
        <w:t>[Here set forth provisions of agreement.]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Defendant has performed such settlement agreement.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rPr>
          <w:rStyle w:val="pxfinstr"/>
          <w:i/>
          <w:iCs/>
        </w:rPr>
        <w:t>[If the settlement agreement is written, a copy of the agreement may be attached to the pleading.]</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 xml:space="preserve">This form contemplates both an agreement to settle the claim and its consummation. This is a discharge of the original claim and must be specially pleaded. </w:t>
      </w:r>
      <w:r>
        <w:rPr>
          <w:rStyle w:val="pxst"/>
          <w:color w:val="FF0000"/>
          <w:sz w:val="20"/>
          <w:szCs w:val="20"/>
          <w:vertAlign w:val="superscript"/>
        </w:rPr>
        <w:t>►</w:t>
      </w:r>
      <w:r>
        <w:rPr>
          <w:rStyle w:val="pxst"/>
        </w:rPr>
        <w:fldChar w:fldCharType="begin"/>
      </w:r>
      <w:r>
        <w:rPr>
          <w:rStyle w:val="pxst"/>
        </w:rPr>
        <w:instrText>st.ref.id="I03NR86"</w:instrText>
      </w:r>
      <w:r>
        <w:rPr>
          <w:rStyle w:val="pxst"/>
        </w:rPr>
        <w:fldChar w:fldCharType="end"/>
      </w:r>
      <w:r>
        <w:rPr>
          <w:rStyle w:val="pxst"/>
        </w:rPr>
        <w:t>Iowa R. Civ. P. 1.419</w:t>
      </w:r>
      <w:r>
        <w:t>. The allegations contained in this form are closely related to those regarding accord and satisfaction and novations and may be used interchangeably.</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p.ct.id="86611b80279711ee9dcac71aa3e1ee30|61|14:61"</w:instrText>
      </w:r>
      <w:r>
        <w:fldChar w:fldCharType="end"/>
      </w:r>
      <w:r>
        <w:t xml:space="preserve">The court must approve or disapprove an entire settlement agreement. It cannot modify the terms. </w:t>
      </w:r>
      <w:r>
        <w:rPr>
          <w:rStyle w:val="pxcc"/>
          <w:color w:val="FF0000"/>
          <w:sz w:val="20"/>
          <w:szCs w:val="20"/>
          <w:vertAlign w:val="superscript"/>
        </w:rPr>
        <w:t>►</w:t>
      </w:r>
      <w:r>
        <w:rPr>
          <w:rStyle w:val="pxcc"/>
        </w:rPr>
        <w:fldChar w:fldCharType="begin"/>
      </w:r>
      <w:r>
        <w:rPr>
          <w:rStyle w:val="pxcc"/>
        </w:rPr>
        <w:instrText>cc.ref.id="I03I4ZJ"</w:instrText>
      </w:r>
      <w:r>
        <w:rPr>
          <w:rStyle w:val="pxcc"/>
        </w:rPr>
        <w:fldChar w:fldCharType="end"/>
      </w:r>
      <w:r>
        <w:rPr>
          <w:rStyle w:val="pxcc"/>
        </w:rPr>
        <w:t>City of Dubuque v. Iowa Trust, 587 N.W.2d 216 (Iowa 1998)</w:t>
      </w:r>
      <w:r>
        <w:t>.</w:t>
      </w:r>
    </w:p>
    <w:p w:rsidR="00074B4B" w:rsidRDefault="00074B4B">
      <w:pPr>
        <w:pStyle w:val="pxs"/>
        <w:spacing w:before="180"/>
        <w:rPr>
          <w:sz w:val="27"/>
          <w:szCs w:val="27"/>
        </w:rPr>
      </w:pPr>
      <w:r>
        <w:rPr>
          <w:sz w:val="27"/>
          <w:szCs w:val="27"/>
        </w:rPr>
        <w:t>14:62. Composition with creditors</w:t>
      </w:r>
    </w:p>
    <w:p w:rsidR="00074B4B" w:rsidRDefault="00074B4B">
      <w:pPr>
        <w:pStyle w:val="pxov"/>
        <w:rPr>
          <w:vanish/>
        </w:rPr>
      </w:pPr>
      <w:r>
        <w:rPr>
          <w:vanish/>
        </w:rPr>
        <w:t>CLS</w:t>
      </w:r>
    </w:p>
    <w:p w:rsidR="00074B4B" w:rsidRDefault="00074B4B">
      <w:pPr>
        <w:pStyle w:val="pxov"/>
        <w:rPr>
          <w:vanish/>
        </w:rPr>
      </w:pPr>
      <w:r>
        <w:rPr>
          <w:vanish/>
        </w:rPr>
        <w:t>CRD</w:t>
      </w:r>
    </w:p>
    <w:p w:rsidR="00074B4B" w:rsidRDefault="00074B4B">
      <w:pPr>
        <w:pStyle w:val="pxov"/>
        <w:rPr>
          <w:vanish/>
        </w:rPr>
      </w:pPr>
      <w:r>
        <w:rPr>
          <w:vanish/>
        </w:rPr>
        <w:t>CRC</w:t>
      </w:r>
    </w:p>
    <w:p w:rsidR="00074B4B" w:rsidRDefault="00074B4B">
      <w:pPr>
        <w:pStyle w:val="pxov"/>
        <w:rPr>
          <w:vanish/>
        </w:rPr>
      </w:pPr>
      <w:r>
        <w:rPr>
          <w:vanish/>
        </w:rPr>
        <w:t>CCC</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tk.ref.id="I03KY4F"</w:instrText>
      </w:r>
      <w:r>
        <w:rPr>
          <w:rStyle w:val="pxtk"/>
        </w:rPr>
        <w:fldChar w:fldCharType="end"/>
      </w:r>
      <w:r>
        <w:rPr>
          <w:rStyle w:val="pxtk"/>
        </w:rPr>
        <w:t>West's Key Number Digest, Debtor and Creditor &amp;key; 10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rc.ref.id="I01ZODI"</w:instrText>
      </w:r>
      <w:r>
        <w:rPr>
          <w:rStyle w:val="pxrc"/>
        </w:rPr>
        <w:fldChar w:fldCharType="end"/>
      </w:r>
      <w:r>
        <w:rPr>
          <w:rStyle w:val="pxrc"/>
        </w:rPr>
        <w:t xml:space="preserve">C.J.S., Creditor and Debtor </w:t>
      </w:r>
      <w:r>
        <w:rPr>
          <w:rStyle w:val="pxrc"/>
          <w:vanish/>
        </w:rPr>
        <w:t>&amp;ss;</w:t>
      </w:r>
      <w:r>
        <w:rPr>
          <w:rStyle w:val="pxvis"/>
          <w:rFonts w:ascii="Times NewRoman" w:hAnsi="Times NewRoman"/>
          <w:b w:val="0"/>
          <w:sz w:val="24"/>
        </w:rPr>
        <w:t>§§</w:t>
      </w:r>
      <w:r>
        <w:rPr>
          <w:rStyle w:val="pxrc"/>
        </w:rPr>
        <w:t>84 to 92</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form.fid="I6a28d010a62311dfa8bb0000837214a9"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p.ct.id="86611b80279711ee9dcac71aa3e1ee30|62|14:62"</w:instrText>
      </w:r>
      <w:r>
        <w:fldChar w:fldCharType="end"/>
      </w:r>
      <w:r>
        <w:t xml:space="preserve">On </w:t>
      </w:r>
      <w:r>
        <w:rPr>
          <w:rStyle w:val="pxfinstr"/>
          <w:i/>
          <w:iCs/>
        </w:rPr>
        <w:t>[date]</w:t>
      </w:r>
      <w:r>
        <w:t>, Defendant agreed in writing with Plaintiff and other creditors that Defendant would pay, and they each agreed to accept in full satisfaction and composition of their claims against Defendant, a payment equal to 25</w:t>
      </w:r>
      <w:r>
        <w:rPr>
          <w:vanish/>
        </w:rPr>
        <w:t>&amp;percnt;</w:t>
      </w:r>
      <w:r>
        <w:rPr>
          <w:rStyle w:val="pxvis"/>
          <w:rFonts w:ascii="Times NewRoman" w:hAnsi="Times NewRoman"/>
          <w:b w:val="0"/>
          <w:sz w:val="24"/>
        </w:rPr>
        <w:t>%</w:t>
      </w:r>
      <w:r>
        <w:t xml:space="preserve"> of the principal of each claim, and covenanted that after such payment they would not commence any action on their claims.</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p.ct.id="86611b80279711ee9dcac71aa3e1ee30|62|14:62"</w:instrText>
      </w:r>
      <w:r>
        <w:fldChar w:fldCharType="end"/>
      </w:r>
      <w:r>
        <w:t xml:space="preserve">A copy of the composition agreement is attached hereto as Exhibit </w:t>
      </w:r>
      <w:r>
        <w:rPr>
          <w:vanish/>
        </w:rPr>
        <w:t>&amp;ldquo;</w:t>
      </w:r>
      <w:r>
        <w:rPr>
          <w:rStyle w:val="pxvis"/>
          <w:rFonts w:ascii="Times NewRoman" w:hAnsi="Times NewRoman"/>
          <w:b w:val="0"/>
          <w:sz w:val="24"/>
        </w:rPr>
        <w:t>“</w:t>
      </w:r>
      <w:r>
        <w:t>A</w:t>
      </w:r>
      <w:r>
        <w:rPr>
          <w:vanish/>
        </w:rPr>
        <w:t>&amp;rdquo;</w:t>
      </w:r>
      <w:r>
        <w:rPr>
          <w:rStyle w:val="pxvis"/>
          <w:rFonts w:ascii="Times NewRoman" w:hAnsi="Times NewRoman"/>
          <w:b w:val="0"/>
          <w:sz w:val="24"/>
        </w:rPr>
        <w:t>”</w:t>
      </w:r>
      <w:r>
        <w:t xml:space="preserve"> and incorporated herein by reference.</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p.ct.id="86611b80279711ee9dcac71aa3e1ee30|62|14:62"</w:instrText>
      </w:r>
      <w:r>
        <w:fldChar w:fldCharType="end"/>
      </w:r>
      <w:r>
        <w:t>The claim which is the subject of this action is a claim included in the composition.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p.ct.id="86611b80279711ee9dcac71aa3e1ee30|62|14:62"</w:instrText>
      </w:r>
      <w:r>
        <w:fldChar w:fldCharType="end"/>
      </w:r>
      <w:r>
        <w:t>Defendant complied with the agreement, and paid Plaintiff and the other creditors the amount required by the agreement, including the claim which is the subject of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p.ct.id="86611b80279711ee9dcac71aa3e1ee30|62|14:62"</w:instrText>
      </w:r>
      <w:r>
        <w:fldChar w:fldCharType="end"/>
      </w:r>
      <w:r>
        <w:t xml:space="preserve">Where a creditor has previously accepted a composition in lieu of payment of an original obligation, the creditor loses the right to then pursue the balance due on the original obligation, absent some showing of fraud. </w:t>
      </w:r>
      <w:r>
        <w:rPr>
          <w:rStyle w:val="pxcc"/>
          <w:color w:val="FF0000"/>
          <w:sz w:val="20"/>
          <w:szCs w:val="20"/>
          <w:vertAlign w:val="superscript"/>
        </w:rPr>
        <w:t>►</w:t>
      </w:r>
      <w:r>
        <w:rPr>
          <w:rStyle w:val="pxcc"/>
        </w:rPr>
        <w:fldChar w:fldCharType="begin"/>
      </w:r>
      <w:r>
        <w:rPr>
          <w:rStyle w:val="pxcc"/>
        </w:rPr>
        <w:instrText>cc.ref.id="I03I4ZM"</w:instrText>
      </w:r>
      <w:r>
        <w:rPr>
          <w:rStyle w:val="pxcc"/>
        </w:rPr>
        <w:fldChar w:fldCharType="end"/>
      </w:r>
      <w:r>
        <w:rPr>
          <w:rStyle w:val="pxcc"/>
        </w:rPr>
        <w:t>Murray v. Snow, 37 Iowa 410, 1873 WL 433 (1873)</w:t>
      </w:r>
      <w:r>
        <w:t>.</w:t>
      </w:r>
    </w:p>
    <w:p w:rsidR="00074B4B" w:rsidRDefault="00074B4B">
      <w:pPr>
        <w:pStyle w:val="pxs"/>
        <w:spacing w:before="180"/>
        <w:rPr>
          <w:sz w:val="27"/>
          <w:szCs w:val="27"/>
        </w:rPr>
      </w:pPr>
      <w:r>
        <w:rPr>
          <w:sz w:val="27"/>
          <w:szCs w:val="27"/>
        </w:rPr>
        <w:t>14:63. Release or covenant not to sue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tk.ref.id="I03KY4I"</w:instrText>
      </w:r>
      <w:r>
        <w:rPr>
          <w:rStyle w:val="pxtk"/>
        </w:rPr>
        <w:fldChar w:fldCharType="end"/>
      </w:r>
      <w:r>
        <w:rPr>
          <w:rStyle w:val="pxtk"/>
        </w:rPr>
        <w:t>West's Key Number Digest, Release &amp;key; 44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rc.ref.id="I01ZODL"</w:instrText>
      </w:r>
      <w:r>
        <w:rPr>
          <w:rStyle w:val="pxrc"/>
        </w:rPr>
        <w:fldChar w:fldCharType="end"/>
      </w:r>
      <w:r>
        <w:rPr>
          <w:rStyle w:val="pxrc"/>
        </w:rPr>
        <w:t xml:space="preserve">C.J.S., Release </w:t>
      </w:r>
      <w:r>
        <w:rPr>
          <w:rStyle w:val="pxrc"/>
          <w:vanish/>
        </w:rPr>
        <w:t>&amp;s;</w:t>
      </w:r>
      <w:r>
        <w:rPr>
          <w:rStyle w:val="pxvis"/>
          <w:rFonts w:ascii="Times NewRoman" w:hAnsi="Times NewRoman"/>
          <w:b w:val="0"/>
          <w:sz w:val="24"/>
        </w:rPr>
        <w:t>§</w:t>
      </w:r>
      <w:r>
        <w:rPr>
          <w:rStyle w:val="pxrc"/>
        </w:rPr>
        <w:t>69</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form.fid="I6c0928d0a62311dfa8bb0000837214a9"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p.ct.id="86611b80279711ee9dcac71aa3e1ee30|63|14:63"</w:instrText>
      </w:r>
      <w:r>
        <w:fldChar w:fldCharType="end"/>
      </w:r>
      <w:r>
        <w:t>Before this action was commenced, Plaintiff executed and delivered to Defendant a release from the claims made in the Petition (</w:t>
      </w:r>
      <w:r>
        <w:rPr>
          <w:rStyle w:val="pxi"/>
          <w:i/>
          <w:iCs/>
        </w:rPr>
        <w:t>or</w:t>
      </w:r>
      <w:r>
        <w:t xml:space="preserve"> which covenants Plaintiff will not commence an action against Defendant as was done in this Petition, and the commencement of this action is a breach of the covenant).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p.ct.id="86611b80279711ee9dcac71aa3e1ee30|63|14:63"</w:instrText>
      </w:r>
      <w:r>
        <w:fldChar w:fldCharType="end"/>
      </w:r>
      <w:r>
        <w:t xml:space="preserve">A copy of the release is attached hereto as Exhibit </w:t>
      </w:r>
      <w:r>
        <w:rPr>
          <w:rStyle w:val="pxfinstr"/>
          <w:i/>
          <w:iCs/>
        </w:rPr>
        <w:t>[designation of exhibit]</w:t>
      </w:r>
      <w:r>
        <w:t xml:space="preserve"> and incorporated herein by reference.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p.ct.id="86611b80279711ee9dcac71aa3e1ee30|63|14:63"</w:instrText>
      </w:r>
      <w:r>
        <w:fldChar w:fldCharType="end"/>
      </w:r>
      <w:r>
        <w:t xml:space="preserve">A release or covenant not to sue constitutes a discharge of the original obligation, and must be specifically pleaded. </w:t>
      </w:r>
      <w:r>
        <w:rPr>
          <w:rStyle w:val="pxst"/>
          <w:color w:val="FF0000"/>
          <w:sz w:val="20"/>
          <w:szCs w:val="20"/>
          <w:vertAlign w:val="superscript"/>
        </w:rPr>
        <w:t>►</w:t>
      </w:r>
      <w:r>
        <w:rPr>
          <w:rStyle w:val="pxst"/>
        </w:rPr>
        <w:fldChar w:fldCharType="begin"/>
      </w:r>
      <w:r>
        <w:rPr>
          <w:rStyle w:val="pxst"/>
        </w:rPr>
        <w:instrText>st.ref.id="I03QKEA"</w:instrText>
      </w:r>
      <w:r>
        <w:rPr>
          <w:rStyle w:val="pxst"/>
        </w:rPr>
        <w:fldChar w:fldCharType="end"/>
      </w:r>
      <w:r>
        <w:rPr>
          <w:rStyle w:val="pxst"/>
        </w:rPr>
        <w:t>Iowa R. Civ. P. 1.419</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p.ct.id="86611b80279711ee9dcac71aa3e1ee30|63|14:63"</w:instrText>
      </w:r>
      <w:r>
        <w:fldChar w:fldCharType="end"/>
      </w:r>
      <w:r>
        <w:t xml:space="preserve">General exculpatory provisions do not cover the negligence of a party unless the intention to do so is clearly expressed and must contain clear and unequivocal language that would notify a casual reader that by signing the documents, the person would be waiving all claims relating to future acts or omissions of the defendant. </w:t>
      </w:r>
      <w:r>
        <w:rPr>
          <w:rStyle w:val="pxcc"/>
          <w:color w:val="FF0000"/>
          <w:sz w:val="20"/>
          <w:szCs w:val="20"/>
          <w:vertAlign w:val="superscript"/>
        </w:rPr>
        <w:t>►</w:t>
      </w:r>
      <w:r>
        <w:rPr>
          <w:rStyle w:val="pxcc"/>
        </w:rPr>
        <w:fldChar w:fldCharType="begin"/>
      </w:r>
      <w:r>
        <w:rPr>
          <w:rStyle w:val="pxcc"/>
        </w:rPr>
        <w:instrText>cc.ref.id="I03I559"</w:instrText>
      </w:r>
      <w:r>
        <w:rPr>
          <w:rStyle w:val="pxcc"/>
        </w:rPr>
        <w:fldChar w:fldCharType="end"/>
      </w:r>
      <w:r>
        <w:rPr>
          <w:rStyle w:val="pxcc"/>
        </w:rPr>
        <w:t>Sweeney v. City of Bettendorf, 762 N.W.2d 873 (Iowa 2009)</w:t>
      </w:r>
      <w:r>
        <w:t xml:space="preserve"> (permission slip signed by parent for minor child to attend baseball game referred only to </w:t>
      </w:r>
      <w:r>
        <w:rPr>
          <w:vanish/>
        </w:rPr>
        <w:t>&amp;ldquo;</w:t>
      </w:r>
      <w:r>
        <w:rPr>
          <w:rStyle w:val="pxvis"/>
          <w:rFonts w:ascii="Times NewRoman" w:hAnsi="Times NewRoman"/>
          <w:b w:val="0"/>
          <w:sz w:val="24"/>
        </w:rPr>
        <w:t>“</w:t>
      </w:r>
      <w:r>
        <w:t>accidents</w:t>
      </w:r>
      <w:r>
        <w:rPr>
          <w:vanish/>
        </w:rPr>
        <w:t>&amp;rdquo;</w:t>
      </w:r>
      <w:r>
        <w:rPr>
          <w:rStyle w:val="pxvis"/>
          <w:rFonts w:ascii="Times NewRoman" w:hAnsi="Times NewRoman"/>
          <w:b w:val="0"/>
          <w:sz w:val="24"/>
        </w:rPr>
        <w:t>”</w:t>
      </w:r>
      <w:r>
        <w:t xml:space="preserve"> generally and contained nothing specifically indicating that parent would be waiving potential claims for defendant's negligence did not constitute enforceable anticipatory release of claims against defendant city for its negligent acts or omissions with baseball field trip).</w:t>
      </w:r>
    </w:p>
    <w:p w:rsidR="00074B4B" w:rsidRDefault="00074B4B">
      <w:pPr>
        <w:pStyle w:val="pxs"/>
        <w:spacing w:before="180"/>
        <w:rPr>
          <w:sz w:val="27"/>
          <w:szCs w:val="27"/>
        </w:rPr>
      </w:pPr>
      <w:r>
        <w:rPr>
          <w:sz w:val="27"/>
          <w:szCs w:val="27"/>
        </w:rPr>
        <w:t>14:64. Rescission by mutual agreement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tk.ref.id="I03KYA5"</w:instrText>
      </w:r>
      <w:r>
        <w:rPr>
          <w:rStyle w:val="pxtk"/>
        </w:rPr>
        <w:fldChar w:fldCharType="end"/>
      </w:r>
      <w:r>
        <w:rPr>
          <w:rStyle w:val="pxtk"/>
        </w:rPr>
        <w:t>West's Key Number Digest, Contracts &amp;key; 338(2)</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tk.ref.id="I03NRF1"</w:instrText>
      </w:r>
      <w:r>
        <w:rPr>
          <w:rStyle w:val="pxtk"/>
        </w:rPr>
        <w:fldChar w:fldCharType="end"/>
      </w:r>
      <w:r>
        <w:rPr>
          <w:rStyle w:val="pxtk"/>
        </w:rPr>
        <w:t>West's Key Number Digest, Landlord and Tenant &amp;key; 48(1), 49(2), 230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rc.ref.id="I03W6TP"</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rc.ref.id="I01ZOKO"</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664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rc.ref.id="I022HPK"</w:instrText>
      </w:r>
      <w:r>
        <w:rPr>
          <w:rStyle w:val="pxrc"/>
        </w:rPr>
        <w:fldChar w:fldCharType="end"/>
      </w:r>
      <w:r>
        <w:rPr>
          <w:rStyle w:val="pxrc"/>
        </w:rPr>
        <w:t xml:space="preserve">C.J.S., Landlord and Tenant </w:t>
      </w:r>
      <w:r>
        <w:rPr>
          <w:rStyle w:val="pxrc"/>
          <w:vanish/>
        </w:rPr>
        <w:t>&amp;ss;</w:t>
      </w:r>
      <w:r>
        <w:rPr>
          <w:rStyle w:val="pxvis"/>
          <w:rFonts w:ascii="Times NewRoman" w:hAnsi="Times NewRoman"/>
          <w:b w:val="0"/>
          <w:sz w:val="24"/>
        </w:rPr>
        <w:t>§§</w:t>
      </w:r>
      <w:r>
        <w:rPr>
          <w:rStyle w:val="pxrc"/>
        </w:rPr>
        <w:t>412, 467, 472 to 482, 490, 492, 494 to 499, 683, 1134 to 1144, 1152</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form.fid="I6a2b6820a62311dfa8bb0000837214a9"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p.ct.id="86611b80279711ee9dcac71aa3e1ee30|64|14:64"</w:instrText>
      </w:r>
      <w:r>
        <w:fldChar w:fldCharType="end"/>
      </w:r>
      <w:r>
        <w:t xml:space="preserve">On </w:t>
      </w:r>
      <w:r>
        <w:rPr>
          <w:rStyle w:val="pxfinstr"/>
          <w:i/>
          <w:iCs/>
        </w:rPr>
        <w:t>[date]</w:t>
      </w:r>
      <w:r>
        <w:t>, the parties agreed, orally (</w:t>
      </w:r>
      <w:r>
        <w:rPr>
          <w:rStyle w:val="pxi"/>
          <w:i/>
          <w:iCs/>
        </w:rPr>
        <w:t>or</w:t>
      </w:r>
      <w:r>
        <w:t xml:space="preserve"> in writing) that the lease (</w:t>
      </w:r>
      <w:r>
        <w:rPr>
          <w:rStyle w:val="pxi"/>
          <w:i/>
          <w:iCs/>
        </w:rPr>
        <w:t>or</w:t>
      </w:r>
      <w:r>
        <w:t xml:space="preserve"> contract) which is this subject of this action should be and stand rescinded and cancelled.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p.ct.id="86611b80279711ee9dcac71aa3e1ee30|64|14:64"</w:instrText>
      </w:r>
      <w:r>
        <w:fldChar w:fldCharType="end"/>
      </w:r>
      <w:r>
        <w:t>Defendant has performed all conditions to be performed to complete such rescission.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p.ct.id="86611b80279711ee9dcac71aa3e1ee30|64|14:64"</w:instrText>
      </w:r>
      <w:r>
        <w:fldChar w:fldCharType="end"/>
      </w:r>
      <w:r>
        <w:t xml:space="preserve">Rescission by mutual agreement constitutes a discharge of the original contract, and must be specifically pleaded. </w:t>
      </w:r>
      <w:r>
        <w:rPr>
          <w:rStyle w:val="pxst"/>
          <w:color w:val="FF0000"/>
          <w:sz w:val="20"/>
          <w:szCs w:val="20"/>
          <w:vertAlign w:val="superscript"/>
        </w:rPr>
        <w:t>►</w:t>
      </w:r>
      <w:r>
        <w:rPr>
          <w:rStyle w:val="pxst"/>
        </w:rPr>
        <w:fldChar w:fldCharType="begin"/>
      </w:r>
      <w:r>
        <w:rPr>
          <w:rStyle w:val="pxst"/>
        </w:rPr>
        <w:instrText>st.ref.id="I03KYA8"</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14:65. Payment</w:t>
      </w:r>
      <w:r>
        <w:rPr>
          <w:rStyle w:val="pxsep"/>
        </w:rPr>
        <w:t xml:space="preserve">-- </w:t>
      </w:r>
      <w:r>
        <w:rPr>
          <w:sz w:val="27"/>
          <w:szCs w:val="27"/>
        </w:rPr>
        <w:t>Money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tk.ref.id="I03I55E"</w:instrText>
      </w:r>
      <w:r>
        <w:rPr>
          <w:rStyle w:val="pxtk"/>
        </w:rPr>
        <w:fldChar w:fldCharType="end"/>
      </w:r>
      <w:r>
        <w:rPr>
          <w:rStyle w:val="pxtk"/>
        </w:rPr>
        <w:t>West's Key Number Digest, Payment &amp;key; 58 to 60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rc.ref.id="I01ZOKQ"</w:instrText>
      </w:r>
      <w:r>
        <w:rPr>
          <w:rStyle w:val="pxrc"/>
        </w:rPr>
        <w:fldChar w:fldCharType="end"/>
      </w:r>
      <w:r>
        <w:rPr>
          <w:rStyle w:val="pxrc"/>
        </w:rPr>
        <w:t xml:space="preserve">C.J.S., Payment </w:t>
      </w:r>
      <w:r>
        <w:rPr>
          <w:rStyle w:val="pxrc"/>
          <w:vanish/>
        </w:rPr>
        <w:t>&amp;s;</w:t>
      </w:r>
      <w:r>
        <w:rPr>
          <w:rStyle w:val="pxvis"/>
          <w:rFonts w:ascii="Times NewRoman" w:hAnsi="Times NewRoman"/>
          <w:b w:val="0"/>
          <w:sz w:val="24"/>
        </w:rPr>
        <w:t>§</w:t>
      </w:r>
      <w:r>
        <w:rPr>
          <w:rStyle w:val="pxrc"/>
        </w:rPr>
        <w:t>63</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form.fid="I6a2ca0a0a62311dfa8bb0000837214a9"</w:instrText>
      </w:r>
      <w:r>
        <w:fldChar w:fldCharType="end"/>
      </w:r>
      <w:r>
        <w:rPr>
          <w:color w:val="FF0000"/>
          <w:sz w:val="20"/>
          <w:szCs w:val="20"/>
          <w:vertAlign w:val="superscript"/>
        </w:rPr>
        <w:t>►</w:t>
      </w:r>
      <w:r>
        <w:fldChar w:fldCharType="begin"/>
      </w:r>
      <w:r>
        <w:instrText>p.ct.id="86611b80279711ee9dcac71aa3e1ee30|65|14:65"</w:instrText>
      </w:r>
      <w:r>
        <w:fldChar w:fldCharType="end"/>
      </w:r>
      <w:r>
        <w:t>Before this action was commenced, Defendant paid Plaintiff (</w:t>
      </w:r>
      <w:r>
        <w:rPr>
          <w:rStyle w:val="pxi"/>
          <w:i/>
          <w:iCs/>
        </w:rPr>
        <w:t>or</w:t>
      </w:r>
      <w:r>
        <w:t>____, the Plaintiff's authorized agent to receive such payment) the full amount owing on the claim now made by Plaintiff.</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p.ct.id="86611b80279711ee9dcac71aa3e1ee30|65|14:65"</w:instrText>
      </w:r>
      <w:r>
        <w:fldChar w:fldCharType="end"/>
      </w:r>
      <w:r>
        <w:t>Although payment of the amount due is usually an affirmative defense, and must be specially pleaded, where the Plaintiff alleges that payment has not been made, a denial of this statement will be sufficient to place the payment issue before the court.</w:t>
      </w:r>
    </w:p>
    <w:p w:rsidR="00074B4B" w:rsidRDefault="00074B4B">
      <w:pPr>
        <w:pStyle w:val="pxs"/>
        <w:spacing w:before="180"/>
        <w:rPr>
          <w:sz w:val="27"/>
          <w:szCs w:val="27"/>
        </w:rPr>
      </w:pPr>
      <w:r>
        <w:rPr>
          <w:sz w:val="27"/>
          <w:szCs w:val="27"/>
        </w:rPr>
        <w:t>14:66. Payment</w:t>
      </w:r>
      <w:r>
        <w:rPr>
          <w:rStyle w:val="pxsep"/>
        </w:rPr>
        <w:t xml:space="preserve">-- </w:t>
      </w:r>
      <w:r>
        <w:rPr>
          <w:sz w:val="27"/>
          <w:szCs w:val="27"/>
        </w:rPr>
        <w:t>By codebtor</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tk.ref.id="I03NRF6"</w:instrText>
      </w:r>
      <w:r>
        <w:rPr>
          <w:rStyle w:val="pxtk"/>
        </w:rPr>
        <w:fldChar w:fldCharType="end"/>
      </w:r>
      <w:r>
        <w:rPr>
          <w:rStyle w:val="pxtk"/>
        </w:rPr>
        <w:t>West's Key Number Digest, Bills and Notes &amp;key; 484</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tk.ref.id="I03QKK2"</w:instrText>
      </w:r>
      <w:r>
        <w:rPr>
          <w:rStyle w:val="pxtk"/>
        </w:rPr>
        <w:fldChar w:fldCharType="end"/>
      </w:r>
      <w:r>
        <w:rPr>
          <w:rStyle w:val="pxtk"/>
        </w:rPr>
        <w:t>West's Key Number Digest, Payment &amp;key; 58 to 60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rc.ref.id="I01ZOKS"</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rc.ref.id="I022HPO"</w:instrText>
      </w:r>
      <w:r>
        <w:rPr>
          <w:rStyle w:val="pxrc"/>
        </w:rPr>
        <w:fldChar w:fldCharType="end"/>
      </w:r>
      <w:r>
        <w:rPr>
          <w:rStyle w:val="pxrc"/>
        </w:rPr>
        <w:t xml:space="preserve">C.J.S., Payment </w:t>
      </w:r>
      <w:r>
        <w:rPr>
          <w:rStyle w:val="pxrc"/>
          <w:vanish/>
        </w:rPr>
        <w:t>&amp;s;</w:t>
      </w:r>
      <w:r>
        <w:rPr>
          <w:rStyle w:val="pxvis"/>
          <w:rFonts w:ascii="Times NewRoman" w:hAnsi="Times NewRoman"/>
          <w:b w:val="0"/>
          <w:sz w:val="24"/>
        </w:rPr>
        <w:t>§</w:t>
      </w:r>
      <w:r>
        <w:rPr>
          <w:rStyle w:val="pxrc"/>
        </w:rPr>
        <w:t>63</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form.fid="I6a2db210a62311dfa8bb0000837214a9"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p.ct.id="86611b80279711ee9dcac71aa3e1ee30|66|14:66"</w:instrText>
      </w:r>
      <w:r>
        <w:fldChar w:fldCharType="end"/>
      </w:r>
      <w:r>
        <w:t>____ was a co-debtor with Defendant upon the debt for which Plaintiff brings this action.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p.ct.id="86611b80279711ee9dcac71aa3e1ee30|66|14:66"</w:instrText>
      </w:r>
      <w:r>
        <w:fldChar w:fldCharType="end"/>
      </w:r>
      <w:r>
        <w:t xml:space="preserve">On </w:t>
      </w:r>
      <w:r>
        <w:rPr>
          <w:rStyle w:val="pxfinstr"/>
          <w:i/>
          <w:iCs/>
        </w:rPr>
        <w:t>[date]</w:t>
      </w:r>
      <w:r>
        <w:t>, Plaintiff received from ____ the sum of ____$ as payment upon the debt, made and accepted the payment with the intent that it should discharge both debtors.</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p.ct.id="86611b80279711ee9dcac71aa3e1ee30|66|14:66"</w:instrText>
      </w:r>
      <w:r>
        <w:fldChar w:fldCharType="end"/>
      </w:r>
      <w:r>
        <w:t>Accordingly, the debt was discharged.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p.ct.id="86611b80279711ee9dcac71aa3e1ee30|66|14:66"</w:instrText>
      </w:r>
      <w:r>
        <w:fldChar w:fldCharType="end"/>
      </w:r>
      <w:r>
        <w:t xml:space="preserve">Full payment of a debt by one obligor always ends the liability of all co-obligors to the creditor. </w:t>
      </w:r>
      <w:r>
        <w:rPr>
          <w:rStyle w:val="pxcc"/>
          <w:color w:val="FF0000"/>
          <w:sz w:val="20"/>
          <w:szCs w:val="20"/>
          <w:vertAlign w:val="superscript"/>
        </w:rPr>
        <w:t>►</w:t>
      </w:r>
      <w:r>
        <w:rPr>
          <w:rStyle w:val="pxcc"/>
        </w:rPr>
        <w:fldChar w:fldCharType="begin"/>
      </w:r>
      <w:r>
        <w:rPr>
          <w:rStyle w:val="pxcc"/>
        </w:rPr>
        <w:instrText>cc.ref.id="I03I55H"</w:instrText>
      </w:r>
      <w:r>
        <w:rPr>
          <w:rStyle w:val="pxcc"/>
        </w:rPr>
        <w:fldChar w:fldCharType="end"/>
      </w:r>
      <w:r>
        <w:rPr>
          <w:rStyle w:val="pxcc"/>
        </w:rPr>
        <w:t>Community School Dist. of Postville, in Allamakee, et al., Counties v. Gordon N. Peterson, Inc., 176 N.W.2d 169 (Iowa 1970)</w:t>
      </w:r>
      <w:r>
        <w:t>.</w:t>
      </w:r>
    </w:p>
    <w:p w:rsidR="00074B4B" w:rsidRDefault="00074B4B">
      <w:pPr>
        <w:pStyle w:val="pxs"/>
        <w:spacing w:before="180"/>
        <w:rPr>
          <w:sz w:val="27"/>
          <w:szCs w:val="27"/>
        </w:rPr>
      </w:pPr>
      <w:r>
        <w:rPr>
          <w:sz w:val="27"/>
          <w:szCs w:val="27"/>
        </w:rPr>
        <w:t>14:67. Payment</w:t>
      </w:r>
      <w:r>
        <w:rPr>
          <w:rStyle w:val="pxsep"/>
        </w:rPr>
        <w:t xml:space="preserve">-- </w:t>
      </w:r>
      <w:r>
        <w:rPr>
          <w:sz w:val="27"/>
          <w:szCs w:val="27"/>
        </w:rPr>
        <w:t>In services as agreed</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tk.ref.id="I03KYAD"</w:instrText>
      </w:r>
      <w:r>
        <w:rPr>
          <w:rStyle w:val="pxtk"/>
        </w:rPr>
        <w:fldChar w:fldCharType="end"/>
      </w:r>
      <w:r>
        <w:rPr>
          <w:rStyle w:val="pxtk"/>
        </w:rPr>
        <w:t>West's Key Number Digest, Payment &amp;key; 58 to 60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rc.ref.id="I01ZOLY"</w:instrText>
      </w:r>
      <w:r>
        <w:rPr>
          <w:rStyle w:val="pxrc"/>
        </w:rPr>
        <w:fldChar w:fldCharType="end"/>
      </w:r>
      <w:r>
        <w:rPr>
          <w:rStyle w:val="pxrc"/>
        </w:rPr>
        <w:t xml:space="preserve">C.J.S., Payment </w:t>
      </w:r>
      <w:r>
        <w:rPr>
          <w:rStyle w:val="pxrc"/>
          <w:vanish/>
        </w:rPr>
        <w:t>&amp;s;</w:t>
      </w:r>
      <w:r>
        <w:rPr>
          <w:rStyle w:val="pxvis"/>
          <w:rFonts w:ascii="Times NewRoman" w:hAnsi="Times NewRoman"/>
          <w:b w:val="0"/>
          <w:sz w:val="24"/>
        </w:rPr>
        <w:t>§</w:t>
      </w:r>
      <w:r>
        <w:rPr>
          <w:rStyle w:val="pxrc"/>
        </w:rPr>
        <w:t>63</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form.fid="I6a2ec380a62311dfa8bb0000837214a9"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p.ct.id="86611b80279711ee9dcac71aa3e1ee30|67|14:67"</w:instrText>
      </w:r>
      <w:r>
        <w:fldChar w:fldCharType="end"/>
      </w:r>
      <w:r>
        <w:t>While Plaintiff held the claim on which Plaintiff brings this action, the parties orally agreed that Defendant would perform services in lieu of payment of the claim.</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p.ct.id="86611b80279711ee9dcac71aa3e1ee30|67|14:67"</w:instrText>
      </w:r>
      <w:r>
        <w:fldChar w:fldCharType="end"/>
      </w:r>
      <w:r>
        <w:t>Thereafter, and before this action was commenced, Defendant performed the services.</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p.ct.id="86611b80279711ee9dcac71aa3e1ee30|67|14:67"</w:instrText>
      </w:r>
      <w:r>
        <w:fldChar w:fldCharType="end"/>
      </w:r>
      <w:r>
        <w:t>Accordingly, the debt was discharged.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p.ct.id="86611b80279711ee9dcac71aa3e1ee30|67|14:67"</w:instrText>
      </w:r>
      <w:r>
        <w:fldChar w:fldCharType="end"/>
      </w:r>
      <w:r>
        <w:t xml:space="preserve">This form again alleges discharge of the underlying obligations, and must be specifically pleaded. </w:t>
      </w:r>
      <w:r>
        <w:rPr>
          <w:rStyle w:val="pxst"/>
          <w:color w:val="FF0000"/>
          <w:sz w:val="20"/>
          <w:szCs w:val="20"/>
          <w:vertAlign w:val="superscript"/>
        </w:rPr>
        <w:t>►</w:t>
      </w:r>
      <w:r>
        <w:rPr>
          <w:rStyle w:val="pxst"/>
        </w:rPr>
        <w:fldChar w:fldCharType="begin"/>
      </w:r>
      <w:r>
        <w:rPr>
          <w:rStyle w:val="pxst"/>
        </w:rPr>
        <w:instrText>st.ref.id="I03I56M"</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14:68. Payment</w:t>
      </w:r>
      <w:r>
        <w:rPr>
          <w:rStyle w:val="pxsep"/>
        </w:rPr>
        <w:t xml:space="preserve">-- </w:t>
      </w:r>
      <w:r>
        <w:rPr>
          <w:sz w:val="27"/>
          <w:szCs w:val="27"/>
        </w:rPr>
        <w:t>In property as agreed</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tk.ref.id="I03KYBI"</w:instrText>
      </w:r>
      <w:r>
        <w:rPr>
          <w:rStyle w:val="pxtk"/>
        </w:rPr>
        <w:fldChar w:fldCharType="end"/>
      </w:r>
      <w:r>
        <w:rPr>
          <w:rStyle w:val="pxtk"/>
        </w:rPr>
        <w:t>West's Key Number Digest, Payment &amp;key; 58 to 60</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rc.ref.id="I01ZOM0"</w:instrText>
      </w:r>
      <w:r>
        <w:rPr>
          <w:rStyle w:val="pxrc"/>
        </w:rPr>
        <w:fldChar w:fldCharType="end"/>
      </w:r>
      <w:r>
        <w:rPr>
          <w:rStyle w:val="pxrc"/>
        </w:rPr>
        <w:t xml:space="preserve">C.J.S., Payment </w:t>
      </w:r>
      <w:r>
        <w:rPr>
          <w:rStyle w:val="pxrc"/>
          <w:vanish/>
        </w:rPr>
        <w:t>&amp;s;</w:t>
      </w:r>
      <w:r>
        <w:rPr>
          <w:rStyle w:val="pxvis"/>
          <w:rFonts w:ascii="Times NewRoman" w:hAnsi="Times NewRoman"/>
          <w:b w:val="0"/>
          <w:sz w:val="24"/>
        </w:rPr>
        <w:t>§</w:t>
      </w:r>
      <w:r>
        <w:rPr>
          <w:rStyle w:val="pxrc"/>
        </w:rPr>
        <w:t>63</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form.fid="I6a25c2d0a62311dfa8bb0000837214a9"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p.ct.id="86611b80279711ee9dcac71aa3e1ee30|68|14:68"</w:instrText>
      </w:r>
      <w:r>
        <w:fldChar w:fldCharType="end"/>
      </w:r>
      <w:r>
        <w:t xml:space="preserve">While Plaintiff held the claim on which this action is based, the parties orally agreed that Defendant would deliver to Plaintiff the following described personal property in full payment of the obligation: </w:t>
      </w:r>
      <w:r>
        <w:rPr>
          <w:rStyle w:val="pxfinstr"/>
          <w:i/>
          <w:iCs/>
        </w:rPr>
        <w:t>[Description of property]</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p.ct.id="86611b80279711ee9dcac71aa3e1ee30|68|14:68"</w:instrText>
      </w:r>
      <w:r>
        <w:fldChar w:fldCharType="end"/>
      </w:r>
      <w:r>
        <w:t>Thereafter, and before this action was commenced, Defendant did deliver the property to Plaintiff.</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p.ct.id="86611b80279711ee9dcac71aa3e1ee30|68|14:68"</w:instrText>
      </w:r>
      <w:r>
        <w:fldChar w:fldCharType="end"/>
      </w:r>
      <w:r>
        <w:t xml:space="preserve">This form alleges discharge of the underlying obligations, and must be specifically pleaded. </w:t>
      </w:r>
      <w:r>
        <w:rPr>
          <w:rStyle w:val="pxst"/>
          <w:color w:val="FF0000"/>
          <w:sz w:val="20"/>
          <w:szCs w:val="20"/>
          <w:vertAlign w:val="superscript"/>
        </w:rPr>
        <w:t>►</w:t>
      </w:r>
      <w:r>
        <w:rPr>
          <w:rStyle w:val="pxst"/>
        </w:rPr>
        <w:fldChar w:fldCharType="begin"/>
      </w:r>
      <w:r>
        <w:rPr>
          <w:rStyle w:val="pxst"/>
        </w:rPr>
        <w:instrText>st.ref.id="I03QKLA"</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14:69. Payment</w:t>
      </w:r>
      <w:r>
        <w:rPr>
          <w:rStyle w:val="pxsep"/>
        </w:rPr>
        <w:t xml:space="preserve">-- </w:t>
      </w:r>
      <w:r>
        <w:rPr>
          <w:sz w:val="27"/>
          <w:szCs w:val="27"/>
        </w:rPr>
        <w:t>To assignor without notice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tk.ref.id="I03I56P"</w:instrText>
      </w:r>
      <w:r>
        <w:rPr>
          <w:rStyle w:val="pxtk"/>
        </w:rPr>
        <w:fldChar w:fldCharType="end"/>
      </w:r>
      <w:r>
        <w:rPr>
          <w:rStyle w:val="pxtk"/>
        </w:rPr>
        <w:t>West's Key Number Digest, Bills and Notes &amp;key; 484</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tk.ref.id="I03KYBL"</w:instrText>
      </w:r>
      <w:r>
        <w:rPr>
          <w:rStyle w:val="pxtk"/>
        </w:rPr>
        <w:fldChar w:fldCharType="end"/>
      </w:r>
      <w:r>
        <w:rPr>
          <w:rStyle w:val="pxtk"/>
        </w:rPr>
        <w:t>West's Key Number Digest, Payment &amp;key; 58 to 60</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tk.ref.id="I03NRGH"</w:instrText>
      </w:r>
      <w:r>
        <w:rPr>
          <w:rStyle w:val="pxtk"/>
        </w:rPr>
        <w:fldChar w:fldCharType="end"/>
      </w:r>
      <w:r>
        <w:rPr>
          <w:rStyle w:val="pxtk"/>
        </w:rPr>
        <w:t>West's Key Number Digest, Secured Transactions &amp;key; 188, 189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rc.ref.id="I01ZORV"</w:instrText>
      </w:r>
      <w:r>
        <w:rPr>
          <w:rStyle w:val="pxrc"/>
        </w:rPr>
        <w:fldChar w:fldCharType="end"/>
      </w:r>
      <w:r>
        <w:rPr>
          <w:rStyle w:val="pxrc"/>
        </w:rPr>
        <w:t xml:space="preserve">C.J.S., Bills and Notes; Letters of Credit </w:t>
      </w:r>
      <w:r>
        <w:rPr>
          <w:rStyle w:val="pxrc"/>
          <w:vanish/>
        </w:rPr>
        <w:t>&amp;s;</w:t>
      </w:r>
      <w:r>
        <w:rPr>
          <w:rStyle w:val="pxvis"/>
          <w:rFonts w:ascii="Times NewRoman" w:hAnsi="Times NewRoman"/>
          <w:b w:val="0"/>
          <w:sz w:val="24"/>
        </w:rPr>
        <w:t>§</w:t>
      </w:r>
      <w:r>
        <w:rPr>
          <w:rStyle w:val="pxrc"/>
        </w:rPr>
        <w:t>271</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rc.ref.id="I022HWR"</w:instrText>
      </w:r>
      <w:r>
        <w:rPr>
          <w:rStyle w:val="pxrc"/>
        </w:rPr>
        <w:fldChar w:fldCharType="end"/>
      </w:r>
      <w:r>
        <w:rPr>
          <w:rStyle w:val="pxrc"/>
        </w:rPr>
        <w:t xml:space="preserve">C.J.S., Payment </w:t>
      </w:r>
      <w:r>
        <w:rPr>
          <w:rStyle w:val="pxrc"/>
          <w:vanish/>
        </w:rPr>
        <w:t>&amp;s;</w:t>
      </w:r>
      <w:r>
        <w:rPr>
          <w:rStyle w:val="pxvis"/>
          <w:rFonts w:ascii="Times NewRoman" w:hAnsi="Times NewRoman"/>
          <w:b w:val="0"/>
          <w:sz w:val="24"/>
        </w:rPr>
        <w:t>§</w:t>
      </w:r>
      <w:r>
        <w:rPr>
          <w:rStyle w:val="pxrc"/>
        </w:rPr>
        <w:t>63</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rc.ref.id="I01ZORX"</w:instrText>
      </w:r>
      <w:r>
        <w:rPr>
          <w:rStyle w:val="pxrc"/>
        </w:rPr>
        <w:fldChar w:fldCharType="end"/>
      </w:r>
      <w:r>
        <w:rPr>
          <w:rStyle w:val="pxrc"/>
        </w:rPr>
        <w:t xml:space="preserve">C.J.S., Secured Transactions </w:t>
      </w:r>
      <w:r>
        <w:rPr>
          <w:rStyle w:val="pxrc"/>
          <w:vanish/>
        </w:rPr>
        <w:t>&amp;ss;</w:t>
      </w:r>
      <w:r>
        <w:rPr>
          <w:rStyle w:val="pxvis"/>
          <w:rFonts w:ascii="Times NewRoman" w:hAnsi="Times NewRoman"/>
          <w:b w:val="0"/>
          <w:sz w:val="24"/>
        </w:rPr>
        <w:t>§§</w:t>
      </w:r>
      <w:r>
        <w:rPr>
          <w:rStyle w:val="pxrc"/>
        </w:rPr>
        <w:t>142 to 143</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form.fid="I70a8efb0a62311dfa8bb0000837214a9"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p.ct.id="86611b80279711ee9dcac71aa3e1ee30|69|14:69"</w:instrText>
      </w:r>
      <w:r>
        <w:fldChar w:fldCharType="end"/>
      </w:r>
      <w:r>
        <w:t xml:space="preserve">Plaintiff holds the claim upon which this action is based by assignment from </w:t>
      </w:r>
      <w:r>
        <w:rPr>
          <w:rStyle w:val="pxfinstr"/>
          <w:i/>
          <w:iCs/>
        </w:rPr>
        <w:t>[assignor]</w:t>
      </w:r>
      <w:r>
        <w: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p.ct.id="86611b80279711ee9dcac71aa3e1ee30|69|14:69"</w:instrText>
      </w:r>
      <w:r>
        <w:fldChar w:fldCharType="end"/>
      </w:r>
      <w:r>
        <w:t>Before Defendant was notified of any assignment of the claim, and without knowledge of notice of the alleged assignment, Defendant paid to the assignor the sum of ____$, being the full amount of the claim (</w:t>
      </w:r>
      <w:r>
        <w:rPr>
          <w:rStyle w:val="pxi"/>
          <w:i/>
          <w:iCs/>
        </w:rPr>
        <w:t>or</w:t>
      </w:r>
      <w:r>
        <w:t xml:space="preserve"> to apply on the claim).</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p.ct.id="86611b80279711ee9dcac71aa3e1ee30|69|14:69"</w:instrText>
      </w:r>
      <w:r>
        <w:fldChar w:fldCharType="end"/>
      </w:r>
      <w:r>
        <w:t>The assignor accepted and received the sum as such payment.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p.ct.id="86611b80279711ee9dcac71aa3e1ee30|69|14:69"</w:instrText>
      </w:r>
      <w:r>
        <w:fldChar w:fldCharType="end"/>
      </w:r>
      <w:r>
        <w:t xml:space="preserve">This form alleges discharge of the underlying obligations, and must be specifically pleaded. </w:t>
      </w:r>
      <w:r>
        <w:rPr>
          <w:rStyle w:val="pxst"/>
          <w:color w:val="FF0000"/>
          <w:sz w:val="20"/>
          <w:szCs w:val="20"/>
          <w:vertAlign w:val="superscript"/>
        </w:rPr>
        <w:t>►</w:t>
      </w:r>
      <w:r>
        <w:rPr>
          <w:rStyle w:val="pxst"/>
        </w:rPr>
        <w:fldChar w:fldCharType="begin"/>
      </w:r>
      <w:r>
        <w:rPr>
          <w:rStyle w:val="pxst"/>
        </w:rPr>
        <w:instrText>st.ref.id="I03NRGJ"</w:instrText>
      </w:r>
      <w:r>
        <w:rPr>
          <w:rStyle w:val="pxst"/>
        </w:rPr>
        <w:fldChar w:fldCharType="end"/>
      </w:r>
      <w:r>
        <w:rPr>
          <w:rStyle w:val="pxst"/>
        </w:rPr>
        <w:t>Iowa R. Civ. P. 1.419</w:t>
      </w:r>
      <w:r>
        <w:t>.</w:t>
      </w:r>
    </w:p>
    <w:p w:rsidR="00074B4B" w:rsidRDefault="00074B4B">
      <w:pPr>
        <w:pStyle w:val="pxs"/>
        <w:spacing w:before="180"/>
        <w:rPr>
          <w:sz w:val="27"/>
          <w:szCs w:val="27"/>
        </w:rPr>
      </w:pPr>
      <w:r>
        <w:rPr>
          <w:sz w:val="27"/>
          <w:szCs w:val="27"/>
        </w:rPr>
        <w:t>14:70. Tender</w:t>
      </w:r>
      <w:r>
        <w:rPr>
          <w:rStyle w:val="pxsep"/>
        </w:rPr>
        <w:t xml:space="preserve">-- </w:t>
      </w:r>
      <w:r>
        <w:rPr>
          <w:sz w:val="27"/>
          <w:szCs w:val="27"/>
        </w:rPr>
        <w:t>Money</w:t>
      </w:r>
      <w:r>
        <w:rPr>
          <w:rStyle w:val="pxsep"/>
        </w:rPr>
        <w:t xml:space="preserve">-- </w:t>
      </w:r>
      <w:r>
        <w:rPr>
          <w:sz w:val="27"/>
          <w:szCs w:val="27"/>
        </w:rPr>
        <w:t>Law</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tk.ref.id="I03QKLF"</w:instrText>
      </w:r>
      <w:r>
        <w:rPr>
          <w:rStyle w:val="pxtk"/>
        </w:rPr>
        <w:fldChar w:fldCharType="end"/>
      </w:r>
      <w:r>
        <w:rPr>
          <w:rStyle w:val="pxtk"/>
        </w:rPr>
        <w:t>West's Key Number Digest, Pleading &amp;key; 8(22)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rc.ref.id="I01ZOT3"</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16, 42</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form.fid="I70ab60b0a62311dfa8bb0000837214a9"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p.ct.id="86611b80279711ee9dcac71aa3e1ee30|70|14:70"</w:instrText>
      </w:r>
      <w:r>
        <w:fldChar w:fldCharType="end"/>
      </w:r>
      <w:r>
        <w:t xml:space="preserve">On </w:t>
      </w:r>
      <w:r>
        <w:rPr>
          <w:rStyle w:val="pxfinstr"/>
          <w:i/>
          <w:iCs/>
        </w:rPr>
        <w:t>[date]</w:t>
      </w:r>
      <w:r>
        <w:t>, Defendant, orally (</w:t>
      </w:r>
      <w:r>
        <w:rPr>
          <w:rStyle w:val="pxi"/>
          <w:i/>
          <w:iCs/>
        </w:rPr>
        <w:t>or</w:t>
      </w:r>
      <w:r>
        <w:t xml:space="preserve"> in writing) tendered Plaintiff the sum of ____$ in legal tender.</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p.ct.id="86611b80279711ee9dcac71aa3e1ee30|70|14:70"</w:instrText>
      </w:r>
      <w:r>
        <w:fldChar w:fldCharType="end"/>
      </w:r>
      <w:r>
        <w:t>The tender was refused and is now paid by Defendant into the Court.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p.ct.id="86611b80279711ee9dcac71aa3e1ee30|70|14:70"</w:instrText>
      </w:r>
      <w:r>
        <w:fldChar w:fldCharType="end"/>
      </w:r>
      <w:r>
        <w:t xml:space="preserve">Mere tender of money, though adequate in amount, does not discharge the debt. However, it does stop interest and avoid additional cost. The procedure for adequate tender is set forth in </w:t>
      </w:r>
      <w:r>
        <w:rPr>
          <w:rStyle w:val="pxst"/>
          <w:color w:val="FF0000"/>
          <w:sz w:val="20"/>
          <w:szCs w:val="20"/>
          <w:vertAlign w:val="superscript"/>
        </w:rPr>
        <w:t>►</w:t>
      </w:r>
      <w:r>
        <w:rPr>
          <w:rStyle w:val="pxst"/>
        </w:rPr>
        <w:fldChar w:fldCharType="begin"/>
      </w:r>
      <w:r>
        <w:rPr>
          <w:rStyle w:val="pxst"/>
        </w:rPr>
        <w:instrText>st.ref.id="I03KYHA"</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538.6</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p.ct.id="86611b80279711ee9dcac71aa3e1ee30|70|14:70"</w:instrText>
      </w:r>
      <w:r>
        <w:fldChar w:fldCharType="end"/>
      </w:r>
      <w:r>
        <w:t>Full payment made to the court does discharge the debt and entitles the defendant to a dismissal. However, if the plaintiff is able to prove that the tender was insufficient, it will have no legal effect.</w:t>
      </w:r>
    </w:p>
    <w:p w:rsidR="00074B4B" w:rsidRDefault="00074B4B">
      <w:pPr>
        <w:pStyle w:val="pxs"/>
        <w:spacing w:before="180"/>
        <w:rPr>
          <w:sz w:val="27"/>
          <w:szCs w:val="27"/>
        </w:rPr>
      </w:pPr>
      <w:r>
        <w:rPr>
          <w:sz w:val="27"/>
          <w:szCs w:val="27"/>
        </w:rPr>
        <w:t>14:71. Tender</w:t>
      </w:r>
      <w:r>
        <w:rPr>
          <w:rStyle w:val="pxsep"/>
        </w:rPr>
        <w:t xml:space="preserve">-- </w:t>
      </w:r>
      <w:r>
        <w:rPr>
          <w:sz w:val="27"/>
          <w:szCs w:val="27"/>
        </w:rPr>
        <w:t>Property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tk.ref.id="I03NRM6"</w:instrText>
      </w:r>
      <w:r>
        <w:rPr>
          <w:rStyle w:val="pxtk"/>
        </w:rPr>
        <w:fldChar w:fldCharType="end"/>
      </w:r>
      <w:r>
        <w:rPr>
          <w:rStyle w:val="pxtk"/>
        </w:rPr>
        <w:t>West's Key Number Digest, Tender &amp;key; 22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rc.ref.id="I022HXZ"</w:instrText>
      </w:r>
      <w:r>
        <w:rPr>
          <w:rStyle w:val="pxrc"/>
        </w:rPr>
        <w:fldChar w:fldCharType="end"/>
      </w:r>
      <w:r>
        <w:rPr>
          <w:rStyle w:val="pxrc"/>
        </w:rPr>
        <w:t xml:space="preserve">C.J.S., Tender </w:t>
      </w:r>
      <w:r>
        <w:rPr>
          <w:rStyle w:val="pxrc"/>
          <w:vanish/>
        </w:rPr>
        <w:t>&amp;ss;</w:t>
      </w:r>
      <w:r>
        <w:rPr>
          <w:rStyle w:val="pxvis"/>
          <w:rFonts w:ascii="Times NewRoman" w:hAnsi="Times NewRoman"/>
          <w:b w:val="0"/>
          <w:sz w:val="24"/>
        </w:rPr>
        <w:t>§§</w:t>
      </w:r>
      <w:r>
        <w:rPr>
          <w:rStyle w:val="pxrc"/>
        </w:rPr>
        <w:t>46 to 48, 56 to 57</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form.fid="I70ac2400a62311dfa8bb0000837214a9"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p.ct.id="86611b80279711ee9dcac71aa3e1ee30|71|14:71"</w:instrText>
      </w:r>
      <w:r>
        <w:fldChar w:fldCharType="end"/>
      </w:r>
      <w:r>
        <w:t xml:space="preserve">Defendant did, on </w:t>
      </w:r>
      <w:r>
        <w:rPr>
          <w:rStyle w:val="pxfinstr"/>
          <w:i/>
          <w:iCs/>
        </w:rPr>
        <w:t>[date]</w:t>
      </w:r>
      <w:r>
        <w:t>, tender to the Plaintiff the property that is the subject of this action.</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p.ct.id="86611b80279711ee9dcac71aa3e1ee30|71|14:71"</w:instrText>
      </w:r>
      <w:r>
        <w:fldChar w:fldCharType="end"/>
      </w:r>
      <w:r>
        <w:t>Plaintiff refused the tender and did not thereafter request the property.</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p.ct.id="86611b80279711ee9dcac71aa3e1ee30|71|14:71"</w:instrText>
      </w:r>
      <w:r>
        <w:fldChar w:fldCharType="end"/>
      </w:r>
      <w:r>
        <w:t>Statutory tender of property due under a contract, unlike the tender of money, serves to discharge the debt. If the tender is refused, the defendant not only escapes liability for the debt, but may recover any expenses incurred in protecting the property.</w:t>
      </w:r>
    </w:p>
    <w:p w:rsidR="00074B4B" w:rsidRDefault="00074B4B">
      <w:pPr>
        <w:pStyle w:val="pxs"/>
        <w:spacing w:before="180"/>
        <w:rPr>
          <w:sz w:val="27"/>
          <w:szCs w:val="27"/>
        </w:rPr>
      </w:pPr>
      <w:r>
        <w:rPr>
          <w:sz w:val="27"/>
          <w:szCs w:val="27"/>
        </w:rPr>
        <w:t>14:72. Mitigation of damages</w:t>
      </w:r>
      <w:r>
        <w:rPr>
          <w:rStyle w:val="pxsep"/>
        </w:rPr>
        <w:t xml:space="preserve">-- </w:t>
      </w:r>
      <w:r>
        <w:rPr>
          <w:sz w:val="27"/>
          <w:szCs w:val="27"/>
        </w:rPr>
        <w:t>By defendant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tk.ref.id="I03KYHD"</w:instrText>
      </w:r>
      <w:r>
        <w:rPr>
          <w:rStyle w:val="pxtk"/>
        </w:rPr>
        <w:fldChar w:fldCharType="end"/>
      </w:r>
      <w:r>
        <w:rPr>
          <w:rStyle w:val="pxtk"/>
        </w:rPr>
        <w:t>West's Key Number Digest, Damages &amp;key; 155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tk.ref.id="I03NRM9"</w:instrText>
      </w:r>
      <w:r>
        <w:rPr>
          <w:rStyle w:val="pxtk"/>
        </w:rPr>
        <w:fldChar w:fldCharType="end"/>
      </w:r>
      <w:r>
        <w:rPr>
          <w:rStyle w:val="pxtk"/>
        </w:rPr>
        <w:t>West's Key Number Digest, Pleading &amp;key; 8(22)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rc.ref.id="I020SO5"</w:instrText>
      </w:r>
      <w:r>
        <w:rPr>
          <w:rStyle w:val="pxrc"/>
        </w:rPr>
        <w:fldChar w:fldCharType="end"/>
      </w:r>
      <w:r>
        <w:rPr>
          <w:rStyle w:val="pxrc"/>
        </w:rPr>
        <w:t xml:space="preserve">C.J.S., Damages </w:t>
      </w:r>
      <w:r>
        <w:rPr>
          <w:rStyle w:val="pxrc"/>
          <w:vanish/>
        </w:rPr>
        <w:t>&amp;s;</w:t>
      </w:r>
      <w:r>
        <w:rPr>
          <w:rStyle w:val="pxvis"/>
          <w:rFonts w:ascii="Times NewRoman" w:hAnsi="Times NewRoman"/>
          <w:b w:val="0"/>
          <w:sz w:val="24"/>
        </w:rPr>
        <w:t>§</w:t>
      </w:r>
      <w:r>
        <w:rPr>
          <w:rStyle w:val="pxrc"/>
        </w:rPr>
        <w:t>247</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rc.ref.id="I020SVC"</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16, 42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form.fid="I70ae46e0a62311dfa8bb0000837214a9"</w:instrText>
      </w:r>
      <w:r>
        <w:fldChar w:fldCharType="end"/>
      </w:r>
      <w:r>
        <w:rPr>
          <w:color w:val="FF0000"/>
          <w:sz w:val="20"/>
          <w:szCs w:val="20"/>
          <w:vertAlign w:val="superscript"/>
        </w:rPr>
        <w:t>►</w:t>
      </w:r>
      <w:r>
        <w:fldChar w:fldCharType="begin"/>
      </w:r>
      <w:r>
        <w:instrText>p.ct.id="86611b80279711ee9dcac71aa3e1ee30|72|14:72"</w:instrText>
      </w:r>
      <w:r>
        <w:fldChar w:fldCharType="end"/>
      </w:r>
      <w:r>
        <w:t>Upon learning of the harm done Plaintiff by Defendant's action, Defendant took all reasonable steps to eliminate and alleviate the damage to Plaintiff.</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p.ct.id="86611b80279711ee9dcac71aa3e1ee30|72|14:72"</w:instrText>
      </w:r>
      <w:r>
        <w:fldChar w:fldCharType="end"/>
      </w:r>
      <w:r>
        <w:t xml:space="preserve">Any defense based on mitigation of damages must be set forth in a separate count of the defendant's answer. This is true in any action brought to recover damages for personal injury or property damage. When the issue is properly raised, any facts may be shown which tend to mitigate or otherwise reduce the damages, whether they constitute a complete defense or merely a partial justification. </w:t>
      </w:r>
      <w:r>
        <w:rPr>
          <w:rStyle w:val="pxst"/>
          <w:color w:val="FF0000"/>
          <w:sz w:val="20"/>
          <w:szCs w:val="20"/>
          <w:vertAlign w:val="superscript"/>
        </w:rPr>
        <w:t>►</w:t>
      </w:r>
      <w:r>
        <w:rPr>
          <w:rStyle w:val="pxst"/>
        </w:rPr>
        <w:fldChar w:fldCharType="begin"/>
      </w:r>
      <w:r>
        <w:rPr>
          <w:rStyle w:val="pxst"/>
        </w:rPr>
        <w:instrText>st.ref.id="I03I5CJ"</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619.7</w:t>
      </w:r>
      <w:r>
        <w:t>.</w:t>
      </w:r>
    </w:p>
    <w:p w:rsidR="00074B4B" w:rsidRDefault="00074B4B">
      <w:pPr>
        <w:pStyle w:val="pxs"/>
        <w:spacing w:before="180"/>
        <w:rPr>
          <w:sz w:val="27"/>
          <w:szCs w:val="27"/>
        </w:rPr>
      </w:pPr>
      <w:r>
        <w:rPr>
          <w:sz w:val="27"/>
          <w:szCs w:val="27"/>
        </w:rPr>
        <w:t>14:73. Mitigation of damages</w:t>
      </w:r>
      <w:r>
        <w:rPr>
          <w:rStyle w:val="pxsep"/>
        </w:rPr>
        <w:t xml:space="preserve">-- </w:t>
      </w:r>
      <w:r>
        <w:rPr>
          <w:sz w:val="27"/>
          <w:szCs w:val="27"/>
        </w:rPr>
        <w:t>Failure by plaintiff</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tk.ref.id="I03KYHF"</w:instrText>
      </w:r>
      <w:r>
        <w:rPr>
          <w:rStyle w:val="pxtk"/>
        </w:rPr>
        <w:fldChar w:fldCharType="end"/>
      </w:r>
      <w:r>
        <w:rPr>
          <w:rStyle w:val="pxtk"/>
        </w:rPr>
        <w:t>West's Key Number Digest, Damages &amp;key; 155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rc.ref.id="I020SVF"</w:instrText>
      </w:r>
      <w:r>
        <w:rPr>
          <w:rStyle w:val="pxrc"/>
        </w:rPr>
        <w:fldChar w:fldCharType="end"/>
      </w:r>
      <w:r>
        <w:rPr>
          <w:rStyle w:val="pxrc"/>
        </w:rPr>
        <w:t xml:space="preserve">C.J.S., Damages </w:t>
      </w:r>
      <w:r>
        <w:rPr>
          <w:rStyle w:val="pxrc"/>
          <w:vanish/>
        </w:rPr>
        <w:t>&amp;s;</w:t>
      </w:r>
      <w:r>
        <w:rPr>
          <w:rStyle w:val="pxvis"/>
          <w:rFonts w:ascii="Times NewRoman" w:hAnsi="Times NewRoman"/>
          <w:b w:val="0"/>
          <w:sz w:val="24"/>
        </w:rPr>
        <w:t>§</w:t>
      </w:r>
      <w:r>
        <w:rPr>
          <w:rStyle w:val="pxrc"/>
        </w:rPr>
        <w:t>247</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form.fid="I70af5850a62311dfa8bb0000837214a9"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p.ct.id="86611b80279711ee9dcac71aa3e1ee30|73|14:73"</w:instrText>
      </w:r>
      <w:r>
        <w:fldChar w:fldCharType="end"/>
      </w:r>
      <w:r>
        <w:t>Upon being advised of Defendant's breach of contract, Plaintiff took no steps to mitigate Plaintiff's damages.</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p.ct.id="86611b80279711ee9dcac71aa3e1ee30|73|14:73"</w:instrText>
      </w:r>
      <w:r>
        <w:fldChar w:fldCharType="end"/>
      </w:r>
      <w:r>
        <w:t>Plaintiff has failed and refused to cause the damages to be minimized.</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p.ct.id="86611b80279711ee9dcac71aa3e1ee30|73|14:73"</w:instrText>
      </w:r>
      <w:r>
        <w:fldChar w:fldCharType="end"/>
      </w:r>
      <w:r>
        <w:t>Therefore, Defendant should not be required to pay damages beyond the time when such remedy should have been procured.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p.ct.id="86611b80279711ee9dcac71aa3e1ee30|73|14:73"</w:instrText>
      </w:r>
      <w:r>
        <w:fldChar w:fldCharType="end"/>
      </w:r>
      <w:r>
        <w:t xml:space="preserve">Separate and distinct from the issue of the defendant's mitigation of damages, the plaintiff has a duty to minimize damages. While the plaintiff has this duty, the burden is on the defendant to plead that damages could have been minimized. </w:t>
      </w:r>
      <w:r>
        <w:rPr>
          <w:rStyle w:val="pxcc"/>
          <w:color w:val="FF0000"/>
          <w:sz w:val="20"/>
          <w:szCs w:val="20"/>
          <w:vertAlign w:val="superscript"/>
        </w:rPr>
        <w:t>►</w:t>
      </w:r>
      <w:r>
        <w:rPr>
          <w:rStyle w:val="pxcc"/>
        </w:rPr>
        <w:fldChar w:fldCharType="begin"/>
      </w:r>
      <w:r>
        <w:rPr>
          <w:rStyle w:val="pxcc"/>
        </w:rPr>
        <w:instrText>cc.ref.id="I03I5CM"</w:instrText>
      </w:r>
      <w:r>
        <w:rPr>
          <w:rStyle w:val="pxcc"/>
        </w:rPr>
        <w:fldChar w:fldCharType="end"/>
      </w:r>
      <w:r>
        <w:rPr>
          <w:rStyle w:val="pxcc"/>
        </w:rPr>
        <w:t>Nizzi v. Laverty Sprayers, Inc., 259 Iowa 112, 143 N.W.2d 312 (1966)</w:t>
      </w:r>
      <w:r>
        <w:t>.</w:t>
      </w:r>
    </w:p>
    <w:p w:rsidR="00074B4B" w:rsidRDefault="00074B4B">
      <w:pPr>
        <w:pStyle w:val="pxs"/>
        <w:spacing w:before="180"/>
        <w:rPr>
          <w:sz w:val="27"/>
          <w:szCs w:val="27"/>
        </w:rPr>
      </w:pPr>
      <w:r>
        <w:rPr>
          <w:sz w:val="27"/>
          <w:szCs w:val="27"/>
        </w:rPr>
        <w:t>14:74. Judgment void for jurisdiction</w:t>
      </w:r>
      <w:r>
        <w:rPr>
          <w:rStyle w:val="pxsep"/>
        </w:rPr>
        <w:t xml:space="preserve">-- </w:t>
      </w:r>
      <w:r>
        <w:rPr>
          <w:sz w:val="27"/>
          <w:szCs w:val="27"/>
        </w:rPr>
        <w:t>Fraud</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tk.ref.id="I03KYHI"</w:instrText>
      </w:r>
      <w:r>
        <w:rPr>
          <w:rStyle w:val="pxtk"/>
        </w:rPr>
        <w:fldChar w:fldCharType="end"/>
      </w:r>
      <w:r>
        <w:rPr>
          <w:rStyle w:val="pxtk"/>
        </w:rPr>
        <w:t>West's Key Number Digest, Judgment &amp;key; 906, 914, 948, 949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rc.ref.id="I020SVH"</w:instrText>
      </w:r>
      <w:r>
        <w:rPr>
          <w:rStyle w:val="pxrc"/>
        </w:rPr>
        <w:fldChar w:fldCharType="end"/>
      </w:r>
      <w:r>
        <w:rPr>
          <w:rStyle w:val="pxrc"/>
        </w:rPr>
        <w:t xml:space="preserve">C.J.S., Judgments </w:t>
      </w:r>
      <w:r>
        <w:rPr>
          <w:rStyle w:val="pxrc"/>
          <w:vanish/>
        </w:rPr>
        <w:t>&amp;ss;</w:t>
      </w:r>
      <w:r>
        <w:rPr>
          <w:rStyle w:val="pxvis"/>
          <w:rFonts w:ascii="Times NewRoman" w:hAnsi="Times NewRoman"/>
          <w:b w:val="0"/>
          <w:sz w:val="24"/>
        </w:rPr>
        <w:t>§§</w:t>
      </w:r>
      <w:r>
        <w:rPr>
          <w:rStyle w:val="pxrc"/>
        </w:rPr>
        <w:t>930 to 941, 956, 962</w:t>
      </w:r>
    </w:p>
    <w:p w:rsidR="00074B4B" w:rsidRDefault="00074B4B">
      <w:pPr>
        <w:pStyle w:val="pxformfl"/>
        <w:ind w:left="500"/>
      </w:pPr>
      <w:r>
        <w:t xml:space="preserve"> </w:t>
      </w:r>
      <w:r>
        <w:rPr>
          <w:color w:val="FF0000"/>
          <w:sz w:val="20"/>
          <w:szCs w:val="20"/>
          <w:vertAlign w:val="superscript"/>
        </w:rPr>
        <w:t>►</w:t>
      </w:r>
      <w:r>
        <w:fldChar w:fldCharType="begin"/>
      </w:r>
      <w:r>
        <w:instrText>form.du="0"</w:instrText>
      </w:r>
      <w:r>
        <w:fldChar w:fldCharType="end"/>
      </w:r>
      <w:r>
        <w:fldChar w:fldCharType="begin"/>
      </w:r>
      <w:r>
        <w:instrText>form.fid="I70b17b30a62311dfa8bb0000837214a9"</w:instrText>
      </w:r>
      <w:r>
        <w:fldChar w:fldCharType="end"/>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1.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The judgment that Plaintiff asserts in the Petition was entered only on published notice against Defendant.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2.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No copy of that published notice was mailed to Defendant.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3.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To avoid such mailing, an affidavit was filed stating that Defendant's address was unknown, despite diligent inquiry to ascertain it.</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4.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The affidavit was false in that Plaintiff knew at the time of the affidavit that the Defendant was residing at ____.</w:t>
      </w:r>
    </w:p>
    <w:p w:rsidR="00074B4B" w:rsidRDefault="00074B4B">
      <w:pPr>
        <w:pStyle w:val="pxformfin"/>
      </w:pPr>
      <w:r>
        <w:rPr>
          <w:color w:val="FF0000"/>
          <w:sz w:val="20"/>
          <w:szCs w:val="20"/>
          <w:vertAlign w:val="superscript"/>
        </w:rPr>
        <w:t>►</w:t>
      </w:r>
      <w:r>
        <w:fldChar w:fldCharType="begin"/>
      </w:r>
      <w:r>
        <w:instrText>fi.lvl="1"</w:instrText>
      </w:r>
      <w:r>
        <w:fldChar w:fldCharType="end"/>
      </w:r>
      <w:r>
        <w:t xml:space="preserve">5. </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Accordingly, the judgment was obtained by extrinsic fraud on Defendant and the Court, so that the Court did not acquire jurisdiction to enter any judgment, and the judgment is void.</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p.ct.id="86611b80279711ee9dcac71aa3e1ee30|74|14:74"</w:instrText>
      </w:r>
      <w:r>
        <w:fldChar w:fldCharType="end"/>
      </w:r>
      <w:r>
        <w:t>This is an example of extrinsic fraud that, if proved, vitiates the judgment.</w:t>
      </w:r>
    </w:p>
    <w:p w:rsidR="00074B4B" w:rsidRDefault="00074B4B">
      <w:pPr>
        <w:pStyle w:val="pxs"/>
        <w:spacing w:before="180"/>
        <w:rPr>
          <w:sz w:val="27"/>
          <w:szCs w:val="27"/>
        </w:rPr>
      </w:pPr>
      <w:r>
        <w:rPr>
          <w:sz w:val="27"/>
          <w:szCs w:val="27"/>
        </w:rPr>
        <w:t>14:75. Failure to give timely notice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tk.ref.id="I03I5DR"</w:instrText>
      </w:r>
      <w:r>
        <w:rPr>
          <w:rStyle w:val="pxtk"/>
        </w:rPr>
        <w:fldChar w:fldCharType="end"/>
      </w:r>
      <w:r>
        <w:rPr>
          <w:rStyle w:val="pxtk"/>
        </w:rPr>
        <w:t>West's Key Number Digest, Insurance &amp;key; 3379, 3571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tk.ref.id="I03NRNJ"</w:instrText>
      </w:r>
      <w:r>
        <w:rPr>
          <w:rStyle w:val="pxtk"/>
        </w:rPr>
        <w:fldChar w:fldCharType="end"/>
      </w:r>
      <w:r>
        <w:rPr>
          <w:rStyle w:val="pxtk"/>
        </w:rPr>
        <w:t>West's Key Number Digest, Pleading &amp;key; 8(21), 87 to 96</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tk.ref.id="I03TDXB"</w:instrText>
      </w:r>
      <w:r>
        <w:rPr>
          <w:rStyle w:val="pxtk"/>
        </w:rPr>
        <w:fldChar w:fldCharType="end"/>
      </w:r>
      <w:r>
        <w:rPr>
          <w:rStyle w:val="pxtk"/>
        </w:rPr>
        <w:t>West's Key Number Digest, Secured Transactions &amp;key; 240, 242.1</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tk.ref.id="I03Z073"</w:instrText>
      </w:r>
      <w:r>
        <w:rPr>
          <w:rStyle w:val="pxtk"/>
        </w:rPr>
        <w:fldChar w:fldCharType="end"/>
      </w:r>
      <w:r>
        <w:rPr>
          <w:rStyle w:val="pxtk"/>
        </w:rPr>
        <w:t>West's Key Number Digest, States &amp;key; 208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rc.ref.id="I020SWN"</w:instrText>
      </w:r>
      <w:r>
        <w:rPr>
          <w:rStyle w:val="pxrc"/>
        </w:rPr>
        <w:fldChar w:fldCharType="end"/>
      </w:r>
      <w:r>
        <w:rPr>
          <w:rStyle w:val="pxrc"/>
        </w:rPr>
        <w:t xml:space="preserve">C.J.S., Insurance </w:t>
      </w:r>
      <w:r>
        <w:rPr>
          <w:rStyle w:val="pxrc"/>
          <w:vanish/>
        </w:rPr>
        <w:t>&amp;ss;</w:t>
      </w:r>
      <w:r>
        <w:rPr>
          <w:rStyle w:val="pxvis"/>
          <w:rFonts w:ascii="Times NewRoman" w:hAnsi="Times NewRoman"/>
          <w:b w:val="0"/>
          <w:sz w:val="24"/>
        </w:rPr>
        <w:t>§§</w:t>
      </w:r>
      <w:r>
        <w:rPr>
          <w:rStyle w:val="pxrc"/>
        </w:rPr>
        <w:t>1161, 1729</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rc.ref.id="I020SWP"</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 38, 160 to 162, 174 to 175, 177 to 178, 202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rc.ref.id="I023M1L"</w:instrText>
      </w:r>
      <w:r>
        <w:rPr>
          <w:rStyle w:val="pxrc"/>
        </w:rPr>
        <w:fldChar w:fldCharType="end"/>
      </w:r>
      <w:r>
        <w:rPr>
          <w:rStyle w:val="pxrc"/>
        </w:rPr>
        <w:t xml:space="preserve">C.J.S., Secured Transactions </w:t>
      </w:r>
      <w:r>
        <w:rPr>
          <w:rStyle w:val="pxrc"/>
          <w:vanish/>
        </w:rPr>
        <w:t>&amp;ss;</w:t>
      </w:r>
      <w:r>
        <w:rPr>
          <w:rStyle w:val="pxvis"/>
          <w:rFonts w:ascii="Times NewRoman" w:hAnsi="Times NewRoman"/>
          <w:b w:val="0"/>
          <w:sz w:val="24"/>
        </w:rPr>
        <w:t>§§</w:t>
      </w:r>
      <w:r>
        <w:rPr>
          <w:rStyle w:val="pxrc"/>
        </w:rPr>
        <w:t>161 to 181, 185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rc.ref.id="I026F6H"</w:instrText>
      </w:r>
      <w:r>
        <w:rPr>
          <w:rStyle w:val="pxrc"/>
        </w:rPr>
        <w:fldChar w:fldCharType="end"/>
      </w:r>
      <w:r>
        <w:rPr>
          <w:rStyle w:val="pxrc"/>
        </w:rPr>
        <w:t xml:space="preserve">C.J.S., States </w:t>
      </w:r>
      <w:r>
        <w:rPr>
          <w:rStyle w:val="pxrc"/>
          <w:vanish/>
        </w:rPr>
        <w:t>&amp;ss;</w:t>
      </w:r>
      <w:r>
        <w:rPr>
          <w:rStyle w:val="pxvis"/>
          <w:rFonts w:ascii="Times NewRoman" w:hAnsi="Times NewRoman"/>
          <w:b w:val="0"/>
          <w:sz w:val="24"/>
        </w:rPr>
        <w:t>§§</w:t>
      </w:r>
      <w:r>
        <w:rPr>
          <w:rStyle w:val="pxrc"/>
        </w:rPr>
        <w:t>576 to 577</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form.fid="I70b46160a62311dfa8bb0000837214a9"</w:instrText>
      </w:r>
      <w:r>
        <w:fldChar w:fldCharType="end"/>
      </w:r>
      <w:r>
        <w:rPr>
          <w:color w:val="FF0000"/>
          <w:sz w:val="20"/>
          <w:szCs w:val="20"/>
          <w:vertAlign w:val="superscript"/>
        </w:rPr>
        <w:t>►</w:t>
      </w:r>
      <w:r>
        <w:fldChar w:fldCharType="begin"/>
      </w:r>
      <w:r>
        <w:instrText>p.ct.id="86611b80279711ee9dcac71aa3e1ee30|75|14:75"</w:instrText>
      </w:r>
      <w:r>
        <w:fldChar w:fldCharType="end"/>
      </w:r>
      <w:r>
        <w:t>Plaintiff failed to provide reasonably prompt notice to Defendant of the occurrence as required by the insurance policy.</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p.ct.id="86611b80279711ee9dcac71aa3e1ee30|75|14:75"</w:instrText>
      </w:r>
      <w:r>
        <w:fldChar w:fldCharType="end"/>
      </w:r>
      <w:r>
        <w:t xml:space="preserve">Plaintiff failed to provide notice to Defendant of the occurrence within the time required by the </w:t>
      </w:r>
      <w:r>
        <w:rPr>
          <w:rStyle w:val="pxfinstr"/>
          <w:i/>
          <w:iCs/>
        </w:rPr>
        <w:t>[policy, contract, or statute]</w:t>
      </w:r>
      <w:r>
        <w:t>.</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p.ct.id="86611b80279711ee9dcac71aa3e1ee30|75|14:75"</w:instrText>
      </w:r>
      <w:r>
        <w:fldChar w:fldCharType="end"/>
      </w:r>
      <w:r>
        <w:t xml:space="preserve">Plaintiff's action is barred by Plaintiff's failure to file a notice of claim with </w:t>
      </w:r>
      <w:r>
        <w:rPr>
          <w:rStyle w:val="pxfinstr"/>
          <w:i/>
          <w:iCs/>
        </w:rPr>
        <w:t>[state agency]</w:t>
      </w:r>
      <w:r>
        <w:t xml:space="preserve"> within the time required after the claim arose.</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p.ct.id="86611b80279711ee9dcac71aa3e1ee30|75|14:75"</w:instrText>
      </w:r>
      <w:r>
        <w:fldChar w:fldCharType="end"/>
      </w:r>
      <w:r>
        <w:t>Plaintiff's action is barred by Plaintiff's failure to notify Defendant of the sale of collateral.</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p.ct.id="86611b80279711ee9dcac71aa3e1ee30|75|14:75"</w:instrText>
      </w:r>
      <w:r>
        <w:fldChar w:fldCharType="end"/>
      </w:r>
      <w:r>
        <w:t xml:space="preserve">Notice may be required by policy, contract or statute. See, e.g., </w:t>
      </w:r>
      <w:r>
        <w:rPr>
          <w:rStyle w:val="pxst"/>
          <w:color w:val="FF0000"/>
          <w:sz w:val="20"/>
          <w:szCs w:val="20"/>
          <w:vertAlign w:val="superscript"/>
        </w:rPr>
        <w:t>►</w:t>
      </w:r>
      <w:r>
        <w:rPr>
          <w:rStyle w:val="pxst"/>
        </w:rPr>
        <w:fldChar w:fldCharType="begin"/>
      </w:r>
      <w:r>
        <w:rPr>
          <w:rStyle w:val="pxst"/>
        </w:rPr>
        <w:instrText>st.ref.id="I03M2DP"</w:instrText>
      </w:r>
      <w:r>
        <w:rPr>
          <w:rStyle w:val="pxst"/>
        </w:rPr>
        <w:fldChar w:fldCharType="end"/>
      </w:r>
      <w:r>
        <w:rPr>
          <w:rStyle w:val="pxst"/>
        </w:rPr>
        <w:t xml:space="preserve">I.C.A. </w:t>
      </w:r>
      <w:r>
        <w:rPr>
          <w:rStyle w:val="pxst"/>
          <w:vanish/>
        </w:rPr>
        <w:t>&amp;ss;</w:t>
      </w:r>
      <w:r>
        <w:rPr>
          <w:rStyle w:val="pxvis"/>
          <w:rFonts w:ascii="Times NewRoman" w:hAnsi="Times NewRoman"/>
          <w:b w:val="0"/>
          <w:sz w:val="24"/>
        </w:rPr>
        <w:t>§§</w:t>
      </w:r>
      <w:r>
        <w:rPr>
          <w:rStyle w:val="pxst"/>
        </w:rPr>
        <w:t>96.5</w:t>
      </w:r>
      <w:r>
        <w:t xml:space="preserve"> (unemployment compensation claims); </w:t>
      </w:r>
      <w:r>
        <w:rPr>
          <w:rStyle w:val="pxst"/>
          <w:color w:val="FF0000"/>
          <w:sz w:val="20"/>
          <w:szCs w:val="20"/>
          <w:vertAlign w:val="superscript"/>
        </w:rPr>
        <w:t>►</w:t>
      </w:r>
      <w:r>
        <w:rPr>
          <w:rStyle w:val="pxst"/>
        </w:rPr>
        <w:fldChar w:fldCharType="begin"/>
      </w:r>
      <w:r>
        <w:rPr>
          <w:rStyle w:val="pxst"/>
        </w:rPr>
        <w:instrText>st.ref.id="I03OVIL"</w:instrText>
      </w:r>
      <w:r>
        <w:rPr>
          <w:rStyle w:val="pxst"/>
        </w:rPr>
        <w:fldChar w:fldCharType="end"/>
      </w:r>
      <w:r>
        <w:rPr>
          <w:rStyle w:val="pxst"/>
        </w:rPr>
        <w:t>85A.18</w:t>
      </w:r>
      <w:r>
        <w:t xml:space="preserve"> (occupational disease claims).</w:t>
      </w:r>
    </w:p>
    <w:p w:rsidR="00074B4B" w:rsidRDefault="00074B4B">
      <w:pPr>
        <w:pStyle w:val="pxs"/>
        <w:spacing w:before="180"/>
        <w:rPr>
          <w:sz w:val="27"/>
          <w:szCs w:val="27"/>
        </w:rPr>
      </w:pPr>
      <w:r>
        <w:rPr>
          <w:sz w:val="27"/>
          <w:szCs w:val="27"/>
        </w:rPr>
        <w:t xml:space="preserve">14:76. Act of </w:t>
      </w:r>
      <w:del w:id="15" w:author="Barry Lindahl" w:date="2023-12-09T07:45:00Z">
        <w:r w:rsidDel="00B66797">
          <w:rPr>
            <w:sz w:val="27"/>
            <w:szCs w:val="27"/>
          </w:rPr>
          <w:delText>god</w:delText>
        </w:r>
      </w:del>
      <w:ins w:id="16" w:author="Barry Lindahl" w:date="2023-12-09T07:45:00Z">
        <w:r w:rsidR="00B66797">
          <w:rPr>
            <w:sz w:val="27"/>
            <w:szCs w:val="27"/>
          </w:rPr>
          <w:t>God</w:t>
        </w:r>
      </w:ins>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tk.ref.id="I03RONH"</w:instrText>
      </w:r>
      <w:r>
        <w:rPr>
          <w:rStyle w:val="pxtk"/>
        </w:rPr>
        <w:fldChar w:fldCharType="end"/>
      </w:r>
      <w:r>
        <w:rPr>
          <w:rStyle w:val="pxtk"/>
        </w:rPr>
        <w:t>West's Key Number Digest, Negligence &amp;key; 1528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rc.ref.id="I020T2D"</w:instrText>
      </w:r>
      <w:r>
        <w:rPr>
          <w:rStyle w:val="pxrc"/>
        </w:rPr>
        <w:fldChar w:fldCharType="end"/>
      </w:r>
      <w:r>
        <w:rPr>
          <w:rStyle w:val="pxrc"/>
        </w:rPr>
        <w:t xml:space="preserve">C.J.S., Negligence </w:t>
      </w:r>
      <w:r>
        <w:rPr>
          <w:rStyle w:val="pxrc"/>
          <w:vanish/>
        </w:rPr>
        <w:t>&amp;ss;</w:t>
      </w:r>
      <w:r>
        <w:rPr>
          <w:rStyle w:val="pxvis"/>
          <w:rFonts w:ascii="Times NewRoman" w:hAnsi="Times NewRoman"/>
          <w:b w:val="0"/>
          <w:sz w:val="24"/>
        </w:rPr>
        <w:t>§§</w:t>
      </w:r>
      <w:r>
        <w:rPr>
          <w:rStyle w:val="pxrc"/>
        </w:rPr>
        <w:t>695 to 701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form.fid="I70b54bc0a62311dfa8bb0000837214a9"</w:instrText>
      </w:r>
      <w:r>
        <w:fldChar w:fldCharType="end"/>
      </w:r>
      <w:r>
        <w:rPr>
          <w:color w:val="FF0000"/>
          <w:sz w:val="20"/>
          <w:szCs w:val="20"/>
          <w:vertAlign w:val="superscript"/>
        </w:rPr>
        <w:t>►</w:t>
      </w:r>
      <w:r>
        <w:fldChar w:fldCharType="begin"/>
      </w:r>
      <w:r>
        <w:instrText>p.ct.id="86611b80279711ee9dcac71aa3e1ee30|76|14:76"</w:instrText>
      </w:r>
      <w:r>
        <w:fldChar w:fldCharType="end"/>
      </w:r>
      <w:r>
        <w:t>The occurrence of which Plaintiff complains arose from an act of God, being a storm of wind and hail of unusual severity.</w:t>
      </w:r>
    </w:p>
    <w:p w:rsidR="00074B4B" w:rsidRDefault="00074B4B">
      <w:pPr>
        <w:pStyle w:val="pxs"/>
        <w:spacing w:before="180"/>
        <w:rPr>
          <w:sz w:val="27"/>
          <w:szCs w:val="27"/>
        </w:rPr>
      </w:pPr>
      <w:r>
        <w:rPr>
          <w:sz w:val="27"/>
          <w:szCs w:val="27"/>
        </w:rPr>
        <w:t>14:77. Adhesion contract</w:t>
      </w:r>
      <w:r>
        <w:rPr>
          <w:rStyle w:val="pxsep"/>
        </w:rPr>
        <w:t xml:space="preserve">-- </w:t>
      </w:r>
      <w:r>
        <w:rPr>
          <w:sz w:val="27"/>
          <w:szCs w:val="27"/>
        </w:rPr>
        <w:t>Terms unconscionable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tk.ref.id="I03M2DR"</w:instrText>
      </w:r>
      <w:r>
        <w:rPr>
          <w:rStyle w:val="pxtk"/>
        </w:rPr>
        <w:fldChar w:fldCharType="end"/>
      </w:r>
      <w:r>
        <w:rPr>
          <w:rStyle w:val="pxtk"/>
        </w:rPr>
        <w:t>West's Key Number Digest, Contracts &amp;key; 1, 338(1), 342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rc.ref.id="I03UHSF"</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rc.ref.id="I020T2F"</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2 to 3, 9, 12, 640, 655 to 656, 659 to 663, 665, 673 to 678</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form.fid="I70b74790a62311dfa8bb0000837214a9"</w:instrText>
      </w:r>
      <w:r>
        <w:fldChar w:fldCharType="end"/>
      </w:r>
      <w:r>
        <w:rPr>
          <w:color w:val="FF0000"/>
          <w:sz w:val="20"/>
          <w:szCs w:val="20"/>
          <w:vertAlign w:val="superscript"/>
        </w:rPr>
        <w:t>►</w:t>
      </w:r>
      <w:r>
        <w:fldChar w:fldCharType="begin"/>
      </w:r>
      <w:r>
        <w:instrText>p.ct.id="86611b80279711ee9dcac71aa3e1ee30|77|14:77"</w:instrText>
      </w:r>
      <w:r>
        <w:fldChar w:fldCharType="end"/>
      </w:r>
      <w:r>
        <w:t>The contract upon which Plaintiff bases its claim is unconscionable.</w:t>
      </w:r>
    </w:p>
    <w:p w:rsidR="00074B4B" w:rsidRDefault="00074B4B">
      <w:pPr>
        <w:pStyle w:val="pxformselfs"/>
        <w:ind w:left="500"/>
      </w:pPr>
      <w:r>
        <w:t xml:space="preserve"> </w:t>
      </w:r>
      <w:r>
        <w:rPr>
          <w:color w:val="FF0000"/>
          <w:sz w:val="20"/>
          <w:szCs w:val="20"/>
          <w:vertAlign w:val="superscript"/>
        </w:rPr>
        <w:t>►</w:t>
      </w:r>
      <w:r>
        <w:fldChar w:fldCharType="begin"/>
      </w:r>
      <w:r>
        <w:instrText>sel.tp="chc"</w:instrText>
      </w:r>
      <w:r>
        <w:fldChar w:fldCharType="end"/>
      </w:r>
    </w:p>
    <w:p w:rsidR="00074B4B" w:rsidRDefault="00074B4B">
      <w:pPr>
        <w:pStyle w:val="pxformselfvs"/>
      </w:pPr>
      <w:r>
        <w:rPr>
          <w:color w:val="FF0000"/>
          <w:sz w:val="20"/>
          <w:szCs w:val="20"/>
          <w:vertAlign w:val="superscript"/>
        </w:rPr>
        <w:t>►</w:t>
      </w:r>
      <w:r>
        <w:fldChar w:fldCharType="begin"/>
      </w:r>
      <w:r>
        <w:instrText>fvs.amt="1"</w:instrText>
      </w:r>
      <w:r>
        <w:fldChar w:fldCharType="end"/>
      </w:r>
      <w:r>
        <w:rPr>
          <w:rStyle w:val="pxfinstr"/>
          <w:i/>
          <w:iCs/>
        </w:rPr>
        <w:t>[or]</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p.ct.id="86611b80279711ee9dcac71aa3e1ee30|77|14:77"</w:instrText>
      </w:r>
      <w:r>
        <w:fldChar w:fldCharType="end"/>
      </w:r>
      <w:r>
        <w:t>The contract that forms the basis of Plaintiff's claim is an adhesion contract entered into by parties with unequal bargaining power, and the enforcement of which would be unconscionable.</w:t>
      </w:r>
    </w:p>
    <w:p w:rsidR="00074B4B" w:rsidRDefault="00074B4B">
      <w:pPr>
        <w:pStyle w:val="pxs"/>
        <w:spacing w:before="180"/>
        <w:rPr>
          <w:sz w:val="27"/>
          <w:szCs w:val="27"/>
        </w:rPr>
      </w:pPr>
      <w:r>
        <w:rPr>
          <w:sz w:val="27"/>
          <w:szCs w:val="27"/>
        </w:rPr>
        <w:t>14:78. Authority of law</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tk.ref.id="I03J98Y"</w:instrText>
      </w:r>
      <w:r>
        <w:rPr>
          <w:rStyle w:val="pxtk"/>
        </w:rPr>
        <w:fldChar w:fldCharType="end"/>
      </w:r>
      <w:r>
        <w:rPr>
          <w:rStyle w:val="pxtk"/>
        </w:rPr>
        <w:t>West's Key Number Digest, Pleading &amp;key; 87 to 96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rc.ref.id="I020T2H"</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162, 174 to 175, 177 to 178, 202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form.fid="I70b96a70a62311dfa8bb0000837214a9"</w:instrText>
      </w:r>
      <w:r>
        <w:fldChar w:fldCharType="end"/>
      </w:r>
      <w:r>
        <w:rPr>
          <w:color w:val="FF0000"/>
          <w:sz w:val="20"/>
          <w:szCs w:val="20"/>
          <w:vertAlign w:val="superscript"/>
        </w:rPr>
        <w:t>►</w:t>
      </w:r>
      <w:r>
        <w:fldChar w:fldCharType="begin"/>
      </w:r>
      <w:r>
        <w:instrText>p.ct.id="86611b80279711ee9dcac71aa3e1ee30|78|14:78"</w:instrText>
      </w:r>
      <w:r>
        <w:fldChar w:fldCharType="end"/>
      </w:r>
      <w:r>
        <w:t xml:space="preserve">In doing the acts complained of in the Petition, Defendant was acting under and pursuant to the provisions of </w:t>
      </w:r>
      <w:r>
        <w:rPr>
          <w:rStyle w:val="pxsst"/>
          <w:color w:val="FF0000"/>
          <w:sz w:val="20"/>
          <w:szCs w:val="20"/>
          <w:vertAlign w:val="superscript"/>
        </w:rPr>
        <w:t>►</w:t>
      </w:r>
      <w:r>
        <w:rPr>
          <w:rStyle w:val="pxsst"/>
        </w:rPr>
        <w:fldChar w:fldCharType="begin"/>
      </w:r>
      <w:r>
        <w:rPr>
          <w:rStyle w:val="pxsst"/>
        </w:rPr>
        <w:instrText>sst.ref.id="I03J990"</w:instrText>
      </w:r>
      <w:r>
        <w:rPr>
          <w:rStyle w:val="pxsst"/>
        </w:rPr>
        <w:fldChar w:fldCharType="end"/>
      </w:r>
      <w:r>
        <w:rPr>
          <w:rStyle w:val="pxsst"/>
        </w:rPr>
        <w:t xml:space="preserve">I.C.A. </w:t>
      </w:r>
      <w:r>
        <w:rPr>
          <w:rStyle w:val="pxsst"/>
          <w:vanish/>
        </w:rPr>
        <w:t>&amp;s;</w:t>
      </w:r>
      <w:r>
        <w:rPr>
          <w:rStyle w:val="pxvis"/>
          <w:rFonts w:ascii="Times NewRoman" w:hAnsi="Times NewRoman"/>
          <w:b w:val="0"/>
          <w:sz w:val="24"/>
        </w:rPr>
        <w:t>§</w:t>
      </w:r>
      <w:r>
        <w:rPr>
          <w:rStyle w:val="pxsst"/>
        </w:rPr>
        <w:t>____</w:t>
      </w:r>
      <w:r>
        <w:rPr>
          <w:rStyle w:val="pxfinstr"/>
          <w:i/>
          <w:iCs/>
        </w:rPr>
        <w:t>[or pursuant to any other local ordinance, etc.]</w:t>
      </w:r>
      <w:r>
        <w:t>.</w:t>
      </w:r>
    </w:p>
    <w:p w:rsidR="00074B4B" w:rsidRDefault="00074B4B">
      <w:pPr>
        <w:pStyle w:val="pxs"/>
        <w:spacing w:before="180"/>
        <w:rPr>
          <w:sz w:val="27"/>
          <w:szCs w:val="27"/>
        </w:rPr>
      </w:pPr>
      <w:r>
        <w:rPr>
          <w:sz w:val="27"/>
          <w:szCs w:val="27"/>
        </w:rPr>
        <w:t>14:79. Breach of agreement</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tk.ref.id="I03M2DW"</w:instrText>
      </w:r>
      <w:r>
        <w:rPr>
          <w:rStyle w:val="pxtk"/>
        </w:rPr>
        <w:fldChar w:fldCharType="end"/>
      </w:r>
      <w:r>
        <w:rPr>
          <w:rStyle w:val="pxtk"/>
        </w:rPr>
        <w:t>West's Key Number Digest, Contracts &amp;key; 343</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rc.ref.id="I03OVIS"</w:instrText>
      </w:r>
      <w:r>
        <w:rPr>
          <w:rStyle w:val="pxrc"/>
        </w:rPr>
        <w:fldChar w:fldCharType="end"/>
      </w:r>
      <w:r>
        <w:rPr>
          <w:rStyle w:val="pxrc"/>
        </w:rPr>
        <w:t xml:space="preserve">C.J.S., Architects </w:t>
      </w:r>
      <w:r>
        <w:rPr>
          <w:rStyle w:val="pxrc"/>
          <w:vanish/>
        </w:rPr>
        <w:t>&amp;s;</w:t>
      </w:r>
      <w:r>
        <w:rPr>
          <w:rStyle w:val="pxvis"/>
          <w:rFonts w:ascii="Times NewRoman" w:hAnsi="Times NewRoman"/>
          <w:b w:val="0"/>
          <w:sz w:val="24"/>
        </w:rPr>
        <w:t>§</w:t>
      </w:r>
      <w:r>
        <w:rPr>
          <w:rStyle w:val="pxrc"/>
        </w:rPr>
        <w:t xml:space="preserve"> 36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rc.ref.id="I020T9P"</w:instrText>
      </w:r>
      <w:r>
        <w:rPr>
          <w:rStyle w:val="pxrc"/>
        </w:rPr>
        <w:fldChar w:fldCharType="end"/>
      </w:r>
      <w:r>
        <w:rPr>
          <w:rStyle w:val="pxrc"/>
        </w:rPr>
        <w:t xml:space="preserve">C.J.S., Contracts </w:t>
      </w:r>
      <w:r>
        <w:rPr>
          <w:rStyle w:val="pxrc"/>
          <w:vanish/>
        </w:rPr>
        <w:t>&amp;ss;</w:t>
      </w:r>
      <w:r>
        <w:rPr>
          <w:rStyle w:val="pxvis"/>
          <w:rFonts w:ascii="Times NewRoman" w:hAnsi="Times NewRoman"/>
          <w:b w:val="0"/>
          <w:sz w:val="24"/>
        </w:rPr>
        <w:t>§§</w:t>
      </w:r>
      <w:r>
        <w:rPr>
          <w:rStyle w:val="pxrc"/>
        </w:rPr>
        <w:t>640, 655 to 656, 659, 666</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form.fid="I70bcece0a62311dfa8bb0000837214a9"</w:instrText>
      </w:r>
      <w:r>
        <w:fldChar w:fldCharType="end"/>
      </w:r>
      <w:r>
        <w:rPr>
          <w:color w:val="FF0000"/>
          <w:sz w:val="20"/>
          <w:szCs w:val="20"/>
          <w:vertAlign w:val="superscript"/>
        </w:rPr>
        <w:t>►</w:t>
      </w:r>
      <w:r>
        <w:fldChar w:fldCharType="begin"/>
      </w:r>
      <w:r>
        <w:instrText>p.ct.id="86611b80279711ee9dcac71aa3e1ee30|79|14:79"</w:instrText>
      </w:r>
      <w:r>
        <w:fldChar w:fldCharType="end"/>
      </w:r>
      <w:r>
        <w:t xml:space="preserve">Plaintiff was in breach of the written agreement of the parties, attached as Exhibit </w:t>
      </w:r>
      <w:r>
        <w:rPr>
          <w:rStyle w:val="pxfinstr"/>
          <w:i/>
          <w:iCs/>
        </w:rPr>
        <w:t>[designation of exhibit]</w:t>
      </w:r>
      <w:r>
        <w:t xml:space="preserve">, in that Plaintiff failed to make the payments called for under the terms of the agreement, and also breached the agreement in that </w:t>
      </w:r>
      <w:r>
        <w:rPr>
          <w:rStyle w:val="pxfinstr"/>
          <w:i/>
          <w:iCs/>
        </w:rPr>
        <w:t>[describe breach]</w:t>
      </w:r>
      <w:r>
        <w:t>.</w:t>
      </w:r>
    </w:p>
    <w:p w:rsidR="00074B4B" w:rsidRDefault="00074B4B">
      <w:pPr>
        <w:pStyle w:val="pxs"/>
        <w:spacing w:before="180"/>
        <w:rPr>
          <w:sz w:val="27"/>
          <w:szCs w:val="27"/>
        </w:rPr>
      </w:pPr>
      <w:r>
        <w:rPr>
          <w:sz w:val="27"/>
          <w:szCs w:val="27"/>
        </w:rPr>
        <w:t>14:80. Breach of fiduciary duty</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tk.ref.id="I03UHSK"</w:instrText>
      </w:r>
      <w:r>
        <w:rPr>
          <w:rStyle w:val="pxtk"/>
        </w:rPr>
        <w:fldChar w:fldCharType="end"/>
      </w:r>
      <w:r>
        <w:rPr>
          <w:rStyle w:val="pxtk"/>
        </w:rPr>
        <w:t>West's Key Number Digest, Fraud &amp;key; 44</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tk.ref.id="I03XAXG"</w:instrText>
      </w:r>
      <w:r>
        <w:rPr>
          <w:rStyle w:val="pxtk"/>
        </w:rPr>
        <w:fldChar w:fldCharType="end"/>
      </w:r>
      <w:r>
        <w:rPr>
          <w:rStyle w:val="pxtk"/>
        </w:rPr>
        <w:t>West's Key Number Digest, Pleading &amp;key; 18, 87 to 96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rc.ref.id="I023MEL"</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70 to 71, 160 to 162, 165, 174 to 175, 177 to 178, 202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form.fid="I70bdd740a62311dfa8bb0000837214a9"</w:instrText>
      </w:r>
      <w:r>
        <w:fldChar w:fldCharType="end"/>
      </w:r>
      <w:r>
        <w:rPr>
          <w:color w:val="FF0000"/>
          <w:sz w:val="20"/>
          <w:szCs w:val="20"/>
          <w:vertAlign w:val="superscript"/>
        </w:rPr>
        <w:t>►</w:t>
      </w:r>
      <w:r>
        <w:fldChar w:fldCharType="begin"/>
      </w:r>
      <w:r>
        <w:instrText>p.ct.id="86611b80279711ee9dcac71aa3e1ee30|80|14:80"</w:instrText>
      </w:r>
      <w:r>
        <w:fldChar w:fldCharType="end"/>
      </w:r>
      <w:r>
        <w:t xml:space="preserve">Defendant was related to Plaintiff as Plaintiff's </w:t>
      </w:r>
      <w:r>
        <w:rPr>
          <w:rStyle w:val="pxfinstr"/>
          <w:i/>
          <w:iCs/>
        </w:rPr>
        <w:t>[son, daughter, niece, or other relation]</w:t>
      </w:r>
      <w:r>
        <w:t>.</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p.ct.id="86611b80279711ee9dcac71aa3e1ee30|80|14:80"</w:instrText>
      </w:r>
      <w:r>
        <w:fldChar w:fldCharType="end"/>
      </w:r>
      <w:r>
        <w:t xml:space="preserve">Defendant trusted in and relied upon Plaintiff and was persuaded by Plaintiff to sign the </w:t>
      </w:r>
      <w:r>
        <w:rPr>
          <w:rStyle w:val="pxfinstr"/>
          <w:i/>
          <w:iCs/>
        </w:rPr>
        <w:t>[document]</w:t>
      </w:r>
      <w:r>
        <w:t>.</w:t>
      </w:r>
    </w:p>
    <w:p w:rsidR="00074B4B" w:rsidRDefault="00074B4B">
      <w:pPr>
        <w:pStyle w:val="pxs"/>
        <w:spacing w:before="180"/>
        <w:rPr>
          <w:sz w:val="27"/>
          <w:szCs w:val="27"/>
        </w:rPr>
      </w:pPr>
      <w:r>
        <w:rPr>
          <w:sz w:val="27"/>
          <w:szCs w:val="27"/>
        </w:rPr>
        <w:t>14:81. Failure to exhaust administrative remedies</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tk.ref.id="I03M2F2"</w:instrText>
      </w:r>
      <w:r>
        <w:rPr>
          <w:rStyle w:val="pxtk"/>
        </w:rPr>
        <w:fldChar w:fldCharType="end"/>
      </w:r>
      <w:r>
        <w:rPr>
          <w:rStyle w:val="pxtk"/>
        </w:rPr>
        <w:t>West's Key Number Digest, Administrative Law and Procedure &amp;key; 229</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tk.ref.id="I03OVJY"</w:instrText>
      </w:r>
      <w:r>
        <w:rPr>
          <w:rStyle w:val="pxtk"/>
        </w:rPr>
        <w:fldChar w:fldCharType="end"/>
      </w:r>
      <w:r>
        <w:rPr>
          <w:rStyle w:val="pxtk"/>
        </w:rPr>
        <w:t>West's Key Number Digest, Pleading &amp;key; 87 to 96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rc.ref.id="I020TAU"</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162, 174 to 175, 177 to 178, 202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rc.ref.id="I03J9A8"</w:instrText>
      </w:r>
      <w:r>
        <w:rPr>
          <w:rStyle w:val="pxrc"/>
        </w:rPr>
        <w:fldChar w:fldCharType="end"/>
      </w:r>
      <w:r>
        <w:rPr>
          <w:rStyle w:val="pxrc"/>
        </w:rPr>
        <w:t xml:space="preserve">C.J.S., Public Administrative Law and Procedure </w:t>
      </w:r>
      <w:r>
        <w:rPr>
          <w:rStyle w:val="pxrc"/>
          <w:vanish/>
        </w:rPr>
        <w:t>&amp;ss;</w:t>
      </w:r>
      <w:r>
        <w:rPr>
          <w:rStyle w:val="pxvis"/>
          <w:rFonts w:ascii="Times NewRoman" w:hAnsi="Times NewRoman"/>
          <w:b w:val="0"/>
          <w:sz w:val="24"/>
        </w:rPr>
        <w:t>§§</w:t>
      </w:r>
      <w:r>
        <w:rPr>
          <w:rStyle w:val="pxrc"/>
        </w:rPr>
        <w:t xml:space="preserve"> 79 to 97, 99, 101 to 102, 104 to 105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form.fid="I70bec1a0a62311dfa8bb0000837214a9"</w:instrText>
      </w:r>
      <w:r>
        <w:fldChar w:fldCharType="end"/>
      </w:r>
      <w:r>
        <w:rPr>
          <w:color w:val="FF0000"/>
          <w:sz w:val="20"/>
          <w:szCs w:val="20"/>
          <w:vertAlign w:val="superscript"/>
        </w:rPr>
        <w:t>►</w:t>
      </w:r>
      <w:r>
        <w:fldChar w:fldCharType="begin"/>
      </w:r>
      <w:r>
        <w:instrText>p.ct.id="86611b80279711ee9dcac71aa3e1ee30|81|14:81"</w:instrText>
      </w:r>
      <w:r>
        <w:fldChar w:fldCharType="end"/>
      </w:r>
      <w:r>
        <w:t>Plaintiff's action is barred by the failure to exhaust all administrative remedies prior to commencing this action.</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p.ct.id="86611b80279711ee9dcac71aa3e1ee30|81|14:81"</w:instrText>
      </w:r>
      <w:r>
        <w:fldChar w:fldCharType="end"/>
      </w:r>
      <w:r>
        <w:t xml:space="preserve">A party may by prevented from obtaining a judicial decision without first going through the prescribed administrative procedure or special statutory proceedings. See </w:t>
      </w:r>
      <w:r>
        <w:rPr>
          <w:rStyle w:val="pxcc"/>
          <w:color w:val="FF0000"/>
          <w:sz w:val="20"/>
          <w:szCs w:val="20"/>
          <w:vertAlign w:val="superscript"/>
        </w:rPr>
        <w:t>►</w:t>
      </w:r>
      <w:r>
        <w:rPr>
          <w:rStyle w:val="pxcc"/>
        </w:rPr>
        <w:fldChar w:fldCharType="begin"/>
      </w:r>
      <w:r>
        <w:rPr>
          <w:rStyle w:val="pxcc"/>
        </w:rPr>
        <w:instrText>cc.ref.id="I03M2F4"</w:instrText>
      </w:r>
      <w:r>
        <w:rPr>
          <w:rStyle w:val="pxcc"/>
        </w:rPr>
        <w:fldChar w:fldCharType="end"/>
      </w:r>
      <w:r>
        <w:rPr>
          <w:rStyle w:val="pxcc"/>
        </w:rPr>
        <w:t>Iowa Coal Min. Co., Inc. v. Monroe County, 555 N.W.2d 418 (Iowa 1996)</w:t>
      </w:r>
      <w:r>
        <w:t>.</w:t>
      </w:r>
    </w:p>
    <w:p w:rsidR="00074B4B" w:rsidRDefault="00074B4B">
      <w:pPr>
        <w:pStyle w:val="pxs"/>
        <w:spacing w:before="180"/>
        <w:rPr>
          <w:sz w:val="27"/>
          <w:szCs w:val="27"/>
        </w:rPr>
      </w:pPr>
      <w:r>
        <w:rPr>
          <w:sz w:val="27"/>
          <w:szCs w:val="27"/>
        </w:rPr>
        <w:t>14:82. Lack of license</w:t>
      </w:r>
    </w:p>
    <w:p w:rsidR="00074B4B" w:rsidRDefault="00074B4B">
      <w:pPr>
        <w:pStyle w:val="pxov"/>
        <w:rPr>
          <w:vanish/>
        </w:rPr>
      </w:pPr>
      <w:r>
        <w:rPr>
          <w:vanish/>
        </w:rPr>
        <w:t>CLS</w:t>
      </w:r>
    </w:p>
    <w:p w:rsidR="00074B4B" w:rsidRDefault="00074B4B">
      <w:pPr>
        <w:pStyle w:val="pxov"/>
        <w:rPr>
          <w:vanish/>
        </w:rPr>
      </w:pPr>
      <w:r>
        <w:rPr>
          <w:vanish/>
        </w:rPr>
        <w:t>LCV</w:t>
      </w:r>
    </w:p>
    <w:p w:rsidR="00074B4B" w:rsidRDefault="00074B4B">
      <w:pPr>
        <w:pStyle w:val="pxov"/>
        <w:rPr>
          <w:vanish/>
        </w:rPr>
      </w:pPr>
      <w:r>
        <w:rPr>
          <w:vanish/>
        </w:rPr>
        <w:t>LSC</w:t>
      </w:r>
    </w:p>
    <w:p w:rsidR="00074B4B" w:rsidRDefault="00074B4B">
      <w:pPr>
        <w:pStyle w:val="pxov"/>
        <w:rPr>
          <w:vanish/>
        </w:rPr>
      </w:pPr>
      <w:r>
        <w:rPr>
          <w:vanish/>
        </w:rPr>
        <w:t>LS2</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tk.ref.id="I03OVK0"</w:instrText>
      </w:r>
      <w:r>
        <w:rPr>
          <w:rStyle w:val="pxtk"/>
        </w:rPr>
        <w:fldChar w:fldCharType="end"/>
      </w:r>
      <w:r>
        <w:rPr>
          <w:rStyle w:val="pxtk"/>
        </w:rPr>
        <w:t>West's Key Number Digest, Licenses &amp;key; 38.5</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tk.ref.id="I03ROOW"</w:instrText>
      </w:r>
      <w:r>
        <w:rPr>
          <w:rStyle w:val="pxtk"/>
        </w:rPr>
        <w:fldChar w:fldCharType="end"/>
      </w:r>
      <w:r>
        <w:rPr>
          <w:rStyle w:val="pxtk"/>
        </w:rPr>
        <w:t>West's Key Number Digest, Pleading &amp;key; 87 to 96</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rc.ref.id="I020TAX"</w:instrText>
      </w:r>
      <w:r>
        <w:rPr>
          <w:rStyle w:val="pxrc"/>
        </w:rPr>
        <w:fldChar w:fldCharType="end"/>
      </w:r>
      <w:r>
        <w:rPr>
          <w:rStyle w:val="pxrc"/>
        </w:rPr>
        <w:t xml:space="preserve">C.J.S., Architects </w:t>
      </w:r>
      <w:r>
        <w:rPr>
          <w:rStyle w:val="pxrc"/>
          <w:vanish/>
        </w:rPr>
        <w:t>&amp;ss;</w:t>
      </w:r>
      <w:r>
        <w:rPr>
          <w:rStyle w:val="pxvis"/>
          <w:rFonts w:ascii="Times NewRoman" w:hAnsi="Times NewRoman"/>
          <w:b w:val="0"/>
          <w:sz w:val="24"/>
        </w:rPr>
        <w:t>§§</w:t>
      </w:r>
      <w:r>
        <w:rPr>
          <w:rStyle w:val="pxrc"/>
        </w:rPr>
        <w:t>6, 8 to 9, 25</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rc.ref.id="I020TAZ"</w:instrText>
      </w:r>
      <w:r>
        <w:rPr>
          <w:rStyle w:val="pxrc"/>
        </w:rPr>
        <w:fldChar w:fldCharType="end"/>
      </w:r>
      <w:r>
        <w:rPr>
          <w:rStyle w:val="pxrc"/>
        </w:rPr>
        <w:t xml:space="preserve">C.J.S., Pleading </w:t>
      </w:r>
      <w:r>
        <w:rPr>
          <w:rStyle w:val="pxrc"/>
          <w:vanish/>
        </w:rPr>
        <w:t>&amp;ss;</w:t>
      </w:r>
      <w:r>
        <w:rPr>
          <w:rStyle w:val="pxvis"/>
          <w:rFonts w:ascii="Times NewRoman" w:hAnsi="Times NewRoman"/>
          <w:b w:val="0"/>
          <w:sz w:val="24"/>
        </w:rPr>
        <w:t>§§</w:t>
      </w:r>
      <w:r>
        <w:rPr>
          <w:rStyle w:val="pxrc"/>
        </w:rPr>
        <w:t>160 to 162, 174 to 175, 177 to 178, 202</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form.fid="I70c132a0a62311dfa8bb0000837214a9"</w:instrText>
      </w:r>
      <w:r>
        <w:fldChar w:fldCharType="end"/>
      </w:r>
      <w:r>
        <w:rPr>
          <w:color w:val="FF0000"/>
          <w:sz w:val="20"/>
          <w:szCs w:val="20"/>
          <w:vertAlign w:val="superscript"/>
        </w:rPr>
        <w:t>►</w:t>
      </w:r>
      <w:r>
        <w:fldChar w:fldCharType="begin"/>
      </w:r>
      <w:r>
        <w:instrText>p.ct.id="86611b80279711ee9dcac71aa3e1ee30|82|14:82"</w:instrText>
      </w:r>
      <w:r>
        <w:fldChar w:fldCharType="end"/>
      </w:r>
      <w:r>
        <w:t xml:space="preserve">Plaintiff's action is barred by Plaintiff's failure to have a license to ____ as required by </w:t>
      </w:r>
      <w:r>
        <w:rPr>
          <w:rStyle w:val="pxsst"/>
          <w:color w:val="FF0000"/>
          <w:sz w:val="20"/>
          <w:szCs w:val="20"/>
          <w:vertAlign w:val="superscript"/>
        </w:rPr>
        <w:t>►</w:t>
      </w:r>
      <w:r>
        <w:rPr>
          <w:rStyle w:val="pxsst"/>
        </w:rPr>
        <w:fldChar w:fldCharType="begin"/>
      </w:r>
      <w:r>
        <w:rPr>
          <w:rStyle w:val="pxsst"/>
        </w:rPr>
        <w:instrText>sst.ref.id="I03OVK3"</w:instrText>
      </w:r>
      <w:r>
        <w:rPr>
          <w:rStyle w:val="pxsst"/>
        </w:rPr>
        <w:fldChar w:fldCharType="end"/>
      </w:r>
      <w:r>
        <w:rPr>
          <w:rStyle w:val="pxsst"/>
        </w:rPr>
        <w:t xml:space="preserve">I.C.A. </w:t>
      </w:r>
      <w:r>
        <w:rPr>
          <w:rStyle w:val="pxsst"/>
          <w:vanish/>
        </w:rPr>
        <w:t>&amp;s;</w:t>
      </w:r>
      <w:r>
        <w:rPr>
          <w:rStyle w:val="pxvis"/>
          <w:rFonts w:ascii="Times NewRoman" w:hAnsi="Times NewRoman"/>
          <w:b w:val="0"/>
          <w:sz w:val="24"/>
        </w:rPr>
        <w:t>§</w:t>
      </w:r>
      <w:r>
        <w:rPr>
          <w:rStyle w:val="pxsst"/>
        </w:rPr>
        <w:t>____</w:t>
      </w:r>
      <w:r>
        <w:t>.</w:t>
      </w:r>
    </w:p>
    <w:p w:rsidR="00074B4B" w:rsidRDefault="00074B4B">
      <w:pPr>
        <w:pStyle w:val="pxs"/>
        <w:spacing w:before="180"/>
        <w:rPr>
          <w:sz w:val="27"/>
          <w:szCs w:val="27"/>
        </w:rPr>
      </w:pPr>
      <w:r>
        <w:rPr>
          <w:sz w:val="27"/>
          <w:szCs w:val="27"/>
        </w:rPr>
        <w:t>14:83. Products liability</w:t>
      </w:r>
      <w:r>
        <w:rPr>
          <w:rStyle w:val="pxsep"/>
        </w:rPr>
        <w:t xml:space="preserve">-- </w:t>
      </w:r>
      <w:r>
        <w:rPr>
          <w:sz w:val="27"/>
          <w:szCs w:val="27"/>
        </w:rPr>
        <w:t>Alteration or modification</w:t>
      </w:r>
    </w:p>
    <w:p w:rsidR="00074B4B" w:rsidRDefault="00074B4B">
      <w:pPr>
        <w:pStyle w:val="pxov"/>
        <w:rPr>
          <w:vanish/>
        </w:rPr>
      </w:pPr>
      <w:r>
        <w:rPr>
          <w:vanish/>
        </w:rPr>
        <w:t>CLS</w:t>
      </w:r>
    </w:p>
    <w:p w:rsidR="00074B4B" w:rsidRDefault="00074B4B">
      <w:pPr>
        <w:pStyle w:val="pxov"/>
        <w:rPr>
          <w:vanish/>
        </w:rPr>
      </w:pPr>
      <w:r>
        <w:rPr>
          <w:vanish/>
        </w:rPr>
        <w:t>PLB</w:t>
      </w:r>
    </w:p>
    <w:p w:rsidR="00074B4B" w:rsidRDefault="00074B4B">
      <w:pPr>
        <w:pStyle w:val="pxov"/>
        <w:rPr>
          <w:vanish/>
        </w:rPr>
      </w:pPr>
      <w:r>
        <w:rPr>
          <w:vanish/>
        </w:rPr>
        <w:t>PTL</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tk.ref.id="I03ROOZ"</w:instrText>
      </w:r>
      <w:r>
        <w:rPr>
          <w:rStyle w:val="pxtk"/>
        </w:rPr>
        <w:fldChar w:fldCharType="end"/>
      </w:r>
      <w:r>
        <w:rPr>
          <w:rStyle w:val="pxtk"/>
        </w:rPr>
        <w:t>West's Key Number Digest, Products Liability &amp;key; 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rc.ref.id="I023MFV"</w:instrText>
      </w:r>
      <w:r>
        <w:rPr>
          <w:rStyle w:val="pxrc"/>
        </w:rPr>
        <w:fldChar w:fldCharType="end"/>
      </w:r>
      <w:r>
        <w:rPr>
          <w:rStyle w:val="pxrc"/>
        </w:rPr>
        <w:t xml:space="preserve">C.J.S., Motor Vehicles </w:t>
      </w:r>
      <w:r>
        <w:rPr>
          <w:rStyle w:val="pxrc"/>
          <w:vanish/>
        </w:rPr>
        <w:t>&amp;s;</w:t>
      </w:r>
      <w:r>
        <w:rPr>
          <w:rStyle w:val="pxvis"/>
          <w:rFonts w:ascii="Times NewRoman" w:hAnsi="Times NewRoman"/>
          <w:b w:val="0"/>
          <w:sz w:val="24"/>
        </w:rPr>
        <w:t>§</w:t>
      </w:r>
      <w:r>
        <w:rPr>
          <w:rStyle w:val="pxrc"/>
        </w:rPr>
        <w:t>424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rc.ref.id="I026FKR"</w:instrText>
      </w:r>
      <w:r>
        <w:rPr>
          <w:rStyle w:val="pxrc"/>
        </w:rPr>
        <w:fldChar w:fldCharType="end"/>
      </w:r>
      <w:r>
        <w:rPr>
          <w:rStyle w:val="pxrc"/>
        </w:rPr>
        <w:t xml:space="preserve">C.J.S., Products Liability </w:t>
      </w:r>
      <w:r>
        <w:rPr>
          <w:rStyle w:val="pxrc"/>
          <w:vanish/>
        </w:rPr>
        <w:t>&amp;ss;</w:t>
      </w:r>
      <w:r>
        <w:rPr>
          <w:rStyle w:val="pxvis"/>
          <w:rFonts w:ascii="Times NewRoman" w:hAnsi="Times NewRoman"/>
          <w:b w:val="0"/>
          <w:sz w:val="24"/>
        </w:rPr>
        <w:t>§§</w:t>
      </w:r>
      <w:r>
        <w:rPr>
          <w:rStyle w:val="pxrc"/>
        </w:rPr>
        <w:t>163 to 165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form.fid="I70c3f1c0a62311dfa8bb0000837214a9"</w:instrText>
      </w:r>
      <w:r>
        <w:fldChar w:fldCharType="end"/>
      </w:r>
      <w:r>
        <w:rPr>
          <w:color w:val="FF0000"/>
          <w:sz w:val="20"/>
          <w:szCs w:val="20"/>
          <w:vertAlign w:val="superscript"/>
        </w:rPr>
        <w:t>►</w:t>
      </w:r>
      <w:r>
        <w:fldChar w:fldCharType="begin"/>
      </w:r>
      <w:r>
        <w:instrText>p.ct.id="86611b80279711ee9dcac71aa3e1ee30|83|14:83"</w:instrText>
      </w:r>
      <w:r>
        <w:fldChar w:fldCharType="end"/>
      </w:r>
      <w:r>
        <w:t>Plaintiff's damages were proximately caused by Plaintiff's modification or alteration of the product made after its delivery to the initial user or consumer, which modification or alteration was not reasonably foreseeable to Defendant.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p.ct.id="86611b80279711ee9dcac71aa3e1ee30|83|14:83"</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x.ref.id="I03J9FY"</w:instrText>
      </w:r>
      <w:r>
        <w:rPr>
          <w:rStyle w:val="pxx"/>
        </w:rPr>
        <w:fldChar w:fldCharType="end"/>
      </w:r>
      <w:r>
        <w:rPr>
          <w:rStyle w:val="pxx"/>
          <w:vanish/>
        </w:rPr>
        <w:t>&amp;ss;</w:t>
      </w:r>
      <w:r>
        <w:rPr>
          <w:rStyle w:val="pxvis"/>
          <w:rFonts w:ascii="Times NewRoman" w:hAnsi="Times NewRoman"/>
          <w:b w:val="0"/>
          <w:sz w:val="24"/>
        </w:rPr>
        <w:t>§§</w:t>
      </w:r>
      <w:r>
        <w:rPr>
          <w:rStyle w:val="pxx"/>
        </w:rPr>
        <w:t>77:1 et seq.</w:t>
      </w:r>
    </w:p>
    <w:p w:rsidR="00074B4B" w:rsidRDefault="00074B4B">
      <w:pPr>
        <w:pStyle w:val="pxs"/>
        <w:spacing w:before="180"/>
        <w:rPr>
          <w:sz w:val="27"/>
          <w:szCs w:val="27"/>
        </w:rPr>
      </w:pPr>
      <w:r>
        <w:rPr>
          <w:sz w:val="27"/>
          <w:szCs w:val="27"/>
        </w:rPr>
        <w:t>14:84. Products liability</w:t>
      </w:r>
      <w:r>
        <w:rPr>
          <w:rStyle w:val="pxsep"/>
        </w:rPr>
        <w:t xml:space="preserve">-- </w:t>
      </w:r>
      <w:r>
        <w:rPr>
          <w:sz w:val="27"/>
          <w:szCs w:val="27"/>
        </w:rPr>
        <w:t>Product misuse</w:t>
      </w:r>
    </w:p>
    <w:p w:rsidR="00074B4B" w:rsidRDefault="00074B4B">
      <w:pPr>
        <w:pStyle w:val="pxov"/>
        <w:rPr>
          <w:vanish/>
        </w:rPr>
      </w:pPr>
      <w:r>
        <w:rPr>
          <w:vanish/>
        </w:rPr>
        <w:t>CLS</w:t>
      </w:r>
    </w:p>
    <w:p w:rsidR="00074B4B" w:rsidRDefault="00074B4B">
      <w:pPr>
        <w:pStyle w:val="pxov"/>
        <w:rPr>
          <w:vanish/>
        </w:rPr>
      </w:pPr>
      <w:r>
        <w:rPr>
          <w:vanish/>
        </w:rPr>
        <w:t>PLB</w:t>
      </w:r>
    </w:p>
    <w:p w:rsidR="00074B4B" w:rsidRDefault="00074B4B">
      <w:pPr>
        <w:pStyle w:val="pxov"/>
        <w:rPr>
          <w:vanish/>
        </w:rPr>
      </w:pPr>
      <w:r>
        <w:rPr>
          <w:vanish/>
        </w:rPr>
        <w:t>PTL</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tk.ref.id="I03M2KU"</w:instrText>
      </w:r>
      <w:r>
        <w:rPr>
          <w:rStyle w:val="pxtk"/>
        </w:rPr>
        <w:fldChar w:fldCharType="end"/>
      </w:r>
      <w:r>
        <w:rPr>
          <w:rStyle w:val="pxtk"/>
        </w:rPr>
        <w:t>West's Key Number Digest, Products Liability &amp;key; 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rc.ref.id="I020TGN"</w:instrText>
      </w:r>
      <w:r>
        <w:rPr>
          <w:rStyle w:val="pxrc"/>
        </w:rPr>
        <w:fldChar w:fldCharType="end"/>
      </w:r>
      <w:r>
        <w:rPr>
          <w:rStyle w:val="pxrc"/>
        </w:rPr>
        <w:t xml:space="preserve">C.J.S., Motor Vehicles </w:t>
      </w:r>
      <w:r>
        <w:rPr>
          <w:rStyle w:val="pxrc"/>
          <w:vanish/>
        </w:rPr>
        <w:t>&amp;s;</w:t>
      </w:r>
      <w:r>
        <w:rPr>
          <w:rStyle w:val="pxvis"/>
          <w:rFonts w:ascii="Times NewRoman" w:hAnsi="Times NewRoman"/>
          <w:b w:val="0"/>
          <w:sz w:val="24"/>
        </w:rPr>
        <w:t>§</w:t>
      </w:r>
      <w:r>
        <w:rPr>
          <w:rStyle w:val="pxrc"/>
        </w:rPr>
        <w:t>424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rc.ref.id="I023MLJ"</w:instrText>
      </w:r>
      <w:r>
        <w:rPr>
          <w:rStyle w:val="pxrc"/>
        </w:rPr>
        <w:fldChar w:fldCharType="end"/>
      </w:r>
      <w:r>
        <w:rPr>
          <w:rStyle w:val="pxrc"/>
        </w:rPr>
        <w:t xml:space="preserve">C.J.S., Products Liability </w:t>
      </w:r>
      <w:r>
        <w:rPr>
          <w:rStyle w:val="pxrc"/>
          <w:vanish/>
        </w:rPr>
        <w:t>&amp;ss;</w:t>
      </w:r>
      <w:r>
        <w:rPr>
          <w:rStyle w:val="pxvis"/>
          <w:rFonts w:ascii="Times NewRoman" w:hAnsi="Times NewRoman"/>
          <w:b w:val="0"/>
          <w:sz w:val="24"/>
        </w:rPr>
        <w:t>§§</w:t>
      </w:r>
      <w:r>
        <w:rPr>
          <w:rStyle w:val="pxrc"/>
        </w:rPr>
        <w:t>163 to 165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form.fid="I70c52a40a62311dfa8bb0000837214a9"</w:instrText>
      </w:r>
      <w:r>
        <w:fldChar w:fldCharType="end"/>
      </w:r>
      <w:r>
        <w:rPr>
          <w:color w:val="FF0000"/>
          <w:sz w:val="20"/>
          <w:szCs w:val="20"/>
          <w:vertAlign w:val="superscript"/>
        </w:rPr>
        <w:t>►</w:t>
      </w:r>
      <w:r>
        <w:fldChar w:fldCharType="begin"/>
      </w:r>
      <w:r>
        <w:instrText>p.ct.id="86611b80279711ee9dcac71aa3e1ee30|84|14:84"</w:instrText>
      </w:r>
      <w:r>
        <w:fldChar w:fldCharType="end"/>
      </w:r>
      <w:r>
        <w:t>Plaintiff's damages were proximately caused by Plaintiff's misuse of the product, which misuse was not reasonably foreseeable to Defendant.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p.ct.id="86611b80279711ee9dcac71aa3e1ee30|84|14:84"</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x.ref.id="I03J9G1"</w:instrText>
      </w:r>
      <w:r>
        <w:rPr>
          <w:rStyle w:val="pxx"/>
        </w:rPr>
        <w:fldChar w:fldCharType="end"/>
      </w:r>
      <w:r>
        <w:rPr>
          <w:rStyle w:val="pxx"/>
          <w:vanish/>
        </w:rPr>
        <w:t>&amp;ss;</w:t>
      </w:r>
      <w:r>
        <w:rPr>
          <w:rStyle w:val="pxvis"/>
          <w:rFonts w:ascii="Times NewRoman" w:hAnsi="Times NewRoman"/>
          <w:b w:val="0"/>
          <w:sz w:val="24"/>
        </w:rPr>
        <w:t>§§</w:t>
      </w:r>
      <w:r>
        <w:rPr>
          <w:rStyle w:val="pxx"/>
        </w:rPr>
        <w:t>77:1 et seq.</w:t>
      </w:r>
    </w:p>
    <w:p w:rsidR="00074B4B" w:rsidRDefault="00074B4B">
      <w:pPr>
        <w:pStyle w:val="pxs"/>
        <w:spacing w:before="180"/>
        <w:rPr>
          <w:sz w:val="27"/>
          <w:szCs w:val="27"/>
        </w:rPr>
      </w:pPr>
      <w:r>
        <w:rPr>
          <w:sz w:val="27"/>
          <w:szCs w:val="27"/>
        </w:rPr>
        <w:t>14:85. Products liability</w:t>
      </w:r>
      <w:r>
        <w:rPr>
          <w:rStyle w:val="pxsep"/>
        </w:rPr>
        <w:t xml:space="preserve">-- </w:t>
      </w:r>
      <w:r>
        <w:rPr>
          <w:sz w:val="27"/>
          <w:szCs w:val="27"/>
        </w:rPr>
        <w:t>Obvious defect</w:t>
      </w:r>
    </w:p>
    <w:p w:rsidR="00074B4B" w:rsidRDefault="00074B4B">
      <w:pPr>
        <w:pStyle w:val="pxov"/>
        <w:rPr>
          <w:vanish/>
        </w:rPr>
      </w:pPr>
      <w:r>
        <w:rPr>
          <w:vanish/>
        </w:rPr>
        <w:t>CLS</w:t>
      </w:r>
    </w:p>
    <w:p w:rsidR="00074B4B" w:rsidRDefault="00074B4B">
      <w:pPr>
        <w:pStyle w:val="pxov"/>
        <w:rPr>
          <w:vanish/>
        </w:rPr>
      </w:pPr>
      <w:r>
        <w:rPr>
          <w:vanish/>
        </w:rPr>
        <w:t>PLB</w:t>
      </w:r>
    </w:p>
    <w:p w:rsidR="00074B4B" w:rsidRDefault="00074B4B">
      <w:pPr>
        <w:pStyle w:val="pxov"/>
        <w:rPr>
          <w:vanish/>
        </w:rPr>
      </w:pPr>
      <w:r>
        <w:rPr>
          <w:vanish/>
        </w:rPr>
        <w:t>PTL</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tk.ref.id="I03M2KX"</w:instrText>
      </w:r>
      <w:r>
        <w:rPr>
          <w:rStyle w:val="pxtk"/>
        </w:rPr>
        <w:fldChar w:fldCharType="end"/>
      </w:r>
      <w:r>
        <w:rPr>
          <w:rStyle w:val="pxtk"/>
        </w:rPr>
        <w:t>West's Key Number Digest, Products Liability &amp;key; 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rc.ref.id="I020TGP"</w:instrText>
      </w:r>
      <w:r>
        <w:rPr>
          <w:rStyle w:val="pxrc"/>
        </w:rPr>
        <w:fldChar w:fldCharType="end"/>
      </w:r>
      <w:r>
        <w:rPr>
          <w:rStyle w:val="pxrc"/>
        </w:rPr>
        <w:t xml:space="preserve">C.J.S., Motor Vehicles </w:t>
      </w:r>
      <w:r>
        <w:rPr>
          <w:rStyle w:val="pxrc"/>
          <w:vanish/>
        </w:rPr>
        <w:t>&amp;s;</w:t>
      </w:r>
      <w:r>
        <w:rPr>
          <w:rStyle w:val="pxvis"/>
          <w:rFonts w:ascii="Times NewRoman" w:hAnsi="Times NewRoman"/>
          <w:b w:val="0"/>
          <w:sz w:val="24"/>
        </w:rPr>
        <w:t>§</w:t>
      </w:r>
      <w:r>
        <w:rPr>
          <w:rStyle w:val="pxrc"/>
        </w:rPr>
        <w:t>424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rc.ref.id="I023MLL"</w:instrText>
      </w:r>
      <w:r>
        <w:rPr>
          <w:rStyle w:val="pxrc"/>
        </w:rPr>
        <w:fldChar w:fldCharType="end"/>
      </w:r>
      <w:r>
        <w:rPr>
          <w:rStyle w:val="pxrc"/>
        </w:rPr>
        <w:t xml:space="preserve">C.J.S., Products Liability </w:t>
      </w:r>
      <w:r>
        <w:rPr>
          <w:rStyle w:val="pxrc"/>
          <w:vanish/>
        </w:rPr>
        <w:t>&amp;ss;</w:t>
      </w:r>
      <w:r>
        <w:rPr>
          <w:rStyle w:val="pxvis"/>
          <w:rFonts w:ascii="Times NewRoman" w:hAnsi="Times NewRoman"/>
          <w:b w:val="0"/>
          <w:sz w:val="24"/>
        </w:rPr>
        <w:t>§§</w:t>
      </w:r>
      <w:r>
        <w:rPr>
          <w:rStyle w:val="pxrc"/>
        </w:rPr>
        <w:t>163 to 165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form.fid="I70c74d20a62311dfa8bb0000837214a9"</w:instrText>
      </w:r>
      <w:r>
        <w:fldChar w:fldCharType="end"/>
      </w:r>
      <w:r>
        <w:rPr>
          <w:color w:val="FF0000"/>
          <w:sz w:val="20"/>
          <w:szCs w:val="20"/>
          <w:vertAlign w:val="superscript"/>
        </w:rPr>
        <w:t>►</w:t>
      </w:r>
      <w:r>
        <w:fldChar w:fldCharType="begin"/>
      </w:r>
      <w:r>
        <w:instrText>p.ct.id="86611b80279711ee9dcac71aa3e1ee30|85|14:85"</w:instrText>
      </w:r>
      <w:r>
        <w:fldChar w:fldCharType="end"/>
      </w:r>
      <w:r>
        <w:t>Plaintiff is barred from recovery against Defendant for the reason that the defect alleged in the Petition was open and obvious to the Plaintiff at the time of the occurrence which resulted in Plaintiff's injuries.</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p.ct.id="86611b80279711ee9dcac71aa3e1ee30|85|14:85"</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x.ref.id="I03UHZL"</w:instrText>
      </w:r>
      <w:r>
        <w:rPr>
          <w:rStyle w:val="pxx"/>
        </w:rPr>
        <w:fldChar w:fldCharType="end"/>
      </w:r>
      <w:r>
        <w:rPr>
          <w:rStyle w:val="pxx"/>
          <w:vanish/>
        </w:rPr>
        <w:t>&amp;ss;</w:t>
      </w:r>
      <w:r>
        <w:rPr>
          <w:rStyle w:val="pxvis"/>
          <w:rFonts w:ascii="Times NewRoman" w:hAnsi="Times NewRoman"/>
          <w:b w:val="0"/>
          <w:sz w:val="24"/>
        </w:rPr>
        <w:t>§§</w:t>
      </w:r>
      <w:r>
        <w:rPr>
          <w:rStyle w:val="pxx"/>
        </w:rPr>
        <w:t>77:1 et seq.</w:t>
      </w:r>
    </w:p>
    <w:p w:rsidR="00074B4B" w:rsidRDefault="00074B4B">
      <w:pPr>
        <w:pStyle w:val="pxs"/>
        <w:spacing w:before="180"/>
        <w:rPr>
          <w:sz w:val="27"/>
          <w:szCs w:val="27"/>
        </w:rPr>
      </w:pPr>
      <w:r>
        <w:rPr>
          <w:sz w:val="27"/>
          <w:szCs w:val="27"/>
        </w:rPr>
        <w:t>14:86. Products liability</w:t>
      </w:r>
      <w:r>
        <w:rPr>
          <w:rStyle w:val="pxsep"/>
        </w:rPr>
        <w:t xml:space="preserve">-- </w:t>
      </w:r>
      <w:r>
        <w:rPr>
          <w:sz w:val="27"/>
          <w:szCs w:val="27"/>
        </w:rPr>
        <w:t>State of the art</w:t>
      </w:r>
    </w:p>
    <w:p w:rsidR="00074B4B" w:rsidRDefault="00074B4B">
      <w:pPr>
        <w:pStyle w:val="pxov"/>
        <w:rPr>
          <w:vanish/>
        </w:rPr>
      </w:pPr>
      <w:r>
        <w:rPr>
          <w:vanish/>
        </w:rPr>
        <w:t>CLS</w:t>
      </w:r>
    </w:p>
    <w:p w:rsidR="00074B4B" w:rsidRDefault="00074B4B">
      <w:pPr>
        <w:pStyle w:val="pxov"/>
        <w:rPr>
          <w:vanish/>
        </w:rPr>
      </w:pPr>
      <w:r>
        <w:rPr>
          <w:vanish/>
        </w:rPr>
        <w:t>PLB</w:t>
      </w:r>
    </w:p>
    <w:p w:rsidR="00074B4B" w:rsidRDefault="00074B4B">
      <w:pPr>
        <w:pStyle w:val="pxov"/>
        <w:rPr>
          <w:vanish/>
        </w:rPr>
      </w:pPr>
      <w:r>
        <w:rPr>
          <w:vanish/>
        </w:rPr>
        <w:t>PTL</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tk.ref.id="I03J9G3"</w:instrText>
      </w:r>
      <w:r>
        <w:rPr>
          <w:rStyle w:val="pxtk"/>
        </w:rPr>
        <w:fldChar w:fldCharType="end"/>
      </w:r>
      <w:r>
        <w:rPr>
          <w:rStyle w:val="pxtk"/>
        </w:rPr>
        <w:t>West's Key Number Digest, Products Liability &amp;key; 72</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rc.ref.id="I026FQH"</w:instrText>
      </w:r>
      <w:r>
        <w:rPr>
          <w:rStyle w:val="pxrc"/>
        </w:rPr>
        <w:fldChar w:fldCharType="end"/>
      </w:r>
      <w:r>
        <w:rPr>
          <w:rStyle w:val="pxrc"/>
        </w:rPr>
        <w:t xml:space="preserve">C.J.S., Motor Vehicles </w:t>
      </w:r>
      <w:r>
        <w:rPr>
          <w:rStyle w:val="pxrc"/>
          <w:vanish/>
        </w:rPr>
        <w:t>&amp;s;</w:t>
      </w:r>
      <w:r>
        <w:rPr>
          <w:rStyle w:val="pxvis"/>
          <w:rFonts w:ascii="Times NewRoman" w:hAnsi="Times NewRoman"/>
          <w:b w:val="0"/>
          <w:sz w:val="24"/>
        </w:rPr>
        <w:t>§</w:t>
      </w:r>
      <w:r>
        <w:rPr>
          <w:rStyle w:val="pxrc"/>
        </w:rPr>
        <w:t>424</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rc.ref.id="I020TGS"</w:instrText>
      </w:r>
      <w:r>
        <w:rPr>
          <w:rStyle w:val="pxrc"/>
        </w:rPr>
        <w:fldChar w:fldCharType="end"/>
      </w:r>
      <w:r>
        <w:rPr>
          <w:rStyle w:val="pxrc"/>
        </w:rPr>
        <w:t xml:space="preserve">C.J.S., Products Liability </w:t>
      </w:r>
      <w:r>
        <w:rPr>
          <w:rStyle w:val="pxrc"/>
          <w:vanish/>
        </w:rPr>
        <w:t>&amp;ss;</w:t>
      </w:r>
      <w:r>
        <w:rPr>
          <w:rStyle w:val="pxvis"/>
          <w:rFonts w:ascii="Times NewRoman" w:hAnsi="Times NewRoman"/>
          <w:b w:val="0"/>
          <w:sz w:val="24"/>
        </w:rPr>
        <w:t>§§</w:t>
      </w:r>
      <w:r>
        <w:rPr>
          <w:rStyle w:val="pxrc"/>
        </w:rPr>
        <w:t>163 to 165</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form.fid="I6924cd90a62311dfa8bb0000837214a9"</w:instrText>
      </w:r>
      <w:r>
        <w:fldChar w:fldCharType="end"/>
      </w:r>
      <w:r>
        <w:rPr>
          <w:color w:val="FF0000"/>
          <w:sz w:val="20"/>
          <w:szCs w:val="20"/>
          <w:vertAlign w:val="superscript"/>
        </w:rPr>
        <w:t>►</w:t>
      </w:r>
      <w:r>
        <w:fldChar w:fldCharType="begin"/>
      </w:r>
      <w:r>
        <w:instrText>p.ct.id="86611b80279711ee9dcac71aa3e1ee30|86|14:86"</w:instrText>
      </w:r>
      <w:r>
        <w:fldChar w:fldCharType="end"/>
      </w:r>
      <w:r>
        <w:t>The design, manufacture, inspection, packaging, warranting and labeling of the product was in conformity with the generally recognized state of the art at the time the product was designed, manufactured, packaged and labeled by Defendant and therefore a percentage of fault cannot be assigned to Defendant.</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p.ct.id="86611b80279711ee9dcac71aa3e1ee30|86|14:86"</w:instrText>
      </w:r>
      <w:r>
        <w:fldChar w:fldCharType="end"/>
      </w:r>
      <w:r>
        <w:t xml:space="preserve">This defense is established by </w:t>
      </w:r>
      <w:r>
        <w:rPr>
          <w:rStyle w:val="pxst"/>
          <w:color w:val="FF0000"/>
          <w:sz w:val="20"/>
          <w:szCs w:val="20"/>
          <w:vertAlign w:val="superscript"/>
        </w:rPr>
        <w:t>►</w:t>
      </w:r>
      <w:r>
        <w:rPr>
          <w:rStyle w:val="pxst"/>
        </w:rPr>
        <w:fldChar w:fldCharType="begin"/>
      </w:r>
      <w:r>
        <w:rPr>
          <w:rStyle w:val="pxst"/>
        </w:rPr>
        <w:instrText>st.ref.id="I03J9G5"</w:instrText>
      </w:r>
      <w:r>
        <w:rPr>
          <w:rStyle w:val="pxst"/>
        </w:rPr>
        <w:fldChar w:fldCharType="end"/>
      </w:r>
      <w:r>
        <w:rPr>
          <w:rStyle w:val="pxst"/>
        </w:rPr>
        <w:t xml:space="preserve">I.C.A. </w:t>
      </w:r>
      <w:r>
        <w:rPr>
          <w:rStyle w:val="pxst"/>
          <w:vanish/>
        </w:rPr>
        <w:t>&amp;s;</w:t>
      </w:r>
      <w:r>
        <w:rPr>
          <w:rStyle w:val="pxvis"/>
          <w:rFonts w:ascii="Times NewRoman" w:hAnsi="Times NewRoman"/>
          <w:b w:val="0"/>
          <w:sz w:val="24"/>
        </w:rPr>
        <w:t>§</w:t>
      </w:r>
      <w:r>
        <w:rPr>
          <w:rStyle w:val="pxst"/>
        </w:rPr>
        <w:t>668.12</w:t>
      </w:r>
      <w:r>
        <w:t xml:space="preserve">. See </w:t>
      </w:r>
      <w:r>
        <w:rPr>
          <w:rStyle w:val="pxx"/>
          <w:color w:val="FF0000"/>
          <w:sz w:val="20"/>
          <w:szCs w:val="20"/>
          <w:vertAlign w:val="superscript"/>
        </w:rPr>
        <w:t>►</w:t>
      </w:r>
      <w:r>
        <w:rPr>
          <w:rStyle w:val="pxx"/>
        </w:rPr>
        <w:fldChar w:fldCharType="begin"/>
      </w:r>
      <w:r>
        <w:rPr>
          <w:rStyle w:val="pxx"/>
        </w:rPr>
        <w:instrText>x.ref.id="I03M2L1"</w:instrText>
      </w:r>
      <w:r>
        <w:rPr>
          <w:rStyle w:val="pxx"/>
        </w:rPr>
        <w:fldChar w:fldCharType="end"/>
      </w:r>
      <w:r>
        <w:rPr>
          <w:rStyle w:val="pxx"/>
          <w:vanish/>
        </w:rPr>
        <w:t>&amp;ss;</w:t>
      </w:r>
      <w:r>
        <w:rPr>
          <w:rStyle w:val="pxvis"/>
          <w:rFonts w:ascii="Times NewRoman" w:hAnsi="Times NewRoman"/>
          <w:b w:val="0"/>
          <w:sz w:val="24"/>
        </w:rPr>
        <w:t>§§</w:t>
      </w:r>
      <w:r>
        <w:rPr>
          <w:rStyle w:val="pxx"/>
        </w:rPr>
        <w:t>77:1 et seq.</w:t>
      </w:r>
    </w:p>
    <w:p w:rsidR="00074B4B" w:rsidRDefault="00074B4B">
      <w:pPr>
        <w:pStyle w:val="pxs"/>
        <w:spacing w:before="180"/>
        <w:rPr>
          <w:sz w:val="27"/>
          <w:szCs w:val="27"/>
        </w:rPr>
      </w:pPr>
      <w:r>
        <w:rPr>
          <w:sz w:val="27"/>
          <w:szCs w:val="27"/>
        </w:rPr>
        <w:t>14:87. Sole proximate cause</w:t>
      </w:r>
    </w:p>
    <w:p w:rsidR="00074B4B" w:rsidRDefault="00074B4B">
      <w:pPr>
        <w:pStyle w:val="pxov"/>
        <w:rPr>
          <w:vanish/>
        </w:rPr>
      </w:pPr>
      <w:r>
        <w:rPr>
          <w:vanish/>
        </w:rPr>
        <w:t>CLS</w:t>
      </w:r>
    </w:p>
    <w:p w:rsidR="00074B4B" w:rsidRDefault="00074B4B">
      <w:pPr>
        <w:pStyle w:val="pxov"/>
        <w:rPr>
          <w:vanish/>
        </w:rPr>
      </w:pPr>
      <w:r>
        <w:rPr>
          <w:vanish/>
        </w:rPr>
        <w:t>PER</w:t>
      </w:r>
    </w:p>
    <w:p w:rsidR="00074B4B" w:rsidRDefault="00074B4B">
      <w:pPr>
        <w:pStyle w:val="pxov"/>
        <w:rPr>
          <w:vanish/>
        </w:rPr>
      </w:pPr>
      <w:r>
        <w:rPr>
          <w:vanish/>
        </w:rPr>
        <w:t>PE1</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tk.ref.id="I03OVPX"</w:instrText>
      </w:r>
      <w:r>
        <w:rPr>
          <w:rStyle w:val="pxtk"/>
        </w:rPr>
        <w:fldChar w:fldCharType="end"/>
      </w:r>
      <w:r>
        <w:rPr>
          <w:rStyle w:val="pxtk"/>
        </w:rPr>
        <w:t>West's Key Number Digest, Negligence &amp;key; 1528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rc.ref.id="I023MLO"</w:instrText>
      </w:r>
      <w:r>
        <w:rPr>
          <w:rStyle w:val="pxrc"/>
        </w:rPr>
        <w:fldChar w:fldCharType="end"/>
      </w:r>
      <w:r>
        <w:rPr>
          <w:rStyle w:val="pxrc"/>
        </w:rPr>
        <w:t xml:space="preserve">C.J.S., Negligence </w:t>
      </w:r>
      <w:r>
        <w:rPr>
          <w:rStyle w:val="pxrc"/>
          <w:vanish/>
        </w:rPr>
        <w:t>&amp;ss;</w:t>
      </w:r>
      <w:r>
        <w:rPr>
          <w:rStyle w:val="pxvis"/>
          <w:rFonts w:ascii="Times NewRoman" w:hAnsi="Times NewRoman"/>
          <w:b w:val="0"/>
          <w:sz w:val="24"/>
        </w:rPr>
        <w:t>§§</w:t>
      </w:r>
      <w:r>
        <w:rPr>
          <w:rStyle w:val="pxrc"/>
        </w:rPr>
        <w:t>695 to 701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form.fid="I69291350a62311dfa8bb0000837214a9"</w:instrText>
      </w:r>
      <w:r>
        <w:fldChar w:fldCharType="end"/>
      </w:r>
      <w:r>
        <w:rPr>
          <w:color w:val="FF0000"/>
          <w:sz w:val="20"/>
          <w:szCs w:val="20"/>
          <w:vertAlign w:val="superscript"/>
        </w:rPr>
        <w:t>►</w:t>
      </w:r>
      <w:r>
        <w:fldChar w:fldCharType="begin"/>
      </w:r>
      <w:r>
        <w:instrText>p.ct.id="86611b80279711ee9dcac71aa3e1ee30|87|14:87"</w:instrText>
      </w:r>
      <w:r>
        <w:fldChar w:fldCharType="end"/>
      </w:r>
      <w:r>
        <w:t>The sole proximate cause of Plaintiff's damages was the negligence of Defendant ____ [or Plaintiff's own negligence].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p.ct.id="86611b80279711ee9dcac71aa3e1ee30|87|14:87"</w:instrText>
      </w:r>
      <w:r>
        <w:fldChar w:fldCharType="end"/>
      </w:r>
      <w:r>
        <w:t xml:space="preserve">The law does not impose liability for negligence unless the breach of a duty of care is also the proximate cause of the injury. Proximate cause has two components: (1) the defendant's conduct must have in fact caused the damages; and (2) the policy of the law must require the defendant to be legally responsible for them. </w:t>
      </w:r>
      <w:r>
        <w:rPr>
          <w:rStyle w:val="pxcc"/>
          <w:color w:val="FF0000"/>
          <w:sz w:val="20"/>
          <w:szCs w:val="20"/>
          <w:vertAlign w:val="superscript"/>
        </w:rPr>
        <w:t>►</w:t>
      </w:r>
      <w:r>
        <w:rPr>
          <w:rStyle w:val="pxcc"/>
        </w:rPr>
        <w:fldChar w:fldCharType="begin"/>
      </w:r>
      <w:r>
        <w:rPr>
          <w:rStyle w:val="pxcc"/>
        </w:rPr>
        <w:instrText>cc.ref.id="I03UHZP"</w:instrText>
      </w:r>
      <w:r>
        <w:rPr>
          <w:rStyle w:val="pxcc"/>
        </w:rPr>
        <w:fldChar w:fldCharType="end"/>
      </w:r>
      <w:r>
        <w:rPr>
          <w:rStyle w:val="pxcc"/>
        </w:rPr>
        <w:t>City of Cedar Falls v. Cedar Falls Community School Dist., 617 N.W.2d 11, 147 Ed. Law Rep. 671 (Iowa 2000)</w:t>
      </w:r>
      <w:r>
        <w:t>.</w:t>
      </w:r>
    </w:p>
    <w:p w:rsidR="00074B4B" w:rsidRDefault="00074B4B">
      <w:pPr>
        <w:pStyle w:val="pxs"/>
        <w:spacing w:before="180"/>
        <w:rPr>
          <w:sz w:val="27"/>
          <w:szCs w:val="27"/>
        </w:rPr>
      </w:pPr>
      <w:r>
        <w:rPr>
          <w:sz w:val="27"/>
          <w:szCs w:val="27"/>
        </w:rPr>
        <w:t>14:88. Contributory negligence</w:t>
      </w:r>
    </w:p>
    <w:p w:rsidR="00074B4B" w:rsidRDefault="00074B4B">
      <w:pPr>
        <w:pStyle w:val="pxov"/>
        <w:rPr>
          <w:vanish/>
        </w:rPr>
      </w:pPr>
      <w:r>
        <w:rPr>
          <w:vanish/>
        </w:rPr>
        <w:t>CLS</w:t>
      </w:r>
    </w:p>
    <w:p w:rsidR="00074B4B" w:rsidRDefault="00074B4B">
      <w:pPr>
        <w:pStyle w:val="pxov"/>
        <w:rPr>
          <w:vanish/>
        </w:rPr>
      </w:pPr>
      <w:r>
        <w:rPr>
          <w:vanish/>
        </w:rPr>
        <w:t>PER</w:t>
      </w:r>
    </w:p>
    <w:p w:rsidR="00074B4B" w:rsidRDefault="00074B4B">
      <w:pPr>
        <w:pStyle w:val="pxov"/>
        <w:rPr>
          <w:vanish/>
        </w:rPr>
      </w:pPr>
      <w:r>
        <w:rPr>
          <w:vanish/>
        </w:rPr>
        <w:t>PE1</w:t>
      </w:r>
    </w:p>
    <w:p w:rsidR="00074B4B" w:rsidRDefault="00074B4B">
      <w:pPr>
        <w:pStyle w:val="pxrr"/>
        <w:spacing w:before="180"/>
        <w:rPr>
          <w:sz w:val="24"/>
          <w:szCs w:val="24"/>
        </w:rPr>
      </w:pPr>
      <w:r>
        <w:rPr>
          <w:rStyle w:val="pxvis"/>
          <w:rFonts w:cs="Arial"/>
          <w:bCs/>
          <w:szCs w:val="28"/>
        </w:rPr>
        <w:t>Research References</w:t>
      </w:r>
    </w:p>
    <w:p w:rsidR="00074B4B" w:rsidRDefault="00074B4B">
      <w:pPr>
        <w:pStyle w:val="pxrrp"/>
      </w:pPr>
      <w:r>
        <w:t xml:space="preserve"> </w:t>
      </w:r>
      <w:r>
        <w:rPr>
          <w:rStyle w:val="pxvis"/>
          <w:rFonts w:ascii="Times NewRoman" w:hAnsi="Times NewRoman"/>
          <w:b w:val="0"/>
          <w:sz w:val="24"/>
        </w:rPr>
        <w:tab/>
      </w:r>
      <w:r>
        <w:rPr>
          <w:rStyle w:val="pxtk"/>
          <w:color w:val="FF0000"/>
          <w:sz w:val="20"/>
          <w:szCs w:val="20"/>
          <w:vertAlign w:val="superscript"/>
        </w:rPr>
        <w:t>►</w:t>
      </w:r>
      <w:r>
        <w:rPr>
          <w:rStyle w:val="pxtk"/>
        </w:rPr>
        <w:fldChar w:fldCharType="begin"/>
      </w:r>
      <w:r>
        <w:rPr>
          <w:rStyle w:val="pxtk"/>
        </w:rPr>
        <w:instrText>tk.ref.id="I03J9HB"</w:instrText>
      </w:r>
      <w:r>
        <w:rPr>
          <w:rStyle w:val="pxtk"/>
        </w:rPr>
        <w:fldChar w:fldCharType="end"/>
      </w:r>
      <w:r>
        <w:rPr>
          <w:rStyle w:val="pxtk"/>
        </w:rPr>
        <w:t>West's Key Number Digest, Negligence &amp;key; 1528</w:t>
      </w:r>
    </w:p>
    <w:p w:rsidR="00074B4B" w:rsidRDefault="00074B4B">
      <w:pPr>
        <w:pStyle w:val="pxrrp"/>
      </w:pPr>
      <w:r>
        <w:t xml:space="preserve"> </w:t>
      </w:r>
      <w:r>
        <w:rPr>
          <w:rStyle w:val="pxvis"/>
          <w:rFonts w:ascii="Times NewRoman" w:hAnsi="Times NewRoman"/>
          <w:b w:val="0"/>
          <w:sz w:val="24"/>
        </w:rPr>
        <w:tab/>
      </w:r>
      <w:r>
        <w:rPr>
          <w:rStyle w:val="pxrc"/>
          <w:color w:val="FF0000"/>
          <w:sz w:val="20"/>
          <w:szCs w:val="20"/>
          <w:vertAlign w:val="superscript"/>
        </w:rPr>
        <w:t>►</w:t>
      </w:r>
      <w:r>
        <w:rPr>
          <w:rStyle w:val="pxrc"/>
        </w:rPr>
        <w:fldChar w:fldCharType="begin"/>
      </w:r>
      <w:r>
        <w:rPr>
          <w:rStyle w:val="pxrc"/>
        </w:rPr>
        <w:instrText>rc.ref.id="I020TGU"</w:instrText>
      </w:r>
      <w:r>
        <w:rPr>
          <w:rStyle w:val="pxrc"/>
        </w:rPr>
        <w:fldChar w:fldCharType="end"/>
      </w:r>
      <w:r>
        <w:rPr>
          <w:rStyle w:val="pxrc"/>
        </w:rPr>
        <w:t xml:space="preserve">C.J.S., Negligence </w:t>
      </w:r>
      <w:r>
        <w:rPr>
          <w:rStyle w:val="pxrc"/>
          <w:vanish/>
        </w:rPr>
        <w:t>&amp;ss;</w:t>
      </w:r>
      <w:r>
        <w:rPr>
          <w:rStyle w:val="pxvis"/>
          <w:rFonts w:ascii="Times NewRoman" w:hAnsi="Times NewRoman"/>
          <w:b w:val="0"/>
          <w:sz w:val="24"/>
        </w:rPr>
        <w:t>§§</w:t>
      </w:r>
      <w:r>
        <w:rPr>
          <w:rStyle w:val="pxrc"/>
        </w:rPr>
        <w:t>695 to 701</w:t>
      </w: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form.du="0"</w:instrText>
      </w:r>
      <w:r>
        <w:fldChar w:fldCharType="end"/>
      </w:r>
      <w:r>
        <w:fldChar w:fldCharType="begin"/>
      </w:r>
      <w:r>
        <w:instrText>form.fid="I692a24c0a62311dfa8bb0000837214a9"</w:instrText>
      </w:r>
      <w:r>
        <w:fldChar w:fldCharType="end"/>
      </w:r>
      <w:r>
        <w:rPr>
          <w:color w:val="FF0000"/>
          <w:sz w:val="20"/>
          <w:szCs w:val="20"/>
          <w:vertAlign w:val="superscript"/>
        </w:rPr>
        <w:t>►</w:t>
      </w:r>
      <w:r>
        <w:fldChar w:fldCharType="begin"/>
      </w:r>
      <w:r>
        <w:instrText>p.ct.id="86611b80279711ee9dcac71aa3e1ee30|88|14:88"</w:instrText>
      </w:r>
      <w:r>
        <w:fldChar w:fldCharType="end"/>
      </w:r>
      <w:r>
        <w:t>A proximate cause of Plaintiff's damages was Plaintiff's own negligence.</w:t>
      </w:r>
    </w:p>
    <w:p w:rsidR="00074B4B" w:rsidRDefault="00074B4B">
      <w:pPr>
        <w:pStyle w:val="pxformnotes"/>
        <w:jc w:val="center"/>
        <w:rPr>
          <w:sz w:val="24"/>
          <w:szCs w:val="24"/>
        </w:rPr>
      </w:pPr>
      <w:r>
        <w:rPr>
          <w:rStyle w:val="pxvis"/>
          <w:rFonts w:cs="Arial"/>
          <w:bCs/>
          <w:szCs w:val="28"/>
        </w:rPr>
        <w:t>Notes to Form</w:t>
      </w:r>
    </w:p>
    <w:p w:rsidR="00074B4B" w:rsidRDefault="00074B4B">
      <w:pPr>
        <w:pStyle w:val="pxformnotes"/>
        <w:rPr>
          <w:sz w:val="24"/>
          <w:szCs w:val="24"/>
        </w:rPr>
      </w:pPr>
    </w:p>
    <w:p w:rsidR="00074B4B" w:rsidRDefault="00074B4B">
      <w:pPr>
        <w:pStyle w:val="pxformnote"/>
        <w:spacing w:before="180"/>
      </w:pPr>
    </w:p>
    <w:p w:rsidR="00074B4B" w:rsidRDefault="00074B4B">
      <w:pPr>
        <w:pStyle w:val="pxformp"/>
      </w:pPr>
      <w:r>
        <w:t xml:space="preserve"> </w:t>
      </w:r>
      <w:r>
        <w:rPr>
          <w:rStyle w:val="pxvis"/>
          <w:rFonts w:ascii="Times NewRoman" w:hAnsi="Times NewRoman"/>
          <w:b w:val="0"/>
          <w:sz w:val="24"/>
        </w:rPr>
        <w:tab/>
      </w:r>
      <w:r>
        <w:rPr>
          <w:color w:val="FF0000"/>
          <w:sz w:val="20"/>
          <w:szCs w:val="20"/>
          <w:vertAlign w:val="superscript"/>
        </w:rPr>
        <w:t>►</w:t>
      </w:r>
      <w:r>
        <w:fldChar w:fldCharType="begin"/>
      </w:r>
      <w:r>
        <w:instrText>p.ct.id="86611b80279711ee9dcac71aa3e1ee30|88|14:88"</w:instrText>
      </w:r>
      <w:r>
        <w:fldChar w:fldCharType="end"/>
      </w:r>
      <w:r>
        <w:t xml:space="preserve">See </w:t>
      </w:r>
      <w:r>
        <w:rPr>
          <w:rStyle w:val="pxx"/>
          <w:color w:val="FF0000"/>
          <w:sz w:val="20"/>
          <w:szCs w:val="20"/>
          <w:vertAlign w:val="superscript"/>
        </w:rPr>
        <w:t>►</w:t>
      </w:r>
      <w:r>
        <w:rPr>
          <w:rStyle w:val="pxx"/>
        </w:rPr>
        <w:fldChar w:fldCharType="begin"/>
      </w:r>
      <w:r>
        <w:rPr>
          <w:rStyle w:val="pxx"/>
        </w:rPr>
        <w:instrText>x.ref.id="I03OVR3"</w:instrText>
      </w:r>
      <w:r>
        <w:rPr>
          <w:rStyle w:val="pxx"/>
        </w:rPr>
        <w:fldChar w:fldCharType="end"/>
      </w:r>
      <w:r>
        <w:rPr>
          <w:rStyle w:val="pxx"/>
          <w:vanish/>
        </w:rPr>
        <w:t>&amp;ss;</w:t>
      </w:r>
      <w:r>
        <w:rPr>
          <w:rStyle w:val="pxvis"/>
          <w:rFonts w:ascii="Times NewRoman" w:hAnsi="Times NewRoman"/>
          <w:b w:val="0"/>
          <w:sz w:val="24"/>
        </w:rPr>
        <w:t>§§</w:t>
      </w:r>
      <w:r>
        <w:rPr>
          <w:rStyle w:val="pxx"/>
        </w:rPr>
        <w:t>71:1 et seq.</w:t>
      </w:r>
    </w:p>
    <w:sectPr w:rsidR="00074B4B">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Roman">
    <w:altName w:val="Times New Roman"/>
    <w:panose1 w:val="00000000000000000000"/>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trackRevisions/>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963831"/>
    <w:rsid w:val="00074B4B"/>
    <w:rsid w:val="005A7FB8"/>
    <w:rsid w:val="00963831"/>
    <w:rsid w:val="00A75265"/>
    <w:rsid w:val="00B667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C27E7A3B-735E-47F9-834E-DDEAFB314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Roman" w:hAnsi="Times NewRoman"/>
      <w:kern w:val="0"/>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pxx">
    <w:name w:val="px.x"/>
    <w:rPr>
      <w:sz w:val="24"/>
    </w:rPr>
  </w:style>
  <w:style w:type="character" w:customStyle="1" w:styleId="pxb">
    <w:name w:val="px.b"/>
    <w:uiPriority w:val="99"/>
    <w:rPr>
      <w:sz w:val="24"/>
    </w:rPr>
  </w:style>
  <w:style w:type="character" w:customStyle="1" w:styleId="pxst">
    <w:name w:val="px.st"/>
    <w:uiPriority w:val="99"/>
    <w:rPr>
      <w:sz w:val="24"/>
    </w:rPr>
  </w:style>
  <w:style w:type="character" w:customStyle="1" w:styleId="pxvis">
    <w:name w:val="px.vis"/>
    <w:uiPriority w:val="99"/>
    <w:rPr>
      <w:rFonts w:ascii="Arial" w:hAnsi="Arial"/>
      <w:b/>
      <w:sz w:val="28"/>
    </w:rPr>
  </w:style>
  <w:style w:type="character" w:customStyle="1" w:styleId="pxtk">
    <w:name w:val="px.tk"/>
    <w:uiPriority w:val="99"/>
    <w:rPr>
      <w:sz w:val="24"/>
    </w:rPr>
  </w:style>
  <w:style w:type="character" w:customStyle="1" w:styleId="pxrc">
    <w:name w:val="px.rc"/>
    <w:uiPriority w:val="99"/>
    <w:rPr>
      <w:sz w:val="24"/>
    </w:rPr>
  </w:style>
  <w:style w:type="character" w:customStyle="1" w:styleId="pxfinstr">
    <w:name w:val="px.finstr"/>
    <w:uiPriority w:val="99"/>
    <w:rPr>
      <w:sz w:val="24"/>
    </w:rPr>
  </w:style>
  <w:style w:type="character" w:customStyle="1" w:styleId="pxi">
    <w:name w:val="px.i"/>
    <w:uiPriority w:val="99"/>
    <w:rPr>
      <w:sz w:val="24"/>
    </w:rPr>
  </w:style>
  <w:style w:type="character" w:customStyle="1" w:styleId="pxsst">
    <w:name w:val="px.sst"/>
    <w:uiPriority w:val="99"/>
    <w:rPr>
      <w:sz w:val="24"/>
    </w:rPr>
  </w:style>
  <w:style w:type="character" w:styleId="FootnoteReference">
    <w:name w:val="footnote reference"/>
    <w:basedOn w:val="DefaultParagraphFont"/>
    <w:uiPriority w:val="99"/>
    <w:rPr>
      <w:rFonts w:cs="Times New Roman"/>
      <w:vertAlign w:val="superscript"/>
    </w:rPr>
  </w:style>
  <w:style w:type="character" w:customStyle="1" w:styleId="pxcc">
    <w:name w:val="px.cc"/>
    <w:uiPriority w:val="99"/>
    <w:rPr>
      <w:sz w:val="24"/>
    </w:rPr>
  </w:style>
  <w:style w:type="character" w:customStyle="1" w:styleId="pxsep">
    <w:name w:val="px.sep"/>
    <w:uiPriority w:val="99"/>
    <w:rPr>
      <w:sz w:val="24"/>
    </w:rPr>
  </w:style>
  <w:style w:type="character" w:customStyle="1" w:styleId="pxffnr">
    <w:name w:val="px.ffnr"/>
    <w:uiPriority w:val="99"/>
  </w:style>
  <w:style w:type="character" w:customStyle="1" w:styleId="pxentry">
    <w:name w:val="px.entry"/>
    <w:uiPriority w:val="99"/>
  </w:style>
  <w:style w:type="character" w:customStyle="1" w:styleId="pxrowentry">
    <w:name w:val="px.row.entry"/>
    <w:uiPriority w:val="99"/>
  </w:style>
  <w:style w:type="character" w:customStyle="1" w:styleId="pxreadme">
    <w:name w:val="px.readme"/>
    <w:uiPriority w:val="99"/>
  </w:style>
  <w:style w:type="character" w:customStyle="1" w:styleId="pxmsg">
    <w:name w:val="px.msg"/>
    <w:uiPriority w:val="99"/>
  </w:style>
  <w:style w:type="paragraph" w:customStyle="1" w:styleId="pxpub">
    <w:name w:val="px.pub"/>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h">
    <w:name w:val="px.ch"/>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tip">
    <w:name w:val="px.hi.ti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tipn">
    <w:name w:val="px.hi.tip.n"/>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tipp">
    <w:name w:val="px.hi.tip.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hac">
    <w:name w:val="px.hi.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p">
    <w:name w:val="px.hi.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qbqp">
    <w:name w:val="px.hi.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hiqbformp">
    <w:name w:val="px.hi.qb.form.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hiqbformfsig">
    <w:name w:val="px.hi.qb.form.fsig"/>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qbformfsigfvs">
    <w:name w:val="px.hi.qb.form.fsig.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iqbformfsigtbl">
    <w:name w:val="px.hi.qb.form.fsig.tbl"/>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table">
    <w:name w:val="px.table"/>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group">
    <w:name w:val="px.tgrou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colspec">
    <w:name w:val="px.colspe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tbody">
    <w:name w:val="px.tbody"/>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row">
    <w:name w:val="px.row"/>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s">
    <w:name w:val="px.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ov">
    <w:name w:val="px.ov"/>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rr">
    <w:name w:val="px.rr"/>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rrp">
    <w:name w:val="px.rr.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capfal">
    <w:name w:val="px.form.fcap.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capfac">
    <w:name w:val="px.form.fcap.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vs">
    <w:name w:val="px.form.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styleId="FootnoteText">
    <w:name w:val="footnote text"/>
    <w:basedOn w:val="Normal"/>
    <w:next w:val="Normal"/>
    <w:link w:val="FootnoteTextChar"/>
    <w:uiPriority w:val="99"/>
    <w:rPr>
      <w:sz w:val="20"/>
      <w:szCs w:val="20"/>
    </w:rPr>
  </w:style>
  <w:style w:type="character" w:customStyle="1" w:styleId="FootnoteTextChar">
    <w:name w:val="Footnote Text Char"/>
    <w:basedOn w:val="DefaultParagraphFont"/>
    <w:link w:val="FootnoteText"/>
    <w:uiPriority w:val="99"/>
    <w:semiHidden/>
    <w:rPr>
      <w:rFonts w:ascii="Times NewRoman" w:hAnsi="Times NewRoman" w:cs="Times New Roman"/>
      <w:kern w:val="0"/>
      <w:sz w:val="20"/>
      <w:szCs w:val="20"/>
    </w:rPr>
  </w:style>
  <w:style w:type="paragraph" w:customStyle="1" w:styleId="pxformp">
    <w:name w:val="px.form.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
    <w:name w:val="px.form.fsig"/>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vs">
    <w:name w:val="px.form.fsig.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sigfal">
    <w:name w:val="px.form.fsig.fal"/>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notes">
    <w:name w:val="px.form.notes"/>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note">
    <w:name w:val="px.form.note"/>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ac">
    <w:name w:val="px.form.fac"/>
    <w:next w:val="Normal"/>
    <w:uiPriority w:val="99"/>
    <w:pPr>
      <w:widowControl w:val="0"/>
      <w:autoSpaceDE w:val="0"/>
      <w:autoSpaceDN w:val="0"/>
      <w:adjustRightInd w:val="0"/>
      <w:spacing w:after="0" w:line="240" w:lineRule="auto"/>
    </w:pPr>
    <w:rPr>
      <w:rFonts w:ascii="Times NewRoman" w:hAnsi="Times NewRoman"/>
      <w:kern w:val="0"/>
      <w:sz w:val="50"/>
      <w:szCs w:val="50"/>
      <w:lang w:val="en-US" w:eastAsia="en-US"/>
    </w:rPr>
  </w:style>
  <w:style w:type="paragraph" w:customStyle="1" w:styleId="pxformfl">
    <w:name w:val="px.form.fl"/>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
    <w:name w:val="px.form.fi"/>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fin">
    <w:name w:val="px.form.fi.n"/>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selfs">
    <w:name w:val="px.form.sel.f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selfvs">
    <w:name w:val="px.form.sel.fvs"/>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qbqp">
    <w:name w:val="px.form.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cp">
    <w:name w:val="px.form.c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qbqbqp">
    <w:name w:val="px.form.qb.qb.qp"/>
    <w:next w:val="Normal"/>
    <w:uiPriority w:val="99"/>
    <w:pPr>
      <w:widowControl w:val="0"/>
      <w:autoSpaceDE w:val="0"/>
      <w:autoSpaceDN w:val="0"/>
      <w:adjustRightInd w:val="0"/>
      <w:spacing w:after="0" w:line="240" w:lineRule="auto"/>
    </w:pPr>
    <w:rPr>
      <w:rFonts w:ascii="Times NewRoman" w:hAnsi="Times NewRoman"/>
      <w:kern w:val="0"/>
      <w:sz w:val="20"/>
      <w:szCs w:val="20"/>
      <w:lang w:val="en-US" w:eastAsia="en-US"/>
    </w:rPr>
  </w:style>
  <w:style w:type="paragraph" w:customStyle="1" w:styleId="pxformqbcp">
    <w:name w:val="px.form.qb.c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tip">
    <w:name w:val="px.form.ti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tipn">
    <w:name w:val="px.form.tip.n"/>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formtipp">
    <w:name w:val="px.form.tip.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hac">
    <w:name w:val="px.hac"/>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customStyle="1" w:styleId="pxp">
    <w:name w:val="px.p"/>
    <w:next w:val="Normal"/>
    <w:uiPriority w:val="99"/>
    <w:pPr>
      <w:widowControl w:val="0"/>
      <w:autoSpaceDE w:val="0"/>
      <w:autoSpaceDN w:val="0"/>
      <w:adjustRightInd w:val="0"/>
      <w:spacing w:after="0" w:line="240" w:lineRule="auto"/>
    </w:pPr>
    <w:rPr>
      <w:rFonts w:ascii="Times NewRoman" w:hAnsi="Times NewRoman"/>
      <w:kern w:val="0"/>
      <w:sz w:val="24"/>
      <w:szCs w:val="24"/>
      <w:lang w:val="en-US" w:eastAsia="en-US"/>
    </w:rPr>
  </w:style>
  <w:style w:type="paragraph" w:styleId="Revision">
    <w:name w:val="Revision"/>
    <w:hidden/>
    <w:uiPriority w:val="99"/>
    <w:semiHidden/>
    <w:rsid w:val="00963831"/>
    <w:pPr>
      <w:spacing w:after="0" w:line="240" w:lineRule="auto"/>
    </w:pPr>
    <w:rPr>
      <w:rFonts w:ascii="Times NewRoman" w:hAnsi="Times NewRoman"/>
      <w:kern w:val="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535934">
      <w:marLeft w:val="0"/>
      <w:marRight w:val="0"/>
      <w:marTop w:val="0"/>
      <w:marBottom w:val="0"/>
      <w:divBdr>
        <w:top w:val="none" w:sz="0" w:space="0" w:color="auto"/>
        <w:left w:val="none" w:sz="0" w:space="0" w:color="auto"/>
        <w:bottom w:val="none" w:sz="0" w:space="0" w:color="auto"/>
        <w:right w:val="none" w:sz="0" w:space="0" w:color="auto"/>
      </w:divBdr>
    </w:div>
    <w:div w:id="318535935">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26874</Words>
  <Characters>153188</Characters>
  <Application>Microsoft Office Word</Application>
  <DocSecurity>0</DocSecurity>
  <Lines>1276</Lines>
  <Paragraphs>359</Paragraphs>
  <ScaleCrop>false</ScaleCrop>
  <Company/>
  <LinksUpToDate>false</LinksUpToDate>
  <CharactersWithSpaces>179703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Bhupathi, Usha Chandana (Operations &amp; Technology)</cp:lastModifiedBy>
  <cp:revision>2</cp:revision>
  <dcterms:created xsi:type="dcterms:W3CDTF">2025-10-01T13:34:00Z</dcterms:created>
  <dcterms:modified xsi:type="dcterms:W3CDTF">2025-10-01T13:34:00Z</dcterms:modified>
</cp:coreProperties>
</file>