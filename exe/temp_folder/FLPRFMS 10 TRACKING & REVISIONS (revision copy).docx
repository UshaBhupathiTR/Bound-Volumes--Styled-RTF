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11EE" w14:textId="77777777" w:rsidR="00FD3105" w:rsidRDefault="00FD3105">
      <w:pPr>
        <w:pStyle w:val="pxpub"/>
      </w:pPr>
      <w:r>
        <w:rPr>
          <w:color w:val="FF0000"/>
          <w:sz w:val="20"/>
          <w:szCs w:val="20"/>
          <w:vertAlign w:val="superscript"/>
        </w:rPr>
        <w:t>►</w:t>
      </w:r>
      <w:r>
        <w:fldChar w:fldCharType="begin"/>
      </w:r>
      <w:r>
        <w:instrText>pub.n="incomplete"</w:instrText>
      </w:r>
      <w:r>
        <w:fldChar w:fldCharType="end"/>
      </w:r>
      <w:r>
        <w:t>&lt;?phoenix upid="3d29be30775711ee8e1ba9ecff0bf883"?&gt;</w:t>
      </w:r>
    </w:p>
    <w:p w14:paraId="354CB8B8" w14:textId="77777777" w:rsidR="00FD3105" w:rsidRDefault="00FD3105">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ch.rh="Judgments"</w:instrText>
      </w:r>
      <w:r>
        <w:rPr>
          <w:sz w:val="40"/>
          <w:szCs w:val="40"/>
        </w:rPr>
        <w:fldChar w:fldCharType="end"/>
      </w:r>
      <w:r>
        <w:rPr>
          <w:sz w:val="40"/>
          <w:szCs w:val="40"/>
        </w:rPr>
        <w:t>Chapter 10. Judgments</w:t>
      </w:r>
    </w:p>
    <w:p w14:paraId="5B573BD7" w14:textId="77777777" w:rsidR="00FD3105" w:rsidRDefault="00FD3105">
      <w:pPr>
        <w:pStyle w:val="pxs"/>
        <w:spacing w:before="180"/>
        <w:rPr>
          <w:sz w:val="27"/>
          <w:szCs w:val="27"/>
        </w:rPr>
      </w:pPr>
      <w:r>
        <w:rPr>
          <w:sz w:val="27"/>
          <w:szCs w:val="27"/>
        </w:rPr>
        <w:t>10:1. Scope</w:t>
      </w:r>
    </w:p>
    <w:p w14:paraId="3C9F8E8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p.ct.id="3d29be30775711ee8e1ba9ecff0bf883|1|10:1"</w:instrText>
      </w:r>
      <w:r>
        <w:fldChar w:fldCharType="end"/>
      </w:r>
      <w:r>
        <w:t>This chapter contains forms for final judgments, some forms of orders that are final and some forms of orders that are not final, but partake more of judgments than of the usual interlocutory orders. This chapter also includes forms for final process and for enforcing final judgments.</w:t>
      </w:r>
    </w:p>
    <w:p w14:paraId="502ADE2D" w14:textId="77777777" w:rsidR="00FD3105" w:rsidRDefault="00FD3105">
      <w:pPr>
        <w:pStyle w:val="pxs"/>
        <w:spacing w:before="180"/>
        <w:rPr>
          <w:sz w:val="27"/>
          <w:szCs w:val="27"/>
        </w:rPr>
      </w:pPr>
      <w:r>
        <w:rPr>
          <w:sz w:val="27"/>
          <w:szCs w:val="27"/>
        </w:rPr>
        <w:t>10:2. Form and procedure</w:t>
      </w:r>
    </w:p>
    <w:p w14:paraId="179A531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Judgments and final orders, as well as the orders in this chapter that are not final, contain a caption in the form of the action, a designation as the appropriate judgment or order, a commencement that sometimes includes findings of fact and a body that contains the adjudications made by the judgment or order. See </w:t>
      </w:r>
      <w:r>
        <w:rPr>
          <w:rStyle w:val="pxx"/>
          <w:color w:val="FF0000"/>
          <w:sz w:val="20"/>
          <w:szCs w:val="20"/>
          <w:vertAlign w:val="superscript"/>
        </w:rPr>
        <w:t>►</w:t>
      </w:r>
      <w:r>
        <w:rPr>
          <w:rStyle w:val="pxx"/>
        </w:rPr>
        <w:fldChar w:fldCharType="begin"/>
      </w:r>
      <w:r>
        <w:rPr>
          <w:rStyle w:val="pxx"/>
        </w:rPr>
        <w:instrText>x.ref.id="I05NKP4"</w:instrText>
      </w:r>
      <w:r>
        <w:rPr>
          <w:rStyle w:val="pxx"/>
        </w:rPr>
        <w:fldChar w:fldCharType="end"/>
      </w:r>
      <w:r>
        <w:rPr>
          <w:rStyle w:val="pxx"/>
          <w:vanish/>
        </w:rPr>
        <w:t>&amp;s;</w:t>
      </w:r>
      <w:r>
        <w:rPr>
          <w:rStyle w:val="pxvis"/>
          <w:rFonts w:ascii="Times NewRoman" w:hAnsi="Times NewRoman"/>
          <w:b w:val="0"/>
          <w:sz w:val="24"/>
        </w:rPr>
        <w:t>§</w:t>
      </w:r>
      <w:r>
        <w:rPr>
          <w:rStyle w:val="pxx"/>
        </w:rPr>
        <w:t>2:2</w:t>
      </w:r>
      <w:r>
        <w:t xml:space="preserve">; </w:t>
      </w:r>
      <w:r>
        <w:rPr>
          <w:rStyle w:val="pxst"/>
          <w:color w:val="FF0000"/>
          <w:sz w:val="20"/>
          <w:szCs w:val="20"/>
          <w:vertAlign w:val="superscript"/>
        </w:rPr>
        <w:t>►</w:t>
      </w:r>
      <w:r>
        <w:rPr>
          <w:rStyle w:val="pxst"/>
        </w:rPr>
        <w:fldChar w:fldCharType="begin"/>
      </w:r>
      <w:r>
        <w:rPr>
          <w:rStyle w:val="pxst"/>
        </w:rPr>
        <w:instrText>st.ref.id="I03XWRW"</w:instrText>
      </w:r>
      <w:r>
        <w:rPr>
          <w:rStyle w:val="pxst"/>
        </w:rPr>
        <w:fldChar w:fldCharType="end"/>
      </w:r>
      <w:r>
        <w:rPr>
          <w:rStyle w:val="pxst"/>
        </w:rPr>
        <w:t>Fla. R. Civ. P. 1.100(c)</w:t>
      </w:r>
      <w:r>
        <w:t xml:space="preserve">; </w:t>
      </w:r>
      <w:r>
        <w:rPr>
          <w:rStyle w:val="pxst"/>
          <w:color w:val="FF0000"/>
          <w:sz w:val="20"/>
          <w:szCs w:val="20"/>
          <w:vertAlign w:val="superscript"/>
        </w:rPr>
        <w:t>►</w:t>
      </w:r>
      <w:r>
        <w:rPr>
          <w:rStyle w:val="pxst"/>
        </w:rPr>
        <w:fldChar w:fldCharType="begin"/>
      </w:r>
      <w:r>
        <w:rPr>
          <w:rStyle w:val="pxst"/>
        </w:rPr>
        <w:instrText>st.ref.id="I015V9P"</w:instrText>
      </w:r>
      <w:r>
        <w:rPr>
          <w:rStyle w:val="pxst"/>
        </w:rPr>
        <w:fldChar w:fldCharType="end"/>
      </w:r>
      <w:r>
        <w:rPr>
          <w:rStyle w:val="pxst"/>
        </w:rPr>
        <w:t>Fla. Fam. L. R. P. 12.100(c)</w:t>
      </w:r>
      <w:r>
        <w:t>. Judgments and orders are completed by a conclusion that gives the date and place of entry and the signature of the judge. A notation of the parties or attorneys to whom conformed copies of the judgment have been sent is in the lower left-hand part of the form.</w:t>
      </w:r>
    </w:p>
    <w:p w14:paraId="1672850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After a judgment is entered, it must be filed with the clerk, and recorded. If it is not a final judgment or order, it may be recorded if the court so orders. Interlocutory orders that deal with the title to or possession of real property should always be recorded.</w:t>
      </w:r>
    </w:p>
    <w:p w14:paraId="4266380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of final judgments differs. There is one form for an application for judgment after default, others for judgment after motion for judgment on the pleadings, for summary judgment, for dismissal and for jury trials and nonjury trials. The commencement should recite the predicate for its entry, such as one of the motions, a jury or nonjury trial, and then move on to the adjudicatory paragraphs. Most lawyers call the judgment after a motion for summary judgment a summary judgment. It is not. It is a final judgment granted after a motion for summary judgment. It can properly be called a summary final judgment, but it is better to call it simply a final judgment.</w:t>
      </w:r>
    </w:p>
    <w:p w14:paraId="66815B1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must contain findings of fact in some cases.</w:t>
      </w:r>
      <w:ins w:id="0" w:author="Debra M. Salisbury" w:date="2024-02-19T21:02:00Z">
        <w:r w:rsidR="00A65346">
          <w:t xml:space="preserve"> </w:t>
        </w:r>
      </w:ins>
      <w:ins w:id="1" w:author="Debra M. Salisbury" w:date="2024-02-19T21:05:00Z">
        <w:r w:rsidR="00A65346">
          <w:rPr>
            <w:rStyle w:val="pxst"/>
            <w:color w:val="FF0000"/>
            <w:sz w:val="20"/>
            <w:szCs w:val="20"/>
            <w:vertAlign w:val="superscript"/>
          </w:rPr>
          <w:t>►</w:t>
        </w:r>
      </w:ins>
      <w:ins w:id="2" w:author="Debra M. Salisbury" w:date="2024-02-19T21:02:00Z">
        <w:r w:rsidR="00A65346">
          <w:t xml:space="preserve">The failure to include the required findings of fact in </w:t>
        </w:r>
      </w:ins>
      <w:ins w:id="3" w:author="Debra M. Salisbury" w:date="2024-02-19T21:06:00Z">
        <w:r w:rsidR="00A65346">
          <w:t>a</w:t>
        </w:r>
      </w:ins>
      <w:ins w:id="4" w:author="Debra M. Salisbury" w:date="2024-02-19T21:02:00Z">
        <w:r w:rsidR="00A65346">
          <w:t xml:space="preserve"> final judgment</w:t>
        </w:r>
      </w:ins>
      <w:ins w:id="5" w:author="Debra M. Salisbury" w:date="2024-02-19T21:03:00Z">
        <w:r w:rsidR="00A65346">
          <w:t xml:space="preserve"> leave the judgment open to attack by rehearing, appeal, and ultimately a new trial</w:t>
        </w:r>
      </w:ins>
      <w:ins w:id="6" w:author="Debra M. Salisbury" w:date="2024-02-19T21:04:00Z">
        <w:r w:rsidR="00A65346">
          <w:t xml:space="preserve">. </w:t>
        </w:r>
      </w:ins>
      <w:ins w:id="7" w:author="Debra M. Salisbury" w:date="2024-02-19T21:05:00Z">
        <w:r w:rsidR="00A65346">
          <w:rPr>
            <w:rStyle w:val="pxst"/>
            <w:color w:val="FF0000"/>
            <w:sz w:val="20"/>
            <w:szCs w:val="20"/>
            <w:vertAlign w:val="superscript"/>
          </w:rPr>
          <w:t>►</w:t>
        </w:r>
      </w:ins>
      <w:ins w:id="8" w:author="Debra M. Salisbury" w:date="2024-02-19T21:04:00Z">
        <w:r w:rsidR="00A65346">
          <w:t>See Fla. R. Civ. P. 1.530</w:t>
        </w:r>
      </w:ins>
      <w:ins w:id="9" w:author="Debra M. Salisbury" w:date="2024-02-19T21:05:00Z">
        <w:r w:rsidR="00A65346">
          <w:t xml:space="preserve"> and Fam. L. R. P. 12.530.</w:t>
        </w:r>
      </w:ins>
    </w:p>
    <w:p w14:paraId="0B911BD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rPr>
          <w:rStyle w:val="pxst"/>
          <w:color w:val="FF0000"/>
          <w:sz w:val="20"/>
          <w:szCs w:val="20"/>
          <w:vertAlign w:val="superscript"/>
        </w:rPr>
        <w:t>►</w:t>
      </w:r>
      <w:r>
        <w:rPr>
          <w:rStyle w:val="pxst"/>
        </w:rPr>
        <w:fldChar w:fldCharType="begin"/>
      </w:r>
      <w:r>
        <w:rPr>
          <w:rStyle w:val="pxst"/>
        </w:rPr>
        <w:instrText>st.ref.id="I02T6UB"</w:instrText>
      </w:r>
      <w:r>
        <w:rPr>
          <w:rStyle w:val="pxst"/>
        </w:rPr>
        <w:fldChar w:fldCharType="end"/>
      </w:r>
      <w:r>
        <w:rPr>
          <w:rStyle w:val="pxst"/>
        </w:rPr>
        <w:t>Rule 1.560(c) of the Florida Rules of Civil Procedure</w:t>
      </w:r>
      <w:r>
        <w:t xml:space="preserve"> was amended to authorize a requirement that a judgment debtor furnish a fact information sheet to the judgment creditor's attorney. See </w:t>
      </w:r>
      <w:r>
        <w:rPr>
          <w:rStyle w:val="pxst"/>
          <w:color w:val="FF0000"/>
          <w:sz w:val="20"/>
          <w:szCs w:val="20"/>
          <w:vertAlign w:val="superscript"/>
        </w:rPr>
        <w:t>►</w:t>
      </w:r>
      <w:r>
        <w:rPr>
          <w:rStyle w:val="pxst"/>
        </w:rPr>
        <w:fldChar w:fldCharType="begin"/>
      </w:r>
      <w:r>
        <w:rPr>
          <w:rStyle w:val="pxst"/>
        </w:rPr>
        <w:instrText>st.ref.id="I05VWWO"</w:instrText>
      </w:r>
      <w:r>
        <w:rPr>
          <w:rStyle w:val="pxst"/>
        </w:rPr>
        <w:fldChar w:fldCharType="end"/>
      </w:r>
      <w:r>
        <w:rPr>
          <w:rStyle w:val="pxst"/>
        </w:rPr>
        <w:t>Fla. R. Civ. P. Form 1.977</w:t>
      </w:r>
      <w:r>
        <w:t xml:space="preserve">. The form may be subject to challenge in requiring a nonparty spouse to divulge separate property. A similar requirement form is authorized for small claims. See </w:t>
      </w:r>
      <w:r>
        <w:rPr>
          <w:rStyle w:val="pxst"/>
          <w:color w:val="FF0000"/>
          <w:sz w:val="20"/>
          <w:szCs w:val="20"/>
          <w:vertAlign w:val="superscript"/>
        </w:rPr>
        <w:t>►</w:t>
      </w:r>
      <w:r>
        <w:rPr>
          <w:rStyle w:val="pxst"/>
        </w:rPr>
        <w:fldChar w:fldCharType="begin"/>
      </w:r>
      <w:r>
        <w:rPr>
          <w:rStyle w:val="pxst"/>
        </w:rPr>
        <w:instrText>st.ref.id="I052Z2G"</w:instrText>
      </w:r>
      <w:r>
        <w:rPr>
          <w:rStyle w:val="pxst"/>
        </w:rPr>
        <w:fldChar w:fldCharType="end"/>
      </w:r>
      <w:r>
        <w:rPr>
          <w:rStyle w:val="pxst"/>
        </w:rPr>
        <w:t>Fla. Sm. Cl. R. 7.221</w:t>
      </w:r>
      <w:r>
        <w:t xml:space="preserve">. The provision for the requirement is in </w:t>
      </w:r>
      <w:r>
        <w:rPr>
          <w:rStyle w:val="pxx"/>
          <w:color w:val="FF0000"/>
          <w:sz w:val="20"/>
          <w:szCs w:val="20"/>
          <w:vertAlign w:val="superscript"/>
        </w:rPr>
        <w:t>►</w:t>
      </w:r>
      <w:r>
        <w:rPr>
          <w:rStyle w:val="pxx"/>
        </w:rPr>
        <w:fldChar w:fldCharType="begin"/>
      </w:r>
      <w:r>
        <w:rPr>
          <w:rStyle w:val="pxx"/>
        </w:rPr>
        <w:instrText>x.ref.id="I04693R"</w:instrText>
      </w:r>
      <w:r>
        <w:rPr>
          <w:rStyle w:val="pxx"/>
        </w:rPr>
        <w:fldChar w:fldCharType="end"/>
      </w:r>
      <w:r>
        <w:rPr>
          <w:rStyle w:val="pxx"/>
          <w:vanish/>
        </w:rPr>
        <w:t>&amp;s;</w:t>
      </w:r>
      <w:r>
        <w:rPr>
          <w:rStyle w:val="pxvis"/>
          <w:rFonts w:ascii="Times NewRoman" w:hAnsi="Times NewRoman"/>
          <w:b w:val="0"/>
          <w:sz w:val="24"/>
        </w:rPr>
        <w:t>§</w:t>
      </w:r>
      <w:r>
        <w:rPr>
          <w:rStyle w:val="pxx"/>
        </w:rPr>
        <w:t>10:13</w:t>
      </w:r>
      <w:r>
        <w:t>. It can be added to any other form to which it is applicable.</w:t>
      </w:r>
    </w:p>
    <w:p w14:paraId="58E5B25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Costs are included in all of the forms of final judgments. Many times court costs cannot be awarded when judgment is entered so a motion to tax costs must be filed and a separate order taxing costs entered. See </w:t>
      </w:r>
      <w:r>
        <w:rPr>
          <w:rStyle w:val="pxx"/>
          <w:color w:val="FF0000"/>
          <w:sz w:val="20"/>
          <w:szCs w:val="20"/>
          <w:vertAlign w:val="superscript"/>
        </w:rPr>
        <w:lastRenderedPageBreak/>
        <w:t>►</w:t>
      </w:r>
      <w:r>
        <w:rPr>
          <w:rStyle w:val="pxx"/>
        </w:rPr>
        <w:fldChar w:fldCharType="begin"/>
      </w:r>
      <w:r>
        <w:rPr>
          <w:rStyle w:val="pxx"/>
        </w:rPr>
        <w:instrText>x.ref.id="I01QR8R"</w:instrText>
      </w:r>
      <w:r>
        <w:rPr>
          <w:rStyle w:val="pxx"/>
        </w:rPr>
        <w:fldChar w:fldCharType="end"/>
      </w:r>
      <w:r>
        <w:rPr>
          <w:rStyle w:val="pxx"/>
          <w:vanish/>
        </w:rPr>
        <w:t>&amp;s;</w:t>
      </w:r>
      <w:r>
        <w:rPr>
          <w:rStyle w:val="pxvis"/>
          <w:rFonts w:ascii="Times NewRoman" w:hAnsi="Times NewRoman"/>
          <w:b w:val="0"/>
          <w:sz w:val="24"/>
        </w:rPr>
        <w:t>§</w:t>
      </w:r>
      <w:r>
        <w:rPr>
          <w:rStyle w:val="pxx"/>
        </w:rPr>
        <w:t>7:</w:t>
      </w:r>
      <w:ins w:id="10" w:author="Debra M. Salisbury" w:date="2024-02-19T20:51:00Z">
        <w:r w:rsidR="00053332">
          <w:rPr>
            <w:rStyle w:val="pxx"/>
          </w:rPr>
          <w:t>200</w:t>
        </w:r>
      </w:ins>
      <w:del w:id="11" w:author="Debra M. Salisbury" w:date="2024-02-19T20:51:00Z">
        <w:r w:rsidDel="00053332">
          <w:rPr>
            <w:rStyle w:val="pxx"/>
          </w:rPr>
          <w:delText xml:space="preserve">197, </w:delText>
        </w:r>
      </w:del>
      <w:r>
        <w:rPr>
          <w:rStyle w:val="pxx"/>
          <w:vanish/>
        </w:rPr>
        <w:t>&amp;s;</w:t>
      </w:r>
      <w:del w:id="12" w:author="Debra M. Salisbury" w:date="2024-02-19T20:51:00Z">
        <w:r w:rsidDel="00053332">
          <w:rPr>
            <w:rStyle w:val="pxvis"/>
            <w:rFonts w:ascii="Times NewRoman" w:hAnsi="Times NewRoman"/>
            <w:b w:val="0"/>
            <w:sz w:val="24"/>
          </w:rPr>
          <w:delText>§</w:delText>
        </w:r>
        <w:r w:rsidDel="00053332">
          <w:rPr>
            <w:rStyle w:val="pxx"/>
          </w:rPr>
          <w:delText>7:198</w:delText>
        </w:r>
      </w:del>
      <w:r>
        <w:t xml:space="preserve">; </w:t>
      </w:r>
      <w:r>
        <w:rPr>
          <w:rStyle w:val="pxx"/>
          <w:color w:val="FF0000"/>
          <w:sz w:val="20"/>
          <w:szCs w:val="20"/>
          <w:vertAlign w:val="superscript"/>
        </w:rPr>
        <w:t>►</w:t>
      </w:r>
      <w:r>
        <w:rPr>
          <w:rStyle w:val="pxx"/>
        </w:rPr>
        <w:fldChar w:fldCharType="begin"/>
      </w:r>
      <w:r>
        <w:rPr>
          <w:rStyle w:val="pxx"/>
        </w:rPr>
        <w:instrText>x.ref.id="I046954"</w:instrText>
      </w:r>
      <w:r>
        <w:rPr>
          <w:rStyle w:val="pxx"/>
        </w:rPr>
        <w:fldChar w:fldCharType="end"/>
      </w:r>
      <w:r>
        <w:rPr>
          <w:rStyle w:val="pxx"/>
          <w:vanish/>
        </w:rPr>
        <w:t>&amp;s;</w:t>
      </w:r>
      <w:r>
        <w:rPr>
          <w:rStyle w:val="pxvis"/>
          <w:rFonts w:ascii="Times NewRoman" w:hAnsi="Times NewRoman"/>
          <w:b w:val="0"/>
          <w:sz w:val="24"/>
        </w:rPr>
        <w:t>§</w:t>
      </w:r>
      <w:r>
        <w:rPr>
          <w:rStyle w:val="pxx"/>
        </w:rPr>
        <w:t>7:201</w:t>
      </w:r>
      <w:r>
        <w:t xml:space="preserve">; </w:t>
      </w:r>
      <w:r>
        <w:rPr>
          <w:rStyle w:val="pxx"/>
          <w:color w:val="FF0000"/>
          <w:sz w:val="20"/>
          <w:szCs w:val="20"/>
          <w:vertAlign w:val="superscript"/>
        </w:rPr>
        <w:t>►</w:t>
      </w:r>
      <w:r>
        <w:rPr>
          <w:rStyle w:val="pxx"/>
        </w:rPr>
        <w:fldChar w:fldCharType="begin"/>
      </w:r>
      <w:r>
        <w:rPr>
          <w:rStyle w:val="pxx"/>
        </w:rPr>
        <w:instrText>x.ref.id="I0469AR"</w:instrText>
      </w:r>
      <w:r>
        <w:rPr>
          <w:rStyle w:val="pxx"/>
        </w:rPr>
        <w:fldChar w:fldCharType="end"/>
      </w:r>
      <w:r>
        <w:rPr>
          <w:rStyle w:val="pxx"/>
          <w:vanish/>
        </w:rPr>
        <w:t>&amp;s;</w:t>
      </w:r>
      <w:r>
        <w:rPr>
          <w:rStyle w:val="pxvis"/>
          <w:rFonts w:ascii="Times NewRoman" w:hAnsi="Times NewRoman"/>
          <w:b w:val="0"/>
          <w:sz w:val="24"/>
        </w:rPr>
        <w:t>§</w:t>
      </w:r>
      <w:r>
        <w:rPr>
          <w:rStyle w:val="pxx"/>
        </w:rPr>
        <w:t>7:30</w:t>
      </w:r>
      <w:ins w:id="13" w:author="Debra M. Salisbury" w:date="2024-04-27T10:58:00Z">
        <w:r w:rsidR="00757ECD">
          <w:rPr>
            <w:rStyle w:val="pxx"/>
          </w:rPr>
          <w:t>5</w:t>
        </w:r>
      </w:ins>
      <w:del w:id="14" w:author="Debra M. Salisbury" w:date="2024-02-19T20:51:00Z">
        <w:r w:rsidDel="00053332">
          <w:rPr>
            <w:rStyle w:val="pxx"/>
          </w:rPr>
          <w:delText>0</w:delText>
        </w:r>
      </w:del>
      <w:r>
        <w:t>.</w:t>
      </w:r>
    </w:p>
    <w:p w14:paraId="7EF7860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For a money judgment to become a lien on the judgment debtor's property it must contain the prevailing party's address and the non-prevailing party's address and Social Security number if known or an affidavit must be recorded with the information at the same time as the certified copy of the judgment.</w:t>
      </w:r>
    </w:p>
    <w:p w14:paraId="78DD8CE3" w14:textId="77777777" w:rsidR="00FD3105" w:rsidRDefault="00FD3105">
      <w:pPr>
        <w:pStyle w:val="pxcomnt"/>
      </w:pPr>
    </w:p>
    <w:p w14:paraId="6672D247" w14:textId="77777777" w:rsidR="00FD3105" w:rsidRDefault="00FD3105">
      <w:pPr>
        <w:pStyle w:val="pxhac"/>
        <w:spacing w:before="180"/>
        <w:jc w:val="center"/>
      </w:pPr>
      <w:r>
        <w:rPr>
          <w:rStyle w:val="pxb"/>
          <w:b/>
          <w:bCs/>
        </w:rPr>
        <w:t>Author's Comment</w:t>
      </w:r>
    </w:p>
    <w:p w14:paraId="5DF9EAB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st.ref.id="I02T71J"</w:instrText>
      </w:r>
      <w:r>
        <w:rPr>
          <w:rStyle w:val="pxst"/>
        </w:rPr>
        <w:fldChar w:fldCharType="end"/>
      </w:r>
      <w:r>
        <w:rPr>
          <w:rStyle w:val="pxst"/>
          <w:vanish/>
        </w:rPr>
        <w:t>&amp;s;</w:t>
      </w:r>
      <w:r>
        <w:rPr>
          <w:rStyle w:val="pxvis"/>
          <w:rFonts w:ascii="Times NewRoman" w:hAnsi="Times NewRoman"/>
          <w:b w:val="0"/>
          <w:sz w:val="24"/>
        </w:rPr>
        <w:t>§</w:t>
      </w:r>
      <w:r>
        <w:rPr>
          <w:rStyle w:val="pxst"/>
        </w:rPr>
        <w:t>28.222(3)(c), Fla. Stat.</w:t>
      </w:r>
      <w:r>
        <w:t xml:space="preserve">; </w:t>
      </w:r>
      <w:r>
        <w:rPr>
          <w:rStyle w:val="pxst"/>
          <w:color w:val="FF0000"/>
          <w:sz w:val="20"/>
          <w:szCs w:val="20"/>
          <w:vertAlign w:val="superscript"/>
        </w:rPr>
        <w:t>►</w:t>
      </w:r>
      <w:r>
        <w:rPr>
          <w:rStyle w:val="pxst"/>
        </w:rPr>
        <w:fldChar w:fldCharType="begin"/>
      </w:r>
      <w:r>
        <w:rPr>
          <w:rStyle w:val="pxst"/>
        </w:rPr>
        <w:instrText>st.ref.id="I02T776"</w:instrText>
      </w:r>
      <w:r>
        <w:rPr>
          <w:rStyle w:val="pxst"/>
        </w:rPr>
        <w:fldChar w:fldCharType="end"/>
      </w:r>
      <w:r>
        <w:rPr>
          <w:rStyle w:val="pxst"/>
          <w:vanish/>
        </w:rPr>
        <w:t>&amp;s;</w:t>
      </w:r>
      <w:r>
        <w:rPr>
          <w:rStyle w:val="pxvis"/>
          <w:rFonts w:ascii="Times NewRoman" w:hAnsi="Times NewRoman"/>
          <w:b w:val="0"/>
          <w:sz w:val="24"/>
        </w:rPr>
        <w:t>§</w:t>
      </w:r>
      <w:r>
        <w:rPr>
          <w:rStyle w:val="pxst"/>
        </w:rPr>
        <w:t>28.29, Fla. Stat.</w:t>
      </w:r>
      <w:r>
        <w:t xml:space="preserve"> See </w:t>
      </w:r>
      <w:r>
        <w:rPr>
          <w:rStyle w:val="pxcc"/>
          <w:color w:val="FF0000"/>
          <w:sz w:val="20"/>
          <w:szCs w:val="20"/>
          <w:vertAlign w:val="superscript"/>
        </w:rPr>
        <w:t>►</w:t>
      </w:r>
      <w:r>
        <w:rPr>
          <w:rStyle w:val="pxcc"/>
        </w:rPr>
        <w:fldChar w:fldCharType="begin"/>
      </w:r>
      <w:r>
        <w:rPr>
          <w:rStyle w:val="pxcc"/>
        </w:rPr>
        <w:instrText>cc.ref.id="I05QEGP"</w:instrText>
      </w:r>
      <w:r>
        <w:rPr>
          <w:rStyle w:val="pxcc"/>
        </w:rPr>
        <w:fldChar w:fldCharType="end"/>
      </w:r>
      <w:r>
        <w:rPr>
          <w:rStyle w:val="pxcc"/>
        </w:rPr>
        <w:t>Sun Bank/Southwest, N.A. v. Schad, 482 So. 2d 554 (Fla. 2d DCA 1986)</w:t>
      </w:r>
      <w:r>
        <w:t xml:space="preserve"> for the immediate issuance of the execution; and </w:t>
      </w:r>
      <w:r>
        <w:rPr>
          <w:rStyle w:val="pxcc"/>
          <w:color w:val="FF0000"/>
          <w:sz w:val="20"/>
          <w:szCs w:val="20"/>
          <w:vertAlign w:val="superscript"/>
        </w:rPr>
        <w:t>►</w:t>
      </w:r>
      <w:r>
        <w:rPr>
          <w:rStyle w:val="pxcc"/>
        </w:rPr>
        <w:fldChar w:fldCharType="begin"/>
      </w:r>
      <w:r>
        <w:rPr>
          <w:rStyle w:val="pxcc"/>
        </w:rPr>
        <w:instrText>cc.ref.id="I05NLHH"</w:instrText>
      </w:r>
      <w:r>
        <w:rPr>
          <w:rStyle w:val="pxcc"/>
        </w:rPr>
        <w:fldChar w:fldCharType="end"/>
      </w:r>
      <w:r>
        <w:rPr>
          <w:rStyle w:val="pxcc"/>
        </w:rPr>
        <w:t>Robinson v. Sterling Door &amp; Window Co., Inc., 698 So. 2d 570 (Fla. 1st DCA 1997)</w:t>
      </w:r>
      <w:r>
        <w:t xml:space="preserve"> for the requirement of the parties' addresses and the judgment debtor's party's Social Security number for money judgments. See </w:t>
      </w:r>
      <w:r>
        <w:rPr>
          <w:rStyle w:val="pxst"/>
          <w:color w:val="FF0000"/>
          <w:sz w:val="20"/>
          <w:szCs w:val="20"/>
          <w:vertAlign w:val="superscript"/>
        </w:rPr>
        <w:t>►</w:t>
      </w:r>
      <w:r>
        <w:rPr>
          <w:rStyle w:val="pxst"/>
        </w:rPr>
        <w:fldChar w:fldCharType="begin"/>
      </w:r>
      <w:r>
        <w:rPr>
          <w:rStyle w:val="pxst"/>
        </w:rPr>
        <w:instrText>st.ref.id="I05VWI9"</w:instrText>
      </w:r>
      <w:r>
        <w:rPr>
          <w:rStyle w:val="pxst"/>
        </w:rPr>
        <w:fldChar w:fldCharType="end"/>
      </w:r>
      <w:r>
        <w:rPr>
          <w:rStyle w:val="pxst"/>
          <w:vanish/>
        </w:rPr>
        <w:t>&amp;s;</w:t>
      </w:r>
      <w:r>
        <w:rPr>
          <w:rStyle w:val="pxvis"/>
          <w:rFonts w:ascii="Times NewRoman" w:hAnsi="Times NewRoman"/>
          <w:b w:val="0"/>
          <w:sz w:val="24"/>
        </w:rPr>
        <w:t>§</w:t>
      </w:r>
      <w:r>
        <w:rPr>
          <w:rStyle w:val="pxst"/>
        </w:rPr>
        <w:t>55.10(2), Fla. Stat.</w:t>
      </w:r>
    </w:p>
    <w:p w14:paraId="57ADA6FF" w14:textId="77777777" w:rsidR="00FD3105" w:rsidRDefault="00FD3105">
      <w:pPr>
        <w:pStyle w:val="pxs"/>
        <w:spacing w:before="180"/>
        <w:rPr>
          <w:sz w:val="27"/>
          <w:szCs w:val="27"/>
        </w:rPr>
      </w:pPr>
      <w:r>
        <w:rPr>
          <w:sz w:val="27"/>
          <w:szCs w:val="27"/>
        </w:rPr>
        <w:t>10:3. Judgment</w:t>
      </w:r>
      <w:r>
        <w:rPr>
          <w:rStyle w:val="pxsep"/>
        </w:rPr>
        <w:t xml:space="preserve">-- </w:t>
      </w:r>
      <w:r>
        <w:rPr>
          <w:sz w:val="27"/>
          <w:szCs w:val="27"/>
        </w:rPr>
        <w:t>Accounting</w:t>
      </w:r>
    </w:p>
    <w:p w14:paraId="3BEC79E6" w14:textId="77777777" w:rsidR="00FD3105" w:rsidRDefault="00FD3105">
      <w:pPr>
        <w:pStyle w:val="pxov"/>
        <w:rPr>
          <w:vanish/>
        </w:rPr>
      </w:pPr>
      <w:r>
        <w:rPr>
          <w:vanish/>
        </w:rPr>
        <w:t>FMS</w:t>
      </w:r>
    </w:p>
    <w:p w14:paraId="7A0D50A8" w14:textId="77777777" w:rsidR="00FD3105" w:rsidRDefault="00FD3105">
      <w:pPr>
        <w:pStyle w:val="pxov"/>
        <w:rPr>
          <w:vanish/>
        </w:rPr>
      </w:pPr>
      <w:r>
        <w:rPr>
          <w:vanish/>
        </w:rPr>
        <w:t>LCV</w:t>
      </w:r>
    </w:p>
    <w:p w14:paraId="6BDC30A5" w14:textId="77777777" w:rsidR="00FD3105" w:rsidRDefault="00FD3105">
      <w:pPr>
        <w:pStyle w:val="pxov"/>
        <w:rPr>
          <w:vanish/>
        </w:rPr>
      </w:pPr>
      <w:r>
        <w:rPr>
          <w:vanish/>
        </w:rPr>
        <w:t>LSC</w:t>
      </w:r>
    </w:p>
    <w:p w14:paraId="79430E44" w14:textId="77777777" w:rsidR="00FD3105" w:rsidRDefault="00FD3105">
      <w:pPr>
        <w:pStyle w:val="pxov"/>
        <w:rPr>
          <w:vanish/>
        </w:rPr>
      </w:pPr>
      <w:r>
        <w:rPr>
          <w:vanish/>
        </w:rPr>
        <w:t>LS7</w:t>
      </w:r>
    </w:p>
    <w:p w14:paraId="1C874F4D" w14:textId="77777777" w:rsidR="00FD3105" w:rsidRDefault="00FD3105">
      <w:pPr>
        <w:pStyle w:val="pxov"/>
        <w:rPr>
          <w:vanish/>
        </w:rPr>
      </w:pPr>
      <w:r>
        <w:rPr>
          <w:vanish/>
        </w:rPr>
        <w:t>FCV</w:t>
      </w:r>
    </w:p>
    <w:p w14:paraId="0DF9F58C" w14:textId="77777777" w:rsidR="00FD3105" w:rsidRDefault="00FD3105">
      <w:pPr>
        <w:pStyle w:val="pxov"/>
        <w:rPr>
          <w:vanish/>
        </w:rPr>
      </w:pPr>
      <w:r>
        <w:rPr>
          <w:vanish/>
        </w:rPr>
        <w:t>FLG</w:t>
      </w:r>
    </w:p>
    <w:p w14:paraId="494DB4A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form.fid="I7ae15ee09fed11dfbf230000837214a9"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5185EB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tbl.ident="I03YCP4"</w:instrText>
      </w:r>
      <w:r>
        <w:fldChar w:fldCharType="end"/>
      </w:r>
      <w:r>
        <w:fldChar w:fldCharType="begin"/>
      </w:r>
      <w:r>
        <w:instrText>tbl.uuid="I05PSMR"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2F713A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BB916A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6A7C91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DDAFE2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554125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550E2C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03A4708" w14:textId="77777777">
        <w:tblPrEx>
          <w:tblCellMar>
            <w:top w:w="0" w:type="dxa"/>
            <w:left w:w="0" w:type="dxa"/>
            <w:bottom w:w="0" w:type="dxa"/>
            <w:right w:w="0" w:type="dxa"/>
          </w:tblCellMar>
        </w:tblPrEx>
        <w:tc>
          <w:tcPr>
            <w:tcW w:w="2160" w:type="dxa"/>
            <w:tcBorders>
              <w:top w:val="nil"/>
              <w:left w:val="nil"/>
              <w:bottom w:val="nil"/>
              <w:right w:val="nil"/>
            </w:tcBorders>
          </w:tcPr>
          <w:p w14:paraId="3B18F59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791662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0090C5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62BFA9D" w14:textId="77777777" w:rsidR="00FD3105" w:rsidRDefault="00FD3105"/>
        </w:tc>
      </w:tr>
      <w:tr w:rsidR="00FD3105" w14:paraId="1850BC29" w14:textId="77777777">
        <w:tblPrEx>
          <w:tblCellMar>
            <w:top w:w="0" w:type="dxa"/>
            <w:left w:w="0" w:type="dxa"/>
            <w:bottom w:w="0" w:type="dxa"/>
            <w:right w:w="0" w:type="dxa"/>
          </w:tblCellMar>
        </w:tblPrEx>
        <w:tc>
          <w:tcPr>
            <w:tcW w:w="2160" w:type="dxa"/>
            <w:tcBorders>
              <w:top w:val="nil"/>
              <w:left w:val="nil"/>
              <w:bottom w:val="nil"/>
              <w:right w:val="nil"/>
            </w:tcBorders>
          </w:tcPr>
          <w:p w14:paraId="16C3CA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033235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4DF808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D5245E8" w14:textId="77777777" w:rsidR="00FD3105" w:rsidRDefault="00FD3105"/>
        </w:tc>
      </w:tr>
      <w:tr w:rsidR="00FD3105" w14:paraId="2A82BC51" w14:textId="77777777">
        <w:tblPrEx>
          <w:tblCellMar>
            <w:top w:w="0" w:type="dxa"/>
            <w:left w:w="0" w:type="dxa"/>
            <w:bottom w:w="0" w:type="dxa"/>
            <w:right w:w="0" w:type="dxa"/>
          </w:tblCellMar>
        </w:tblPrEx>
        <w:tc>
          <w:tcPr>
            <w:tcW w:w="2160" w:type="dxa"/>
            <w:tcBorders>
              <w:top w:val="nil"/>
              <w:left w:val="nil"/>
              <w:bottom w:val="nil"/>
              <w:right w:val="nil"/>
            </w:tcBorders>
          </w:tcPr>
          <w:p w14:paraId="6C4F33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r>
              <w:rPr>
                <w:rStyle w:val="pxrowentry"/>
              </w:rPr>
              <w:lastRenderedPageBreak/>
              <w:t>.</w:t>
            </w:r>
          </w:p>
        </w:tc>
        <w:tc>
          <w:tcPr>
            <w:tcW w:w="2160" w:type="dxa"/>
            <w:tcBorders>
              <w:top w:val="nil"/>
              <w:left w:val="nil"/>
              <w:bottom w:val="nil"/>
              <w:right w:val="nil"/>
            </w:tcBorders>
          </w:tcPr>
          <w:p w14:paraId="3574E831"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0FC628F" w14:textId="77777777" w:rsidR="00FD3105" w:rsidRDefault="00FD3105"/>
        </w:tc>
        <w:tc>
          <w:tcPr>
            <w:tcW w:w="2160" w:type="dxa"/>
            <w:tcBorders>
              <w:top w:val="nil"/>
              <w:left w:val="nil"/>
              <w:bottom w:val="nil"/>
              <w:right w:val="nil"/>
            </w:tcBorders>
          </w:tcPr>
          <w:p w14:paraId="4D5E0215" w14:textId="77777777" w:rsidR="00FD3105" w:rsidRDefault="00FD3105"/>
        </w:tc>
      </w:tr>
      <w:tr w:rsidR="00FD3105" w14:paraId="6D9A216E" w14:textId="77777777">
        <w:tblPrEx>
          <w:tblCellMar>
            <w:top w:w="0" w:type="dxa"/>
            <w:left w:w="0" w:type="dxa"/>
            <w:bottom w:w="0" w:type="dxa"/>
            <w:right w:w="0" w:type="dxa"/>
          </w:tblCellMar>
        </w:tblPrEx>
        <w:tc>
          <w:tcPr>
            <w:tcW w:w="2160" w:type="dxa"/>
            <w:tcBorders>
              <w:top w:val="nil"/>
              <w:left w:val="nil"/>
              <w:bottom w:val="nil"/>
              <w:right w:val="nil"/>
            </w:tcBorders>
          </w:tcPr>
          <w:p w14:paraId="747F3D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0617B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DC82B9" w14:textId="77777777" w:rsidR="00FD3105" w:rsidRDefault="00FD3105"/>
        </w:tc>
        <w:tc>
          <w:tcPr>
            <w:tcW w:w="2160" w:type="dxa"/>
            <w:tcBorders>
              <w:top w:val="nil"/>
              <w:left w:val="nil"/>
              <w:bottom w:val="nil"/>
              <w:right w:val="nil"/>
            </w:tcBorders>
          </w:tcPr>
          <w:p w14:paraId="148FD990" w14:textId="77777777" w:rsidR="00FD3105" w:rsidRDefault="00FD3105"/>
        </w:tc>
      </w:tr>
      <w:tr w:rsidR="00FD3105" w14:paraId="663D2836" w14:textId="77777777">
        <w:tblPrEx>
          <w:tblCellMar>
            <w:top w:w="0" w:type="dxa"/>
            <w:left w:w="0" w:type="dxa"/>
            <w:bottom w:w="0" w:type="dxa"/>
            <w:right w:w="0" w:type="dxa"/>
          </w:tblCellMar>
        </w:tblPrEx>
        <w:tc>
          <w:tcPr>
            <w:tcW w:w="2160" w:type="dxa"/>
            <w:tcBorders>
              <w:top w:val="nil"/>
              <w:left w:val="nil"/>
              <w:bottom w:val="nil"/>
              <w:right w:val="nil"/>
            </w:tcBorders>
          </w:tcPr>
          <w:p w14:paraId="4D017B0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CD9EEB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FA708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EF3E7E" w14:textId="77777777" w:rsidR="00FD3105" w:rsidRDefault="00FD3105"/>
        </w:tc>
      </w:tr>
    </w:tbl>
    <w:p w14:paraId="533C818C" w14:textId="77777777" w:rsidR="00FD3105" w:rsidRDefault="00FD3105">
      <w:pPr>
        <w:pStyle w:val="pxtbody"/>
      </w:pPr>
    </w:p>
    <w:p w14:paraId="5342C135" w14:textId="77777777" w:rsidR="00FD3105" w:rsidRDefault="00FD3105"/>
    <w:p w14:paraId="42FAF6EE" w14:textId="77777777" w:rsidR="00FD3105" w:rsidRDefault="00FD3105">
      <w:pPr>
        <w:pStyle w:val="pxformhac"/>
        <w:spacing w:before="180"/>
        <w:jc w:val="center"/>
      </w:pPr>
      <w:r>
        <w:t xml:space="preserve">FINAL JUDGMENT </w:t>
      </w:r>
    </w:p>
    <w:p w14:paraId="30DFD8C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This action was heard on the report of the special master and the exceptions to it and</w:t>
      </w:r>
    </w:p>
    <w:p w14:paraId="168C66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IT IS ADJUDGED that:</w:t>
      </w:r>
    </w:p>
    <w:p w14:paraId="23348C38" w14:textId="77777777" w:rsidR="00FD3105" w:rsidRDefault="00FD3105">
      <w:pPr>
        <w:pStyle w:val="pxformfl"/>
        <w:ind w:left="500"/>
      </w:pPr>
      <w:r>
        <w:t xml:space="preserve"> </w:t>
      </w:r>
    </w:p>
    <w:p w14:paraId="31F4055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97E32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The special master's report is approved, except for the allowance of defendant's expense for attorney fees of $</w:t>
      </w:r>
      <w:r>
        <w:rPr>
          <w:rStyle w:val="pxfinstr"/>
          <w:i/>
          <w:iCs/>
        </w:rPr>
        <w:t>[dollar amount of attorney's fees]</w:t>
      </w:r>
      <w:r>
        <w:t xml:space="preserve"> that is disallowed.</w:t>
      </w:r>
    </w:p>
    <w:p w14:paraId="796BD12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8445E3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With the disallowance the report shows defendant owes plaintiff the sum of $</w:t>
      </w:r>
      <w:r>
        <w:rPr>
          <w:rStyle w:val="pxfinstr"/>
          <w:i/>
          <w:iCs/>
        </w:rPr>
        <w:t>[dollar amount of debt]</w:t>
      </w:r>
      <w:r>
        <w:t xml:space="preserve"> and an accounting of the net proceeds from the sale of the remaining assets of the joint venture.</w:t>
      </w:r>
    </w:p>
    <w:p w14:paraId="31DF976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9C1584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Defendant shall account to plaintiff for plaintiff's share of the net proceeds of the sale of the remaining assets of the joint venture:</w:t>
      </w:r>
    </w:p>
    <w:p w14:paraId="3964D5F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[specification of list of assets]</w:t>
      </w:r>
    </w:p>
    <w:p w14:paraId="6C7233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fldChar w:fldCharType="begin"/>
      </w:r>
      <w:r>
        <w:instrText>p.fl="none"</w:instrText>
      </w:r>
      <w:r>
        <w:fldChar w:fldCharType="end"/>
      </w:r>
      <w:r>
        <w:t>within ten days after the sale of each asset.</w:t>
      </w:r>
    </w:p>
    <w:p w14:paraId="7423727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0EEAFC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interest of $</w:t>
      </w:r>
      <w:r>
        <w:rPr>
          <w:rStyle w:val="pxfinstr"/>
          <w:i/>
          <w:iCs/>
        </w:rPr>
        <w:t>[dollar amount of interests]</w:t>
      </w:r>
      <w:r>
        <w:t xml:space="preserve"> to the date of this judgment, and costs in the sum of $</w:t>
      </w:r>
      <w:r>
        <w:rPr>
          <w:rStyle w:val="pxfinstr"/>
          <w:i/>
          <w:iCs/>
        </w:rPr>
        <w:t>[dollar amount of costs]</w:t>
      </w:r>
      <w:r>
        <w:t>, making a total of $</w:t>
      </w:r>
      <w:r>
        <w:rPr>
          <w:rStyle w:val="pxfinstr"/>
          <w:i/>
          <w:iCs/>
        </w:rPr>
        <w:t>[total dollar amount of costs]</w:t>
      </w:r>
      <w:r>
        <w:t>, with interest at the rate prescribed by law, for which let execution issue forthwith.</w:t>
      </w:r>
    </w:p>
    <w:p w14:paraId="67E94A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ORDERED at </w:t>
      </w:r>
      <w:r>
        <w:rPr>
          <w:rStyle w:val="pxfinstr"/>
          <w:i/>
          <w:iCs/>
        </w:rPr>
        <w:t>[name of city]</w:t>
      </w:r>
      <w:r>
        <w:t xml:space="preserve">, Florida on </w:t>
      </w:r>
      <w:r>
        <w:rPr>
          <w:rStyle w:val="pxfinstr"/>
          <w:i/>
          <w:iCs/>
        </w:rPr>
        <w:t>[date of order]</w:t>
      </w:r>
      <w:r>
        <w:t>.</w:t>
      </w:r>
    </w:p>
    <w:p w14:paraId="7BD9376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73025C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D26A47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E7FC97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tbl.ident="I03YCP7"</w:instrText>
      </w:r>
      <w:r>
        <w:fldChar w:fldCharType="end"/>
      </w:r>
      <w:r>
        <w:fldChar w:fldCharType="begin"/>
      </w:r>
      <w:r>
        <w:instrText>tbl.uuid="I01NHDM"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7608D1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E122B8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A1D01B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5D8506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22D3098" w14:textId="77777777">
        <w:tblPrEx>
          <w:tblCellMar>
            <w:top w:w="0" w:type="dxa"/>
            <w:left w:w="0" w:type="dxa"/>
            <w:bottom w:w="0" w:type="dxa"/>
            <w:right w:w="0" w:type="dxa"/>
          </w:tblCellMar>
        </w:tblPrEx>
        <w:tc>
          <w:tcPr>
            <w:tcW w:w="4320" w:type="dxa"/>
            <w:tcBorders>
              <w:top w:val="nil"/>
              <w:left w:val="nil"/>
              <w:bottom w:val="nil"/>
              <w:right w:val="nil"/>
            </w:tcBorders>
          </w:tcPr>
          <w:p w14:paraId="569167B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344D1B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16C800D" w14:textId="77777777">
        <w:tblPrEx>
          <w:tblCellMar>
            <w:top w:w="0" w:type="dxa"/>
            <w:left w:w="0" w:type="dxa"/>
            <w:bottom w:w="0" w:type="dxa"/>
            <w:right w:w="0" w:type="dxa"/>
          </w:tblCellMar>
        </w:tblPrEx>
        <w:tc>
          <w:tcPr>
            <w:tcW w:w="4320" w:type="dxa"/>
            <w:tcBorders>
              <w:top w:val="nil"/>
              <w:left w:val="nil"/>
              <w:bottom w:val="nil"/>
              <w:right w:val="nil"/>
            </w:tcBorders>
          </w:tcPr>
          <w:p w14:paraId="3AAE010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06A19C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A793D7F" w14:textId="77777777" w:rsidR="00FD3105" w:rsidRDefault="00FD3105">
      <w:pPr>
        <w:pStyle w:val="pxtbody"/>
      </w:pPr>
    </w:p>
    <w:p w14:paraId="18393BFB" w14:textId="77777777" w:rsidR="00FD3105" w:rsidRDefault="00FD3105"/>
    <w:p w14:paraId="66BED5FC" w14:textId="77777777" w:rsidR="00FD3105" w:rsidRDefault="00FD3105">
      <w:pPr>
        <w:pStyle w:val="pxcomnt"/>
      </w:pPr>
    </w:p>
    <w:p w14:paraId="42242187" w14:textId="77777777" w:rsidR="00FD3105" w:rsidRDefault="00FD3105">
      <w:pPr>
        <w:pStyle w:val="pxhac"/>
        <w:spacing w:before="180"/>
        <w:jc w:val="center"/>
      </w:pPr>
      <w:r>
        <w:rPr>
          <w:rStyle w:val="pxb"/>
          <w:b/>
          <w:bCs/>
        </w:rPr>
        <w:t>Author's Comment</w:t>
      </w:r>
    </w:p>
    <w:p w14:paraId="7F2710F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This is the final judgment in a joint venture accounting after a reference. See </w:t>
      </w:r>
      <w:r>
        <w:rPr>
          <w:rStyle w:val="pxx"/>
          <w:color w:val="FF0000"/>
          <w:sz w:val="20"/>
          <w:szCs w:val="20"/>
          <w:vertAlign w:val="superscript"/>
        </w:rPr>
        <w:t>►</w:t>
      </w:r>
      <w:r>
        <w:rPr>
          <w:rStyle w:val="pxx"/>
        </w:rPr>
        <w:fldChar w:fldCharType="begin"/>
      </w:r>
      <w:r>
        <w:rPr>
          <w:rStyle w:val="pxx"/>
        </w:rPr>
        <w:instrText>x.ref.id="I013B4T"</w:instrText>
      </w:r>
      <w:r>
        <w:rPr>
          <w:rStyle w:val="pxx"/>
        </w:rPr>
        <w:fldChar w:fldCharType="end"/>
      </w:r>
      <w:r>
        <w:rPr>
          <w:rStyle w:val="pxx"/>
        </w:rPr>
        <w:t>section 10:64</w:t>
      </w:r>
      <w:r>
        <w:t xml:space="preserve"> for the order determining the liability to account. This form assumes the attorney fee disallowance is for an improper charge and the balance of the accounting is proper. If the accounting shows no debt due plaintiff, paragraph 4 would be changed to the usual judgment for defendant. See </w:t>
      </w:r>
      <w:r>
        <w:rPr>
          <w:rStyle w:val="pxx"/>
          <w:color w:val="FF0000"/>
          <w:sz w:val="20"/>
          <w:szCs w:val="20"/>
          <w:vertAlign w:val="superscript"/>
        </w:rPr>
        <w:t>►</w:t>
      </w:r>
      <w:r>
        <w:rPr>
          <w:rStyle w:val="pxx"/>
        </w:rPr>
        <w:fldChar w:fldCharType="begin"/>
      </w:r>
      <w:r>
        <w:rPr>
          <w:rStyle w:val="pxx"/>
        </w:rPr>
        <w:instrText>x.ref.id="I05OQKL"</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This form can be used in family actions: See </w:t>
      </w:r>
      <w:r>
        <w:rPr>
          <w:rStyle w:val="pxx"/>
          <w:color w:val="FF0000"/>
          <w:sz w:val="20"/>
          <w:szCs w:val="20"/>
          <w:vertAlign w:val="superscript"/>
        </w:rPr>
        <w:t>►</w:t>
      </w:r>
      <w:r>
        <w:rPr>
          <w:rStyle w:val="pxx"/>
        </w:rPr>
        <w:fldChar w:fldCharType="begin"/>
      </w:r>
      <w:r>
        <w:rPr>
          <w:rStyle w:val="pxx"/>
        </w:rPr>
        <w:instrText>x.ref.id="I05RJPH"</w:instrText>
      </w:r>
      <w:r>
        <w:rPr>
          <w:rStyle w:val="pxx"/>
        </w:rPr>
        <w:fldChar w:fldCharType="end"/>
      </w:r>
      <w:r>
        <w:rPr>
          <w:rStyle w:val="pxx"/>
          <w:vanish/>
        </w:rPr>
        <w:t>&amp;s;</w:t>
      </w:r>
      <w:r>
        <w:rPr>
          <w:rStyle w:val="pxvis"/>
          <w:rFonts w:ascii="Times NewRoman" w:hAnsi="Times NewRoman"/>
          <w:b w:val="0"/>
          <w:sz w:val="24"/>
        </w:rPr>
        <w:t>§</w:t>
      </w:r>
      <w:r>
        <w:rPr>
          <w:rStyle w:val="pxx"/>
        </w:rPr>
        <w:t>5:5</w:t>
      </w:r>
      <w:r>
        <w:t>, Comment.</w:t>
      </w:r>
    </w:p>
    <w:p w14:paraId="18C35E54" w14:textId="77777777" w:rsidR="00FD3105" w:rsidRDefault="00FD3105">
      <w:pPr>
        <w:pStyle w:val="pxs"/>
        <w:spacing w:before="180"/>
        <w:rPr>
          <w:sz w:val="27"/>
          <w:szCs w:val="27"/>
        </w:rPr>
      </w:pPr>
      <w:r>
        <w:rPr>
          <w:sz w:val="27"/>
          <w:szCs w:val="27"/>
        </w:rPr>
        <w:t>10:4. Judgment</w:t>
      </w:r>
      <w:r>
        <w:rPr>
          <w:rStyle w:val="pxsep"/>
        </w:rPr>
        <w:t xml:space="preserve">-- </w:t>
      </w:r>
      <w:r>
        <w:rPr>
          <w:sz w:val="27"/>
          <w:szCs w:val="27"/>
        </w:rPr>
        <w:t>Adoption</w:t>
      </w:r>
    </w:p>
    <w:p w14:paraId="1A067AC9" w14:textId="77777777" w:rsidR="00FD3105" w:rsidRDefault="00FD3105">
      <w:pPr>
        <w:pStyle w:val="pxov"/>
        <w:rPr>
          <w:vanish/>
        </w:rPr>
      </w:pPr>
      <w:r>
        <w:rPr>
          <w:vanish/>
        </w:rPr>
        <w:t>FMS</w:t>
      </w:r>
    </w:p>
    <w:p w14:paraId="05A12254" w14:textId="77777777" w:rsidR="00FD3105" w:rsidRDefault="00FD3105">
      <w:pPr>
        <w:pStyle w:val="pxov"/>
        <w:rPr>
          <w:vanish/>
        </w:rPr>
      </w:pPr>
      <w:r>
        <w:rPr>
          <w:vanish/>
        </w:rPr>
        <w:t>FAM</w:t>
      </w:r>
    </w:p>
    <w:p w14:paraId="11AE9190" w14:textId="77777777" w:rsidR="00FD3105" w:rsidRDefault="00FD3105">
      <w:pPr>
        <w:pStyle w:val="pxov"/>
        <w:rPr>
          <w:vanish/>
        </w:rPr>
      </w:pPr>
      <w:r>
        <w:rPr>
          <w:vanish/>
        </w:rPr>
        <w:t>ADP</w:t>
      </w:r>
    </w:p>
    <w:p w14:paraId="7112F8C2" w14:textId="77777777" w:rsidR="00FD3105" w:rsidRDefault="00FD3105">
      <w:pPr>
        <w:pStyle w:val="pxov"/>
        <w:rPr>
          <w:vanish/>
        </w:rPr>
      </w:pPr>
      <w:r>
        <w:rPr>
          <w:vanish/>
        </w:rPr>
        <w:t>LCV</w:t>
      </w:r>
    </w:p>
    <w:p w14:paraId="7FDE1432" w14:textId="77777777" w:rsidR="00FD3105" w:rsidRDefault="00FD3105">
      <w:pPr>
        <w:pStyle w:val="pxov"/>
        <w:rPr>
          <w:vanish/>
        </w:rPr>
      </w:pPr>
      <w:r>
        <w:rPr>
          <w:vanish/>
        </w:rPr>
        <w:t>LSC</w:t>
      </w:r>
    </w:p>
    <w:p w14:paraId="05B9CDC2" w14:textId="77777777" w:rsidR="00FD3105" w:rsidRDefault="00FD3105">
      <w:pPr>
        <w:pStyle w:val="pxov"/>
        <w:rPr>
          <w:vanish/>
        </w:rPr>
      </w:pPr>
      <w:r>
        <w:rPr>
          <w:vanish/>
        </w:rPr>
        <w:t>LS7</w:t>
      </w:r>
    </w:p>
    <w:p w14:paraId="44174E3D" w14:textId="77777777" w:rsidR="00FD3105" w:rsidRDefault="00FD3105">
      <w:pPr>
        <w:pStyle w:val="pxov"/>
        <w:rPr>
          <w:vanish/>
        </w:rPr>
      </w:pPr>
      <w:r>
        <w:rPr>
          <w:vanish/>
        </w:rPr>
        <w:t>FCV</w:t>
      </w:r>
    </w:p>
    <w:p w14:paraId="4D214DEE" w14:textId="77777777" w:rsidR="00FD3105" w:rsidRDefault="00FD3105">
      <w:pPr>
        <w:pStyle w:val="pxov"/>
        <w:rPr>
          <w:vanish/>
        </w:rPr>
      </w:pPr>
      <w:r>
        <w:rPr>
          <w:vanish/>
        </w:rPr>
        <w:t>FLG</w:t>
      </w:r>
    </w:p>
    <w:p w14:paraId="11B7802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form.fid="I7ae30c909fed11dfbf230000837214a9"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7BBFFB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tbl.ident="I0288GA"</w:instrText>
      </w:r>
      <w:r>
        <w:fldChar w:fldCharType="end"/>
      </w:r>
      <w:r>
        <w:fldChar w:fldCharType="begin"/>
      </w:r>
      <w:r>
        <w:instrText>tbl.uuid="I05XCUP"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24E7F2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871BDC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E8B8D9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colspec.colwidth="47*"</w:instrText>
      </w:r>
      <w:r>
        <w:fldChar w:fldCharType="end"/>
      </w:r>
    </w:p>
    <w:p w14:paraId="7AC36FB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36A25AA3"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colspec.colwidth="68*"</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12794CDC" w14:textId="77777777">
        <w:tblPrEx>
          <w:tblCellMar>
            <w:top w:w="0" w:type="dxa"/>
            <w:left w:w="0" w:type="dxa"/>
            <w:bottom w:w="0" w:type="dxa"/>
            <w:right w:w="0" w:type="dxa"/>
          </w:tblCellMar>
        </w:tblPrEx>
        <w:tc>
          <w:tcPr>
            <w:tcW w:w="2880" w:type="dxa"/>
            <w:tcBorders>
              <w:top w:val="nil"/>
              <w:left w:val="nil"/>
              <w:bottom w:val="nil"/>
              <w:right w:val="nil"/>
            </w:tcBorders>
          </w:tcPr>
          <w:p w14:paraId="0D7BE2E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ADOPTION OF</w:t>
            </w:r>
          </w:p>
        </w:tc>
        <w:tc>
          <w:tcPr>
            <w:tcW w:w="2880" w:type="dxa"/>
            <w:tcBorders>
              <w:top w:val="nil"/>
              <w:left w:val="nil"/>
              <w:bottom w:val="nil"/>
              <w:right w:val="nil"/>
            </w:tcBorders>
          </w:tcPr>
          <w:p w14:paraId="64BB860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0911FF3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31D6FC52" w14:textId="77777777">
        <w:tblPrEx>
          <w:tblCellMar>
            <w:top w:w="0" w:type="dxa"/>
            <w:left w:w="0" w:type="dxa"/>
            <w:bottom w:w="0" w:type="dxa"/>
            <w:right w:w="0" w:type="dxa"/>
          </w:tblCellMar>
        </w:tblPrEx>
        <w:tc>
          <w:tcPr>
            <w:tcW w:w="2880" w:type="dxa"/>
            <w:tcBorders>
              <w:top w:val="nil"/>
              <w:left w:val="nil"/>
              <w:bottom w:val="nil"/>
              <w:right w:val="nil"/>
            </w:tcBorders>
          </w:tcPr>
          <w:p w14:paraId="52863F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[NEW NAME OF MINOR]</w:t>
            </w:r>
          </w:p>
        </w:tc>
        <w:tc>
          <w:tcPr>
            <w:tcW w:w="2880" w:type="dxa"/>
            <w:tcBorders>
              <w:top w:val="nil"/>
              <w:left w:val="nil"/>
              <w:bottom w:val="nil"/>
              <w:right w:val="nil"/>
            </w:tcBorders>
          </w:tcPr>
          <w:p w14:paraId="034E72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73918CE4" w14:textId="77777777" w:rsidR="00FD3105" w:rsidRDefault="00FD3105"/>
        </w:tc>
      </w:tr>
      <w:tr w:rsidR="00FD3105" w14:paraId="3DAD74EA" w14:textId="77777777">
        <w:tblPrEx>
          <w:tblCellMar>
            <w:top w:w="0" w:type="dxa"/>
            <w:left w:w="0" w:type="dxa"/>
            <w:bottom w:w="0" w:type="dxa"/>
            <w:right w:w="0" w:type="dxa"/>
          </w:tblCellMar>
        </w:tblPrEx>
        <w:tc>
          <w:tcPr>
            <w:tcW w:w="2880" w:type="dxa"/>
            <w:tcBorders>
              <w:top w:val="nil"/>
              <w:left w:val="nil"/>
              <w:bottom w:val="nil"/>
              <w:right w:val="nil"/>
            </w:tcBorders>
          </w:tcPr>
          <w:p w14:paraId="1F9A992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ADOPTEE</w:t>
            </w:r>
          </w:p>
        </w:tc>
        <w:tc>
          <w:tcPr>
            <w:tcW w:w="2880" w:type="dxa"/>
            <w:tcBorders>
              <w:top w:val="nil"/>
              <w:left w:val="nil"/>
              <w:bottom w:val="nil"/>
              <w:right w:val="nil"/>
            </w:tcBorders>
          </w:tcPr>
          <w:p w14:paraId="08F22BF6" w14:textId="77777777" w:rsidR="00FD3105" w:rsidRDefault="00FD3105"/>
        </w:tc>
        <w:tc>
          <w:tcPr>
            <w:tcW w:w="2880" w:type="dxa"/>
            <w:tcBorders>
              <w:top w:val="nil"/>
              <w:left w:val="nil"/>
              <w:bottom w:val="nil"/>
              <w:right w:val="nil"/>
            </w:tcBorders>
          </w:tcPr>
          <w:p w14:paraId="4D8D3816" w14:textId="77777777" w:rsidR="00FD3105" w:rsidRDefault="00FD3105"/>
        </w:tc>
      </w:tr>
    </w:tbl>
    <w:p w14:paraId="426B1571" w14:textId="77777777" w:rsidR="00FD3105" w:rsidRDefault="00FD3105">
      <w:pPr>
        <w:pStyle w:val="pxtbody"/>
      </w:pPr>
    </w:p>
    <w:p w14:paraId="21226120" w14:textId="77777777" w:rsidR="00FD3105" w:rsidRDefault="00FD3105"/>
    <w:p w14:paraId="3EF4D0A2" w14:textId="77777777" w:rsidR="00FD3105" w:rsidRDefault="00FD3105">
      <w:pPr>
        <w:pStyle w:val="pxformhac"/>
        <w:spacing w:before="180"/>
        <w:jc w:val="center"/>
      </w:pPr>
      <w:r>
        <w:t xml:space="preserve">FINAL JUDGMENT </w:t>
      </w:r>
    </w:p>
    <w:p w14:paraId="50F49F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This action was heard on the petition for adoption</w:t>
      </w:r>
      <w:ins w:id="15" w:author="Debra M. Salisbury" w:date="2024-02-19T21:18:00Z">
        <w:r w:rsidR="00655928">
          <w:t>. The petitioners and the minor child appeared before</w:t>
        </w:r>
      </w:ins>
      <w:ins w:id="16" w:author="Debra M. Salisbury" w:date="2024-02-19T21:19:00Z">
        <w:r w:rsidR="00655928">
          <w:t xml:space="preserve"> the court. The</w:t>
        </w:r>
      </w:ins>
      <w:del w:id="17" w:author="Debra M. Salisbury" w:date="2024-02-19T21:19:00Z">
        <w:r w:rsidDel="00655928">
          <w:delText xml:space="preserve"> and the</w:delText>
        </w:r>
      </w:del>
      <w:r>
        <w:t xml:space="preserve"> court finds that </w:t>
      </w:r>
      <w:ins w:id="18" w:author="Debra M. Salisbury" w:date="2024-02-19T21:16:00Z">
        <w:r w:rsidR="00655928">
          <w:t>a valid</w:t>
        </w:r>
      </w:ins>
      <w:del w:id="19" w:author="Debra M. Salisbury" w:date="2024-02-19T21:16:00Z">
        <w:r w:rsidDel="00655928">
          <w:delText>the required</w:delText>
        </w:r>
      </w:del>
      <w:r>
        <w:t xml:space="preserve"> termination of parental rights has been adjudged</w:t>
      </w:r>
      <w:ins w:id="20" w:author="Debra M. Salisbury" w:date="2024-02-19T21:15:00Z">
        <w:r w:rsidR="00655928">
          <w:t xml:space="preserve"> and the date for a birth parent to file an appeal </w:t>
        </w:r>
      </w:ins>
      <w:ins w:id="21" w:author="Debra M. Salisbury" w:date="2024-02-19T21:16:00Z">
        <w:r w:rsidR="00655928">
          <w:t xml:space="preserve">of that judgment </w:t>
        </w:r>
      </w:ins>
      <w:ins w:id="22" w:author="Debra M. Salisbury" w:date="2024-02-19T21:15:00Z">
        <w:r w:rsidR="00655928">
          <w:t xml:space="preserve">has </w:t>
        </w:r>
      </w:ins>
      <w:ins w:id="23" w:author="Debra M. Salisbury" w:date="2024-02-19T21:16:00Z">
        <w:r w:rsidR="00655928">
          <w:t>pas</w:t>
        </w:r>
      </w:ins>
      <w:ins w:id="24" w:author="Debra M. Salisbury" w:date="2024-02-19T21:17:00Z">
        <w:r w:rsidR="00655928">
          <w:t>sed</w:t>
        </w:r>
      </w:ins>
      <w:r>
        <w:t xml:space="preserve">, </w:t>
      </w:r>
      <w:ins w:id="25" w:author="Debra M. Salisbury" w:date="2024-02-19T21:12:00Z">
        <w:r w:rsidR="00655928">
          <w:t xml:space="preserve">a proper </w:t>
        </w:r>
      </w:ins>
      <w:ins w:id="26" w:author="Debra M. Salisbury" w:date="2024-02-19T21:11:00Z">
        <w:r w:rsidR="00655928">
          <w:t>home</w:t>
        </w:r>
      </w:ins>
      <w:ins w:id="27" w:author="Debra M. Salisbury" w:date="2024-02-19T21:12:00Z">
        <w:r w:rsidR="00655928">
          <w:t xml:space="preserve"> study </w:t>
        </w:r>
      </w:ins>
      <w:r>
        <w:t xml:space="preserve">has </w:t>
      </w:r>
      <w:ins w:id="28" w:author="Debra M. Salisbury" w:date="2024-02-19T21:12:00Z">
        <w:r w:rsidR="00655928">
          <w:t xml:space="preserve">been filed and </w:t>
        </w:r>
      </w:ins>
      <w:r>
        <w:t>reviewed</w:t>
      </w:r>
      <w:del w:id="29" w:author="Debra M. Salisbury" w:date="2024-02-19T21:12:00Z">
        <w:r w:rsidDel="00655928">
          <w:delText xml:space="preserve"> the home study</w:delText>
        </w:r>
      </w:del>
      <w:ins w:id="30" w:author="Debra M. Salisbury" w:date="2024-02-19T21:12:00Z">
        <w:r w:rsidR="00655928">
          <w:t>,</w:t>
        </w:r>
      </w:ins>
      <w:r>
        <w:t xml:space="preserve"> and </w:t>
      </w:r>
      <w:del w:id="31" w:author="Debra M. Salisbury" w:date="2024-02-19T21:12:00Z">
        <w:r w:rsidDel="00655928">
          <w:delText xml:space="preserve">finds that </w:delText>
        </w:r>
      </w:del>
      <w:r>
        <w:t>the best interests of the minor will be accomplished by the adoption so</w:t>
      </w:r>
    </w:p>
    <w:p w14:paraId="539EC55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IT IS ADJUDGED that:</w:t>
      </w:r>
    </w:p>
    <w:p w14:paraId="0D050FAB" w14:textId="77777777" w:rsidR="00FD3105" w:rsidRDefault="00FD3105">
      <w:pPr>
        <w:pStyle w:val="pxformfl"/>
        <w:ind w:left="500"/>
      </w:pPr>
      <w:r>
        <w:t xml:space="preserve"> </w:t>
      </w:r>
    </w:p>
    <w:p w14:paraId="1636D90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130CD7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w:t>
      </w:r>
      <w:r>
        <w:rPr>
          <w:rStyle w:val="pxfinstr"/>
          <w:i/>
          <w:iCs/>
        </w:rPr>
        <w:t>[male/female]</w:t>
      </w:r>
      <w:r>
        <w:t xml:space="preserve"> minor child born in </w:t>
      </w:r>
      <w:r>
        <w:rPr>
          <w:rStyle w:val="pxfinstr"/>
          <w:i/>
          <w:iCs/>
        </w:rPr>
        <w:t>[name of county]</w:t>
      </w:r>
      <w:r>
        <w:t xml:space="preserve">, </w:t>
      </w:r>
      <w:r>
        <w:rPr>
          <w:rStyle w:val="pxfinstr"/>
          <w:i/>
          <w:iCs/>
        </w:rPr>
        <w:t>[name of state]</w:t>
      </w:r>
      <w:r>
        <w:t xml:space="preserve"> on </w:t>
      </w:r>
      <w:r>
        <w:rPr>
          <w:rStyle w:val="pxfinstr"/>
          <w:i/>
          <w:iCs/>
        </w:rPr>
        <w:t>[date of birth]</w:t>
      </w:r>
      <w:r>
        <w:t xml:space="preserve"> is the legal child of petitioners </w:t>
      </w:r>
      <w:r>
        <w:rPr>
          <w:rStyle w:val="pxfinstr"/>
          <w:i/>
          <w:iCs/>
        </w:rPr>
        <w:t>[names of petitioners]</w:t>
      </w:r>
      <w:r>
        <w:t xml:space="preserve"> and shall be known as </w:t>
      </w:r>
      <w:r>
        <w:rPr>
          <w:rStyle w:val="pxfinstr"/>
          <w:i/>
          <w:iCs/>
        </w:rPr>
        <w:t>[new name of child]</w:t>
      </w:r>
      <w:r>
        <w:t xml:space="preserve"> hereafter.</w:t>
      </w:r>
    </w:p>
    <w:p w14:paraId="5846311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7D6B6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All legal relationships between the child and the child's former relatives</w:t>
      </w:r>
      <w:ins w:id="32" w:author="Debra M. Salisbury" w:date="2024-05-05T11:56:00Z">
        <w:r w:rsidR="0038335D">
          <w:t xml:space="preserve"> have previously been </w:t>
        </w:r>
      </w:ins>
      <w:del w:id="33" w:author="Debra M. Salisbury" w:date="2024-05-05T11:56:00Z">
        <w:r w:rsidDel="0038335D">
          <w:delText xml:space="preserve"> are </w:delText>
        </w:r>
      </w:del>
      <w:r>
        <w:t>terminated, including grandparental visitation, and the relationship of parents and child is created between the minor child and petitioners.</w:t>
      </w:r>
    </w:p>
    <w:p w14:paraId="2322F56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F2C77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name of the minor child is changed to </w:t>
      </w:r>
      <w:r>
        <w:rPr>
          <w:rStyle w:val="pxfinstr"/>
          <w:i/>
          <w:iCs/>
        </w:rPr>
        <w:t>[new name of child]</w:t>
      </w:r>
      <w:r>
        <w:t>.</w:t>
      </w:r>
    </w:p>
    <w:p w14:paraId="37F663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ORDERED at </w:t>
      </w:r>
      <w:r>
        <w:rPr>
          <w:rStyle w:val="pxfinstr"/>
          <w:i/>
          <w:iCs/>
        </w:rPr>
        <w:t>[name of city]</w:t>
      </w:r>
      <w:r>
        <w:t xml:space="preserve">, Florida on </w:t>
      </w:r>
      <w:r>
        <w:rPr>
          <w:rStyle w:val="pxfinstr"/>
          <w:i/>
          <w:iCs/>
        </w:rPr>
        <w:t>[date of order]</w:t>
      </w:r>
      <w:r>
        <w:t>.</w:t>
      </w:r>
    </w:p>
    <w:p w14:paraId="0247DA0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98494E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E51A25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CCD991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tbl.ident="I0288GE"</w:instrText>
      </w:r>
      <w:r>
        <w:fldChar w:fldCharType="end"/>
      </w:r>
      <w:r>
        <w:fldChar w:fldCharType="begin"/>
      </w:r>
      <w:r>
        <w:instrText>tbl.uuid="I01OW55"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6776ED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EE2D87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F97EC5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2533AB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140F6DA" w14:textId="77777777">
        <w:tblPrEx>
          <w:tblCellMar>
            <w:top w:w="0" w:type="dxa"/>
            <w:left w:w="0" w:type="dxa"/>
            <w:bottom w:w="0" w:type="dxa"/>
            <w:right w:w="0" w:type="dxa"/>
          </w:tblCellMar>
        </w:tblPrEx>
        <w:tc>
          <w:tcPr>
            <w:tcW w:w="4320" w:type="dxa"/>
            <w:tcBorders>
              <w:top w:val="nil"/>
              <w:left w:val="nil"/>
              <w:bottom w:val="nil"/>
              <w:right w:val="nil"/>
            </w:tcBorders>
          </w:tcPr>
          <w:p w14:paraId="3DFF9E3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264D4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E04BD65" w14:textId="77777777">
        <w:tblPrEx>
          <w:tblCellMar>
            <w:top w:w="0" w:type="dxa"/>
            <w:left w:w="0" w:type="dxa"/>
            <w:bottom w:w="0" w:type="dxa"/>
            <w:right w:w="0" w:type="dxa"/>
          </w:tblCellMar>
        </w:tblPrEx>
        <w:tc>
          <w:tcPr>
            <w:tcW w:w="4320" w:type="dxa"/>
            <w:tcBorders>
              <w:top w:val="nil"/>
              <w:left w:val="nil"/>
              <w:bottom w:val="nil"/>
              <w:right w:val="nil"/>
            </w:tcBorders>
          </w:tcPr>
          <w:p w14:paraId="744ACD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4BBA70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child-placing agency]</w:t>
            </w:r>
          </w:p>
        </w:tc>
      </w:tr>
      <w:tr w:rsidR="00FD3105" w14:paraId="0CF6FF30" w14:textId="77777777">
        <w:tblPrEx>
          <w:tblCellMar>
            <w:top w:w="0" w:type="dxa"/>
            <w:left w:w="0" w:type="dxa"/>
            <w:bottom w:w="0" w:type="dxa"/>
            <w:right w:w="0" w:type="dxa"/>
          </w:tblCellMar>
        </w:tblPrEx>
        <w:tc>
          <w:tcPr>
            <w:tcW w:w="4320" w:type="dxa"/>
            <w:tcBorders>
              <w:top w:val="nil"/>
              <w:left w:val="nil"/>
              <w:bottom w:val="nil"/>
              <w:right w:val="nil"/>
            </w:tcBorders>
          </w:tcPr>
          <w:p w14:paraId="76E2A88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0681EE7" w14:textId="77777777" w:rsidR="00FD3105" w:rsidRDefault="00FD3105">
            <w:pPr>
              <w:rPr>
                <w:ins w:id="34" w:author="Debra M. Salisbury" w:date="2024-02-19T21:14:00Z"/>
                <w:rStyle w:val="pxentry"/>
              </w:rPr>
            </w:pPr>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Department of Children and Family Services</w:t>
            </w:r>
          </w:p>
          <w:p w14:paraId="6576786E" w14:textId="77777777" w:rsidR="00655928" w:rsidRDefault="00655928">
            <w:ins w:id="35" w:author="Debra M. Salisbury" w:date="2024-02-19T21:14:00Z">
              <w:r>
                <w:rPr>
                  <w:rStyle w:val="pxst"/>
                  <w:color w:val="FF0000"/>
                  <w:sz w:val="20"/>
                  <w:szCs w:val="20"/>
                  <w:vertAlign w:val="superscript"/>
                </w:rPr>
                <w:t>►</w:t>
              </w:r>
              <w:r>
                <w:t>Florida Department of Vital Statistics</w:t>
              </w:r>
            </w:ins>
          </w:p>
        </w:tc>
      </w:tr>
    </w:tbl>
    <w:p w14:paraId="7AA88523" w14:textId="77777777" w:rsidR="00FD3105" w:rsidRDefault="00FD3105">
      <w:pPr>
        <w:pStyle w:val="pxtbody"/>
      </w:pPr>
    </w:p>
    <w:p w14:paraId="2E089277" w14:textId="77777777" w:rsidR="00FD3105" w:rsidRDefault="00FD3105"/>
    <w:p w14:paraId="19E7B7B9" w14:textId="77777777" w:rsidR="00FD3105" w:rsidRDefault="00FD3105">
      <w:pPr>
        <w:pStyle w:val="pxcomnt"/>
      </w:pPr>
    </w:p>
    <w:p w14:paraId="697FFB89" w14:textId="77777777" w:rsidR="00FD3105" w:rsidRDefault="00FD3105">
      <w:pPr>
        <w:pStyle w:val="pxhac"/>
        <w:spacing w:before="180"/>
        <w:jc w:val="center"/>
      </w:pPr>
      <w:r>
        <w:rPr>
          <w:rStyle w:val="pxb"/>
          <w:b/>
          <w:bCs/>
        </w:rPr>
        <w:t>Author's Comment</w:t>
      </w:r>
    </w:p>
    <w:p w14:paraId="6DE1B3F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st.ref.id="I05VODH"</w:instrText>
      </w:r>
      <w:r>
        <w:rPr>
          <w:rStyle w:val="pxst"/>
        </w:rPr>
        <w:fldChar w:fldCharType="end"/>
      </w:r>
      <w:r>
        <w:rPr>
          <w:rStyle w:val="pxst"/>
          <w:vanish/>
        </w:rPr>
        <w:t>&amp;s;</w:t>
      </w:r>
      <w:r>
        <w:rPr>
          <w:rStyle w:val="pxvis"/>
          <w:rFonts w:ascii="Times NewRoman" w:hAnsi="Times NewRoman"/>
          <w:b w:val="0"/>
          <w:sz w:val="24"/>
        </w:rPr>
        <w:t>§</w:t>
      </w:r>
      <w:r>
        <w:rPr>
          <w:rStyle w:val="pxst"/>
        </w:rPr>
        <w:t>63.142(4), Fla. Stat.</w:t>
      </w:r>
      <w:r>
        <w:t xml:space="preserve"> This form assumes that both parents are petitioners. If it is a stepparent adoption, the necessary changes in terminology must be made. See </w:t>
      </w:r>
      <w:r>
        <w:rPr>
          <w:rStyle w:val="pxst"/>
          <w:color w:val="FF0000"/>
          <w:sz w:val="20"/>
          <w:szCs w:val="20"/>
          <w:vertAlign w:val="superscript"/>
        </w:rPr>
        <w:t>►</w:t>
      </w:r>
      <w:r>
        <w:rPr>
          <w:rStyle w:val="pxst"/>
        </w:rPr>
        <w:fldChar w:fldCharType="begin"/>
      </w:r>
      <w:r>
        <w:rPr>
          <w:rStyle w:val="pxst"/>
        </w:rPr>
        <w:instrText>st.ref.id="I05VODF"</w:instrText>
      </w:r>
      <w:r>
        <w:rPr>
          <w:rStyle w:val="pxst"/>
        </w:rPr>
        <w:fldChar w:fldCharType="end"/>
      </w:r>
      <w:r>
        <w:rPr>
          <w:rStyle w:val="pxst"/>
        </w:rPr>
        <w:t>Fla. Fam. L. R. P. Form 12.981(b)(2)</w:t>
      </w:r>
      <w:r>
        <w:t xml:space="preserve">; </w:t>
      </w:r>
      <w:r>
        <w:rPr>
          <w:rStyle w:val="pxst"/>
          <w:color w:val="FF0000"/>
          <w:sz w:val="20"/>
          <w:szCs w:val="20"/>
          <w:vertAlign w:val="superscript"/>
        </w:rPr>
        <w:t>►</w:t>
      </w:r>
      <w:r>
        <w:rPr>
          <w:rStyle w:val="pxst"/>
        </w:rPr>
        <w:fldChar w:fldCharType="begin"/>
      </w:r>
      <w:r>
        <w:rPr>
          <w:rStyle w:val="pxst"/>
        </w:rPr>
        <w:instrText>st.ref.id="I05VO7R"</w:instrText>
      </w:r>
      <w:r>
        <w:rPr>
          <w:rStyle w:val="pxst"/>
        </w:rPr>
        <w:fldChar w:fldCharType="end"/>
      </w:r>
      <w:r>
        <w:rPr>
          <w:rStyle w:val="pxst"/>
          <w:vanish/>
        </w:rPr>
        <w:t>&amp;s;</w:t>
      </w:r>
      <w:r>
        <w:rPr>
          <w:rStyle w:val="pxvis"/>
          <w:rFonts w:ascii="Times NewRoman" w:hAnsi="Times NewRoman"/>
          <w:b w:val="0"/>
          <w:sz w:val="24"/>
        </w:rPr>
        <w:t>§</w:t>
      </w:r>
      <w:r>
        <w:rPr>
          <w:rStyle w:val="pxst"/>
        </w:rPr>
        <w:t>63.102(1), Fla. Stat.</w:t>
      </w:r>
    </w:p>
    <w:p w14:paraId="06C2454E" w14:textId="77777777" w:rsidR="00FD3105" w:rsidRDefault="00FD3105">
      <w:pPr>
        <w:pStyle w:val="pxs"/>
        <w:spacing w:before="180"/>
        <w:rPr>
          <w:sz w:val="27"/>
          <w:szCs w:val="27"/>
        </w:rPr>
      </w:pPr>
      <w:r>
        <w:rPr>
          <w:sz w:val="27"/>
          <w:szCs w:val="27"/>
        </w:rPr>
        <w:t>10:5. Judgment</w:t>
      </w:r>
      <w:r>
        <w:rPr>
          <w:rStyle w:val="pxsep"/>
        </w:rPr>
        <w:t xml:space="preserve">-- </w:t>
      </w:r>
      <w:r>
        <w:rPr>
          <w:sz w:val="27"/>
          <w:szCs w:val="27"/>
        </w:rPr>
        <w:t>Amended, after rehearing</w:t>
      </w:r>
    </w:p>
    <w:p w14:paraId="65E97FE6" w14:textId="77777777" w:rsidR="00FD3105" w:rsidRDefault="00FD3105">
      <w:pPr>
        <w:pStyle w:val="pxov"/>
        <w:rPr>
          <w:vanish/>
        </w:rPr>
      </w:pPr>
      <w:r>
        <w:rPr>
          <w:vanish/>
        </w:rPr>
        <w:t>FMS</w:t>
      </w:r>
    </w:p>
    <w:p w14:paraId="49DC8E18" w14:textId="77777777" w:rsidR="00FD3105" w:rsidRDefault="00FD3105">
      <w:pPr>
        <w:pStyle w:val="pxov"/>
        <w:rPr>
          <w:vanish/>
        </w:rPr>
      </w:pPr>
      <w:r>
        <w:rPr>
          <w:vanish/>
        </w:rPr>
        <w:t>LCV</w:t>
      </w:r>
    </w:p>
    <w:p w14:paraId="2D440C02" w14:textId="77777777" w:rsidR="00FD3105" w:rsidRDefault="00FD3105">
      <w:pPr>
        <w:pStyle w:val="pxov"/>
        <w:rPr>
          <w:vanish/>
        </w:rPr>
      </w:pPr>
      <w:r>
        <w:rPr>
          <w:vanish/>
        </w:rPr>
        <w:t>LSC</w:t>
      </w:r>
    </w:p>
    <w:p w14:paraId="268D61AD" w14:textId="77777777" w:rsidR="00FD3105" w:rsidRDefault="00FD3105">
      <w:pPr>
        <w:pStyle w:val="pxov"/>
        <w:rPr>
          <w:vanish/>
        </w:rPr>
      </w:pPr>
      <w:r>
        <w:rPr>
          <w:vanish/>
        </w:rPr>
        <w:t>LS7</w:t>
      </w:r>
    </w:p>
    <w:p w14:paraId="18E8DF20" w14:textId="77777777" w:rsidR="00FD3105" w:rsidRDefault="00FD3105">
      <w:pPr>
        <w:pStyle w:val="pxov"/>
        <w:rPr>
          <w:vanish/>
        </w:rPr>
      </w:pPr>
      <w:r>
        <w:rPr>
          <w:vanish/>
        </w:rPr>
        <w:t>FCV</w:t>
      </w:r>
    </w:p>
    <w:p w14:paraId="38C487B9" w14:textId="77777777" w:rsidR="00FD3105" w:rsidRDefault="00FD3105">
      <w:pPr>
        <w:pStyle w:val="pxov"/>
        <w:rPr>
          <w:vanish/>
        </w:rPr>
      </w:pPr>
      <w:r>
        <w:rPr>
          <w:vanish/>
        </w:rPr>
        <w:t>FLG</w:t>
      </w:r>
    </w:p>
    <w:p w14:paraId="6697876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form.fid="I7aee7e409fed11dfbf230000837214a9"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E32EB1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tbl.ident="I00I47G"</w:instrText>
      </w:r>
      <w:r>
        <w:fldChar w:fldCharType="end"/>
      </w:r>
      <w:r>
        <w:fldChar w:fldCharType="begin"/>
      </w:r>
      <w:r>
        <w:instrText>tbl.uuid="I05T381"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271955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A7A149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875190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F4F285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ACC88C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3A7D99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32DC2C1" w14:textId="77777777">
        <w:tblPrEx>
          <w:tblCellMar>
            <w:top w:w="0" w:type="dxa"/>
            <w:left w:w="0" w:type="dxa"/>
            <w:bottom w:w="0" w:type="dxa"/>
            <w:right w:w="0" w:type="dxa"/>
          </w:tblCellMar>
        </w:tblPrEx>
        <w:tc>
          <w:tcPr>
            <w:tcW w:w="2160" w:type="dxa"/>
            <w:tcBorders>
              <w:top w:val="nil"/>
              <w:left w:val="nil"/>
              <w:bottom w:val="nil"/>
              <w:right w:val="nil"/>
            </w:tcBorders>
          </w:tcPr>
          <w:p w14:paraId="0954330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E36690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86861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7BCB2A" w14:textId="77777777" w:rsidR="00FD3105" w:rsidRDefault="00FD3105"/>
        </w:tc>
      </w:tr>
      <w:tr w:rsidR="00FD3105" w14:paraId="1A963A40" w14:textId="77777777">
        <w:tblPrEx>
          <w:tblCellMar>
            <w:top w:w="0" w:type="dxa"/>
            <w:left w:w="0" w:type="dxa"/>
            <w:bottom w:w="0" w:type="dxa"/>
            <w:right w:w="0" w:type="dxa"/>
          </w:tblCellMar>
        </w:tblPrEx>
        <w:tc>
          <w:tcPr>
            <w:tcW w:w="2160" w:type="dxa"/>
            <w:tcBorders>
              <w:top w:val="nil"/>
              <w:left w:val="nil"/>
              <w:bottom w:val="nil"/>
              <w:right w:val="nil"/>
            </w:tcBorders>
          </w:tcPr>
          <w:p w14:paraId="1D953E4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184082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139CD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19B36E8" w14:textId="77777777" w:rsidR="00FD3105" w:rsidRDefault="00FD3105"/>
        </w:tc>
      </w:tr>
      <w:tr w:rsidR="00FD3105" w14:paraId="78ADD90A" w14:textId="77777777">
        <w:tblPrEx>
          <w:tblCellMar>
            <w:top w:w="0" w:type="dxa"/>
            <w:left w:w="0" w:type="dxa"/>
            <w:bottom w:w="0" w:type="dxa"/>
            <w:right w:w="0" w:type="dxa"/>
          </w:tblCellMar>
        </w:tblPrEx>
        <w:tc>
          <w:tcPr>
            <w:tcW w:w="2160" w:type="dxa"/>
            <w:tcBorders>
              <w:top w:val="nil"/>
              <w:left w:val="nil"/>
              <w:bottom w:val="nil"/>
              <w:right w:val="nil"/>
            </w:tcBorders>
          </w:tcPr>
          <w:p w14:paraId="104566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16D4CF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92DCB22" w14:textId="77777777" w:rsidR="00FD3105" w:rsidRDefault="00FD3105"/>
        </w:tc>
        <w:tc>
          <w:tcPr>
            <w:tcW w:w="2160" w:type="dxa"/>
            <w:tcBorders>
              <w:top w:val="nil"/>
              <w:left w:val="nil"/>
              <w:bottom w:val="nil"/>
              <w:right w:val="nil"/>
            </w:tcBorders>
          </w:tcPr>
          <w:p w14:paraId="1CD6D4C9" w14:textId="77777777" w:rsidR="00FD3105" w:rsidRDefault="00FD3105"/>
        </w:tc>
      </w:tr>
      <w:tr w:rsidR="00FD3105" w14:paraId="66B7AF65" w14:textId="77777777">
        <w:tblPrEx>
          <w:tblCellMar>
            <w:top w:w="0" w:type="dxa"/>
            <w:left w:w="0" w:type="dxa"/>
            <w:bottom w:w="0" w:type="dxa"/>
            <w:right w:w="0" w:type="dxa"/>
          </w:tblCellMar>
        </w:tblPrEx>
        <w:tc>
          <w:tcPr>
            <w:tcW w:w="2160" w:type="dxa"/>
            <w:tcBorders>
              <w:top w:val="nil"/>
              <w:left w:val="nil"/>
              <w:bottom w:val="nil"/>
              <w:right w:val="nil"/>
            </w:tcBorders>
          </w:tcPr>
          <w:p w14:paraId="406C53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6C8C9E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F54AFA" w14:textId="77777777" w:rsidR="00FD3105" w:rsidRDefault="00FD3105"/>
        </w:tc>
        <w:tc>
          <w:tcPr>
            <w:tcW w:w="2160" w:type="dxa"/>
            <w:tcBorders>
              <w:top w:val="nil"/>
              <w:left w:val="nil"/>
              <w:bottom w:val="nil"/>
              <w:right w:val="nil"/>
            </w:tcBorders>
          </w:tcPr>
          <w:p w14:paraId="704A1FED" w14:textId="77777777" w:rsidR="00FD3105" w:rsidRDefault="00FD3105"/>
        </w:tc>
      </w:tr>
      <w:tr w:rsidR="00FD3105" w14:paraId="37C78402" w14:textId="77777777">
        <w:tblPrEx>
          <w:tblCellMar>
            <w:top w:w="0" w:type="dxa"/>
            <w:left w:w="0" w:type="dxa"/>
            <w:bottom w:w="0" w:type="dxa"/>
            <w:right w:w="0" w:type="dxa"/>
          </w:tblCellMar>
        </w:tblPrEx>
        <w:tc>
          <w:tcPr>
            <w:tcW w:w="2160" w:type="dxa"/>
            <w:tcBorders>
              <w:top w:val="nil"/>
              <w:left w:val="nil"/>
              <w:bottom w:val="nil"/>
              <w:right w:val="nil"/>
            </w:tcBorders>
          </w:tcPr>
          <w:p w14:paraId="2FD0AF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3F8EE3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FD757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341A0EC" w14:textId="77777777" w:rsidR="00FD3105" w:rsidRDefault="00FD3105"/>
        </w:tc>
      </w:tr>
    </w:tbl>
    <w:p w14:paraId="7C200761" w14:textId="77777777" w:rsidR="00FD3105" w:rsidRDefault="00FD3105">
      <w:pPr>
        <w:pStyle w:val="pxtbody"/>
      </w:pPr>
    </w:p>
    <w:p w14:paraId="73C81F74" w14:textId="77777777" w:rsidR="00FD3105" w:rsidRDefault="00FD3105"/>
    <w:p w14:paraId="5F6B91DC" w14:textId="77777777" w:rsidR="00FD3105" w:rsidRDefault="00FD3105">
      <w:pPr>
        <w:pStyle w:val="pxformhac"/>
        <w:spacing w:before="180"/>
        <w:jc w:val="center"/>
      </w:pPr>
      <w:r>
        <w:t xml:space="preserve">AMENDED FINAL JUDGMENT </w:t>
      </w:r>
    </w:p>
    <w:p w14:paraId="3CC794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action was heard on defendant's motion for rehearing and</w:t>
      </w:r>
    </w:p>
    <w:p w14:paraId="4F92AB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IT IS ADJUDGED that:</w:t>
      </w:r>
    </w:p>
    <w:p w14:paraId="48C12B7D" w14:textId="77777777" w:rsidR="00FD3105" w:rsidRDefault="00FD3105">
      <w:pPr>
        <w:pStyle w:val="pxformfl"/>
        <w:ind w:left="500"/>
      </w:pPr>
      <w:r>
        <w:t xml:space="preserve"> </w:t>
      </w:r>
    </w:p>
    <w:p w14:paraId="35AE47C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A058B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The final judgment dated </w:t>
      </w:r>
      <w:r>
        <w:rPr>
          <w:rStyle w:val="pxfinstr"/>
          <w:i/>
          <w:iCs/>
        </w:rPr>
        <w:t>[date of judgment]</w:t>
      </w:r>
      <w:r>
        <w:t xml:space="preserve"> entered in this action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vacated.</w:t>
      </w:r>
    </w:p>
    <w:p w14:paraId="41B8C89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8F405E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whose address is </w:t>
      </w:r>
      <w:r>
        <w:rPr>
          <w:rStyle w:val="pxfinstr"/>
          <w:i/>
          <w:iCs/>
        </w:rPr>
        <w:t>[address of defendant]</w:t>
      </w:r>
      <w:r>
        <w:t>, go hence without day.</w:t>
      </w:r>
    </w:p>
    <w:p w14:paraId="749409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E505E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Defendant, </w:t>
      </w:r>
      <w:r>
        <w:rPr>
          <w:rStyle w:val="pxfinstr"/>
          <w:i/>
          <w:iCs/>
        </w:rPr>
        <w:t>[OPTIONAL:, whose address is [address of defendant] and the last four digits of Social Security number are [last four numbers of Social Security number],]</w:t>
      </w:r>
      <w:r>
        <w:t xml:space="preserve"> recover costs from plaintiff in the sum of $</w:t>
      </w:r>
      <w:r>
        <w:rPr>
          <w:rStyle w:val="pxfinstr"/>
          <w:i/>
          <w:iCs/>
        </w:rPr>
        <w:t>[dollar amount of costs]</w:t>
      </w:r>
      <w:r>
        <w:t xml:space="preserve"> that shall bear interest at the rate prescribed by law, for which let execution issue forthwith.</w:t>
      </w:r>
    </w:p>
    <w:p w14:paraId="1C4AAB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ORDERED at </w:t>
      </w:r>
      <w:r>
        <w:rPr>
          <w:rStyle w:val="pxfinstr"/>
          <w:i/>
          <w:iCs/>
        </w:rPr>
        <w:t>[name of city]</w:t>
      </w:r>
      <w:r>
        <w:t xml:space="preserve">, Florida on </w:t>
      </w:r>
      <w:r>
        <w:rPr>
          <w:rStyle w:val="pxfinstr"/>
          <w:i/>
          <w:iCs/>
        </w:rPr>
        <w:t>[date of order]</w:t>
      </w:r>
      <w:r>
        <w:t>.</w:t>
      </w:r>
    </w:p>
    <w:p w14:paraId="779A124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CBBB97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8C78A6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A15B92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tbl.ident="I00I47L"</w:instrText>
      </w:r>
      <w:r>
        <w:fldChar w:fldCharType="end"/>
      </w:r>
      <w:r>
        <w:fldChar w:fldCharType="begin"/>
      </w:r>
      <w:r>
        <w:instrText>tbl.uuid="I01Q9Q1"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E6E0E3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F248BD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81620A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3EFAD9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ADAE835" w14:textId="77777777">
        <w:tblPrEx>
          <w:tblCellMar>
            <w:top w:w="0" w:type="dxa"/>
            <w:left w:w="0" w:type="dxa"/>
            <w:bottom w:w="0" w:type="dxa"/>
            <w:right w:w="0" w:type="dxa"/>
          </w:tblCellMar>
        </w:tblPrEx>
        <w:tc>
          <w:tcPr>
            <w:tcW w:w="4320" w:type="dxa"/>
            <w:tcBorders>
              <w:top w:val="nil"/>
              <w:left w:val="nil"/>
              <w:bottom w:val="nil"/>
              <w:right w:val="nil"/>
            </w:tcBorders>
          </w:tcPr>
          <w:p w14:paraId="0CE43F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B536F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0F611ED" w14:textId="77777777">
        <w:tblPrEx>
          <w:tblCellMar>
            <w:top w:w="0" w:type="dxa"/>
            <w:left w:w="0" w:type="dxa"/>
            <w:bottom w:w="0" w:type="dxa"/>
            <w:right w:w="0" w:type="dxa"/>
          </w:tblCellMar>
        </w:tblPrEx>
        <w:tc>
          <w:tcPr>
            <w:tcW w:w="4320" w:type="dxa"/>
            <w:tcBorders>
              <w:top w:val="nil"/>
              <w:left w:val="nil"/>
              <w:bottom w:val="nil"/>
              <w:right w:val="nil"/>
            </w:tcBorders>
          </w:tcPr>
          <w:p w14:paraId="7B0AFA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F4ABB0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B1A79DB" w14:textId="77777777" w:rsidR="00FD3105" w:rsidRDefault="00FD3105">
      <w:pPr>
        <w:pStyle w:val="pxtbody"/>
      </w:pPr>
    </w:p>
    <w:p w14:paraId="61C18858" w14:textId="77777777" w:rsidR="00FD3105" w:rsidRDefault="00FD3105"/>
    <w:p w14:paraId="5898843D" w14:textId="77777777" w:rsidR="00FD3105" w:rsidRDefault="00FD3105">
      <w:pPr>
        <w:pStyle w:val="pxcomnt"/>
      </w:pPr>
    </w:p>
    <w:p w14:paraId="6E16040E" w14:textId="77777777" w:rsidR="00FD3105" w:rsidRDefault="00FD3105">
      <w:pPr>
        <w:pStyle w:val="pxhac"/>
        <w:spacing w:before="180"/>
        <w:jc w:val="center"/>
      </w:pPr>
      <w:r>
        <w:rPr>
          <w:rStyle w:val="pxb"/>
          <w:b/>
          <w:bCs/>
        </w:rPr>
        <w:t>Author's Comment</w:t>
      </w:r>
    </w:p>
    <w:p w14:paraId="5DA67C8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form assumes a change in a final judgment for plaintiff to one for defendant as a result of a rehearing.</w:t>
      </w:r>
    </w:p>
    <w:p w14:paraId="57033E99" w14:textId="77777777" w:rsidR="00FD3105" w:rsidRDefault="00FD3105">
      <w:pPr>
        <w:pStyle w:val="pxs"/>
        <w:spacing w:before="180"/>
        <w:rPr>
          <w:sz w:val="27"/>
          <w:szCs w:val="27"/>
        </w:rPr>
      </w:pPr>
      <w:r>
        <w:rPr>
          <w:sz w:val="27"/>
          <w:szCs w:val="27"/>
        </w:rPr>
        <w:t>10:6. Judgment</w:t>
      </w:r>
      <w:r>
        <w:rPr>
          <w:rStyle w:val="pxsep"/>
        </w:rPr>
        <w:t xml:space="preserve">-- </w:t>
      </w:r>
      <w:r>
        <w:rPr>
          <w:sz w:val="27"/>
          <w:szCs w:val="27"/>
        </w:rPr>
        <w:t>Attorney fee and costs</w:t>
      </w:r>
    </w:p>
    <w:p w14:paraId="32855657" w14:textId="77777777" w:rsidR="00FD3105" w:rsidRDefault="00FD3105">
      <w:pPr>
        <w:pStyle w:val="pxov"/>
        <w:rPr>
          <w:vanish/>
        </w:rPr>
      </w:pPr>
      <w:r>
        <w:rPr>
          <w:vanish/>
        </w:rPr>
        <w:t>FMS</w:t>
      </w:r>
    </w:p>
    <w:p w14:paraId="404E0A84" w14:textId="77777777" w:rsidR="00FD3105" w:rsidRDefault="00FD3105">
      <w:pPr>
        <w:pStyle w:val="pxov"/>
        <w:rPr>
          <w:vanish/>
        </w:rPr>
      </w:pPr>
      <w:r>
        <w:rPr>
          <w:vanish/>
        </w:rPr>
        <w:t>EPR</w:t>
      </w:r>
    </w:p>
    <w:p w14:paraId="0CF64BAA" w14:textId="77777777" w:rsidR="00FD3105" w:rsidRDefault="00FD3105">
      <w:pPr>
        <w:pStyle w:val="pxov"/>
        <w:rPr>
          <w:vanish/>
        </w:rPr>
      </w:pPr>
      <w:r>
        <w:rPr>
          <w:vanish/>
        </w:rPr>
        <w:t>EAF</w:t>
      </w:r>
    </w:p>
    <w:p w14:paraId="5FC166D6" w14:textId="77777777" w:rsidR="00FD3105" w:rsidRDefault="00FD3105">
      <w:pPr>
        <w:pStyle w:val="pxov"/>
        <w:rPr>
          <w:vanish/>
        </w:rPr>
      </w:pPr>
      <w:r>
        <w:rPr>
          <w:vanish/>
        </w:rPr>
        <w:t>LCV</w:t>
      </w:r>
    </w:p>
    <w:p w14:paraId="199314C8" w14:textId="77777777" w:rsidR="00FD3105" w:rsidRDefault="00FD3105">
      <w:pPr>
        <w:pStyle w:val="pxov"/>
        <w:rPr>
          <w:vanish/>
        </w:rPr>
      </w:pPr>
      <w:r>
        <w:rPr>
          <w:vanish/>
        </w:rPr>
        <w:t>LSC</w:t>
      </w:r>
    </w:p>
    <w:p w14:paraId="3A910BDB" w14:textId="77777777" w:rsidR="00FD3105" w:rsidRDefault="00FD3105">
      <w:pPr>
        <w:pStyle w:val="pxov"/>
        <w:rPr>
          <w:vanish/>
        </w:rPr>
      </w:pPr>
      <w:r>
        <w:rPr>
          <w:vanish/>
        </w:rPr>
        <w:t>LS7</w:t>
      </w:r>
    </w:p>
    <w:p w14:paraId="6980AA2C" w14:textId="77777777" w:rsidR="00FD3105" w:rsidRDefault="00FD3105">
      <w:pPr>
        <w:pStyle w:val="pxov"/>
        <w:rPr>
          <w:vanish/>
        </w:rPr>
      </w:pPr>
      <w:r>
        <w:rPr>
          <w:vanish/>
        </w:rPr>
        <w:t>FCV</w:t>
      </w:r>
    </w:p>
    <w:p w14:paraId="080D3D1E" w14:textId="77777777" w:rsidR="00FD3105" w:rsidRDefault="00FD3105">
      <w:pPr>
        <w:pStyle w:val="pxov"/>
        <w:rPr>
          <w:vanish/>
        </w:rPr>
      </w:pPr>
      <w:r>
        <w:rPr>
          <w:vanish/>
        </w:rPr>
        <w:t>FLG</w:t>
      </w:r>
    </w:p>
    <w:p w14:paraId="7EEE674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form.fid="I7af44aa09fed11dfbf230000837214a9"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AFD4EF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tbl.ident="I01801E"</w:instrText>
      </w:r>
      <w:r>
        <w:fldChar w:fldCharType="end"/>
      </w:r>
      <w:r>
        <w:fldChar w:fldCharType="begin"/>
      </w:r>
      <w:r>
        <w:instrText>tbl.uuid="I0204A6"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2CBEFF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4C0B49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DCB5A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131023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02E9CD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743F26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AAB788D" w14:textId="77777777">
        <w:tblPrEx>
          <w:tblCellMar>
            <w:top w:w="0" w:type="dxa"/>
            <w:left w:w="0" w:type="dxa"/>
            <w:bottom w:w="0" w:type="dxa"/>
            <w:right w:w="0" w:type="dxa"/>
          </w:tblCellMar>
        </w:tblPrEx>
        <w:tc>
          <w:tcPr>
            <w:tcW w:w="2160" w:type="dxa"/>
            <w:tcBorders>
              <w:top w:val="nil"/>
              <w:left w:val="nil"/>
              <w:bottom w:val="nil"/>
              <w:right w:val="nil"/>
            </w:tcBorders>
          </w:tcPr>
          <w:p w14:paraId="54B6E40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757E55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2064F4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71BA590" w14:textId="77777777" w:rsidR="00FD3105" w:rsidRDefault="00FD3105"/>
        </w:tc>
      </w:tr>
      <w:tr w:rsidR="00FD3105" w14:paraId="1AD04965" w14:textId="77777777">
        <w:tblPrEx>
          <w:tblCellMar>
            <w:top w:w="0" w:type="dxa"/>
            <w:left w:w="0" w:type="dxa"/>
            <w:bottom w:w="0" w:type="dxa"/>
            <w:right w:w="0" w:type="dxa"/>
          </w:tblCellMar>
        </w:tblPrEx>
        <w:tc>
          <w:tcPr>
            <w:tcW w:w="2160" w:type="dxa"/>
            <w:tcBorders>
              <w:top w:val="nil"/>
              <w:left w:val="nil"/>
              <w:bottom w:val="nil"/>
              <w:right w:val="nil"/>
            </w:tcBorders>
          </w:tcPr>
          <w:p w14:paraId="7F3CA0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F9466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D0FC41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E2E0A2" w14:textId="77777777" w:rsidR="00FD3105" w:rsidRDefault="00FD3105"/>
        </w:tc>
      </w:tr>
      <w:tr w:rsidR="00FD3105" w14:paraId="72CB7FFB" w14:textId="77777777">
        <w:tblPrEx>
          <w:tblCellMar>
            <w:top w:w="0" w:type="dxa"/>
            <w:left w:w="0" w:type="dxa"/>
            <w:bottom w:w="0" w:type="dxa"/>
            <w:right w:w="0" w:type="dxa"/>
          </w:tblCellMar>
        </w:tblPrEx>
        <w:tc>
          <w:tcPr>
            <w:tcW w:w="2160" w:type="dxa"/>
            <w:tcBorders>
              <w:top w:val="nil"/>
              <w:left w:val="nil"/>
              <w:bottom w:val="nil"/>
              <w:right w:val="nil"/>
            </w:tcBorders>
          </w:tcPr>
          <w:p w14:paraId="439C776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49E0D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E670D9B" w14:textId="77777777" w:rsidR="00FD3105" w:rsidRDefault="00FD3105"/>
        </w:tc>
        <w:tc>
          <w:tcPr>
            <w:tcW w:w="2160" w:type="dxa"/>
            <w:tcBorders>
              <w:top w:val="nil"/>
              <w:left w:val="nil"/>
              <w:bottom w:val="nil"/>
              <w:right w:val="nil"/>
            </w:tcBorders>
          </w:tcPr>
          <w:p w14:paraId="7281A608" w14:textId="77777777" w:rsidR="00FD3105" w:rsidRDefault="00FD3105"/>
        </w:tc>
      </w:tr>
      <w:tr w:rsidR="00FD3105" w14:paraId="38E97089" w14:textId="77777777">
        <w:tblPrEx>
          <w:tblCellMar>
            <w:top w:w="0" w:type="dxa"/>
            <w:left w:w="0" w:type="dxa"/>
            <w:bottom w:w="0" w:type="dxa"/>
            <w:right w:w="0" w:type="dxa"/>
          </w:tblCellMar>
        </w:tblPrEx>
        <w:tc>
          <w:tcPr>
            <w:tcW w:w="2160" w:type="dxa"/>
            <w:tcBorders>
              <w:top w:val="nil"/>
              <w:left w:val="nil"/>
              <w:bottom w:val="nil"/>
              <w:right w:val="nil"/>
            </w:tcBorders>
          </w:tcPr>
          <w:p w14:paraId="03F9C2C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FB2639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A2CDFB" w14:textId="77777777" w:rsidR="00FD3105" w:rsidRDefault="00FD3105"/>
        </w:tc>
        <w:tc>
          <w:tcPr>
            <w:tcW w:w="2160" w:type="dxa"/>
            <w:tcBorders>
              <w:top w:val="nil"/>
              <w:left w:val="nil"/>
              <w:bottom w:val="nil"/>
              <w:right w:val="nil"/>
            </w:tcBorders>
          </w:tcPr>
          <w:p w14:paraId="15C4C5EA" w14:textId="77777777" w:rsidR="00FD3105" w:rsidRDefault="00FD3105"/>
        </w:tc>
      </w:tr>
      <w:tr w:rsidR="00FD3105" w14:paraId="733335AD" w14:textId="77777777">
        <w:tblPrEx>
          <w:tblCellMar>
            <w:top w:w="0" w:type="dxa"/>
            <w:left w:w="0" w:type="dxa"/>
            <w:bottom w:w="0" w:type="dxa"/>
            <w:right w:w="0" w:type="dxa"/>
          </w:tblCellMar>
        </w:tblPrEx>
        <w:tc>
          <w:tcPr>
            <w:tcW w:w="2160" w:type="dxa"/>
            <w:tcBorders>
              <w:top w:val="nil"/>
              <w:left w:val="nil"/>
              <w:bottom w:val="nil"/>
              <w:right w:val="nil"/>
            </w:tcBorders>
          </w:tcPr>
          <w:p w14:paraId="6E8EF9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F489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955E0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E8D70F4" w14:textId="77777777" w:rsidR="00FD3105" w:rsidRDefault="00FD3105"/>
        </w:tc>
      </w:tr>
    </w:tbl>
    <w:p w14:paraId="0E9F236A" w14:textId="77777777" w:rsidR="00FD3105" w:rsidRDefault="00FD3105">
      <w:pPr>
        <w:pStyle w:val="pxtbody"/>
      </w:pPr>
    </w:p>
    <w:p w14:paraId="0A1E4CD6" w14:textId="77777777" w:rsidR="00FD3105" w:rsidRDefault="00FD3105"/>
    <w:p w14:paraId="4776717A" w14:textId="77777777" w:rsidR="00FD3105" w:rsidRDefault="00FD3105">
      <w:pPr>
        <w:pStyle w:val="pxformhac"/>
        <w:spacing w:before="180"/>
        <w:jc w:val="center"/>
      </w:pPr>
      <w:r>
        <w:t xml:space="preserve">FINAL JUDGMENT </w:t>
      </w:r>
    </w:p>
    <w:p w14:paraId="25EC36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action was heard on plaintiff's motion for attorney fees and to tax costs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w:t>
      </w:r>
      <w:r>
        <w:t xml:space="preserve"> is a reasonable hourly rate for the services </w:t>
      </w:r>
      <w:ins w:id="36" w:author="Debra M. Salisbury" w:date="2024-02-19T21:28:00Z">
        <w:r w:rsidR="005B3BDB">
          <w:t xml:space="preserve">rendered under the facts of this case </w:t>
        </w:r>
      </w:ins>
      <w:ins w:id="37" w:author="Debra M. Salisbury" w:date="2024-02-19T21:29:00Z">
        <w:r w:rsidR="005B3BDB">
          <w:t>therefore</w:t>
        </w:r>
      </w:ins>
      <w:del w:id="38" w:author="Debra M. Salisbury" w:date="2024-02-19T21:29:00Z">
        <w:r w:rsidDel="005B3BDB">
          <w:delText>so</w:delText>
        </w:r>
      </w:del>
    </w:p>
    <w:p w14:paraId="7204FC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attorney's fees]</w:t>
      </w:r>
      <w:r>
        <w:t xml:space="preserve"> for attorney fees with costs of $</w:t>
      </w:r>
      <w:r>
        <w:rPr>
          <w:rStyle w:val="pxfinstr"/>
          <w:i/>
          <w:iCs/>
        </w:rPr>
        <w:t>[dollar amount of costs]</w:t>
      </w:r>
      <w:r>
        <w:t>, making a total sum of $</w:t>
      </w:r>
      <w:r>
        <w:rPr>
          <w:rStyle w:val="pxfinstr"/>
          <w:i/>
          <w:iCs/>
        </w:rPr>
        <w:t>[dollar amount of total fees]</w:t>
      </w:r>
      <w:r>
        <w:t>, that shall bear interest at the rate prescribed by law, for which let execution issue forthwith.</w:t>
      </w:r>
    </w:p>
    <w:p w14:paraId="4448DD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ORDERED at </w:t>
      </w:r>
      <w:r>
        <w:rPr>
          <w:rStyle w:val="pxfinstr"/>
          <w:i/>
          <w:iCs/>
        </w:rPr>
        <w:t>[name of city]</w:t>
      </w:r>
      <w:r>
        <w:t xml:space="preserve">, Florida on </w:t>
      </w:r>
      <w:r>
        <w:rPr>
          <w:rStyle w:val="pxfinstr"/>
          <w:i/>
          <w:iCs/>
        </w:rPr>
        <w:t>[date of order]</w:t>
      </w:r>
      <w:r>
        <w:t>.</w:t>
      </w:r>
    </w:p>
    <w:p w14:paraId="3A6DC49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01AAC6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A55521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63C538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tbl.ident="I018018"</w:instrText>
      </w:r>
      <w:r>
        <w:fldChar w:fldCharType="end"/>
      </w:r>
      <w:r>
        <w:fldChar w:fldCharType="begin"/>
      </w:r>
      <w:r>
        <w:instrText>tbl.uuid="I01QJEN"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35CCA2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9C3A32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157652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0D0CD1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A1395E7" w14:textId="77777777">
        <w:tblPrEx>
          <w:tblCellMar>
            <w:top w:w="0" w:type="dxa"/>
            <w:left w:w="0" w:type="dxa"/>
            <w:bottom w:w="0" w:type="dxa"/>
            <w:right w:w="0" w:type="dxa"/>
          </w:tblCellMar>
        </w:tblPrEx>
        <w:tc>
          <w:tcPr>
            <w:tcW w:w="4320" w:type="dxa"/>
            <w:tcBorders>
              <w:top w:val="nil"/>
              <w:left w:val="nil"/>
              <w:bottom w:val="nil"/>
              <w:right w:val="nil"/>
            </w:tcBorders>
          </w:tcPr>
          <w:p w14:paraId="35595E4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08284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5BD1C59" w14:textId="77777777">
        <w:tblPrEx>
          <w:tblCellMar>
            <w:top w:w="0" w:type="dxa"/>
            <w:left w:w="0" w:type="dxa"/>
            <w:bottom w:w="0" w:type="dxa"/>
            <w:right w:w="0" w:type="dxa"/>
          </w:tblCellMar>
        </w:tblPrEx>
        <w:tc>
          <w:tcPr>
            <w:tcW w:w="4320" w:type="dxa"/>
            <w:tcBorders>
              <w:top w:val="nil"/>
              <w:left w:val="nil"/>
              <w:bottom w:val="nil"/>
              <w:right w:val="nil"/>
            </w:tcBorders>
          </w:tcPr>
          <w:p w14:paraId="0C6AB2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43BD09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2F55BDF" w14:textId="77777777" w:rsidR="00FD3105" w:rsidRDefault="00FD3105">
      <w:pPr>
        <w:pStyle w:val="pxtbody"/>
      </w:pPr>
    </w:p>
    <w:p w14:paraId="09D2562D" w14:textId="77777777" w:rsidR="00FD3105" w:rsidRDefault="00FD3105"/>
    <w:p w14:paraId="6540BFDB" w14:textId="77777777" w:rsidR="00FD3105" w:rsidRDefault="00FD3105">
      <w:pPr>
        <w:pStyle w:val="pxcomnt"/>
      </w:pPr>
    </w:p>
    <w:p w14:paraId="000D27A7" w14:textId="77777777" w:rsidR="00FD3105" w:rsidRDefault="00FD3105">
      <w:pPr>
        <w:pStyle w:val="pxhac"/>
        <w:spacing w:before="180"/>
        <w:jc w:val="center"/>
      </w:pPr>
      <w:r>
        <w:rPr>
          <w:rStyle w:val="pxb"/>
          <w:b/>
          <w:bCs/>
        </w:rPr>
        <w:t>Author's Comment</w:t>
      </w:r>
    </w:p>
    <w:p w14:paraId="13B6E52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example was derived from </w:t>
      </w:r>
      <w:r>
        <w:rPr>
          <w:rStyle w:val="pxst"/>
          <w:color w:val="FF0000"/>
          <w:sz w:val="20"/>
          <w:szCs w:val="20"/>
          <w:vertAlign w:val="superscript"/>
        </w:rPr>
        <w:t>►</w:t>
      </w:r>
      <w:r>
        <w:rPr>
          <w:rStyle w:val="pxst"/>
        </w:rPr>
        <w:fldChar w:fldCharType="begin"/>
      </w:r>
      <w:r>
        <w:rPr>
          <w:rStyle w:val="pxst"/>
        </w:rPr>
        <w:instrText>st.ref.id="I02T7EI"</w:instrText>
      </w:r>
      <w:r>
        <w:rPr>
          <w:rStyle w:val="pxst"/>
        </w:rPr>
        <w:fldChar w:fldCharType="end"/>
      </w:r>
      <w:r>
        <w:rPr>
          <w:rStyle w:val="pxst"/>
        </w:rPr>
        <w:t>Florida Rule of Civil Procedure Form 1.990</w:t>
      </w:r>
      <w:r>
        <w:t xml:space="preserve"> with the required findings from </w:t>
      </w:r>
      <w:r>
        <w:rPr>
          <w:rStyle w:val="pxcc"/>
          <w:color w:val="FF0000"/>
          <w:sz w:val="20"/>
          <w:szCs w:val="20"/>
          <w:vertAlign w:val="superscript"/>
        </w:rPr>
        <w:t>►</w:t>
      </w:r>
      <w:r>
        <w:rPr>
          <w:rStyle w:val="pxcc"/>
        </w:rPr>
        <w:fldChar w:fldCharType="begin"/>
      </w:r>
      <w:r>
        <w:rPr>
          <w:rStyle w:val="pxcc"/>
        </w:rPr>
        <w:instrText>cc.ref.id="I06RQJK"</w:instrText>
      </w:r>
      <w:r>
        <w:rPr>
          <w:rStyle w:val="pxcc"/>
        </w:rPr>
        <w:fldChar w:fldCharType="end"/>
      </w:r>
      <w:r>
        <w:rPr>
          <w:rStyle w:val="pxcc"/>
        </w:rPr>
        <w:t>Florida Patient's Compensation Fund v. Rowe, 472 So. 2d 1145 (Fla. 1985), holding modified by Standard Guar. Ins. Co. v. Quanstrom, 555 So. 2d 828 (Fla. 1990)</w:t>
      </w:r>
      <w:r>
        <w:t xml:space="preserve">. This form can be used in family actions after changing the caption and party designations. See </w:t>
      </w:r>
      <w:r>
        <w:rPr>
          <w:rStyle w:val="pxx"/>
          <w:color w:val="FF0000"/>
          <w:sz w:val="20"/>
          <w:szCs w:val="20"/>
          <w:vertAlign w:val="superscript"/>
        </w:rPr>
        <w:t>►</w:t>
      </w:r>
      <w:r>
        <w:rPr>
          <w:rStyle w:val="pxx"/>
        </w:rPr>
        <w:fldChar w:fldCharType="begin"/>
      </w:r>
      <w:r>
        <w:rPr>
          <w:rStyle w:val="pxx"/>
        </w:rPr>
        <w:instrText>x.ref.id="I04ALBQ"</w:instrText>
      </w:r>
      <w:r>
        <w:rPr>
          <w:rStyle w:val="pxx"/>
        </w:rPr>
        <w:fldChar w:fldCharType="end"/>
      </w:r>
      <w:r>
        <w:rPr>
          <w:rStyle w:val="pxx"/>
          <w:vanish/>
        </w:rPr>
        <w:t>&amp;s;</w:t>
      </w:r>
      <w:r>
        <w:rPr>
          <w:rStyle w:val="pxvis"/>
          <w:rFonts w:ascii="Times NewRoman" w:hAnsi="Times NewRoman"/>
          <w:b w:val="0"/>
          <w:sz w:val="24"/>
        </w:rPr>
        <w:t>§</w:t>
      </w:r>
      <w:r>
        <w:rPr>
          <w:rStyle w:val="pxx"/>
        </w:rPr>
        <w:t>5:5</w:t>
      </w:r>
      <w:r>
        <w:t>.</w:t>
      </w:r>
      <w:ins w:id="39" w:author="Debra M. Salisbury" w:date="2024-02-19T21:27:00Z">
        <w:r w:rsidR="005B3BDB">
          <w:t xml:space="preserve"> I</w:t>
        </w:r>
      </w:ins>
      <w:ins w:id="40" w:author="Debra M. Salisbury" w:date="2024-02-19T21:34:00Z">
        <w:r w:rsidR="005938D8">
          <w:t>f</w:t>
        </w:r>
      </w:ins>
      <w:ins w:id="41" w:author="Debra M. Salisbury" w:date="2024-02-19T21:27:00Z">
        <w:r w:rsidR="005B3BDB">
          <w:t xml:space="preserve"> the Plaintiff owes the attorney </w:t>
        </w:r>
      </w:ins>
      <w:ins w:id="42" w:author="Debra M. Salisbury" w:date="2024-02-19T21:28:00Z">
        <w:r w:rsidR="005B3BDB">
          <w:t xml:space="preserve">for the services rendered, </w:t>
        </w:r>
      </w:ins>
      <w:ins w:id="43" w:author="Debra M. Salisbury" w:date="2024-02-19T21:36:00Z">
        <w:r w:rsidR="00735F01">
          <w:t>consideration should be given to</w:t>
        </w:r>
      </w:ins>
      <w:ins w:id="44" w:author="Debra M. Salisbury" w:date="2024-02-19T21:37:00Z">
        <w:r w:rsidR="00735F01">
          <w:t xml:space="preserve"> i</w:t>
        </w:r>
      </w:ins>
      <w:ins w:id="45" w:author="Debra M. Salisbury" w:date="2024-02-19T21:35:00Z">
        <w:r w:rsidR="005938D8">
          <w:t>nclud</w:t>
        </w:r>
      </w:ins>
      <w:ins w:id="46" w:author="Debra M. Salisbury" w:date="2024-02-19T21:37:00Z">
        <w:r w:rsidR="00735F01">
          <w:t>ing</w:t>
        </w:r>
      </w:ins>
      <w:ins w:id="47" w:author="Debra M. Salisbury" w:date="2024-02-19T21:28:00Z">
        <w:r w:rsidR="005B3BDB">
          <w:t xml:space="preserve"> language</w:t>
        </w:r>
      </w:ins>
      <w:ins w:id="48" w:author="Debra M. Salisbury" w:date="2024-02-19T21:33:00Z">
        <w:r w:rsidR="005938D8">
          <w:t xml:space="preserve"> that payment is to be made directly to the lawyer and failure of the defendan</w:t>
        </w:r>
      </w:ins>
      <w:ins w:id="49" w:author="Debra M. Salisbury" w:date="2024-02-19T21:34:00Z">
        <w:r w:rsidR="005938D8">
          <w:t xml:space="preserve">t to pay said funds shall </w:t>
        </w:r>
      </w:ins>
      <w:ins w:id="50" w:author="Debra M. Salisbury" w:date="2024-02-19T21:37:00Z">
        <w:r w:rsidR="00735F01">
          <w:t xml:space="preserve">also be </w:t>
        </w:r>
      </w:ins>
      <w:ins w:id="51" w:author="Debra M. Salisbury" w:date="2024-02-19T21:34:00Z">
        <w:r w:rsidR="005938D8">
          <w:t>actionable by the lawyer.</w:t>
        </w:r>
      </w:ins>
    </w:p>
    <w:p w14:paraId="6A818E1D" w14:textId="77777777" w:rsidR="00FD3105" w:rsidRDefault="00FD3105">
      <w:pPr>
        <w:pStyle w:val="pxs"/>
        <w:spacing w:before="180"/>
        <w:rPr>
          <w:sz w:val="27"/>
          <w:szCs w:val="27"/>
        </w:rPr>
      </w:pPr>
      <w:r>
        <w:rPr>
          <w:sz w:val="27"/>
          <w:szCs w:val="27"/>
        </w:rPr>
        <w:t>10:7. Judgment</w:t>
      </w:r>
      <w:r>
        <w:rPr>
          <w:rStyle w:val="pxsep"/>
        </w:rPr>
        <w:t xml:space="preserve">-- </w:t>
      </w:r>
      <w:r>
        <w:rPr>
          <w:sz w:val="27"/>
          <w:szCs w:val="27"/>
        </w:rPr>
        <w:t>Cancellation, promissory note</w:t>
      </w:r>
    </w:p>
    <w:p w14:paraId="0735D596" w14:textId="77777777" w:rsidR="00FD3105" w:rsidRDefault="00FD3105">
      <w:pPr>
        <w:pStyle w:val="pxov"/>
        <w:rPr>
          <w:vanish/>
        </w:rPr>
      </w:pPr>
      <w:r>
        <w:rPr>
          <w:vanish/>
        </w:rPr>
        <w:t>FMS</w:t>
      </w:r>
    </w:p>
    <w:p w14:paraId="374F7DBC" w14:textId="77777777" w:rsidR="00FD3105" w:rsidRDefault="00FD3105">
      <w:pPr>
        <w:pStyle w:val="pxov"/>
        <w:rPr>
          <w:vanish/>
        </w:rPr>
      </w:pPr>
      <w:r>
        <w:rPr>
          <w:vanish/>
        </w:rPr>
        <w:t>CML</w:t>
      </w:r>
    </w:p>
    <w:p w14:paraId="7F976F82" w14:textId="77777777" w:rsidR="00FD3105" w:rsidRDefault="00FD3105">
      <w:pPr>
        <w:pStyle w:val="pxov"/>
        <w:rPr>
          <w:vanish/>
        </w:rPr>
      </w:pPr>
      <w:r>
        <w:rPr>
          <w:vanish/>
        </w:rPr>
        <w:t>UA3</w:t>
      </w:r>
    </w:p>
    <w:p w14:paraId="6F9DC2BD" w14:textId="77777777" w:rsidR="00FD3105" w:rsidRDefault="00FD3105">
      <w:pPr>
        <w:pStyle w:val="pxov"/>
        <w:rPr>
          <w:vanish/>
        </w:rPr>
      </w:pPr>
      <w:r>
        <w:rPr>
          <w:vanish/>
        </w:rPr>
        <w:t>LCV</w:t>
      </w:r>
    </w:p>
    <w:p w14:paraId="1244B7E3" w14:textId="77777777" w:rsidR="00FD3105" w:rsidRDefault="00FD3105">
      <w:pPr>
        <w:pStyle w:val="pxov"/>
        <w:rPr>
          <w:vanish/>
        </w:rPr>
      </w:pPr>
      <w:r>
        <w:rPr>
          <w:vanish/>
        </w:rPr>
        <w:t>LSC</w:t>
      </w:r>
    </w:p>
    <w:p w14:paraId="714F303E" w14:textId="77777777" w:rsidR="00FD3105" w:rsidRDefault="00FD3105">
      <w:pPr>
        <w:pStyle w:val="pxov"/>
        <w:rPr>
          <w:vanish/>
        </w:rPr>
      </w:pPr>
      <w:r>
        <w:rPr>
          <w:vanish/>
        </w:rPr>
        <w:t>LS7</w:t>
      </w:r>
    </w:p>
    <w:p w14:paraId="05FA9DE2" w14:textId="77777777" w:rsidR="00FD3105" w:rsidRDefault="00FD3105">
      <w:pPr>
        <w:pStyle w:val="pxov"/>
        <w:rPr>
          <w:vanish/>
        </w:rPr>
      </w:pPr>
      <w:r>
        <w:rPr>
          <w:vanish/>
        </w:rPr>
        <w:t>FCV</w:t>
      </w:r>
    </w:p>
    <w:p w14:paraId="7A87952E" w14:textId="77777777" w:rsidR="00FD3105" w:rsidRDefault="00FD3105">
      <w:pPr>
        <w:pStyle w:val="pxov"/>
        <w:rPr>
          <w:vanish/>
        </w:rPr>
      </w:pPr>
      <w:r>
        <w:rPr>
          <w:vanish/>
        </w:rPr>
        <w:t>FLG</w:t>
      </w:r>
    </w:p>
    <w:p w14:paraId="3E72FAC0"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form.fid="I7af61f609fed11dfbf230000837214a9"</w:instrText>
      </w:r>
      <w:r>
        <w:rPr>
          <w:vanish/>
        </w:rPr>
        <w:fldChar w:fldCharType="end"/>
      </w:r>
      <w:r>
        <w:rPr>
          <w:vanish/>
        </w:rPr>
        <w:t>1000</w:t>
      </w:r>
    </w:p>
    <w:p w14:paraId="5C0A671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62211A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tbl.ident="I071H3K"</w:instrText>
      </w:r>
      <w:r>
        <w:fldChar w:fldCharType="end"/>
      </w:r>
      <w:r>
        <w:fldChar w:fldCharType="begin"/>
      </w:r>
      <w:r>
        <w:instrText>tbl.uuid="I01NQE7"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40B4EB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0D88F2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EF9045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2276AE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D3CBA8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DCC464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31869B3" w14:textId="77777777">
        <w:tblPrEx>
          <w:tblCellMar>
            <w:top w:w="0" w:type="dxa"/>
            <w:left w:w="0" w:type="dxa"/>
            <w:bottom w:w="0" w:type="dxa"/>
            <w:right w:w="0" w:type="dxa"/>
          </w:tblCellMar>
        </w:tblPrEx>
        <w:tc>
          <w:tcPr>
            <w:tcW w:w="2160" w:type="dxa"/>
            <w:tcBorders>
              <w:top w:val="nil"/>
              <w:left w:val="nil"/>
              <w:bottom w:val="nil"/>
              <w:right w:val="nil"/>
            </w:tcBorders>
          </w:tcPr>
          <w:p w14:paraId="70B1C47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ECB414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69338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8F110A5" w14:textId="77777777" w:rsidR="00FD3105" w:rsidRDefault="00FD3105"/>
        </w:tc>
      </w:tr>
      <w:tr w:rsidR="00FD3105" w14:paraId="05B5DAC6" w14:textId="77777777">
        <w:tblPrEx>
          <w:tblCellMar>
            <w:top w:w="0" w:type="dxa"/>
            <w:left w:w="0" w:type="dxa"/>
            <w:bottom w:w="0" w:type="dxa"/>
            <w:right w:w="0" w:type="dxa"/>
          </w:tblCellMar>
        </w:tblPrEx>
        <w:tc>
          <w:tcPr>
            <w:tcW w:w="2160" w:type="dxa"/>
            <w:tcBorders>
              <w:top w:val="nil"/>
              <w:left w:val="nil"/>
              <w:bottom w:val="nil"/>
              <w:right w:val="nil"/>
            </w:tcBorders>
          </w:tcPr>
          <w:p w14:paraId="4A9BD71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7983A4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6002E8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05B321" w14:textId="77777777" w:rsidR="00FD3105" w:rsidRDefault="00FD3105"/>
        </w:tc>
      </w:tr>
      <w:tr w:rsidR="00FD3105" w14:paraId="47F3875A" w14:textId="77777777">
        <w:tblPrEx>
          <w:tblCellMar>
            <w:top w:w="0" w:type="dxa"/>
            <w:left w:w="0" w:type="dxa"/>
            <w:bottom w:w="0" w:type="dxa"/>
            <w:right w:w="0" w:type="dxa"/>
          </w:tblCellMar>
        </w:tblPrEx>
        <w:tc>
          <w:tcPr>
            <w:tcW w:w="2160" w:type="dxa"/>
            <w:tcBorders>
              <w:top w:val="nil"/>
              <w:left w:val="nil"/>
              <w:bottom w:val="nil"/>
              <w:right w:val="nil"/>
            </w:tcBorders>
          </w:tcPr>
          <w:p w14:paraId="2C9692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79171B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1C52F3D" w14:textId="77777777" w:rsidR="00FD3105" w:rsidRDefault="00FD3105"/>
        </w:tc>
        <w:tc>
          <w:tcPr>
            <w:tcW w:w="2160" w:type="dxa"/>
            <w:tcBorders>
              <w:top w:val="nil"/>
              <w:left w:val="nil"/>
              <w:bottom w:val="nil"/>
              <w:right w:val="nil"/>
            </w:tcBorders>
          </w:tcPr>
          <w:p w14:paraId="54B1E6E3" w14:textId="77777777" w:rsidR="00FD3105" w:rsidRDefault="00FD3105"/>
        </w:tc>
      </w:tr>
      <w:tr w:rsidR="00FD3105" w14:paraId="4078DA71" w14:textId="77777777">
        <w:tblPrEx>
          <w:tblCellMar>
            <w:top w:w="0" w:type="dxa"/>
            <w:left w:w="0" w:type="dxa"/>
            <w:bottom w:w="0" w:type="dxa"/>
            <w:right w:w="0" w:type="dxa"/>
          </w:tblCellMar>
        </w:tblPrEx>
        <w:tc>
          <w:tcPr>
            <w:tcW w:w="2160" w:type="dxa"/>
            <w:tcBorders>
              <w:top w:val="nil"/>
              <w:left w:val="nil"/>
              <w:bottom w:val="nil"/>
              <w:right w:val="nil"/>
            </w:tcBorders>
          </w:tcPr>
          <w:p w14:paraId="649C6F5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0677E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726252" w14:textId="77777777" w:rsidR="00FD3105" w:rsidRDefault="00FD3105"/>
        </w:tc>
        <w:tc>
          <w:tcPr>
            <w:tcW w:w="2160" w:type="dxa"/>
            <w:tcBorders>
              <w:top w:val="nil"/>
              <w:left w:val="nil"/>
              <w:bottom w:val="nil"/>
              <w:right w:val="nil"/>
            </w:tcBorders>
          </w:tcPr>
          <w:p w14:paraId="2832D096" w14:textId="77777777" w:rsidR="00FD3105" w:rsidRDefault="00FD3105"/>
        </w:tc>
      </w:tr>
      <w:tr w:rsidR="00FD3105" w14:paraId="3547ADF0" w14:textId="77777777">
        <w:tblPrEx>
          <w:tblCellMar>
            <w:top w:w="0" w:type="dxa"/>
            <w:left w:w="0" w:type="dxa"/>
            <w:bottom w:w="0" w:type="dxa"/>
            <w:right w:w="0" w:type="dxa"/>
          </w:tblCellMar>
        </w:tblPrEx>
        <w:tc>
          <w:tcPr>
            <w:tcW w:w="2160" w:type="dxa"/>
            <w:tcBorders>
              <w:top w:val="nil"/>
              <w:left w:val="nil"/>
              <w:bottom w:val="nil"/>
              <w:right w:val="nil"/>
            </w:tcBorders>
          </w:tcPr>
          <w:p w14:paraId="7760F39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D6EFB0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5A1BE9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18BE42" w14:textId="77777777" w:rsidR="00FD3105" w:rsidRDefault="00FD3105"/>
        </w:tc>
      </w:tr>
    </w:tbl>
    <w:p w14:paraId="19E8A05D" w14:textId="77777777" w:rsidR="00FD3105" w:rsidRDefault="00FD3105">
      <w:pPr>
        <w:pStyle w:val="pxtbody"/>
      </w:pPr>
    </w:p>
    <w:p w14:paraId="0C5CD0E7" w14:textId="77777777" w:rsidR="00FD3105" w:rsidRDefault="00FD3105"/>
    <w:p w14:paraId="5FC6DB79" w14:textId="77777777" w:rsidR="00FD3105" w:rsidRDefault="00FD3105">
      <w:pPr>
        <w:pStyle w:val="pxformhac"/>
        <w:spacing w:before="180"/>
        <w:jc w:val="center"/>
      </w:pPr>
      <w:r>
        <w:t xml:space="preserve">FINAL JUDGMENT </w:t>
      </w:r>
    </w:p>
    <w:p w14:paraId="6ADE9B9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This action was tried before the court. On the evidence presented</w:t>
      </w:r>
    </w:p>
    <w:p w14:paraId="790368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IT IS ADJUDGED that:</w:t>
      </w:r>
    </w:p>
    <w:p w14:paraId="12D8CAB5" w14:textId="77777777" w:rsidR="00FD3105" w:rsidRDefault="00FD3105">
      <w:pPr>
        <w:pStyle w:val="pxformfl"/>
        <w:ind w:left="500"/>
      </w:pPr>
      <w:r>
        <w:t xml:space="preserve"> </w:t>
      </w:r>
    </w:p>
    <w:p w14:paraId="21E53ED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2A7D98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The promissory note dated </w:t>
      </w:r>
      <w:r>
        <w:rPr>
          <w:rStyle w:val="pxfinstr"/>
          <w:i/>
          <w:iCs/>
        </w:rPr>
        <w:t>[date of note]</w:t>
      </w:r>
      <w:r>
        <w:t xml:space="preserve"> in the principal sum of $</w:t>
      </w:r>
      <w:r>
        <w:rPr>
          <w:rStyle w:val="pxfinstr"/>
          <w:i/>
          <w:iCs/>
        </w:rPr>
        <w:t>[dollar amount of note]</w:t>
      </w:r>
      <w:r>
        <w:t xml:space="preserve"> given by plaintiff </w:t>
      </w:r>
      <w:r>
        <w:rPr>
          <w:rStyle w:val="pxfinstr"/>
          <w:i/>
          <w:iCs/>
        </w:rPr>
        <w:t>[NAME OF PLAINTIFF]</w:t>
      </w:r>
      <w:r>
        <w:t xml:space="preserve"> to defendant </w:t>
      </w:r>
      <w:r>
        <w:rPr>
          <w:rStyle w:val="pxfinstr"/>
          <w:i/>
          <w:iCs/>
        </w:rPr>
        <w:t>[NAME OF DEFENDANT]</w:t>
      </w:r>
      <w:r>
        <w:t xml:space="preserve"> was obtained by fraud and is canceled.</w:t>
      </w:r>
    </w:p>
    <w:p w14:paraId="2C51D93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B0677C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Defendant shall cancel and surrender the </w:t>
      </w:r>
      <w:r>
        <w:rPr>
          <w:rStyle w:val="pxfinstr"/>
          <w:i/>
          <w:iCs/>
        </w:rPr>
        <w:t>[promissory note]</w:t>
      </w:r>
      <w:r>
        <w:t xml:space="preserve"> identified in paragraph 1 of this judgment within 40 days from the date of this judgment.</w:t>
      </w:r>
    </w:p>
    <w:p w14:paraId="222E0FF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C276E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The clerk of this court shall permit defendant to withdraw the promissory note identified in paragraph 1 of this judgment and introduced in evidence as plaintiff's Exhibit 1 so that it can be canceled and surrendered. The clerk shall make a copy of the note before delivering it to defendant.</w:t>
      </w:r>
    </w:p>
    <w:p w14:paraId="6FC88E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7C220D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Plaintiff </w:t>
      </w:r>
      <w:r>
        <w:rPr>
          <w:rStyle w:val="pxfinstr"/>
          <w:i/>
          <w:iCs/>
        </w:rPr>
        <w:t>[OPTIONAL:, whose address is [address of plaintiff] and the last four digits of Social Security number are [last four numbers of Social Security number],]</w:t>
      </w:r>
      <w:r>
        <w:t xml:space="preserve"> recovers from defendant $</w:t>
      </w:r>
      <w:r>
        <w:rPr>
          <w:rStyle w:val="pxfinstr"/>
          <w:i/>
          <w:iCs/>
        </w:rPr>
        <w:t>[dollar amount of costs]</w:t>
      </w:r>
      <w:r>
        <w:t xml:space="preserve"> as costs that shall bear interest at the rate prescribed by law, for which let execution issue forthwith.</w:t>
      </w:r>
    </w:p>
    <w:p w14:paraId="41772FA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ORDERED at </w:t>
      </w:r>
      <w:r>
        <w:rPr>
          <w:rStyle w:val="pxfinstr"/>
          <w:i/>
          <w:iCs/>
        </w:rPr>
        <w:t>[name of city]</w:t>
      </w:r>
      <w:r>
        <w:t xml:space="preserve">, Florida on </w:t>
      </w:r>
      <w:r>
        <w:rPr>
          <w:rStyle w:val="pxfinstr"/>
          <w:i/>
          <w:iCs/>
        </w:rPr>
        <w:t>[date of order]</w:t>
      </w:r>
      <w:r>
        <w:t>.</w:t>
      </w:r>
    </w:p>
    <w:p w14:paraId="146B377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03A988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2F97E6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872304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tbl.ident="I071H3R"</w:instrText>
      </w:r>
      <w:r>
        <w:fldChar w:fldCharType="end"/>
      </w:r>
      <w:r>
        <w:fldChar w:fldCharType="begin"/>
      </w:r>
      <w:r>
        <w:instrText>tbl.uuid="I03APQ8"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FB2A98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41E471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899BC7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CDFA77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9E15068" w14:textId="77777777">
        <w:tblPrEx>
          <w:tblCellMar>
            <w:top w:w="0" w:type="dxa"/>
            <w:left w:w="0" w:type="dxa"/>
            <w:bottom w:w="0" w:type="dxa"/>
            <w:right w:w="0" w:type="dxa"/>
          </w:tblCellMar>
        </w:tblPrEx>
        <w:tc>
          <w:tcPr>
            <w:tcW w:w="4320" w:type="dxa"/>
            <w:tcBorders>
              <w:top w:val="nil"/>
              <w:left w:val="nil"/>
              <w:bottom w:val="nil"/>
              <w:right w:val="nil"/>
            </w:tcBorders>
          </w:tcPr>
          <w:p w14:paraId="2B27C38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F855A2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0D72F5F" w14:textId="77777777">
        <w:tblPrEx>
          <w:tblCellMar>
            <w:top w:w="0" w:type="dxa"/>
            <w:left w:w="0" w:type="dxa"/>
            <w:bottom w:w="0" w:type="dxa"/>
            <w:right w:w="0" w:type="dxa"/>
          </w:tblCellMar>
        </w:tblPrEx>
        <w:tc>
          <w:tcPr>
            <w:tcW w:w="4320" w:type="dxa"/>
            <w:tcBorders>
              <w:top w:val="nil"/>
              <w:left w:val="nil"/>
              <w:bottom w:val="nil"/>
              <w:right w:val="nil"/>
            </w:tcBorders>
          </w:tcPr>
          <w:p w14:paraId="43D67A6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621917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A410382" w14:textId="77777777" w:rsidR="00FD3105" w:rsidRDefault="00FD3105">
      <w:pPr>
        <w:pStyle w:val="pxtbody"/>
      </w:pPr>
    </w:p>
    <w:p w14:paraId="2B3094AE" w14:textId="77777777" w:rsidR="00FD3105" w:rsidRDefault="00FD3105"/>
    <w:p w14:paraId="01C493D5" w14:textId="77777777" w:rsidR="00FD3105" w:rsidRDefault="00FD3105">
      <w:pPr>
        <w:pStyle w:val="pxcomnt"/>
      </w:pPr>
    </w:p>
    <w:p w14:paraId="6D6803D4" w14:textId="77777777" w:rsidR="00FD3105" w:rsidRDefault="00FD3105">
      <w:pPr>
        <w:pStyle w:val="pxhac"/>
        <w:spacing w:before="180"/>
        <w:jc w:val="center"/>
      </w:pPr>
      <w:r>
        <w:rPr>
          <w:rStyle w:val="pxb"/>
          <w:b/>
          <w:bCs/>
        </w:rPr>
        <w:t>Author's Comment</w:t>
      </w:r>
    </w:p>
    <w:p w14:paraId="4A67D7B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This form was derived from </w:t>
      </w:r>
      <w:r>
        <w:rPr>
          <w:rStyle w:val="pxcc"/>
          <w:color w:val="FF0000"/>
          <w:sz w:val="20"/>
          <w:szCs w:val="20"/>
          <w:vertAlign w:val="superscript"/>
        </w:rPr>
        <w:t>►</w:t>
      </w:r>
      <w:r>
        <w:rPr>
          <w:rStyle w:val="pxcc"/>
        </w:rPr>
        <w:fldChar w:fldCharType="begin"/>
      </w:r>
      <w:r>
        <w:rPr>
          <w:rStyle w:val="pxcc"/>
        </w:rPr>
        <w:instrText>cc.ref.id="I02Z37H"</w:instrText>
      </w:r>
      <w:r>
        <w:rPr>
          <w:rStyle w:val="pxcc"/>
        </w:rPr>
        <w:fldChar w:fldCharType="end"/>
      </w:r>
      <w:r>
        <w:rPr>
          <w:rStyle w:val="pxcc"/>
        </w:rPr>
        <w:t>Musselwhite v. Oleson, 53 So. 944 (Fla. 1910)</w:t>
      </w:r>
      <w:r>
        <w:t xml:space="preserve">. Rescission and cancellation are similar, but distinguishable because rescission effects a judicial voiding of the instrument. Cancellation requires the physical surrender of the instrument in order to effect the voiding. See </w:t>
      </w:r>
      <w:r>
        <w:rPr>
          <w:rStyle w:val="pxcc"/>
          <w:color w:val="FF0000"/>
          <w:sz w:val="20"/>
          <w:szCs w:val="20"/>
          <w:vertAlign w:val="superscript"/>
        </w:rPr>
        <w:t>►</w:t>
      </w:r>
      <w:r>
        <w:rPr>
          <w:rStyle w:val="pxcc"/>
        </w:rPr>
        <w:fldChar w:fldCharType="begin"/>
      </w:r>
      <w:r>
        <w:rPr>
          <w:rStyle w:val="pxcc"/>
        </w:rPr>
        <w:instrText>cc.ref.id="I02Z38M"</w:instrText>
      </w:r>
      <w:r>
        <w:rPr>
          <w:rStyle w:val="pxcc"/>
        </w:rPr>
        <w:fldChar w:fldCharType="end"/>
      </w:r>
      <w:r>
        <w:rPr>
          <w:rStyle w:val="pxcc"/>
        </w:rPr>
        <w:t>Willis v. Fowler, 136 So. 358 (Fla. 1931)</w:t>
      </w:r>
      <w:r>
        <w:t>. Thus a recorded instrument can be rescinded, but it cannot be canceled since it is a part of the public records.</w:t>
      </w:r>
    </w:p>
    <w:p w14:paraId="0CCBC0C8" w14:textId="77777777" w:rsidR="00FD3105" w:rsidRDefault="00FD3105">
      <w:pPr>
        <w:pStyle w:val="pxs"/>
        <w:spacing w:before="180"/>
        <w:rPr>
          <w:sz w:val="27"/>
          <w:szCs w:val="27"/>
        </w:rPr>
      </w:pPr>
      <w:r>
        <w:rPr>
          <w:sz w:val="27"/>
          <w:szCs w:val="27"/>
        </w:rPr>
        <w:t>10:8. Judgment</w:t>
      </w:r>
      <w:r>
        <w:rPr>
          <w:rStyle w:val="pxsep"/>
        </w:rPr>
        <w:t xml:space="preserve">-- </w:t>
      </w:r>
      <w:r>
        <w:rPr>
          <w:sz w:val="27"/>
          <w:szCs w:val="27"/>
        </w:rPr>
        <w:t>Certiorari denied</w:t>
      </w:r>
    </w:p>
    <w:p w14:paraId="7FAF73B2" w14:textId="77777777" w:rsidR="00FD3105" w:rsidRDefault="00FD3105">
      <w:pPr>
        <w:pStyle w:val="pxov"/>
        <w:rPr>
          <w:vanish/>
        </w:rPr>
      </w:pPr>
      <w:r>
        <w:rPr>
          <w:vanish/>
        </w:rPr>
        <w:t>FMS</w:t>
      </w:r>
    </w:p>
    <w:p w14:paraId="08F678F7" w14:textId="77777777" w:rsidR="00FD3105" w:rsidRDefault="00FD3105">
      <w:pPr>
        <w:pStyle w:val="pxov"/>
        <w:rPr>
          <w:vanish/>
        </w:rPr>
      </w:pPr>
      <w:r>
        <w:rPr>
          <w:vanish/>
        </w:rPr>
        <w:t>LCV</w:t>
      </w:r>
    </w:p>
    <w:p w14:paraId="728B5499" w14:textId="77777777" w:rsidR="00FD3105" w:rsidRDefault="00FD3105">
      <w:pPr>
        <w:pStyle w:val="pxov"/>
        <w:rPr>
          <w:vanish/>
        </w:rPr>
      </w:pPr>
      <w:r>
        <w:rPr>
          <w:vanish/>
        </w:rPr>
        <w:t>LSC</w:t>
      </w:r>
    </w:p>
    <w:p w14:paraId="66396C9D" w14:textId="77777777" w:rsidR="00FD3105" w:rsidRDefault="00FD3105">
      <w:pPr>
        <w:pStyle w:val="pxov"/>
        <w:rPr>
          <w:vanish/>
        </w:rPr>
      </w:pPr>
      <w:r>
        <w:rPr>
          <w:vanish/>
        </w:rPr>
        <w:t>LS7</w:t>
      </w:r>
    </w:p>
    <w:p w14:paraId="4408A6C4" w14:textId="77777777" w:rsidR="00FD3105" w:rsidRDefault="00FD3105">
      <w:pPr>
        <w:pStyle w:val="pxov"/>
        <w:rPr>
          <w:vanish/>
        </w:rPr>
      </w:pPr>
      <w:r>
        <w:rPr>
          <w:vanish/>
        </w:rPr>
        <w:t>LFA</w:t>
      </w:r>
    </w:p>
    <w:p w14:paraId="1AF27DFA" w14:textId="77777777" w:rsidR="00FD3105" w:rsidRDefault="00FD3105">
      <w:pPr>
        <w:pStyle w:val="pxov"/>
        <w:rPr>
          <w:vanish/>
        </w:rPr>
      </w:pPr>
      <w:r>
        <w:rPr>
          <w:vanish/>
        </w:rPr>
        <w:t>LUC</w:t>
      </w:r>
    </w:p>
    <w:p w14:paraId="63D7B251" w14:textId="77777777" w:rsidR="00FD3105" w:rsidRDefault="00FD3105">
      <w:pPr>
        <w:pStyle w:val="pxov"/>
        <w:rPr>
          <w:vanish/>
        </w:rPr>
      </w:pPr>
      <w:r>
        <w:rPr>
          <w:vanish/>
        </w:rPr>
        <w:t>FCV</w:t>
      </w:r>
    </w:p>
    <w:p w14:paraId="64E0A6BD" w14:textId="77777777" w:rsidR="00FD3105" w:rsidRDefault="00FD3105">
      <w:pPr>
        <w:pStyle w:val="pxov"/>
        <w:rPr>
          <w:vanish/>
        </w:rPr>
      </w:pPr>
      <w:r>
        <w:rPr>
          <w:vanish/>
        </w:rPr>
        <w:t>FLG</w:t>
      </w:r>
    </w:p>
    <w:p w14:paraId="19698E4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form.fid="I7afa8c309fed11dfbf230000837214a9"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184300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tbl.ident="I04O8J2"</w:instrText>
      </w:r>
      <w:r>
        <w:fldChar w:fldCharType="end"/>
      </w:r>
      <w:r>
        <w:fldChar w:fldCharType="begin"/>
      </w:r>
      <w:r>
        <w:instrText>tbl.uuid="I02NTN9"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7336E8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2355A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598F61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825290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4A370C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D2AFCA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1FC0A15" w14:textId="77777777">
        <w:tblPrEx>
          <w:tblCellMar>
            <w:top w:w="0" w:type="dxa"/>
            <w:left w:w="0" w:type="dxa"/>
            <w:bottom w:w="0" w:type="dxa"/>
            <w:right w:w="0" w:type="dxa"/>
          </w:tblCellMar>
        </w:tblPrEx>
        <w:tc>
          <w:tcPr>
            <w:tcW w:w="2160" w:type="dxa"/>
            <w:tcBorders>
              <w:top w:val="nil"/>
              <w:left w:val="nil"/>
              <w:bottom w:val="nil"/>
              <w:right w:val="nil"/>
            </w:tcBorders>
          </w:tcPr>
          <w:p w14:paraId="152A810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1AA3FF5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088AA9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6053CD8" w14:textId="77777777" w:rsidR="00FD3105" w:rsidRDefault="00FD3105"/>
        </w:tc>
      </w:tr>
      <w:tr w:rsidR="00FD3105" w14:paraId="48BB125F" w14:textId="77777777">
        <w:tblPrEx>
          <w:tblCellMar>
            <w:top w:w="0" w:type="dxa"/>
            <w:left w:w="0" w:type="dxa"/>
            <w:bottom w:w="0" w:type="dxa"/>
            <w:right w:w="0" w:type="dxa"/>
          </w:tblCellMar>
        </w:tblPrEx>
        <w:tc>
          <w:tcPr>
            <w:tcW w:w="2160" w:type="dxa"/>
            <w:tcBorders>
              <w:top w:val="nil"/>
              <w:left w:val="nil"/>
              <w:bottom w:val="nil"/>
              <w:right w:val="nil"/>
            </w:tcBorders>
          </w:tcPr>
          <w:p w14:paraId="3D1B72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1011B7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2883F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02DBE7" w14:textId="77777777" w:rsidR="00FD3105" w:rsidRDefault="00FD3105"/>
        </w:tc>
      </w:tr>
      <w:tr w:rsidR="00FD3105" w14:paraId="2E207763" w14:textId="77777777">
        <w:tblPrEx>
          <w:tblCellMar>
            <w:top w:w="0" w:type="dxa"/>
            <w:left w:w="0" w:type="dxa"/>
            <w:bottom w:w="0" w:type="dxa"/>
            <w:right w:w="0" w:type="dxa"/>
          </w:tblCellMar>
        </w:tblPrEx>
        <w:tc>
          <w:tcPr>
            <w:tcW w:w="2160" w:type="dxa"/>
            <w:tcBorders>
              <w:top w:val="nil"/>
              <w:left w:val="nil"/>
              <w:bottom w:val="nil"/>
              <w:right w:val="nil"/>
            </w:tcBorders>
          </w:tcPr>
          <w:p w14:paraId="4BBCB51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17CAA8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6A77940" w14:textId="77777777" w:rsidR="00FD3105" w:rsidRDefault="00FD3105"/>
        </w:tc>
        <w:tc>
          <w:tcPr>
            <w:tcW w:w="2160" w:type="dxa"/>
            <w:tcBorders>
              <w:top w:val="nil"/>
              <w:left w:val="nil"/>
              <w:bottom w:val="nil"/>
              <w:right w:val="nil"/>
            </w:tcBorders>
          </w:tcPr>
          <w:p w14:paraId="21E37587" w14:textId="77777777" w:rsidR="00FD3105" w:rsidRDefault="00FD3105"/>
        </w:tc>
      </w:tr>
      <w:tr w:rsidR="00FD3105" w14:paraId="26A05050" w14:textId="77777777">
        <w:tblPrEx>
          <w:tblCellMar>
            <w:top w:w="0" w:type="dxa"/>
            <w:left w:w="0" w:type="dxa"/>
            <w:bottom w:w="0" w:type="dxa"/>
            <w:right w:w="0" w:type="dxa"/>
          </w:tblCellMar>
        </w:tblPrEx>
        <w:tc>
          <w:tcPr>
            <w:tcW w:w="2160" w:type="dxa"/>
            <w:tcBorders>
              <w:top w:val="nil"/>
              <w:left w:val="nil"/>
              <w:bottom w:val="nil"/>
              <w:right w:val="nil"/>
            </w:tcBorders>
          </w:tcPr>
          <w:p w14:paraId="2E90E5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07BDBB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4DB367E" w14:textId="77777777" w:rsidR="00FD3105" w:rsidRDefault="00FD3105"/>
        </w:tc>
        <w:tc>
          <w:tcPr>
            <w:tcW w:w="2160" w:type="dxa"/>
            <w:tcBorders>
              <w:top w:val="nil"/>
              <w:left w:val="nil"/>
              <w:bottom w:val="nil"/>
              <w:right w:val="nil"/>
            </w:tcBorders>
          </w:tcPr>
          <w:p w14:paraId="38C63306" w14:textId="77777777" w:rsidR="00FD3105" w:rsidRDefault="00FD3105"/>
        </w:tc>
      </w:tr>
      <w:tr w:rsidR="00FD3105" w14:paraId="5E1D12CB" w14:textId="77777777">
        <w:tblPrEx>
          <w:tblCellMar>
            <w:top w:w="0" w:type="dxa"/>
            <w:left w:w="0" w:type="dxa"/>
            <w:bottom w:w="0" w:type="dxa"/>
            <w:right w:w="0" w:type="dxa"/>
          </w:tblCellMar>
        </w:tblPrEx>
        <w:tc>
          <w:tcPr>
            <w:tcW w:w="2160" w:type="dxa"/>
            <w:tcBorders>
              <w:top w:val="nil"/>
              <w:left w:val="nil"/>
              <w:bottom w:val="nil"/>
              <w:right w:val="nil"/>
            </w:tcBorders>
          </w:tcPr>
          <w:p w14:paraId="6F35CC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F14B3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2CE05F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6CC7E7B" w14:textId="77777777" w:rsidR="00FD3105" w:rsidRDefault="00FD3105"/>
        </w:tc>
      </w:tr>
    </w:tbl>
    <w:p w14:paraId="1C66D4FC" w14:textId="77777777" w:rsidR="00FD3105" w:rsidRDefault="00FD3105">
      <w:pPr>
        <w:pStyle w:val="pxtbody"/>
      </w:pPr>
    </w:p>
    <w:p w14:paraId="300575DB" w14:textId="77777777" w:rsidR="00FD3105" w:rsidRDefault="00FD3105"/>
    <w:p w14:paraId="5C870FC6" w14:textId="77777777" w:rsidR="00FD3105" w:rsidRDefault="00FD3105">
      <w:pPr>
        <w:pStyle w:val="pxformhac"/>
        <w:spacing w:before="180"/>
        <w:jc w:val="center"/>
      </w:pPr>
      <w:r>
        <w:t xml:space="preserve">FINAL JUDGMENT </w:t>
      </w:r>
    </w:p>
    <w:p w14:paraId="447508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This action seeks a writ of certiorari to the City of </w:t>
      </w:r>
      <w:r>
        <w:rPr>
          <w:rStyle w:val="pxfinstr"/>
          <w:i/>
          <w:iCs/>
        </w:rPr>
        <w:t>[name of city]</w:t>
      </w:r>
      <w:r>
        <w:t xml:space="preserve"> to rezone the property described in the petition to permit construction of a commercial establishment. The property is presently zoned for single family residences only. The City refused to rezone the property at a public hearing. Petitioner contends that the City refused the rezoning petition because of the political pressure brought by the number of opponents of the rezoning request who were present at the public hearing. Petitioner did not have a court reporter present and the record from the electronic recording machines is so poor that the events transpiring at the hearing cannot be determined with certainty. Since there is an inadequate record of the proceedings below from which it can be determined that the City erred as a matter of law.</w:t>
      </w:r>
    </w:p>
    <w:p w14:paraId="58C5B4B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IT IS ADJUDGED that:</w:t>
      </w:r>
    </w:p>
    <w:p w14:paraId="33B31C23" w14:textId="77777777" w:rsidR="00FD3105" w:rsidRDefault="00FD3105">
      <w:pPr>
        <w:pStyle w:val="pxformfl"/>
        <w:ind w:left="500"/>
      </w:pPr>
      <w:r>
        <w:t xml:space="preserve"> </w:t>
      </w:r>
    </w:p>
    <w:p w14:paraId="794B390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5D721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Certiorari is denied.</w:t>
      </w:r>
    </w:p>
    <w:p w14:paraId="3920833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F5643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The court reserves jurisdiction to tax costs.</w:t>
      </w:r>
    </w:p>
    <w:p w14:paraId="1B5AD9C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ORDERED at </w:t>
      </w:r>
      <w:r>
        <w:rPr>
          <w:rStyle w:val="pxfinstr"/>
          <w:i/>
          <w:iCs/>
        </w:rPr>
        <w:t>[name of city]</w:t>
      </w:r>
      <w:r>
        <w:t xml:space="preserve">, Florida on </w:t>
      </w:r>
      <w:r>
        <w:rPr>
          <w:rStyle w:val="pxfinstr"/>
          <w:i/>
          <w:iCs/>
        </w:rPr>
        <w:t>[date of order]</w:t>
      </w:r>
      <w:r>
        <w:t>.</w:t>
      </w:r>
    </w:p>
    <w:p w14:paraId="076274E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72A825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4D698E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7B474D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tbl.ident="I04O8IU"</w:instrText>
      </w:r>
      <w:r>
        <w:fldChar w:fldCharType="end"/>
      </w:r>
      <w:r>
        <w:fldChar w:fldCharType="begin"/>
      </w:r>
      <w:r>
        <w:instrText>tbl.uuid="I06NQ6B"</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0F41CC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001A82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A9BFB0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CF9A58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C43D4E7" w14:textId="77777777">
        <w:tblPrEx>
          <w:tblCellMar>
            <w:top w:w="0" w:type="dxa"/>
            <w:left w:w="0" w:type="dxa"/>
            <w:bottom w:w="0" w:type="dxa"/>
            <w:right w:w="0" w:type="dxa"/>
          </w:tblCellMar>
        </w:tblPrEx>
        <w:tc>
          <w:tcPr>
            <w:tcW w:w="4320" w:type="dxa"/>
            <w:tcBorders>
              <w:top w:val="nil"/>
              <w:left w:val="nil"/>
              <w:bottom w:val="nil"/>
              <w:right w:val="nil"/>
            </w:tcBorders>
          </w:tcPr>
          <w:p w14:paraId="7050F35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C93C6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8D733B5" w14:textId="77777777">
        <w:tblPrEx>
          <w:tblCellMar>
            <w:top w:w="0" w:type="dxa"/>
            <w:left w:w="0" w:type="dxa"/>
            <w:bottom w:w="0" w:type="dxa"/>
            <w:right w:w="0" w:type="dxa"/>
          </w:tblCellMar>
        </w:tblPrEx>
        <w:tc>
          <w:tcPr>
            <w:tcW w:w="4320" w:type="dxa"/>
            <w:tcBorders>
              <w:top w:val="nil"/>
              <w:left w:val="nil"/>
              <w:bottom w:val="nil"/>
              <w:right w:val="nil"/>
            </w:tcBorders>
          </w:tcPr>
          <w:p w14:paraId="514B9B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C9A5C6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2E77640" w14:textId="77777777" w:rsidR="00FD3105" w:rsidRDefault="00FD3105">
      <w:pPr>
        <w:pStyle w:val="pxtbody"/>
      </w:pPr>
    </w:p>
    <w:p w14:paraId="64B06ABC" w14:textId="77777777" w:rsidR="00FD3105" w:rsidRDefault="00FD3105"/>
    <w:p w14:paraId="5EFBA74E" w14:textId="77777777" w:rsidR="00FD3105" w:rsidRDefault="00FD3105">
      <w:pPr>
        <w:pStyle w:val="pxs"/>
        <w:spacing w:before="180"/>
        <w:rPr>
          <w:sz w:val="27"/>
          <w:szCs w:val="27"/>
        </w:rPr>
      </w:pPr>
      <w:r>
        <w:rPr>
          <w:sz w:val="27"/>
          <w:szCs w:val="27"/>
        </w:rPr>
        <w:t>10:9. Judgment</w:t>
      </w:r>
      <w:r>
        <w:rPr>
          <w:rStyle w:val="pxsep"/>
        </w:rPr>
        <w:t xml:space="preserve">-- </w:t>
      </w:r>
      <w:r>
        <w:rPr>
          <w:sz w:val="27"/>
          <w:szCs w:val="27"/>
        </w:rPr>
        <w:t>Certiorari granted</w:t>
      </w:r>
    </w:p>
    <w:p w14:paraId="774E4296" w14:textId="77777777" w:rsidR="00FD3105" w:rsidRDefault="00FD3105">
      <w:pPr>
        <w:pStyle w:val="pxov"/>
        <w:rPr>
          <w:vanish/>
        </w:rPr>
      </w:pPr>
      <w:r>
        <w:rPr>
          <w:vanish/>
        </w:rPr>
        <w:t>FMS</w:t>
      </w:r>
    </w:p>
    <w:p w14:paraId="105D59E0" w14:textId="77777777" w:rsidR="00FD3105" w:rsidRDefault="00FD3105">
      <w:pPr>
        <w:pStyle w:val="pxov"/>
        <w:rPr>
          <w:vanish/>
        </w:rPr>
      </w:pPr>
      <w:r>
        <w:rPr>
          <w:vanish/>
        </w:rPr>
        <w:t>LFA</w:t>
      </w:r>
    </w:p>
    <w:p w14:paraId="684D90B5" w14:textId="77777777" w:rsidR="00FD3105" w:rsidRDefault="00FD3105">
      <w:pPr>
        <w:pStyle w:val="pxov"/>
        <w:rPr>
          <w:vanish/>
        </w:rPr>
      </w:pPr>
      <w:r>
        <w:rPr>
          <w:vanish/>
        </w:rPr>
        <w:t>LUC</w:t>
      </w:r>
    </w:p>
    <w:p w14:paraId="02B561A6" w14:textId="77777777" w:rsidR="00FD3105" w:rsidRDefault="00FD3105">
      <w:pPr>
        <w:pStyle w:val="pxov"/>
        <w:rPr>
          <w:vanish/>
        </w:rPr>
      </w:pPr>
      <w:r>
        <w:rPr>
          <w:vanish/>
        </w:rPr>
        <w:t>FCV</w:t>
      </w:r>
    </w:p>
    <w:p w14:paraId="036FD462" w14:textId="77777777" w:rsidR="00FD3105" w:rsidRDefault="00FD3105">
      <w:pPr>
        <w:pStyle w:val="pxov"/>
        <w:rPr>
          <w:vanish/>
        </w:rPr>
      </w:pPr>
      <w:r>
        <w:rPr>
          <w:vanish/>
        </w:rPr>
        <w:t>FLG</w:t>
      </w:r>
    </w:p>
    <w:p w14:paraId="7433541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form.fid="I7b00f4d09fed11dfbf230000837214a9"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02F13A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tbl.ident="I03L8LW"</w:instrText>
      </w:r>
      <w:r>
        <w:fldChar w:fldCharType="end"/>
      </w:r>
      <w:r>
        <w:fldChar w:fldCharType="begin"/>
      </w:r>
      <w:r>
        <w:instrText>tbl.uuid="I02PD0Z"</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911B5A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77376C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39F99D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CDD8AC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3A21943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53FC3F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A9D922B" w14:textId="77777777">
        <w:tblPrEx>
          <w:tblCellMar>
            <w:top w:w="0" w:type="dxa"/>
            <w:left w:w="0" w:type="dxa"/>
            <w:bottom w:w="0" w:type="dxa"/>
            <w:right w:w="0" w:type="dxa"/>
          </w:tblCellMar>
        </w:tblPrEx>
        <w:tc>
          <w:tcPr>
            <w:tcW w:w="2160" w:type="dxa"/>
            <w:tcBorders>
              <w:top w:val="nil"/>
              <w:left w:val="nil"/>
              <w:bottom w:val="nil"/>
              <w:right w:val="nil"/>
            </w:tcBorders>
          </w:tcPr>
          <w:p w14:paraId="6A4EC21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6A78A58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172F63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5CBBCE" w14:textId="77777777" w:rsidR="00FD3105" w:rsidRDefault="00FD3105"/>
        </w:tc>
      </w:tr>
      <w:tr w:rsidR="00FD3105" w14:paraId="42643A04" w14:textId="77777777">
        <w:tblPrEx>
          <w:tblCellMar>
            <w:top w:w="0" w:type="dxa"/>
            <w:left w:w="0" w:type="dxa"/>
            <w:bottom w:w="0" w:type="dxa"/>
            <w:right w:w="0" w:type="dxa"/>
          </w:tblCellMar>
        </w:tblPrEx>
        <w:tc>
          <w:tcPr>
            <w:tcW w:w="2160" w:type="dxa"/>
            <w:tcBorders>
              <w:top w:val="nil"/>
              <w:left w:val="nil"/>
              <w:bottom w:val="nil"/>
              <w:right w:val="nil"/>
            </w:tcBorders>
          </w:tcPr>
          <w:p w14:paraId="69FD6EA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A8A361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6349BFC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F4F5B09" w14:textId="77777777" w:rsidR="00FD3105" w:rsidRDefault="00FD3105"/>
        </w:tc>
      </w:tr>
      <w:tr w:rsidR="00FD3105" w14:paraId="749D7F07" w14:textId="77777777">
        <w:tblPrEx>
          <w:tblCellMar>
            <w:top w:w="0" w:type="dxa"/>
            <w:left w:w="0" w:type="dxa"/>
            <w:bottom w:w="0" w:type="dxa"/>
            <w:right w:w="0" w:type="dxa"/>
          </w:tblCellMar>
        </w:tblPrEx>
        <w:tc>
          <w:tcPr>
            <w:tcW w:w="2160" w:type="dxa"/>
            <w:tcBorders>
              <w:top w:val="nil"/>
              <w:left w:val="nil"/>
              <w:bottom w:val="nil"/>
              <w:right w:val="nil"/>
            </w:tcBorders>
          </w:tcPr>
          <w:p w14:paraId="1A128BD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48A74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EAA903F" w14:textId="77777777" w:rsidR="00FD3105" w:rsidRDefault="00FD3105"/>
        </w:tc>
        <w:tc>
          <w:tcPr>
            <w:tcW w:w="2160" w:type="dxa"/>
            <w:tcBorders>
              <w:top w:val="nil"/>
              <w:left w:val="nil"/>
              <w:bottom w:val="nil"/>
              <w:right w:val="nil"/>
            </w:tcBorders>
          </w:tcPr>
          <w:p w14:paraId="506CAFB4" w14:textId="77777777" w:rsidR="00FD3105" w:rsidRDefault="00FD3105"/>
        </w:tc>
      </w:tr>
      <w:tr w:rsidR="00FD3105" w14:paraId="00C5BFDD" w14:textId="77777777">
        <w:tblPrEx>
          <w:tblCellMar>
            <w:top w:w="0" w:type="dxa"/>
            <w:left w:w="0" w:type="dxa"/>
            <w:bottom w:w="0" w:type="dxa"/>
            <w:right w:w="0" w:type="dxa"/>
          </w:tblCellMar>
        </w:tblPrEx>
        <w:tc>
          <w:tcPr>
            <w:tcW w:w="2160" w:type="dxa"/>
            <w:tcBorders>
              <w:top w:val="nil"/>
              <w:left w:val="nil"/>
              <w:bottom w:val="nil"/>
              <w:right w:val="nil"/>
            </w:tcBorders>
          </w:tcPr>
          <w:p w14:paraId="591F2C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1BF34A1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6DE5BD" w14:textId="77777777" w:rsidR="00FD3105" w:rsidRDefault="00FD3105"/>
        </w:tc>
        <w:tc>
          <w:tcPr>
            <w:tcW w:w="2160" w:type="dxa"/>
            <w:tcBorders>
              <w:top w:val="nil"/>
              <w:left w:val="nil"/>
              <w:bottom w:val="nil"/>
              <w:right w:val="nil"/>
            </w:tcBorders>
          </w:tcPr>
          <w:p w14:paraId="161362E6" w14:textId="77777777" w:rsidR="00FD3105" w:rsidRDefault="00FD3105"/>
        </w:tc>
      </w:tr>
      <w:tr w:rsidR="00FD3105" w14:paraId="291A7E24" w14:textId="77777777">
        <w:tblPrEx>
          <w:tblCellMar>
            <w:top w:w="0" w:type="dxa"/>
            <w:left w:w="0" w:type="dxa"/>
            <w:bottom w:w="0" w:type="dxa"/>
            <w:right w:w="0" w:type="dxa"/>
          </w:tblCellMar>
        </w:tblPrEx>
        <w:tc>
          <w:tcPr>
            <w:tcW w:w="2160" w:type="dxa"/>
            <w:tcBorders>
              <w:top w:val="nil"/>
              <w:left w:val="nil"/>
              <w:bottom w:val="nil"/>
              <w:right w:val="nil"/>
            </w:tcBorders>
          </w:tcPr>
          <w:p w14:paraId="3D5E3E8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3909DB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3DFEC2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6E21FB" w14:textId="77777777" w:rsidR="00FD3105" w:rsidRDefault="00FD3105"/>
        </w:tc>
      </w:tr>
    </w:tbl>
    <w:p w14:paraId="7865EA8A" w14:textId="77777777" w:rsidR="00FD3105" w:rsidRDefault="00FD3105">
      <w:pPr>
        <w:pStyle w:val="pxtbody"/>
      </w:pPr>
    </w:p>
    <w:p w14:paraId="78E3AA90" w14:textId="77777777" w:rsidR="00FD3105" w:rsidRDefault="00FD3105"/>
    <w:p w14:paraId="51134F05" w14:textId="77777777" w:rsidR="00FD3105" w:rsidRDefault="00FD3105">
      <w:pPr>
        <w:pStyle w:val="pxformhac"/>
        <w:spacing w:before="180"/>
        <w:jc w:val="center"/>
      </w:pPr>
      <w:r>
        <w:t xml:space="preserve">FINAL JUDGMENT </w:t>
      </w:r>
    </w:p>
    <w:p w14:paraId="6CCB64A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seeks a writ of certiorari to the County Court of </w:t>
      </w:r>
      <w:r>
        <w:rPr>
          <w:rStyle w:val="pxfinstr"/>
          <w:i/>
          <w:iCs/>
        </w:rPr>
        <w:t>[name of county]</w:t>
      </w:r>
      <w:r>
        <w:t xml:space="preserve">, Florida, to review a discovery order. Petitioner in this action is plaintiff in the county court and seeks damages for breach of contract. Defendant counterclaimed for malicious interference. Defendant propounded interrogatories seeking information about plaintiff's assets, liabilities, customer names and other financial information. The pleadings do not seek punitive damages at this stage and no discovery has been conducted as contemplated by </w:t>
      </w:r>
      <w:r>
        <w:rPr>
          <w:rStyle w:val="pxst"/>
          <w:color w:val="FF0000"/>
          <w:sz w:val="20"/>
          <w:szCs w:val="20"/>
          <w:vertAlign w:val="superscript"/>
        </w:rPr>
        <w:t>►</w:t>
      </w:r>
      <w:r>
        <w:rPr>
          <w:rStyle w:val="pxst"/>
        </w:rPr>
        <w:fldChar w:fldCharType="begin"/>
      </w:r>
      <w:r>
        <w:rPr>
          <w:rStyle w:val="pxst"/>
        </w:rPr>
        <w:instrText>st.ref.id="I05Q5XJ"</w:instrText>
      </w:r>
      <w:r>
        <w:rPr>
          <w:rStyle w:val="pxst"/>
        </w:rPr>
        <w:fldChar w:fldCharType="end"/>
      </w:r>
      <w:r>
        <w:rPr>
          <w:rStyle w:val="pxst"/>
          <w:vanish/>
        </w:rPr>
        <w:t>&amp;s;</w:t>
      </w:r>
      <w:r>
        <w:rPr>
          <w:rStyle w:val="pxvis"/>
          <w:rFonts w:ascii="Times NewRoman" w:hAnsi="Times NewRoman"/>
          <w:b w:val="0"/>
          <w:sz w:val="24"/>
        </w:rPr>
        <w:t>§</w:t>
      </w:r>
      <w:r>
        <w:rPr>
          <w:rStyle w:val="pxst"/>
        </w:rPr>
        <w:t>768.72 Florida Statutes</w:t>
      </w:r>
      <w:r>
        <w:t xml:space="preserve"> as a predicate for amending to plead punitive damages.</w:t>
      </w:r>
    </w:p>
    <w:p w14:paraId="51E0715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Plaintiff objected to interrogatories </w:t>
      </w:r>
      <w:r>
        <w:rPr>
          <w:rStyle w:val="pxfinstr"/>
          <w:i/>
          <w:iCs/>
        </w:rPr>
        <w:t>[designation of interrogatories]</w:t>
      </w:r>
      <w:r>
        <w:t xml:space="preserve"> that seek financial and business information on the grounds that customers' names were a trade secret and financial information was not relevant. The county court overruled the objections and ordered plaintiff to provide the requested discovery.</w:t>
      </w:r>
    </w:p>
    <w:p w14:paraId="2A6821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Defendant supports the county court order on the grounds that it may lead to admissible evidence and provide the basis for punitive damages. Plaintiff contends that discovery on that basis is premature.</w:t>
      </w:r>
    </w:p>
    <w:p w14:paraId="77EAFB8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The court finds that the interrogatories are premature, except interrogatory 16 seeking customer names, so</w:t>
      </w:r>
    </w:p>
    <w:p w14:paraId="0CBF85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IT IS ADJUDGED that:</w:t>
      </w:r>
    </w:p>
    <w:p w14:paraId="2A798F14" w14:textId="77777777" w:rsidR="00FD3105" w:rsidRDefault="00FD3105">
      <w:pPr>
        <w:pStyle w:val="pxformfl"/>
        <w:ind w:left="500"/>
      </w:pPr>
      <w:r>
        <w:t xml:space="preserve"> </w:t>
      </w:r>
    </w:p>
    <w:p w14:paraId="1472C4B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1F0664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Certiorari is granted and the order of the County Court of </w:t>
      </w:r>
      <w:r>
        <w:rPr>
          <w:rStyle w:val="pxfinstr"/>
          <w:i/>
          <w:iCs/>
        </w:rPr>
        <w:t>[name of county]</w:t>
      </w:r>
      <w:r>
        <w:t xml:space="preserve">, Florida dated </w:t>
      </w:r>
      <w:r>
        <w:rPr>
          <w:rStyle w:val="pxfinstr"/>
          <w:i/>
          <w:iCs/>
        </w:rPr>
        <w:t>[date of order]</w:t>
      </w:r>
      <w:r>
        <w:t xml:space="preserve"> overruling plaintiff's objections to defendant's interrogatories is quashed, except for interrogatory </w:t>
      </w:r>
      <w:r>
        <w:rPr>
          <w:rStyle w:val="pxfinstr"/>
          <w:i/>
          <w:iCs/>
        </w:rPr>
        <w:t>[designation of interrogatory]</w:t>
      </w:r>
      <w:r>
        <w:t>.</w:t>
      </w:r>
    </w:p>
    <w:p w14:paraId="4E90C9E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39E4C0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is remanded to the County Court of </w:t>
      </w:r>
      <w:r>
        <w:rPr>
          <w:rStyle w:val="pxfinstr"/>
          <w:i/>
          <w:iCs/>
        </w:rPr>
        <w:t>[name of county]</w:t>
      </w:r>
      <w:r>
        <w:t>, Florida for further proceedings consistent with this judgment.</w:t>
      </w:r>
    </w:p>
    <w:p w14:paraId="0AD8843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F54DE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Petitioner </w:t>
      </w:r>
      <w:r>
        <w:rPr>
          <w:rStyle w:val="pxfinstr"/>
          <w:i/>
          <w:iCs/>
        </w:rPr>
        <w:t>[NAME OF PLAINTIFF]</w:t>
      </w:r>
      <w:r>
        <w:t xml:space="preserve">, whose address is </w:t>
      </w:r>
      <w:r>
        <w:rPr>
          <w:rStyle w:val="pxfinstr"/>
          <w:i/>
          <w:iCs/>
        </w:rPr>
        <w:t>[address of petitioner]</w:t>
      </w:r>
      <w:r>
        <w:t xml:space="preserve">, recover from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costs]</w:t>
      </w:r>
      <w:r>
        <w:t xml:space="preserve"> for costs that shall bear interest at the rate prescribed by law, for which let execution issue forthwith.</w:t>
      </w:r>
    </w:p>
    <w:p w14:paraId="65DF97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ORDERED at </w:t>
      </w:r>
      <w:r>
        <w:rPr>
          <w:rStyle w:val="pxfinstr"/>
          <w:i/>
          <w:iCs/>
        </w:rPr>
        <w:t>[name of city]</w:t>
      </w:r>
      <w:r>
        <w:t xml:space="preserve">, Florida on </w:t>
      </w:r>
      <w:r>
        <w:rPr>
          <w:rStyle w:val="pxfinstr"/>
          <w:i/>
          <w:iCs/>
        </w:rPr>
        <w:t>[date of order]</w:t>
      </w:r>
      <w:r>
        <w:t>.</w:t>
      </w:r>
    </w:p>
    <w:p w14:paraId="4DC7613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EA0B6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1C4F2C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BA3376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tbl.ident="I03L8M5"</w:instrText>
      </w:r>
      <w:r>
        <w:fldChar w:fldCharType="end"/>
      </w:r>
      <w:r>
        <w:fldChar w:fldCharType="begin"/>
      </w:r>
      <w:r>
        <w:instrText>tbl.uuid="I03C4OP"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F9051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E9BAC4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52CEE9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7CB008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9609EB6" w14:textId="77777777">
        <w:tblPrEx>
          <w:tblCellMar>
            <w:top w:w="0" w:type="dxa"/>
            <w:left w:w="0" w:type="dxa"/>
            <w:bottom w:w="0" w:type="dxa"/>
            <w:right w:w="0" w:type="dxa"/>
          </w:tblCellMar>
        </w:tblPrEx>
        <w:tc>
          <w:tcPr>
            <w:tcW w:w="4320" w:type="dxa"/>
            <w:tcBorders>
              <w:top w:val="nil"/>
              <w:left w:val="nil"/>
              <w:bottom w:val="nil"/>
              <w:right w:val="nil"/>
            </w:tcBorders>
          </w:tcPr>
          <w:p w14:paraId="51E0592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6C89D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0AC39DE" w14:textId="77777777">
        <w:tblPrEx>
          <w:tblCellMar>
            <w:top w:w="0" w:type="dxa"/>
            <w:left w:w="0" w:type="dxa"/>
            <w:bottom w:w="0" w:type="dxa"/>
            <w:right w:w="0" w:type="dxa"/>
          </w:tblCellMar>
        </w:tblPrEx>
        <w:tc>
          <w:tcPr>
            <w:tcW w:w="4320" w:type="dxa"/>
            <w:tcBorders>
              <w:top w:val="nil"/>
              <w:left w:val="nil"/>
              <w:bottom w:val="nil"/>
              <w:right w:val="nil"/>
            </w:tcBorders>
          </w:tcPr>
          <w:p w14:paraId="0AB59C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44AB26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A34E912" w14:textId="77777777" w:rsidR="00FD3105" w:rsidRDefault="00FD3105">
      <w:pPr>
        <w:pStyle w:val="pxtbody"/>
      </w:pPr>
    </w:p>
    <w:p w14:paraId="7ADE0EE8" w14:textId="77777777" w:rsidR="00FD3105" w:rsidRDefault="00FD3105"/>
    <w:p w14:paraId="33EEE367" w14:textId="77777777" w:rsidR="00FD3105" w:rsidRDefault="00FD3105">
      <w:pPr>
        <w:pStyle w:val="pxcomnt"/>
      </w:pPr>
    </w:p>
    <w:p w14:paraId="6E96A97A" w14:textId="77777777" w:rsidR="00FD3105" w:rsidRDefault="00FD3105">
      <w:pPr>
        <w:pStyle w:val="pxhac"/>
        <w:spacing w:before="180"/>
        <w:jc w:val="center"/>
      </w:pPr>
      <w:r>
        <w:rPr>
          <w:rStyle w:val="pxb"/>
          <w:b/>
          <w:bCs/>
        </w:rPr>
        <w:t>Author's Comment</w:t>
      </w:r>
    </w:p>
    <w:p w14:paraId="24F09CF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Note that most certiorari petitions to review discovery orders in the county court will now be submitted the district courts of appeal, not to the circuit court as in the example above. Jurisdiction to issue an extraordinary writ follows appeal jurisdiction, see </w:t>
      </w:r>
      <w:r>
        <w:rPr>
          <w:rStyle w:val="pxcc"/>
          <w:color w:val="FF0000"/>
          <w:sz w:val="20"/>
          <w:szCs w:val="20"/>
          <w:vertAlign w:val="superscript"/>
        </w:rPr>
        <w:t>►</w:t>
      </w:r>
      <w:r>
        <w:rPr>
          <w:rStyle w:val="pxcc"/>
        </w:rPr>
        <w:fldChar w:fldCharType="begin"/>
      </w:r>
      <w:r>
        <w:rPr>
          <w:rStyle w:val="pxcc"/>
        </w:rPr>
        <w:instrText>cc.ref.id="I05MOWH"</w:instrText>
      </w:r>
      <w:r>
        <w:rPr>
          <w:rStyle w:val="pxcc"/>
        </w:rPr>
        <w:fldChar w:fldCharType="end"/>
      </w:r>
      <w:r>
        <w:rPr>
          <w:rStyle w:val="pxcc"/>
        </w:rPr>
        <w:t>Florida Dept. of Community Affairs v. Escambia County, 582 So. 2d 1237 (Fla. 1st DCA 1991)</w:t>
      </w:r>
      <w:r>
        <w:t xml:space="preserve">; </w:t>
      </w:r>
      <w:r>
        <w:rPr>
          <w:rStyle w:val="pxcc"/>
          <w:color w:val="FF0000"/>
          <w:sz w:val="20"/>
          <w:szCs w:val="20"/>
          <w:vertAlign w:val="superscript"/>
        </w:rPr>
        <w:t>►</w:t>
      </w:r>
      <w:r>
        <w:rPr>
          <w:rStyle w:val="pxcc"/>
        </w:rPr>
        <w:fldChar w:fldCharType="begin"/>
      </w:r>
      <w:r>
        <w:rPr>
          <w:rStyle w:val="pxcc"/>
        </w:rPr>
        <w:instrText>cc.ref.id="I05MOPC"</w:instrText>
      </w:r>
      <w:r>
        <w:rPr>
          <w:rStyle w:val="pxcc"/>
        </w:rPr>
        <w:fldChar w:fldCharType="end"/>
      </w:r>
      <w:r>
        <w:rPr>
          <w:rStyle w:val="pxcc"/>
        </w:rPr>
        <w:t>Wovas v. Tousa Homes, Inc., 940 So. 2d 1166 (Fla. 2d DCA 2006)</w:t>
      </w:r>
      <w:r>
        <w:t xml:space="preserve">, and the appellate jurisdiction of the circuit court has now been restricted to a limited class of cases. See </w:t>
      </w:r>
      <w:r>
        <w:rPr>
          <w:rStyle w:val="pxst"/>
          <w:color w:val="FF0000"/>
          <w:sz w:val="20"/>
          <w:szCs w:val="20"/>
          <w:vertAlign w:val="superscript"/>
        </w:rPr>
        <w:t>►</w:t>
      </w:r>
      <w:r>
        <w:rPr>
          <w:rStyle w:val="pxst"/>
        </w:rPr>
        <w:fldChar w:fldCharType="begin"/>
      </w:r>
      <w:r>
        <w:rPr>
          <w:rStyle w:val="pxst"/>
        </w:rPr>
        <w:instrText>st.ref.id="I04ZP60"</w:instrText>
      </w:r>
      <w:r>
        <w:rPr>
          <w:rStyle w:val="pxst"/>
        </w:rPr>
        <w:fldChar w:fldCharType="end"/>
      </w:r>
      <w:r>
        <w:rPr>
          <w:rStyle w:val="pxst"/>
          <w:vanish/>
        </w:rPr>
        <w:t>&amp;s;</w:t>
      </w:r>
      <w:r>
        <w:rPr>
          <w:rStyle w:val="pxvis"/>
          <w:rFonts w:ascii="Times NewRoman" w:hAnsi="Times NewRoman"/>
          <w:b w:val="0"/>
          <w:sz w:val="24"/>
        </w:rPr>
        <w:t>§</w:t>
      </w:r>
      <w:r>
        <w:rPr>
          <w:rStyle w:val="pxst"/>
        </w:rPr>
        <w:t>26.012(1), Fla. Stat.</w:t>
      </w:r>
    </w:p>
    <w:p w14:paraId="3DC27C15" w14:textId="77777777" w:rsidR="00FD3105" w:rsidRDefault="00FD3105">
      <w:pPr>
        <w:pStyle w:val="pxs"/>
        <w:spacing w:before="180"/>
        <w:rPr>
          <w:sz w:val="27"/>
          <w:szCs w:val="27"/>
        </w:rPr>
      </w:pPr>
      <w:r>
        <w:rPr>
          <w:sz w:val="27"/>
          <w:szCs w:val="27"/>
        </w:rPr>
        <w:t>10:10. Judgment</w:t>
      </w:r>
      <w:r>
        <w:rPr>
          <w:rStyle w:val="pxsep"/>
        </w:rPr>
        <w:t xml:space="preserve">-- </w:t>
      </w:r>
      <w:r>
        <w:rPr>
          <w:sz w:val="27"/>
          <w:szCs w:val="27"/>
        </w:rPr>
        <w:t>Change of name</w:t>
      </w:r>
    </w:p>
    <w:p w14:paraId="691F0EFD" w14:textId="77777777" w:rsidR="00FD3105" w:rsidRDefault="00FD3105">
      <w:pPr>
        <w:pStyle w:val="pxov"/>
        <w:rPr>
          <w:vanish/>
        </w:rPr>
      </w:pPr>
      <w:r>
        <w:rPr>
          <w:vanish/>
        </w:rPr>
        <w:t>FMS</w:t>
      </w:r>
    </w:p>
    <w:p w14:paraId="678EE62F" w14:textId="77777777" w:rsidR="00FD3105" w:rsidRDefault="00FD3105">
      <w:pPr>
        <w:pStyle w:val="pxov"/>
        <w:rPr>
          <w:vanish/>
        </w:rPr>
      </w:pPr>
      <w:r>
        <w:rPr>
          <w:vanish/>
        </w:rPr>
        <w:t>LCV</w:t>
      </w:r>
    </w:p>
    <w:p w14:paraId="702196F3" w14:textId="77777777" w:rsidR="00FD3105" w:rsidRDefault="00FD3105">
      <w:pPr>
        <w:pStyle w:val="pxov"/>
        <w:rPr>
          <w:vanish/>
        </w:rPr>
      </w:pPr>
      <w:r>
        <w:rPr>
          <w:vanish/>
        </w:rPr>
        <w:t>LSC</w:t>
      </w:r>
    </w:p>
    <w:p w14:paraId="53A8EE79" w14:textId="77777777" w:rsidR="00FD3105" w:rsidRDefault="00FD3105">
      <w:pPr>
        <w:pStyle w:val="pxov"/>
        <w:rPr>
          <w:vanish/>
        </w:rPr>
      </w:pPr>
      <w:r>
        <w:rPr>
          <w:vanish/>
        </w:rPr>
        <w:t>LS3</w:t>
      </w:r>
    </w:p>
    <w:p w14:paraId="12D17E16" w14:textId="77777777" w:rsidR="00FD3105" w:rsidRDefault="00FD3105">
      <w:pPr>
        <w:pStyle w:val="pxov"/>
        <w:rPr>
          <w:vanish/>
        </w:rPr>
      </w:pPr>
      <w:r>
        <w:rPr>
          <w:vanish/>
        </w:rPr>
        <w:t>LS7</w:t>
      </w:r>
    </w:p>
    <w:p w14:paraId="09DEDB93" w14:textId="77777777" w:rsidR="00FD3105" w:rsidRDefault="00FD3105">
      <w:pPr>
        <w:pStyle w:val="pxov"/>
        <w:rPr>
          <w:vanish/>
        </w:rPr>
      </w:pPr>
      <w:r>
        <w:rPr>
          <w:vanish/>
        </w:rPr>
        <w:t>FCV</w:t>
      </w:r>
    </w:p>
    <w:p w14:paraId="459A581D" w14:textId="77777777" w:rsidR="00FD3105" w:rsidRDefault="00FD3105">
      <w:pPr>
        <w:pStyle w:val="pxov"/>
        <w:rPr>
          <w:vanish/>
        </w:rPr>
      </w:pPr>
      <w:r>
        <w:rPr>
          <w:vanish/>
        </w:rPr>
        <w:t>FLG</w:t>
      </w:r>
    </w:p>
    <w:p w14:paraId="4D3335D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form.fid="I7b06c1309fed11dfbf230000837214a9"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0A542C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tbl.ident="I08APH3"</w:instrText>
      </w:r>
      <w:r>
        <w:fldChar w:fldCharType="end"/>
      </w:r>
      <w:r>
        <w:fldChar w:fldCharType="begin"/>
      </w:r>
      <w:r>
        <w:instrText>tbl.uuid="I04S5X7"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EFEFB8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703FE8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2F473E8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colspec.colwidth="51*"</w:instrText>
      </w:r>
      <w:r>
        <w:fldChar w:fldCharType="end"/>
      </w:r>
    </w:p>
    <w:p w14:paraId="5B36AC9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colspec.colwidth="13*"</w:instrText>
      </w:r>
      <w:r>
        <w:fldChar w:fldCharType="end"/>
      </w:r>
    </w:p>
    <w:p w14:paraId="5B870340"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colspec.colwidth="63*"</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E88FE27" w14:textId="77777777">
        <w:tblPrEx>
          <w:tblCellMar>
            <w:top w:w="0" w:type="dxa"/>
            <w:left w:w="0" w:type="dxa"/>
            <w:bottom w:w="0" w:type="dxa"/>
            <w:right w:w="0" w:type="dxa"/>
          </w:tblCellMar>
        </w:tblPrEx>
        <w:tc>
          <w:tcPr>
            <w:tcW w:w="2880" w:type="dxa"/>
            <w:tcBorders>
              <w:top w:val="nil"/>
              <w:left w:val="nil"/>
              <w:bottom w:val="nil"/>
              <w:right w:val="nil"/>
            </w:tcBorders>
          </w:tcPr>
          <w:p w14:paraId="6594A08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Change of Name</w:t>
            </w:r>
          </w:p>
        </w:tc>
        <w:tc>
          <w:tcPr>
            <w:tcW w:w="2880" w:type="dxa"/>
            <w:tcBorders>
              <w:top w:val="nil"/>
              <w:left w:val="nil"/>
              <w:bottom w:val="nil"/>
              <w:right w:val="nil"/>
            </w:tcBorders>
          </w:tcPr>
          <w:p w14:paraId="11DEC1D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29C03A4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5594A539" w14:textId="77777777">
        <w:tblPrEx>
          <w:tblCellMar>
            <w:top w:w="0" w:type="dxa"/>
            <w:left w:w="0" w:type="dxa"/>
            <w:bottom w:w="0" w:type="dxa"/>
            <w:right w:w="0" w:type="dxa"/>
          </w:tblCellMar>
        </w:tblPrEx>
        <w:tc>
          <w:tcPr>
            <w:tcW w:w="2880" w:type="dxa"/>
            <w:tcBorders>
              <w:top w:val="nil"/>
              <w:left w:val="nil"/>
              <w:bottom w:val="nil"/>
              <w:right w:val="nil"/>
            </w:tcBorders>
          </w:tcPr>
          <w:p w14:paraId="788AECC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of</w:t>
            </w:r>
          </w:p>
        </w:tc>
        <w:tc>
          <w:tcPr>
            <w:tcW w:w="2880" w:type="dxa"/>
            <w:tcBorders>
              <w:top w:val="nil"/>
              <w:left w:val="nil"/>
              <w:bottom w:val="nil"/>
              <w:right w:val="nil"/>
            </w:tcBorders>
          </w:tcPr>
          <w:p w14:paraId="04AA09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A46B4D9" w14:textId="77777777" w:rsidR="00FD3105" w:rsidRDefault="00FD3105"/>
        </w:tc>
      </w:tr>
      <w:tr w:rsidR="00FD3105" w14:paraId="77AFD11A" w14:textId="77777777">
        <w:tblPrEx>
          <w:tblCellMar>
            <w:top w:w="0" w:type="dxa"/>
            <w:left w:w="0" w:type="dxa"/>
            <w:bottom w:w="0" w:type="dxa"/>
            <w:right w:w="0" w:type="dxa"/>
          </w:tblCellMar>
        </w:tblPrEx>
        <w:tc>
          <w:tcPr>
            <w:tcW w:w="2880" w:type="dxa"/>
            <w:tcBorders>
              <w:top w:val="nil"/>
              <w:left w:val="nil"/>
              <w:bottom w:val="nil"/>
              <w:right w:val="nil"/>
            </w:tcBorders>
          </w:tcPr>
          <w:p w14:paraId="429364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p>
        </w:tc>
        <w:tc>
          <w:tcPr>
            <w:tcW w:w="2880" w:type="dxa"/>
            <w:tcBorders>
              <w:top w:val="nil"/>
              <w:left w:val="nil"/>
              <w:bottom w:val="nil"/>
              <w:right w:val="nil"/>
            </w:tcBorders>
          </w:tcPr>
          <w:p w14:paraId="2B95D2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2DC84946" w14:textId="77777777" w:rsidR="00FD3105" w:rsidRDefault="00FD3105"/>
        </w:tc>
      </w:tr>
    </w:tbl>
    <w:p w14:paraId="2EF5C802" w14:textId="77777777" w:rsidR="00FD3105" w:rsidRDefault="00FD3105">
      <w:pPr>
        <w:pStyle w:val="pxtbody"/>
      </w:pPr>
    </w:p>
    <w:p w14:paraId="2606CE6B" w14:textId="77777777" w:rsidR="00FD3105" w:rsidRDefault="00FD3105"/>
    <w:p w14:paraId="6E29A29B" w14:textId="77777777" w:rsidR="00FD3105" w:rsidRDefault="00FD3105">
      <w:pPr>
        <w:pStyle w:val="pxformhac"/>
        <w:spacing w:before="180"/>
        <w:jc w:val="center"/>
      </w:pPr>
      <w:r>
        <w:t xml:space="preserve">FINAL JUDGMENT </w:t>
      </w:r>
    </w:p>
    <w:p w14:paraId="4E4FF5F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This action was heard on the petition of </w:t>
      </w:r>
      <w:r>
        <w:rPr>
          <w:rStyle w:val="pxfinstr"/>
          <w:i/>
          <w:iCs/>
        </w:rPr>
        <w:t>[NAME OF PETITIONER]</w:t>
      </w:r>
      <w:r>
        <w:t xml:space="preserve"> for a change of name. On the evidence presented,</w:t>
      </w:r>
    </w:p>
    <w:p w14:paraId="6C9AEC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IT IS ADJUDGED that the name of petitioner is changed from </w:t>
      </w:r>
      <w:r>
        <w:rPr>
          <w:rStyle w:val="pxfinstr"/>
          <w:i/>
          <w:iCs/>
        </w:rPr>
        <w:t>[FORMER NAME OF PETITIONER]</w:t>
      </w:r>
      <w:r>
        <w:t xml:space="preserve"> to </w:t>
      </w:r>
      <w:r>
        <w:rPr>
          <w:rStyle w:val="pxfinstr"/>
          <w:i/>
          <w:iCs/>
        </w:rPr>
        <w:t>[NEW NAME OF PETITIONER]</w:t>
      </w:r>
      <w:r>
        <w:t xml:space="preserve"> by which name petitioner shall be known hereafter.</w:t>
      </w:r>
    </w:p>
    <w:p w14:paraId="0E607B3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ORDERED at </w:t>
      </w:r>
      <w:r>
        <w:rPr>
          <w:rStyle w:val="pxfinstr"/>
          <w:i/>
          <w:iCs/>
        </w:rPr>
        <w:t>[name of town]</w:t>
      </w:r>
      <w:r>
        <w:t xml:space="preserve">, Florida on </w:t>
      </w:r>
      <w:r>
        <w:rPr>
          <w:rStyle w:val="pxfinstr"/>
          <w:i/>
          <w:iCs/>
        </w:rPr>
        <w:t>[date of order]</w:t>
      </w:r>
      <w:r>
        <w:t>.</w:t>
      </w:r>
    </w:p>
    <w:p w14:paraId="2663917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4D0940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0CC2F9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44B1D56"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tbl.uuid="I06MAZC"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0B11F6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60F280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E7FA4C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1E1596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529A098" w14:textId="77777777">
        <w:tblPrEx>
          <w:tblCellMar>
            <w:top w:w="0" w:type="dxa"/>
            <w:left w:w="0" w:type="dxa"/>
            <w:bottom w:w="0" w:type="dxa"/>
            <w:right w:w="0" w:type="dxa"/>
          </w:tblCellMar>
        </w:tblPrEx>
        <w:tc>
          <w:tcPr>
            <w:tcW w:w="4320" w:type="dxa"/>
            <w:tcBorders>
              <w:top w:val="nil"/>
              <w:left w:val="nil"/>
              <w:bottom w:val="nil"/>
              <w:right w:val="nil"/>
            </w:tcBorders>
          </w:tcPr>
          <w:p w14:paraId="0D2EDE7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Copy to:</w:t>
            </w:r>
          </w:p>
        </w:tc>
        <w:tc>
          <w:tcPr>
            <w:tcW w:w="4320" w:type="dxa"/>
            <w:tcBorders>
              <w:top w:val="nil"/>
              <w:left w:val="nil"/>
              <w:bottom w:val="nil"/>
              <w:right w:val="nil"/>
            </w:tcBorders>
          </w:tcPr>
          <w:p w14:paraId="5A1866B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 of petitioner]</w:t>
            </w:r>
          </w:p>
        </w:tc>
      </w:tr>
    </w:tbl>
    <w:p w14:paraId="5902DBCE" w14:textId="77777777" w:rsidR="00FD3105" w:rsidRDefault="00FD3105">
      <w:pPr>
        <w:pStyle w:val="pxtbody"/>
      </w:pPr>
    </w:p>
    <w:p w14:paraId="5DB75FF3" w14:textId="77777777" w:rsidR="00FD3105" w:rsidRDefault="00FD3105"/>
    <w:p w14:paraId="5EE8DF9E" w14:textId="77777777" w:rsidR="00FD3105" w:rsidRDefault="00FD3105">
      <w:pPr>
        <w:pStyle w:val="pxcomnt"/>
      </w:pPr>
    </w:p>
    <w:p w14:paraId="26D79148" w14:textId="77777777" w:rsidR="00FD3105" w:rsidRDefault="00FD3105">
      <w:pPr>
        <w:pStyle w:val="pxhac"/>
        <w:spacing w:before="180"/>
        <w:jc w:val="center"/>
      </w:pPr>
      <w:r>
        <w:rPr>
          <w:rStyle w:val="pxb"/>
          <w:b/>
          <w:bCs/>
        </w:rPr>
        <w:t>Author's Comment</w:t>
      </w:r>
    </w:p>
    <w:p w14:paraId="36ED4BA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st.ref.id="I04BRJ6"</w:instrText>
      </w:r>
      <w:r>
        <w:rPr>
          <w:rStyle w:val="pxst"/>
        </w:rPr>
        <w:fldChar w:fldCharType="end"/>
      </w:r>
      <w:r>
        <w:rPr>
          <w:rStyle w:val="pxst"/>
          <w:vanish/>
        </w:rPr>
        <w:t>&amp;s;</w:t>
      </w:r>
      <w:r>
        <w:rPr>
          <w:rStyle w:val="pxvis"/>
          <w:rFonts w:ascii="Times NewRoman" w:hAnsi="Times NewRoman"/>
          <w:b w:val="0"/>
          <w:sz w:val="24"/>
        </w:rPr>
        <w:t>§</w:t>
      </w:r>
      <w:r>
        <w:rPr>
          <w:rStyle w:val="pxst"/>
        </w:rPr>
        <w:t>68.07, Fla. Stat.</w:t>
      </w:r>
      <w:r>
        <w:t xml:space="preserve"> Florida Family Law Rules of Procedure Form 12.982(b) is a form approved by the Supreme Court for an adult and </w:t>
      </w:r>
      <w:ins w:id="52" w:author="Debra M. Salisbury" w:date="2024-02-19T21:47:00Z">
        <w:r w:rsidR="000D4F10">
          <w:rPr>
            <w:rStyle w:val="pxst"/>
            <w:color w:val="FF0000"/>
            <w:sz w:val="20"/>
            <w:szCs w:val="20"/>
            <w:vertAlign w:val="superscript"/>
          </w:rPr>
          <w:t>►</w:t>
        </w:r>
        <w:r w:rsidR="000D4F10">
          <w:t xml:space="preserve">Fla. Fam. L. R. P. </w:t>
        </w:r>
      </w:ins>
      <w:r>
        <w:t>Form</w:t>
      </w:r>
      <w:del w:id="53" w:author="Debra M. Salisbury" w:date="2024-02-19T21:47:00Z">
        <w:r w:rsidDel="000D4F10">
          <w:delText>s</w:delText>
        </w:r>
      </w:del>
      <w:r>
        <w:t xml:space="preserve"> 12.982(e) and </w:t>
      </w:r>
      <w:ins w:id="54" w:author="Debra M. Salisbury" w:date="2024-02-19T21:47:00Z">
        <w:r w:rsidR="000D4F10">
          <w:rPr>
            <w:rStyle w:val="pxst"/>
            <w:color w:val="FF0000"/>
            <w:sz w:val="20"/>
            <w:szCs w:val="20"/>
            <w:vertAlign w:val="superscript"/>
          </w:rPr>
          <w:t>►</w:t>
        </w:r>
        <w:r w:rsidR="000D4F10">
          <w:t xml:space="preserve">Form </w:t>
        </w:r>
      </w:ins>
      <w:r>
        <w:t>12.982(g) are for a minor and a family. All have findings not required by the statute. It is a special statutory proceeding so the statute governs.</w:t>
      </w:r>
    </w:p>
    <w:p w14:paraId="487D017E" w14:textId="77777777" w:rsidR="00FD3105" w:rsidRDefault="00FD3105">
      <w:pPr>
        <w:pStyle w:val="pxs"/>
        <w:spacing w:before="180"/>
        <w:rPr>
          <w:sz w:val="27"/>
          <w:szCs w:val="27"/>
        </w:rPr>
      </w:pPr>
      <w:r>
        <w:rPr>
          <w:sz w:val="27"/>
          <w:szCs w:val="27"/>
        </w:rPr>
        <w:t>10:11. Judgment</w:t>
      </w:r>
      <w:r>
        <w:rPr>
          <w:rStyle w:val="pxsep"/>
        </w:rPr>
        <w:t xml:space="preserve">-- </w:t>
      </w:r>
      <w:r>
        <w:rPr>
          <w:sz w:val="27"/>
          <w:szCs w:val="27"/>
        </w:rPr>
        <w:t>Damages, for defendant, on verdict</w:t>
      </w:r>
    </w:p>
    <w:p w14:paraId="7EAF09D9" w14:textId="77777777" w:rsidR="00FD3105" w:rsidRDefault="00FD3105">
      <w:pPr>
        <w:pStyle w:val="pxcomnt"/>
      </w:pPr>
    </w:p>
    <w:p w14:paraId="1C19CA30" w14:textId="77777777" w:rsidR="00FD3105" w:rsidRDefault="00FD3105">
      <w:pPr>
        <w:pStyle w:val="pxhac"/>
        <w:spacing w:before="180"/>
        <w:jc w:val="center"/>
      </w:pPr>
      <w:r>
        <w:rPr>
          <w:rStyle w:val="pxb"/>
          <w:b/>
          <w:bCs/>
        </w:rPr>
        <w:t>Author's Comment</w:t>
      </w:r>
    </w:p>
    <w:p w14:paraId="246E4CC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p.ct.id="3d29be30775711ee8e1ba9ecff0bf883|11|10:11"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st.ref.id="I04BRDC"</w:instrText>
      </w:r>
      <w:r>
        <w:rPr>
          <w:rStyle w:val="pxst"/>
        </w:rPr>
        <w:fldChar w:fldCharType="end"/>
      </w:r>
      <w:r>
        <w:rPr>
          <w:rStyle w:val="pxst"/>
        </w:rPr>
        <w:t>Fla. R. Civ. P. Form 1.991</w:t>
      </w:r>
      <w:r>
        <w:t xml:space="preserve">. This is the standard form of judgment for defendant after a verdict. See </w:t>
      </w:r>
      <w:r>
        <w:rPr>
          <w:rStyle w:val="pxx"/>
          <w:color w:val="FF0000"/>
          <w:sz w:val="20"/>
          <w:szCs w:val="20"/>
          <w:vertAlign w:val="superscript"/>
        </w:rPr>
        <w:t>►</w:t>
      </w:r>
      <w:r>
        <w:rPr>
          <w:rStyle w:val="pxx"/>
        </w:rPr>
        <w:fldChar w:fldCharType="begin"/>
      </w:r>
      <w:r>
        <w:rPr>
          <w:rStyle w:val="pxx"/>
        </w:rPr>
        <w:instrText>x.ref.id="I043KUI"</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for the nonjury form.</w:t>
      </w:r>
    </w:p>
    <w:p w14:paraId="36838698" w14:textId="77777777" w:rsidR="00FD3105" w:rsidRDefault="00FD3105">
      <w:pPr>
        <w:pStyle w:val="pxs"/>
        <w:spacing w:before="180"/>
        <w:rPr>
          <w:sz w:val="27"/>
          <w:szCs w:val="27"/>
        </w:rPr>
      </w:pPr>
      <w:r>
        <w:rPr>
          <w:sz w:val="27"/>
          <w:szCs w:val="27"/>
        </w:rPr>
        <w:t>10:12. Judgment</w:t>
      </w:r>
      <w:r>
        <w:rPr>
          <w:rStyle w:val="pxsep"/>
        </w:rPr>
        <w:t xml:space="preserve">-- </w:t>
      </w:r>
      <w:r>
        <w:rPr>
          <w:sz w:val="27"/>
          <w:szCs w:val="27"/>
        </w:rPr>
        <w:t>For defendant, nonjury</w:t>
      </w:r>
    </w:p>
    <w:p w14:paraId="6ECF4012" w14:textId="77777777" w:rsidR="00FD3105" w:rsidRDefault="00FD3105">
      <w:pPr>
        <w:pStyle w:val="pxcomnt"/>
      </w:pPr>
    </w:p>
    <w:p w14:paraId="1FD9DDFD" w14:textId="77777777" w:rsidR="00FD3105" w:rsidRDefault="00FD3105">
      <w:pPr>
        <w:pStyle w:val="pxhac"/>
        <w:spacing w:before="180"/>
        <w:jc w:val="center"/>
      </w:pPr>
      <w:r>
        <w:rPr>
          <w:rStyle w:val="pxb"/>
          <w:b/>
          <w:bCs/>
        </w:rPr>
        <w:t>Author's Comment</w:t>
      </w:r>
    </w:p>
    <w:p w14:paraId="0425F8A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p.ct.id="3d29be30775711ee8e1ba9ecff0bf883|12|10:12"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st.ref.id="I04BQZB"</w:instrText>
      </w:r>
      <w:r>
        <w:rPr>
          <w:rStyle w:val="pxst"/>
        </w:rPr>
        <w:fldChar w:fldCharType="end"/>
      </w:r>
      <w:r>
        <w:rPr>
          <w:rStyle w:val="pxst"/>
        </w:rPr>
        <w:t>Fla. R. Civ. P. Form 1.994</w:t>
      </w:r>
      <w:r>
        <w:t xml:space="preserve">; </w:t>
      </w:r>
      <w:r>
        <w:rPr>
          <w:rStyle w:val="pxx"/>
          <w:color w:val="FF0000"/>
          <w:sz w:val="20"/>
          <w:szCs w:val="20"/>
          <w:vertAlign w:val="superscript"/>
        </w:rPr>
        <w:t>►</w:t>
      </w:r>
      <w:r>
        <w:rPr>
          <w:rStyle w:val="pxx"/>
        </w:rPr>
        <w:fldChar w:fldCharType="begin"/>
      </w:r>
      <w:r>
        <w:rPr>
          <w:rStyle w:val="pxx"/>
        </w:rPr>
        <w:instrText>x.ref.id="I046DZB"</w:instrText>
      </w:r>
      <w:r>
        <w:rPr>
          <w:rStyle w:val="pxx"/>
        </w:rPr>
        <w:fldChar w:fldCharType="end"/>
      </w:r>
      <w:r>
        <w:rPr>
          <w:rStyle w:val="pxx"/>
          <w:vanish/>
        </w:rPr>
        <w:t>&amp;s;</w:t>
      </w:r>
      <w:r>
        <w:rPr>
          <w:rStyle w:val="pxvis"/>
          <w:rFonts w:ascii="Times NewRoman" w:hAnsi="Times NewRoman"/>
          <w:b w:val="0"/>
          <w:sz w:val="24"/>
        </w:rPr>
        <w:t>§</w:t>
      </w:r>
      <w:r>
        <w:rPr>
          <w:rStyle w:val="pxx"/>
        </w:rPr>
        <w:t>10:11</w:t>
      </w:r>
      <w:r>
        <w:t>, Comment.</w:t>
      </w:r>
    </w:p>
    <w:p w14:paraId="3FC19615" w14:textId="77777777" w:rsidR="00FD3105" w:rsidRDefault="00FD3105">
      <w:pPr>
        <w:pStyle w:val="pxs"/>
        <w:spacing w:before="180"/>
        <w:rPr>
          <w:sz w:val="27"/>
          <w:szCs w:val="27"/>
        </w:rPr>
      </w:pPr>
      <w:r>
        <w:rPr>
          <w:sz w:val="27"/>
          <w:szCs w:val="27"/>
        </w:rPr>
        <w:t>10:13. Judgment</w:t>
      </w:r>
      <w:r>
        <w:rPr>
          <w:rStyle w:val="pxsep"/>
        </w:rPr>
        <w:t xml:space="preserve">-- </w:t>
      </w:r>
      <w:r>
        <w:rPr>
          <w:sz w:val="27"/>
          <w:szCs w:val="27"/>
        </w:rPr>
        <w:t>Damages, for plaintiff, on verdict</w:t>
      </w:r>
    </w:p>
    <w:p w14:paraId="00A774EE" w14:textId="77777777" w:rsidR="00FD3105" w:rsidRDefault="00FD3105">
      <w:pPr>
        <w:pStyle w:val="pxcomnt"/>
      </w:pPr>
    </w:p>
    <w:p w14:paraId="333D8503" w14:textId="77777777" w:rsidR="00FD3105" w:rsidRDefault="00FD3105">
      <w:pPr>
        <w:pStyle w:val="pxhac"/>
        <w:spacing w:before="180"/>
        <w:jc w:val="center"/>
      </w:pPr>
      <w:r>
        <w:rPr>
          <w:rStyle w:val="pxb"/>
          <w:b/>
          <w:bCs/>
        </w:rPr>
        <w:t>Author's Comment</w:t>
      </w:r>
    </w:p>
    <w:p w14:paraId="5A24808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p.ct.id="3d29be30775711ee8e1ba9ecff0bf883|13|10:13"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st.ref.id="I04BQZ9"</w:instrText>
      </w:r>
      <w:r>
        <w:rPr>
          <w:rStyle w:val="pxst"/>
        </w:rPr>
        <w:fldChar w:fldCharType="end"/>
      </w:r>
      <w:r>
        <w:rPr>
          <w:rStyle w:val="pxst"/>
        </w:rPr>
        <w:t>Fla. R. Civ. P. Form 1.990</w:t>
      </w:r>
      <w:r>
        <w:t xml:space="preserve">. This is the standard form for a money judgment on a verdict. See </w:t>
      </w:r>
      <w:r>
        <w:rPr>
          <w:rStyle w:val="pxst"/>
          <w:color w:val="FF0000"/>
          <w:sz w:val="20"/>
          <w:szCs w:val="20"/>
          <w:vertAlign w:val="superscript"/>
        </w:rPr>
        <w:t>►</w:t>
      </w:r>
      <w:r>
        <w:rPr>
          <w:rStyle w:val="pxst"/>
        </w:rPr>
        <w:fldChar w:fldCharType="begin"/>
      </w:r>
      <w:r>
        <w:rPr>
          <w:rStyle w:val="pxst"/>
        </w:rPr>
        <w:instrText>st.ref.id="I01RO2S"</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55.10, Fla. Stat; </w:t>
      </w:r>
      <w:r>
        <w:rPr>
          <w:rStyle w:val="pxst"/>
          <w:vanish/>
        </w:rPr>
        <w:t>&amp;s;</w:t>
      </w:r>
      <w:r>
        <w:rPr>
          <w:rStyle w:val="pxvis"/>
          <w:rFonts w:ascii="Times NewRoman" w:hAnsi="Times NewRoman"/>
          <w:b w:val="0"/>
          <w:sz w:val="24"/>
        </w:rPr>
        <w:t>§</w:t>
      </w:r>
      <w:r>
        <w:rPr>
          <w:rStyle w:val="pxst"/>
        </w:rPr>
        <w:t>55.202, Fla. Stat.</w:t>
      </w:r>
      <w:r>
        <w:t xml:space="preserve">; </w:t>
      </w:r>
      <w:r>
        <w:rPr>
          <w:rStyle w:val="pxst"/>
          <w:color w:val="FF0000"/>
          <w:sz w:val="20"/>
          <w:szCs w:val="20"/>
          <w:vertAlign w:val="superscript"/>
        </w:rPr>
        <w:t>►</w:t>
      </w:r>
      <w:r>
        <w:rPr>
          <w:rStyle w:val="pxst"/>
        </w:rPr>
        <w:fldChar w:fldCharType="begin"/>
      </w:r>
      <w:r>
        <w:rPr>
          <w:rStyle w:val="pxst"/>
        </w:rPr>
        <w:instrText>st.ref.id="I032GT2"</w:instrText>
      </w:r>
      <w:r>
        <w:rPr>
          <w:rStyle w:val="pxst"/>
        </w:rPr>
        <w:fldChar w:fldCharType="end"/>
      </w:r>
      <w:r>
        <w:rPr>
          <w:rStyle w:val="pxst"/>
        </w:rPr>
        <w:t>Fla. R. Civ. P. 1.560(c), (d)</w:t>
      </w:r>
      <w:r>
        <w:t xml:space="preserve">; </w:t>
      </w:r>
      <w:r>
        <w:rPr>
          <w:rStyle w:val="pxst"/>
          <w:color w:val="FF0000"/>
          <w:sz w:val="20"/>
          <w:szCs w:val="20"/>
          <w:vertAlign w:val="superscript"/>
        </w:rPr>
        <w:t>►</w:t>
      </w:r>
      <w:r>
        <w:rPr>
          <w:rStyle w:val="pxst"/>
        </w:rPr>
        <w:fldChar w:fldCharType="begin"/>
      </w:r>
      <w:r>
        <w:rPr>
          <w:rStyle w:val="pxst"/>
        </w:rPr>
        <w:instrText>st.ref.id="I032GU8"</w:instrText>
      </w:r>
      <w:r>
        <w:rPr>
          <w:rStyle w:val="pxst"/>
        </w:rPr>
        <w:fldChar w:fldCharType="end"/>
      </w:r>
      <w:r>
        <w:rPr>
          <w:rStyle w:val="pxst"/>
        </w:rPr>
        <w:t>Fla. Sm. Cl. R. 7.221</w:t>
      </w:r>
      <w:r>
        <w:t>.</w:t>
      </w:r>
    </w:p>
    <w:p w14:paraId="4564C354" w14:textId="77777777" w:rsidR="00FD3105" w:rsidRDefault="00FD3105">
      <w:pPr>
        <w:pStyle w:val="pxs"/>
        <w:spacing w:before="180"/>
        <w:rPr>
          <w:sz w:val="27"/>
          <w:szCs w:val="27"/>
        </w:rPr>
      </w:pPr>
      <w:r>
        <w:rPr>
          <w:sz w:val="27"/>
          <w:szCs w:val="27"/>
        </w:rPr>
        <w:t>10:14. Judgment</w:t>
      </w:r>
      <w:r>
        <w:rPr>
          <w:rStyle w:val="pxsep"/>
        </w:rPr>
        <w:t xml:space="preserve">-- </w:t>
      </w:r>
      <w:r>
        <w:rPr>
          <w:sz w:val="27"/>
          <w:szCs w:val="27"/>
        </w:rPr>
        <w:t>Declaratory, construction default</w:t>
      </w:r>
    </w:p>
    <w:p w14:paraId="45A659B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form.samp="y"</w:instrText>
      </w:r>
      <w:r>
        <w:rPr>
          <w:sz w:val="24"/>
          <w:szCs w:val="24"/>
        </w:rPr>
        <w:fldChar w:fldCharType="end"/>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form.fid="I6cb1c7609fed11dfbf230000837214a9"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9CC800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tbl.ident="I02JH6J"</w:instrText>
      </w:r>
      <w:r>
        <w:fldChar w:fldCharType="end"/>
      </w:r>
      <w:r>
        <w:fldChar w:fldCharType="begin"/>
      </w:r>
      <w:r>
        <w:instrText>tbl.uuid="I02TE47"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559198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6357A0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984A6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96AE05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42CD5F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7199B0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9C5C44A" w14:textId="77777777">
        <w:tblPrEx>
          <w:tblCellMar>
            <w:top w:w="0" w:type="dxa"/>
            <w:left w:w="0" w:type="dxa"/>
            <w:bottom w:w="0" w:type="dxa"/>
            <w:right w:w="0" w:type="dxa"/>
          </w:tblCellMar>
        </w:tblPrEx>
        <w:tc>
          <w:tcPr>
            <w:tcW w:w="2160" w:type="dxa"/>
            <w:tcBorders>
              <w:top w:val="nil"/>
              <w:left w:val="nil"/>
              <w:bottom w:val="nil"/>
              <w:right w:val="nil"/>
            </w:tcBorders>
          </w:tcPr>
          <w:p w14:paraId="2C5D593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433C48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107686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43E0154" w14:textId="77777777" w:rsidR="00FD3105" w:rsidRDefault="00FD3105"/>
        </w:tc>
      </w:tr>
      <w:tr w:rsidR="00FD3105" w14:paraId="62CE4692" w14:textId="77777777">
        <w:tblPrEx>
          <w:tblCellMar>
            <w:top w:w="0" w:type="dxa"/>
            <w:left w:w="0" w:type="dxa"/>
            <w:bottom w:w="0" w:type="dxa"/>
            <w:right w:w="0" w:type="dxa"/>
          </w:tblCellMar>
        </w:tblPrEx>
        <w:tc>
          <w:tcPr>
            <w:tcW w:w="2160" w:type="dxa"/>
            <w:tcBorders>
              <w:top w:val="nil"/>
              <w:left w:val="nil"/>
              <w:bottom w:val="nil"/>
              <w:right w:val="nil"/>
            </w:tcBorders>
          </w:tcPr>
          <w:p w14:paraId="43081D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5BEB8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6686DD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4AC758" w14:textId="77777777" w:rsidR="00FD3105" w:rsidRDefault="00FD3105"/>
        </w:tc>
      </w:tr>
      <w:tr w:rsidR="00FD3105" w14:paraId="5474D46B" w14:textId="77777777">
        <w:tblPrEx>
          <w:tblCellMar>
            <w:top w:w="0" w:type="dxa"/>
            <w:left w:w="0" w:type="dxa"/>
            <w:bottom w:w="0" w:type="dxa"/>
            <w:right w:w="0" w:type="dxa"/>
          </w:tblCellMar>
        </w:tblPrEx>
        <w:tc>
          <w:tcPr>
            <w:tcW w:w="2160" w:type="dxa"/>
            <w:tcBorders>
              <w:top w:val="nil"/>
              <w:left w:val="nil"/>
              <w:bottom w:val="nil"/>
              <w:right w:val="nil"/>
            </w:tcBorders>
          </w:tcPr>
          <w:p w14:paraId="1E76337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7A05F2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E70151F" w14:textId="77777777" w:rsidR="00FD3105" w:rsidRDefault="00FD3105"/>
        </w:tc>
        <w:tc>
          <w:tcPr>
            <w:tcW w:w="2160" w:type="dxa"/>
            <w:tcBorders>
              <w:top w:val="nil"/>
              <w:left w:val="nil"/>
              <w:bottom w:val="nil"/>
              <w:right w:val="nil"/>
            </w:tcBorders>
          </w:tcPr>
          <w:p w14:paraId="4CE6FC96" w14:textId="77777777" w:rsidR="00FD3105" w:rsidRDefault="00FD3105"/>
        </w:tc>
      </w:tr>
      <w:tr w:rsidR="00FD3105" w14:paraId="79936170" w14:textId="77777777">
        <w:tblPrEx>
          <w:tblCellMar>
            <w:top w:w="0" w:type="dxa"/>
            <w:left w:w="0" w:type="dxa"/>
            <w:bottom w:w="0" w:type="dxa"/>
            <w:right w:w="0" w:type="dxa"/>
          </w:tblCellMar>
        </w:tblPrEx>
        <w:tc>
          <w:tcPr>
            <w:tcW w:w="2160" w:type="dxa"/>
            <w:tcBorders>
              <w:top w:val="nil"/>
              <w:left w:val="nil"/>
              <w:bottom w:val="nil"/>
              <w:right w:val="nil"/>
            </w:tcBorders>
          </w:tcPr>
          <w:p w14:paraId="2105E3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9E6AB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613506" w14:textId="77777777" w:rsidR="00FD3105" w:rsidRDefault="00FD3105"/>
        </w:tc>
        <w:tc>
          <w:tcPr>
            <w:tcW w:w="2160" w:type="dxa"/>
            <w:tcBorders>
              <w:top w:val="nil"/>
              <w:left w:val="nil"/>
              <w:bottom w:val="nil"/>
              <w:right w:val="nil"/>
            </w:tcBorders>
          </w:tcPr>
          <w:p w14:paraId="293BE380" w14:textId="77777777" w:rsidR="00FD3105" w:rsidRDefault="00FD3105"/>
        </w:tc>
      </w:tr>
      <w:tr w:rsidR="00FD3105" w14:paraId="0C78C516" w14:textId="77777777">
        <w:tblPrEx>
          <w:tblCellMar>
            <w:top w:w="0" w:type="dxa"/>
            <w:left w:w="0" w:type="dxa"/>
            <w:bottom w:w="0" w:type="dxa"/>
            <w:right w:w="0" w:type="dxa"/>
          </w:tblCellMar>
        </w:tblPrEx>
        <w:tc>
          <w:tcPr>
            <w:tcW w:w="2160" w:type="dxa"/>
            <w:tcBorders>
              <w:top w:val="nil"/>
              <w:left w:val="nil"/>
              <w:bottom w:val="nil"/>
              <w:right w:val="nil"/>
            </w:tcBorders>
          </w:tcPr>
          <w:p w14:paraId="260E11E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4D0B8E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6518F4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F20364" w14:textId="77777777" w:rsidR="00FD3105" w:rsidRDefault="00FD3105"/>
        </w:tc>
      </w:tr>
    </w:tbl>
    <w:p w14:paraId="102D817C" w14:textId="77777777" w:rsidR="00FD3105" w:rsidRDefault="00FD3105">
      <w:pPr>
        <w:pStyle w:val="pxtbody"/>
      </w:pPr>
    </w:p>
    <w:p w14:paraId="3CCD3722" w14:textId="77777777" w:rsidR="00FD3105" w:rsidRDefault="00FD3105"/>
    <w:p w14:paraId="27C8D8F6" w14:textId="77777777" w:rsidR="00FD3105" w:rsidRDefault="00FD3105">
      <w:pPr>
        <w:pStyle w:val="pxformhac"/>
        <w:spacing w:before="180"/>
        <w:jc w:val="center"/>
      </w:pPr>
      <w:r>
        <w:t xml:space="preserve">FINAL JUDGMENT </w:t>
      </w:r>
    </w:p>
    <w:p w14:paraId="5F38256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This action was tried before the court. On the evidence presented</w:t>
      </w:r>
    </w:p>
    <w:p w14:paraId="07FF46D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IT IS ADJUDGED that:</w:t>
      </w:r>
    </w:p>
    <w:p w14:paraId="674E8ECF" w14:textId="77777777" w:rsidR="00FD3105" w:rsidRDefault="00FD3105">
      <w:pPr>
        <w:pStyle w:val="pxformfl"/>
        <w:ind w:left="500"/>
      </w:pPr>
      <w:r>
        <w:t xml:space="preserve"> </w:t>
      </w:r>
    </w:p>
    <w:p w14:paraId="4BC9851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D02F6A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did not construct the apartment building as specified by the drawings and specifications in the following particulars:</w:t>
      </w:r>
    </w:p>
    <w:p w14:paraId="45BC5854" w14:textId="77777777" w:rsidR="00FD3105" w:rsidRDefault="00FD3105">
      <w:pPr>
        <w:pStyle w:val="pxformfl"/>
        <w:ind w:left="500"/>
      </w:pPr>
      <w:r>
        <w:t xml:space="preserve"> </w:t>
      </w:r>
    </w:p>
    <w:p w14:paraId="6595602F"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2E97EAD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concrete in the grade beams and columns was not of the strength specified, testing at less than half the required strength;</w:t>
      </w:r>
    </w:p>
    <w:p w14:paraId="1518953E"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B22374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interior drywall was exposed to the elements before installation with resulting deterioration so that it buckled and would not take wallpaper;</w:t>
      </w:r>
    </w:p>
    <w:p w14:paraId="1AAF6AC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569FE89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Aluminum electrical wiring was installed instead of copper.</w:t>
      </w:r>
    </w:p>
    <w:p w14:paraId="4FAB180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1C6050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completion of the building was delayed by 187 days. The contractor is responsible for 92 days of delay. The remaining delay was caused by the failure of the architect to prepare the drawings and specification in accordance with the Standard Building Code and to promptly process change orders.</w:t>
      </w:r>
    </w:p>
    <w:p w14:paraId="54BBF61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9DCF00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Plaintiff did not pay defendant at the times required by the contract documents. The delays in timely payments caused damages to defendant of $67,258.19 in lost discounts, interest on delayed payments and disruption of defendant's operations on the project.</w:t>
      </w:r>
    </w:p>
    <w:p w14:paraId="3BF1194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B649A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Defendant's delay in completion, disregarding the delays caused by the architect, caused plaintiff to lose $30,000 in rent.</w:t>
      </w:r>
    </w:p>
    <w:p w14:paraId="4D7D9B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66C573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Change orders directed by plaintiff that have not been paid to defendant have a value of $110,516.</w:t>
      </w:r>
    </w:p>
    <w:p w14:paraId="3FE9D21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82DD7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apartment building was not substantially completed because of the defects listed in paragraph 1. Nevertheless, plaintiff elected to accept the building and sought an equitable reduction in the contract price. Plaintiff is entitled to a reduction of $180,500 for the defects.</w:t>
      </w:r>
    </w:p>
    <w:p w14:paraId="61A11DD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7D0299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Defendant's surety is jointly and severally liable with defendant to plaintiff under the performance bond for the failure to perform the contract. The surety is not liable under the payment bond for reimbursement to plaintiff for amounts paid to discharge construction liens because the bond contains a condition precedent that plaintiff pay progress payments in accordance with the contract documents. Plaintiff did not do so as adjudged in paragraph 3.</w:t>
      </w:r>
    </w:p>
    <w:p w14:paraId="67C58A2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205299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and the surety are liable to plaintiff for $32,725.81.</w:t>
      </w:r>
    </w:p>
    <w:p w14:paraId="1BCCCE0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1B082C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Jurisdiction is reserved to award supplemental relief and attorney fees and to tax costs.</w:t>
      </w:r>
    </w:p>
    <w:p w14:paraId="23A6855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ORDERED at </w:t>
      </w:r>
      <w:r>
        <w:rPr>
          <w:rStyle w:val="pxfinstr"/>
          <w:i/>
          <w:iCs/>
        </w:rPr>
        <w:t>[name of city]</w:t>
      </w:r>
      <w:r>
        <w:t xml:space="preserve">, Florida on </w:t>
      </w:r>
      <w:r>
        <w:rPr>
          <w:rStyle w:val="pxfinstr"/>
          <w:i/>
          <w:iCs/>
        </w:rPr>
        <w:t>[date of order]</w:t>
      </w:r>
      <w:r>
        <w:t>.</w:t>
      </w:r>
    </w:p>
    <w:p w14:paraId="4655758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78A949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A73F2F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D3D0D2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tbl.ident="I08APGZ"</w:instrText>
      </w:r>
      <w:r>
        <w:fldChar w:fldCharType="end"/>
      </w:r>
      <w:r>
        <w:fldChar w:fldCharType="begin"/>
      </w:r>
      <w:r>
        <w:instrText>tbl.uuid="I03EPD4"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A2F659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584CE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18C3DD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C2C88B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0652019" w14:textId="77777777">
        <w:tblPrEx>
          <w:tblCellMar>
            <w:top w:w="0" w:type="dxa"/>
            <w:left w:w="0" w:type="dxa"/>
            <w:bottom w:w="0" w:type="dxa"/>
            <w:right w:w="0" w:type="dxa"/>
          </w:tblCellMar>
        </w:tblPrEx>
        <w:tc>
          <w:tcPr>
            <w:tcW w:w="4320" w:type="dxa"/>
            <w:tcBorders>
              <w:top w:val="nil"/>
              <w:left w:val="nil"/>
              <w:bottom w:val="nil"/>
              <w:right w:val="nil"/>
            </w:tcBorders>
          </w:tcPr>
          <w:p w14:paraId="7384BB4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61074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09F6937" w14:textId="77777777">
        <w:tblPrEx>
          <w:tblCellMar>
            <w:top w:w="0" w:type="dxa"/>
            <w:left w:w="0" w:type="dxa"/>
            <w:bottom w:w="0" w:type="dxa"/>
            <w:right w:w="0" w:type="dxa"/>
          </w:tblCellMar>
        </w:tblPrEx>
        <w:tc>
          <w:tcPr>
            <w:tcW w:w="4320" w:type="dxa"/>
            <w:tcBorders>
              <w:top w:val="nil"/>
              <w:left w:val="nil"/>
              <w:bottom w:val="nil"/>
              <w:right w:val="nil"/>
            </w:tcBorders>
          </w:tcPr>
          <w:p w14:paraId="428D212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B3E506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E944F1A" w14:textId="77777777" w:rsidR="00FD3105" w:rsidRDefault="00FD3105">
      <w:pPr>
        <w:pStyle w:val="pxtbody"/>
      </w:pPr>
    </w:p>
    <w:p w14:paraId="7AAB7667" w14:textId="77777777" w:rsidR="00FD3105" w:rsidRDefault="00FD3105"/>
    <w:p w14:paraId="1EEA4515" w14:textId="77777777" w:rsidR="00FD3105" w:rsidRDefault="00FD3105">
      <w:pPr>
        <w:pStyle w:val="pxcomnt"/>
      </w:pPr>
    </w:p>
    <w:p w14:paraId="1C68ED41" w14:textId="77777777" w:rsidR="00FD3105" w:rsidRDefault="00FD3105">
      <w:pPr>
        <w:pStyle w:val="pxhac"/>
        <w:spacing w:before="180"/>
        <w:jc w:val="center"/>
      </w:pPr>
      <w:r>
        <w:rPr>
          <w:rStyle w:val="pxb"/>
          <w:b/>
          <w:bCs/>
        </w:rPr>
        <w:t>Author's Comment</w:t>
      </w:r>
    </w:p>
    <w:p w14:paraId="00629A0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A judgment for declaratory relief must give the requested declaration. See </w:t>
      </w:r>
      <w:r>
        <w:rPr>
          <w:rStyle w:val="pxcc"/>
          <w:color w:val="FF0000"/>
          <w:sz w:val="20"/>
          <w:szCs w:val="20"/>
          <w:vertAlign w:val="superscript"/>
        </w:rPr>
        <w:t>►</w:t>
      </w:r>
      <w:r>
        <w:rPr>
          <w:rStyle w:val="pxcc"/>
        </w:rPr>
        <w:fldChar w:fldCharType="begin"/>
      </w:r>
      <w:r>
        <w:rPr>
          <w:rStyle w:val="pxcc"/>
        </w:rPr>
        <w:instrText>cc.ref.id="I04829L"</w:instrText>
      </w:r>
      <w:r>
        <w:rPr>
          <w:rStyle w:val="pxcc"/>
        </w:rPr>
        <w:fldChar w:fldCharType="end"/>
      </w:r>
      <w:r>
        <w:rPr>
          <w:rStyle w:val="pxcc"/>
        </w:rPr>
        <w:t>Ennis v. Warm Mineral Springs, Inc., 203 So. 2d 514 (Fla. 2d DCA 1967)</w:t>
      </w:r>
      <w:r>
        <w:t xml:space="preserve">; </w:t>
      </w:r>
      <w:r>
        <w:rPr>
          <w:rStyle w:val="pxcc"/>
          <w:color w:val="FF0000"/>
          <w:sz w:val="20"/>
          <w:szCs w:val="20"/>
          <w:vertAlign w:val="superscript"/>
        </w:rPr>
        <w:t>►</w:t>
      </w:r>
      <w:r>
        <w:rPr>
          <w:rStyle w:val="pxcc"/>
        </w:rPr>
        <w:fldChar w:fldCharType="begin"/>
      </w:r>
      <w:r>
        <w:rPr>
          <w:rStyle w:val="pxcc"/>
        </w:rPr>
        <w:instrText>cc.ref.id="I04594P"</w:instrText>
      </w:r>
      <w:r>
        <w:rPr>
          <w:rStyle w:val="pxcc"/>
        </w:rPr>
        <w:fldChar w:fldCharType="end"/>
      </w:r>
      <w:r>
        <w:rPr>
          <w:rStyle w:val="pxcc"/>
        </w:rPr>
        <w:t>Hildebrandt v. Department of Natural Resources, Division of Interior Resources, 313 So. 2d 73 (Fla. 3d DCA 1975)</w:t>
      </w:r>
      <w:r>
        <w:t>. This applies even when the declaration is against the plaintiff. Paragraph 8 of the form is an adjudication of liability. It is not a judgment for money. This form assumes the pleadings did not contain a predicate for the money judgment. The money judgment can be obtained by a motion for supplemental relief.</w:t>
      </w:r>
    </w:p>
    <w:p w14:paraId="61BCAA7B" w14:textId="77777777" w:rsidR="00FD3105" w:rsidRDefault="00FD3105">
      <w:pPr>
        <w:pStyle w:val="pxs"/>
        <w:spacing w:before="180"/>
        <w:rPr>
          <w:sz w:val="27"/>
          <w:szCs w:val="27"/>
        </w:rPr>
      </w:pPr>
      <w:r>
        <w:rPr>
          <w:sz w:val="27"/>
          <w:szCs w:val="27"/>
        </w:rPr>
        <w:t>10:15. Judgment</w:t>
      </w:r>
      <w:r>
        <w:rPr>
          <w:rStyle w:val="pxsep"/>
        </w:rPr>
        <w:t xml:space="preserve">-- </w:t>
      </w:r>
      <w:r>
        <w:rPr>
          <w:sz w:val="27"/>
          <w:szCs w:val="27"/>
        </w:rPr>
        <w:t>Default, damages, including prejudgment interest and attorney fees</w:t>
      </w:r>
    </w:p>
    <w:p w14:paraId="1DE50EA6" w14:textId="77777777" w:rsidR="00FD3105" w:rsidRDefault="00FD3105">
      <w:pPr>
        <w:pStyle w:val="pxov"/>
        <w:rPr>
          <w:vanish/>
        </w:rPr>
      </w:pPr>
      <w:r>
        <w:rPr>
          <w:vanish/>
        </w:rPr>
        <w:t>FMS</w:t>
      </w:r>
    </w:p>
    <w:p w14:paraId="776FAF9F" w14:textId="77777777" w:rsidR="00FD3105" w:rsidRDefault="00FD3105">
      <w:pPr>
        <w:pStyle w:val="pxov"/>
        <w:rPr>
          <w:vanish/>
        </w:rPr>
      </w:pPr>
      <w:r>
        <w:rPr>
          <w:vanish/>
        </w:rPr>
        <w:t>EPR</w:t>
      </w:r>
    </w:p>
    <w:p w14:paraId="12B1653E" w14:textId="77777777" w:rsidR="00FD3105" w:rsidRDefault="00FD3105">
      <w:pPr>
        <w:pStyle w:val="pxov"/>
        <w:rPr>
          <w:vanish/>
        </w:rPr>
      </w:pPr>
      <w:r>
        <w:rPr>
          <w:vanish/>
        </w:rPr>
        <w:t>EAF</w:t>
      </w:r>
    </w:p>
    <w:p w14:paraId="3A85C661" w14:textId="77777777" w:rsidR="00FD3105" w:rsidRDefault="00FD3105">
      <w:pPr>
        <w:pStyle w:val="pxov"/>
        <w:rPr>
          <w:vanish/>
        </w:rPr>
      </w:pPr>
      <w:r>
        <w:rPr>
          <w:vanish/>
        </w:rPr>
        <w:t>LCV</w:t>
      </w:r>
    </w:p>
    <w:p w14:paraId="39183C53" w14:textId="77777777" w:rsidR="00FD3105" w:rsidRDefault="00FD3105">
      <w:pPr>
        <w:pStyle w:val="pxov"/>
        <w:rPr>
          <w:vanish/>
        </w:rPr>
      </w:pPr>
      <w:r>
        <w:rPr>
          <w:vanish/>
        </w:rPr>
        <w:t>LSC</w:t>
      </w:r>
    </w:p>
    <w:p w14:paraId="71CF01C2" w14:textId="77777777" w:rsidR="00FD3105" w:rsidRDefault="00FD3105">
      <w:pPr>
        <w:pStyle w:val="pxov"/>
        <w:rPr>
          <w:vanish/>
        </w:rPr>
      </w:pPr>
      <w:r>
        <w:rPr>
          <w:vanish/>
        </w:rPr>
        <w:t>LS7</w:t>
      </w:r>
    </w:p>
    <w:p w14:paraId="2D8365DD" w14:textId="77777777" w:rsidR="00FD3105" w:rsidRDefault="00FD3105">
      <w:pPr>
        <w:pStyle w:val="pxov"/>
        <w:rPr>
          <w:vanish/>
        </w:rPr>
      </w:pPr>
      <w:r>
        <w:rPr>
          <w:vanish/>
        </w:rPr>
        <w:t>FCV</w:t>
      </w:r>
    </w:p>
    <w:p w14:paraId="24E7A8D4" w14:textId="77777777" w:rsidR="00FD3105" w:rsidRDefault="00FD3105">
      <w:pPr>
        <w:pStyle w:val="pxov"/>
        <w:rPr>
          <w:vanish/>
        </w:rPr>
      </w:pPr>
      <w:r>
        <w:rPr>
          <w:vanish/>
        </w:rPr>
        <w:t>FLG</w:t>
      </w:r>
    </w:p>
    <w:p w14:paraId="664482D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form.fid="I6cb3ea409fed11dfbf230000837214a9"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D5B4F6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tbl.ident="I03E2GD"</w:instrText>
      </w:r>
      <w:r>
        <w:fldChar w:fldCharType="end"/>
      </w:r>
      <w:r>
        <w:fldChar w:fldCharType="begin"/>
      </w:r>
      <w:r>
        <w:instrText>tbl.uuid="I049OLQ"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303486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FFDE45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A2DFC0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1298BC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1E3395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51B8A5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E851607" w14:textId="77777777">
        <w:tblPrEx>
          <w:tblCellMar>
            <w:top w:w="0" w:type="dxa"/>
            <w:left w:w="0" w:type="dxa"/>
            <w:bottom w:w="0" w:type="dxa"/>
            <w:right w:w="0" w:type="dxa"/>
          </w:tblCellMar>
        </w:tblPrEx>
        <w:tc>
          <w:tcPr>
            <w:tcW w:w="2160" w:type="dxa"/>
            <w:tcBorders>
              <w:top w:val="nil"/>
              <w:left w:val="nil"/>
              <w:bottom w:val="nil"/>
              <w:right w:val="nil"/>
            </w:tcBorders>
          </w:tcPr>
          <w:p w14:paraId="6C97B76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363A4F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0BB5F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565844" w14:textId="77777777" w:rsidR="00FD3105" w:rsidRDefault="00FD3105"/>
        </w:tc>
      </w:tr>
      <w:tr w:rsidR="00FD3105" w14:paraId="09B35771" w14:textId="77777777">
        <w:tblPrEx>
          <w:tblCellMar>
            <w:top w:w="0" w:type="dxa"/>
            <w:left w:w="0" w:type="dxa"/>
            <w:bottom w:w="0" w:type="dxa"/>
            <w:right w:w="0" w:type="dxa"/>
          </w:tblCellMar>
        </w:tblPrEx>
        <w:tc>
          <w:tcPr>
            <w:tcW w:w="2160" w:type="dxa"/>
            <w:tcBorders>
              <w:top w:val="nil"/>
              <w:left w:val="nil"/>
              <w:bottom w:val="nil"/>
              <w:right w:val="nil"/>
            </w:tcBorders>
          </w:tcPr>
          <w:p w14:paraId="22AABE8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B5CB69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ED5550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2C0B1E" w14:textId="77777777" w:rsidR="00FD3105" w:rsidRDefault="00FD3105"/>
        </w:tc>
      </w:tr>
      <w:tr w:rsidR="00FD3105" w14:paraId="0AAFEF5B" w14:textId="77777777">
        <w:tblPrEx>
          <w:tblCellMar>
            <w:top w:w="0" w:type="dxa"/>
            <w:left w:w="0" w:type="dxa"/>
            <w:bottom w:w="0" w:type="dxa"/>
            <w:right w:w="0" w:type="dxa"/>
          </w:tblCellMar>
        </w:tblPrEx>
        <w:tc>
          <w:tcPr>
            <w:tcW w:w="2160" w:type="dxa"/>
            <w:tcBorders>
              <w:top w:val="nil"/>
              <w:left w:val="nil"/>
              <w:bottom w:val="nil"/>
              <w:right w:val="nil"/>
            </w:tcBorders>
          </w:tcPr>
          <w:p w14:paraId="402E3F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95451B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2CF597B" w14:textId="77777777" w:rsidR="00FD3105" w:rsidRDefault="00FD3105"/>
        </w:tc>
        <w:tc>
          <w:tcPr>
            <w:tcW w:w="2160" w:type="dxa"/>
            <w:tcBorders>
              <w:top w:val="nil"/>
              <w:left w:val="nil"/>
              <w:bottom w:val="nil"/>
              <w:right w:val="nil"/>
            </w:tcBorders>
          </w:tcPr>
          <w:p w14:paraId="27A89D86" w14:textId="77777777" w:rsidR="00FD3105" w:rsidRDefault="00FD3105"/>
        </w:tc>
      </w:tr>
      <w:tr w:rsidR="00FD3105" w14:paraId="29E82A34" w14:textId="77777777">
        <w:tblPrEx>
          <w:tblCellMar>
            <w:top w:w="0" w:type="dxa"/>
            <w:left w:w="0" w:type="dxa"/>
            <w:bottom w:w="0" w:type="dxa"/>
            <w:right w:w="0" w:type="dxa"/>
          </w:tblCellMar>
        </w:tblPrEx>
        <w:tc>
          <w:tcPr>
            <w:tcW w:w="2160" w:type="dxa"/>
            <w:tcBorders>
              <w:top w:val="nil"/>
              <w:left w:val="nil"/>
              <w:bottom w:val="nil"/>
              <w:right w:val="nil"/>
            </w:tcBorders>
          </w:tcPr>
          <w:p w14:paraId="1A7E291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4FAFF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C1DD318" w14:textId="77777777" w:rsidR="00FD3105" w:rsidRDefault="00FD3105"/>
        </w:tc>
        <w:tc>
          <w:tcPr>
            <w:tcW w:w="2160" w:type="dxa"/>
            <w:tcBorders>
              <w:top w:val="nil"/>
              <w:left w:val="nil"/>
              <w:bottom w:val="nil"/>
              <w:right w:val="nil"/>
            </w:tcBorders>
          </w:tcPr>
          <w:p w14:paraId="7F383221" w14:textId="77777777" w:rsidR="00FD3105" w:rsidRDefault="00FD3105"/>
        </w:tc>
      </w:tr>
      <w:tr w:rsidR="00FD3105" w14:paraId="2834989D" w14:textId="77777777">
        <w:tblPrEx>
          <w:tblCellMar>
            <w:top w:w="0" w:type="dxa"/>
            <w:left w:w="0" w:type="dxa"/>
            <w:bottom w:w="0" w:type="dxa"/>
            <w:right w:w="0" w:type="dxa"/>
          </w:tblCellMar>
        </w:tblPrEx>
        <w:tc>
          <w:tcPr>
            <w:tcW w:w="2160" w:type="dxa"/>
            <w:tcBorders>
              <w:top w:val="nil"/>
              <w:left w:val="nil"/>
              <w:bottom w:val="nil"/>
              <w:right w:val="nil"/>
            </w:tcBorders>
          </w:tcPr>
          <w:p w14:paraId="4AA7DD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4E6F5A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B6A7A4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E0FC1C" w14:textId="77777777" w:rsidR="00FD3105" w:rsidRDefault="00FD3105"/>
        </w:tc>
      </w:tr>
    </w:tbl>
    <w:p w14:paraId="04CF7BBB" w14:textId="77777777" w:rsidR="00FD3105" w:rsidRDefault="00FD3105">
      <w:pPr>
        <w:pStyle w:val="pxtbody"/>
      </w:pPr>
    </w:p>
    <w:p w14:paraId="26CA6D5B" w14:textId="77777777" w:rsidR="00FD3105" w:rsidRDefault="00FD3105"/>
    <w:p w14:paraId="3ED20D48" w14:textId="77777777" w:rsidR="00FD3105" w:rsidRDefault="00FD3105">
      <w:pPr>
        <w:pStyle w:val="pxformhac"/>
        <w:spacing w:before="180"/>
        <w:jc w:val="center"/>
      </w:pPr>
      <w:r>
        <w:t xml:space="preserve">FINAL JUDGMENT </w:t>
      </w:r>
    </w:p>
    <w:p w14:paraId="1B54591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This action was heard after entry of default against defendant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 of attorney's fees]</w:t>
      </w:r>
      <w:r>
        <w:t xml:space="preserve"> is a reasonable hourly rate for the services</w:t>
      </w:r>
      <w:ins w:id="55" w:author="Debra M. Salisbury" w:date="2024-02-19T22:10:00Z">
        <w:r w:rsidR="00F747DF">
          <w:t xml:space="preserve"> and the services rendered were reasonable under the facts of this case</w:t>
        </w:r>
      </w:ins>
      <w:r>
        <w:t xml:space="preserve"> so</w:t>
      </w:r>
    </w:p>
    <w:p w14:paraId="0DEAFB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on principal,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in the sum of $</w:t>
      </w:r>
      <w:r>
        <w:rPr>
          <w:rStyle w:val="pxfinstr"/>
          <w:i/>
          <w:iCs/>
        </w:rPr>
        <w:t>[dollar amount of costs]</w:t>
      </w:r>
      <w:r>
        <w:t>, making a total of $</w:t>
      </w:r>
      <w:r>
        <w:rPr>
          <w:rStyle w:val="pxfinstr"/>
          <w:i/>
          <w:iCs/>
        </w:rPr>
        <w:t>[dollar amount of judgment]</w:t>
      </w:r>
      <w:r>
        <w:t>, that shall bear interest at the rate prescribed by law, for which let execution issue forthwith.</w:t>
      </w:r>
    </w:p>
    <w:p w14:paraId="0AAD51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ORDERED at </w:t>
      </w:r>
      <w:r>
        <w:rPr>
          <w:rStyle w:val="pxfinstr"/>
          <w:i/>
          <w:iCs/>
        </w:rPr>
        <w:t>[name of city]</w:t>
      </w:r>
      <w:r>
        <w:t xml:space="preserve">, Florida on </w:t>
      </w:r>
      <w:r>
        <w:rPr>
          <w:rStyle w:val="pxfinstr"/>
          <w:i/>
          <w:iCs/>
        </w:rPr>
        <w:t>[date of order]</w:t>
      </w:r>
      <w:r>
        <w:t>.</w:t>
      </w:r>
    </w:p>
    <w:p w14:paraId="3626FA0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05314B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E4DB9F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6E3451D"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tbl.uuid="I03G3AX"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7DF5F5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F58BB5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A169C7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07D681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D7A963B" w14:textId="77777777">
        <w:tblPrEx>
          <w:tblCellMar>
            <w:top w:w="0" w:type="dxa"/>
            <w:left w:w="0" w:type="dxa"/>
            <w:bottom w:w="0" w:type="dxa"/>
            <w:right w:w="0" w:type="dxa"/>
          </w:tblCellMar>
        </w:tblPrEx>
        <w:tc>
          <w:tcPr>
            <w:tcW w:w="4320" w:type="dxa"/>
            <w:tcBorders>
              <w:top w:val="nil"/>
              <w:left w:val="nil"/>
              <w:bottom w:val="nil"/>
              <w:right w:val="nil"/>
            </w:tcBorders>
          </w:tcPr>
          <w:p w14:paraId="560FBC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4C750F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42E24899" w14:textId="77777777" w:rsidR="00FD3105" w:rsidRDefault="00FD3105">
      <w:pPr>
        <w:pStyle w:val="pxtbody"/>
      </w:pPr>
    </w:p>
    <w:p w14:paraId="7E07F663" w14:textId="77777777" w:rsidR="00FD3105" w:rsidRDefault="00FD3105"/>
    <w:p w14:paraId="128427E2" w14:textId="77777777" w:rsidR="00FD3105" w:rsidRDefault="00FD3105">
      <w:pPr>
        <w:pStyle w:val="pxcomnt"/>
      </w:pPr>
    </w:p>
    <w:p w14:paraId="72FABC93" w14:textId="77777777" w:rsidR="00FD3105" w:rsidRDefault="00FD3105">
      <w:pPr>
        <w:pStyle w:val="pxhac"/>
        <w:spacing w:before="180"/>
        <w:jc w:val="center"/>
      </w:pPr>
      <w:r>
        <w:rPr>
          <w:rStyle w:val="pxb"/>
          <w:b/>
          <w:bCs/>
        </w:rPr>
        <w:t>Author's Comment</w:t>
      </w:r>
    </w:p>
    <w:p w14:paraId="18214B71" w14:textId="77777777" w:rsidR="00F747DF" w:rsidRDefault="00FD3105" w:rsidP="00F747DF">
      <w:pPr>
        <w:pStyle w:val="pxp"/>
        <w:rPr>
          <w:ins w:id="56" w:author="Debra M. Salisbury" w:date="2024-02-19T22:11: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st.ref.id="I04BQJR"</w:instrText>
      </w:r>
      <w:r>
        <w:rPr>
          <w:rStyle w:val="pxst"/>
        </w:rPr>
        <w:fldChar w:fldCharType="end"/>
      </w:r>
      <w:r>
        <w:rPr>
          <w:rStyle w:val="pxst"/>
        </w:rPr>
        <w:t>Fla. R. Civ. P. Form 1.988(b)</w:t>
      </w:r>
      <w:r>
        <w:t xml:space="preserve">. The address and Social Security number of the defendant are omitted because most often they are not known. If known, the address and last four digits of the Social Security number must be inserted. See </w:t>
      </w:r>
      <w:r>
        <w:rPr>
          <w:rStyle w:val="pxx"/>
          <w:color w:val="FF0000"/>
          <w:sz w:val="20"/>
          <w:szCs w:val="20"/>
          <w:vertAlign w:val="superscript"/>
        </w:rPr>
        <w:t>►</w:t>
      </w:r>
      <w:r>
        <w:rPr>
          <w:rStyle w:val="pxx"/>
        </w:rPr>
        <w:fldChar w:fldCharType="begin"/>
      </w:r>
      <w:r>
        <w:rPr>
          <w:rStyle w:val="pxx"/>
        </w:rPr>
        <w:instrText>x.ref.id="I05RJPN"</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57" w:author="Debra M. Salisbury" w:date="2024-02-19T22:11:00Z">
        <w:r w:rsidR="00F747DF" w:rsidRPr="00F747DF">
          <w:t xml:space="preserve"> </w:t>
        </w:r>
        <w:r w:rsidR="00F747DF">
          <w:t>. If the Plaintiff owes the attorney for the services rendered, consideration should be given to including language that payment is to be made directly to the lawyer and failure of the defendant to pay said funds shall also be actionable by the lawyer.</w:t>
        </w:r>
      </w:ins>
    </w:p>
    <w:p w14:paraId="5057E13A" w14:textId="77777777" w:rsidR="00FD3105" w:rsidRDefault="00FD3105">
      <w:pPr>
        <w:pStyle w:val="pxp"/>
      </w:pPr>
    </w:p>
    <w:p w14:paraId="56684A3B" w14:textId="77777777" w:rsidR="00FD3105" w:rsidRDefault="00FD3105">
      <w:pPr>
        <w:pStyle w:val="pxs"/>
        <w:spacing w:before="180"/>
        <w:rPr>
          <w:sz w:val="27"/>
          <w:szCs w:val="27"/>
        </w:rPr>
      </w:pPr>
      <w:r>
        <w:rPr>
          <w:sz w:val="27"/>
          <w:szCs w:val="27"/>
        </w:rPr>
        <w:t>10:16. Judgment</w:t>
      </w:r>
      <w:r>
        <w:rPr>
          <w:rStyle w:val="pxsep"/>
        </w:rPr>
        <w:t xml:space="preserve">-- </w:t>
      </w:r>
      <w:r>
        <w:rPr>
          <w:sz w:val="27"/>
          <w:szCs w:val="27"/>
        </w:rPr>
        <w:t>Default, damages, no prejudgment interest or attorney fees</w:t>
      </w:r>
    </w:p>
    <w:p w14:paraId="79F4A34E" w14:textId="77777777" w:rsidR="00FD3105" w:rsidRDefault="00FD3105">
      <w:pPr>
        <w:pStyle w:val="pxcomnt"/>
      </w:pPr>
    </w:p>
    <w:p w14:paraId="3929DA6D" w14:textId="77777777" w:rsidR="00FD3105" w:rsidRDefault="00FD3105">
      <w:pPr>
        <w:pStyle w:val="pxhac"/>
        <w:spacing w:before="180"/>
        <w:jc w:val="center"/>
      </w:pPr>
      <w:r>
        <w:rPr>
          <w:rStyle w:val="pxb"/>
          <w:b/>
          <w:bCs/>
        </w:rPr>
        <w:t>Author's Comment</w:t>
      </w:r>
    </w:p>
    <w:p w14:paraId="15AD617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p.ct.id="3d29be30775711ee8e1ba9ecff0bf883|16|10:16"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st.ref.id="I04BQJO"</w:instrText>
      </w:r>
      <w:r>
        <w:rPr>
          <w:rStyle w:val="pxst"/>
        </w:rPr>
        <w:fldChar w:fldCharType="end"/>
      </w:r>
      <w:r>
        <w:rPr>
          <w:rStyle w:val="pxst"/>
        </w:rPr>
        <w:t>Fla. R. Civ. P. Form 1.988</w:t>
      </w:r>
      <w:ins w:id="58" w:author="Debra M. Salisbury" w:date="2024-02-19T22:15:00Z">
        <w:r w:rsidR="00F747DF">
          <w:rPr>
            <w:rStyle w:val="pxst"/>
          </w:rPr>
          <w:t xml:space="preserve"> </w:t>
        </w:r>
      </w:ins>
      <w:r>
        <w:rPr>
          <w:rStyle w:val="pxst"/>
        </w:rPr>
        <w:t>(a)</w:t>
      </w:r>
      <w:r>
        <w:t xml:space="preserve">; </w:t>
      </w:r>
      <w:r>
        <w:rPr>
          <w:rStyle w:val="pxx"/>
          <w:color w:val="FF0000"/>
          <w:sz w:val="20"/>
          <w:szCs w:val="20"/>
          <w:vertAlign w:val="superscript"/>
        </w:rPr>
        <w:t>►</w:t>
      </w:r>
      <w:r>
        <w:rPr>
          <w:rStyle w:val="pxx"/>
        </w:rPr>
        <w:fldChar w:fldCharType="begin"/>
      </w:r>
      <w:r>
        <w:rPr>
          <w:rStyle w:val="pxx"/>
        </w:rPr>
        <w:instrText>x.ref.id="I02KOFP"</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Comment; </w:t>
      </w:r>
      <w:r>
        <w:rPr>
          <w:rStyle w:val="pxx"/>
          <w:color w:val="FF0000"/>
          <w:sz w:val="20"/>
          <w:szCs w:val="20"/>
          <w:vertAlign w:val="superscript"/>
        </w:rPr>
        <w:t>►</w:t>
      </w:r>
      <w:r>
        <w:rPr>
          <w:rStyle w:val="pxx"/>
        </w:rPr>
        <w:fldChar w:fldCharType="begin"/>
      </w:r>
      <w:r>
        <w:rPr>
          <w:rStyle w:val="pxx"/>
        </w:rPr>
        <w:instrText>x.ref.id="I02T7SO"</w:instrText>
      </w:r>
      <w:r>
        <w:rPr>
          <w:rStyle w:val="pxx"/>
        </w:rPr>
        <w:fldChar w:fldCharType="end"/>
      </w:r>
      <w:r>
        <w:rPr>
          <w:rStyle w:val="pxx"/>
          <w:vanish/>
        </w:rPr>
        <w:t>&amp;s;</w:t>
      </w:r>
      <w:r>
        <w:rPr>
          <w:rStyle w:val="pxvis"/>
          <w:rFonts w:ascii="Times NewRoman" w:hAnsi="Times NewRoman"/>
          <w:b w:val="0"/>
          <w:sz w:val="24"/>
        </w:rPr>
        <w:t>§</w:t>
      </w:r>
      <w:r>
        <w:rPr>
          <w:rStyle w:val="pxx"/>
        </w:rPr>
        <w:t>10:15</w:t>
      </w:r>
      <w:r>
        <w:t>, Comment. The address and the last four digits of the Social Security number for the defendant are omitted because generally when default occurs these are not known to the plaintiff.</w:t>
      </w:r>
    </w:p>
    <w:p w14:paraId="377FD75C" w14:textId="77777777" w:rsidR="00FD3105" w:rsidRDefault="00FD3105">
      <w:pPr>
        <w:pStyle w:val="pxs"/>
        <w:spacing w:before="180"/>
        <w:rPr>
          <w:sz w:val="27"/>
          <w:szCs w:val="27"/>
        </w:rPr>
      </w:pPr>
      <w:r>
        <w:rPr>
          <w:sz w:val="27"/>
          <w:szCs w:val="27"/>
        </w:rPr>
        <w:t>10:17. Judgment</w:t>
      </w:r>
      <w:r>
        <w:rPr>
          <w:rStyle w:val="pxsep"/>
        </w:rPr>
        <w:t xml:space="preserve">-- </w:t>
      </w:r>
      <w:r>
        <w:rPr>
          <w:sz w:val="27"/>
          <w:szCs w:val="27"/>
        </w:rPr>
        <w:t>Deficiency judgment</w:t>
      </w:r>
    </w:p>
    <w:p w14:paraId="3E75BDD0" w14:textId="77777777" w:rsidR="00FD3105" w:rsidRDefault="00FD3105">
      <w:pPr>
        <w:pStyle w:val="pxov"/>
        <w:rPr>
          <w:vanish/>
        </w:rPr>
      </w:pPr>
      <w:r>
        <w:rPr>
          <w:vanish/>
        </w:rPr>
        <w:t>FMS</w:t>
      </w:r>
    </w:p>
    <w:p w14:paraId="45FFA2CA" w14:textId="77777777" w:rsidR="00FD3105" w:rsidRDefault="00FD3105">
      <w:pPr>
        <w:pStyle w:val="pxov"/>
        <w:rPr>
          <w:vanish/>
        </w:rPr>
      </w:pPr>
      <w:r>
        <w:rPr>
          <w:vanish/>
        </w:rPr>
        <w:t>LCV</w:t>
      </w:r>
    </w:p>
    <w:p w14:paraId="7B14EB22" w14:textId="77777777" w:rsidR="00FD3105" w:rsidRDefault="00FD3105">
      <w:pPr>
        <w:pStyle w:val="pxov"/>
        <w:rPr>
          <w:vanish/>
        </w:rPr>
      </w:pPr>
      <w:r>
        <w:rPr>
          <w:vanish/>
        </w:rPr>
        <w:t>LSC</w:t>
      </w:r>
    </w:p>
    <w:p w14:paraId="6C8D69B1" w14:textId="77777777" w:rsidR="00FD3105" w:rsidRDefault="00FD3105">
      <w:pPr>
        <w:pStyle w:val="pxov"/>
        <w:rPr>
          <w:vanish/>
        </w:rPr>
      </w:pPr>
      <w:r>
        <w:rPr>
          <w:vanish/>
        </w:rPr>
        <w:t>LS7</w:t>
      </w:r>
    </w:p>
    <w:p w14:paraId="081C8C56" w14:textId="77777777" w:rsidR="00FD3105" w:rsidRDefault="00FD3105">
      <w:pPr>
        <w:pStyle w:val="pxov"/>
        <w:rPr>
          <w:vanish/>
        </w:rPr>
      </w:pPr>
      <w:r>
        <w:rPr>
          <w:vanish/>
        </w:rPr>
        <w:t>FCV</w:t>
      </w:r>
    </w:p>
    <w:p w14:paraId="4A407B69" w14:textId="77777777" w:rsidR="00FD3105" w:rsidRDefault="00FD3105">
      <w:pPr>
        <w:pStyle w:val="pxov"/>
        <w:rPr>
          <w:vanish/>
        </w:rPr>
      </w:pPr>
      <w:r>
        <w:rPr>
          <w:vanish/>
        </w:rPr>
        <w:t>FLG</w:t>
      </w:r>
    </w:p>
    <w:p w14:paraId="26CB3F8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form.fid="I6cbc27a09fed11dfbf230000837214a9"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E5072A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tbl.ident="I048NQ7"</w:instrText>
      </w:r>
      <w:r>
        <w:fldChar w:fldCharType="end"/>
      </w:r>
      <w:r>
        <w:fldChar w:fldCharType="begin"/>
      </w:r>
      <w:r>
        <w:instrText>tbl.uuid="I05CDN9"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F4B90B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0FB95B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EAB9A7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852CE2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BBAB9A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5712A9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B73C710" w14:textId="77777777">
        <w:tblPrEx>
          <w:tblCellMar>
            <w:top w:w="0" w:type="dxa"/>
            <w:left w:w="0" w:type="dxa"/>
            <w:bottom w:w="0" w:type="dxa"/>
            <w:right w:w="0" w:type="dxa"/>
          </w:tblCellMar>
        </w:tblPrEx>
        <w:tc>
          <w:tcPr>
            <w:tcW w:w="2160" w:type="dxa"/>
            <w:tcBorders>
              <w:top w:val="nil"/>
              <w:left w:val="nil"/>
              <w:bottom w:val="nil"/>
              <w:right w:val="nil"/>
            </w:tcBorders>
          </w:tcPr>
          <w:p w14:paraId="517AA98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9C7A53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B1A40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1A9285" w14:textId="77777777" w:rsidR="00FD3105" w:rsidRDefault="00FD3105"/>
        </w:tc>
      </w:tr>
      <w:tr w:rsidR="00FD3105" w14:paraId="6094D649" w14:textId="77777777">
        <w:tblPrEx>
          <w:tblCellMar>
            <w:top w:w="0" w:type="dxa"/>
            <w:left w:w="0" w:type="dxa"/>
            <w:bottom w:w="0" w:type="dxa"/>
            <w:right w:w="0" w:type="dxa"/>
          </w:tblCellMar>
        </w:tblPrEx>
        <w:tc>
          <w:tcPr>
            <w:tcW w:w="2160" w:type="dxa"/>
            <w:tcBorders>
              <w:top w:val="nil"/>
              <w:left w:val="nil"/>
              <w:bottom w:val="nil"/>
              <w:right w:val="nil"/>
            </w:tcBorders>
          </w:tcPr>
          <w:p w14:paraId="23A8AD5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90EDE9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A7EF8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4014A87" w14:textId="77777777" w:rsidR="00FD3105" w:rsidRDefault="00FD3105"/>
        </w:tc>
      </w:tr>
      <w:tr w:rsidR="00FD3105" w14:paraId="566ACBEE" w14:textId="77777777">
        <w:tblPrEx>
          <w:tblCellMar>
            <w:top w:w="0" w:type="dxa"/>
            <w:left w:w="0" w:type="dxa"/>
            <w:bottom w:w="0" w:type="dxa"/>
            <w:right w:w="0" w:type="dxa"/>
          </w:tblCellMar>
        </w:tblPrEx>
        <w:tc>
          <w:tcPr>
            <w:tcW w:w="2160" w:type="dxa"/>
            <w:tcBorders>
              <w:top w:val="nil"/>
              <w:left w:val="nil"/>
              <w:bottom w:val="nil"/>
              <w:right w:val="nil"/>
            </w:tcBorders>
          </w:tcPr>
          <w:p w14:paraId="48EDA6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0074FE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39055D0" w14:textId="77777777" w:rsidR="00FD3105" w:rsidRDefault="00FD3105"/>
        </w:tc>
        <w:tc>
          <w:tcPr>
            <w:tcW w:w="2160" w:type="dxa"/>
            <w:tcBorders>
              <w:top w:val="nil"/>
              <w:left w:val="nil"/>
              <w:bottom w:val="nil"/>
              <w:right w:val="nil"/>
            </w:tcBorders>
          </w:tcPr>
          <w:p w14:paraId="2338D5B2" w14:textId="77777777" w:rsidR="00FD3105" w:rsidRDefault="00FD3105"/>
        </w:tc>
      </w:tr>
      <w:tr w:rsidR="00FD3105" w14:paraId="6804D5DC" w14:textId="77777777">
        <w:tblPrEx>
          <w:tblCellMar>
            <w:top w:w="0" w:type="dxa"/>
            <w:left w:w="0" w:type="dxa"/>
            <w:bottom w:w="0" w:type="dxa"/>
            <w:right w:w="0" w:type="dxa"/>
          </w:tblCellMar>
        </w:tblPrEx>
        <w:tc>
          <w:tcPr>
            <w:tcW w:w="2160" w:type="dxa"/>
            <w:tcBorders>
              <w:top w:val="nil"/>
              <w:left w:val="nil"/>
              <w:bottom w:val="nil"/>
              <w:right w:val="nil"/>
            </w:tcBorders>
          </w:tcPr>
          <w:p w14:paraId="5A1E412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5B556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8C03E81" w14:textId="77777777" w:rsidR="00FD3105" w:rsidRDefault="00FD3105"/>
        </w:tc>
        <w:tc>
          <w:tcPr>
            <w:tcW w:w="2160" w:type="dxa"/>
            <w:tcBorders>
              <w:top w:val="nil"/>
              <w:left w:val="nil"/>
              <w:bottom w:val="nil"/>
              <w:right w:val="nil"/>
            </w:tcBorders>
          </w:tcPr>
          <w:p w14:paraId="722A9E39" w14:textId="77777777" w:rsidR="00FD3105" w:rsidRDefault="00FD3105"/>
        </w:tc>
      </w:tr>
      <w:tr w:rsidR="00FD3105" w14:paraId="27484E2C" w14:textId="77777777">
        <w:tblPrEx>
          <w:tblCellMar>
            <w:top w:w="0" w:type="dxa"/>
            <w:left w:w="0" w:type="dxa"/>
            <w:bottom w:w="0" w:type="dxa"/>
            <w:right w:w="0" w:type="dxa"/>
          </w:tblCellMar>
        </w:tblPrEx>
        <w:tc>
          <w:tcPr>
            <w:tcW w:w="2160" w:type="dxa"/>
            <w:tcBorders>
              <w:top w:val="nil"/>
              <w:left w:val="nil"/>
              <w:bottom w:val="nil"/>
              <w:right w:val="nil"/>
            </w:tcBorders>
          </w:tcPr>
          <w:p w14:paraId="1C8D3B2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123260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C76B2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B3A832" w14:textId="77777777" w:rsidR="00FD3105" w:rsidRDefault="00FD3105"/>
        </w:tc>
      </w:tr>
    </w:tbl>
    <w:p w14:paraId="1BEBB6D1" w14:textId="77777777" w:rsidR="00FD3105" w:rsidRDefault="00FD3105">
      <w:pPr>
        <w:pStyle w:val="pxtbody"/>
      </w:pPr>
    </w:p>
    <w:p w14:paraId="3CD138AF" w14:textId="77777777" w:rsidR="00FD3105" w:rsidRDefault="00FD3105"/>
    <w:p w14:paraId="4178535D" w14:textId="77777777" w:rsidR="00FD3105" w:rsidRDefault="00FD3105">
      <w:pPr>
        <w:pStyle w:val="pxformhac"/>
        <w:spacing w:before="180"/>
        <w:jc w:val="center"/>
      </w:pPr>
      <w:r>
        <w:t xml:space="preserve">FINAL JUDGMENT </w:t>
      </w:r>
    </w:p>
    <w:p w14:paraId="4022DC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This action was heard on plaintiff's motion for a deficiency judgment. On the evidence presented,</w:t>
      </w:r>
    </w:p>
    <w:p w14:paraId="14795E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 due]</w:t>
      </w:r>
      <w:r>
        <w:t xml:space="preserve"> as the balance due on the final judgment entered in this action, $</w:t>
      </w:r>
      <w:r>
        <w:rPr>
          <w:rStyle w:val="pxfinstr"/>
          <w:i/>
          <w:iCs/>
        </w:rPr>
        <w:t>[dollar amount of interest]</w:t>
      </w:r>
      <w:r>
        <w:t xml:space="preserve"> as interest from the date of the final judgment to the date of this deficiency judgment with costs of $</w:t>
      </w:r>
      <w:r>
        <w:rPr>
          <w:rStyle w:val="pxfinstr"/>
          <w:i/>
          <w:iCs/>
        </w:rPr>
        <w:t>[dollar amount of costs]</w:t>
      </w:r>
      <w:r>
        <w:t>, making a total of $</w:t>
      </w:r>
      <w:r>
        <w:rPr>
          <w:rStyle w:val="pxfinstr"/>
          <w:i/>
          <w:iCs/>
        </w:rPr>
        <w:t>[total dollar amount of judgment due]</w:t>
      </w:r>
      <w:r>
        <w:t>, that shall bear interest at the rate prescribed by law, for which let execution issue forthwith.</w:t>
      </w:r>
    </w:p>
    <w:p w14:paraId="0F1F93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ORDERED at </w:t>
      </w:r>
      <w:r>
        <w:rPr>
          <w:rStyle w:val="pxfinstr"/>
          <w:i/>
          <w:iCs/>
        </w:rPr>
        <w:t>[name of city]</w:t>
      </w:r>
      <w:r>
        <w:t xml:space="preserve">, Florida on </w:t>
      </w:r>
      <w:r>
        <w:rPr>
          <w:rStyle w:val="pxfinstr"/>
          <w:i/>
          <w:iCs/>
        </w:rPr>
        <w:t>[date of order]</w:t>
      </w:r>
      <w:r>
        <w:t>.</w:t>
      </w:r>
    </w:p>
    <w:p w14:paraId="496D98C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C8B592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8E8B40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24EDEC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tbl.ident="I02JH6O"</w:instrText>
      </w:r>
      <w:r>
        <w:fldChar w:fldCharType="end"/>
      </w:r>
      <w:r>
        <w:fldChar w:fldCharType="begin"/>
      </w:r>
      <w:r>
        <w:instrText>tbl.uuid="I06J8LJ"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6C59CF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62452F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A901C1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59234C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0DCAE17" w14:textId="77777777">
        <w:tblPrEx>
          <w:tblCellMar>
            <w:top w:w="0" w:type="dxa"/>
            <w:left w:w="0" w:type="dxa"/>
            <w:bottom w:w="0" w:type="dxa"/>
            <w:right w:w="0" w:type="dxa"/>
          </w:tblCellMar>
        </w:tblPrEx>
        <w:tc>
          <w:tcPr>
            <w:tcW w:w="4320" w:type="dxa"/>
            <w:tcBorders>
              <w:top w:val="nil"/>
              <w:left w:val="nil"/>
              <w:bottom w:val="nil"/>
              <w:right w:val="nil"/>
            </w:tcBorders>
          </w:tcPr>
          <w:p w14:paraId="44FEDC3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053908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FF7C148" w14:textId="77777777">
        <w:tblPrEx>
          <w:tblCellMar>
            <w:top w:w="0" w:type="dxa"/>
            <w:left w:w="0" w:type="dxa"/>
            <w:bottom w:w="0" w:type="dxa"/>
            <w:right w:w="0" w:type="dxa"/>
          </w:tblCellMar>
        </w:tblPrEx>
        <w:tc>
          <w:tcPr>
            <w:tcW w:w="4320" w:type="dxa"/>
            <w:tcBorders>
              <w:top w:val="nil"/>
              <w:left w:val="nil"/>
              <w:bottom w:val="nil"/>
              <w:right w:val="nil"/>
            </w:tcBorders>
          </w:tcPr>
          <w:p w14:paraId="4D0F65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2B2C9E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EBEF3B8" w14:textId="77777777" w:rsidR="00FD3105" w:rsidRDefault="00FD3105">
      <w:pPr>
        <w:pStyle w:val="pxtbody"/>
      </w:pPr>
    </w:p>
    <w:p w14:paraId="5E98D0C1" w14:textId="77777777" w:rsidR="00FD3105" w:rsidRDefault="00FD3105"/>
    <w:p w14:paraId="278D6012" w14:textId="77777777" w:rsidR="00FD3105" w:rsidRDefault="00FD3105">
      <w:pPr>
        <w:pStyle w:val="pxcomnt"/>
      </w:pPr>
    </w:p>
    <w:p w14:paraId="75AB51DA" w14:textId="77777777" w:rsidR="00FD3105" w:rsidRDefault="00FD3105">
      <w:pPr>
        <w:pStyle w:val="pxhac"/>
        <w:spacing w:before="180"/>
        <w:jc w:val="center"/>
      </w:pPr>
      <w:r>
        <w:rPr>
          <w:rStyle w:val="pxb"/>
          <w:b/>
          <w:bCs/>
        </w:rPr>
        <w:t>Author's Comment</w:t>
      </w:r>
    </w:p>
    <w:p w14:paraId="487004B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A deficiency judgment is a money judgment entered in a foreclosure action. If an attorney fee is given, this form must contain the requirements of </w:t>
      </w:r>
      <w:r>
        <w:rPr>
          <w:rStyle w:val="pxcc"/>
          <w:color w:val="FF0000"/>
          <w:sz w:val="20"/>
          <w:szCs w:val="20"/>
          <w:vertAlign w:val="superscript"/>
        </w:rPr>
        <w:t>►</w:t>
      </w:r>
      <w:r>
        <w:rPr>
          <w:rStyle w:val="pxcc"/>
        </w:rPr>
        <w:fldChar w:fldCharType="begin"/>
      </w:r>
      <w:r>
        <w:rPr>
          <w:rStyle w:val="pxcc"/>
        </w:rPr>
        <w:instrText>cc.ref.id="I06RQ6I"</w:instrText>
      </w:r>
      <w:r>
        <w:rPr>
          <w:rStyle w:val="pxcc"/>
        </w:rPr>
        <w:fldChar w:fldCharType="end"/>
      </w:r>
      <w:r>
        <w:rPr>
          <w:rStyle w:val="pxcc"/>
        </w:rPr>
        <w:t>Florida Patient's Compensation Fund v. Rowe, 472 So. 2d 1145 (Fla. 1985), holding modified by Standard Guar. Ins. Co. v. Quanstrom, 555 So. 2d 828 (Fla. 1990)</w:t>
      </w:r>
      <w:r>
        <w:t xml:space="preserve"> or a reservation of jurisdiction to set the fee. See </w:t>
      </w:r>
      <w:r>
        <w:rPr>
          <w:rStyle w:val="pxx"/>
          <w:color w:val="FF0000"/>
          <w:sz w:val="20"/>
          <w:szCs w:val="20"/>
          <w:vertAlign w:val="superscript"/>
        </w:rPr>
        <w:t>►</w:t>
      </w:r>
      <w:r>
        <w:rPr>
          <w:rStyle w:val="pxx"/>
        </w:rPr>
        <w:fldChar w:fldCharType="begin"/>
      </w:r>
      <w:r>
        <w:rPr>
          <w:rStyle w:val="pxx"/>
        </w:rPr>
        <w:instrText>x.ref.id="I042ERT"</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p>
    <w:p w14:paraId="0C70D4BE" w14:textId="77777777" w:rsidR="00FD3105" w:rsidRDefault="00FD3105">
      <w:pPr>
        <w:pStyle w:val="pxs"/>
        <w:spacing w:before="180"/>
        <w:rPr>
          <w:sz w:val="27"/>
          <w:szCs w:val="27"/>
        </w:rPr>
      </w:pPr>
      <w:r>
        <w:rPr>
          <w:sz w:val="27"/>
          <w:szCs w:val="27"/>
        </w:rPr>
        <w:t>10:18. Judgment</w:t>
      </w:r>
      <w:r>
        <w:rPr>
          <w:rStyle w:val="pxsep"/>
        </w:rPr>
        <w:t xml:space="preserve">-- </w:t>
      </w:r>
      <w:r>
        <w:rPr>
          <w:sz w:val="27"/>
          <w:szCs w:val="27"/>
        </w:rPr>
        <w:t>Dismissal, extraordinary writ</w:t>
      </w:r>
    </w:p>
    <w:p w14:paraId="5F9E39B7" w14:textId="77777777" w:rsidR="00FD3105" w:rsidRDefault="00FD3105">
      <w:pPr>
        <w:pStyle w:val="pxov"/>
        <w:rPr>
          <w:vanish/>
        </w:rPr>
      </w:pPr>
      <w:r>
        <w:rPr>
          <w:vanish/>
        </w:rPr>
        <w:t>FMS</w:t>
      </w:r>
    </w:p>
    <w:p w14:paraId="54190044" w14:textId="77777777" w:rsidR="00FD3105" w:rsidRDefault="00FD3105">
      <w:pPr>
        <w:pStyle w:val="pxov"/>
        <w:rPr>
          <w:vanish/>
        </w:rPr>
      </w:pPr>
      <w:r>
        <w:rPr>
          <w:vanish/>
        </w:rPr>
        <w:t>LFA</w:t>
      </w:r>
    </w:p>
    <w:p w14:paraId="5E2C01ED" w14:textId="77777777" w:rsidR="00FD3105" w:rsidRDefault="00FD3105">
      <w:pPr>
        <w:pStyle w:val="pxov"/>
        <w:rPr>
          <w:vanish/>
        </w:rPr>
      </w:pPr>
      <w:r>
        <w:rPr>
          <w:vanish/>
        </w:rPr>
        <w:t>LEW</w:t>
      </w:r>
    </w:p>
    <w:p w14:paraId="5952B70A" w14:textId="77777777" w:rsidR="00FD3105" w:rsidRDefault="00FD3105">
      <w:pPr>
        <w:pStyle w:val="pxov"/>
        <w:rPr>
          <w:vanish/>
        </w:rPr>
      </w:pPr>
      <w:r>
        <w:rPr>
          <w:vanish/>
        </w:rPr>
        <w:t>FCV</w:t>
      </w:r>
    </w:p>
    <w:p w14:paraId="5544E195" w14:textId="77777777" w:rsidR="00FD3105" w:rsidRDefault="00FD3105">
      <w:pPr>
        <w:pStyle w:val="pxov"/>
        <w:rPr>
          <w:vanish/>
        </w:rPr>
      </w:pPr>
      <w:r>
        <w:rPr>
          <w:vanish/>
        </w:rPr>
        <w:t>FLG</w:t>
      </w:r>
    </w:p>
    <w:p w14:paraId="4E8F00F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form.fid="I6cc290409fed11dfbf230000837214a9"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F2617B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tbl.ident="I04WCDR"</w:instrText>
      </w:r>
      <w:r>
        <w:fldChar w:fldCharType="end"/>
      </w:r>
      <w:r>
        <w:fldChar w:fldCharType="begin"/>
      </w:r>
      <w:r>
        <w:instrText>tbl.uuid="I01J1NY"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369BD7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95AE0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B4341A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E3A731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035E27E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E2C932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2F4B2C1" w14:textId="77777777">
        <w:tblPrEx>
          <w:tblCellMar>
            <w:top w:w="0" w:type="dxa"/>
            <w:left w:w="0" w:type="dxa"/>
            <w:bottom w:w="0" w:type="dxa"/>
            <w:right w:w="0" w:type="dxa"/>
          </w:tblCellMar>
        </w:tblPrEx>
        <w:tc>
          <w:tcPr>
            <w:tcW w:w="2160" w:type="dxa"/>
            <w:tcBorders>
              <w:top w:val="nil"/>
              <w:left w:val="nil"/>
              <w:bottom w:val="nil"/>
              <w:right w:val="nil"/>
            </w:tcBorders>
          </w:tcPr>
          <w:p w14:paraId="1F15B2F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E7F238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E834A5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C89478" w14:textId="77777777" w:rsidR="00FD3105" w:rsidRDefault="00FD3105"/>
        </w:tc>
      </w:tr>
      <w:tr w:rsidR="00FD3105" w14:paraId="79F79AE2" w14:textId="77777777">
        <w:tblPrEx>
          <w:tblCellMar>
            <w:top w:w="0" w:type="dxa"/>
            <w:left w:w="0" w:type="dxa"/>
            <w:bottom w:w="0" w:type="dxa"/>
            <w:right w:w="0" w:type="dxa"/>
          </w:tblCellMar>
        </w:tblPrEx>
        <w:tc>
          <w:tcPr>
            <w:tcW w:w="2160" w:type="dxa"/>
            <w:tcBorders>
              <w:top w:val="nil"/>
              <w:left w:val="nil"/>
              <w:bottom w:val="nil"/>
              <w:right w:val="nil"/>
            </w:tcBorders>
          </w:tcPr>
          <w:p w14:paraId="307A9D4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AF0C71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211D7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7D9630" w14:textId="77777777" w:rsidR="00FD3105" w:rsidRDefault="00FD3105"/>
        </w:tc>
      </w:tr>
      <w:tr w:rsidR="00FD3105" w14:paraId="6C0599C3" w14:textId="77777777">
        <w:tblPrEx>
          <w:tblCellMar>
            <w:top w:w="0" w:type="dxa"/>
            <w:left w:w="0" w:type="dxa"/>
            <w:bottom w:w="0" w:type="dxa"/>
            <w:right w:w="0" w:type="dxa"/>
          </w:tblCellMar>
        </w:tblPrEx>
        <w:tc>
          <w:tcPr>
            <w:tcW w:w="2160" w:type="dxa"/>
            <w:tcBorders>
              <w:top w:val="nil"/>
              <w:left w:val="nil"/>
              <w:bottom w:val="nil"/>
              <w:right w:val="nil"/>
            </w:tcBorders>
          </w:tcPr>
          <w:p w14:paraId="2AFDBC3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32AB4B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864B549" w14:textId="77777777" w:rsidR="00FD3105" w:rsidRDefault="00FD3105"/>
        </w:tc>
        <w:tc>
          <w:tcPr>
            <w:tcW w:w="2160" w:type="dxa"/>
            <w:tcBorders>
              <w:top w:val="nil"/>
              <w:left w:val="nil"/>
              <w:bottom w:val="nil"/>
              <w:right w:val="nil"/>
            </w:tcBorders>
          </w:tcPr>
          <w:p w14:paraId="4A8BB0AC" w14:textId="77777777" w:rsidR="00FD3105" w:rsidRDefault="00FD3105"/>
        </w:tc>
      </w:tr>
      <w:tr w:rsidR="00FD3105" w14:paraId="423E740E" w14:textId="77777777">
        <w:tblPrEx>
          <w:tblCellMar>
            <w:top w:w="0" w:type="dxa"/>
            <w:left w:w="0" w:type="dxa"/>
            <w:bottom w:w="0" w:type="dxa"/>
            <w:right w:w="0" w:type="dxa"/>
          </w:tblCellMar>
        </w:tblPrEx>
        <w:tc>
          <w:tcPr>
            <w:tcW w:w="2160" w:type="dxa"/>
            <w:tcBorders>
              <w:top w:val="nil"/>
              <w:left w:val="nil"/>
              <w:bottom w:val="nil"/>
              <w:right w:val="nil"/>
            </w:tcBorders>
          </w:tcPr>
          <w:p w14:paraId="2DE8C18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555434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025EC5" w14:textId="77777777" w:rsidR="00FD3105" w:rsidRDefault="00FD3105"/>
        </w:tc>
        <w:tc>
          <w:tcPr>
            <w:tcW w:w="2160" w:type="dxa"/>
            <w:tcBorders>
              <w:top w:val="nil"/>
              <w:left w:val="nil"/>
              <w:bottom w:val="nil"/>
              <w:right w:val="nil"/>
            </w:tcBorders>
          </w:tcPr>
          <w:p w14:paraId="4CFA87F4" w14:textId="77777777" w:rsidR="00FD3105" w:rsidRDefault="00FD3105"/>
        </w:tc>
      </w:tr>
      <w:tr w:rsidR="00FD3105" w14:paraId="2104E870" w14:textId="77777777">
        <w:tblPrEx>
          <w:tblCellMar>
            <w:top w:w="0" w:type="dxa"/>
            <w:left w:w="0" w:type="dxa"/>
            <w:bottom w:w="0" w:type="dxa"/>
            <w:right w:w="0" w:type="dxa"/>
          </w:tblCellMar>
        </w:tblPrEx>
        <w:tc>
          <w:tcPr>
            <w:tcW w:w="2160" w:type="dxa"/>
            <w:tcBorders>
              <w:top w:val="nil"/>
              <w:left w:val="nil"/>
              <w:bottom w:val="nil"/>
              <w:right w:val="nil"/>
            </w:tcBorders>
          </w:tcPr>
          <w:p w14:paraId="70F723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25BD8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6E4AB4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D8C78D9" w14:textId="77777777" w:rsidR="00FD3105" w:rsidRDefault="00FD3105"/>
        </w:tc>
      </w:tr>
    </w:tbl>
    <w:p w14:paraId="5455CEBA" w14:textId="77777777" w:rsidR="00FD3105" w:rsidRDefault="00FD3105">
      <w:pPr>
        <w:pStyle w:val="pxtbody"/>
      </w:pPr>
    </w:p>
    <w:p w14:paraId="7AE89EB1" w14:textId="77777777" w:rsidR="00FD3105" w:rsidRDefault="00FD3105"/>
    <w:p w14:paraId="491CE66F" w14:textId="77777777" w:rsidR="00FD3105" w:rsidRDefault="00FD3105">
      <w:pPr>
        <w:pStyle w:val="pxformhac"/>
        <w:spacing w:before="180"/>
        <w:jc w:val="center"/>
      </w:pPr>
      <w:r>
        <w:t xml:space="preserve">FINAL JUDGMENT </w:t>
      </w:r>
    </w:p>
    <w:p w14:paraId="74C10D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This action was tried before the court. On the evidence presented</w:t>
      </w:r>
    </w:p>
    <w:p w14:paraId="2D22B9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IT IS ADJUDGED that this action is dismissed and the peremptory writ is denied; that plaintiff </w:t>
      </w:r>
      <w:r>
        <w:rPr>
          <w:rStyle w:val="pxfinstr"/>
          <w:i/>
          <w:iCs/>
        </w:rPr>
        <w:t>[NAME OF PLAINTIFF]</w:t>
      </w:r>
      <w:r>
        <w:t xml:space="preserve">, whose address is </w:t>
      </w:r>
      <w:r>
        <w:rPr>
          <w:rStyle w:val="pxfinstr"/>
          <w:i/>
          <w:iCs/>
        </w:rPr>
        <w:t>[address of plaintiff]</w:t>
      </w:r>
      <w:r>
        <w:t xml:space="preserve">, takes nothing by this action; that defendant </w:t>
      </w:r>
      <w:r>
        <w:rPr>
          <w:rStyle w:val="pxfinstr"/>
          <w:i/>
          <w:iCs/>
        </w:rPr>
        <w:t>[NAME OF DEFENDANT]</w:t>
      </w:r>
      <w:r>
        <w:t>, goes hence without day and recovers from petitioner costs in the sum of $</w:t>
      </w:r>
      <w:r>
        <w:rPr>
          <w:rStyle w:val="pxfinstr"/>
          <w:i/>
          <w:iCs/>
        </w:rPr>
        <w:t>[dollar amount of costs]</w:t>
      </w:r>
      <w:r>
        <w:t xml:space="preserve"> that shall bear interest at the rate prescribed by law, for which let execution issue forthwith.</w:t>
      </w:r>
    </w:p>
    <w:p w14:paraId="283D15A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ORDERED at </w:t>
      </w:r>
      <w:r>
        <w:rPr>
          <w:rStyle w:val="pxfinstr"/>
          <w:i/>
          <w:iCs/>
        </w:rPr>
        <w:t>[name of city]</w:t>
      </w:r>
      <w:r>
        <w:t xml:space="preserve">, Florida on </w:t>
      </w:r>
      <w:r>
        <w:rPr>
          <w:rStyle w:val="pxfinstr"/>
          <w:i/>
          <w:iCs/>
        </w:rPr>
        <w:t>[date of order]</w:t>
      </w:r>
      <w:r>
        <w:t>.</w:t>
      </w:r>
    </w:p>
    <w:p w14:paraId="4A73864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CF2FB8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0A84A8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340DB4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tbl.ident="I03E2GJ"</w:instrText>
      </w:r>
      <w:r>
        <w:fldChar w:fldCharType="end"/>
      </w:r>
      <w:r>
        <w:fldChar w:fldCharType="begin"/>
      </w:r>
      <w:r>
        <w:instrText>tbl.uuid="I03HI2L"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A28839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F4D013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83447C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8B2DBB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1CE8F60" w14:textId="77777777">
        <w:tblPrEx>
          <w:tblCellMar>
            <w:top w:w="0" w:type="dxa"/>
            <w:left w:w="0" w:type="dxa"/>
            <w:bottom w:w="0" w:type="dxa"/>
            <w:right w:w="0" w:type="dxa"/>
          </w:tblCellMar>
        </w:tblPrEx>
        <w:tc>
          <w:tcPr>
            <w:tcW w:w="4320" w:type="dxa"/>
            <w:tcBorders>
              <w:top w:val="nil"/>
              <w:left w:val="nil"/>
              <w:bottom w:val="nil"/>
              <w:right w:val="nil"/>
            </w:tcBorders>
          </w:tcPr>
          <w:p w14:paraId="40A2B7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D6549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98079B7" w14:textId="77777777">
        <w:tblPrEx>
          <w:tblCellMar>
            <w:top w:w="0" w:type="dxa"/>
            <w:left w:w="0" w:type="dxa"/>
            <w:bottom w:w="0" w:type="dxa"/>
            <w:right w:w="0" w:type="dxa"/>
          </w:tblCellMar>
        </w:tblPrEx>
        <w:tc>
          <w:tcPr>
            <w:tcW w:w="4320" w:type="dxa"/>
            <w:tcBorders>
              <w:top w:val="nil"/>
              <w:left w:val="nil"/>
              <w:bottom w:val="nil"/>
              <w:right w:val="nil"/>
            </w:tcBorders>
          </w:tcPr>
          <w:p w14:paraId="1C5F40A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D3FF40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0CA59E5" w14:textId="77777777" w:rsidR="00FD3105" w:rsidRDefault="00FD3105">
      <w:pPr>
        <w:pStyle w:val="pxtbody"/>
      </w:pPr>
    </w:p>
    <w:p w14:paraId="6DE755B2" w14:textId="77777777" w:rsidR="00FD3105" w:rsidRDefault="00FD3105"/>
    <w:p w14:paraId="5ECF6DA6" w14:textId="77777777" w:rsidR="00FD3105" w:rsidRDefault="00FD3105">
      <w:pPr>
        <w:pStyle w:val="pxcomnt"/>
      </w:pPr>
    </w:p>
    <w:p w14:paraId="56AE528B" w14:textId="77777777" w:rsidR="00FD3105" w:rsidRDefault="00FD3105">
      <w:pPr>
        <w:pStyle w:val="pxhac"/>
        <w:spacing w:before="180"/>
        <w:jc w:val="center"/>
      </w:pPr>
      <w:r>
        <w:rPr>
          <w:rStyle w:val="pxb"/>
          <w:b/>
          <w:bCs/>
        </w:rPr>
        <w:t>Author's Comment</w:t>
      </w:r>
    </w:p>
    <w:p w14:paraId="78A1852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This form is a slightly different version of </w:t>
      </w:r>
      <w:r>
        <w:rPr>
          <w:rStyle w:val="pxst"/>
          <w:color w:val="FF0000"/>
          <w:sz w:val="20"/>
          <w:szCs w:val="20"/>
          <w:vertAlign w:val="superscript"/>
        </w:rPr>
        <w:t>►</w:t>
      </w:r>
      <w:r>
        <w:rPr>
          <w:rStyle w:val="pxst"/>
        </w:rPr>
        <w:fldChar w:fldCharType="begin"/>
      </w:r>
      <w:r>
        <w:rPr>
          <w:rStyle w:val="pxst"/>
        </w:rPr>
        <w:instrText>st.ref.id="I02T7TW"</w:instrText>
      </w:r>
      <w:r>
        <w:rPr>
          <w:rStyle w:val="pxst"/>
        </w:rPr>
        <w:fldChar w:fldCharType="end"/>
      </w:r>
      <w:r>
        <w:rPr>
          <w:rStyle w:val="pxst"/>
        </w:rPr>
        <w:t>Florida Rules of Civil Procedure Form 1.994</w:t>
      </w:r>
      <w:r>
        <w:t xml:space="preserve"> in that it is designed for the dismissal of an extraordinary writ action. This form assumes the alternative writ was issued as required by Rule 1.630(d) or Rule 12.630(d). If the writ is granted the terminology would be </w:t>
      </w:r>
      <w:r>
        <w:rPr>
          <w:vanish/>
        </w:rPr>
        <w:t>&amp;ldquo;</w:t>
      </w:r>
      <w:r>
        <w:rPr>
          <w:rStyle w:val="pxvis"/>
          <w:rFonts w:ascii="Times NewRoman" w:hAnsi="Times NewRoman"/>
          <w:b w:val="0"/>
          <w:sz w:val="24"/>
        </w:rPr>
        <w:t>“</w:t>
      </w:r>
      <w:r>
        <w:t>peremptory writ shall be issued and defendant shall obey it.</w:t>
      </w:r>
      <w:r>
        <w:rPr>
          <w:vanish/>
        </w:rPr>
        <w:t>&amp;rdquo;</w:t>
      </w:r>
      <w:r>
        <w:rPr>
          <w:rStyle w:val="pxvis"/>
          <w:rFonts w:ascii="Times NewRoman" w:hAnsi="Times NewRoman"/>
          <w:b w:val="0"/>
          <w:sz w:val="24"/>
        </w:rPr>
        <w:t>”</w:t>
      </w:r>
      <w:r>
        <w:t xml:space="preserve"> Ordinarily, a defendant in a mandamus action will have no assessable costs. See the exception for certiorari in </w:t>
      </w:r>
      <w:r>
        <w:rPr>
          <w:rStyle w:val="pxx"/>
          <w:color w:val="FF0000"/>
          <w:sz w:val="20"/>
          <w:szCs w:val="20"/>
          <w:vertAlign w:val="superscript"/>
        </w:rPr>
        <w:t>►</w:t>
      </w:r>
      <w:r>
        <w:rPr>
          <w:rStyle w:val="pxx"/>
        </w:rPr>
        <w:fldChar w:fldCharType="begin"/>
      </w:r>
      <w:r>
        <w:rPr>
          <w:rStyle w:val="pxx"/>
        </w:rPr>
        <w:instrText>x.ref.id="I013BJ1"</w:instrText>
      </w:r>
      <w:r>
        <w:rPr>
          <w:rStyle w:val="pxx"/>
        </w:rPr>
        <w:fldChar w:fldCharType="end"/>
      </w:r>
      <w:r>
        <w:rPr>
          <w:rStyle w:val="pxx"/>
        </w:rPr>
        <w:t>section 10:8</w:t>
      </w:r>
      <w:r>
        <w:t xml:space="preserve">. See </w:t>
      </w:r>
      <w:r>
        <w:rPr>
          <w:rStyle w:val="pxcc"/>
          <w:color w:val="FF0000"/>
          <w:sz w:val="20"/>
          <w:szCs w:val="20"/>
          <w:vertAlign w:val="superscript"/>
        </w:rPr>
        <w:t>►</w:t>
      </w:r>
      <w:r>
        <w:rPr>
          <w:rStyle w:val="pxcc"/>
        </w:rPr>
        <w:fldChar w:fldCharType="begin"/>
      </w:r>
      <w:r>
        <w:rPr>
          <w:rStyle w:val="pxcc"/>
        </w:rPr>
        <w:instrText>cc.ref.id="I03TU75"</w:instrText>
      </w:r>
      <w:r>
        <w:rPr>
          <w:rStyle w:val="pxcc"/>
        </w:rPr>
        <w:fldChar w:fldCharType="end"/>
      </w:r>
      <w:r>
        <w:rPr>
          <w:rStyle w:val="pxcc"/>
        </w:rPr>
        <w:t>Fla. R. Civ. P. 1.630</w:t>
      </w:r>
      <w:r>
        <w:t xml:space="preserve">; </w:t>
      </w:r>
      <w:r>
        <w:rPr>
          <w:rStyle w:val="pxcc"/>
          <w:color w:val="FF0000"/>
          <w:sz w:val="20"/>
          <w:szCs w:val="20"/>
          <w:vertAlign w:val="superscript"/>
        </w:rPr>
        <w:t>►</w:t>
      </w:r>
      <w:r>
        <w:rPr>
          <w:rStyle w:val="pxcc"/>
        </w:rPr>
        <w:fldChar w:fldCharType="begin"/>
      </w:r>
      <w:r>
        <w:rPr>
          <w:rStyle w:val="pxcc"/>
        </w:rPr>
        <w:instrText>cc.ref.id="I03WNC1"</w:instrText>
      </w:r>
      <w:r>
        <w:rPr>
          <w:rStyle w:val="pxcc"/>
        </w:rPr>
        <w:fldChar w:fldCharType="end"/>
      </w:r>
      <w:r>
        <w:rPr>
          <w:rStyle w:val="pxcc"/>
        </w:rPr>
        <w:t>Fla. Fam. L. R. P. 12.630</w:t>
      </w:r>
      <w:r>
        <w:t xml:space="preserve">; </w:t>
      </w:r>
      <w:r>
        <w:rPr>
          <w:rStyle w:val="pxst"/>
          <w:color w:val="FF0000"/>
          <w:sz w:val="20"/>
          <w:szCs w:val="20"/>
          <w:vertAlign w:val="superscript"/>
        </w:rPr>
        <w:t>►</w:t>
      </w:r>
      <w:r>
        <w:rPr>
          <w:rStyle w:val="pxst"/>
        </w:rPr>
        <w:fldChar w:fldCharType="begin"/>
      </w:r>
      <w:r>
        <w:rPr>
          <w:rStyle w:val="pxst"/>
        </w:rPr>
        <w:instrText>st.ref.id="I0469QC"</w:instrText>
      </w:r>
      <w:r>
        <w:rPr>
          <w:rStyle w:val="pxst"/>
        </w:rPr>
        <w:fldChar w:fldCharType="end"/>
      </w:r>
      <w:r>
        <w:rPr>
          <w:rStyle w:val="pxst"/>
        </w:rPr>
        <w:t>Fla. R. Gen. Prac. &amp; Jud. Admin. 2.130</w:t>
      </w:r>
      <w:r>
        <w:t>.</w:t>
      </w:r>
    </w:p>
    <w:p w14:paraId="677DD6CC" w14:textId="77777777" w:rsidR="00FD3105" w:rsidRDefault="00FD3105">
      <w:pPr>
        <w:pStyle w:val="pxs"/>
        <w:spacing w:before="180"/>
        <w:rPr>
          <w:sz w:val="27"/>
          <w:szCs w:val="27"/>
        </w:rPr>
      </w:pPr>
      <w:r>
        <w:rPr>
          <w:sz w:val="27"/>
          <w:szCs w:val="27"/>
        </w:rPr>
        <w:t>10:19. Judgment</w:t>
      </w:r>
      <w:r>
        <w:rPr>
          <w:rStyle w:val="pxsep"/>
        </w:rPr>
        <w:t xml:space="preserve">-- </w:t>
      </w:r>
      <w:r>
        <w:rPr>
          <w:sz w:val="27"/>
          <w:szCs w:val="27"/>
        </w:rPr>
        <w:t>Dismissal, lack of prosecution</w:t>
      </w:r>
    </w:p>
    <w:p w14:paraId="61A641C6" w14:textId="77777777" w:rsidR="00FD3105" w:rsidRDefault="00FD3105">
      <w:pPr>
        <w:pStyle w:val="pxov"/>
        <w:rPr>
          <w:vanish/>
        </w:rPr>
      </w:pPr>
      <w:r>
        <w:rPr>
          <w:vanish/>
        </w:rPr>
        <w:t>FMS</w:t>
      </w:r>
    </w:p>
    <w:p w14:paraId="423637D3" w14:textId="77777777" w:rsidR="00FD3105" w:rsidRDefault="00FD3105">
      <w:pPr>
        <w:pStyle w:val="pxov"/>
        <w:rPr>
          <w:vanish/>
        </w:rPr>
      </w:pPr>
      <w:r>
        <w:rPr>
          <w:vanish/>
        </w:rPr>
        <w:t>LCV</w:t>
      </w:r>
    </w:p>
    <w:p w14:paraId="35086CE6" w14:textId="77777777" w:rsidR="00FD3105" w:rsidRDefault="00FD3105">
      <w:pPr>
        <w:pStyle w:val="pxov"/>
        <w:rPr>
          <w:vanish/>
        </w:rPr>
      </w:pPr>
      <w:r>
        <w:rPr>
          <w:vanish/>
        </w:rPr>
        <w:t>LSC</w:t>
      </w:r>
    </w:p>
    <w:p w14:paraId="1F4685D4" w14:textId="77777777" w:rsidR="00FD3105" w:rsidRDefault="00FD3105">
      <w:pPr>
        <w:pStyle w:val="pxov"/>
        <w:rPr>
          <w:vanish/>
        </w:rPr>
      </w:pPr>
      <w:r>
        <w:rPr>
          <w:vanish/>
        </w:rPr>
        <w:t>LS7</w:t>
      </w:r>
    </w:p>
    <w:p w14:paraId="6F88DA6C" w14:textId="77777777" w:rsidR="00FD3105" w:rsidRDefault="00FD3105">
      <w:pPr>
        <w:pStyle w:val="pxov"/>
        <w:rPr>
          <w:vanish/>
        </w:rPr>
      </w:pPr>
      <w:r>
        <w:rPr>
          <w:vanish/>
        </w:rPr>
        <w:t>FCR</w:t>
      </w:r>
    </w:p>
    <w:p w14:paraId="70305B37" w14:textId="77777777" w:rsidR="00FD3105" w:rsidRDefault="00FD3105">
      <w:pPr>
        <w:pStyle w:val="pxov"/>
        <w:rPr>
          <w:vanish/>
        </w:rPr>
      </w:pPr>
      <w:r>
        <w:rPr>
          <w:vanish/>
        </w:rPr>
        <w:t>FLG</w:t>
      </w:r>
    </w:p>
    <w:p w14:paraId="0A28421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form.fid="I7abc71c09fed11dfbf230000837214a9"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57C68F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tbl.ident="I041R3X"</w:instrText>
      </w:r>
      <w:r>
        <w:fldChar w:fldCharType="end"/>
      </w:r>
      <w:r>
        <w:fldChar w:fldCharType="begin"/>
      </w:r>
      <w:r>
        <w:instrText>tbl.uuid="I033F0C"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0D381D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28816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5F908A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DCE16B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64AEDF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397AAB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D605EBE" w14:textId="77777777">
        <w:tblPrEx>
          <w:tblCellMar>
            <w:top w:w="0" w:type="dxa"/>
            <w:left w:w="0" w:type="dxa"/>
            <w:bottom w:w="0" w:type="dxa"/>
            <w:right w:w="0" w:type="dxa"/>
          </w:tblCellMar>
        </w:tblPrEx>
        <w:tc>
          <w:tcPr>
            <w:tcW w:w="2160" w:type="dxa"/>
            <w:tcBorders>
              <w:top w:val="nil"/>
              <w:left w:val="nil"/>
              <w:bottom w:val="nil"/>
              <w:right w:val="nil"/>
            </w:tcBorders>
          </w:tcPr>
          <w:p w14:paraId="7C7E139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BC2562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9700F5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B08D858" w14:textId="77777777" w:rsidR="00FD3105" w:rsidRDefault="00FD3105"/>
        </w:tc>
      </w:tr>
      <w:tr w:rsidR="00FD3105" w14:paraId="7DC7D56C" w14:textId="77777777">
        <w:tblPrEx>
          <w:tblCellMar>
            <w:top w:w="0" w:type="dxa"/>
            <w:left w:w="0" w:type="dxa"/>
            <w:bottom w:w="0" w:type="dxa"/>
            <w:right w:w="0" w:type="dxa"/>
          </w:tblCellMar>
        </w:tblPrEx>
        <w:tc>
          <w:tcPr>
            <w:tcW w:w="2160" w:type="dxa"/>
            <w:tcBorders>
              <w:top w:val="nil"/>
              <w:left w:val="nil"/>
              <w:bottom w:val="nil"/>
              <w:right w:val="nil"/>
            </w:tcBorders>
          </w:tcPr>
          <w:p w14:paraId="351F70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227B69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893DDC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AED900" w14:textId="77777777" w:rsidR="00FD3105" w:rsidRDefault="00FD3105"/>
        </w:tc>
      </w:tr>
      <w:tr w:rsidR="00FD3105" w14:paraId="054DC33D" w14:textId="77777777">
        <w:tblPrEx>
          <w:tblCellMar>
            <w:top w:w="0" w:type="dxa"/>
            <w:left w:w="0" w:type="dxa"/>
            <w:bottom w:w="0" w:type="dxa"/>
            <w:right w:w="0" w:type="dxa"/>
          </w:tblCellMar>
        </w:tblPrEx>
        <w:tc>
          <w:tcPr>
            <w:tcW w:w="2160" w:type="dxa"/>
            <w:tcBorders>
              <w:top w:val="nil"/>
              <w:left w:val="nil"/>
              <w:bottom w:val="nil"/>
              <w:right w:val="nil"/>
            </w:tcBorders>
          </w:tcPr>
          <w:p w14:paraId="76539D5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0C7543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9F5A9F3" w14:textId="77777777" w:rsidR="00FD3105" w:rsidRDefault="00FD3105"/>
        </w:tc>
        <w:tc>
          <w:tcPr>
            <w:tcW w:w="2160" w:type="dxa"/>
            <w:tcBorders>
              <w:top w:val="nil"/>
              <w:left w:val="nil"/>
              <w:bottom w:val="nil"/>
              <w:right w:val="nil"/>
            </w:tcBorders>
          </w:tcPr>
          <w:p w14:paraId="6085BA6D" w14:textId="77777777" w:rsidR="00FD3105" w:rsidRDefault="00FD3105"/>
        </w:tc>
      </w:tr>
      <w:tr w:rsidR="00FD3105" w14:paraId="141C8F73" w14:textId="77777777">
        <w:tblPrEx>
          <w:tblCellMar>
            <w:top w:w="0" w:type="dxa"/>
            <w:left w:w="0" w:type="dxa"/>
            <w:bottom w:w="0" w:type="dxa"/>
            <w:right w:w="0" w:type="dxa"/>
          </w:tblCellMar>
        </w:tblPrEx>
        <w:tc>
          <w:tcPr>
            <w:tcW w:w="2160" w:type="dxa"/>
            <w:tcBorders>
              <w:top w:val="nil"/>
              <w:left w:val="nil"/>
              <w:bottom w:val="nil"/>
              <w:right w:val="nil"/>
            </w:tcBorders>
          </w:tcPr>
          <w:p w14:paraId="1347B44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0DB0B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4907A8" w14:textId="77777777" w:rsidR="00FD3105" w:rsidRDefault="00FD3105"/>
        </w:tc>
        <w:tc>
          <w:tcPr>
            <w:tcW w:w="2160" w:type="dxa"/>
            <w:tcBorders>
              <w:top w:val="nil"/>
              <w:left w:val="nil"/>
              <w:bottom w:val="nil"/>
              <w:right w:val="nil"/>
            </w:tcBorders>
          </w:tcPr>
          <w:p w14:paraId="42B77BFE" w14:textId="77777777" w:rsidR="00FD3105" w:rsidRDefault="00FD3105"/>
        </w:tc>
      </w:tr>
      <w:tr w:rsidR="00FD3105" w14:paraId="6F7829DD" w14:textId="77777777">
        <w:tblPrEx>
          <w:tblCellMar>
            <w:top w:w="0" w:type="dxa"/>
            <w:left w:w="0" w:type="dxa"/>
            <w:bottom w:w="0" w:type="dxa"/>
            <w:right w:w="0" w:type="dxa"/>
          </w:tblCellMar>
        </w:tblPrEx>
        <w:tc>
          <w:tcPr>
            <w:tcW w:w="2160" w:type="dxa"/>
            <w:tcBorders>
              <w:top w:val="nil"/>
              <w:left w:val="nil"/>
              <w:bottom w:val="nil"/>
              <w:right w:val="nil"/>
            </w:tcBorders>
          </w:tcPr>
          <w:p w14:paraId="26B7EFE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97AD1B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7CD77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5B73DA" w14:textId="77777777" w:rsidR="00FD3105" w:rsidRDefault="00FD3105"/>
        </w:tc>
      </w:tr>
    </w:tbl>
    <w:p w14:paraId="6FEB01E9" w14:textId="77777777" w:rsidR="00FD3105" w:rsidRDefault="00FD3105">
      <w:pPr>
        <w:pStyle w:val="pxtbody"/>
      </w:pPr>
    </w:p>
    <w:p w14:paraId="25B546F3" w14:textId="77777777" w:rsidR="00FD3105" w:rsidRDefault="00FD3105"/>
    <w:p w14:paraId="366FA322" w14:textId="77777777" w:rsidR="00FD3105" w:rsidRDefault="00FD3105">
      <w:pPr>
        <w:pStyle w:val="pxformhac"/>
        <w:spacing w:before="180"/>
        <w:jc w:val="center"/>
      </w:pPr>
      <w:r>
        <w:t xml:space="preserve">FINAL JUDGMENT OF DISMISSAL </w:t>
      </w:r>
    </w:p>
    <w:p w14:paraId="73D214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This action was heard on the motion to dismiss for lack of prosecution served by </w:t>
      </w:r>
      <w:r>
        <w:rPr>
          <w:rStyle w:val="pxfinstr"/>
          <w:i/>
          <w:iCs/>
        </w:rPr>
        <w:t>[name of server]</w:t>
      </w:r>
      <w:r>
        <w:t xml:space="preserve">. The court finds that the notice prescribed by </w:t>
      </w:r>
      <w:r>
        <w:rPr>
          <w:rStyle w:val="pxst"/>
          <w:color w:val="FF0000"/>
          <w:sz w:val="20"/>
          <w:szCs w:val="20"/>
          <w:vertAlign w:val="superscript"/>
        </w:rPr>
        <w:t>►</w:t>
      </w:r>
      <w:r>
        <w:rPr>
          <w:rStyle w:val="pxst"/>
        </w:rPr>
        <w:fldChar w:fldCharType="begin"/>
      </w:r>
      <w:r>
        <w:rPr>
          <w:rStyle w:val="pxst"/>
        </w:rPr>
        <w:instrText>st.ref.id="I04BPZO"</w:instrText>
      </w:r>
      <w:r>
        <w:rPr>
          <w:rStyle w:val="pxst"/>
        </w:rPr>
        <w:fldChar w:fldCharType="end"/>
      </w:r>
      <w:r>
        <w:rPr>
          <w:rStyle w:val="pxst"/>
        </w:rPr>
        <w:t>Fla. R. Civ. P. 1.420(e)</w:t>
      </w:r>
      <w:r>
        <w:t xml:space="preserve"> was served on </w:t>
      </w:r>
      <w:r>
        <w:rPr>
          <w:rStyle w:val="pxfinstr"/>
          <w:i/>
          <w:iCs/>
        </w:rPr>
        <w:t>[date of service of notice]</w:t>
      </w:r>
      <w:r>
        <w:t>; there was no record activity during the ten months immediately proceeding service of the notice; there was no record activity during the 60 days immediately following service of the notice; no stay has been issued or approved by the court; and no party has shown good cause why this action should remain pending so</w:t>
      </w:r>
    </w:p>
    <w:p w14:paraId="5D66D2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IT IS ADJUDGED that this action is dismissed for lack of prosecution, that plaintiff </w:t>
      </w:r>
      <w:r>
        <w:rPr>
          <w:rStyle w:val="pxfinstr"/>
          <w:i/>
          <w:iCs/>
        </w:rPr>
        <w:t>[NAME OF PLAINTIFF]</w:t>
      </w:r>
      <w:r>
        <w:t xml:space="preserve"> takes nothing by this action and that defendant </w:t>
      </w:r>
      <w:r>
        <w:rPr>
          <w:rStyle w:val="pxfinstr"/>
          <w:i/>
          <w:iCs/>
        </w:rPr>
        <w:t>[NAME OF DEFENDANT]</w:t>
      </w:r>
      <w:r>
        <w:t xml:space="preserve"> go hence without day.</w:t>
      </w:r>
    </w:p>
    <w:p w14:paraId="4C9E7DB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ORDERED at </w:t>
      </w:r>
      <w:r>
        <w:rPr>
          <w:rStyle w:val="pxfinstr"/>
          <w:i/>
          <w:iCs/>
        </w:rPr>
        <w:t>[name of city]</w:t>
      </w:r>
      <w:r>
        <w:t xml:space="preserve">, Florida on </w:t>
      </w:r>
      <w:r>
        <w:rPr>
          <w:rStyle w:val="pxfinstr"/>
          <w:i/>
          <w:iCs/>
        </w:rPr>
        <w:t>[date of order]</w:t>
      </w:r>
      <w:r>
        <w:t>.</w:t>
      </w:r>
    </w:p>
    <w:p w14:paraId="7749694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658076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A1FFE9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875AA7D"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tbl.uuid="I03HRCN"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51A3E8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ADD6E9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BE8CE3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D3B8D0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1162ABA" w14:textId="77777777">
        <w:tblPrEx>
          <w:tblCellMar>
            <w:top w:w="0" w:type="dxa"/>
            <w:left w:w="0" w:type="dxa"/>
            <w:bottom w:w="0" w:type="dxa"/>
            <w:right w:w="0" w:type="dxa"/>
          </w:tblCellMar>
        </w:tblPrEx>
        <w:tc>
          <w:tcPr>
            <w:tcW w:w="4320" w:type="dxa"/>
            <w:tcBorders>
              <w:top w:val="nil"/>
              <w:left w:val="nil"/>
              <w:bottom w:val="nil"/>
              <w:right w:val="nil"/>
            </w:tcBorders>
          </w:tcPr>
          <w:p w14:paraId="009D8A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6C5E6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2A720FDE" w14:textId="77777777" w:rsidR="00FD3105" w:rsidRDefault="00FD3105">
      <w:pPr>
        <w:pStyle w:val="pxtbody"/>
      </w:pPr>
    </w:p>
    <w:p w14:paraId="74D77982" w14:textId="77777777" w:rsidR="00FD3105" w:rsidRDefault="00FD3105"/>
    <w:p w14:paraId="095D6378" w14:textId="77777777" w:rsidR="00FD3105" w:rsidRDefault="00FD3105">
      <w:pPr>
        <w:pStyle w:val="pxcomnt"/>
      </w:pPr>
    </w:p>
    <w:p w14:paraId="5EBDB428" w14:textId="77777777" w:rsidR="00FD3105" w:rsidRDefault="00FD3105">
      <w:pPr>
        <w:pStyle w:val="pxhac"/>
        <w:spacing w:before="180"/>
        <w:jc w:val="center"/>
      </w:pPr>
      <w:r>
        <w:rPr>
          <w:rStyle w:val="pxb"/>
          <w:b/>
          <w:bCs/>
        </w:rPr>
        <w:t>Author's Comment</w:t>
      </w:r>
    </w:p>
    <w:p w14:paraId="2EB539E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st.ref.id="I04BPZJ"</w:instrText>
      </w:r>
      <w:r>
        <w:rPr>
          <w:rStyle w:val="pxst"/>
        </w:rPr>
        <w:fldChar w:fldCharType="end"/>
      </w:r>
      <w:r>
        <w:rPr>
          <w:rStyle w:val="pxst"/>
        </w:rPr>
        <w:t>Fla. R. Civ. P. Form 1.989</w:t>
      </w:r>
      <w:ins w:id="59" w:author="Debra M. Salisbury" w:date="2024-02-19T22:22:00Z">
        <w:r w:rsidR="001B619A">
          <w:rPr>
            <w:rStyle w:val="pxst"/>
          </w:rPr>
          <w:t xml:space="preserve"> </w:t>
        </w:r>
      </w:ins>
      <w:r>
        <w:rPr>
          <w:rStyle w:val="pxst"/>
        </w:rPr>
        <w:t>(b)</w:t>
      </w:r>
      <w:r>
        <w:t xml:space="preserve">. This form can be used in family actions after changing the caption and party designations. See </w:t>
      </w:r>
      <w:bookmarkStart w:id="60" w:name="_Hlk159273925"/>
      <w:r>
        <w:rPr>
          <w:rStyle w:val="pxst"/>
          <w:color w:val="FF0000"/>
          <w:sz w:val="20"/>
          <w:szCs w:val="20"/>
          <w:vertAlign w:val="superscript"/>
        </w:rPr>
        <w:t>►</w:t>
      </w:r>
      <w:bookmarkEnd w:id="60"/>
      <w:r>
        <w:rPr>
          <w:rStyle w:val="pxst"/>
        </w:rPr>
        <w:fldChar w:fldCharType="begin"/>
      </w:r>
      <w:r>
        <w:rPr>
          <w:rStyle w:val="pxst"/>
        </w:rPr>
        <w:instrText>st.ref.id="I02RGJQ"</w:instrText>
      </w:r>
      <w:r>
        <w:rPr>
          <w:rStyle w:val="pxst"/>
        </w:rPr>
        <w:fldChar w:fldCharType="end"/>
      </w:r>
      <w:r>
        <w:rPr>
          <w:rStyle w:val="pxst"/>
        </w:rPr>
        <w:t>Fla. Fam. L. R. P. 12.420(d)</w:t>
      </w:r>
      <w:r>
        <w:t xml:space="preserve">; </w:t>
      </w:r>
      <w:r>
        <w:rPr>
          <w:rStyle w:val="pxx"/>
          <w:color w:val="FF0000"/>
          <w:sz w:val="20"/>
          <w:szCs w:val="20"/>
          <w:vertAlign w:val="superscript"/>
        </w:rPr>
        <w:t>►</w:t>
      </w:r>
      <w:r>
        <w:rPr>
          <w:rStyle w:val="pxx"/>
        </w:rPr>
        <w:fldChar w:fldCharType="begin"/>
      </w:r>
      <w:r>
        <w:rPr>
          <w:rStyle w:val="pxx"/>
        </w:rPr>
        <w:instrText>x.ref.id="I065DA8"</w:instrText>
      </w:r>
      <w:r>
        <w:rPr>
          <w:rStyle w:val="pxx"/>
        </w:rPr>
        <w:fldChar w:fldCharType="end"/>
      </w:r>
      <w:r>
        <w:rPr>
          <w:rStyle w:val="pxx"/>
          <w:vanish/>
        </w:rPr>
        <w:t>&amp;s;</w:t>
      </w:r>
      <w:r>
        <w:rPr>
          <w:rStyle w:val="pxvis"/>
          <w:rFonts w:ascii="Times NewRoman" w:hAnsi="Times NewRoman"/>
          <w:b w:val="0"/>
          <w:sz w:val="24"/>
        </w:rPr>
        <w:t>§</w:t>
      </w:r>
      <w:r>
        <w:rPr>
          <w:rStyle w:val="pxx"/>
        </w:rPr>
        <w:t>7:6</w:t>
      </w:r>
      <w:ins w:id="61" w:author="Debra M. Salisbury" w:date="2024-04-27T10:10:00Z">
        <w:r w:rsidR="009B55DF">
          <w:rPr>
            <w:rStyle w:val="pxx"/>
          </w:rPr>
          <w:t>8</w:t>
        </w:r>
      </w:ins>
      <w:del w:id="62" w:author="Debra M. Salisbury" w:date="2024-04-27T10:10:00Z">
        <w:r w:rsidDel="009B55DF">
          <w:rPr>
            <w:rStyle w:val="pxx"/>
          </w:rPr>
          <w:delText>7</w:delText>
        </w:r>
      </w:del>
      <w:r>
        <w:t>.</w:t>
      </w:r>
      <w:ins w:id="63" w:author="Debra M. Salisbury" w:date="2024-02-19T22:23:00Z">
        <w:r w:rsidR="001B619A">
          <w:t xml:space="preserve"> See </w:t>
        </w:r>
      </w:ins>
      <w:ins w:id="64" w:author="Debra M. Salisbury" w:date="2024-02-19T22:25:00Z">
        <w:r w:rsidR="0018146E">
          <w:rPr>
            <w:rStyle w:val="pxst"/>
            <w:color w:val="FF0000"/>
            <w:sz w:val="20"/>
            <w:szCs w:val="20"/>
            <w:vertAlign w:val="superscript"/>
          </w:rPr>
          <w:t>►</w:t>
        </w:r>
      </w:ins>
      <w:ins w:id="65" w:author="Debra M. Salisbury" w:date="2024-02-19T22:23:00Z">
        <w:r w:rsidR="001B619A">
          <w:t xml:space="preserve">Trawick’s Florida Practice and Procedure </w:t>
        </w:r>
        <w:r w:rsidR="001B619A">
          <w:rPr>
            <w:rFonts w:ascii="Times New Roman" w:hAnsi="Times New Roman"/>
          </w:rPr>
          <w:t>§</w:t>
        </w:r>
      </w:ins>
      <w:ins w:id="66" w:author="Debra M. Salisbury" w:date="2024-02-19T22:24:00Z">
        <w:r w:rsidR="001B619A">
          <w:rPr>
            <w:rFonts w:ascii="Times New Roman" w:hAnsi="Times New Roman"/>
          </w:rPr>
          <w:t xml:space="preserve"> </w:t>
        </w:r>
        <w:r w:rsidR="001B619A">
          <w:t>21:7.</w:t>
        </w:r>
      </w:ins>
    </w:p>
    <w:p w14:paraId="797AFE73" w14:textId="77777777" w:rsidR="00FD3105" w:rsidRDefault="00FD3105">
      <w:pPr>
        <w:pStyle w:val="pxs"/>
        <w:spacing w:before="180"/>
        <w:rPr>
          <w:sz w:val="27"/>
          <w:szCs w:val="27"/>
        </w:rPr>
      </w:pPr>
      <w:r>
        <w:rPr>
          <w:sz w:val="27"/>
          <w:szCs w:val="27"/>
        </w:rPr>
        <w:t>10:20. Judgment</w:t>
      </w:r>
      <w:r>
        <w:rPr>
          <w:rStyle w:val="pxsep"/>
        </w:rPr>
        <w:t xml:space="preserve">-- </w:t>
      </w:r>
      <w:r>
        <w:rPr>
          <w:sz w:val="27"/>
          <w:szCs w:val="27"/>
        </w:rPr>
        <w:t>Dismissal, settlement, counterclaim</w:t>
      </w:r>
    </w:p>
    <w:p w14:paraId="7E807011" w14:textId="77777777" w:rsidR="00FD3105" w:rsidRDefault="00FD3105">
      <w:pPr>
        <w:pStyle w:val="pxov"/>
        <w:rPr>
          <w:vanish/>
        </w:rPr>
      </w:pPr>
      <w:r>
        <w:rPr>
          <w:vanish/>
        </w:rPr>
        <w:t>FMS</w:t>
      </w:r>
    </w:p>
    <w:p w14:paraId="20584AC4" w14:textId="77777777" w:rsidR="00FD3105" w:rsidRDefault="00FD3105">
      <w:pPr>
        <w:pStyle w:val="pxov"/>
        <w:rPr>
          <w:vanish/>
        </w:rPr>
      </w:pPr>
      <w:r>
        <w:rPr>
          <w:vanish/>
        </w:rPr>
        <w:t>LCV</w:t>
      </w:r>
    </w:p>
    <w:p w14:paraId="76390E27" w14:textId="77777777" w:rsidR="00FD3105" w:rsidRDefault="00FD3105">
      <w:pPr>
        <w:pStyle w:val="pxov"/>
        <w:rPr>
          <w:vanish/>
        </w:rPr>
      </w:pPr>
      <w:r>
        <w:rPr>
          <w:vanish/>
        </w:rPr>
        <w:t>LSC</w:t>
      </w:r>
    </w:p>
    <w:p w14:paraId="05E0DCEA" w14:textId="77777777" w:rsidR="00FD3105" w:rsidRDefault="00FD3105">
      <w:pPr>
        <w:pStyle w:val="pxov"/>
        <w:rPr>
          <w:vanish/>
        </w:rPr>
      </w:pPr>
      <w:r>
        <w:rPr>
          <w:vanish/>
        </w:rPr>
        <w:t>LS2</w:t>
      </w:r>
    </w:p>
    <w:p w14:paraId="1E87C278" w14:textId="77777777" w:rsidR="00FD3105" w:rsidRDefault="00FD3105">
      <w:pPr>
        <w:pStyle w:val="pxov"/>
        <w:rPr>
          <w:vanish/>
        </w:rPr>
      </w:pPr>
      <w:r>
        <w:rPr>
          <w:vanish/>
        </w:rPr>
        <w:t>LS7</w:t>
      </w:r>
    </w:p>
    <w:p w14:paraId="593C37AE" w14:textId="77777777" w:rsidR="00FD3105" w:rsidRDefault="00FD3105">
      <w:pPr>
        <w:pStyle w:val="pxov"/>
        <w:rPr>
          <w:vanish/>
        </w:rPr>
      </w:pPr>
      <w:r>
        <w:rPr>
          <w:vanish/>
        </w:rPr>
        <w:t>LS9</w:t>
      </w:r>
    </w:p>
    <w:p w14:paraId="7630EFFD" w14:textId="77777777" w:rsidR="00FD3105" w:rsidRDefault="00FD3105">
      <w:pPr>
        <w:pStyle w:val="pxov"/>
        <w:rPr>
          <w:vanish/>
        </w:rPr>
      </w:pPr>
      <w:r>
        <w:rPr>
          <w:vanish/>
        </w:rPr>
        <w:t>FCV</w:t>
      </w:r>
    </w:p>
    <w:p w14:paraId="4E73BEAF" w14:textId="77777777" w:rsidR="00FD3105" w:rsidRDefault="00FD3105">
      <w:pPr>
        <w:pStyle w:val="pxov"/>
        <w:rPr>
          <w:vanish/>
        </w:rPr>
      </w:pPr>
      <w:r>
        <w:rPr>
          <w:vanish/>
        </w:rPr>
        <w:t>FLG</w:t>
      </w:r>
    </w:p>
    <w:p w14:paraId="4967307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form.fid="I7ac153c09fed11dfbf230000837214a9"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6BC215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tbl.ident="I06LIXF"</w:instrText>
      </w:r>
      <w:r>
        <w:fldChar w:fldCharType="end"/>
      </w:r>
      <w:r>
        <w:fldChar w:fldCharType="begin"/>
      </w:r>
      <w:r>
        <w:instrText>tbl.uuid="I02EC3V"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A58296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33A092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47CD1E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38CD35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C93D32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E19056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BC73394" w14:textId="77777777">
        <w:tblPrEx>
          <w:tblCellMar>
            <w:top w:w="0" w:type="dxa"/>
            <w:left w:w="0" w:type="dxa"/>
            <w:bottom w:w="0" w:type="dxa"/>
            <w:right w:w="0" w:type="dxa"/>
          </w:tblCellMar>
        </w:tblPrEx>
        <w:tc>
          <w:tcPr>
            <w:tcW w:w="2160" w:type="dxa"/>
            <w:tcBorders>
              <w:top w:val="nil"/>
              <w:left w:val="nil"/>
              <w:bottom w:val="nil"/>
              <w:right w:val="nil"/>
            </w:tcBorders>
          </w:tcPr>
          <w:p w14:paraId="10F1A9D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20CAFD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BC36B3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2F49363" w14:textId="77777777" w:rsidR="00FD3105" w:rsidRDefault="00FD3105"/>
        </w:tc>
      </w:tr>
      <w:tr w:rsidR="00FD3105" w14:paraId="07748D29" w14:textId="77777777">
        <w:tblPrEx>
          <w:tblCellMar>
            <w:top w:w="0" w:type="dxa"/>
            <w:left w:w="0" w:type="dxa"/>
            <w:bottom w:w="0" w:type="dxa"/>
            <w:right w:w="0" w:type="dxa"/>
          </w:tblCellMar>
        </w:tblPrEx>
        <w:tc>
          <w:tcPr>
            <w:tcW w:w="2160" w:type="dxa"/>
            <w:tcBorders>
              <w:top w:val="nil"/>
              <w:left w:val="nil"/>
              <w:bottom w:val="nil"/>
              <w:right w:val="nil"/>
            </w:tcBorders>
          </w:tcPr>
          <w:p w14:paraId="14127C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44F408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F6A556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5A2CC5" w14:textId="77777777" w:rsidR="00FD3105" w:rsidRDefault="00FD3105"/>
        </w:tc>
      </w:tr>
      <w:tr w:rsidR="00FD3105" w14:paraId="0FC35589" w14:textId="77777777">
        <w:tblPrEx>
          <w:tblCellMar>
            <w:top w:w="0" w:type="dxa"/>
            <w:left w:w="0" w:type="dxa"/>
            <w:bottom w:w="0" w:type="dxa"/>
            <w:right w:w="0" w:type="dxa"/>
          </w:tblCellMar>
        </w:tblPrEx>
        <w:tc>
          <w:tcPr>
            <w:tcW w:w="2160" w:type="dxa"/>
            <w:tcBorders>
              <w:top w:val="nil"/>
              <w:left w:val="nil"/>
              <w:bottom w:val="nil"/>
              <w:right w:val="nil"/>
            </w:tcBorders>
          </w:tcPr>
          <w:p w14:paraId="1D5820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8E9A0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5CAB529" w14:textId="77777777" w:rsidR="00FD3105" w:rsidRDefault="00FD3105"/>
        </w:tc>
        <w:tc>
          <w:tcPr>
            <w:tcW w:w="2160" w:type="dxa"/>
            <w:tcBorders>
              <w:top w:val="nil"/>
              <w:left w:val="nil"/>
              <w:bottom w:val="nil"/>
              <w:right w:val="nil"/>
            </w:tcBorders>
          </w:tcPr>
          <w:p w14:paraId="1C94B3D3" w14:textId="77777777" w:rsidR="00FD3105" w:rsidRDefault="00FD3105"/>
        </w:tc>
      </w:tr>
      <w:tr w:rsidR="00FD3105" w14:paraId="4CEB290C" w14:textId="77777777">
        <w:tblPrEx>
          <w:tblCellMar>
            <w:top w:w="0" w:type="dxa"/>
            <w:left w:w="0" w:type="dxa"/>
            <w:bottom w:w="0" w:type="dxa"/>
            <w:right w:w="0" w:type="dxa"/>
          </w:tblCellMar>
        </w:tblPrEx>
        <w:tc>
          <w:tcPr>
            <w:tcW w:w="2160" w:type="dxa"/>
            <w:tcBorders>
              <w:top w:val="nil"/>
              <w:left w:val="nil"/>
              <w:bottom w:val="nil"/>
              <w:right w:val="nil"/>
            </w:tcBorders>
          </w:tcPr>
          <w:p w14:paraId="53B51ED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66E0A0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83B784" w14:textId="77777777" w:rsidR="00FD3105" w:rsidRDefault="00FD3105"/>
        </w:tc>
        <w:tc>
          <w:tcPr>
            <w:tcW w:w="2160" w:type="dxa"/>
            <w:tcBorders>
              <w:top w:val="nil"/>
              <w:left w:val="nil"/>
              <w:bottom w:val="nil"/>
              <w:right w:val="nil"/>
            </w:tcBorders>
          </w:tcPr>
          <w:p w14:paraId="2623F7EE" w14:textId="77777777" w:rsidR="00FD3105" w:rsidRDefault="00FD3105"/>
        </w:tc>
      </w:tr>
      <w:tr w:rsidR="00FD3105" w14:paraId="6A547C13" w14:textId="77777777">
        <w:tblPrEx>
          <w:tblCellMar>
            <w:top w:w="0" w:type="dxa"/>
            <w:left w:w="0" w:type="dxa"/>
            <w:bottom w:w="0" w:type="dxa"/>
            <w:right w:w="0" w:type="dxa"/>
          </w:tblCellMar>
        </w:tblPrEx>
        <w:tc>
          <w:tcPr>
            <w:tcW w:w="2160" w:type="dxa"/>
            <w:tcBorders>
              <w:top w:val="nil"/>
              <w:left w:val="nil"/>
              <w:bottom w:val="nil"/>
              <w:right w:val="nil"/>
            </w:tcBorders>
          </w:tcPr>
          <w:p w14:paraId="7492850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4073FC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52793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611AF9" w14:textId="77777777" w:rsidR="00FD3105" w:rsidRDefault="00FD3105"/>
        </w:tc>
      </w:tr>
    </w:tbl>
    <w:p w14:paraId="4628D8E4" w14:textId="77777777" w:rsidR="00FD3105" w:rsidRDefault="00FD3105">
      <w:pPr>
        <w:pStyle w:val="pxtbody"/>
      </w:pPr>
    </w:p>
    <w:p w14:paraId="28158390" w14:textId="77777777" w:rsidR="00FD3105" w:rsidRDefault="00FD3105"/>
    <w:p w14:paraId="5C64F1E5" w14:textId="77777777" w:rsidR="00FD3105" w:rsidRDefault="00FD3105">
      <w:pPr>
        <w:pStyle w:val="pxformhac"/>
        <w:spacing w:before="180"/>
        <w:jc w:val="center"/>
      </w:pPr>
      <w:r>
        <w:t xml:space="preserve">FINAL JUDGMENT OF DISMISSAL </w:t>
      </w:r>
    </w:p>
    <w:p w14:paraId="27A0BC1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This action was heard on the parties' joint motion for dismissal and</w:t>
      </w:r>
    </w:p>
    <w:p w14:paraId="5C5C15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IT IS ADJUDGED that:</w:t>
      </w:r>
    </w:p>
    <w:p w14:paraId="53B54940" w14:textId="77777777" w:rsidR="00FD3105" w:rsidRDefault="00FD3105">
      <w:pPr>
        <w:pStyle w:val="pxformfl"/>
        <w:ind w:left="500"/>
      </w:pPr>
      <w:r>
        <w:t xml:space="preserve"> </w:t>
      </w:r>
    </w:p>
    <w:p w14:paraId="6CC7FEB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F83332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The action is dismissed with prejudice to all parties.</w:t>
      </w:r>
    </w:p>
    <w:p w14:paraId="774E516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296E93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takes nothing by that party's action and each party goes hence without day on the opposing party's causes of action.</w:t>
      </w:r>
    </w:p>
    <w:p w14:paraId="427EA1C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F120AB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shall pay that party's costs and attorney fees.</w:t>
      </w:r>
    </w:p>
    <w:p w14:paraId="4232E9A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ORDERED at </w:t>
      </w:r>
      <w:r>
        <w:rPr>
          <w:rStyle w:val="pxfinstr"/>
          <w:i/>
          <w:iCs/>
        </w:rPr>
        <w:t>[name of city]</w:t>
      </w:r>
      <w:r>
        <w:t xml:space="preserve">, Florida on </w:t>
      </w:r>
      <w:r>
        <w:rPr>
          <w:rStyle w:val="pxfinstr"/>
          <w:i/>
          <w:iCs/>
        </w:rPr>
        <w:t>[date of order]</w:t>
      </w:r>
      <w:r>
        <w:t>.</w:t>
      </w:r>
    </w:p>
    <w:p w14:paraId="3639675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33EEBC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FE8AD8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C54F0C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tbl.ident="I06LIX9"</w:instrText>
      </w:r>
      <w:r>
        <w:fldChar w:fldCharType="end"/>
      </w:r>
      <w:r>
        <w:fldChar w:fldCharType="begin"/>
      </w:r>
      <w:r>
        <w:instrText>tbl.uuid="I01DVPA"</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A5BDA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E68EAA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9FF241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C1795B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F8DA8B5" w14:textId="77777777">
        <w:tblPrEx>
          <w:tblCellMar>
            <w:top w:w="0" w:type="dxa"/>
            <w:left w:w="0" w:type="dxa"/>
            <w:bottom w:w="0" w:type="dxa"/>
            <w:right w:w="0" w:type="dxa"/>
          </w:tblCellMar>
        </w:tblPrEx>
        <w:tc>
          <w:tcPr>
            <w:tcW w:w="4320" w:type="dxa"/>
            <w:tcBorders>
              <w:top w:val="nil"/>
              <w:left w:val="nil"/>
              <w:bottom w:val="nil"/>
              <w:right w:val="nil"/>
            </w:tcBorders>
          </w:tcPr>
          <w:p w14:paraId="1FD84D4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81959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552EBCA" w14:textId="77777777">
        <w:tblPrEx>
          <w:tblCellMar>
            <w:top w:w="0" w:type="dxa"/>
            <w:left w:w="0" w:type="dxa"/>
            <w:bottom w:w="0" w:type="dxa"/>
            <w:right w:w="0" w:type="dxa"/>
          </w:tblCellMar>
        </w:tblPrEx>
        <w:tc>
          <w:tcPr>
            <w:tcW w:w="4320" w:type="dxa"/>
            <w:tcBorders>
              <w:top w:val="nil"/>
              <w:left w:val="nil"/>
              <w:bottom w:val="nil"/>
              <w:right w:val="nil"/>
            </w:tcBorders>
          </w:tcPr>
          <w:p w14:paraId="488DCE7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3378E1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92C5949" w14:textId="77777777" w:rsidR="00FD3105" w:rsidRDefault="00FD3105">
      <w:pPr>
        <w:pStyle w:val="pxtbody"/>
      </w:pPr>
    </w:p>
    <w:p w14:paraId="156A1922" w14:textId="77777777" w:rsidR="00FD3105" w:rsidRDefault="00FD3105"/>
    <w:p w14:paraId="2252ECD1" w14:textId="77777777" w:rsidR="00FD3105" w:rsidRDefault="00FD3105">
      <w:pPr>
        <w:pStyle w:val="pxcomnt"/>
      </w:pPr>
    </w:p>
    <w:p w14:paraId="6253E1FE" w14:textId="77777777" w:rsidR="00FD3105" w:rsidRDefault="00FD3105">
      <w:pPr>
        <w:pStyle w:val="pxhac"/>
        <w:spacing w:before="180"/>
        <w:jc w:val="center"/>
      </w:pPr>
      <w:r>
        <w:rPr>
          <w:rStyle w:val="pxb"/>
          <w:b/>
          <w:bCs/>
        </w:rPr>
        <w:t>Author's Comment</w:t>
      </w:r>
    </w:p>
    <w:p w14:paraId="4711C5D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st.ref.id="I04BPYB"</w:instrText>
      </w:r>
      <w:r>
        <w:rPr>
          <w:rStyle w:val="pxst"/>
        </w:rPr>
        <w:fldChar w:fldCharType="end"/>
      </w:r>
      <w:r>
        <w:rPr>
          <w:rStyle w:val="pxst"/>
        </w:rPr>
        <w:t>Fla. R. Civ. P. Form 1.994</w:t>
      </w:r>
      <w:r>
        <w:t>. The example given here was modified for a stipulated settlement and applicability to all parties. This form can be used in family actions after changing the caption and party designations.</w:t>
      </w:r>
    </w:p>
    <w:p w14:paraId="0FDF6030" w14:textId="77777777" w:rsidR="00FD3105" w:rsidRDefault="00FD3105">
      <w:pPr>
        <w:pStyle w:val="pxs"/>
        <w:spacing w:before="180"/>
        <w:rPr>
          <w:sz w:val="27"/>
          <w:szCs w:val="27"/>
        </w:rPr>
      </w:pPr>
      <w:r>
        <w:rPr>
          <w:sz w:val="27"/>
          <w:szCs w:val="27"/>
        </w:rPr>
        <w:t>10:21. Judgment</w:t>
      </w:r>
      <w:r>
        <w:rPr>
          <w:rStyle w:val="pxsep"/>
        </w:rPr>
        <w:t xml:space="preserve">-- </w:t>
      </w:r>
      <w:r>
        <w:rPr>
          <w:sz w:val="27"/>
          <w:szCs w:val="27"/>
        </w:rPr>
        <w:t>Dismissal, settlement, no counterclaim</w:t>
      </w:r>
    </w:p>
    <w:p w14:paraId="0779C2D2" w14:textId="77777777" w:rsidR="00FD3105" w:rsidRDefault="00FD3105">
      <w:pPr>
        <w:pStyle w:val="pxov"/>
        <w:rPr>
          <w:vanish/>
        </w:rPr>
      </w:pPr>
      <w:r>
        <w:rPr>
          <w:vanish/>
        </w:rPr>
        <w:t>FMS</w:t>
      </w:r>
    </w:p>
    <w:p w14:paraId="65339A4D" w14:textId="77777777" w:rsidR="00FD3105" w:rsidRDefault="00FD3105">
      <w:pPr>
        <w:pStyle w:val="pxov"/>
        <w:rPr>
          <w:vanish/>
        </w:rPr>
      </w:pPr>
      <w:r>
        <w:rPr>
          <w:vanish/>
        </w:rPr>
        <w:t>LCV</w:t>
      </w:r>
    </w:p>
    <w:p w14:paraId="07B355AA" w14:textId="77777777" w:rsidR="00FD3105" w:rsidRDefault="00FD3105">
      <w:pPr>
        <w:pStyle w:val="pxov"/>
        <w:rPr>
          <w:vanish/>
        </w:rPr>
      </w:pPr>
      <w:r>
        <w:rPr>
          <w:vanish/>
        </w:rPr>
        <w:t>LSC</w:t>
      </w:r>
    </w:p>
    <w:p w14:paraId="05EA1E7F" w14:textId="77777777" w:rsidR="00FD3105" w:rsidRDefault="00FD3105">
      <w:pPr>
        <w:pStyle w:val="pxov"/>
        <w:rPr>
          <w:vanish/>
        </w:rPr>
      </w:pPr>
      <w:r>
        <w:rPr>
          <w:vanish/>
        </w:rPr>
        <w:t>LS7</w:t>
      </w:r>
    </w:p>
    <w:p w14:paraId="01A0A969" w14:textId="77777777" w:rsidR="00FD3105" w:rsidRDefault="00FD3105">
      <w:pPr>
        <w:pStyle w:val="pxov"/>
        <w:rPr>
          <w:vanish/>
        </w:rPr>
      </w:pPr>
      <w:r>
        <w:rPr>
          <w:vanish/>
        </w:rPr>
        <w:t>LS9</w:t>
      </w:r>
    </w:p>
    <w:p w14:paraId="0B8FC843" w14:textId="77777777" w:rsidR="00FD3105" w:rsidRDefault="00FD3105">
      <w:pPr>
        <w:pStyle w:val="pxov"/>
        <w:rPr>
          <w:vanish/>
        </w:rPr>
      </w:pPr>
      <w:r>
        <w:rPr>
          <w:vanish/>
        </w:rPr>
        <w:t>FCV</w:t>
      </w:r>
    </w:p>
    <w:p w14:paraId="26025EC7" w14:textId="77777777" w:rsidR="00FD3105" w:rsidRDefault="00FD3105">
      <w:pPr>
        <w:pStyle w:val="pxov"/>
        <w:rPr>
          <w:vanish/>
        </w:rPr>
      </w:pPr>
      <w:r>
        <w:rPr>
          <w:vanish/>
        </w:rPr>
        <w:t>FLG</w:t>
      </w:r>
    </w:p>
    <w:p w14:paraId="43FAAC4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form.fid="I7ac265309fed11dfbf230000837214a9"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2AF256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tbl.ident="I053901"</w:instrText>
      </w:r>
      <w:r>
        <w:fldChar w:fldCharType="end"/>
      </w:r>
      <w:r>
        <w:fldChar w:fldCharType="begin"/>
      </w:r>
      <w:r>
        <w:instrText>tbl.uuid="I059C20"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43A8BE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514F7B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06F916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328F9A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5FF279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89F434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E42033E" w14:textId="77777777">
        <w:tblPrEx>
          <w:tblCellMar>
            <w:top w:w="0" w:type="dxa"/>
            <w:left w:w="0" w:type="dxa"/>
            <w:bottom w:w="0" w:type="dxa"/>
            <w:right w:w="0" w:type="dxa"/>
          </w:tblCellMar>
        </w:tblPrEx>
        <w:tc>
          <w:tcPr>
            <w:tcW w:w="2160" w:type="dxa"/>
            <w:tcBorders>
              <w:top w:val="nil"/>
              <w:left w:val="nil"/>
              <w:bottom w:val="nil"/>
              <w:right w:val="nil"/>
            </w:tcBorders>
          </w:tcPr>
          <w:p w14:paraId="10E47F5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8F6EFC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45942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F53D5E9" w14:textId="77777777" w:rsidR="00FD3105" w:rsidRDefault="00FD3105"/>
        </w:tc>
      </w:tr>
      <w:tr w:rsidR="00FD3105" w14:paraId="2BDD2881" w14:textId="77777777">
        <w:tblPrEx>
          <w:tblCellMar>
            <w:top w:w="0" w:type="dxa"/>
            <w:left w:w="0" w:type="dxa"/>
            <w:bottom w:w="0" w:type="dxa"/>
            <w:right w:w="0" w:type="dxa"/>
          </w:tblCellMar>
        </w:tblPrEx>
        <w:tc>
          <w:tcPr>
            <w:tcW w:w="2160" w:type="dxa"/>
            <w:tcBorders>
              <w:top w:val="nil"/>
              <w:left w:val="nil"/>
              <w:bottom w:val="nil"/>
              <w:right w:val="nil"/>
            </w:tcBorders>
          </w:tcPr>
          <w:p w14:paraId="658332D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5417F3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CB9AA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C95561" w14:textId="77777777" w:rsidR="00FD3105" w:rsidRDefault="00FD3105"/>
        </w:tc>
      </w:tr>
      <w:tr w:rsidR="00FD3105" w14:paraId="3DCA7DF3" w14:textId="77777777">
        <w:tblPrEx>
          <w:tblCellMar>
            <w:top w:w="0" w:type="dxa"/>
            <w:left w:w="0" w:type="dxa"/>
            <w:bottom w:w="0" w:type="dxa"/>
            <w:right w:w="0" w:type="dxa"/>
          </w:tblCellMar>
        </w:tblPrEx>
        <w:tc>
          <w:tcPr>
            <w:tcW w:w="2160" w:type="dxa"/>
            <w:tcBorders>
              <w:top w:val="nil"/>
              <w:left w:val="nil"/>
              <w:bottom w:val="nil"/>
              <w:right w:val="nil"/>
            </w:tcBorders>
          </w:tcPr>
          <w:p w14:paraId="5E67B4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B858C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D77E55F" w14:textId="77777777" w:rsidR="00FD3105" w:rsidRDefault="00FD3105"/>
        </w:tc>
        <w:tc>
          <w:tcPr>
            <w:tcW w:w="2160" w:type="dxa"/>
            <w:tcBorders>
              <w:top w:val="nil"/>
              <w:left w:val="nil"/>
              <w:bottom w:val="nil"/>
              <w:right w:val="nil"/>
            </w:tcBorders>
          </w:tcPr>
          <w:p w14:paraId="5BA7573C" w14:textId="77777777" w:rsidR="00FD3105" w:rsidRDefault="00FD3105"/>
        </w:tc>
      </w:tr>
      <w:tr w:rsidR="00FD3105" w14:paraId="401340C8" w14:textId="77777777">
        <w:tblPrEx>
          <w:tblCellMar>
            <w:top w:w="0" w:type="dxa"/>
            <w:left w:w="0" w:type="dxa"/>
            <w:bottom w:w="0" w:type="dxa"/>
            <w:right w:w="0" w:type="dxa"/>
          </w:tblCellMar>
        </w:tblPrEx>
        <w:tc>
          <w:tcPr>
            <w:tcW w:w="2160" w:type="dxa"/>
            <w:tcBorders>
              <w:top w:val="nil"/>
              <w:left w:val="nil"/>
              <w:bottom w:val="nil"/>
              <w:right w:val="nil"/>
            </w:tcBorders>
          </w:tcPr>
          <w:p w14:paraId="1C4EB55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2905B5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70D1F67" w14:textId="77777777" w:rsidR="00FD3105" w:rsidRDefault="00FD3105"/>
        </w:tc>
        <w:tc>
          <w:tcPr>
            <w:tcW w:w="2160" w:type="dxa"/>
            <w:tcBorders>
              <w:top w:val="nil"/>
              <w:left w:val="nil"/>
              <w:bottom w:val="nil"/>
              <w:right w:val="nil"/>
            </w:tcBorders>
          </w:tcPr>
          <w:p w14:paraId="5D7A837D" w14:textId="77777777" w:rsidR="00FD3105" w:rsidRDefault="00FD3105"/>
        </w:tc>
      </w:tr>
      <w:tr w:rsidR="00FD3105" w14:paraId="148E889F" w14:textId="77777777">
        <w:tblPrEx>
          <w:tblCellMar>
            <w:top w:w="0" w:type="dxa"/>
            <w:left w:w="0" w:type="dxa"/>
            <w:bottom w:w="0" w:type="dxa"/>
            <w:right w:w="0" w:type="dxa"/>
          </w:tblCellMar>
        </w:tblPrEx>
        <w:tc>
          <w:tcPr>
            <w:tcW w:w="2160" w:type="dxa"/>
            <w:tcBorders>
              <w:top w:val="nil"/>
              <w:left w:val="nil"/>
              <w:bottom w:val="nil"/>
              <w:right w:val="nil"/>
            </w:tcBorders>
          </w:tcPr>
          <w:p w14:paraId="3DA9017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7AAE12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18CF0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6EFB20D" w14:textId="77777777" w:rsidR="00FD3105" w:rsidRDefault="00FD3105"/>
        </w:tc>
      </w:tr>
    </w:tbl>
    <w:p w14:paraId="3B1C04D1" w14:textId="77777777" w:rsidR="00FD3105" w:rsidRDefault="00FD3105">
      <w:pPr>
        <w:pStyle w:val="pxtbody"/>
      </w:pPr>
    </w:p>
    <w:p w14:paraId="3CF1A396" w14:textId="77777777" w:rsidR="00FD3105" w:rsidRDefault="00FD3105"/>
    <w:p w14:paraId="1D1D8D48" w14:textId="77777777" w:rsidR="00FD3105" w:rsidRDefault="00FD3105">
      <w:pPr>
        <w:pStyle w:val="pxformhac"/>
        <w:spacing w:before="180"/>
        <w:jc w:val="center"/>
      </w:pPr>
      <w:r>
        <w:t xml:space="preserve">FINAL JUDGMENT OF DISMISSAL </w:t>
      </w:r>
    </w:p>
    <w:p w14:paraId="11C1CA3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This action was heard on the parties' joint motion for dismissal and</w:t>
      </w:r>
    </w:p>
    <w:p w14:paraId="527674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IT IS ADJUDGED that:</w:t>
      </w:r>
    </w:p>
    <w:p w14:paraId="256A8189" w14:textId="77777777" w:rsidR="00FD3105" w:rsidRDefault="00FD3105">
      <w:pPr>
        <w:pStyle w:val="pxformfl"/>
        <w:ind w:left="500"/>
      </w:pPr>
      <w:r>
        <w:t xml:space="preserve"> </w:t>
      </w:r>
    </w:p>
    <w:p w14:paraId="01F821B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7312A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The action is dismissed with prejudice to all parties.</w:t>
      </w:r>
    </w:p>
    <w:p w14:paraId="242F379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2737D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go hence without day.</w:t>
      </w:r>
    </w:p>
    <w:p w14:paraId="639DEBE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C7095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Each party shall pay that party's costs and attorney fees.</w:t>
      </w:r>
    </w:p>
    <w:p w14:paraId="463658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ORDERED at </w:t>
      </w:r>
      <w:r>
        <w:rPr>
          <w:rStyle w:val="pxfinstr"/>
          <w:i/>
          <w:iCs/>
        </w:rPr>
        <w:t>[name of city]</w:t>
      </w:r>
      <w:r>
        <w:t xml:space="preserve">, Florida on </w:t>
      </w:r>
      <w:r>
        <w:rPr>
          <w:rStyle w:val="pxfinstr"/>
          <w:i/>
          <w:iCs/>
        </w:rPr>
        <w:t>[date of order]</w:t>
      </w:r>
      <w:r>
        <w:t>.</w:t>
      </w:r>
    </w:p>
    <w:p w14:paraId="2DDEFE2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EC982D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3ADA6C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7E337D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tbl.ident="I048NQE"</w:instrText>
      </w:r>
      <w:r>
        <w:fldChar w:fldCharType="end"/>
      </w:r>
      <w:r>
        <w:fldChar w:fldCharType="begin"/>
      </w:r>
      <w:r>
        <w:instrText>tbl.uuid="I01F16K"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2E22B8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9AC3CD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FA6244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3CA5F0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9372AE5" w14:textId="77777777">
        <w:tblPrEx>
          <w:tblCellMar>
            <w:top w:w="0" w:type="dxa"/>
            <w:left w:w="0" w:type="dxa"/>
            <w:bottom w:w="0" w:type="dxa"/>
            <w:right w:w="0" w:type="dxa"/>
          </w:tblCellMar>
        </w:tblPrEx>
        <w:tc>
          <w:tcPr>
            <w:tcW w:w="4320" w:type="dxa"/>
            <w:tcBorders>
              <w:top w:val="nil"/>
              <w:left w:val="nil"/>
              <w:bottom w:val="nil"/>
              <w:right w:val="nil"/>
            </w:tcBorders>
          </w:tcPr>
          <w:p w14:paraId="55AD7CD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B9A4AD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8A8A2B2" w14:textId="77777777">
        <w:tblPrEx>
          <w:tblCellMar>
            <w:top w:w="0" w:type="dxa"/>
            <w:left w:w="0" w:type="dxa"/>
            <w:bottom w:w="0" w:type="dxa"/>
            <w:right w:w="0" w:type="dxa"/>
          </w:tblCellMar>
        </w:tblPrEx>
        <w:tc>
          <w:tcPr>
            <w:tcW w:w="4320" w:type="dxa"/>
            <w:tcBorders>
              <w:top w:val="nil"/>
              <w:left w:val="nil"/>
              <w:bottom w:val="nil"/>
              <w:right w:val="nil"/>
            </w:tcBorders>
          </w:tcPr>
          <w:p w14:paraId="047583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B54360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8767ACD" w14:textId="77777777" w:rsidR="00FD3105" w:rsidRDefault="00FD3105">
      <w:pPr>
        <w:pStyle w:val="pxtbody"/>
      </w:pPr>
    </w:p>
    <w:p w14:paraId="5451F924" w14:textId="77777777" w:rsidR="00FD3105" w:rsidRDefault="00FD3105"/>
    <w:p w14:paraId="67CFBEC8" w14:textId="77777777" w:rsidR="00FD3105" w:rsidRDefault="00FD3105">
      <w:pPr>
        <w:pStyle w:val="pxformcomnt"/>
      </w:pPr>
    </w:p>
    <w:p w14:paraId="27D6DD4B" w14:textId="77777777" w:rsidR="00FD3105" w:rsidRDefault="00FD3105">
      <w:pPr>
        <w:pStyle w:val="pxformhac"/>
        <w:spacing w:before="180"/>
        <w:jc w:val="center"/>
      </w:pPr>
      <w:r>
        <w:rPr>
          <w:rStyle w:val="pxb"/>
          <w:b/>
          <w:bCs/>
        </w:rPr>
        <w:t>Author's Comment</w:t>
      </w:r>
    </w:p>
    <w:p w14:paraId="78F449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st.ref.id="I04BHW2"</w:instrText>
      </w:r>
      <w:r>
        <w:rPr>
          <w:rStyle w:val="pxst"/>
        </w:rPr>
        <w:fldChar w:fldCharType="end"/>
      </w:r>
      <w:r>
        <w:rPr>
          <w:rStyle w:val="pxst"/>
        </w:rPr>
        <w:t>Fla. R. Civ. P. Form 1.994</w:t>
      </w:r>
      <w:r>
        <w:t>.</w:t>
      </w:r>
    </w:p>
    <w:p w14:paraId="4EB5C497" w14:textId="77777777" w:rsidR="00FD3105" w:rsidRDefault="00FD3105">
      <w:pPr>
        <w:pStyle w:val="pxs"/>
        <w:spacing w:before="180"/>
        <w:rPr>
          <w:sz w:val="27"/>
          <w:szCs w:val="27"/>
        </w:rPr>
      </w:pPr>
      <w:r>
        <w:rPr>
          <w:sz w:val="27"/>
          <w:szCs w:val="27"/>
        </w:rPr>
        <w:t>10:22. Judgment</w:t>
      </w:r>
      <w:r>
        <w:rPr>
          <w:rStyle w:val="pxsep"/>
        </w:rPr>
        <w:t xml:space="preserve">-- </w:t>
      </w:r>
      <w:r>
        <w:rPr>
          <w:sz w:val="27"/>
          <w:szCs w:val="27"/>
        </w:rPr>
        <w:t>Dissolution of corporation</w:t>
      </w:r>
    </w:p>
    <w:p w14:paraId="2E43BB2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form.fid="I2201cf600be011e2b6c10000837bc6dd"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76EDED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tbl.ident="I01V4D2"</w:instrText>
      </w:r>
      <w:r>
        <w:fldChar w:fldCharType="end"/>
      </w:r>
      <w:r>
        <w:fldChar w:fldCharType="begin"/>
      </w:r>
      <w:r>
        <w:instrText>tbl.uuid="I034FIO"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368CA7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62CB6D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C6E133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5E4140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colspec.colwidth="17*"</w:instrText>
      </w:r>
      <w:r>
        <w:fldChar w:fldCharType="end"/>
      </w:r>
    </w:p>
    <w:p w14:paraId="09E10B5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97DB8D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colspec.colwidth="30*"</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69B0BDF" w14:textId="77777777">
        <w:tblPrEx>
          <w:tblCellMar>
            <w:top w:w="0" w:type="dxa"/>
            <w:left w:w="0" w:type="dxa"/>
            <w:bottom w:w="0" w:type="dxa"/>
            <w:right w:w="0" w:type="dxa"/>
          </w:tblCellMar>
        </w:tblPrEx>
        <w:tc>
          <w:tcPr>
            <w:tcW w:w="2160" w:type="dxa"/>
            <w:tcBorders>
              <w:top w:val="nil"/>
              <w:left w:val="nil"/>
              <w:bottom w:val="nil"/>
              <w:right w:val="nil"/>
            </w:tcBorders>
          </w:tcPr>
          <w:p w14:paraId="0727EF17"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20BEB9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E590BF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92BF676" w14:textId="77777777" w:rsidR="00FD3105" w:rsidRDefault="00FD3105"/>
        </w:tc>
      </w:tr>
      <w:tr w:rsidR="00FD3105" w14:paraId="6CF8EF88" w14:textId="77777777">
        <w:tblPrEx>
          <w:tblCellMar>
            <w:top w:w="0" w:type="dxa"/>
            <w:left w:w="0" w:type="dxa"/>
            <w:bottom w:w="0" w:type="dxa"/>
            <w:right w:w="0" w:type="dxa"/>
          </w:tblCellMar>
        </w:tblPrEx>
        <w:tc>
          <w:tcPr>
            <w:tcW w:w="2160" w:type="dxa"/>
            <w:tcBorders>
              <w:top w:val="nil"/>
              <w:left w:val="nil"/>
              <w:bottom w:val="nil"/>
              <w:right w:val="nil"/>
            </w:tcBorders>
          </w:tcPr>
          <w:p w14:paraId="25233F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425BA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0C1F39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AB12B0" w14:textId="77777777" w:rsidR="00FD3105" w:rsidRDefault="00FD3105"/>
        </w:tc>
      </w:tr>
      <w:tr w:rsidR="00FD3105" w14:paraId="3AE7213E" w14:textId="77777777">
        <w:tblPrEx>
          <w:tblCellMar>
            <w:top w:w="0" w:type="dxa"/>
            <w:left w:w="0" w:type="dxa"/>
            <w:bottom w:w="0" w:type="dxa"/>
            <w:right w:w="0" w:type="dxa"/>
          </w:tblCellMar>
        </w:tblPrEx>
        <w:tc>
          <w:tcPr>
            <w:tcW w:w="2160" w:type="dxa"/>
            <w:tcBorders>
              <w:top w:val="nil"/>
              <w:left w:val="nil"/>
              <w:bottom w:val="nil"/>
              <w:right w:val="nil"/>
            </w:tcBorders>
          </w:tcPr>
          <w:p w14:paraId="250A2F8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2CD9F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561C6A9" w14:textId="77777777" w:rsidR="00FD3105" w:rsidRDefault="00FD3105"/>
        </w:tc>
        <w:tc>
          <w:tcPr>
            <w:tcW w:w="2160" w:type="dxa"/>
            <w:tcBorders>
              <w:top w:val="nil"/>
              <w:left w:val="nil"/>
              <w:bottom w:val="nil"/>
              <w:right w:val="nil"/>
            </w:tcBorders>
          </w:tcPr>
          <w:p w14:paraId="430F3EC0" w14:textId="77777777" w:rsidR="00FD3105" w:rsidRDefault="00FD3105"/>
        </w:tc>
      </w:tr>
      <w:tr w:rsidR="00FD3105" w14:paraId="216B7D3A" w14:textId="77777777">
        <w:tblPrEx>
          <w:tblCellMar>
            <w:top w:w="0" w:type="dxa"/>
            <w:left w:w="0" w:type="dxa"/>
            <w:bottom w:w="0" w:type="dxa"/>
            <w:right w:w="0" w:type="dxa"/>
          </w:tblCellMar>
        </w:tblPrEx>
        <w:tc>
          <w:tcPr>
            <w:tcW w:w="2160" w:type="dxa"/>
            <w:tcBorders>
              <w:top w:val="nil"/>
              <w:left w:val="nil"/>
              <w:bottom w:val="nil"/>
              <w:right w:val="nil"/>
            </w:tcBorders>
          </w:tcPr>
          <w:p w14:paraId="4FF32B0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 CORPORATION]</w:t>
            </w:r>
            <w:r>
              <w:rPr>
                <w:rStyle w:val="pxrowentry"/>
              </w:rPr>
              <w:t>,</w:t>
            </w:r>
          </w:p>
        </w:tc>
        <w:tc>
          <w:tcPr>
            <w:tcW w:w="2160" w:type="dxa"/>
            <w:tcBorders>
              <w:top w:val="nil"/>
              <w:left w:val="nil"/>
              <w:bottom w:val="nil"/>
              <w:right w:val="nil"/>
            </w:tcBorders>
          </w:tcPr>
          <w:p w14:paraId="3EC68DC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239C3CA" w14:textId="77777777" w:rsidR="00FD3105" w:rsidRDefault="00FD3105"/>
        </w:tc>
        <w:tc>
          <w:tcPr>
            <w:tcW w:w="2160" w:type="dxa"/>
            <w:tcBorders>
              <w:top w:val="nil"/>
              <w:left w:val="nil"/>
              <w:bottom w:val="nil"/>
              <w:right w:val="nil"/>
            </w:tcBorders>
          </w:tcPr>
          <w:p w14:paraId="5D18F492" w14:textId="77777777" w:rsidR="00FD3105" w:rsidRDefault="00FD3105"/>
        </w:tc>
      </w:tr>
      <w:tr w:rsidR="00FD3105" w14:paraId="4F28C049" w14:textId="77777777">
        <w:tblPrEx>
          <w:tblCellMar>
            <w:top w:w="0" w:type="dxa"/>
            <w:left w:w="0" w:type="dxa"/>
            <w:bottom w:w="0" w:type="dxa"/>
            <w:right w:w="0" w:type="dxa"/>
          </w:tblCellMar>
        </w:tblPrEx>
        <w:tc>
          <w:tcPr>
            <w:tcW w:w="2160" w:type="dxa"/>
            <w:tcBorders>
              <w:top w:val="nil"/>
              <w:left w:val="nil"/>
              <w:bottom w:val="nil"/>
              <w:right w:val="nil"/>
            </w:tcBorders>
          </w:tcPr>
          <w:p w14:paraId="33AFDB0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C72AE4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693C01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3E03E7" w14:textId="77777777" w:rsidR="00FD3105" w:rsidRDefault="00FD3105"/>
        </w:tc>
      </w:tr>
    </w:tbl>
    <w:p w14:paraId="696584A9" w14:textId="77777777" w:rsidR="00FD3105" w:rsidRDefault="00FD3105">
      <w:pPr>
        <w:pStyle w:val="pxtbody"/>
      </w:pPr>
    </w:p>
    <w:p w14:paraId="769F46EB" w14:textId="77777777" w:rsidR="00FD3105" w:rsidRDefault="00FD3105"/>
    <w:p w14:paraId="5770AB6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FINAL JUDGMENT DISSOLVING CORPORATION</w:t>
      </w:r>
    </w:p>
    <w:p w14:paraId="186D001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This action was tried before the court. On the evidence presented the court finds that the directors of </w:t>
      </w:r>
      <w:r>
        <w:rPr>
          <w:rStyle w:val="pxfinstr"/>
          <w:i/>
          <w:iCs/>
        </w:rPr>
        <w:t>[NAME OF DEFENDANT CORPORATION]</w:t>
      </w:r>
      <w:r>
        <w:t xml:space="preserve"> are deadlocked in the management of the corporate affairs and the shareholders are unable to break the deadlock. As a result irreparable injury to the corporate defendant's assets is now being suffered and unless the action taken under this final judgment occurs, the assets will be lost to the shareholders. The corporation has complied with </w:t>
      </w:r>
      <w:r>
        <w:rPr>
          <w:rStyle w:val="pxst"/>
          <w:color w:val="FF0000"/>
          <w:sz w:val="20"/>
          <w:szCs w:val="20"/>
          <w:vertAlign w:val="superscript"/>
        </w:rPr>
        <w:t>►</w:t>
      </w:r>
      <w:r>
        <w:rPr>
          <w:rStyle w:val="pxst"/>
        </w:rPr>
        <w:fldChar w:fldCharType="begin"/>
      </w:r>
      <w:r>
        <w:rPr>
          <w:rStyle w:val="pxst"/>
        </w:rPr>
        <w:instrText>st.ref.id="I04BHVZ"</w:instrText>
      </w:r>
      <w:r>
        <w:rPr>
          <w:rStyle w:val="pxst"/>
        </w:rPr>
        <w:fldChar w:fldCharType="end"/>
      </w:r>
      <w:r>
        <w:rPr>
          <w:rStyle w:val="pxst"/>
          <w:vanish/>
        </w:rPr>
        <w:t>&amp;s;</w:t>
      </w:r>
      <w:r>
        <w:rPr>
          <w:rStyle w:val="pxvis"/>
          <w:rFonts w:ascii="Times NewRoman" w:hAnsi="Times NewRoman"/>
          <w:b w:val="0"/>
          <w:sz w:val="24"/>
        </w:rPr>
        <w:t>§</w:t>
      </w:r>
      <w:r>
        <w:rPr>
          <w:rStyle w:val="pxst"/>
        </w:rPr>
        <w:t>607.1431(4), Fla. Stat.</w:t>
      </w:r>
      <w:r>
        <w:t>, however the shareholders have not elected to purchase the plaintiff's shares, therefore</w:t>
      </w:r>
    </w:p>
    <w:p w14:paraId="28A837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IT IS ADJUDGED that:</w:t>
      </w:r>
    </w:p>
    <w:p w14:paraId="586B292D" w14:textId="77777777" w:rsidR="00FD3105" w:rsidRDefault="00FD3105">
      <w:pPr>
        <w:pStyle w:val="pxformfl"/>
        <w:ind w:left="500"/>
      </w:pPr>
      <w:r>
        <w:t xml:space="preserve"> </w:t>
      </w:r>
    </w:p>
    <w:p w14:paraId="22178FB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CF06C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Defendant </w:t>
      </w:r>
      <w:r>
        <w:rPr>
          <w:rStyle w:val="pxfinstr"/>
          <w:i/>
          <w:iCs/>
        </w:rPr>
        <w:t>[NAME OF DEFENDANT CORPORATION]</w:t>
      </w:r>
      <w:r>
        <w:t xml:space="preserve"> is dissolved effective </w:t>
      </w:r>
      <w:r>
        <w:rPr>
          <w:rStyle w:val="pxfinstr"/>
          <w:i/>
          <w:iCs/>
        </w:rPr>
        <w:t>[date of dissolution]</w:t>
      </w:r>
      <w:r>
        <w:t>.</w:t>
      </w:r>
    </w:p>
    <w:p w14:paraId="2E7272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7A18F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directors shall sell all of the assets of the corporation as soon as possible. When sufficient assets are sold so that all creditors can be paid, the directors of the corporation shall pay the debts of the corporation.</w:t>
      </w:r>
    </w:p>
    <w:p w14:paraId="0C0F9F0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E54A8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If there is an excess of funds after the debts of the corporation are paid, the balance after paying the debts of the corporation shall be paid to the stockholders of the corporation pro rata according to the amounts of stock owned by each.</w:t>
      </w:r>
    </w:p>
    <w:p w14:paraId="20D067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762BEE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The directors of the corporation shall follow the procedures prescribed by </w:t>
      </w:r>
      <w:r>
        <w:rPr>
          <w:vanish/>
        </w:rPr>
        <w:t>&amp;ss;</w:t>
      </w:r>
      <w:r>
        <w:rPr>
          <w:rStyle w:val="pxvis"/>
          <w:rFonts w:ascii="Times NewRoman" w:hAnsi="Times NewRoman"/>
          <w:b w:val="0"/>
          <w:sz w:val="24"/>
        </w:rPr>
        <w:t>§§</w:t>
      </w:r>
      <w:r>
        <w:t>607.1406 and 607.1407, Florida Statutes as may be necessary to dispose of all claims against the corporation by its creditors.</w:t>
      </w:r>
    </w:p>
    <w:p w14:paraId="0E5B5816" w14:textId="77777777" w:rsidR="00FD3105" w:rsidRDefault="00FD3105">
      <w:pPr>
        <w:pStyle w:val="pxformfin"/>
      </w:pPr>
      <w:bookmarkStart w:id="67" w:name="_Hlk164272735"/>
      <w:r>
        <w:rPr>
          <w:color w:val="FF0000"/>
          <w:sz w:val="20"/>
          <w:szCs w:val="20"/>
          <w:vertAlign w:val="superscript"/>
        </w:rPr>
        <w:t>►</w:t>
      </w:r>
      <w:bookmarkEnd w:id="67"/>
      <w:r>
        <w:fldChar w:fldCharType="begin"/>
      </w:r>
      <w:r>
        <w:instrText>fi.lvl="1"</w:instrText>
      </w:r>
      <w:r>
        <w:fldChar w:fldCharType="end"/>
      </w:r>
      <w:r>
        <w:t xml:space="preserve">5. </w:t>
      </w:r>
    </w:p>
    <w:p w14:paraId="614EED4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court reserves jurisdiction of the corporation to enforce this judgment and to enter any other orders that may be necessary for the complete and proper disposition of the corporation's assets.</w:t>
      </w:r>
    </w:p>
    <w:p w14:paraId="2BF199D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ORDERED at </w:t>
      </w:r>
      <w:r>
        <w:rPr>
          <w:rStyle w:val="pxfinstr"/>
          <w:i/>
          <w:iCs/>
        </w:rPr>
        <w:t>[name of city]</w:t>
      </w:r>
      <w:r>
        <w:t xml:space="preserve">, Florida on </w:t>
      </w:r>
      <w:r>
        <w:rPr>
          <w:rStyle w:val="pxfinstr"/>
          <w:i/>
          <w:iCs/>
        </w:rPr>
        <w:t>[date of judgment]</w:t>
      </w:r>
      <w:r>
        <w:t>.</w:t>
      </w:r>
    </w:p>
    <w:p w14:paraId="6EA830F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56B355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CEB357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66FA3D3" w14:textId="77777777" w:rsidR="00FD3105" w:rsidRDefault="00FD3105">
      <w:pPr>
        <w:pStyle w:val="pxformfsigtbl"/>
        <w:ind w:left="500"/>
      </w:pPr>
      <w:r>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tbl.ident="I02ANOZ"</w:instrText>
      </w:r>
      <w:r>
        <w:fldChar w:fldCharType="end"/>
      </w:r>
      <w:r>
        <w:fldChar w:fldCharType="begin"/>
      </w:r>
      <w:r>
        <w:instrText>tbl.uuid="I01FAGR"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EC9DF6"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4774A4B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0DF926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7BFFC99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colspec.colwidth="67*"</w:instrText>
      </w:r>
      <w:r>
        <w:fldChar w:fldCharType="end"/>
      </w:r>
    </w:p>
    <w:p w14:paraId="1EE66A3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D27B62E" w14:textId="77777777">
        <w:tblPrEx>
          <w:tblCellMar>
            <w:top w:w="0" w:type="dxa"/>
            <w:left w:w="0" w:type="dxa"/>
            <w:bottom w:w="0" w:type="dxa"/>
            <w:right w:w="0" w:type="dxa"/>
          </w:tblCellMar>
        </w:tblPrEx>
        <w:tc>
          <w:tcPr>
            <w:tcW w:w="2880" w:type="dxa"/>
            <w:tcBorders>
              <w:top w:val="nil"/>
              <w:left w:val="nil"/>
              <w:bottom w:val="nil"/>
              <w:right w:val="nil"/>
            </w:tcBorders>
          </w:tcPr>
          <w:p w14:paraId="0885CCA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1007C7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1574CEA1" w14:textId="77777777" w:rsidR="00FD3105" w:rsidRDefault="00FD3105"/>
        </w:tc>
      </w:tr>
      <w:tr w:rsidR="00FD3105" w14:paraId="1DE19393" w14:textId="77777777">
        <w:tblPrEx>
          <w:tblCellMar>
            <w:top w:w="0" w:type="dxa"/>
            <w:left w:w="0" w:type="dxa"/>
            <w:bottom w:w="0" w:type="dxa"/>
            <w:right w:w="0" w:type="dxa"/>
          </w:tblCellMar>
        </w:tblPrEx>
        <w:tc>
          <w:tcPr>
            <w:tcW w:w="2880" w:type="dxa"/>
            <w:tcBorders>
              <w:top w:val="nil"/>
              <w:left w:val="nil"/>
              <w:bottom w:val="nil"/>
              <w:right w:val="nil"/>
            </w:tcBorders>
          </w:tcPr>
          <w:p w14:paraId="3784C55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7B92C6F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48E8967A" w14:textId="77777777" w:rsidR="00FD3105" w:rsidRDefault="00FD3105"/>
        </w:tc>
      </w:tr>
    </w:tbl>
    <w:p w14:paraId="71E72C4A" w14:textId="77777777" w:rsidR="00FD3105" w:rsidRDefault="00FD3105">
      <w:pPr>
        <w:pStyle w:val="pxtbody"/>
      </w:pPr>
    </w:p>
    <w:p w14:paraId="4C9B146F" w14:textId="77777777" w:rsidR="00FD3105" w:rsidRDefault="00FD3105"/>
    <w:p w14:paraId="746BC269" w14:textId="77777777" w:rsidR="00FD3105" w:rsidRDefault="00FD3105">
      <w:pPr>
        <w:pStyle w:val="pxcomnt"/>
      </w:pPr>
    </w:p>
    <w:p w14:paraId="650E190C" w14:textId="77777777" w:rsidR="00FD3105" w:rsidRDefault="00FD3105">
      <w:pPr>
        <w:pStyle w:val="pxhac"/>
        <w:spacing w:before="180"/>
        <w:jc w:val="center"/>
      </w:pPr>
      <w:r>
        <w:rPr>
          <w:rStyle w:val="pxb"/>
          <w:b/>
          <w:bCs/>
        </w:rPr>
        <w:t>Author's Comment</w:t>
      </w:r>
    </w:p>
    <w:p w14:paraId="68E3D89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st.ref.id="I01RP3M"</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607.1430, Fla. Stat.; </w:t>
      </w:r>
      <w:r>
        <w:rPr>
          <w:rStyle w:val="pxst"/>
          <w:vanish/>
        </w:rPr>
        <w:t>&amp;s;</w:t>
      </w:r>
      <w:r>
        <w:rPr>
          <w:rStyle w:val="pxvis"/>
          <w:rFonts w:ascii="Times NewRoman" w:hAnsi="Times NewRoman"/>
          <w:b w:val="0"/>
          <w:sz w:val="24"/>
        </w:rPr>
        <w:t>§</w:t>
      </w:r>
      <w:r>
        <w:rPr>
          <w:rStyle w:val="pxst"/>
        </w:rPr>
        <w:t>607.1431, Fla. Stat.</w:t>
      </w:r>
      <w:r>
        <w:t xml:space="preserve"> This dissolution uses the grounds in subsection (1)(b) of section 607.1430 for the basis of the dissolution. A receiver may be appointed rather than permitting the directors to sell the assets. See </w:t>
      </w:r>
      <w:r>
        <w:rPr>
          <w:rStyle w:val="pxst"/>
          <w:color w:val="FF0000"/>
          <w:sz w:val="20"/>
          <w:szCs w:val="20"/>
          <w:vertAlign w:val="superscript"/>
        </w:rPr>
        <w:t>►</w:t>
      </w:r>
      <w:r>
        <w:rPr>
          <w:rStyle w:val="pxst"/>
        </w:rPr>
        <w:fldChar w:fldCharType="begin"/>
      </w:r>
      <w:r>
        <w:rPr>
          <w:rStyle w:val="pxst"/>
        </w:rPr>
        <w:instrText>st.ref.id="I04BHUS"</w:instrText>
      </w:r>
      <w:r>
        <w:rPr>
          <w:rStyle w:val="pxst"/>
        </w:rPr>
        <w:fldChar w:fldCharType="end"/>
      </w:r>
      <w:r>
        <w:rPr>
          <w:rStyle w:val="pxst"/>
          <w:vanish/>
        </w:rPr>
        <w:t>&amp;s;</w:t>
      </w:r>
      <w:r>
        <w:rPr>
          <w:rStyle w:val="pxvis"/>
          <w:rFonts w:ascii="Times NewRoman" w:hAnsi="Times NewRoman"/>
          <w:b w:val="0"/>
          <w:sz w:val="24"/>
        </w:rPr>
        <w:t>§</w:t>
      </w:r>
      <w:r>
        <w:rPr>
          <w:rStyle w:val="pxst"/>
        </w:rPr>
        <w:t>607.1432, Fla. Stat.</w:t>
      </w:r>
      <w:r>
        <w:t xml:space="preserve"> The court may also take the actions provided for in </w:t>
      </w:r>
      <w:r>
        <w:rPr>
          <w:rStyle w:val="pxst"/>
          <w:color w:val="FF0000"/>
          <w:sz w:val="20"/>
          <w:szCs w:val="20"/>
          <w:vertAlign w:val="superscript"/>
        </w:rPr>
        <w:t>►</w:t>
      </w:r>
      <w:r>
        <w:rPr>
          <w:rStyle w:val="pxst"/>
        </w:rPr>
        <w:fldChar w:fldCharType="begin"/>
      </w:r>
      <w:r>
        <w:rPr>
          <w:rStyle w:val="pxst"/>
        </w:rPr>
        <w:instrText>st.ref.id="I01UI8I"</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607.1433, Fla. Stat.; </w:t>
      </w:r>
      <w:r>
        <w:rPr>
          <w:rStyle w:val="pxst"/>
          <w:vanish/>
        </w:rPr>
        <w:t>&amp;s;</w:t>
      </w:r>
      <w:r>
        <w:rPr>
          <w:rStyle w:val="pxvis"/>
          <w:rFonts w:ascii="Times NewRoman" w:hAnsi="Times NewRoman"/>
          <w:b w:val="0"/>
          <w:sz w:val="24"/>
        </w:rPr>
        <w:t>§</w:t>
      </w:r>
      <w:r>
        <w:rPr>
          <w:rStyle w:val="pxst"/>
        </w:rPr>
        <w:t xml:space="preserve">607.1434, Fla. Stat. or </w:t>
      </w:r>
      <w:r>
        <w:rPr>
          <w:rStyle w:val="pxst"/>
          <w:vanish/>
        </w:rPr>
        <w:t>&amp;s;</w:t>
      </w:r>
      <w:r>
        <w:rPr>
          <w:rStyle w:val="pxvis"/>
          <w:rFonts w:ascii="Times NewRoman" w:hAnsi="Times NewRoman"/>
          <w:b w:val="0"/>
          <w:sz w:val="24"/>
        </w:rPr>
        <w:t>§</w:t>
      </w:r>
      <w:r>
        <w:rPr>
          <w:rStyle w:val="pxst"/>
        </w:rPr>
        <w:t>607.1435, Fla. Stat.</w:t>
      </w:r>
    </w:p>
    <w:p w14:paraId="07F83282" w14:textId="77777777" w:rsidR="00FD3105" w:rsidRDefault="00FD3105">
      <w:pPr>
        <w:pStyle w:val="pxs"/>
        <w:spacing w:before="180"/>
        <w:rPr>
          <w:sz w:val="27"/>
          <w:szCs w:val="27"/>
        </w:rPr>
      </w:pPr>
      <w:r>
        <w:rPr>
          <w:sz w:val="27"/>
          <w:szCs w:val="27"/>
        </w:rPr>
        <w:t>10:23. Judgment</w:t>
      </w:r>
      <w:r>
        <w:rPr>
          <w:rStyle w:val="pxsep"/>
        </w:rPr>
        <w:t xml:space="preserve">-- </w:t>
      </w:r>
      <w:r>
        <w:rPr>
          <w:sz w:val="27"/>
          <w:szCs w:val="27"/>
        </w:rPr>
        <w:t>Dissolution of marriage, alimony, child support, property division</w:t>
      </w:r>
    </w:p>
    <w:p w14:paraId="57B6540E" w14:textId="77777777" w:rsidR="00FD3105" w:rsidRDefault="00FD3105">
      <w:pPr>
        <w:pStyle w:val="pxov"/>
        <w:rPr>
          <w:vanish/>
        </w:rPr>
      </w:pPr>
      <w:r>
        <w:rPr>
          <w:vanish/>
        </w:rPr>
        <w:t>FMS</w:t>
      </w:r>
    </w:p>
    <w:p w14:paraId="08C38B16" w14:textId="77777777" w:rsidR="00FD3105" w:rsidRDefault="00FD3105">
      <w:pPr>
        <w:pStyle w:val="pxov"/>
        <w:rPr>
          <w:vanish/>
        </w:rPr>
      </w:pPr>
      <w:r>
        <w:rPr>
          <w:vanish/>
        </w:rPr>
        <w:t>FAM</w:t>
      </w:r>
    </w:p>
    <w:p w14:paraId="50BB70FB" w14:textId="77777777" w:rsidR="00FD3105" w:rsidRDefault="00FD3105">
      <w:pPr>
        <w:pStyle w:val="pxov"/>
        <w:rPr>
          <w:vanish/>
        </w:rPr>
      </w:pPr>
      <w:r>
        <w:rPr>
          <w:vanish/>
        </w:rPr>
        <w:t>DAS</w:t>
      </w:r>
    </w:p>
    <w:p w14:paraId="41EA2A8B" w14:textId="77777777" w:rsidR="00FD3105" w:rsidRDefault="00FD3105">
      <w:pPr>
        <w:pStyle w:val="pxov"/>
        <w:rPr>
          <w:vanish/>
        </w:rPr>
      </w:pPr>
      <w:r>
        <w:rPr>
          <w:vanish/>
        </w:rPr>
        <w:t>CAS</w:t>
      </w:r>
    </w:p>
    <w:p w14:paraId="4F6EFCC6" w14:textId="77777777" w:rsidR="00FD3105" w:rsidRDefault="00FD3105">
      <w:pPr>
        <w:pStyle w:val="pxov"/>
        <w:rPr>
          <w:vanish/>
        </w:rPr>
      </w:pPr>
      <w:r>
        <w:rPr>
          <w:vanish/>
        </w:rPr>
        <w:t>FCV</w:t>
      </w:r>
    </w:p>
    <w:p w14:paraId="6FE40F71" w14:textId="77777777" w:rsidR="00FD3105" w:rsidRDefault="00FD3105">
      <w:pPr>
        <w:pStyle w:val="pxov"/>
        <w:rPr>
          <w:vanish/>
        </w:rPr>
      </w:pPr>
      <w:r>
        <w:rPr>
          <w:vanish/>
        </w:rPr>
        <w:t>FLG</w:t>
      </w:r>
    </w:p>
    <w:p w14:paraId="1B31684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form.fid="I7ac4d6309fed11dfbf230000837214a9"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1791F0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tbl.ident="I0375U3"</w:instrText>
      </w:r>
      <w:r>
        <w:fldChar w:fldCharType="end"/>
      </w:r>
      <w:r>
        <w:fldChar w:fldCharType="begin"/>
      </w:r>
      <w:r>
        <w:instrText>tbl.uuid="I011Y9S"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EA7A60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09968F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485D4A7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colspec.colwidth="25*"</w:instrText>
      </w:r>
      <w:r>
        <w:fldChar w:fldCharType="end"/>
      </w:r>
    </w:p>
    <w:p w14:paraId="3DFF671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colspec.colwidth="4*"</w:instrText>
      </w:r>
      <w:r>
        <w:fldChar w:fldCharType="end"/>
      </w:r>
    </w:p>
    <w:p w14:paraId="0A21BFDC"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15A7E777" w14:textId="77777777">
        <w:tblPrEx>
          <w:tblCellMar>
            <w:top w:w="0" w:type="dxa"/>
            <w:left w:w="0" w:type="dxa"/>
            <w:bottom w:w="0" w:type="dxa"/>
            <w:right w:w="0" w:type="dxa"/>
          </w:tblCellMar>
        </w:tblPrEx>
        <w:tc>
          <w:tcPr>
            <w:tcW w:w="2880" w:type="dxa"/>
            <w:tcBorders>
              <w:top w:val="nil"/>
              <w:left w:val="nil"/>
              <w:bottom w:val="nil"/>
              <w:right w:val="nil"/>
            </w:tcBorders>
          </w:tcPr>
          <w:p w14:paraId="4BCA15B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22B0E40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729B23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378DA8A5" w14:textId="77777777">
        <w:tblPrEx>
          <w:tblCellMar>
            <w:top w:w="0" w:type="dxa"/>
            <w:left w:w="0" w:type="dxa"/>
            <w:bottom w:w="0" w:type="dxa"/>
            <w:right w:w="0" w:type="dxa"/>
          </w:tblCellMar>
        </w:tblPrEx>
        <w:tc>
          <w:tcPr>
            <w:tcW w:w="2880" w:type="dxa"/>
            <w:tcBorders>
              <w:top w:val="nil"/>
              <w:left w:val="nil"/>
              <w:bottom w:val="nil"/>
              <w:right w:val="nil"/>
            </w:tcBorders>
          </w:tcPr>
          <w:p w14:paraId="65678C4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507D8E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7BBDB31F" w14:textId="77777777" w:rsidR="00FD3105" w:rsidRDefault="00FD3105"/>
        </w:tc>
      </w:tr>
      <w:tr w:rsidR="00FD3105" w14:paraId="1BB71509" w14:textId="77777777">
        <w:tblPrEx>
          <w:tblCellMar>
            <w:top w:w="0" w:type="dxa"/>
            <w:left w:w="0" w:type="dxa"/>
            <w:bottom w:w="0" w:type="dxa"/>
            <w:right w:w="0" w:type="dxa"/>
          </w:tblCellMar>
        </w:tblPrEx>
        <w:tc>
          <w:tcPr>
            <w:tcW w:w="2880" w:type="dxa"/>
            <w:tcBorders>
              <w:top w:val="nil"/>
              <w:left w:val="nil"/>
              <w:bottom w:val="nil"/>
              <w:right w:val="nil"/>
            </w:tcBorders>
          </w:tcPr>
          <w:p w14:paraId="508B897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1426B8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2C8F9796" w14:textId="77777777" w:rsidR="00FD3105" w:rsidRDefault="00FD3105"/>
        </w:tc>
      </w:tr>
      <w:tr w:rsidR="00FD3105" w14:paraId="6B85DB93" w14:textId="77777777">
        <w:tblPrEx>
          <w:tblCellMar>
            <w:top w:w="0" w:type="dxa"/>
            <w:left w:w="0" w:type="dxa"/>
            <w:bottom w:w="0" w:type="dxa"/>
            <w:right w:w="0" w:type="dxa"/>
          </w:tblCellMar>
        </w:tblPrEx>
        <w:tc>
          <w:tcPr>
            <w:tcW w:w="2880" w:type="dxa"/>
            <w:tcBorders>
              <w:top w:val="nil"/>
              <w:left w:val="nil"/>
              <w:bottom w:val="nil"/>
              <w:right w:val="nil"/>
            </w:tcBorders>
          </w:tcPr>
          <w:p w14:paraId="59AEAE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1D7A47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77289916" w14:textId="77777777" w:rsidR="00FD3105" w:rsidRDefault="00FD3105"/>
        </w:tc>
      </w:tr>
      <w:tr w:rsidR="00FD3105" w14:paraId="32A397BC" w14:textId="77777777">
        <w:tblPrEx>
          <w:tblCellMar>
            <w:top w:w="0" w:type="dxa"/>
            <w:left w:w="0" w:type="dxa"/>
            <w:bottom w:w="0" w:type="dxa"/>
            <w:right w:w="0" w:type="dxa"/>
          </w:tblCellMar>
        </w:tblPrEx>
        <w:tc>
          <w:tcPr>
            <w:tcW w:w="2880" w:type="dxa"/>
            <w:tcBorders>
              <w:top w:val="nil"/>
              <w:left w:val="nil"/>
              <w:bottom w:val="nil"/>
              <w:right w:val="nil"/>
            </w:tcBorders>
          </w:tcPr>
          <w:p w14:paraId="0945768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48E1416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497123E" w14:textId="77777777" w:rsidR="00FD3105" w:rsidRDefault="00FD3105"/>
        </w:tc>
      </w:tr>
    </w:tbl>
    <w:p w14:paraId="4900DE83" w14:textId="77777777" w:rsidR="00FD3105" w:rsidRDefault="00FD3105">
      <w:pPr>
        <w:pStyle w:val="pxtbody"/>
      </w:pPr>
    </w:p>
    <w:p w14:paraId="416531EA" w14:textId="77777777" w:rsidR="00FD3105" w:rsidRDefault="00FD3105"/>
    <w:p w14:paraId="6238AE2E" w14:textId="77777777" w:rsidR="00FD3105" w:rsidRDefault="00FD3105">
      <w:pPr>
        <w:pStyle w:val="pxformhac"/>
        <w:spacing w:before="180"/>
        <w:jc w:val="center"/>
      </w:pPr>
      <w:r>
        <w:t xml:space="preserve">FINAL JUDGMENT </w:t>
      </w:r>
    </w:p>
    <w:p w14:paraId="337F0230" w14:textId="77777777" w:rsidR="00D347EC" w:rsidRDefault="00FD3105">
      <w:pPr>
        <w:pStyle w:val="pxformp"/>
        <w:rPr>
          <w:ins w:id="68" w:author="Debra M. Salisbury" w:date="2024-04-17T18:53: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This </w:t>
      </w:r>
      <w:ins w:id="69" w:author="Debra M. Salisbury" w:date="2024-04-17T18:34:00Z">
        <w:r w:rsidR="00D347EC">
          <w:t>fi</w:t>
        </w:r>
      </w:ins>
      <w:ins w:id="70" w:author="Debra M. Salisbury" w:date="2024-04-17T18:35:00Z">
        <w:r w:rsidR="00D347EC">
          <w:t xml:space="preserve">nal hearing in this </w:t>
        </w:r>
      </w:ins>
      <w:r>
        <w:t>action was tried before the court. On the evidence presented the court finds</w:t>
      </w:r>
      <w:ins w:id="71" w:author="Debra M. Salisbury" w:date="2024-04-17T18:35:00Z">
        <w:r w:rsidR="00D347EC">
          <w:t xml:space="preserve"> and orders as follows:</w:t>
        </w:r>
      </w:ins>
      <w:del w:id="72" w:author="Debra M. Salisbury" w:date="2024-04-17T18:35:00Z">
        <w:r w:rsidDel="00D347EC">
          <w:delText xml:space="preserve"> </w:delText>
        </w:r>
      </w:del>
    </w:p>
    <w:p w14:paraId="2A83BF5C" w14:textId="77777777" w:rsidR="003B7F77" w:rsidRDefault="003B7F77" w:rsidP="003B7F77">
      <w:pPr>
        <w:rPr>
          <w:ins w:id="73" w:author="Debra M. Salisbury" w:date="2024-04-17T18:54:00Z"/>
        </w:rPr>
      </w:pPr>
      <w:ins w:id="74" w:author="Debra M. Salisbury" w:date="2024-04-17T18:54:00Z">
        <w:r>
          <w:rPr>
            <w:color w:val="FF0000"/>
            <w:sz w:val="20"/>
            <w:szCs w:val="20"/>
            <w:vertAlign w:val="superscript"/>
          </w:rPr>
          <w:t xml:space="preserve">► </w:t>
        </w:r>
        <w:r>
          <w:t xml:space="preserve">1.  </w:t>
        </w:r>
      </w:ins>
    </w:p>
    <w:p w14:paraId="1B50F0AF" w14:textId="77777777" w:rsidR="00D347EC" w:rsidRDefault="003B7F77" w:rsidP="003B7F77">
      <w:pPr>
        <w:ind w:firstLine="360"/>
        <w:rPr>
          <w:ins w:id="75" w:author="Debra M. Salisbury" w:date="2024-04-17T18:55:00Z"/>
        </w:rPr>
      </w:pPr>
      <w:ins w:id="76" w:author="Debra M. Salisbury" w:date="2024-04-17T18:54:00Z">
        <w:r>
          <w:rPr>
            <w:color w:val="FF0000"/>
            <w:sz w:val="20"/>
            <w:szCs w:val="20"/>
            <w:vertAlign w:val="superscript"/>
          </w:rPr>
          <w:t>►</w:t>
        </w:r>
      </w:ins>
      <w:ins w:id="77" w:author="Debra M. Salisbury" w:date="2024-04-17T18:36:00Z">
        <w:r w:rsidR="00D347EC">
          <w:t xml:space="preserve">The parties were married on </w:t>
        </w:r>
        <w:r w:rsidR="00D347EC" w:rsidRPr="00D347EC">
          <w:rPr>
            <w:i/>
            <w:iCs/>
            <w:rPrChange w:id="78" w:author="Debra M. Salisbury" w:date="2024-04-17T18:36:00Z">
              <w:rPr>
                <w:iCs/>
              </w:rPr>
            </w:rPrChange>
          </w:rPr>
          <w:t>[date of marriage]</w:t>
        </w:r>
      </w:ins>
      <w:ins w:id="79" w:author="Debra M. Salisbury" w:date="2024-04-17T18:37:00Z">
        <w:r w:rsidR="00D347EC">
          <w:t xml:space="preserve"> and separated on </w:t>
        </w:r>
        <w:r w:rsidR="00D347EC" w:rsidRPr="00D347EC">
          <w:rPr>
            <w:i/>
            <w:iCs/>
            <w:rPrChange w:id="80" w:author="Debra M. Salisbury" w:date="2024-04-17T18:37:00Z">
              <w:rPr>
                <w:iCs/>
              </w:rPr>
            </w:rPrChange>
          </w:rPr>
          <w:t>[date of separation]</w:t>
        </w:r>
        <w:r w:rsidR="00D347EC">
          <w:t>.</w:t>
        </w:r>
      </w:ins>
    </w:p>
    <w:p w14:paraId="0B2E2F43" w14:textId="77777777" w:rsidR="003B7F77" w:rsidRDefault="003B7F77" w:rsidP="003B7F77">
      <w:pPr>
        <w:rPr>
          <w:ins w:id="81" w:author="Debra M. Salisbury" w:date="2024-04-17T18:37:00Z"/>
        </w:rPr>
        <w:pPrChange w:id="82" w:author="Debra M. Salisbury" w:date="2024-04-17T18:55:00Z">
          <w:pPr>
            <w:numPr>
              <w:numId w:val="3"/>
            </w:numPr>
            <w:ind w:left="720" w:hanging="360"/>
          </w:pPr>
        </w:pPrChange>
      </w:pPr>
      <w:ins w:id="83" w:author="Debra M. Salisbury" w:date="2024-04-17T18:55:00Z">
        <w:r>
          <w:rPr>
            <w:color w:val="FF0000"/>
            <w:sz w:val="20"/>
            <w:szCs w:val="20"/>
            <w:vertAlign w:val="superscript"/>
          </w:rPr>
          <w:t xml:space="preserve">► </w:t>
        </w:r>
        <w:r>
          <w:t>2.</w:t>
        </w:r>
      </w:ins>
    </w:p>
    <w:p w14:paraId="05D7CDF9" w14:textId="77777777" w:rsidR="003B7F77" w:rsidRDefault="003B7F77" w:rsidP="003B7F77">
      <w:pPr>
        <w:ind w:left="360"/>
        <w:rPr>
          <w:ins w:id="84" w:author="Debra M. Salisbury" w:date="2024-04-17T18:55:00Z"/>
        </w:rPr>
      </w:pPr>
      <w:ins w:id="85" w:author="Debra M. Salisbury" w:date="2024-04-17T18:55:00Z">
        <w:r>
          <w:rPr>
            <w:color w:val="FF0000"/>
            <w:sz w:val="20"/>
            <w:szCs w:val="20"/>
            <w:vertAlign w:val="superscript"/>
          </w:rPr>
          <w:t>►</w:t>
        </w:r>
      </w:ins>
      <w:ins w:id="86" w:author="Debra M. Salisbury" w:date="2024-04-17T18:37:00Z">
        <w:r w:rsidR="00D347EC">
          <w:t>At least one of the parties has resided in</w:t>
        </w:r>
      </w:ins>
      <w:ins w:id="87" w:author="Debra M. Salisbury" w:date="2024-04-17T18:38:00Z">
        <w:r w:rsidR="00D347EC">
          <w:t xml:space="preserve"> Florida for six (6) months prior to the filing of this action.</w:t>
        </w:r>
      </w:ins>
    </w:p>
    <w:p w14:paraId="43057883" w14:textId="77777777" w:rsidR="003B7F77" w:rsidRDefault="003B7F77" w:rsidP="003B7F77">
      <w:pPr>
        <w:rPr>
          <w:ins w:id="88" w:author="Debra M. Salisbury" w:date="2024-04-17T18:40:00Z"/>
        </w:rPr>
        <w:pPrChange w:id="89" w:author="Debra M. Salisbury" w:date="2024-04-17T18:55:00Z">
          <w:pPr>
            <w:numPr>
              <w:numId w:val="3"/>
            </w:numPr>
            <w:ind w:left="720" w:hanging="360"/>
          </w:pPr>
        </w:pPrChange>
      </w:pPr>
      <w:ins w:id="90" w:author="Debra M. Salisbury" w:date="2024-04-17T18:55:00Z">
        <w:r>
          <w:rPr>
            <w:color w:val="FF0000"/>
            <w:sz w:val="20"/>
            <w:szCs w:val="20"/>
            <w:vertAlign w:val="superscript"/>
          </w:rPr>
          <w:t xml:space="preserve">► </w:t>
        </w:r>
        <w:r>
          <w:t>3.</w:t>
        </w:r>
      </w:ins>
    </w:p>
    <w:p w14:paraId="43ED1620" w14:textId="77777777" w:rsidR="00D347EC" w:rsidRDefault="003B7F77" w:rsidP="003B7F77">
      <w:pPr>
        <w:ind w:firstLine="360"/>
        <w:rPr>
          <w:ins w:id="91" w:author="Debra M. Salisbury" w:date="2024-04-17T18:56:00Z"/>
        </w:rPr>
      </w:pPr>
      <w:ins w:id="92" w:author="Debra M. Salisbury" w:date="2024-04-17T18:56:00Z">
        <w:r>
          <w:rPr>
            <w:color w:val="FF0000"/>
            <w:sz w:val="20"/>
            <w:szCs w:val="20"/>
            <w:vertAlign w:val="superscript"/>
          </w:rPr>
          <w:t>►</w:t>
        </w:r>
      </w:ins>
      <w:ins w:id="93" w:author="Debra M. Salisbury" w:date="2024-04-17T18:41:00Z">
        <w:r w:rsidR="00D347EC">
          <w:t>Florida is the home state of the minor child and is the sole jurisdictional state to determine child custody and vis</w:t>
        </w:r>
      </w:ins>
      <w:ins w:id="94" w:author="Debra M. Salisbury" w:date="2024-04-17T18:56:00Z">
        <w:r>
          <w:t>i</w:t>
        </w:r>
      </w:ins>
      <w:ins w:id="95" w:author="Debra M. Salisbury" w:date="2024-04-17T18:41:00Z">
        <w:r w:rsidR="00D347EC">
          <w:t>tation under the Uniform Child Custody Jurisdiction and Enfo</w:t>
        </w:r>
      </w:ins>
      <w:ins w:id="96" w:author="Debra M. Salisbury" w:date="2024-04-17T18:42:00Z">
        <w:r w:rsidR="00D347EC">
          <w:t xml:space="preserve">rcement Act. </w:t>
        </w:r>
      </w:ins>
    </w:p>
    <w:p w14:paraId="7976AFF9" w14:textId="77777777" w:rsidR="003B7F77" w:rsidRDefault="003B7F77" w:rsidP="003B7F77">
      <w:pPr>
        <w:rPr>
          <w:ins w:id="97" w:author="Debra M. Salisbury" w:date="2024-04-17T18:42:00Z"/>
        </w:rPr>
        <w:pPrChange w:id="98" w:author="Debra M. Salisbury" w:date="2024-04-17T18:56:00Z">
          <w:pPr>
            <w:numPr>
              <w:numId w:val="3"/>
            </w:numPr>
            <w:ind w:left="720" w:hanging="360"/>
          </w:pPr>
        </w:pPrChange>
      </w:pPr>
      <w:ins w:id="99" w:author="Debra M. Salisbury" w:date="2024-04-17T18:56:00Z">
        <w:r>
          <w:rPr>
            <w:color w:val="FF0000"/>
            <w:sz w:val="20"/>
            <w:szCs w:val="20"/>
            <w:vertAlign w:val="superscript"/>
          </w:rPr>
          <w:t xml:space="preserve">► </w:t>
        </w:r>
        <w:r>
          <w:t xml:space="preserve">4. </w:t>
        </w:r>
      </w:ins>
    </w:p>
    <w:p w14:paraId="5949E84E" w14:textId="77777777" w:rsidR="00D347EC" w:rsidRDefault="003B7F77" w:rsidP="003B7F77">
      <w:pPr>
        <w:ind w:firstLine="360"/>
        <w:rPr>
          <w:ins w:id="100" w:author="Debra M. Salisbury" w:date="2024-04-17T18:56:00Z"/>
        </w:rPr>
      </w:pPr>
      <w:ins w:id="101" w:author="Debra M. Salisbury" w:date="2024-04-17T18:56:00Z">
        <w:r>
          <w:rPr>
            <w:color w:val="FF0000"/>
            <w:sz w:val="20"/>
            <w:szCs w:val="20"/>
            <w:vertAlign w:val="superscript"/>
          </w:rPr>
          <w:t>►</w:t>
        </w:r>
      </w:ins>
      <w:ins w:id="102" w:author="Debra M. Salisbury" w:date="2024-04-17T18:42:00Z">
        <w:r w:rsidR="00D347EC">
          <w:t>The court has jurisdiction of the parties, child, and the subject matter herein.</w:t>
        </w:r>
      </w:ins>
    </w:p>
    <w:p w14:paraId="0361D421" w14:textId="77777777" w:rsidR="003B7F77" w:rsidRDefault="003B7F77" w:rsidP="003B7F77">
      <w:pPr>
        <w:rPr>
          <w:ins w:id="103" w:author="Debra M. Salisbury" w:date="2024-04-17T18:57:00Z"/>
        </w:rPr>
      </w:pPr>
      <w:ins w:id="104" w:author="Debra M. Salisbury" w:date="2024-04-17T18:56:00Z">
        <w:r>
          <w:rPr>
            <w:color w:val="FF0000"/>
            <w:sz w:val="20"/>
            <w:szCs w:val="20"/>
            <w:vertAlign w:val="superscript"/>
          </w:rPr>
          <w:t>►</w:t>
        </w:r>
      </w:ins>
      <w:ins w:id="105" w:author="Debra M. Salisbury" w:date="2024-04-17T18:57:00Z">
        <w:r>
          <w:rPr>
            <w:color w:val="FF0000"/>
            <w:sz w:val="20"/>
            <w:szCs w:val="20"/>
            <w:vertAlign w:val="superscript"/>
          </w:rPr>
          <w:t xml:space="preserve"> </w:t>
        </w:r>
        <w:r>
          <w:t xml:space="preserve">5.  </w:t>
        </w:r>
      </w:ins>
    </w:p>
    <w:p w14:paraId="5B1396A8" w14:textId="77777777" w:rsidR="00D347EC" w:rsidRPr="003B7F77" w:rsidRDefault="003B7F77" w:rsidP="003B7F77">
      <w:pPr>
        <w:rPr>
          <w:ins w:id="106" w:author="Debra M. Salisbury" w:date="2024-04-17T18:44:00Z"/>
          <w:color w:val="FF0000"/>
          <w:sz w:val="20"/>
          <w:szCs w:val="20"/>
          <w:vertAlign w:val="superscript"/>
          <w:rPrChange w:id="107" w:author="Debra M. Salisbury" w:date="2024-04-17T18:57:00Z">
            <w:rPr>
              <w:ins w:id="108" w:author="Debra M. Salisbury" w:date="2024-04-17T18:44:00Z"/>
              <w:szCs w:val="20"/>
            </w:rPr>
          </w:rPrChange>
        </w:rPr>
        <w:pPrChange w:id="109" w:author="Debra M. Salisbury" w:date="2024-04-17T18:57:00Z">
          <w:pPr>
            <w:numPr>
              <w:numId w:val="3"/>
            </w:numPr>
            <w:ind w:left="720" w:hanging="360"/>
          </w:pPr>
        </w:pPrChange>
      </w:pPr>
      <w:ins w:id="110" w:author="Debra M. Salisbury" w:date="2024-04-17T18:57:00Z">
        <w:r>
          <w:rPr>
            <w:color w:val="FF0000"/>
            <w:sz w:val="20"/>
            <w:szCs w:val="20"/>
            <w:vertAlign w:val="superscript"/>
          </w:rPr>
          <w:t xml:space="preserve">       ►</w:t>
        </w:r>
      </w:ins>
      <w:ins w:id="111" w:author="Debra M. Salisbury" w:date="2024-04-17T18:43:00Z">
        <w:r w:rsidR="00D347EC">
          <w:t>The parties have</w:t>
        </w:r>
      </w:ins>
      <w:ins w:id="112" w:author="Debra M. Salisbury" w:date="2024-05-05T12:00:00Z">
        <w:r w:rsidR="0038335D">
          <w:t xml:space="preserve"> one</w:t>
        </w:r>
      </w:ins>
      <w:ins w:id="113" w:author="Debra M. Salisbury" w:date="2024-04-17T18:43:00Z">
        <w:r w:rsidR="00D347EC">
          <w:rPr>
            <w:i/>
            <w:iCs/>
          </w:rPr>
          <w:t xml:space="preserve"> </w:t>
        </w:r>
        <w:r w:rsidR="00D347EC">
          <w:t xml:space="preserve">child </w:t>
        </w:r>
      </w:ins>
      <w:ins w:id="114" w:author="Debra M. Salisbury" w:date="2024-04-17T18:44:00Z">
        <w:r w:rsidR="007E6DD2">
          <w:t>who were born of this marriage:</w:t>
        </w:r>
      </w:ins>
    </w:p>
    <w:p w14:paraId="19878C5E" w14:textId="77777777" w:rsidR="007E6DD2" w:rsidRDefault="007E6DD2" w:rsidP="007E6DD2">
      <w:pPr>
        <w:ind w:left="720"/>
        <w:rPr>
          <w:ins w:id="115" w:author="Debra M. Salisbury" w:date="2024-04-17T18:45:00Z"/>
          <w:i/>
          <w:iCs/>
        </w:rPr>
      </w:pPr>
      <w:ins w:id="116" w:author="Debra M. Salisbury" w:date="2024-04-17T18:44:00Z">
        <w:r w:rsidRPr="007E6DD2">
          <w:rPr>
            <w:i/>
            <w:iCs/>
            <w:rPrChange w:id="117" w:author="Debra M. Salisbury" w:date="2024-04-17T18:45:00Z">
              <w:rPr>
                <w:iCs/>
              </w:rPr>
            </w:rPrChange>
          </w:rPr>
          <w:t>[name of child]</w:t>
        </w:r>
      </w:ins>
      <w:ins w:id="118" w:author="Debra M. Salisbury" w:date="2024-04-17T18:45:00Z">
        <w:r>
          <w:rPr>
            <w:i/>
            <w:iCs/>
          </w:rPr>
          <w:t>, dat</w:t>
        </w:r>
      </w:ins>
      <w:ins w:id="119" w:author="Debra M. Salisbury" w:date="2024-04-17T18:46:00Z">
        <w:r>
          <w:rPr>
            <w:i/>
            <w:iCs/>
          </w:rPr>
          <w:t>e of birth</w:t>
        </w:r>
      </w:ins>
      <w:ins w:id="120" w:author="Debra M. Salisbury" w:date="2024-04-17T18:44:00Z">
        <w:r>
          <w:t xml:space="preserve"> </w:t>
        </w:r>
        <w:r w:rsidRPr="007E6DD2">
          <w:rPr>
            <w:i/>
            <w:iCs/>
            <w:rPrChange w:id="121" w:author="Debra M. Salisbury" w:date="2024-04-17T18:45:00Z">
              <w:rPr>
                <w:iCs/>
              </w:rPr>
            </w:rPrChange>
          </w:rPr>
          <w:t>[date of birth</w:t>
        </w:r>
      </w:ins>
      <w:ins w:id="122" w:author="Debra M. Salisbury" w:date="2024-04-17T18:46:00Z">
        <w:r>
          <w:rPr>
            <w:i/>
            <w:iCs/>
          </w:rPr>
          <w:t xml:space="preserve"> of child</w:t>
        </w:r>
      </w:ins>
      <w:ins w:id="123" w:author="Debra M. Salisbury" w:date="2024-04-17T18:44:00Z">
        <w:r w:rsidRPr="007E6DD2">
          <w:rPr>
            <w:i/>
            <w:iCs/>
            <w:rPrChange w:id="124" w:author="Debra M. Salisbury" w:date="2024-04-17T18:45:00Z">
              <w:rPr>
                <w:iCs/>
              </w:rPr>
            </w:rPrChange>
          </w:rPr>
          <w:t>]</w:t>
        </w:r>
      </w:ins>
    </w:p>
    <w:p w14:paraId="0020A3C1" w14:textId="77777777" w:rsidR="003B7F77" w:rsidRPr="003B7F77" w:rsidRDefault="003B7F77" w:rsidP="003B7F77">
      <w:pPr>
        <w:rPr>
          <w:ins w:id="125" w:author="Debra M. Salisbury" w:date="2024-04-17T18:58:00Z"/>
        </w:rPr>
        <w:pPrChange w:id="126" w:author="Debra M. Salisbury" w:date="2024-04-17T18:59:00Z">
          <w:pPr>
            <w:ind w:left="360"/>
          </w:pPr>
        </w:pPrChange>
      </w:pPr>
      <w:ins w:id="127" w:author="Debra M. Salisbury" w:date="2024-04-17T18:59:00Z">
        <w:r>
          <w:rPr>
            <w:color w:val="FF0000"/>
            <w:sz w:val="20"/>
            <w:szCs w:val="20"/>
            <w:vertAlign w:val="superscript"/>
          </w:rPr>
          <w:t>►</w:t>
        </w:r>
      </w:ins>
      <w:ins w:id="128" w:author="Debra M. Salisbury" w:date="2024-04-17T18:58:00Z">
        <w:r w:rsidRPr="003B7F77">
          <w:rPr>
            <w:rPrChange w:id="129" w:author="Debra M. Salisbury" w:date="2024-04-17T18:59:00Z">
              <w:rPr>
                <w:i/>
              </w:rPr>
            </w:rPrChange>
          </w:rPr>
          <w:t>6</w:t>
        </w:r>
      </w:ins>
      <w:ins w:id="130" w:author="Debra M. Salisbury" w:date="2024-04-17T18:59:00Z">
        <w:r w:rsidRPr="003B7F77">
          <w:rPr>
            <w:rPrChange w:id="131" w:author="Debra M. Salisbury" w:date="2024-04-17T18:59:00Z">
              <w:rPr>
                <w:i/>
              </w:rPr>
            </w:rPrChange>
          </w:rPr>
          <w:t>.</w:t>
        </w:r>
      </w:ins>
    </w:p>
    <w:p w14:paraId="7F36E007" w14:textId="77777777" w:rsidR="003B7F77" w:rsidRDefault="003B7F77" w:rsidP="003B7F77">
      <w:pPr>
        <w:rPr>
          <w:ins w:id="132" w:author="Debra M. Salisbury" w:date="2024-04-17T18:50:00Z"/>
        </w:rPr>
        <w:pPrChange w:id="133" w:author="Debra M. Salisbury" w:date="2024-04-17T18:58:00Z">
          <w:pPr>
            <w:numPr>
              <w:numId w:val="3"/>
            </w:numPr>
            <w:ind w:left="720" w:hanging="360"/>
          </w:pPr>
        </w:pPrChange>
      </w:pPr>
      <w:ins w:id="134" w:author="Debra M. Salisbury" w:date="2024-04-17T18:58:00Z">
        <w:r>
          <w:rPr>
            <w:color w:val="FF0000"/>
            <w:sz w:val="20"/>
            <w:szCs w:val="20"/>
            <w:vertAlign w:val="superscript"/>
          </w:rPr>
          <w:t xml:space="preserve">       ►</w:t>
        </w:r>
      </w:ins>
      <w:ins w:id="135" w:author="Debra M. Salisbury" w:date="2024-04-17T18:49:00Z">
        <w:r w:rsidR="007E6DD2">
          <w:t>Th</w:t>
        </w:r>
      </w:ins>
      <w:ins w:id="136" w:author="Debra M. Salisbury" w:date="2024-04-17T18:48:00Z">
        <w:r w:rsidR="007E6DD2">
          <w:t>e marriage between the party is irretrievably broken</w:t>
        </w:r>
      </w:ins>
      <w:ins w:id="137" w:author="Debra M. Salisbury" w:date="2024-04-17T18:49:00Z">
        <w:r w:rsidR="007E6DD2">
          <w:t>.</w:t>
        </w:r>
      </w:ins>
    </w:p>
    <w:p w14:paraId="773D603B" w14:textId="77777777" w:rsidR="007E6DD2" w:rsidRDefault="007E6DD2" w:rsidP="007E6DD2">
      <w:pPr>
        <w:rPr>
          <w:ins w:id="138" w:author="Debra M. Salisbury" w:date="2024-04-17T18:52:00Z"/>
        </w:rPr>
      </w:pPr>
      <w:ins w:id="139" w:author="Debra M. Salisbury" w:date="2024-04-17T18:50:00Z">
        <w:r>
          <w:t>E</w:t>
        </w:r>
      </w:ins>
      <w:ins w:id="140" w:author="Debra M. Salisbury" w:date="2024-04-17T18:51:00Z">
        <w:r>
          <w:t>quitable Distribution</w:t>
        </w:r>
      </w:ins>
      <w:ins w:id="141" w:author="Debra M. Salisbury" w:date="2024-04-17T18:50:00Z">
        <w:r>
          <w:t>:</w:t>
        </w:r>
      </w:ins>
    </w:p>
    <w:p w14:paraId="08A1B10C" w14:textId="77777777" w:rsidR="003B7F77" w:rsidRDefault="003B7F77" w:rsidP="003B7F77">
      <w:pPr>
        <w:pStyle w:val="pxformp"/>
        <w:rPr>
          <w:ins w:id="142" w:author="Debra M. Salisbury" w:date="2024-04-17T19:00:00Z"/>
        </w:rPr>
      </w:pPr>
      <w:ins w:id="143" w:author="Debra M. Salisbury" w:date="2024-04-17T18:59:00Z">
        <w:r>
          <w:rPr>
            <w:color w:val="FF0000"/>
            <w:sz w:val="20"/>
            <w:szCs w:val="20"/>
            <w:vertAlign w:val="superscript"/>
          </w:rPr>
          <w:t>►</w:t>
        </w:r>
      </w:ins>
      <w:ins w:id="144" w:author="Debra M. Salisbury" w:date="2024-04-17T19:00:00Z">
        <w:r>
          <w:t xml:space="preserve">7.  </w:t>
        </w:r>
      </w:ins>
    </w:p>
    <w:p w14:paraId="3E11C558" w14:textId="77777777" w:rsidR="00FD3105" w:rsidRDefault="003B7F77" w:rsidP="003B7F77">
      <w:pPr>
        <w:pStyle w:val="pxformp"/>
      </w:pPr>
      <w:ins w:id="145" w:author="Debra M. Salisbury" w:date="2024-04-17T19:00:00Z">
        <w:r>
          <w:rPr>
            <w:color w:val="FF0000"/>
            <w:sz w:val="20"/>
            <w:szCs w:val="20"/>
            <w:vertAlign w:val="superscript"/>
          </w:rPr>
          <w:t xml:space="preserve">       ►</w:t>
        </w:r>
      </w:ins>
      <w:del w:id="146" w:author="Debra M. Salisbury" w:date="2024-04-17T18:52:00Z">
        <w:r w:rsidR="00FD3105" w:rsidDel="007E6DD2">
          <w:delText xml:space="preserve">that </w:delText>
        </w:r>
      </w:del>
      <w:ins w:id="147" w:author="Debra M. Salisbury" w:date="2024-04-17T18:53:00Z">
        <w:r w:rsidR="007E6DD2">
          <w:t>E</w:t>
        </w:r>
      </w:ins>
      <w:del w:id="148" w:author="Debra M. Salisbury" w:date="2024-04-17T18:53:00Z">
        <w:r w:rsidR="00FD3105" w:rsidDel="007E6DD2">
          <w:delText>e</w:delText>
        </w:r>
      </w:del>
      <w:r w:rsidR="00FD3105">
        <w:t xml:space="preserve">quitable distribution between the parties is proper and that the parties had the marital and nonmarital assets and liabilities on </w:t>
      </w:r>
      <w:r w:rsidR="00FD3105">
        <w:rPr>
          <w:rStyle w:val="pxfinstr"/>
          <w:i/>
          <w:iCs/>
        </w:rPr>
        <w:t>[date of asset and liability inventory]</w:t>
      </w:r>
      <w:r w:rsidR="00FD3105">
        <w:t xml:space="preserve"> set forth below:</w:t>
      </w:r>
    </w:p>
    <w:p w14:paraId="4ACC8C59" w14:textId="77777777" w:rsidR="00FD3105" w:rsidDel="007E6DD2" w:rsidRDefault="00FD3105" w:rsidP="007E6DD2">
      <w:pPr>
        <w:pStyle w:val="pxformfl"/>
        <w:ind w:left="500"/>
        <w:rPr>
          <w:del w:id="149" w:author="Debra M. Salisbury" w:date="2024-04-17T18:53:00Z"/>
        </w:rPr>
        <w:pPrChange w:id="150" w:author="Debra M. Salisbury" w:date="2024-04-17T18:53:00Z">
          <w:pPr>
            <w:pStyle w:val="pxformfin"/>
          </w:pPr>
        </w:pPrChange>
      </w:pPr>
      <w:del w:id="151" w:author="Debra M. Salisbury" w:date="2024-04-17T18:53:00Z">
        <w:r w:rsidDel="007E6DD2">
          <w:delText xml:space="preserve"> </w:delText>
        </w:r>
      </w:del>
    </w:p>
    <w:p w14:paraId="243101D5" w14:textId="77777777" w:rsidR="00FD3105" w:rsidRDefault="00FD3105" w:rsidP="007E6DD2">
      <w:pPr>
        <w:pStyle w:val="pxformfl"/>
        <w:ind w:left="500"/>
        <w:pPrChange w:id="152" w:author="Debra M. Salisbury" w:date="2024-04-17T18:53:00Z">
          <w:pPr>
            <w:pStyle w:val="pxformfin"/>
          </w:pPr>
        </w:pPrChange>
      </w:pPr>
      <w:r>
        <w:rPr>
          <w:color w:val="FF0000"/>
          <w:sz w:val="20"/>
          <w:szCs w:val="20"/>
          <w:vertAlign w:val="superscript"/>
        </w:rPr>
        <w:t>►</w:t>
      </w:r>
      <w:r>
        <w:fldChar w:fldCharType="begin"/>
      </w:r>
      <w:r>
        <w:instrText>fi.lvl="1"</w:instrText>
      </w:r>
      <w:r>
        <w:fldChar w:fldCharType="end"/>
      </w:r>
      <w:del w:id="153" w:author="Debra M. Salisbury" w:date="2024-04-17T19:02:00Z">
        <w:r w:rsidDel="003B7F77">
          <w:delText>A.</w:delText>
        </w:r>
      </w:del>
      <w:ins w:id="154" w:author="Debra M. Salisbury" w:date="2024-04-17T19:02:00Z">
        <w:r w:rsidR="003B7F77">
          <w:t>(a.)</w:t>
        </w:r>
      </w:ins>
      <w:r>
        <w:t xml:space="preserve"> </w:t>
      </w:r>
    </w:p>
    <w:p w14:paraId="072017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no nonmarital assets.</w:t>
      </w:r>
    </w:p>
    <w:p w14:paraId="75328282" w14:textId="77777777" w:rsidR="00FD3105" w:rsidRDefault="003B7F77" w:rsidP="003B7F77">
      <w:pPr>
        <w:pStyle w:val="pxformfin"/>
      </w:pPr>
      <w:ins w:id="155" w:author="Debra M. Salisbury" w:date="2024-04-17T19:02:00Z">
        <w:r>
          <w:rPr>
            <w:color w:val="FF0000"/>
            <w:sz w:val="20"/>
            <w:szCs w:val="20"/>
            <w:vertAlign w:val="superscript"/>
          </w:rPr>
          <w:t xml:space="preserve">          </w:t>
        </w:r>
      </w:ins>
      <w:r w:rsidR="00FD3105">
        <w:rPr>
          <w:color w:val="FF0000"/>
          <w:sz w:val="20"/>
          <w:szCs w:val="20"/>
          <w:vertAlign w:val="superscript"/>
        </w:rPr>
        <w:t>►</w:t>
      </w:r>
      <w:r w:rsidR="00FD3105">
        <w:fldChar w:fldCharType="begin"/>
      </w:r>
      <w:r w:rsidR="00FD3105">
        <w:instrText>fi.lvl="1"</w:instrText>
      </w:r>
      <w:r w:rsidR="00FD3105">
        <w:fldChar w:fldCharType="end"/>
      </w:r>
      <w:ins w:id="156" w:author="Debra M. Salisbury" w:date="2024-04-17T19:02:00Z">
        <w:r>
          <w:t>(b</w:t>
        </w:r>
      </w:ins>
      <w:del w:id="157" w:author="Debra M. Salisbury" w:date="2024-04-17T19:02:00Z">
        <w:r w:rsidR="00FD3105" w:rsidDel="003B7F77">
          <w:delText>B</w:delText>
        </w:r>
      </w:del>
      <w:r w:rsidR="00FD3105">
        <w:t>.</w:t>
      </w:r>
      <w:ins w:id="158" w:author="Debra M. Salisbury" w:date="2024-04-17T19:02:00Z">
        <w:r>
          <w:t>)</w:t>
        </w:r>
      </w:ins>
      <w:r w:rsidR="00FD3105">
        <w:t xml:space="preserve"> </w:t>
      </w:r>
    </w:p>
    <w:p w14:paraId="2DC59C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owns the following nonmarital assets:</w:t>
      </w:r>
    </w:p>
    <w:p w14:paraId="1110D9DA" w14:textId="77777777" w:rsidR="00FD3105" w:rsidRDefault="00FD3105">
      <w:pPr>
        <w:pStyle w:val="pxformfl"/>
        <w:ind w:left="500"/>
      </w:pPr>
      <w:r>
        <w:t xml:space="preserve"> </w:t>
      </w:r>
    </w:p>
    <w:p w14:paraId="4E823864"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(1). </w:t>
      </w:r>
    </w:p>
    <w:p w14:paraId="74BA370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inherited from her grandparents in </w:t>
      </w:r>
      <w:r>
        <w:rPr>
          <w:rStyle w:val="pxfinstr"/>
          <w:i/>
          <w:iCs/>
        </w:rPr>
        <w:t>[name of state]</w:t>
      </w:r>
      <w:r>
        <w:t xml:space="preserve"> that has a lengthy metes and bounds description not repeated in this judgment because the property is the only </w:t>
      </w:r>
      <w:r>
        <w:rPr>
          <w:rStyle w:val="pxfinstr"/>
          <w:i/>
          <w:iCs/>
        </w:rPr>
        <w:t>[name of state]</w:t>
      </w:r>
      <w:r>
        <w:t xml:space="preserve"> property held by either of the parties.</w:t>
      </w:r>
    </w:p>
    <w:p w14:paraId="26DD2A09"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(2). </w:t>
      </w:r>
    </w:p>
    <w:p w14:paraId="0DA25A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w:t>
      </w:r>
      <w:r>
        <w:rPr>
          <w:rStyle w:val="pxfinstr"/>
          <w:i/>
          <w:iCs/>
        </w:rPr>
        <w:t>[name of company 1]</w:t>
      </w:r>
      <w:r>
        <w:t xml:space="preserve"> stock inherited from her parents. Any appreciation occurring during the course of the marriage did not occur as a result of the marital effort and labor and is not a marital asset.</w:t>
      </w:r>
    </w:p>
    <w:p w14:paraId="287FB25E"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(3). </w:t>
      </w:r>
    </w:p>
    <w:p w14:paraId="45EA925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 collection of gold coins acquired before the marriage. Any increase in value of the collection is not due to the marital effort and labor.</w:t>
      </w:r>
    </w:p>
    <w:p w14:paraId="52FD1DC6" w14:textId="77777777" w:rsidR="00FD3105" w:rsidRDefault="00FD3105" w:rsidP="003B7F77">
      <w:pPr>
        <w:pStyle w:val="pxformfin"/>
        <w:ind w:firstLine="720"/>
      </w:pPr>
      <w:r>
        <w:rPr>
          <w:color w:val="FF0000"/>
          <w:sz w:val="20"/>
          <w:szCs w:val="20"/>
          <w:vertAlign w:val="superscript"/>
        </w:rPr>
        <w:t>►</w:t>
      </w:r>
      <w:r>
        <w:fldChar w:fldCharType="begin"/>
      </w:r>
      <w:r>
        <w:instrText>fi.lvl="1"</w:instrText>
      </w:r>
      <w:r>
        <w:fldChar w:fldCharType="end"/>
      </w:r>
      <w:ins w:id="159" w:author="Debra M. Salisbury" w:date="2024-04-17T19:03:00Z">
        <w:r w:rsidR="003B7F77">
          <w:t>(c</w:t>
        </w:r>
      </w:ins>
      <w:del w:id="160" w:author="Debra M. Salisbury" w:date="2024-04-17T19:03:00Z">
        <w:r w:rsidDel="003B7F77">
          <w:delText>C</w:delText>
        </w:r>
      </w:del>
      <w:r>
        <w:t>.</w:t>
      </w:r>
      <w:ins w:id="161" w:author="Debra M. Salisbury" w:date="2024-04-17T19:03:00Z">
        <w:r w:rsidR="003B7F77">
          <w:t>)</w:t>
        </w:r>
      </w:ins>
      <w:r>
        <w:t xml:space="preserve"> </w:t>
      </w:r>
    </w:p>
    <w:p w14:paraId="536C0C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jointly own the following property:</w:t>
      </w:r>
    </w:p>
    <w:p w14:paraId="732EF0DB" w14:textId="77777777" w:rsidR="00FD3105" w:rsidDel="003B7F77" w:rsidRDefault="00FD3105" w:rsidP="003B7F77">
      <w:pPr>
        <w:pStyle w:val="pxformfl"/>
        <w:ind w:left="500" w:firstLine="220"/>
        <w:rPr>
          <w:del w:id="162" w:author="Debra M. Salisbury" w:date="2024-04-17T19:04:00Z"/>
        </w:rPr>
        <w:pPrChange w:id="163" w:author="Debra M. Salisbury" w:date="2024-04-17T19:04:00Z">
          <w:pPr>
            <w:pStyle w:val="pxformfin"/>
            <w:ind w:firstLine="220"/>
          </w:pPr>
        </w:pPrChange>
      </w:pPr>
      <w:r>
        <w:t xml:space="preserve"> </w:t>
      </w:r>
    </w:p>
    <w:p w14:paraId="6ADB019C" w14:textId="77777777" w:rsidR="00FD3105" w:rsidRDefault="00FD3105" w:rsidP="003B7F77">
      <w:pPr>
        <w:pStyle w:val="pxformfl"/>
        <w:ind w:left="500" w:firstLine="220"/>
        <w:pPrChange w:id="164" w:author="Debra M. Salisbury" w:date="2024-04-17T19:04:00Z">
          <w:pPr>
            <w:pStyle w:val="pxformfin"/>
            <w:ind w:firstLine="220"/>
          </w:pPr>
        </w:pPrChange>
      </w:pPr>
      <w:r>
        <w:rPr>
          <w:color w:val="FF0000"/>
          <w:sz w:val="20"/>
          <w:szCs w:val="20"/>
          <w:vertAlign w:val="superscript"/>
        </w:rPr>
        <w:t>►</w:t>
      </w:r>
      <w:r>
        <w:fldChar w:fldCharType="begin"/>
      </w:r>
      <w:r>
        <w:instrText>fi.lvl="2"</w:instrText>
      </w:r>
      <w:r>
        <w:fldChar w:fldCharType="end"/>
      </w:r>
      <w:r>
        <w:t xml:space="preserve">(1). </w:t>
      </w:r>
    </w:p>
    <w:p w14:paraId="6ED9A7D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residence of the parties in </w:t>
      </w:r>
      <w:r>
        <w:rPr>
          <w:rStyle w:val="pxfinstr"/>
          <w:i/>
          <w:iCs/>
        </w:rPr>
        <w:t>[name of county]</w:t>
      </w:r>
      <w:r>
        <w:t>, Florida described as:</w:t>
      </w:r>
    </w:p>
    <w:p w14:paraId="2F08F225"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053E45D8" w14:textId="77777777" w:rsidR="00FD3105" w:rsidRDefault="00FD3105">
      <w:pPr>
        <w:pStyle w:val="pxformcp"/>
      </w:pPr>
      <w:r>
        <w:t>having a value of $</w:t>
      </w:r>
      <w:r>
        <w:rPr>
          <w:rStyle w:val="pxfinstr"/>
          <w:i/>
          <w:iCs/>
        </w:rPr>
        <w:t>[dollar amount of value]</w:t>
      </w:r>
      <w:r>
        <w:t xml:space="preserve"> with a mortgage of the present principal balance of $</w:t>
      </w:r>
      <w:r>
        <w:rPr>
          <w:rStyle w:val="pxfinstr"/>
          <w:i/>
          <w:iCs/>
        </w:rPr>
        <w:t>[dollar amount of principal balance]</w:t>
      </w:r>
      <w:r>
        <w:t>.</w:t>
      </w:r>
    </w:p>
    <w:p w14:paraId="410A1F2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3C58D6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company 2]</w:t>
      </w:r>
      <w:r>
        <w:t xml:space="preserve"> having a value of $</w:t>
      </w:r>
      <w:r>
        <w:rPr>
          <w:rStyle w:val="pxfinstr"/>
          <w:i/>
          <w:iCs/>
        </w:rPr>
        <w:t>[dollar amount of value]</w:t>
      </w:r>
      <w:r>
        <w:t xml:space="preserve"> and not subject to any liens or encumbrances.</w:t>
      </w:r>
    </w:p>
    <w:p w14:paraId="371D8E7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03EEFFF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vacant land in </w:t>
      </w:r>
      <w:r>
        <w:rPr>
          <w:rStyle w:val="pxfinstr"/>
          <w:i/>
          <w:iCs/>
        </w:rPr>
        <w:t>[name of county]</w:t>
      </w:r>
      <w:r>
        <w:t>, Florida described as:</w:t>
      </w:r>
    </w:p>
    <w:p w14:paraId="02DF4C74"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4B84B2D1" w14:textId="77777777" w:rsidR="00FD3105" w:rsidRDefault="00FD3105">
      <w:pPr>
        <w:pStyle w:val="pxformcp"/>
      </w:pPr>
      <w:r>
        <w:t>having a value of $</w:t>
      </w:r>
      <w:r>
        <w:rPr>
          <w:rStyle w:val="pxfinstr"/>
          <w:i/>
          <w:iCs/>
        </w:rPr>
        <w:t>[dollar amount of value]</w:t>
      </w:r>
      <w:r>
        <w:t xml:space="preserve"> that has no liens or encumbrances.</w:t>
      </w:r>
    </w:p>
    <w:p w14:paraId="3CCCCA0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176E5D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a checking account in </w:t>
      </w:r>
      <w:r>
        <w:rPr>
          <w:rStyle w:val="pxfinstr"/>
          <w:i/>
          <w:iCs/>
        </w:rPr>
        <w:t>[name of bank]</w:t>
      </w:r>
      <w:r>
        <w:t xml:space="preserve"> in the amount of $</w:t>
      </w:r>
      <w:r>
        <w:rPr>
          <w:rStyle w:val="pxfinstr"/>
          <w:i/>
          <w:iCs/>
        </w:rPr>
        <w:t>[dollar amount of checking account]</w:t>
      </w:r>
      <w:r>
        <w:t>.</w:t>
      </w:r>
    </w:p>
    <w:p w14:paraId="7FF99F3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(5). </w:t>
      </w:r>
    </w:p>
    <w:p w14:paraId="265E550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certificate of deposit </w:t>
      </w:r>
      <w:r>
        <w:rPr>
          <w:rStyle w:val="pxfinstr"/>
          <w:i/>
          <w:iCs/>
        </w:rPr>
        <w:t>[number of CD]</w:t>
      </w:r>
      <w:r>
        <w:t xml:space="preserve"> issued by </w:t>
      </w:r>
      <w:r>
        <w:rPr>
          <w:rStyle w:val="pxfinstr"/>
          <w:i/>
          <w:iCs/>
        </w:rPr>
        <w:t>[name of bank]</w:t>
      </w:r>
      <w:r>
        <w:t xml:space="preserve"> in the amount of $</w:t>
      </w:r>
      <w:r>
        <w:rPr>
          <w:rStyle w:val="pxfinstr"/>
          <w:i/>
          <w:iCs/>
        </w:rPr>
        <w:t>[dollar amount of CD]</w:t>
      </w:r>
      <w:r>
        <w:t>.</w:t>
      </w:r>
    </w:p>
    <w:p w14:paraId="0BF0C92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D. </w:t>
      </w:r>
    </w:p>
    <w:p w14:paraId="2F62C9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the following property accumulated during the marriage that is marital property:</w:t>
      </w:r>
    </w:p>
    <w:p w14:paraId="7BCC6031" w14:textId="77777777" w:rsidR="00FD3105" w:rsidRDefault="00FD3105">
      <w:pPr>
        <w:pStyle w:val="pxformfl"/>
        <w:ind w:left="500"/>
      </w:pPr>
      <w:r>
        <w:t xml:space="preserve"> </w:t>
      </w:r>
    </w:p>
    <w:p w14:paraId="6A93356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2C73B49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business]</w:t>
      </w:r>
      <w:r>
        <w:t xml:space="preserve">, the business founded by petitioner and operated by him during the past </w:t>
      </w:r>
      <w:r>
        <w:rPr>
          <w:rStyle w:val="pxfinstr"/>
          <w:i/>
          <w:iCs/>
        </w:rPr>
        <w:t>[number of years]</w:t>
      </w:r>
      <w:r>
        <w:t xml:space="preserve"> years of the marriage having a value of $</w:t>
      </w:r>
      <w:r>
        <w:rPr>
          <w:rStyle w:val="pxfinstr"/>
          <w:i/>
          <w:iCs/>
        </w:rPr>
        <w:t>[dollar amount of business</w:t>
      </w:r>
      <w:r>
        <w:rPr>
          <w:rStyle w:val="pxfinstr"/>
          <w:i/>
          <w:iCs/>
          <w:vanish/>
        </w:rPr>
        <w:t>&amp;rsquo;</w:t>
      </w:r>
      <w:r>
        <w:rPr>
          <w:rStyle w:val="pxvis"/>
          <w:rFonts w:ascii="Times NewRoman" w:hAnsi="Times NewRoman"/>
          <w:b w:val="0"/>
          <w:i/>
          <w:iCs/>
          <w:sz w:val="24"/>
        </w:rPr>
        <w:t>’</w:t>
      </w:r>
      <w:r>
        <w:rPr>
          <w:rStyle w:val="pxfinstr"/>
          <w:i/>
          <w:iCs/>
        </w:rPr>
        <w:t>s value]</w:t>
      </w:r>
      <w:r>
        <w:t xml:space="preserve"> after deducting all liabilities of the business.</w:t>
      </w:r>
    </w:p>
    <w:p w14:paraId="6DE2C87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303224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 </w:t>
      </w:r>
      <w:r>
        <w:rPr>
          <w:rStyle w:val="pxfinstr"/>
          <w:i/>
          <w:iCs/>
        </w:rPr>
        <w:t>[name of county]</w:t>
      </w:r>
      <w:r>
        <w:t>, Florida used as a fishing camp and vacation retreat and described as:</w:t>
      </w:r>
    </w:p>
    <w:p w14:paraId="0EAFFCAD"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w:t>
      </w:r>
      <w:r>
        <w:rPr>
          <w:rStyle w:val="pxfinstr"/>
          <w:i/>
          <w:iCs/>
          <w:sz w:val="20"/>
        </w:rPr>
        <w:t>[name of subdivision 3]</w:t>
      </w:r>
      <w:r>
        <w:t xml:space="preserve"> as shown in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107D4414" w14:textId="77777777" w:rsidR="00FD3105" w:rsidRDefault="00FD3105">
      <w:pPr>
        <w:pStyle w:val="pxformcp"/>
      </w:pPr>
      <w:r>
        <w:t>having a value of $</w:t>
      </w:r>
      <w:r>
        <w:rPr>
          <w:rStyle w:val="pxfinstr"/>
          <w:i/>
          <w:iCs/>
        </w:rPr>
        <w:t>[dollar amount of value]</w:t>
      </w:r>
      <w:r>
        <w:t xml:space="preserve"> with a mortgage encumbering the property in the principal sum of $</w:t>
      </w:r>
      <w:r>
        <w:rPr>
          <w:rStyle w:val="pxfinstr"/>
          <w:i/>
          <w:iCs/>
        </w:rPr>
        <w:t>[dollar amount of principal]</w:t>
      </w:r>
      <w:r>
        <w:t>.</w:t>
      </w:r>
    </w:p>
    <w:p w14:paraId="30A974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E. </w:t>
      </w:r>
    </w:p>
    <w:p w14:paraId="6FF3C06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has an interest in a pension plan and trust created by </w:t>
      </w:r>
      <w:r>
        <w:rPr>
          <w:rStyle w:val="pxfinstr"/>
          <w:i/>
          <w:iCs/>
        </w:rPr>
        <w:t>[name of business]</w:t>
      </w:r>
      <w:r>
        <w:t xml:space="preserve"> with a present accumulation value of $</w:t>
      </w:r>
      <w:r>
        <w:rPr>
          <w:rStyle w:val="pxfinstr"/>
          <w:i/>
          <w:iCs/>
        </w:rPr>
        <w:t>[dollar amount of accumulation value]</w:t>
      </w:r>
      <w:r>
        <w:t xml:space="preserve"> that cannot be realized now because she has not reached the normal retirement age specified in the pension plan and trust and withdrawal now would incur tax liabilities to the United States of America that would be unreasonable.</w:t>
      </w:r>
    </w:p>
    <w:p w14:paraId="7528417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F. </w:t>
      </w:r>
    </w:p>
    <w:p w14:paraId="246593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have the following liabilities, in addition to the mortgages on the real property itemized above:</w:t>
      </w:r>
    </w:p>
    <w:p w14:paraId="67D8AB21" w14:textId="77777777" w:rsidR="00FD3105" w:rsidRDefault="00FD3105">
      <w:pPr>
        <w:pStyle w:val="pxformfl"/>
        <w:ind w:left="500"/>
      </w:pPr>
      <w:r>
        <w:t xml:space="preserve"> </w:t>
      </w:r>
    </w:p>
    <w:p w14:paraId="7E2A071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2D5E47E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1]</w:t>
      </w:r>
      <w:r>
        <w:t xml:space="preserve"> dollars owed to </w:t>
      </w:r>
      <w:r>
        <w:rPr>
          <w:rStyle w:val="pxfinstr"/>
          <w:i/>
          <w:iCs/>
        </w:rPr>
        <w:t>[name of bank]</w:t>
      </w:r>
      <w:r>
        <w:t xml:space="preserve"> on a </w:t>
      </w:r>
      <w:r>
        <w:rPr>
          <w:rStyle w:val="pxfinstr"/>
          <w:i/>
          <w:iCs/>
        </w:rPr>
        <w:t>[type of credit card]</w:t>
      </w:r>
      <w:r>
        <w:t xml:space="preserve"> account.</w:t>
      </w:r>
    </w:p>
    <w:p w14:paraId="14FA622F"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64956E0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2]</w:t>
      </w:r>
      <w:r>
        <w:t xml:space="preserve"> dollars owed to </w:t>
      </w:r>
      <w:r>
        <w:rPr>
          <w:rStyle w:val="pxfinstr"/>
          <w:i/>
          <w:iCs/>
        </w:rPr>
        <w:t>[name of creditor]</w:t>
      </w:r>
      <w:r>
        <w:t>.</w:t>
      </w:r>
    </w:p>
    <w:p w14:paraId="53ABE5C7"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049AE3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3]</w:t>
      </w:r>
      <w:r>
        <w:t xml:space="preserve"> dollars owed to </w:t>
      </w:r>
      <w:r>
        <w:rPr>
          <w:rStyle w:val="pxfinstr"/>
          <w:i/>
          <w:iCs/>
        </w:rPr>
        <w:t>[name of hospital]</w:t>
      </w:r>
      <w:r>
        <w:t xml:space="preserve"> for medical expenses incurred by petitioner.</w:t>
      </w:r>
    </w:p>
    <w:p w14:paraId="450B088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5353C7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approximately $</w:t>
      </w:r>
      <w:r>
        <w:rPr>
          <w:rStyle w:val="pxfinstr"/>
          <w:i/>
          <w:iCs/>
        </w:rPr>
        <w:t>[dollar amount of bills]</w:t>
      </w:r>
      <w:r>
        <w:t xml:space="preserve"> in current household bills.</w:t>
      </w:r>
    </w:p>
    <w:p w14:paraId="50217DB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G. </w:t>
      </w:r>
    </w:p>
    <w:p w14:paraId="2FDFAA5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would be detrimental to the interests of both parties to deprive the petitioner of the control of </w:t>
      </w:r>
      <w:r>
        <w:rPr>
          <w:rStyle w:val="pxfinstr"/>
          <w:i/>
          <w:iCs/>
        </w:rPr>
        <w:t>[name of business]</w:t>
      </w:r>
      <w:r>
        <w:t xml:space="preserve"> because it provides the money for the living expenses of the parties and has provided the money for their investments in the assets listed in paragraph C.</w:t>
      </w:r>
    </w:p>
    <w:p w14:paraId="3296D0E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H. </w:t>
      </w:r>
    </w:p>
    <w:p w14:paraId="5ED90D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needs possession of the marital residence because she has the majority of the time sharing with the minor child of the parties, has made many improvements that are personal touches to the residence during the marriage and has asked for possession during the minority of the minor child.</w:t>
      </w:r>
    </w:p>
    <w:p w14:paraId="47D785F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I. </w:t>
      </w:r>
    </w:p>
    <w:p w14:paraId="323B3C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does not use the fishing camp property and can receive distribution of other assets instead of an interest in it or in </w:t>
      </w:r>
      <w:r>
        <w:rPr>
          <w:rStyle w:val="pxfinstr"/>
          <w:i/>
          <w:iCs/>
        </w:rPr>
        <w:t>[name of business]</w:t>
      </w:r>
      <w:r>
        <w:t>.</w:t>
      </w:r>
    </w:p>
    <w:p w14:paraId="258A30CA" w14:textId="77777777" w:rsidR="00FD3105" w:rsidRDefault="00FD3105">
      <w:pPr>
        <w:pStyle w:val="pxformfin"/>
        <w:rPr>
          <w:ins w:id="165" w:author="Debra M. Salisbury" w:date="2024-02-20T21:17:00Z"/>
        </w:rPr>
      </w:pPr>
      <w:r>
        <w:rPr>
          <w:color w:val="FF0000"/>
          <w:sz w:val="20"/>
          <w:szCs w:val="20"/>
          <w:vertAlign w:val="superscript"/>
        </w:rPr>
        <w:t>►</w:t>
      </w:r>
      <w:r>
        <w:fldChar w:fldCharType="begin"/>
      </w:r>
      <w:r>
        <w:instrText>fi.lvl="1"</w:instrText>
      </w:r>
      <w:r>
        <w:fldChar w:fldCharType="end"/>
      </w:r>
      <w:r>
        <w:t xml:space="preserve">J. </w:t>
      </w:r>
    </w:p>
    <w:p w14:paraId="417E6D48" w14:textId="77777777" w:rsidR="001D579E" w:rsidRDefault="001D579E" w:rsidP="001D579E">
      <w:pPr>
        <w:rPr>
          <w:ins w:id="166" w:author="Debra M. Salisbury" w:date="2024-02-20T21:32:00Z"/>
        </w:rPr>
      </w:pPr>
      <w:ins w:id="167" w:author="Debra M. Salisbury" w:date="2024-02-20T21:17:00Z">
        <w:r>
          <w:tab/>
        </w:r>
        <w:r>
          <w:rPr>
            <w:color w:val="FF0000"/>
            <w:sz w:val="20"/>
            <w:szCs w:val="20"/>
            <w:vertAlign w:val="superscript"/>
          </w:rPr>
          <w:t>►</w:t>
        </w:r>
        <w:r>
          <w:t>Request for Alimony.</w:t>
        </w:r>
      </w:ins>
    </w:p>
    <w:p w14:paraId="2A3329F7" w14:textId="77777777" w:rsidR="0014147F" w:rsidRPr="001D579E" w:rsidRDefault="00C05021" w:rsidP="001D579E">
      <w:pPr>
        <w:pPrChange w:id="168" w:author="Debra M. Salisbury" w:date="2024-02-20T21:17:00Z">
          <w:pPr>
            <w:pStyle w:val="pxformfin"/>
          </w:pPr>
        </w:pPrChange>
      </w:pPr>
      <w:ins w:id="169" w:author="Debra M. Salisbury" w:date="2024-02-20T21:32:00Z">
        <w:r>
          <w:tab/>
        </w:r>
        <w:r>
          <w:rPr>
            <w:color w:val="FF0000"/>
            <w:sz w:val="20"/>
            <w:szCs w:val="20"/>
            <w:vertAlign w:val="superscript"/>
          </w:rPr>
          <w:t xml:space="preserve">► </w:t>
        </w:r>
        <w:r>
          <w:t>(1)Respondent has a need for alimony and Petitioner has the ability to pay alimony.</w:t>
        </w:r>
      </w:ins>
    </w:p>
    <w:p w14:paraId="07DDB529" w14:textId="77777777" w:rsidR="0014147F" w:rsidRDefault="00FD3105">
      <w:pPr>
        <w:pStyle w:val="pxformp"/>
        <w:rPr>
          <w:ins w:id="170" w:author="Debra M. Salisbury" w:date="2024-04-27T20:39:00Z"/>
        </w:rPr>
      </w:pPr>
      <w:r>
        <w:t xml:space="preserve"> </w:t>
      </w:r>
      <w:ins w:id="171" w:author="Debra M. Salisbury" w:date="2024-02-20T21:18:00Z">
        <w:r w:rsidR="001D579E">
          <w:tab/>
        </w:r>
        <w:r w:rsidR="001D579E">
          <w:rPr>
            <w:color w:val="FF0000"/>
            <w:sz w:val="20"/>
            <w:szCs w:val="20"/>
            <w:vertAlign w:val="superscript"/>
          </w:rPr>
          <w:t>►</w:t>
        </w:r>
        <w:r w:rsidR="001D579E">
          <w:t xml:space="preserve"> (</w:t>
        </w:r>
      </w:ins>
      <w:ins w:id="172" w:author="Debra M. Salisbury" w:date="2024-02-20T21:33:00Z">
        <w:r w:rsidR="00C05021">
          <w:t>2</w:t>
        </w:r>
      </w:ins>
      <w:ins w:id="173" w:author="Debra M. Salisbury" w:date="2024-02-20T21:18:00Z">
        <w:r w:rsidR="001D579E">
          <w:t>)</w:t>
        </w:r>
      </w:ins>
      <w:del w:id="174" w:author="Debra M. Salisbury" w:date="2024-02-20T21:18:00Z">
        <w:r w:rsidDel="001D579E">
          <w:rPr>
            <w:rStyle w:val="pxvis"/>
            <w:rFonts w:ascii="Times NewRoman" w:hAnsi="Times NewRoman"/>
            <w:b w:val="0"/>
            <w:sz w:val="24"/>
          </w:rPr>
          <w:tab/>
        </w:r>
      </w:del>
      <w:ins w:id="175" w:author="Debra M. Salisbury" w:date="2024-02-20T21:32:00Z">
        <w:r w:rsidR="00C05021">
          <w:rPr>
            <w:color w:val="FF0000"/>
            <w:sz w:val="20"/>
            <w:szCs w:val="20"/>
            <w:vertAlign w:val="superscript"/>
          </w:rPr>
          <w:t xml:space="preserve"> </w:t>
        </w:r>
      </w:ins>
      <w:ins w:id="176" w:author="Debra M. Salisbury" w:date="2024-04-27T20:38:00Z">
        <w:r w:rsidR="0014147F">
          <w:t xml:space="preserve">This is a moderate length marriage of </w:t>
        </w:r>
        <w:r w:rsidR="0014147F" w:rsidRPr="000E7EBE">
          <w:rPr>
            <w:i/>
            <w:iCs/>
          </w:rPr>
          <w:t>[number of years and months]</w:t>
        </w:r>
        <w:r w:rsidR="0014147F">
          <w:t xml:space="preserve"> duration prior to the filing of the Petition For Dissolution of Marriage. </w:t>
        </w:r>
      </w:ins>
    </w:p>
    <w:p w14:paraId="5F7BA3DC" w14:textId="77777777" w:rsidR="00AF3291" w:rsidRDefault="00AF3291" w:rsidP="00AF3291">
      <w:pPr>
        <w:rPr>
          <w:ins w:id="177" w:author="Debra M. Salisbury" w:date="2024-04-27T20:48:00Z"/>
        </w:rPr>
      </w:pPr>
      <w:ins w:id="178" w:author="Debra M. Salisbury" w:date="2024-04-27T20:40:00Z">
        <w:r>
          <w:tab/>
        </w:r>
      </w:ins>
      <w:ins w:id="179" w:author="Debra M. Salisbury" w:date="2024-04-27T20:41:00Z">
        <w:r>
          <w:rPr>
            <w:color w:val="FF0000"/>
            <w:sz w:val="20"/>
            <w:szCs w:val="20"/>
            <w:vertAlign w:val="superscript"/>
          </w:rPr>
          <w:t>►</w:t>
        </w:r>
        <w:r>
          <w:t xml:space="preserve"> </w:t>
        </w:r>
      </w:ins>
      <w:ins w:id="180" w:author="Debra M. Salisbury" w:date="2024-04-27T20:40:00Z">
        <w:r>
          <w:t>(3)</w:t>
        </w:r>
      </w:ins>
      <w:ins w:id="181" w:author="Debra M. Salisbury" w:date="2024-04-27T20:41:00Z">
        <w:r>
          <w:t xml:space="preserve"> </w:t>
        </w:r>
      </w:ins>
      <w:ins w:id="182" w:author="Debra M. Salisbury" w:date="2024-04-27T20:48:00Z">
        <w:r>
          <w:t>The standard of living during the marriage was one of a higher middle class family with the family taking 2 ten day vacations each year and Respondent was a homemaker.</w:t>
        </w:r>
      </w:ins>
    </w:p>
    <w:p w14:paraId="254A1114" w14:textId="77777777" w:rsidR="00AF3291" w:rsidRDefault="0014147F" w:rsidP="00AF3291">
      <w:pPr>
        <w:ind w:firstLine="720"/>
        <w:rPr>
          <w:ins w:id="183" w:author="Debra M. Salisbury" w:date="2024-04-27T20:48:00Z"/>
        </w:rPr>
      </w:pPr>
      <w:ins w:id="184" w:author="Debra M. Salisbury" w:date="2024-04-27T20:39:00Z">
        <w:r>
          <w:rPr>
            <w:color w:val="FF0000"/>
            <w:sz w:val="20"/>
            <w:szCs w:val="20"/>
            <w:vertAlign w:val="superscript"/>
          </w:rPr>
          <w:t>►</w:t>
        </w:r>
        <w:r>
          <w:t xml:space="preserve"> (</w:t>
        </w:r>
      </w:ins>
      <w:ins w:id="185" w:author="Debra M. Salisbury" w:date="2024-04-27T20:41:00Z">
        <w:r w:rsidR="00AF3291">
          <w:t>4</w:t>
        </w:r>
      </w:ins>
      <w:ins w:id="186" w:author="Debra M. Salisbury" w:date="2024-04-27T20:39:00Z">
        <w:r>
          <w:t>)</w:t>
        </w:r>
        <w:r>
          <w:rPr>
            <w:color w:val="FF0000"/>
            <w:sz w:val="20"/>
            <w:szCs w:val="20"/>
            <w:vertAlign w:val="superscript"/>
          </w:rPr>
          <w:t xml:space="preserve"> </w:t>
        </w:r>
      </w:ins>
      <w:ins w:id="187" w:author="Debra M. Salisbury" w:date="2024-04-27T20:49:00Z">
        <w:r w:rsidR="00AF3291">
          <w:t xml:space="preserve"> R</w:t>
        </w:r>
      </w:ins>
      <w:ins w:id="188" w:author="Debra M. Salisbury" w:date="2024-04-27T20:48:00Z">
        <w:r w:rsidR="00AF3291">
          <w:t xml:space="preserve">espondent is </w:t>
        </w:r>
        <w:r w:rsidR="00AF3291" w:rsidRPr="000E7EBE">
          <w:rPr>
            <w:i/>
            <w:iCs/>
          </w:rPr>
          <w:t>[age]</w:t>
        </w:r>
        <w:r w:rsidR="00AF3291">
          <w:t xml:space="preserve"> years of age while Petitioner is </w:t>
        </w:r>
        <w:r w:rsidR="00AF3291" w:rsidRPr="000E7EBE">
          <w:rPr>
            <w:i/>
            <w:iCs/>
          </w:rPr>
          <w:t>[age]</w:t>
        </w:r>
        <w:r w:rsidR="00AF3291">
          <w:t xml:space="preserve"> years of age and both parties are in good physical, mental, and emotional health.</w:t>
        </w:r>
      </w:ins>
    </w:p>
    <w:p w14:paraId="257E0429" w14:textId="77777777" w:rsidR="00AF3291" w:rsidRPr="00AF3291" w:rsidRDefault="00AF3291" w:rsidP="00AF3291">
      <w:pPr>
        <w:ind w:firstLine="720"/>
        <w:rPr>
          <w:ins w:id="189" w:author="Debra M. Salisbury" w:date="2024-04-27T20:48:00Z"/>
        </w:rPr>
      </w:pPr>
      <w:ins w:id="190" w:author="Debra M. Salisbury" w:date="2024-04-27T20:49:00Z">
        <w:r>
          <w:rPr>
            <w:color w:val="FF0000"/>
            <w:sz w:val="20"/>
            <w:szCs w:val="20"/>
            <w:vertAlign w:val="superscript"/>
          </w:rPr>
          <w:t>►</w:t>
        </w:r>
        <w:r>
          <w:t xml:space="preserve"> (5) Neither party has any additional sources of income other than the petitioner working in his own business.</w:t>
        </w:r>
      </w:ins>
    </w:p>
    <w:p w14:paraId="6E724ED7" w14:textId="77777777" w:rsidR="00C05021" w:rsidRPr="000962E0" w:rsidRDefault="00AF3291" w:rsidP="000962E0">
      <w:pPr>
        <w:pStyle w:val="pxformp"/>
        <w:ind w:firstLine="720"/>
        <w:rPr>
          <w:ins w:id="191" w:author="Debra M. Salisbury" w:date="2024-02-20T21:34:00Z"/>
          <w:color w:val="FF0000"/>
          <w:sz w:val="20"/>
          <w:szCs w:val="20"/>
          <w:vertAlign w:val="superscript"/>
          <w:rPrChange w:id="192" w:author="Debra M. Salisbury" w:date="2024-04-27T20:57:00Z">
            <w:rPr>
              <w:ins w:id="193" w:author="Debra M. Salisbury" w:date="2024-02-20T21:34:00Z"/>
              <w:szCs w:val="20"/>
            </w:rPr>
          </w:rPrChange>
        </w:rPr>
      </w:pPr>
      <w:ins w:id="194" w:author="Debra M. Salisbury" w:date="2024-04-27T20:50:00Z">
        <w:r>
          <w:rPr>
            <w:color w:val="FF0000"/>
            <w:sz w:val="20"/>
            <w:szCs w:val="20"/>
            <w:vertAlign w:val="superscript"/>
          </w:rPr>
          <w:t>►</w:t>
        </w:r>
        <w:r>
          <w:t xml:space="preserve"> (6)</w:t>
        </w:r>
        <w:r>
          <w:rPr>
            <w:color w:val="FF0000"/>
            <w:sz w:val="20"/>
            <w:szCs w:val="20"/>
            <w:vertAlign w:val="superscript"/>
          </w:rPr>
          <w:t xml:space="preserve"> </w:t>
        </w:r>
      </w:ins>
      <w:del w:id="195" w:author="Debra M. Salisbury" w:date="2024-02-20T21:18:00Z">
        <w:r w:rsidR="00FD3105" w:rsidDel="001D579E">
          <w:rPr>
            <w:color w:val="FF0000"/>
            <w:sz w:val="20"/>
            <w:szCs w:val="20"/>
            <w:vertAlign w:val="superscript"/>
          </w:rPr>
          <w:delText>►</w:delText>
        </w:r>
      </w:del>
      <w:r w:rsidR="00FD3105">
        <w:fldChar w:fldCharType="begin"/>
      </w:r>
      <w:r w:rsidR="00FD3105">
        <w:instrText>p.ct.id="3d29be30775711ee8e1ba9ecff0bf883|23|10:23"</w:instrText>
      </w:r>
      <w:r w:rsidR="00FD3105">
        <w:fldChar w:fldCharType="end"/>
      </w:r>
      <w:r w:rsidR="00FD3105">
        <w:t xml:space="preserve">Respondent is a college graduate </w:t>
      </w:r>
      <w:ins w:id="196" w:author="Debra M. Salisbury" w:date="2024-02-20T21:36:00Z">
        <w:r w:rsidR="00C05021">
          <w:t xml:space="preserve">with a </w:t>
        </w:r>
      </w:ins>
      <w:ins w:id="197" w:author="Debra M. Salisbury" w:date="2024-02-20T21:54:00Z">
        <w:r w:rsidR="00FD5865" w:rsidRPr="00FD5865">
          <w:rPr>
            <w:i/>
            <w:iCs/>
            <w:rPrChange w:id="198" w:author="Debra M. Salisbury" w:date="2024-02-20T21:55:00Z">
              <w:rPr>
                <w:iCs/>
              </w:rPr>
            </w:rPrChange>
          </w:rPr>
          <w:t>[highest level of education</w:t>
        </w:r>
      </w:ins>
      <w:ins w:id="199" w:author="Debra M. Salisbury" w:date="2024-02-20T21:55:00Z">
        <w:r w:rsidR="00FD5865" w:rsidRPr="00FD5865">
          <w:rPr>
            <w:i/>
            <w:iCs/>
            <w:rPrChange w:id="200" w:author="Debra M. Salisbury" w:date="2024-02-20T21:55:00Z">
              <w:rPr>
                <w:iCs/>
              </w:rPr>
            </w:rPrChange>
          </w:rPr>
          <w:t>]</w:t>
        </w:r>
        <w:r w:rsidR="00FD5865">
          <w:t xml:space="preserve"> </w:t>
        </w:r>
      </w:ins>
      <w:r w:rsidR="00FD3105">
        <w:t xml:space="preserve">and has worked as a </w:t>
      </w:r>
      <w:r w:rsidR="00FD3105">
        <w:rPr>
          <w:rStyle w:val="pxfinstr"/>
          <w:i/>
          <w:iCs/>
        </w:rPr>
        <w:t>[type of occupation]</w:t>
      </w:r>
      <w:r w:rsidR="00FD3105">
        <w:t xml:space="preserve"> </w:t>
      </w:r>
      <w:ins w:id="201" w:author="Debra M. Salisbury" w:date="2024-02-20T21:55:00Z">
        <w:r w:rsidR="00FD5865">
          <w:t xml:space="preserve">on a part-time basis </w:t>
        </w:r>
      </w:ins>
      <w:r w:rsidR="00FD3105">
        <w:t>during most of the marriage and can reestablish herself</w:t>
      </w:r>
      <w:ins w:id="202" w:author="Debra M. Salisbury" w:date="2024-02-20T21:37:00Z">
        <w:r w:rsidR="00C05021">
          <w:t xml:space="preserve"> ful</w:t>
        </w:r>
      </w:ins>
      <w:ins w:id="203" w:author="Debra M. Salisbury" w:date="2024-02-20T21:38:00Z">
        <w:r w:rsidR="00C05021">
          <w:t>l-time</w:t>
        </w:r>
      </w:ins>
      <w:r w:rsidR="00FD3105">
        <w:t xml:space="preserve"> in that occupation within a reasonable time. </w:t>
      </w:r>
      <w:del w:id="204" w:author="Debra M. Salisbury" w:date="2024-04-27T20:33:00Z">
        <w:r w:rsidR="00FD3105" w:rsidDel="0014147F">
          <w:delText>When she does so, she is capable of earning up to 80</w:delText>
        </w:r>
        <w:r w:rsidR="00FD3105" w:rsidDel="0014147F">
          <w:rPr>
            <w:vanish/>
          </w:rPr>
          <w:delText>&amp;percnt;</w:delText>
        </w:r>
        <w:r w:rsidR="00FD3105" w:rsidDel="0014147F">
          <w:rPr>
            <w:rStyle w:val="pxvis"/>
            <w:rFonts w:ascii="Times NewRoman" w:hAnsi="Times NewRoman"/>
            <w:b w:val="0"/>
            <w:sz w:val="24"/>
          </w:rPr>
          <w:delText>%</w:delText>
        </w:r>
        <w:r w:rsidR="00FD3105" w:rsidDel="0014147F">
          <w:delText xml:space="preserve"> of the salary being paid to husband by his business. </w:delText>
        </w:r>
      </w:del>
      <w:ins w:id="205" w:author="Debra M. Salisbury" w:date="2024-04-27T20:33:00Z">
        <w:r w:rsidR="0014147F">
          <w:t>Respondent has never earn</w:t>
        </w:r>
      </w:ins>
      <w:ins w:id="206" w:author="Debra M. Salisbury" w:date="2024-04-27T20:34:00Z">
        <w:r w:rsidR="0014147F">
          <w:t xml:space="preserve">ed more than </w:t>
        </w:r>
        <w:r w:rsidR="0014147F" w:rsidRPr="0014147F">
          <w:rPr>
            <w:i/>
            <w:iCs/>
            <w:rPrChange w:id="207" w:author="Debra M. Salisbury" w:date="2024-04-27T20:34:00Z">
              <w:rPr>
                <w:iCs/>
              </w:rPr>
            </w:rPrChange>
          </w:rPr>
          <w:t>[amount]</w:t>
        </w:r>
      </w:ins>
      <w:ins w:id="208" w:author="Debra M. Salisbury" w:date="2024-04-27T21:48:00Z">
        <w:r w:rsidR="00140027">
          <w:rPr>
            <w:i/>
            <w:iCs/>
          </w:rPr>
          <w:t xml:space="preserve"> </w:t>
        </w:r>
        <w:r w:rsidR="00140027">
          <w:t>net income</w:t>
        </w:r>
      </w:ins>
      <w:ins w:id="209" w:author="Debra M. Salisbury" w:date="2024-04-27T20:34:00Z">
        <w:r w:rsidR="0014147F">
          <w:t xml:space="preserve"> on an annual basis.</w:t>
        </w:r>
      </w:ins>
      <w:del w:id="210" w:author="Debra M. Salisbury" w:date="2024-04-27T20:34:00Z">
        <w:r w:rsidR="00FD3105" w:rsidDel="0014147F">
          <w:delText>The difference in wage earning ability can be accommodated in equitable distribution by giving respondent other income producing assets and a small amount of alimony.</w:delText>
        </w:r>
      </w:del>
      <w:ins w:id="211" w:author="Debra M. Salisbury" w:date="2024-02-20T21:38:00Z">
        <w:r w:rsidR="00C05021">
          <w:t xml:space="preserve"> Petitioner has a </w:t>
        </w:r>
      </w:ins>
      <w:ins w:id="212" w:author="Debra M. Salisbury" w:date="2024-02-20T21:56:00Z">
        <w:r w:rsidR="00FD5865" w:rsidRPr="00042874">
          <w:rPr>
            <w:i/>
            <w:iCs/>
          </w:rPr>
          <w:t>[highest level of education]</w:t>
        </w:r>
        <w:r w:rsidR="00FD5865">
          <w:t xml:space="preserve"> </w:t>
        </w:r>
      </w:ins>
      <w:ins w:id="213" w:author="Debra M. Salisbury" w:date="2024-02-20T21:39:00Z">
        <w:r w:rsidR="00C05021">
          <w:t xml:space="preserve">and is employed in his own company, </w:t>
        </w:r>
        <w:r w:rsidR="00C05021" w:rsidRPr="00C05021">
          <w:rPr>
            <w:i/>
            <w:iCs/>
            <w:rPrChange w:id="214" w:author="Debra M. Salisbury" w:date="2024-02-20T21:39:00Z">
              <w:rPr>
                <w:iCs/>
              </w:rPr>
            </w:rPrChange>
          </w:rPr>
          <w:t>[name of company]</w:t>
        </w:r>
      </w:ins>
      <w:ins w:id="215" w:author="Debra M. Salisbury" w:date="2024-04-27T20:35:00Z">
        <w:r w:rsidR="0014147F">
          <w:t xml:space="preserve">and has an annual </w:t>
        </w:r>
      </w:ins>
      <w:ins w:id="216" w:author="Debra M. Salisbury" w:date="2024-04-27T21:48:00Z">
        <w:r w:rsidR="00140027">
          <w:t>net</w:t>
        </w:r>
      </w:ins>
      <w:ins w:id="217" w:author="Debra M. Salisbury" w:date="2024-04-27T20:35:00Z">
        <w:r w:rsidR="0014147F">
          <w:t xml:space="preserve"> income of </w:t>
        </w:r>
        <w:r w:rsidR="0014147F" w:rsidRPr="0014147F">
          <w:rPr>
            <w:i/>
            <w:iCs/>
            <w:rPrChange w:id="218" w:author="Debra M. Salisbury" w:date="2024-04-27T20:35:00Z">
              <w:rPr>
                <w:iCs/>
              </w:rPr>
            </w:rPrChange>
          </w:rPr>
          <w:t>[amount]</w:t>
        </w:r>
      </w:ins>
      <w:ins w:id="219" w:author="Debra M. Salisbury" w:date="2024-02-20T21:39:00Z">
        <w:r w:rsidR="00C05021">
          <w:t>.</w:t>
        </w:r>
      </w:ins>
    </w:p>
    <w:p w14:paraId="324785EB" w14:textId="77777777" w:rsidR="001D579E" w:rsidRDefault="00C05021" w:rsidP="001D579E">
      <w:pPr>
        <w:rPr>
          <w:ins w:id="220" w:author="Debra M. Salisbury" w:date="2024-02-20T21:42:00Z"/>
        </w:rPr>
      </w:pPr>
      <w:ins w:id="221" w:author="Debra M. Salisbury" w:date="2024-02-20T21:40:00Z">
        <w:r>
          <w:tab/>
        </w:r>
      </w:ins>
      <w:ins w:id="222" w:author="Debra M. Salisbury" w:date="2024-04-27T20:52:00Z">
        <w:r w:rsidR="00AF3291">
          <w:rPr>
            <w:color w:val="FF0000"/>
            <w:sz w:val="20"/>
            <w:szCs w:val="20"/>
            <w:vertAlign w:val="superscript"/>
          </w:rPr>
          <w:t>►</w:t>
        </w:r>
      </w:ins>
      <w:ins w:id="223" w:author="Debra M. Salisbury" w:date="2024-02-20T21:40:00Z">
        <w:r>
          <w:t>(</w:t>
        </w:r>
      </w:ins>
      <w:ins w:id="224" w:author="Debra M. Salisbury" w:date="2024-04-27T20:56:00Z">
        <w:r w:rsidR="00AF3291">
          <w:t>7</w:t>
        </w:r>
      </w:ins>
      <w:ins w:id="225" w:author="Debra M. Salisbury" w:date="2024-02-20T21:40:00Z">
        <w:r>
          <w:t xml:space="preserve">) Respondent has provided home making and </w:t>
        </w:r>
      </w:ins>
      <w:ins w:id="226" w:author="Debra M. Salisbury" w:date="2024-02-20T21:41:00Z">
        <w:r>
          <w:t xml:space="preserve">the majority of the </w:t>
        </w:r>
      </w:ins>
      <w:ins w:id="227" w:author="Debra M. Salisbury" w:date="2024-02-20T21:40:00Z">
        <w:r>
          <w:t>chi</w:t>
        </w:r>
      </w:ins>
      <w:ins w:id="228" w:author="Debra M. Salisbury" w:date="2024-02-20T21:41:00Z">
        <w:r>
          <w:t>ld rearing services</w:t>
        </w:r>
      </w:ins>
      <w:ins w:id="229" w:author="Debra M. Salisbury" w:date="2024-02-20T21:35:00Z">
        <w:r>
          <w:t xml:space="preserve"> </w:t>
        </w:r>
      </w:ins>
      <w:ins w:id="230" w:author="Debra M. Salisbury" w:date="2024-02-20T21:41:00Z">
        <w:r>
          <w:t>for the parties’ child during the marriage</w:t>
        </w:r>
        <w:r w:rsidR="00104C03">
          <w:t xml:space="preserve"> </w:t>
        </w:r>
      </w:ins>
      <w:ins w:id="231" w:author="Debra M. Salisbury" w:date="2024-04-27T20:56:00Z">
        <w:r w:rsidR="000962E0">
          <w:t xml:space="preserve">while working part-time. </w:t>
        </w:r>
      </w:ins>
      <w:ins w:id="232" w:author="Debra M. Salisbury" w:date="2024-04-27T20:57:00Z">
        <w:r w:rsidR="000962E0">
          <w:t>P</w:t>
        </w:r>
      </w:ins>
      <w:ins w:id="233" w:author="Debra M. Salisbury" w:date="2024-02-20T21:41:00Z">
        <w:r w:rsidR="00104C03">
          <w:t>etitioner worked full time in his business and obta</w:t>
        </w:r>
      </w:ins>
      <w:ins w:id="234" w:author="Debra M. Salisbury" w:date="2024-02-20T21:42:00Z">
        <w:r w:rsidR="00104C03">
          <w:t xml:space="preserve">ined his </w:t>
        </w:r>
      </w:ins>
      <w:ins w:id="235" w:author="Debra M. Salisbury" w:date="2024-02-20T21:58:00Z">
        <w:r w:rsidR="00FD5865">
          <w:rPr>
            <w:i/>
            <w:iCs/>
          </w:rPr>
          <w:t>[highest level of education].</w:t>
        </w:r>
      </w:ins>
    </w:p>
    <w:p w14:paraId="7CE94CED" w14:textId="77777777" w:rsidR="008547F1" w:rsidRPr="001D579E" w:rsidRDefault="00104C03" w:rsidP="001D579E">
      <w:pPr>
        <w:pPrChange w:id="236" w:author="Debra M. Salisbury" w:date="2024-02-20T21:19:00Z">
          <w:pPr>
            <w:pStyle w:val="pxformp"/>
          </w:pPr>
        </w:pPrChange>
      </w:pPr>
      <w:ins w:id="237" w:author="Debra M. Salisbury" w:date="2024-02-20T21:42:00Z">
        <w:r>
          <w:tab/>
        </w:r>
      </w:ins>
      <w:ins w:id="238" w:author="Debra M. Salisbury" w:date="2024-04-27T20:52:00Z">
        <w:r w:rsidR="00AF3291">
          <w:rPr>
            <w:color w:val="FF0000"/>
            <w:sz w:val="20"/>
            <w:szCs w:val="20"/>
            <w:vertAlign w:val="superscript"/>
          </w:rPr>
          <w:t>►</w:t>
        </w:r>
      </w:ins>
      <w:ins w:id="239" w:author="Debra M. Salisbury" w:date="2024-02-20T21:42:00Z">
        <w:r>
          <w:t>(</w:t>
        </w:r>
      </w:ins>
      <w:ins w:id="240" w:author="Debra M. Salisbury" w:date="2024-04-27T20:57:00Z">
        <w:r w:rsidR="000962E0">
          <w:t>8</w:t>
        </w:r>
      </w:ins>
      <w:ins w:id="241" w:author="Debra M. Salisbury" w:date="2024-02-20T21:42:00Z">
        <w:r>
          <w:t xml:space="preserve">) </w:t>
        </w:r>
      </w:ins>
      <w:ins w:id="242" w:author="Debra M. Salisbury" w:date="2024-04-27T20:54:00Z">
        <w:r w:rsidR="00AF3291">
          <w:t xml:space="preserve">Although </w:t>
        </w:r>
      </w:ins>
      <w:ins w:id="243" w:author="Debra M. Salisbury" w:date="2024-04-27T20:55:00Z">
        <w:r w:rsidR="00AF3291">
          <w:t>respondent has the majority of the time sharing with the child, the child is a well child and does not have any special needs.</w:t>
        </w:r>
      </w:ins>
    </w:p>
    <w:p w14:paraId="1D392805" w14:textId="77777777" w:rsidR="00FD3105" w:rsidRDefault="00FD3105">
      <w:pPr>
        <w:pStyle w:val="pxformfin"/>
        <w:rPr>
          <w:ins w:id="244" w:author="Debra M. Salisbury" w:date="2024-04-27T20:12:00Z"/>
        </w:rPr>
      </w:pPr>
      <w:r>
        <w:rPr>
          <w:color w:val="FF0000"/>
          <w:sz w:val="20"/>
          <w:szCs w:val="20"/>
          <w:vertAlign w:val="superscript"/>
        </w:rPr>
        <w:t>►</w:t>
      </w:r>
      <w:r>
        <w:fldChar w:fldCharType="begin"/>
      </w:r>
      <w:r>
        <w:instrText>fi.lvl="1"</w:instrText>
      </w:r>
      <w:r>
        <w:fldChar w:fldCharType="end"/>
      </w:r>
      <w:r>
        <w:t xml:space="preserve">K. </w:t>
      </w:r>
    </w:p>
    <w:p w14:paraId="34C10E7A" w14:textId="77777777" w:rsidR="008547F1" w:rsidRPr="008547F1" w:rsidRDefault="008547F1" w:rsidP="008547F1">
      <w:pPr>
        <w:rPr>
          <w:ins w:id="245" w:author="Debra M. Salisbury" w:date="2024-04-27T20:12:00Z"/>
        </w:rPr>
        <w:pPrChange w:id="246" w:author="Debra M. Salisbury" w:date="2024-04-27T20:12:00Z">
          <w:pPr>
            <w:pStyle w:val="pxformfin"/>
          </w:pPr>
        </w:pPrChange>
      </w:pPr>
      <w:ins w:id="247" w:author="Debra M. Salisbury" w:date="2024-04-27T20:12:00Z">
        <w:r>
          <w:tab/>
        </w:r>
      </w:ins>
      <w:ins w:id="248" w:author="Debra M. Salisbury" w:date="2024-04-27T20:13:00Z">
        <w:r>
          <w:t>Parental Responsibility and Time Sharing.</w:t>
        </w:r>
      </w:ins>
      <w:ins w:id="249" w:author="Debra M. Salisbury" w:date="2024-04-27T20:14:00Z">
        <w:r>
          <w:t xml:space="preserve"> The parties have entered into a Parenting Plan which provides for shared parental responsibility and a time sharing schedule. The Parenting Plan is in the bes</w:t>
        </w:r>
      </w:ins>
      <w:ins w:id="250" w:author="Debra M. Salisbury" w:date="2024-04-27T20:15:00Z">
        <w:r>
          <w:t>t interests of the minor child.</w:t>
        </w:r>
      </w:ins>
    </w:p>
    <w:p w14:paraId="6D551CCF" w14:textId="77777777" w:rsidR="008547F1" w:rsidRPr="008547F1" w:rsidRDefault="008547F1" w:rsidP="008547F1">
      <w:pPr>
        <w:pPrChange w:id="251" w:author="Debra M. Salisbury" w:date="2024-04-27T20:12:00Z">
          <w:pPr>
            <w:pStyle w:val="pxformfin"/>
          </w:pPr>
        </w:pPrChange>
      </w:pPr>
      <w:ins w:id="252" w:author="Debra M. Salisbury" w:date="2024-04-27T20:12:00Z">
        <w:r>
          <w:rPr>
            <w:color w:val="FF0000"/>
            <w:sz w:val="20"/>
            <w:szCs w:val="20"/>
            <w:vertAlign w:val="superscript"/>
          </w:rPr>
          <w:t>►</w:t>
        </w:r>
        <w:r>
          <w:fldChar w:fldCharType="begin"/>
        </w:r>
        <w:r>
          <w:instrText>fi.lvl="1"</w:instrText>
        </w:r>
        <w:r>
          <w:fldChar w:fldCharType="end"/>
        </w:r>
        <w:r>
          <w:t>L.</w:t>
        </w:r>
      </w:ins>
    </w:p>
    <w:p w14:paraId="753F1DC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Respondent's attorney has reasonably expended </w:t>
      </w:r>
      <w:r>
        <w:rPr>
          <w:rStyle w:val="pxfinstr"/>
          <w:i/>
          <w:iCs/>
        </w:rPr>
        <w:t>[number of hours]</w:t>
      </w:r>
      <w:r>
        <w:t xml:space="preserve"> hours in representing her in this action and $</w:t>
      </w:r>
      <w:r>
        <w:rPr>
          <w:rStyle w:val="pxfinstr"/>
          <w:i/>
          <w:iCs/>
        </w:rPr>
        <w:t>[dollar amount of hourly rate]</w:t>
      </w:r>
      <w:r>
        <w:t xml:space="preserve"> is a reasonable hourly rate for the services</w:t>
      </w:r>
      <w:ins w:id="253" w:author="Debra M. Salisbury" w:date="2024-02-20T22:04:00Z">
        <w:r w:rsidR="0032536B">
          <w:t xml:space="preserve"> rendered under the facts, issues, and complexity of this case</w:t>
        </w:r>
      </w:ins>
      <w:r>
        <w:t>.</w:t>
      </w:r>
    </w:p>
    <w:p w14:paraId="1165F00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IT IS ADJUDGED that:</w:t>
      </w:r>
    </w:p>
    <w:p w14:paraId="0EB6E257" w14:textId="77777777" w:rsidR="00FD3105" w:rsidRDefault="00FD3105">
      <w:pPr>
        <w:pStyle w:val="pxformfl"/>
        <w:ind w:left="500"/>
      </w:pPr>
      <w:r>
        <w:t xml:space="preserve"> </w:t>
      </w:r>
    </w:p>
    <w:p w14:paraId="1915DF4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72264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bonds of marriage between petitioner </w:t>
      </w:r>
      <w:r>
        <w:rPr>
          <w:rStyle w:val="pxfinstr"/>
          <w:i/>
          <w:iCs/>
        </w:rPr>
        <w:t>[NAME OF SPOUSE 1]</w:t>
      </w:r>
      <w:r>
        <w:t xml:space="preserve"> and respondent </w:t>
      </w:r>
      <w:r>
        <w:rPr>
          <w:rStyle w:val="pxfinstr"/>
          <w:i/>
          <w:iCs/>
        </w:rPr>
        <w:t>[NAME OF SPOUSE 2]</w:t>
      </w:r>
      <w:r>
        <w:t xml:space="preserve"> are dissolved because the marriage is irretrievably broken.</w:t>
      </w:r>
    </w:p>
    <w:p w14:paraId="7D6B037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D6FFD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Parental responsibility and time sharing in regards to the minor child of the parties </w:t>
      </w:r>
      <w:r>
        <w:rPr>
          <w:rStyle w:val="pxfinstr"/>
          <w:i/>
          <w:iCs/>
        </w:rPr>
        <w:t>[name of child]</w:t>
      </w:r>
      <w:r>
        <w:t xml:space="preserve">, born on </w:t>
      </w:r>
      <w:r>
        <w:rPr>
          <w:rStyle w:val="pxfinstr"/>
          <w:i/>
          <w:iCs/>
        </w:rPr>
        <w:t>[date of birth]</w:t>
      </w:r>
      <w:r>
        <w:t>, shall be pursuant to the parenting plan. A copy of the parenting plan is attached and incorporated in this judgment by reference.</w:t>
      </w:r>
      <w:ins w:id="254" w:author="Debra M. Salisbury" w:date="2024-04-27T20:16:00Z">
        <w:r w:rsidR="008547F1">
          <w:t xml:space="preserve"> The parties are ordered to comply with the terms of the Parenting</w:t>
        </w:r>
      </w:ins>
      <w:ins w:id="255" w:author="Debra M. Salisbury" w:date="2024-04-27T20:17:00Z">
        <w:r w:rsidR="008547F1">
          <w:t xml:space="preserve"> Plan.</w:t>
        </w:r>
      </w:ins>
    </w:p>
    <w:p w14:paraId="1C53CCE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5E7AFE6" w14:textId="77777777" w:rsidR="00FD3105" w:rsidDel="00F836E0" w:rsidRDefault="00FD3105" w:rsidP="00E715DD">
      <w:pPr>
        <w:pStyle w:val="pxformp"/>
        <w:rPr>
          <w:del w:id="256" w:author="Debra M. Salisbury" w:date="2024-04-27T20:20:00Z"/>
        </w:rPr>
      </w:pPr>
      <w:r>
        <w:t xml:space="preserve"> </w:t>
      </w:r>
      <w:del w:id="257" w:author="Debra M. Salisbury" w:date="2024-04-27T20:17:00Z">
        <w:r w:rsidDel="008547F1">
          <w:rPr>
            <w:rStyle w:val="pxvis"/>
            <w:rFonts w:ascii="Times NewRoman" w:hAnsi="Times NewRoman"/>
            <w:b w:val="0"/>
            <w:sz w:val="24"/>
          </w:rPr>
          <w:tab/>
        </w:r>
        <w:r w:rsidDel="008547F1">
          <w:rPr>
            <w:color w:val="FF0000"/>
            <w:sz w:val="20"/>
            <w:szCs w:val="20"/>
            <w:vertAlign w:val="superscript"/>
          </w:rPr>
          <w:delText>►</w:delText>
        </w:r>
        <w:r w:rsidDel="008547F1">
          <w:fldChar w:fldCharType="begin"/>
        </w:r>
        <w:r w:rsidDel="008547F1">
          <w:delInstrText>p.ct.id="3d29be30775711ee8e1ba9ecff0bf883|23|10:23"</w:delInstrText>
        </w:r>
        <w:r w:rsidDel="008547F1">
          <w:fldChar w:fldCharType="end"/>
        </w:r>
        <w:r w:rsidDel="008547F1">
          <w:delText>The parties are required to confer about major decisions concerning the welfare of the children, including without limitation, decisions concerning education, medical and dental care and religious training. Neither party shall in any way impede, obstruct or interfere with the exercise by the other party of the right of companionship with the children nor shall either party criticize or disparage the other in the presence of the children. Each party shall inform the other about the illness of the child.</w:delText>
        </w:r>
      </w:del>
    </w:p>
    <w:p w14:paraId="3453F46E" w14:textId="77777777" w:rsidR="00FD3105" w:rsidDel="00F836E0" w:rsidRDefault="00FD3105" w:rsidP="00E715DD">
      <w:pPr>
        <w:pStyle w:val="pxformp"/>
        <w:rPr>
          <w:del w:id="258" w:author="Debra M. Salisbury" w:date="2024-04-27T20:20:00Z"/>
        </w:rPr>
      </w:pPr>
      <w:del w:id="259" w:author="Debra M. Salisbury" w:date="2024-04-27T20:20:00Z">
        <w:r w:rsidDel="00F836E0">
          <w:rPr>
            <w:color w:val="FF0000"/>
            <w:sz w:val="20"/>
            <w:szCs w:val="20"/>
            <w:vertAlign w:val="superscript"/>
          </w:rPr>
          <w:delText>►</w:delText>
        </w:r>
        <w:r w:rsidDel="00F836E0">
          <w:fldChar w:fldCharType="begin"/>
        </w:r>
        <w:r w:rsidDel="00F836E0">
          <w:delInstrText>fi.lvl="1"</w:delInstrText>
        </w:r>
        <w:r w:rsidDel="00F836E0">
          <w:fldChar w:fldCharType="end"/>
        </w:r>
        <w:r w:rsidDel="00F836E0">
          <w:delText xml:space="preserve">4. </w:delText>
        </w:r>
      </w:del>
    </w:p>
    <w:p w14:paraId="13D4ECB1" w14:textId="77777777" w:rsidR="00E715DD" w:rsidRDefault="00FD3105" w:rsidP="00E715DD">
      <w:pPr>
        <w:pStyle w:val="pxformp"/>
        <w:rPr>
          <w:ins w:id="260" w:author="Debra M. Salisbury" w:date="2024-04-27T21:39:00Z"/>
        </w:rPr>
      </w:pPr>
      <w:del w:id="261" w:author="Debra M. Salisbury" w:date="2024-04-27T20:20:00Z">
        <w:r w:rsidDel="00F836E0">
          <w:delText xml:space="preserve"> </w:delText>
        </w:r>
      </w:del>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Petitioner shall pay </w:t>
      </w:r>
      <w:del w:id="262" w:author="Debra M. Salisbury" w:date="2024-04-27T20:59:00Z">
        <w:r w:rsidDel="000962E0">
          <w:delText>$</w:delText>
        </w:r>
        <w:r w:rsidDel="000962E0">
          <w:rPr>
            <w:rStyle w:val="pxfinstr"/>
            <w:i/>
            <w:iCs/>
          </w:rPr>
          <w:delText>[dollar amount of rehabilitative alimony]</w:delText>
        </w:r>
        <w:r w:rsidDel="000962E0">
          <w:delText xml:space="preserve"> a week, beginning </w:delText>
        </w:r>
        <w:r w:rsidDel="000962E0">
          <w:rPr>
            <w:rStyle w:val="pxfinstr"/>
            <w:i/>
            <w:iCs/>
          </w:rPr>
          <w:delText>[start date of support]</w:delText>
        </w:r>
        <w:r w:rsidDel="000962E0">
          <w:delText xml:space="preserve"> to respondent as rehabilitative alimony for three years from the date of this judgment or the earlier death or remarriage of respondent. On the termination of the rehabilitative alimony petitioner shall pay </w:delText>
        </w:r>
      </w:del>
      <w:r>
        <w:t>$</w:t>
      </w:r>
      <w:r>
        <w:rPr>
          <w:rStyle w:val="pxfinstr"/>
          <w:i/>
          <w:iCs/>
        </w:rPr>
        <w:t>[dollar amount of alimony]</w:t>
      </w:r>
      <w:r>
        <w:t xml:space="preserve"> a </w:t>
      </w:r>
      <w:ins w:id="263" w:author="Debra M. Salisbury" w:date="2024-04-27T21:49:00Z">
        <w:r w:rsidR="00140027">
          <w:t>month</w:t>
        </w:r>
      </w:ins>
      <w:del w:id="264" w:author="Debra M. Salisbury" w:date="2024-04-27T21:49:00Z">
        <w:r w:rsidDel="00140027">
          <w:delText>week</w:delText>
        </w:r>
      </w:del>
      <w:r>
        <w:t xml:space="preserve"> to respondent </w:t>
      </w:r>
      <w:ins w:id="265" w:author="Debra M. Salisbury" w:date="2024-04-27T21:50:00Z">
        <w:r w:rsidR="00140027">
          <w:t xml:space="preserve">beginning </w:t>
        </w:r>
        <w:r w:rsidR="00140027" w:rsidRPr="00140027">
          <w:rPr>
            <w:i/>
            <w:iCs/>
            <w:rPrChange w:id="266" w:author="Debra M. Salisbury" w:date="2024-04-27T21:51:00Z">
              <w:rPr>
                <w:iCs/>
              </w:rPr>
            </w:rPrChange>
          </w:rPr>
          <w:t>[start date of alimony]</w:t>
        </w:r>
        <w:r w:rsidR="00140027">
          <w:t xml:space="preserve"> </w:t>
        </w:r>
      </w:ins>
      <w:r>
        <w:t xml:space="preserve">as </w:t>
      </w:r>
      <w:ins w:id="267" w:author="Debra M. Salisbury" w:date="2024-02-20T21:23:00Z">
        <w:r w:rsidR="008F4604">
          <w:t xml:space="preserve">durational </w:t>
        </w:r>
      </w:ins>
      <w:r>
        <w:t xml:space="preserve">alimony </w:t>
      </w:r>
      <w:ins w:id="268" w:author="Debra M. Salisbury" w:date="2024-02-20T21:21:00Z">
        <w:r w:rsidR="008F4604">
          <w:t xml:space="preserve">for </w:t>
        </w:r>
      </w:ins>
      <w:ins w:id="269" w:author="Debra M. Salisbury" w:date="2024-02-20T22:00:00Z">
        <w:r w:rsidR="00FD5865">
          <w:rPr>
            <w:i/>
            <w:iCs/>
          </w:rPr>
          <w:t>[number]</w:t>
        </w:r>
      </w:ins>
      <w:ins w:id="270" w:author="Debra M. Salisbury" w:date="2024-02-20T21:21:00Z">
        <w:r w:rsidR="008F4604">
          <w:t xml:space="preserve"> months</w:t>
        </w:r>
      </w:ins>
      <w:ins w:id="271" w:author="Debra M. Salisbury" w:date="2024-04-27T21:00:00Z">
        <w:r w:rsidR="000962E0">
          <w:t xml:space="preserve"> which does not excee</w:t>
        </w:r>
      </w:ins>
      <w:ins w:id="272" w:author="Debra M. Salisbury" w:date="2024-04-27T21:01:00Z">
        <w:r w:rsidR="000962E0">
          <w:t>d 60 per cent of the length of the marriage</w:t>
        </w:r>
      </w:ins>
      <w:ins w:id="273" w:author="Debra M. Salisbury" w:date="2024-02-20T21:47:00Z">
        <w:r w:rsidR="00104C03">
          <w:t>. The alimony awarded is based on the Respond</w:t>
        </w:r>
      </w:ins>
      <w:ins w:id="274" w:author="Debra M. Salisbury" w:date="2024-02-20T21:48:00Z">
        <w:r w:rsidR="00104C03">
          <w:t>en</w:t>
        </w:r>
      </w:ins>
      <w:ins w:id="275" w:author="Debra M. Salisbury" w:date="2024-02-20T21:47:00Z">
        <w:r w:rsidR="00104C03">
          <w:t xml:space="preserve">t’s reasonable needs of </w:t>
        </w:r>
        <w:r w:rsidR="00104C03" w:rsidRPr="00104C03">
          <w:rPr>
            <w:i/>
            <w:iCs/>
            <w:rPrChange w:id="276" w:author="Debra M. Salisbury" w:date="2024-02-20T21:48:00Z">
              <w:rPr>
                <w:iCs/>
              </w:rPr>
            </w:rPrChange>
          </w:rPr>
          <w:t>$[amount]</w:t>
        </w:r>
        <w:r w:rsidR="00104C03">
          <w:t xml:space="preserve"> per month</w:t>
        </w:r>
      </w:ins>
      <w:ins w:id="277" w:author="Debra M. Salisbury" w:date="2024-02-20T21:48:00Z">
        <w:r w:rsidR="00104C03">
          <w:t xml:space="preserve"> and does not e</w:t>
        </w:r>
      </w:ins>
      <w:ins w:id="278" w:author="Debra M. Salisbury" w:date="2024-02-20T21:50:00Z">
        <w:r w:rsidR="00104C03">
          <w:t>x</w:t>
        </w:r>
      </w:ins>
      <w:ins w:id="279" w:author="Debra M. Salisbury" w:date="2024-02-20T21:48:00Z">
        <w:r w:rsidR="00104C03">
          <w:t xml:space="preserve">ceed </w:t>
        </w:r>
      </w:ins>
      <w:ins w:id="280" w:author="Debra M. Salisbury" w:date="2024-02-20T21:50:00Z">
        <w:r w:rsidR="00104C03">
          <w:t>35% of the</w:t>
        </w:r>
      </w:ins>
      <w:ins w:id="281" w:author="Debra M. Salisbury" w:date="2024-04-27T21:47:00Z">
        <w:r w:rsidR="00140027">
          <w:t xml:space="preserve"> difference between the</w:t>
        </w:r>
      </w:ins>
      <w:ins w:id="282" w:author="Debra M. Salisbury" w:date="2024-02-20T21:50:00Z">
        <w:r w:rsidR="00104C03">
          <w:t xml:space="preserve"> parties’ </w:t>
        </w:r>
      </w:ins>
      <w:ins w:id="283" w:author="Debra M. Salisbury" w:date="2024-04-27T21:49:00Z">
        <w:r w:rsidR="00140027">
          <w:t xml:space="preserve">monthly </w:t>
        </w:r>
      </w:ins>
      <w:ins w:id="284" w:author="Debra M. Salisbury" w:date="2024-02-20T21:50:00Z">
        <w:r w:rsidR="00104C03">
          <w:t>net incomes.</w:t>
        </w:r>
      </w:ins>
      <w:ins w:id="285" w:author="Debra M. Salisbury" w:date="2024-02-20T21:23:00Z">
        <w:r w:rsidR="008F4604">
          <w:t xml:space="preserve"> Said alimony payments may terminate earlier </w:t>
        </w:r>
      </w:ins>
      <w:del w:id="286" w:author="Debra M. Salisbury" w:date="2024-02-20T21:23:00Z">
        <w:r w:rsidDel="008F4604">
          <w:delText>that</w:delText>
        </w:r>
      </w:del>
      <w:del w:id="287" w:author="Debra M. Salisbury" w:date="2024-02-20T21:24:00Z">
        <w:r w:rsidDel="008F4604">
          <w:delText xml:space="preserve"> shall terminate </w:delText>
        </w:r>
      </w:del>
      <w:r>
        <w:t xml:space="preserve">on the death </w:t>
      </w:r>
      <w:ins w:id="288" w:author="Debra M. Salisbury" w:date="2024-02-20T21:24:00Z">
        <w:r w:rsidR="008F4604">
          <w:t>of either party</w:t>
        </w:r>
      </w:ins>
      <w:ins w:id="289" w:author="Debra M. Salisbury" w:date="2024-04-27T20:18:00Z">
        <w:r w:rsidR="008547F1">
          <w:t>,</w:t>
        </w:r>
      </w:ins>
      <w:del w:id="290" w:author="Debra M. Salisbury" w:date="2024-04-27T20:18:00Z">
        <w:r w:rsidDel="008547F1">
          <w:delText xml:space="preserve">or </w:delText>
        </w:r>
      </w:del>
      <w:ins w:id="291" w:author="Debra M. Salisbury" w:date="2024-04-27T20:18:00Z">
        <w:r w:rsidR="008547F1">
          <w:t xml:space="preserve"> </w:t>
        </w:r>
      </w:ins>
      <w:ins w:id="292" w:author="Debra M. Salisbury" w:date="2024-02-20T21:24:00Z">
        <w:r w:rsidR="008F4604">
          <w:t xml:space="preserve">on the </w:t>
        </w:r>
      </w:ins>
      <w:r>
        <w:t>remarriage of respondent,</w:t>
      </w:r>
      <w:ins w:id="293" w:author="Debra M. Salisbury" w:date="2024-02-20T21:24:00Z">
        <w:r w:rsidR="008F4604">
          <w:t xml:space="preserve"> or upon </w:t>
        </w:r>
      </w:ins>
      <w:del w:id="294" w:author="Debra M. Salisbury" w:date="2024-02-20T21:24:00Z">
        <w:r w:rsidDel="008F4604">
          <w:delText xml:space="preserve"> subject to the </w:delText>
        </w:r>
      </w:del>
      <w:r>
        <w:t>further order of this court.</w:t>
      </w:r>
      <w:ins w:id="295" w:author="Debra M. Salisbury" w:date="2024-04-27T21:39:00Z">
        <w:r w:rsidR="00E715DD" w:rsidRPr="00E715DD">
          <w:t xml:space="preserve"> </w:t>
        </w:r>
        <w:r w:rsidR="00E715DD">
          <w:t>All support payments shall be paid through the State of Florida Disbursement Unit</w:t>
        </w:r>
      </w:ins>
      <w:ins w:id="296" w:author="Debra M. Salisbury" w:date="2024-04-27T21:44:00Z">
        <w:r w:rsidR="00140027">
          <w:t>. See paragraph 4 below.</w:t>
        </w:r>
      </w:ins>
    </w:p>
    <w:p w14:paraId="6A88F5C6" w14:textId="77777777" w:rsidR="00FD3105" w:rsidRDefault="00FD3105" w:rsidP="00F836E0">
      <w:pPr>
        <w:pStyle w:val="pxformp"/>
      </w:pPr>
    </w:p>
    <w:p w14:paraId="2349A4F8" w14:textId="77777777" w:rsidR="00FD3105" w:rsidRDefault="00FD3105">
      <w:pPr>
        <w:pStyle w:val="pxformfin"/>
      </w:pPr>
      <w:r>
        <w:rPr>
          <w:color w:val="FF0000"/>
          <w:sz w:val="20"/>
          <w:szCs w:val="20"/>
          <w:vertAlign w:val="superscript"/>
        </w:rPr>
        <w:t>►</w:t>
      </w:r>
      <w:del w:id="297" w:author="Debra M. Salisbury" w:date="2024-04-27T20:21:00Z">
        <w:r w:rsidDel="00F836E0">
          <w:fldChar w:fldCharType="begin"/>
        </w:r>
        <w:r w:rsidDel="00F836E0">
          <w:delInstrText>fi.lvl="1"</w:delInstrText>
        </w:r>
        <w:r w:rsidDel="00F836E0">
          <w:fldChar w:fldCharType="end"/>
        </w:r>
        <w:r w:rsidDel="00F836E0">
          <w:delText>5</w:delText>
        </w:r>
      </w:del>
      <w:ins w:id="298" w:author="Debra M. Salisbury" w:date="2024-04-27T20:21:00Z">
        <w:r w:rsidR="00F836E0">
          <w:fldChar w:fldCharType="begin"/>
        </w:r>
        <w:r w:rsidR="00F836E0">
          <w:instrText>fi.lvl="1"</w:instrText>
        </w:r>
        <w:r w:rsidR="00F836E0">
          <w:fldChar w:fldCharType="end"/>
        </w:r>
        <w:r w:rsidR="00F836E0">
          <w:t>4</w:t>
        </w:r>
      </w:ins>
      <w:r>
        <w:t xml:space="preserve">. </w:t>
      </w:r>
    </w:p>
    <w:p w14:paraId="5B4A711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child support]</w:t>
      </w:r>
      <w:r>
        <w:t xml:space="preserve"> a </w:t>
      </w:r>
      <w:ins w:id="299" w:author="Debra M. Salisbury" w:date="2024-04-27T21:50:00Z">
        <w:r w:rsidR="00140027">
          <w:t>month</w:t>
        </w:r>
      </w:ins>
      <w:del w:id="300" w:author="Debra M. Salisbury" w:date="2024-04-27T21:50:00Z">
        <w:r w:rsidDel="00140027">
          <w:delText>week</w:delText>
        </w:r>
      </w:del>
      <w:r>
        <w:t xml:space="preserve">, beginning </w:t>
      </w:r>
      <w:r>
        <w:rPr>
          <w:rStyle w:val="pxfinstr"/>
          <w:i/>
          <w:iCs/>
        </w:rPr>
        <w:t>[start date of support]</w:t>
      </w:r>
      <w:r>
        <w:t xml:space="preserve"> to respondent as child support that shall terminate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ins w:id="301" w:author="Debra M. Salisbury" w:date="2024-04-27T20:19:00Z">
        <w:r w:rsidR="008547F1">
          <w:t xml:space="preserve"> A Child Support Worksheet is attached to this judgment.</w:t>
        </w:r>
      </w:ins>
      <w:ins w:id="302" w:author="Debra M. Salisbury" w:date="2024-02-20T21:52:00Z">
        <w:r w:rsidR="00FD5865">
          <w:t xml:space="preserve"> All support payments </w:t>
        </w:r>
      </w:ins>
      <w:ins w:id="303" w:author="Debra M. Salisbury" w:date="2024-02-20T22:01:00Z">
        <w:r w:rsidR="00FD5865">
          <w:t>s</w:t>
        </w:r>
      </w:ins>
      <w:ins w:id="304" w:author="Debra M. Salisbury" w:date="2024-02-20T21:52:00Z">
        <w:r w:rsidR="00FD5865">
          <w:t>hall be paid through the State of Flor</w:t>
        </w:r>
      </w:ins>
      <w:ins w:id="305" w:author="Debra M. Salisbury" w:date="2024-02-20T21:53:00Z">
        <w:r w:rsidR="00FD5865">
          <w:t>ida Disbursement Unit via separate Income Deduction Order. Petitioner shal</w:t>
        </w:r>
      </w:ins>
      <w:ins w:id="306" w:author="Debra M. Salisbury" w:date="2024-02-20T21:54:00Z">
        <w:r w:rsidR="00FD5865">
          <w:t>l be responsible for the payment of all fees associated with said payments.</w:t>
        </w:r>
      </w:ins>
    </w:p>
    <w:p w14:paraId="51E2807C"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07" w:author="Debra M. Salisbury" w:date="2024-04-27T20:21:00Z">
        <w:r w:rsidDel="00F836E0">
          <w:delText>6</w:delText>
        </w:r>
      </w:del>
      <w:ins w:id="308" w:author="Debra M. Salisbury" w:date="2024-04-27T20:21:00Z">
        <w:r w:rsidR="00F836E0">
          <w:t>5</w:t>
        </w:r>
      </w:ins>
      <w:r>
        <w:t xml:space="preserve">. </w:t>
      </w:r>
    </w:p>
    <w:p w14:paraId="79680729" w14:textId="77777777" w:rsidR="00FD3105" w:rsidRPr="009509E4" w:rsidRDefault="00FD3105">
      <w:pPr>
        <w:pStyle w:val="pxformp"/>
        <w:rPr>
          <w:rFonts w:ascii="Times New Roman" w:hAnsi="Times New Roman"/>
          <w:rPrChange w:id="309" w:author="Debra M. Salisbury" w:date="2024-04-27T21:15:00Z">
            <w:rPr/>
          </w:rPrChange>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maintain health care and dental insurance for the minor child of the parties until the termination of his obligation for child support.</w:t>
      </w:r>
      <w:ins w:id="310" w:author="Debra M. Salisbury" w:date="2024-04-27T21:14:00Z">
        <w:r w:rsidR="009509E4">
          <w:rPr>
            <w:rFonts w:ascii="Charter BT" w:hAnsi="Charter BT" w:cs="Charter BT"/>
          </w:rPr>
          <w:t xml:space="preserve"> </w:t>
        </w:r>
      </w:ins>
      <w:ins w:id="311" w:author="Debra M. Salisbury" w:date="2024-04-27T21:36:00Z">
        <w:r w:rsidR="00796EA9">
          <w:rPr>
            <w:rFonts w:ascii="Times New Roman" w:hAnsi="Times New Roman"/>
          </w:rPr>
          <w:t>P</w:t>
        </w:r>
      </w:ins>
      <w:ins w:id="312" w:author="Debra M. Salisbury" w:date="2024-04-27T21:24:00Z">
        <w:r w:rsidR="00292609">
          <w:rPr>
            <w:rFonts w:ascii="Times New Roman" w:hAnsi="Times New Roman"/>
          </w:rPr>
          <w:t xml:space="preserve">etitioner shall pay </w:t>
        </w:r>
        <w:r w:rsidR="00292609" w:rsidRPr="00292609">
          <w:rPr>
            <w:rFonts w:ascii="Times New Roman" w:hAnsi="Times New Roman"/>
            <w:i/>
            <w:iCs/>
            <w:rPrChange w:id="313" w:author="Debra M. Salisbury" w:date="2024-04-27T21:25:00Z">
              <w:rPr>
                <w:rFonts w:ascii="Times New Roman" w:hAnsi="Times New Roman"/>
                <w:iCs/>
              </w:rPr>
            </w:rPrChange>
          </w:rPr>
          <w:t>[percentage]</w:t>
        </w:r>
        <w:r w:rsidR="00292609">
          <w:rPr>
            <w:rFonts w:ascii="Times New Roman" w:hAnsi="Times New Roman"/>
          </w:rPr>
          <w:t xml:space="preserve"> and the respondent shall pay </w:t>
        </w:r>
        <w:r w:rsidR="00292609" w:rsidRPr="00292609">
          <w:rPr>
            <w:rFonts w:ascii="Times New Roman" w:hAnsi="Times New Roman"/>
            <w:i/>
            <w:iCs/>
            <w:rPrChange w:id="314" w:author="Debra M. Salisbury" w:date="2024-04-27T21:25:00Z">
              <w:rPr>
                <w:rFonts w:ascii="Times New Roman" w:hAnsi="Times New Roman"/>
                <w:iCs/>
              </w:rPr>
            </w:rPrChange>
          </w:rPr>
          <w:t>[percentage]</w:t>
        </w:r>
        <w:r w:rsidR="00292609">
          <w:rPr>
            <w:rFonts w:ascii="Times New Roman" w:hAnsi="Times New Roman"/>
          </w:rPr>
          <w:t xml:space="preserve"> as </w:t>
        </w:r>
      </w:ins>
      <w:ins w:id="315" w:author="Debra M. Salisbury" w:date="2024-04-27T21:14:00Z">
        <w:r w:rsidR="009509E4" w:rsidRPr="009509E4">
          <w:rPr>
            <w:rFonts w:ascii="Times New Roman" w:hAnsi="Times New Roman"/>
            <w:rPrChange w:id="316" w:author="Debra M. Salisbury" w:date="2024-04-27T21:15:00Z">
              <w:rPr>
                <w:rFonts w:ascii="Charter BT" w:hAnsi="Charter BT"/>
              </w:rPr>
            </w:rPrChange>
          </w:rPr>
          <w:t xml:space="preserve">their </w:t>
        </w:r>
      </w:ins>
      <w:ins w:id="317" w:author="Debra M. Salisbury" w:date="2024-04-27T21:15:00Z">
        <w:r w:rsidR="009509E4" w:rsidRPr="009509E4">
          <w:rPr>
            <w:rFonts w:ascii="Times New Roman" w:hAnsi="Times New Roman"/>
            <w:rPrChange w:id="318" w:author="Debra M. Salisbury" w:date="2024-04-27T21:15:00Z">
              <w:rPr>
                <w:rFonts w:ascii="Charter BT" w:hAnsi="Charter BT"/>
              </w:rPr>
            </w:rPrChange>
          </w:rPr>
          <w:t>prorata share</w:t>
        </w:r>
      </w:ins>
      <w:ins w:id="319" w:author="Debra M. Salisbury" w:date="2024-04-27T21:51:00Z">
        <w:r w:rsidR="002728D2">
          <w:rPr>
            <w:rFonts w:ascii="Times New Roman" w:hAnsi="Times New Roman"/>
          </w:rPr>
          <w:t>s</w:t>
        </w:r>
      </w:ins>
      <w:ins w:id="320" w:author="Debra M. Salisbury" w:date="2024-04-27T21:14:00Z">
        <w:r w:rsidR="009509E4" w:rsidRPr="009509E4">
          <w:rPr>
            <w:rFonts w:ascii="Times New Roman" w:hAnsi="Times New Roman"/>
            <w:rPrChange w:id="321" w:author="Debra M. Salisbury" w:date="2024-04-27T21:15:00Z">
              <w:rPr>
                <w:rFonts w:ascii="Charter BT" w:hAnsi="Charter BT"/>
              </w:rPr>
            </w:rPrChange>
          </w:rPr>
          <w:t xml:space="preserve"> of any and all necessary and reasonable medical expenses, including but not limited to medical, dental, optical, orthodontia, and psychological expenses for the minor child not covered by insurance.</w:t>
        </w:r>
      </w:ins>
    </w:p>
    <w:p w14:paraId="26E7A23D"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22" w:author="Debra M. Salisbury" w:date="2024-04-27T20:21:00Z">
        <w:r w:rsidR="00F836E0">
          <w:t>6</w:t>
        </w:r>
      </w:ins>
      <w:del w:id="323" w:author="Debra M. Salisbury" w:date="2024-04-27T20:21:00Z">
        <w:r w:rsidDel="00F836E0">
          <w:delText>7</w:delText>
        </w:r>
      </w:del>
      <w:r>
        <w:t xml:space="preserve">. </w:t>
      </w:r>
    </w:p>
    <w:p w14:paraId="1F47B8D5" w14:textId="77777777" w:rsidR="00FD3105" w:rsidDel="00E715DD" w:rsidRDefault="00FD3105">
      <w:pPr>
        <w:pStyle w:val="pxformp"/>
        <w:rPr>
          <w:del w:id="324" w:author="Debra M. Salisbury" w:date="2024-04-27T21:40:00Z"/>
        </w:rPr>
      </w:pPr>
      <w:r>
        <w:t xml:space="preserve"> </w:t>
      </w:r>
      <w:r>
        <w:rPr>
          <w:rStyle w:val="pxvis"/>
          <w:rFonts w:ascii="Times NewRoman" w:hAnsi="Times NewRoman"/>
          <w:b w:val="0"/>
          <w:sz w:val="24"/>
        </w:rPr>
        <w:tab/>
      </w:r>
      <w:del w:id="325" w:author="Debra M. Salisbury" w:date="2024-04-27T21:40:00Z">
        <w:r w:rsidDel="00E715DD">
          <w:rPr>
            <w:color w:val="FF0000"/>
            <w:sz w:val="20"/>
            <w:szCs w:val="20"/>
            <w:vertAlign w:val="superscript"/>
          </w:rPr>
          <w:delText>►</w:delText>
        </w:r>
        <w:r w:rsidDel="00E715DD">
          <w:fldChar w:fldCharType="begin"/>
        </w:r>
        <w:r w:rsidDel="00E715DD">
          <w:delInstrText>p.ct.id="3d29be30775711ee8e1ba9ecff0bf883|23|10:23"</w:delInstrText>
        </w:r>
        <w:r w:rsidDel="00E715DD">
          <w:fldChar w:fldCharType="end"/>
        </w:r>
        <w:r w:rsidDel="00E715DD">
          <w:delText>Petitioner shall maintain a life insurance policy on his life in the amount of $</w:delText>
        </w:r>
        <w:r w:rsidDel="00E715DD">
          <w:rPr>
            <w:rStyle w:val="pxfinstr"/>
            <w:i/>
            <w:iCs/>
          </w:rPr>
          <w:delText>[dollar amount of life insurance]</w:delText>
        </w:r>
        <w:r w:rsidDel="00E715DD">
          <w:delText xml:space="preserve"> for the benefit of the minor child of the parties during the time he is liable for child support.</w:delText>
        </w:r>
      </w:del>
    </w:p>
    <w:p w14:paraId="1D8A7F79" w14:textId="77777777" w:rsidR="00FD3105" w:rsidDel="00E715DD" w:rsidRDefault="00FD3105">
      <w:pPr>
        <w:pStyle w:val="pxformp"/>
        <w:rPr>
          <w:del w:id="326" w:author="Debra M. Salisbury" w:date="2024-04-27T21:41:00Z"/>
        </w:rPr>
      </w:pPr>
      <w:del w:id="327" w:author="Debra M. Salisbury" w:date="2024-04-27T21:40:00Z">
        <w:r w:rsidDel="00E715DD">
          <w:rPr>
            <w:color w:val="FF0000"/>
            <w:sz w:val="20"/>
            <w:szCs w:val="20"/>
            <w:vertAlign w:val="superscript"/>
          </w:rPr>
          <w:delText>►</w:delText>
        </w:r>
        <w:r w:rsidDel="00E715DD">
          <w:fldChar w:fldCharType="begin"/>
        </w:r>
        <w:r w:rsidDel="00E715DD">
          <w:delInstrText>fi.lvl="1"</w:delInstrText>
        </w:r>
        <w:r w:rsidDel="00E715DD">
          <w:fldChar w:fldCharType="end"/>
        </w:r>
      </w:del>
      <w:del w:id="328" w:author="Debra M. Salisbury" w:date="2024-04-27T21:31:00Z">
        <w:r w:rsidDel="00B76189">
          <w:delText>8</w:delText>
        </w:r>
      </w:del>
      <w:del w:id="329" w:author="Debra M. Salisbury" w:date="2024-04-27T21:40:00Z">
        <w:r w:rsidDel="00E715DD">
          <w:delText xml:space="preserve">. </w:delText>
        </w:r>
      </w:del>
    </w:p>
    <w:p w14:paraId="6549125B" w14:textId="77777777" w:rsidR="00FD3105" w:rsidRDefault="00FD3105">
      <w:pPr>
        <w:pStyle w:val="pxformp"/>
      </w:pPr>
      <w:del w:id="330" w:author="Debra M. Salisbury" w:date="2024-04-27T21:41:00Z">
        <w:r w:rsidDel="00E715DD">
          <w:delText xml:space="preserve"> </w:delText>
        </w:r>
        <w:r w:rsidDel="00E715DD">
          <w:rPr>
            <w:rStyle w:val="pxvis"/>
            <w:rFonts w:ascii="Times NewRoman" w:hAnsi="Times NewRoman"/>
            <w:b w:val="0"/>
            <w:sz w:val="24"/>
          </w:rPr>
          <w:tab/>
        </w:r>
      </w:del>
      <w:r>
        <w:rPr>
          <w:color w:val="FF0000"/>
          <w:sz w:val="20"/>
          <w:szCs w:val="20"/>
          <w:vertAlign w:val="superscript"/>
        </w:rPr>
        <w:t>►</w:t>
      </w:r>
      <w:r>
        <w:fldChar w:fldCharType="begin"/>
      </w:r>
      <w:r>
        <w:instrText>p.ct.id="3d29be30775711ee8e1ba9ecff0bf883|23|10:23"</w:instrText>
      </w:r>
      <w:r>
        <w:fldChar w:fldCharType="end"/>
      </w:r>
      <w:r>
        <w:t xml:space="preserve">Respondent shall convey to petitioner by a quitclaim deed all of her interest in the following described real property in </w:t>
      </w:r>
      <w:r>
        <w:rPr>
          <w:rStyle w:val="pxfinstr"/>
          <w:i/>
          <w:iCs/>
        </w:rPr>
        <w:t>[name of county]</w:t>
      </w:r>
      <w:r>
        <w:t>, Florida:</w:t>
      </w:r>
    </w:p>
    <w:p w14:paraId="3F521F40"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of </w:t>
      </w:r>
      <w:r>
        <w:rPr>
          <w:rStyle w:val="pxfinstr"/>
          <w:i/>
          <w:iCs/>
          <w:sz w:val="20"/>
        </w:rPr>
        <w:t>[name of subdivision 3]</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4C85AD32" w14:textId="77777777" w:rsidR="00FD3105" w:rsidRDefault="00FD3105">
      <w:pPr>
        <w:pStyle w:val="pxformcp"/>
      </w:pPr>
      <w:r>
        <w:t>within 40 days from the date of this judgment. Petitioner shall be responsible for all obligations against the property accruing thereafter and shall hold respondent harmless from liability for any of them.</w:t>
      </w:r>
    </w:p>
    <w:p w14:paraId="3F5233ED"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1" w:author="Debra M. Salisbury" w:date="2024-02-20T22:12:00Z">
        <w:r w:rsidDel="00644DDF">
          <w:delText>9</w:delText>
        </w:r>
      </w:del>
      <w:del w:id="332" w:author="Debra M. Salisbury" w:date="2024-04-27T21:41:00Z">
        <w:r w:rsidR="00B76189" w:rsidDel="00122855">
          <w:delText>8</w:delText>
        </w:r>
      </w:del>
      <w:ins w:id="333" w:author="Debra M. Salisbury" w:date="2024-04-27T21:41:00Z">
        <w:r w:rsidR="00122855">
          <w:t>7</w:t>
        </w:r>
      </w:ins>
      <w:r>
        <w:t xml:space="preserve">. </w:t>
      </w:r>
    </w:p>
    <w:p w14:paraId="4F9EDFF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parties shall take whatever action is required to sell the following described property in </w:t>
      </w:r>
      <w:r>
        <w:rPr>
          <w:rStyle w:val="pxfinstr"/>
          <w:i/>
          <w:iCs/>
        </w:rPr>
        <w:t>[name of county]</w:t>
      </w:r>
      <w:r>
        <w:t>, Florida:</w:t>
      </w:r>
    </w:p>
    <w:p w14:paraId="1D03E566"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39843087" w14:textId="77777777" w:rsidR="00FD3105" w:rsidRDefault="00FD3105">
      <w:pPr>
        <w:pStyle w:val="pxformcp"/>
      </w:pPr>
      <w:r>
        <w:t>for a price not less than $</w:t>
      </w:r>
      <w:r>
        <w:rPr>
          <w:rStyle w:val="pxfinstr"/>
          <w:i/>
          <w:iCs/>
        </w:rPr>
        <w:t>[minimum dollar amount of selling price]</w:t>
      </w:r>
      <w:r>
        <w:t>. All obligations against the property and the closing expenses of the sale shall be paid from the proceeds of the sale. The net proceeds shall be divided equally between the parties. Each party shall execute contracts, deeds and other documents that are necessary for the conclusion of the sale.</w:t>
      </w:r>
    </w:p>
    <w:p w14:paraId="1F4686E8"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4" w:author="Debra M. Salisbury" w:date="2024-04-27T21:41:00Z">
        <w:r w:rsidR="00B76189" w:rsidDel="00122855">
          <w:delText>9</w:delText>
        </w:r>
      </w:del>
      <w:ins w:id="335" w:author="Debra M. Salisbury" w:date="2024-04-27T21:41:00Z">
        <w:r w:rsidR="00122855">
          <w:t>8</w:t>
        </w:r>
      </w:ins>
      <w:r>
        <w:t xml:space="preserve">. </w:t>
      </w:r>
    </w:p>
    <w:p w14:paraId="6FB2404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is a participant in a pension plan and trust created by </w:t>
      </w:r>
      <w:r>
        <w:rPr>
          <w:rStyle w:val="pxfinstr"/>
          <w:i/>
          <w:iCs/>
        </w:rPr>
        <w:t>[name of business]</w:t>
      </w:r>
      <w:r>
        <w:t xml:space="preserve"> respondent's address is </w:t>
      </w:r>
      <w:r>
        <w:rPr>
          <w:rStyle w:val="pxfinstr"/>
          <w:i/>
          <w:iCs/>
        </w:rPr>
        <w:t>[address of respondent]</w:t>
      </w:r>
      <w:r>
        <w:t xml:space="preserve">, </w:t>
      </w:r>
      <w:r>
        <w:rPr>
          <w:rStyle w:val="pxfinstr"/>
          <w:i/>
          <w:iCs/>
        </w:rPr>
        <w:t>[name of city]</w:t>
      </w:r>
      <w:r>
        <w:t xml:space="preserve">, Florida </w:t>
      </w:r>
      <w:r>
        <w:rPr>
          <w:rStyle w:val="pxfinstr"/>
          <w:i/>
          <w:iCs/>
        </w:rPr>
        <w:t>[zip code of respondent]</w:t>
      </w:r>
      <w:r>
        <w:t>, and the alternate payee is petitioner and the address is the same. When the benefits are paid from the plan to respondent, 20</w:t>
      </w:r>
      <w:r>
        <w:rPr>
          <w:vanish/>
        </w:rPr>
        <w:t>&amp;percnt;</w:t>
      </w:r>
      <w:r>
        <w:rPr>
          <w:rStyle w:val="pxvis"/>
          <w:rFonts w:ascii="Times NewRoman" w:hAnsi="Times NewRoman"/>
          <w:b w:val="0"/>
          <w:sz w:val="24"/>
        </w:rPr>
        <w:t>%</w:t>
      </w:r>
      <w:r>
        <w:t xml:space="preserve"> of each payment shall be paid to petitioner until the death of respondent. The court reserves jurisdiction to amend this paragraph of the judgment only for the purpose of compliance with the requirements for qualified domestic relations orders under </w:t>
      </w:r>
      <w:r>
        <w:rPr>
          <w:rStyle w:val="pxst"/>
          <w:color w:val="FF0000"/>
          <w:sz w:val="20"/>
          <w:szCs w:val="20"/>
          <w:vertAlign w:val="superscript"/>
        </w:rPr>
        <w:t>►</w:t>
      </w:r>
      <w:r>
        <w:rPr>
          <w:rStyle w:val="pxst"/>
        </w:rPr>
        <w:fldChar w:fldCharType="begin"/>
      </w:r>
      <w:r>
        <w:rPr>
          <w:rStyle w:val="pxst"/>
        </w:rPr>
        <w:instrText>st.ref.id="I046E0I"</w:instrText>
      </w:r>
      <w:r>
        <w:rPr>
          <w:rStyle w:val="pxst"/>
        </w:rPr>
        <w:fldChar w:fldCharType="end"/>
      </w:r>
      <w:r>
        <w:rPr>
          <w:rStyle w:val="pxst"/>
          <w:vanish/>
        </w:rPr>
        <w:t>&amp;s;</w:t>
      </w:r>
      <w:r>
        <w:rPr>
          <w:rStyle w:val="pxvis"/>
          <w:rFonts w:ascii="Times NewRoman" w:hAnsi="Times NewRoman"/>
          <w:b w:val="0"/>
          <w:sz w:val="24"/>
        </w:rPr>
        <w:t>§</w:t>
      </w:r>
      <w:r>
        <w:rPr>
          <w:rStyle w:val="pxst"/>
        </w:rPr>
        <w:t>414(p) of the Internal Revenue Code</w:t>
      </w:r>
      <w:r>
        <w:t xml:space="preserve"> or any similar applicable statute hereinafter enacted.</w:t>
      </w:r>
    </w:p>
    <w:p w14:paraId="2458E75E"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36" w:author="Debra M. Salisbury" w:date="2024-04-27T21:41:00Z">
        <w:r w:rsidR="00122855">
          <w:t>9</w:t>
        </w:r>
      </w:ins>
      <w:del w:id="337" w:author="Debra M. Salisbury" w:date="2024-04-27T21:41:00Z">
        <w:r w:rsidDel="00122855">
          <w:delText>1</w:delText>
        </w:r>
        <w:r w:rsidR="00B76189" w:rsidDel="00122855">
          <w:delText>0</w:delText>
        </w:r>
      </w:del>
      <w:r>
        <w:t xml:space="preserve">. </w:t>
      </w:r>
    </w:p>
    <w:p w14:paraId="01B0D97E" w14:textId="77777777" w:rsidR="00FD3105" w:rsidRDefault="00FD3105" w:rsidP="00B76189">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shall have possession of the following described real property in </w:t>
      </w:r>
      <w:r>
        <w:rPr>
          <w:rStyle w:val="pxfinstr"/>
          <w:i/>
          <w:iCs/>
        </w:rPr>
        <w:t>[name of county]</w:t>
      </w:r>
      <w:r>
        <w:t>, Florida:</w:t>
      </w:r>
    </w:p>
    <w:p w14:paraId="7894702A"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71A000B4" w14:textId="77777777" w:rsidR="00FD3105" w:rsidRDefault="00FD3105">
      <w:pPr>
        <w:pStyle w:val="pxformcp"/>
      </w:pPr>
      <w:r>
        <w:t xml:space="preserve">Respondent shall </w:t>
      </w:r>
      <w:ins w:id="338" w:author="Debra M. Salisbury" w:date="2024-04-27T21:04:00Z">
        <w:r w:rsidR="000962E0">
          <w:t xml:space="preserve">timely </w:t>
        </w:r>
      </w:ins>
      <w:r>
        <w:t>pay all mortgage payments, taxes, insurance premiums, repairs, maintenance and other obligations accruing against the property or resulting from her possession of it. Her right to possession shall terminate when petitioner's obligation to pay child support terminates or when respondent vacates the property. When respondent's right to possession terminates, the property shall be sold on terms agreeable to the parties. If they cannot agree on a price and terms, the court reserves jurisdiction to determine the dispute. Wife shall be given credit for one-half of the principal on mortgage payments, taxes and insurance premiums from the proceeds of the sale.</w:t>
      </w:r>
      <w:ins w:id="339" w:author="Debra M. Salisbury" w:date="2024-04-27T21:05:00Z">
        <w:r w:rsidR="000962E0">
          <w:t xml:space="preserve"> The court reserves jurisdiction as to the marital home</w:t>
        </w:r>
      </w:ins>
      <w:ins w:id="340" w:author="Debra M. Salisbury" w:date="2024-05-05T12:03:00Z">
        <w:r w:rsidR="0038335D">
          <w:t xml:space="preserve"> to enter any further orders consistent with this order and as may be necessary from time to time</w:t>
        </w:r>
      </w:ins>
      <w:ins w:id="341" w:author="Debra M. Salisbury" w:date="2024-04-27T21:10:00Z">
        <w:r w:rsidR="009509E4">
          <w:t>.</w:t>
        </w:r>
      </w:ins>
      <w:ins w:id="342" w:author="Debra M. Salisbury" w:date="2024-04-27T21:05:00Z">
        <w:r w:rsidR="000962E0">
          <w:t xml:space="preserve"> </w:t>
        </w:r>
      </w:ins>
    </w:p>
    <w:p w14:paraId="2247FD7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3" w:author="Debra M. Salisbury" w:date="2024-04-27T21:41:00Z">
        <w:r w:rsidR="00122855">
          <w:t>0</w:t>
        </w:r>
      </w:ins>
      <w:ins w:id="344" w:author="Debra M. Salisbury" w:date="2024-04-27T21:35:00Z">
        <w:r w:rsidR="00B76189">
          <w:t>.</w:t>
        </w:r>
      </w:ins>
      <w:del w:id="345" w:author="Debra M. Salisbury" w:date="2024-04-27T21:35:00Z">
        <w:r w:rsidR="00B76189" w:rsidDel="00B76189">
          <w:delText>1</w:delText>
        </w:r>
      </w:del>
    </w:p>
    <w:p w14:paraId="3ED4873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transfer to petitioner all of respondent's right, title and interest in the following described personal property:</w:t>
      </w:r>
    </w:p>
    <w:p w14:paraId="7A551F66"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2]</w:t>
      </w:r>
      <w:r>
        <w:t xml:space="preserve"> common stock</w:t>
      </w:r>
    </w:p>
    <w:p w14:paraId="2EA29001"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checking account of $</w:t>
      </w:r>
      <w:r>
        <w:rPr>
          <w:rStyle w:val="pxfinstr"/>
          <w:i/>
          <w:iCs/>
          <w:sz w:val="20"/>
        </w:rPr>
        <w:t>[dollar amount of checking account]</w:t>
      </w:r>
    </w:p>
    <w:p w14:paraId="2D7B4B42"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certificate of deposit </w:t>
      </w:r>
      <w:r>
        <w:rPr>
          <w:rStyle w:val="pxfinstr"/>
          <w:i/>
          <w:iCs/>
          <w:sz w:val="20"/>
        </w:rPr>
        <w:t>[number of CD]</w:t>
      </w:r>
    </w:p>
    <w:p w14:paraId="6E02F518"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1]</w:t>
      </w:r>
    </w:p>
    <w:p w14:paraId="02819CEC" w14:textId="77777777" w:rsidR="00FD3105" w:rsidRDefault="00FD3105">
      <w:pPr>
        <w:pStyle w:val="pxformcp"/>
      </w:pPr>
      <w:r>
        <w:t>within 40 days from the date of this judgment. Petitioner shall transfer to respondent all of petitioner's right, title and interest to the following described personal property:</w:t>
      </w:r>
    </w:p>
    <w:p w14:paraId="416DBF4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2]</w:t>
      </w:r>
    </w:p>
    <w:p w14:paraId="2A510EAC"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state]</w:t>
      </w:r>
      <w:r>
        <w:t xml:space="preserve"> real property</w:t>
      </w:r>
    </w:p>
    <w:p w14:paraId="02ACA638"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1]</w:t>
      </w:r>
      <w:r>
        <w:t xml:space="preserve"> stock</w:t>
      </w:r>
    </w:p>
    <w:p w14:paraId="34715BA1" w14:textId="77777777" w:rsidR="00FD3105" w:rsidRDefault="00FD3105">
      <w:pPr>
        <w:pStyle w:val="pxformqbqp"/>
        <w:ind w:left="500"/>
      </w:pPr>
      <w:r>
        <w:rPr>
          <w:color w:val="FF0000"/>
          <w:vertAlign w:val="superscript"/>
        </w:rPr>
        <w:t>►</w:t>
      </w:r>
      <w:r>
        <w:fldChar w:fldCharType="begin"/>
      </w:r>
      <w:r>
        <w:instrText>qp.pstart="n"</w:instrText>
      </w:r>
      <w:r>
        <w:fldChar w:fldCharType="end"/>
      </w:r>
      <w:r>
        <w:t>gold coin collection</w:t>
      </w:r>
    </w:p>
    <w:p w14:paraId="7BD50C8C"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business]</w:t>
      </w:r>
      <w:r>
        <w:t xml:space="preserve"> common stock</w:t>
      </w:r>
    </w:p>
    <w:p w14:paraId="374F5EA1" w14:textId="77777777" w:rsidR="00FD3105" w:rsidRDefault="00FD3105">
      <w:pPr>
        <w:pStyle w:val="pxformcp"/>
      </w:pPr>
      <w:r>
        <w:t>within 40 days from the date of this judgment.</w:t>
      </w:r>
    </w:p>
    <w:p w14:paraId="7AEE256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6" w:author="Debra M. Salisbury" w:date="2024-04-27T21:41:00Z">
        <w:r w:rsidR="00122855">
          <w:t>1</w:t>
        </w:r>
      </w:ins>
      <w:del w:id="347" w:author="Debra M. Salisbury" w:date="2024-04-27T21:35:00Z">
        <w:r w:rsidDel="00B76189">
          <w:delText>3</w:delText>
        </w:r>
      </w:del>
      <w:r>
        <w:t xml:space="preserve">. </w:t>
      </w:r>
    </w:p>
    <w:p w14:paraId="1D1E7F65" w14:textId="77777777" w:rsidR="00FD3105" w:rsidRDefault="00FD3105">
      <w:pPr>
        <w:pStyle w:val="pxformfl"/>
        <w:ind w:left="500"/>
      </w:pPr>
      <w:r>
        <w:t xml:space="preserve"> </w:t>
      </w:r>
    </w:p>
    <w:p w14:paraId="360A138B"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B9C8A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the liabilities identified below:</w:t>
      </w:r>
    </w:p>
    <w:p w14:paraId="7F84882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1A67F8D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21C129B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pay the liabilities identified below:</w:t>
      </w:r>
    </w:p>
    <w:p w14:paraId="0A6934E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011E83D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8" w:author="Debra M. Salisbury" w:date="2024-04-27T21:41:00Z">
        <w:r w:rsidR="00122855">
          <w:t>2</w:t>
        </w:r>
      </w:ins>
      <w:del w:id="349" w:author="Debra M. Salisbury" w:date="2024-02-20T22:13:00Z">
        <w:r w:rsidDel="00644DDF">
          <w:delText>4</w:delText>
        </w:r>
      </w:del>
      <w:r>
        <w:t xml:space="preserve">. </w:t>
      </w:r>
    </w:p>
    <w:p w14:paraId="0AB3A7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Each of the parties is enjoined from harassing the other and from interfering in any way with the other's private, social or business activities.</w:t>
      </w:r>
    </w:p>
    <w:p w14:paraId="293BB94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0" w:author="Debra M. Salisbury" w:date="2024-04-27T21:41:00Z">
        <w:r w:rsidR="00122855">
          <w:t>3</w:t>
        </w:r>
      </w:ins>
      <w:del w:id="351" w:author="Debra M. Salisbury" w:date="2024-02-20T22:13:00Z">
        <w:r w:rsidDel="00644DDF">
          <w:delText>5</w:delText>
        </w:r>
      </w:del>
      <w:r>
        <w:t xml:space="preserve">. </w:t>
      </w:r>
    </w:p>
    <w:p w14:paraId="7340B9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attorney's fees]</w:t>
      </w:r>
      <w:r>
        <w:t xml:space="preserve"> as attorney fees to </w:t>
      </w:r>
      <w:r>
        <w:rPr>
          <w:rStyle w:val="pxfinstr"/>
          <w:i/>
          <w:iCs/>
        </w:rPr>
        <w:t>[name of attorney]</w:t>
      </w:r>
      <w:r>
        <w:t xml:space="preserve"> and costs of this action in the sum of $</w:t>
      </w:r>
      <w:r>
        <w:rPr>
          <w:rStyle w:val="pxfinstr"/>
          <w:i/>
          <w:iCs/>
        </w:rPr>
        <w:t>[dollar amount of costs]</w:t>
      </w:r>
      <w:r>
        <w:t xml:space="preserve"> for representation of respondent, within 30 days from the date of this judgment.</w:t>
      </w:r>
    </w:p>
    <w:p w14:paraId="1519ECC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2" w:author="Debra M. Salisbury" w:date="2024-04-27T21:42:00Z">
        <w:r w:rsidR="00122855">
          <w:t>4</w:t>
        </w:r>
      </w:ins>
      <w:del w:id="353" w:author="Debra M. Salisbury" w:date="2024-02-20T22:13:00Z">
        <w:r w:rsidDel="00644DDF">
          <w:delText>6</w:delText>
        </w:r>
      </w:del>
      <w:r>
        <w:t xml:space="preserve">. </w:t>
      </w:r>
    </w:p>
    <w:p w14:paraId="1E9DA5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is further ordered and adjudged that the judgment debtor(s) shall complete under oath </w:t>
      </w:r>
      <w:r>
        <w:rPr>
          <w:rStyle w:val="pxst"/>
          <w:color w:val="FF0000"/>
          <w:sz w:val="20"/>
          <w:szCs w:val="20"/>
          <w:vertAlign w:val="superscript"/>
        </w:rPr>
        <w:t>►</w:t>
      </w:r>
      <w:r>
        <w:rPr>
          <w:rStyle w:val="pxst"/>
        </w:rPr>
        <w:fldChar w:fldCharType="begin"/>
      </w:r>
      <w:r>
        <w:rPr>
          <w:rStyle w:val="pxst"/>
        </w:rPr>
        <w:instrText>st.ref.id="I033UTE"</w:instrText>
      </w:r>
      <w:r>
        <w:rPr>
          <w:rStyle w:val="pxst"/>
        </w:rPr>
        <w:fldChar w:fldCharType="end"/>
      </w:r>
      <w:r>
        <w:rPr>
          <w:rStyle w:val="pxst"/>
        </w:rPr>
        <w:t>Florida Rule of Civil Procedure Form 1.977</w:t>
      </w:r>
      <w:r>
        <w:t xml:space="preserve"> (fact information sheet), including all required attachments, and serve it on the judgment creditor's attorney, or the judgment creditor if the judgment creditor is not represented by an attorney, within 45 days from the date of this final judgment, unless the final judgment is satisfied or postjudgment discovery is stayed.</w:t>
      </w:r>
    </w:p>
    <w:p w14:paraId="20E5C7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Jurisdiction of this case is retained to enter further orders that are proper to compel the judgment debtor(s) to complete Form 1.977, including all required attachments, and serve it on the judgment creditor's attorney, or the judgment creditor if the judgment creditor is not represented by an attorney.</w:t>
      </w:r>
    </w:p>
    <w:p w14:paraId="2A3597E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ORDERED at </w:t>
      </w:r>
      <w:r>
        <w:rPr>
          <w:rStyle w:val="pxfinstr"/>
          <w:i/>
          <w:iCs/>
        </w:rPr>
        <w:t>[name of city]</w:t>
      </w:r>
      <w:r>
        <w:t xml:space="preserve">, Florida on </w:t>
      </w:r>
      <w:r>
        <w:rPr>
          <w:rStyle w:val="pxfinstr"/>
          <w:i/>
          <w:iCs/>
        </w:rPr>
        <w:t>[date of order]</w:t>
      </w:r>
      <w:r>
        <w:t>.</w:t>
      </w:r>
    </w:p>
    <w:p w14:paraId="6511BA8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2DDB0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E38A3C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DEF525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tbl.ident="I053909"</w:instrText>
      </w:r>
      <w:r>
        <w:fldChar w:fldCharType="end"/>
      </w:r>
      <w:r>
        <w:fldChar w:fldCharType="begin"/>
      </w:r>
      <w:r>
        <w:instrText>tbl.uuid="I01HUBE"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137DAE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6D4D7F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E6DB34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182E25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F34CB92" w14:textId="77777777">
        <w:tblPrEx>
          <w:tblCellMar>
            <w:top w:w="0" w:type="dxa"/>
            <w:left w:w="0" w:type="dxa"/>
            <w:bottom w:w="0" w:type="dxa"/>
            <w:right w:w="0" w:type="dxa"/>
          </w:tblCellMar>
        </w:tblPrEx>
        <w:tc>
          <w:tcPr>
            <w:tcW w:w="4320" w:type="dxa"/>
            <w:tcBorders>
              <w:top w:val="nil"/>
              <w:left w:val="nil"/>
              <w:bottom w:val="nil"/>
              <w:right w:val="nil"/>
            </w:tcBorders>
          </w:tcPr>
          <w:p w14:paraId="4531E4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61D5A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C06CD83" w14:textId="77777777">
        <w:tblPrEx>
          <w:tblCellMar>
            <w:top w:w="0" w:type="dxa"/>
            <w:left w:w="0" w:type="dxa"/>
            <w:bottom w:w="0" w:type="dxa"/>
            <w:right w:w="0" w:type="dxa"/>
          </w:tblCellMar>
        </w:tblPrEx>
        <w:tc>
          <w:tcPr>
            <w:tcW w:w="4320" w:type="dxa"/>
            <w:tcBorders>
              <w:top w:val="nil"/>
              <w:left w:val="nil"/>
              <w:bottom w:val="nil"/>
              <w:right w:val="nil"/>
            </w:tcBorders>
          </w:tcPr>
          <w:p w14:paraId="37728B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0669FA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C06F540" w14:textId="77777777" w:rsidR="00FD3105" w:rsidRDefault="00FD3105">
      <w:pPr>
        <w:pStyle w:val="pxtbody"/>
      </w:pPr>
    </w:p>
    <w:p w14:paraId="61FB9035" w14:textId="77777777" w:rsidR="00FD3105" w:rsidRDefault="00FD3105"/>
    <w:p w14:paraId="0AD83A1E" w14:textId="77777777" w:rsidR="00FD3105" w:rsidRDefault="00FD3105">
      <w:pPr>
        <w:pStyle w:val="pxcomnt"/>
      </w:pPr>
    </w:p>
    <w:p w14:paraId="243A43DA" w14:textId="77777777" w:rsidR="00FD3105" w:rsidRDefault="00FD3105">
      <w:pPr>
        <w:pStyle w:val="pxhac"/>
        <w:spacing w:before="180"/>
        <w:jc w:val="center"/>
      </w:pPr>
      <w:r>
        <w:rPr>
          <w:rStyle w:val="pxb"/>
          <w:b/>
          <w:bCs/>
        </w:rPr>
        <w:t>Author's Comment</w:t>
      </w:r>
    </w:p>
    <w:p w14:paraId="6A49C97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st.ref.id="I02TFQF"</w:instrText>
      </w:r>
      <w:r>
        <w:rPr>
          <w:rStyle w:val="pxst"/>
        </w:rPr>
        <w:fldChar w:fldCharType="end"/>
      </w:r>
      <w:r>
        <w:rPr>
          <w:rStyle w:val="pxst"/>
          <w:vanish/>
        </w:rPr>
        <w:t>&amp;s;</w:t>
      </w:r>
      <w:r>
        <w:rPr>
          <w:rStyle w:val="pxvis"/>
          <w:rFonts w:ascii="Times NewRoman" w:hAnsi="Times NewRoman"/>
          <w:b w:val="0"/>
          <w:sz w:val="24"/>
        </w:rPr>
        <w:t>§</w:t>
      </w:r>
      <w:r>
        <w:rPr>
          <w:rStyle w:val="pxst"/>
        </w:rPr>
        <w:t>61.075, Fla. Stat.</w:t>
      </w:r>
      <w:r>
        <w:t xml:space="preserve"> to </w:t>
      </w:r>
      <w:r>
        <w:rPr>
          <w:rStyle w:val="pxst"/>
          <w:color w:val="FF0000"/>
          <w:sz w:val="20"/>
          <w:szCs w:val="20"/>
          <w:vertAlign w:val="superscript"/>
        </w:rPr>
        <w:t>►</w:t>
      </w:r>
      <w:r>
        <w:rPr>
          <w:rStyle w:val="pxst"/>
        </w:rPr>
        <w:fldChar w:fldCharType="begin"/>
      </w:r>
      <w:r>
        <w:rPr>
          <w:rStyle w:val="pxst"/>
        </w:rPr>
        <w:instrText>st.ref.id="I02TFW3"</w:instrText>
      </w:r>
      <w:r>
        <w:rPr>
          <w:rStyle w:val="pxst"/>
        </w:rPr>
        <w:fldChar w:fldCharType="end"/>
      </w:r>
      <w:r>
        <w:rPr>
          <w:rStyle w:val="pxst"/>
          <w:vanish/>
        </w:rPr>
        <w:t>&amp;s;</w:t>
      </w:r>
      <w:r>
        <w:rPr>
          <w:rStyle w:val="pxvis"/>
          <w:rFonts w:ascii="Times NewRoman" w:hAnsi="Times NewRoman"/>
          <w:b w:val="0"/>
          <w:sz w:val="24"/>
        </w:rPr>
        <w:t>§</w:t>
      </w:r>
      <w:r>
        <w:rPr>
          <w:rStyle w:val="pxst"/>
        </w:rPr>
        <w:t>61.077, Fla. Stat.</w:t>
      </w:r>
      <w:r>
        <w:t xml:space="preserve">; </w:t>
      </w:r>
      <w:r>
        <w:rPr>
          <w:rStyle w:val="pxst"/>
          <w:color w:val="FF0000"/>
          <w:sz w:val="20"/>
          <w:szCs w:val="20"/>
          <w:vertAlign w:val="superscript"/>
        </w:rPr>
        <w:t>►</w:t>
      </w:r>
      <w:r>
        <w:rPr>
          <w:rStyle w:val="pxst"/>
        </w:rPr>
        <w:fldChar w:fldCharType="begin"/>
      </w:r>
      <w:r>
        <w:rPr>
          <w:rStyle w:val="pxst"/>
        </w:rPr>
        <w:instrText>st.ref.id="I02W90Z"</w:instrText>
      </w:r>
      <w:r>
        <w:rPr>
          <w:rStyle w:val="pxst"/>
        </w:rPr>
        <w:fldChar w:fldCharType="end"/>
      </w:r>
      <w:r>
        <w:rPr>
          <w:rStyle w:val="pxst"/>
          <w:vanish/>
        </w:rPr>
        <w:t>&amp;s;</w:t>
      </w:r>
      <w:r>
        <w:rPr>
          <w:rStyle w:val="pxvis"/>
          <w:rFonts w:ascii="Times NewRoman" w:hAnsi="Times NewRoman"/>
          <w:b w:val="0"/>
          <w:sz w:val="24"/>
        </w:rPr>
        <w:t>§</w:t>
      </w:r>
      <w:r>
        <w:rPr>
          <w:rStyle w:val="pxst"/>
        </w:rPr>
        <w:t>61.08, Fla. Stat.</w:t>
      </w:r>
      <w:r>
        <w:t xml:space="preserve">; </w:t>
      </w:r>
      <w:r>
        <w:rPr>
          <w:rStyle w:val="pxst"/>
          <w:color w:val="FF0000"/>
          <w:sz w:val="20"/>
          <w:szCs w:val="20"/>
          <w:vertAlign w:val="superscript"/>
        </w:rPr>
        <w:t>►</w:t>
      </w:r>
      <w:r>
        <w:rPr>
          <w:rStyle w:val="pxst"/>
        </w:rPr>
        <w:fldChar w:fldCharType="begin"/>
      </w:r>
      <w:r>
        <w:rPr>
          <w:rStyle w:val="pxst"/>
        </w:rPr>
        <w:instrText>st.ref.id="I02TFW5"</w:instrText>
      </w:r>
      <w:r>
        <w:rPr>
          <w:rStyle w:val="pxst"/>
        </w:rPr>
        <w:fldChar w:fldCharType="end"/>
      </w:r>
      <w:r>
        <w:rPr>
          <w:rStyle w:val="pxst"/>
          <w:vanish/>
        </w:rPr>
        <w:t>&amp;s;</w:t>
      </w:r>
      <w:r>
        <w:rPr>
          <w:rStyle w:val="pxvis"/>
          <w:rFonts w:ascii="Times NewRoman" w:hAnsi="Times NewRoman"/>
          <w:b w:val="0"/>
          <w:sz w:val="24"/>
        </w:rPr>
        <w:t>§</w:t>
      </w:r>
      <w:r>
        <w:rPr>
          <w:rStyle w:val="pxst"/>
        </w:rPr>
        <w:t>61.13, Fla. Stat.</w:t>
      </w:r>
      <w:r>
        <w:t xml:space="preserve">; </w:t>
      </w:r>
      <w:r>
        <w:rPr>
          <w:rStyle w:val="pxst"/>
          <w:color w:val="FF0000"/>
          <w:sz w:val="20"/>
          <w:szCs w:val="20"/>
          <w:vertAlign w:val="superscript"/>
        </w:rPr>
        <w:t>►</w:t>
      </w:r>
      <w:r>
        <w:rPr>
          <w:rStyle w:val="pxst"/>
        </w:rPr>
        <w:fldChar w:fldCharType="begin"/>
      </w:r>
      <w:r>
        <w:rPr>
          <w:rStyle w:val="pxst"/>
        </w:rPr>
        <w:instrText>st.ref.id="I04BHAN"</w:instrText>
      </w:r>
      <w:r>
        <w:rPr>
          <w:rStyle w:val="pxst"/>
        </w:rPr>
        <w:fldChar w:fldCharType="end"/>
      </w:r>
      <w:r>
        <w:rPr>
          <w:rStyle w:val="pxst"/>
          <w:vanish/>
        </w:rPr>
        <w:t>&amp;s;</w:t>
      </w:r>
      <w:r>
        <w:rPr>
          <w:rStyle w:val="pxvis"/>
          <w:rFonts w:ascii="Times NewRoman" w:hAnsi="Times NewRoman"/>
          <w:b w:val="0"/>
          <w:sz w:val="24"/>
        </w:rPr>
        <w:t>§</w:t>
      </w:r>
      <w:r>
        <w:rPr>
          <w:rStyle w:val="pxst"/>
        </w:rPr>
        <w:t>743.07(2), Fla. Stat.</w:t>
      </w:r>
      <w:r>
        <w:t xml:space="preserve"> The form is not intended to be definitive. There are many items in a particular situation that may require inclusion in the final judgment of dissolution but are not contained in this form. </w:t>
      </w:r>
      <w:ins w:id="354" w:author="Debra M. Salisbury" w:date="2024-02-21T19:52:00Z">
        <w:r w:rsidR="00963012">
          <w:t xml:space="preserve">See Fla. Fam. L. R. P. Form </w:t>
        </w:r>
      </w:ins>
      <w:ins w:id="355" w:author="Debra M. Salisbury" w:date="2024-02-21T19:53:00Z">
        <w:r w:rsidR="00963012">
          <w:t>12.990(c)(1)</w:t>
        </w:r>
      </w:ins>
      <w:ins w:id="356" w:author="Debra M. Salisbury" w:date="2024-02-21T19:54:00Z">
        <w:r w:rsidR="00963012">
          <w:t xml:space="preserve">.  </w:t>
        </w:r>
      </w:ins>
      <w:r>
        <w:t xml:space="preserve">See </w:t>
      </w:r>
      <w:r>
        <w:rPr>
          <w:rStyle w:val="pxx"/>
          <w:color w:val="FF0000"/>
          <w:sz w:val="20"/>
          <w:szCs w:val="20"/>
          <w:vertAlign w:val="superscript"/>
        </w:rPr>
        <w:t>►</w:t>
      </w:r>
      <w:r>
        <w:rPr>
          <w:rStyle w:val="pxx"/>
        </w:rPr>
        <w:fldChar w:fldCharType="begin"/>
      </w:r>
      <w:r>
        <w:rPr>
          <w:rStyle w:val="pxx"/>
        </w:rPr>
        <w:instrText>x.ref.id="I046HMT"</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and </w:t>
      </w:r>
      <w:r>
        <w:rPr>
          <w:rStyle w:val="pxst"/>
          <w:color w:val="FF0000"/>
          <w:sz w:val="20"/>
          <w:szCs w:val="20"/>
          <w:vertAlign w:val="superscript"/>
        </w:rPr>
        <w:t>►</w:t>
      </w:r>
      <w:r>
        <w:rPr>
          <w:rStyle w:val="pxst"/>
        </w:rPr>
        <w:fldChar w:fldCharType="begin"/>
      </w:r>
      <w:r>
        <w:rPr>
          <w:rStyle w:val="pxst"/>
        </w:rPr>
        <w:instrText>st.ref.id="I02W913"</w:instrText>
      </w:r>
      <w:r>
        <w:rPr>
          <w:rStyle w:val="pxst"/>
        </w:rPr>
        <w:fldChar w:fldCharType="end"/>
      </w:r>
      <w:r>
        <w:rPr>
          <w:rStyle w:val="pxst"/>
        </w:rPr>
        <w:t>section 61.1301, Florida Statutes</w:t>
      </w:r>
      <w:r>
        <w:t xml:space="preserve"> for the income deduction order required when alimony or child support is awarded. See also </w:t>
      </w:r>
      <w:r>
        <w:rPr>
          <w:rStyle w:val="pxx"/>
          <w:color w:val="FF0000"/>
          <w:sz w:val="20"/>
          <w:szCs w:val="20"/>
          <w:vertAlign w:val="superscript"/>
        </w:rPr>
        <w:t>►</w:t>
      </w:r>
      <w:r>
        <w:rPr>
          <w:rStyle w:val="pxx"/>
        </w:rPr>
        <w:fldChar w:fldCharType="begin"/>
      </w:r>
      <w:r>
        <w:rPr>
          <w:rStyle w:val="pxx"/>
        </w:rPr>
        <w:instrText>x.ref.id="I03XY6H"</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w:t>
      </w:r>
      <w:r>
        <w:rPr>
          <w:rStyle w:val="pxst"/>
          <w:color w:val="FF0000"/>
          <w:sz w:val="20"/>
          <w:szCs w:val="20"/>
          <w:vertAlign w:val="superscript"/>
        </w:rPr>
        <w:t>►</w:t>
      </w:r>
      <w:r>
        <w:rPr>
          <w:rStyle w:val="pxst"/>
        </w:rPr>
        <w:fldChar w:fldCharType="begin"/>
      </w:r>
      <w:r>
        <w:rPr>
          <w:rStyle w:val="pxst"/>
        </w:rPr>
        <w:instrText>st.ref.id="I02KXIO"</w:instrText>
      </w:r>
      <w:r>
        <w:rPr>
          <w:rStyle w:val="pxst"/>
        </w:rPr>
        <w:fldChar w:fldCharType="end"/>
      </w:r>
      <w:r>
        <w:rPr>
          <w:rStyle w:val="pxst"/>
        </w:rPr>
        <w:t>Fla. Fam. L. R. P. Forms 12.990(b)(1) and (c)(2)</w:t>
      </w:r>
      <w:r>
        <w:t xml:space="preserve">. A related approved form is Form 12.990(a) for simplified dissolution. Forms 12.994(a) and (b) deal with support unconnected with dissolution of marriage. </w:t>
      </w:r>
      <w:del w:id="357" w:author="Debra M. Salisbury" w:date="2024-02-21T19:58:00Z">
        <w:r w:rsidDel="00963012">
          <w:delText xml:space="preserve">There is no approved form covering all the items that the foregoing form covers. </w:delText>
        </w:r>
      </w:del>
      <w:r>
        <w:t>See Rule 12.560(c) for debtor language at the conclusion of the judgment which the court must include if a party requests that language be included.</w:t>
      </w:r>
    </w:p>
    <w:p w14:paraId="2BC23704" w14:textId="77777777" w:rsidR="00FD3105" w:rsidRDefault="00FD3105">
      <w:pPr>
        <w:pStyle w:val="pxs"/>
        <w:spacing w:before="180"/>
        <w:rPr>
          <w:sz w:val="27"/>
          <w:szCs w:val="27"/>
        </w:rPr>
      </w:pPr>
      <w:r>
        <w:rPr>
          <w:sz w:val="27"/>
          <w:szCs w:val="27"/>
        </w:rPr>
        <w:t>10:24. Judgment</w:t>
      </w:r>
      <w:r>
        <w:rPr>
          <w:rStyle w:val="pxsep"/>
        </w:rPr>
        <w:t xml:space="preserve">-- </w:t>
      </w:r>
      <w:r>
        <w:rPr>
          <w:sz w:val="27"/>
          <w:szCs w:val="27"/>
        </w:rPr>
        <w:t>Dissolution of marriage, alimony, child support, custody, property settlement and name change</w:t>
      </w:r>
    </w:p>
    <w:p w14:paraId="54C5600E" w14:textId="77777777" w:rsidR="00FD3105" w:rsidRDefault="00FD3105">
      <w:pPr>
        <w:pStyle w:val="pxov"/>
        <w:rPr>
          <w:vanish/>
        </w:rPr>
      </w:pPr>
      <w:r>
        <w:rPr>
          <w:vanish/>
        </w:rPr>
        <w:t>FMS</w:t>
      </w:r>
    </w:p>
    <w:p w14:paraId="3302DD7E" w14:textId="77777777" w:rsidR="00FD3105" w:rsidRDefault="00FD3105">
      <w:pPr>
        <w:pStyle w:val="pxov"/>
        <w:rPr>
          <w:vanish/>
        </w:rPr>
      </w:pPr>
      <w:r>
        <w:rPr>
          <w:vanish/>
        </w:rPr>
        <w:t>FAM</w:t>
      </w:r>
    </w:p>
    <w:p w14:paraId="0FF7ED8A" w14:textId="77777777" w:rsidR="00FD3105" w:rsidRDefault="00FD3105">
      <w:pPr>
        <w:pStyle w:val="pxov"/>
        <w:rPr>
          <w:vanish/>
        </w:rPr>
      </w:pPr>
      <w:r>
        <w:rPr>
          <w:vanish/>
        </w:rPr>
        <w:t>DAS</w:t>
      </w:r>
    </w:p>
    <w:p w14:paraId="3560748A" w14:textId="77777777" w:rsidR="00FD3105" w:rsidRDefault="00FD3105">
      <w:pPr>
        <w:pStyle w:val="pxov"/>
        <w:rPr>
          <w:vanish/>
        </w:rPr>
      </w:pPr>
      <w:r>
        <w:rPr>
          <w:vanish/>
        </w:rPr>
        <w:t>CAS</w:t>
      </w:r>
    </w:p>
    <w:p w14:paraId="5063AED2" w14:textId="77777777" w:rsidR="00FD3105" w:rsidRDefault="00FD3105">
      <w:pPr>
        <w:pStyle w:val="pxov"/>
        <w:rPr>
          <w:vanish/>
        </w:rPr>
      </w:pPr>
      <w:r>
        <w:rPr>
          <w:vanish/>
        </w:rPr>
        <w:t>FCV</w:t>
      </w:r>
    </w:p>
    <w:p w14:paraId="1B367C38" w14:textId="77777777" w:rsidR="00FD3105" w:rsidRDefault="00FD3105">
      <w:pPr>
        <w:pStyle w:val="pxov"/>
        <w:rPr>
          <w:vanish/>
        </w:rPr>
      </w:pPr>
      <w:r>
        <w:rPr>
          <w:vanish/>
        </w:rPr>
        <w:t>FLG</w:t>
      </w:r>
    </w:p>
    <w:p w14:paraId="1448203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form.fid="I7ac9df409fed11dfbf230000837214a9"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E09072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tbl.ident="I02CKK9"</w:instrText>
      </w:r>
      <w:r>
        <w:fldChar w:fldCharType="end"/>
      </w:r>
      <w:r>
        <w:fldChar w:fldCharType="begin"/>
      </w:r>
      <w:r>
        <w:instrText>tbl.uuid="I03U1WP"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B64DC0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758F4F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0ABAA96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3602CAE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242F2057"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149A1AD" w14:textId="77777777">
        <w:tblPrEx>
          <w:tblCellMar>
            <w:top w:w="0" w:type="dxa"/>
            <w:left w:w="0" w:type="dxa"/>
            <w:bottom w:w="0" w:type="dxa"/>
            <w:right w:w="0" w:type="dxa"/>
          </w:tblCellMar>
        </w:tblPrEx>
        <w:tc>
          <w:tcPr>
            <w:tcW w:w="2880" w:type="dxa"/>
            <w:tcBorders>
              <w:top w:val="nil"/>
              <w:left w:val="nil"/>
              <w:bottom w:val="nil"/>
              <w:right w:val="nil"/>
            </w:tcBorders>
          </w:tcPr>
          <w:p w14:paraId="3EF87F5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5E39653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5AEC2B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0F87DCDC" w14:textId="77777777">
        <w:tblPrEx>
          <w:tblCellMar>
            <w:top w:w="0" w:type="dxa"/>
            <w:left w:w="0" w:type="dxa"/>
            <w:bottom w:w="0" w:type="dxa"/>
            <w:right w:w="0" w:type="dxa"/>
          </w:tblCellMar>
        </w:tblPrEx>
        <w:tc>
          <w:tcPr>
            <w:tcW w:w="2880" w:type="dxa"/>
            <w:tcBorders>
              <w:top w:val="nil"/>
              <w:left w:val="nil"/>
              <w:bottom w:val="nil"/>
              <w:right w:val="nil"/>
            </w:tcBorders>
          </w:tcPr>
          <w:p w14:paraId="70CC377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6578FD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DA935F5" w14:textId="77777777" w:rsidR="00FD3105" w:rsidRDefault="00FD3105"/>
        </w:tc>
      </w:tr>
      <w:tr w:rsidR="00FD3105" w14:paraId="2F98D3B1" w14:textId="77777777">
        <w:tblPrEx>
          <w:tblCellMar>
            <w:top w:w="0" w:type="dxa"/>
            <w:left w:w="0" w:type="dxa"/>
            <w:bottom w:w="0" w:type="dxa"/>
            <w:right w:w="0" w:type="dxa"/>
          </w:tblCellMar>
        </w:tblPrEx>
        <w:tc>
          <w:tcPr>
            <w:tcW w:w="2880" w:type="dxa"/>
            <w:tcBorders>
              <w:top w:val="nil"/>
              <w:left w:val="nil"/>
              <w:bottom w:val="nil"/>
              <w:right w:val="nil"/>
            </w:tcBorders>
          </w:tcPr>
          <w:p w14:paraId="6A30AA4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6801552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162BF669" w14:textId="77777777" w:rsidR="00FD3105" w:rsidRDefault="00FD3105"/>
        </w:tc>
      </w:tr>
      <w:tr w:rsidR="00FD3105" w14:paraId="7B134B77" w14:textId="77777777">
        <w:tblPrEx>
          <w:tblCellMar>
            <w:top w:w="0" w:type="dxa"/>
            <w:left w:w="0" w:type="dxa"/>
            <w:bottom w:w="0" w:type="dxa"/>
            <w:right w:w="0" w:type="dxa"/>
          </w:tblCellMar>
        </w:tblPrEx>
        <w:tc>
          <w:tcPr>
            <w:tcW w:w="2880" w:type="dxa"/>
            <w:tcBorders>
              <w:top w:val="nil"/>
              <w:left w:val="nil"/>
              <w:bottom w:val="nil"/>
              <w:right w:val="nil"/>
            </w:tcBorders>
          </w:tcPr>
          <w:p w14:paraId="14FDF3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6D84E2D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DFFD822" w14:textId="77777777" w:rsidR="00FD3105" w:rsidRDefault="00FD3105"/>
        </w:tc>
      </w:tr>
      <w:tr w:rsidR="00FD3105" w14:paraId="43EECA6A" w14:textId="77777777">
        <w:tblPrEx>
          <w:tblCellMar>
            <w:top w:w="0" w:type="dxa"/>
            <w:left w:w="0" w:type="dxa"/>
            <w:bottom w:w="0" w:type="dxa"/>
            <w:right w:w="0" w:type="dxa"/>
          </w:tblCellMar>
        </w:tblPrEx>
        <w:tc>
          <w:tcPr>
            <w:tcW w:w="2880" w:type="dxa"/>
            <w:tcBorders>
              <w:top w:val="nil"/>
              <w:left w:val="nil"/>
              <w:bottom w:val="nil"/>
              <w:right w:val="nil"/>
            </w:tcBorders>
          </w:tcPr>
          <w:p w14:paraId="2E43207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6042832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72AF236C" w14:textId="77777777" w:rsidR="00FD3105" w:rsidRDefault="00FD3105"/>
        </w:tc>
      </w:tr>
    </w:tbl>
    <w:p w14:paraId="3AD818CE" w14:textId="77777777" w:rsidR="00FD3105" w:rsidRDefault="00FD3105">
      <w:pPr>
        <w:pStyle w:val="pxtbody"/>
      </w:pPr>
    </w:p>
    <w:p w14:paraId="0F3C5794" w14:textId="77777777" w:rsidR="00FD3105" w:rsidRDefault="00FD3105"/>
    <w:p w14:paraId="18F879D9" w14:textId="77777777" w:rsidR="00FD3105" w:rsidRDefault="00FD3105">
      <w:pPr>
        <w:pStyle w:val="pxformhac"/>
        <w:spacing w:before="180"/>
        <w:jc w:val="center"/>
      </w:pPr>
      <w:r>
        <w:t xml:space="preserve">FINAL JUDGMENT </w:t>
      </w:r>
    </w:p>
    <w:p w14:paraId="0F672C5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This action was tried before the court and on the evidence presented and the property settlement agreement determining the division of marital assets.</w:t>
      </w:r>
    </w:p>
    <w:p w14:paraId="041CA30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IT IS ADJUDGED that:</w:t>
      </w:r>
    </w:p>
    <w:p w14:paraId="59A81252" w14:textId="77777777" w:rsidR="00FD3105" w:rsidRDefault="00FD3105">
      <w:pPr>
        <w:pStyle w:val="pxformfl"/>
        <w:ind w:left="500"/>
      </w:pPr>
      <w:r>
        <w:t xml:space="preserve"> </w:t>
      </w:r>
    </w:p>
    <w:p w14:paraId="1FD3C3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A0025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12A7855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FB3E2F4" w14:textId="77777777" w:rsidR="00FD3105" w:rsidRDefault="00FD3105">
      <w:pPr>
        <w:pStyle w:val="pxformp"/>
      </w:pPr>
      <w:r>
        <w:t xml:space="preserve"> </w:t>
      </w:r>
      <w:r>
        <w:rPr>
          <w:rStyle w:val="pxvis"/>
          <w:rFonts w:ascii="Times NewRoman" w:hAnsi="Times NewRoman"/>
          <w:b w:val="0"/>
          <w:sz w:val="24"/>
        </w:rPr>
        <w:tab/>
      </w:r>
      <w:ins w:id="358"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 xml:space="preserve">Parental responsibility and time sharing as to the minor child of the parties </w:t>
        </w:r>
        <w:r w:rsidR="00177C7F">
          <w:rPr>
            <w:rStyle w:val="pxfinstr"/>
            <w:i/>
            <w:iCs/>
          </w:rPr>
          <w:t>[name of child]</w:t>
        </w:r>
        <w:r w:rsidR="00177C7F">
          <w:t xml:space="preserve">, born on </w:t>
        </w:r>
        <w:r w:rsidR="00177C7F">
          <w:rPr>
            <w:rStyle w:val="pxfinstr"/>
            <w:i/>
            <w:iCs/>
          </w:rPr>
          <w:t>[date of birth]</w:t>
        </w:r>
        <w:r w:rsidR="00177C7F">
          <w:t>, shall be pursuant to the</w:t>
        </w:r>
      </w:ins>
      <w:ins w:id="359" w:author="Debra M. Salisbury" w:date="2024-02-21T20:18:00Z">
        <w:r w:rsidR="00014E31">
          <w:t xml:space="preserve"> parenting plan which the parties entered into. The parenting plan is in the best interests of the minor child</w:t>
        </w:r>
      </w:ins>
      <w:ins w:id="360" w:author="Debra M. Salisbury" w:date="2024-02-21T20:06:00Z">
        <w:r w:rsidR="00177C7F">
          <w:t>.</w:t>
        </w:r>
      </w:ins>
      <w:del w:id="361" w:author="Debra M. Salisbury" w:date="2024-02-21T20:05: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Respondent's former name is restored and she shall be known as </w:delText>
        </w:r>
        <w:r w:rsidDel="00177C7F">
          <w:rPr>
            <w:rStyle w:val="pxfinstr"/>
            <w:i/>
            <w:iCs/>
          </w:rPr>
          <w:delText>[former name of wife]</w:delText>
        </w:r>
        <w:r w:rsidDel="00177C7F">
          <w:delText xml:space="preserve"> hereafter.</w:delText>
        </w:r>
      </w:del>
    </w:p>
    <w:p w14:paraId="73167DE2" w14:textId="77777777" w:rsidR="00177C7F" w:rsidRDefault="00FD3105" w:rsidP="00177C7F">
      <w:pPr>
        <w:pStyle w:val="pxformp"/>
        <w:rPr>
          <w:ins w:id="362" w:author="Debra M. Salisbury" w:date="2024-02-21T20:06:00Z"/>
        </w:rPr>
      </w:pPr>
      <w:r>
        <w:rPr>
          <w:color w:val="FF0000"/>
          <w:sz w:val="20"/>
          <w:szCs w:val="20"/>
          <w:vertAlign w:val="superscript"/>
        </w:rPr>
        <w:t>►</w:t>
      </w:r>
      <w:r>
        <w:fldChar w:fldCharType="begin"/>
      </w:r>
      <w:r>
        <w:instrText>fi.lvl="1"</w:instrText>
      </w:r>
      <w:r>
        <w:fldChar w:fldCharType="end"/>
      </w:r>
      <w:r>
        <w:t>3.</w:t>
      </w:r>
    </w:p>
    <w:p w14:paraId="40E83FBD" w14:textId="77777777" w:rsidR="00177C7F" w:rsidRDefault="00FD3105" w:rsidP="00177C7F">
      <w:pPr>
        <w:pStyle w:val="pxformp"/>
        <w:ind w:firstLine="720"/>
        <w:rPr>
          <w:ins w:id="363" w:author="Debra M. Salisbury" w:date="2024-02-21T20:06:00Z"/>
        </w:rPr>
      </w:pPr>
      <w:r>
        <w:t xml:space="preserve"> </w:t>
      </w:r>
      <w:ins w:id="364"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The property settlement agreement with the attached parenting plan, introduced in evidence and marked Exhibit 1, was executed voluntarily after full disclosure</w:t>
        </w:r>
      </w:ins>
      <w:ins w:id="365" w:author="Debra M. Salisbury" w:date="2024-05-05T12:05:00Z">
        <w:r w:rsidR="00030D9D">
          <w:t>,</w:t>
        </w:r>
      </w:ins>
      <w:ins w:id="366" w:author="Debra M. Salisbury" w:date="2024-02-21T20:06:00Z">
        <w:r w:rsidR="00177C7F">
          <w:t xml:space="preserve"> is approved by the court, is incorporated in this judgment by reference</w:t>
        </w:r>
      </w:ins>
      <w:ins w:id="367" w:author="Debra M. Salisbury" w:date="2024-05-05T12:05:00Z">
        <w:r w:rsidR="00030D9D">
          <w:t>,</w:t>
        </w:r>
      </w:ins>
      <w:ins w:id="368" w:author="Debra M. Salisbury" w:date="2024-02-21T20:06:00Z">
        <w:r w:rsidR="00177C7F">
          <w:t xml:space="preserve"> and the parties are ordered to comply with it.</w:t>
        </w:r>
      </w:ins>
    </w:p>
    <w:p w14:paraId="28E1FA39" w14:textId="77777777" w:rsidR="00FD3105" w:rsidDel="00177C7F" w:rsidRDefault="00FD3105" w:rsidP="00177C7F">
      <w:pPr>
        <w:pStyle w:val="pxformp"/>
        <w:rPr>
          <w:del w:id="369" w:author="Debra M. Salisbury" w:date="2024-02-21T20:06:00Z"/>
        </w:rPr>
        <w:pPrChange w:id="370" w:author="Debra M. Salisbury" w:date="2024-02-21T20:06:00Z">
          <w:pPr>
            <w:pStyle w:val="pxformfin"/>
          </w:pPr>
        </w:pPrChange>
      </w:pPr>
    </w:p>
    <w:p w14:paraId="004917E8" w14:textId="77777777" w:rsidR="00FD3105" w:rsidDel="00177C7F" w:rsidRDefault="00FD3105" w:rsidP="00177C7F">
      <w:pPr>
        <w:pStyle w:val="pxformp"/>
        <w:rPr>
          <w:del w:id="371" w:author="Debra M. Salisbury" w:date="2024-02-21T20:06:00Z"/>
        </w:rPr>
        <w:pPrChange w:id="372" w:author="Debra M. Salisbury" w:date="2024-02-21T20:06:00Z">
          <w:pPr>
            <w:pStyle w:val="pxformfin"/>
          </w:pPr>
        </w:pPrChange>
      </w:pPr>
      <w:del w:id="373" w:author="Debra M. Salisbury" w:date="2024-02-21T20:06:00Z">
        <w:r w:rsidDel="00177C7F">
          <w:delText xml:space="preserve"> </w:delText>
        </w:r>
        <w:r w:rsidDel="00177C7F">
          <w:rPr>
            <w:rStyle w:val="pxvis"/>
            <w:rFonts w:ascii="Times NewRoman" w:hAnsi="Times NewRoman"/>
            <w:b w:val="0"/>
            <w:sz w:val="24"/>
          </w:rPr>
          <w:tab/>
        </w:r>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Parental responsibility and time sharing as to the minor child of the parties </w:delText>
        </w:r>
        <w:r w:rsidDel="00177C7F">
          <w:rPr>
            <w:rStyle w:val="pxfinstr"/>
            <w:i/>
            <w:iCs/>
          </w:rPr>
          <w:delText>[name of child]</w:delText>
        </w:r>
        <w:r w:rsidDel="00177C7F">
          <w:delText xml:space="preserve">, born on </w:delText>
        </w:r>
        <w:r w:rsidDel="00177C7F">
          <w:rPr>
            <w:rStyle w:val="pxfinstr"/>
            <w:i/>
            <w:iCs/>
          </w:rPr>
          <w:delText>[date of birth]</w:delText>
        </w:r>
        <w:r w:rsidDel="00177C7F">
          <w:delText>, shall be pursuant to the parenting plan</w:delText>
        </w:r>
      </w:del>
      <w:del w:id="374" w:author="Debra M. Salisbury" w:date="2024-02-21T20:00:00Z">
        <w:r w:rsidDel="00963012">
          <w:delText>.</w:delText>
        </w:r>
      </w:del>
    </w:p>
    <w:p w14:paraId="0F26BF6E" w14:textId="77777777" w:rsidR="00FD3105" w:rsidRDefault="00FD3105" w:rsidP="00177C7F">
      <w:pPr>
        <w:pStyle w:val="pxformp"/>
        <w:pPrChange w:id="375" w:author="Debra M. Salisbury" w:date="2024-02-21T20:06:00Z">
          <w:pPr>
            <w:pStyle w:val="pxformfin"/>
          </w:pPr>
        </w:pPrChange>
      </w:pPr>
      <w:r>
        <w:rPr>
          <w:color w:val="FF0000"/>
          <w:sz w:val="20"/>
          <w:szCs w:val="20"/>
          <w:vertAlign w:val="superscript"/>
        </w:rPr>
        <w:t>►</w:t>
      </w:r>
      <w:r>
        <w:fldChar w:fldCharType="begin"/>
      </w:r>
      <w:r>
        <w:instrText>fi.lvl="1"</w:instrText>
      </w:r>
      <w:r>
        <w:fldChar w:fldCharType="end"/>
      </w:r>
      <w:r>
        <w:t xml:space="preserve">4. </w:t>
      </w:r>
    </w:p>
    <w:p w14:paraId="5C8A8F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[dollar amount of alimony]</w:t>
      </w:r>
      <w:r>
        <w:t xml:space="preserve"> a week, beginning </w:t>
      </w:r>
      <w:r>
        <w:rPr>
          <w:rStyle w:val="pxfinstr"/>
          <w:i/>
          <w:iCs/>
        </w:rPr>
        <w:t>[date of payment]</w:t>
      </w:r>
      <w:r>
        <w:t xml:space="preserve"> to respondent as alimony </w:t>
      </w:r>
      <w:ins w:id="376" w:author="Debra M. Salisbury" w:date="2024-02-21T20:01:00Z">
        <w:r w:rsidR="00963012">
          <w:t xml:space="preserve">for a period of </w:t>
        </w:r>
        <w:r w:rsidR="00963012" w:rsidRPr="00963012">
          <w:rPr>
            <w:i/>
            <w:iCs/>
            <w:rPrChange w:id="377" w:author="Debra M. Salisbury" w:date="2024-02-21T20:01:00Z">
              <w:rPr>
                <w:iCs/>
              </w:rPr>
            </w:rPrChange>
          </w:rPr>
          <w:t>[number]</w:t>
        </w:r>
        <w:r w:rsidR="00963012">
          <w:t xml:space="preserve"> months </w:t>
        </w:r>
      </w:ins>
      <w:r>
        <w:t>that shall terminate on the death or remarriage of respondent.</w:t>
      </w:r>
    </w:p>
    <w:p w14:paraId="4AB097C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73BB44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[dollar amount of child support]</w:t>
      </w:r>
      <w:r>
        <w:t xml:space="preserve"> a week, beginning </w:t>
      </w:r>
      <w:r>
        <w:rPr>
          <w:rStyle w:val="pxfinstr"/>
          <w:i/>
          <w:iCs/>
        </w:rPr>
        <w:t>[date of payment]</w:t>
      </w:r>
      <w:r>
        <w:t xml:space="preserve"> to respondent as child support that shall terminate for the child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p>
    <w:p w14:paraId="7237E86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65DACA3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Respondent's attorney fees are set at $</w:t>
      </w:r>
      <w:r>
        <w:rPr>
          <w:rStyle w:val="pxfinstr"/>
          <w:i/>
          <w:iCs/>
        </w:rPr>
        <w:t>[dollar amount of attorney's fees]</w:t>
      </w:r>
      <w:r>
        <w:t xml:space="preserve"> that shall be paid to </w:t>
      </w:r>
      <w:r>
        <w:rPr>
          <w:rStyle w:val="pxfinstr"/>
          <w:i/>
          <w:iCs/>
        </w:rPr>
        <w:t>[name of attorney]</w:t>
      </w:r>
      <w:r>
        <w:t xml:space="preserve"> and respondent's court costs are taxed at $</w:t>
      </w:r>
      <w:r>
        <w:rPr>
          <w:rStyle w:val="pxfinstr"/>
          <w:i/>
          <w:iCs/>
        </w:rPr>
        <w:t>[dollar amount of tax]</w:t>
      </w:r>
      <w:r>
        <w:t xml:space="preserve"> both of which petitioner shall pay within </w:t>
      </w:r>
      <w:r>
        <w:rPr>
          <w:rStyle w:val="pxfinstr"/>
          <w:i/>
          <w:iCs/>
        </w:rPr>
        <w:t>[number of days]</w:t>
      </w:r>
      <w:r>
        <w:t xml:space="preserve"> days.</w:t>
      </w:r>
    </w:p>
    <w:p w14:paraId="158DBA37" w14:textId="77777777" w:rsidR="00FD3105" w:rsidRDefault="00FD3105">
      <w:pPr>
        <w:pStyle w:val="pxformfin"/>
        <w:rPr>
          <w:ins w:id="378" w:author="Debra M. Salisbury" w:date="2024-02-21T20:07:00Z"/>
        </w:rPr>
      </w:pPr>
      <w:r>
        <w:rPr>
          <w:color w:val="FF0000"/>
          <w:sz w:val="20"/>
          <w:szCs w:val="20"/>
          <w:vertAlign w:val="superscript"/>
        </w:rPr>
        <w:t>►</w:t>
      </w:r>
      <w:r>
        <w:fldChar w:fldCharType="begin"/>
      </w:r>
      <w:r>
        <w:instrText>fi.lvl="1"</w:instrText>
      </w:r>
      <w:r>
        <w:fldChar w:fldCharType="end"/>
      </w:r>
      <w:r>
        <w:t xml:space="preserve">7. </w:t>
      </w:r>
    </w:p>
    <w:p w14:paraId="792D95F6" w14:textId="77777777" w:rsidR="00177C7F" w:rsidRPr="00177C7F" w:rsidRDefault="00177C7F" w:rsidP="00177C7F">
      <w:pPr>
        <w:ind w:firstLine="720"/>
        <w:pPrChange w:id="379" w:author="Debra M. Salisbury" w:date="2024-02-21T20:07:00Z">
          <w:pPr>
            <w:pStyle w:val="pxformfin"/>
            <w:ind w:firstLine="720"/>
          </w:pPr>
        </w:pPrChange>
      </w:pPr>
      <w:ins w:id="380" w:author="Debra M. Salisbury" w:date="2024-02-21T20:07:00Z">
        <w:r>
          <w:rPr>
            <w:color w:val="FF0000"/>
            <w:sz w:val="20"/>
            <w:szCs w:val="20"/>
            <w:vertAlign w:val="superscript"/>
          </w:rPr>
          <w:t>►</w:t>
        </w:r>
        <w:r>
          <w:fldChar w:fldCharType="begin"/>
        </w:r>
        <w:r>
          <w:instrText>p.ct.id="3d29be30775711ee8e1ba9ecff0bf883|24|10:24"</w:instrText>
        </w:r>
        <w:r>
          <w:fldChar w:fldCharType="end"/>
        </w:r>
        <w:r>
          <w:t xml:space="preserve">Respondent's former name is restored and she shall be known as </w:t>
        </w:r>
        <w:r>
          <w:rPr>
            <w:rStyle w:val="pxfinstr"/>
            <w:i/>
            <w:iCs/>
          </w:rPr>
          <w:t>[former name of wife]</w:t>
        </w:r>
        <w:r>
          <w:t xml:space="preserve"> hereafter.</w:t>
        </w:r>
      </w:ins>
    </w:p>
    <w:p w14:paraId="64DEF13B" w14:textId="77777777" w:rsidR="00FD3105" w:rsidRDefault="00FD3105">
      <w:pPr>
        <w:pStyle w:val="pxformp"/>
      </w:pPr>
      <w:r>
        <w:t xml:space="preserve"> </w:t>
      </w:r>
      <w:r>
        <w:rPr>
          <w:rStyle w:val="pxvis"/>
          <w:rFonts w:ascii="Times NewRoman" w:hAnsi="Times NewRoman"/>
          <w:b w:val="0"/>
          <w:sz w:val="24"/>
        </w:rPr>
        <w:tab/>
      </w:r>
      <w:del w:id="381" w:author="Debra M. Salisbury" w:date="2024-02-21T20:06: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The property settlement agreement with the attached parenting plan, introduced in evidence and marked Exhibit 1, was executed voluntarily after full disclosure, is for the best interests of the parties, is approved by the court, is incorporated in this judgment by reference and the parties are ordered to comply with it.</w:delText>
        </w:r>
      </w:del>
    </w:p>
    <w:p w14:paraId="57D94FCE" w14:textId="77777777" w:rsidR="00FD3105" w:rsidRDefault="00FD3105">
      <w:pPr>
        <w:pStyle w:val="pxformp"/>
        <w:rPr>
          <w:ins w:id="382" w:author="Debra M. Salisbury" w:date="2024-02-21T20:05: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ORDERED at </w:t>
      </w:r>
      <w:r>
        <w:rPr>
          <w:rStyle w:val="pxfinstr"/>
          <w:i/>
          <w:iCs/>
        </w:rPr>
        <w:t>[name of city]</w:t>
      </w:r>
      <w:r>
        <w:t xml:space="preserve">, Florida on </w:t>
      </w:r>
      <w:r>
        <w:rPr>
          <w:rStyle w:val="pxfinstr"/>
          <w:i/>
          <w:iCs/>
        </w:rPr>
        <w:t>[date of order]</w:t>
      </w:r>
      <w:r>
        <w:t>.</w:t>
      </w:r>
    </w:p>
    <w:p w14:paraId="46D776D7" w14:textId="77777777" w:rsidR="00177C7F" w:rsidRPr="00177C7F" w:rsidDel="00177C7F" w:rsidRDefault="00177C7F">
      <w:pPr>
        <w:pStyle w:val="pxformfsigfvs"/>
        <w:rPr>
          <w:del w:id="383" w:author="Debra M. Salisbury" w:date="2024-02-21T20:07:00Z"/>
        </w:rPr>
      </w:pPr>
    </w:p>
    <w:p w14:paraId="52F6EA4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585726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B832C3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2432BEC"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tbl.ident="I041R3O"</w:instrText>
      </w:r>
      <w:r>
        <w:fldChar w:fldCharType="end"/>
      </w:r>
      <w:r>
        <w:fldChar w:fldCharType="begin"/>
      </w:r>
      <w:r>
        <w:instrText>tbl.uuid="I01J8OU"</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F8A13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E4DF32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F76222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208AC6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F0244EA" w14:textId="77777777">
        <w:tblPrEx>
          <w:tblCellMar>
            <w:top w:w="0" w:type="dxa"/>
            <w:left w:w="0" w:type="dxa"/>
            <w:bottom w:w="0" w:type="dxa"/>
            <w:right w:w="0" w:type="dxa"/>
          </w:tblCellMar>
        </w:tblPrEx>
        <w:tc>
          <w:tcPr>
            <w:tcW w:w="4320" w:type="dxa"/>
            <w:tcBorders>
              <w:top w:val="nil"/>
              <w:left w:val="nil"/>
              <w:bottom w:val="nil"/>
              <w:right w:val="nil"/>
            </w:tcBorders>
          </w:tcPr>
          <w:p w14:paraId="31CA9F6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552A7F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2130F5A" w14:textId="77777777">
        <w:tblPrEx>
          <w:tblCellMar>
            <w:top w:w="0" w:type="dxa"/>
            <w:left w:w="0" w:type="dxa"/>
            <w:bottom w:w="0" w:type="dxa"/>
            <w:right w:w="0" w:type="dxa"/>
          </w:tblCellMar>
        </w:tblPrEx>
        <w:tc>
          <w:tcPr>
            <w:tcW w:w="4320" w:type="dxa"/>
            <w:tcBorders>
              <w:top w:val="nil"/>
              <w:left w:val="nil"/>
              <w:bottom w:val="nil"/>
              <w:right w:val="nil"/>
            </w:tcBorders>
          </w:tcPr>
          <w:p w14:paraId="651A6F7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2340E3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040DDB1" w14:textId="77777777" w:rsidR="00FD3105" w:rsidRDefault="00FD3105">
      <w:pPr>
        <w:pStyle w:val="pxtbody"/>
      </w:pPr>
    </w:p>
    <w:p w14:paraId="23859BA8" w14:textId="77777777" w:rsidR="00FD3105" w:rsidRDefault="00FD3105"/>
    <w:p w14:paraId="57B13307" w14:textId="77777777" w:rsidR="00FD3105" w:rsidRDefault="00FD3105">
      <w:pPr>
        <w:pStyle w:val="pxcomnt"/>
      </w:pPr>
    </w:p>
    <w:p w14:paraId="43FF79D2" w14:textId="77777777" w:rsidR="00FD3105" w:rsidRDefault="00FD3105">
      <w:pPr>
        <w:pStyle w:val="pxhac"/>
        <w:spacing w:before="180"/>
        <w:jc w:val="center"/>
      </w:pPr>
      <w:r>
        <w:rPr>
          <w:rStyle w:val="pxb"/>
          <w:b/>
          <w:bCs/>
        </w:rPr>
        <w:t>Author's Comment</w:t>
      </w:r>
    </w:p>
    <w:p w14:paraId="3AF144C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st.ref.id="I04BH2C"</w:instrText>
      </w:r>
      <w:r>
        <w:rPr>
          <w:rStyle w:val="pxst"/>
        </w:rPr>
        <w:fldChar w:fldCharType="end"/>
      </w:r>
      <w:r>
        <w:rPr>
          <w:rStyle w:val="pxst"/>
        </w:rPr>
        <w:t>Fla. R. Civ. P. Form 1.995(a)</w:t>
      </w:r>
      <w:r>
        <w:t xml:space="preserve">; </w:t>
      </w:r>
      <w:r>
        <w:rPr>
          <w:rStyle w:val="pxst"/>
          <w:color w:val="FF0000"/>
          <w:sz w:val="20"/>
          <w:szCs w:val="20"/>
          <w:vertAlign w:val="superscript"/>
        </w:rPr>
        <w:t>►</w:t>
      </w:r>
      <w:r>
        <w:rPr>
          <w:rStyle w:val="pxst"/>
        </w:rPr>
        <w:fldChar w:fldCharType="begin"/>
      </w:r>
      <w:r>
        <w:rPr>
          <w:rStyle w:val="pxst"/>
        </w:rPr>
        <w:instrText>st.ref.id="I04BH2A"</w:instrText>
      </w:r>
      <w:r>
        <w:rPr>
          <w:rStyle w:val="pxst"/>
        </w:rPr>
        <w:fldChar w:fldCharType="end"/>
      </w:r>
      <w:r>
        <w:rPr>
          <w:rStyle w:val="pxst"/>
        </w:rPr>
        <w:t>Fla. Fam. L. R. P. Form 12.990(b)(2)</w:t>
      </w:r>
      <w:r>
        <w:t xml:space="preserve">; </w:t>
      </w:r>
      <w:r>
        <w:rPr>
          <w:rStyle w:val="pxx"/>
          <w:color w:val="FF0000"/>
          <w:sz w:val="20"/>
          <w:szCs w:val="20"/>
          <w:vertAlign w:val="superscript"/>
        </w:rPr>
        <w:t>►</w:t>
      </w:r>
      <w:r>
        <w:rPr>
          <w:rStyle w:val="pxx"/>
        </w:rPr>
        <w:fldChar w:fldCharType="begin"/>
      </w:r>
      <w:r>
        <w:rPr>
          <w:rStyle w:val="pxx"/>
        </w:rPr>
        <w:instrText>x.ref.id="I03RWE2"</w:instrText>
      </w:r>
      <w:r>
        <w:rPr>
          <w:rStyle w:val="pxx"/>
        </w:rPr>
        <w:fldChar w:fldCharType="end"/>
      </w:r>
      <w:r>
        <w:rPr>
          <w:rStyle w:val="pxx"/>
          <w:vanish/>
        </w:rPr>
        <w:t>&amp;s;</w:t>
      </w:r>
      <w:r>
        <w:rPr>
          <w:rStyle w:val="pxvis"/>
          <w:rFonts w:ascii="Times NewRoman" w:hAnsi="Times NewRoman"/>
          <w:b w:val="0"/>
          <w:sz w:val="24"/>
        </w:rPr>
        <w:t>§</w:t>
      </w:r>
      <w:r>
        <w:rPr>
          <w:rStyle w:val="pxx"/>
        </w:rPr>
        <w:t>10:23</w:t>
      </w:r>
      <w:r>
        <w:t xml:space="preserve">. This form is based on a separation agreement, but recitation concerning payments is made. This simplifies enforcement proceedings by eliminating the need to incorporate the agreement in such proceedings. Paragraph </w:t>
      </w:r>
      <w:ins w:id="384" w:author="Debra M. Salisbury" w:date="2024-02-21T20:44:00Z">
        <w:r w:rsidR="001C0063">
          <w:t>7</w:t>
        </w:r>
      </w:ins>
      <w:del w:id="385" w:author="Debra M. Salisbury" w:date="2024-02-21T20:44:00Z">
        <w:r w:rsidDel="001C0063">
          <w:delText>2</w:delText>
        </w:r>
      </w:del>
      <w:r>
        <w:t xml:space="preserve"> restores the former name </w:t>
      </w:r>
      <w:ins w:id="386" w:author="Debra M. Salisbury" w:date="2024-02-21T20:44:00Z">
        <w:r w:rsidR="001C0063">
          <w:t>of the Wife which is solely dependent on the Wife’s preference</w:t>
        </w:r>
      </w:ins>
      <w:del w:id="387" w:author="Debra M. Salisbury" w:date="2024-02-21T20:44:00Z">
        <w:r w:rsidDel="001C0063">
          <w:delText>although this is not customary when children have been born.</w:delText>
        </w:r>
      </w:del>
      <w:ins w:id="388" w:author="Debra M. Salisbury" w:date="2024-02-21T20:44:00Z">
        <w:r w:rsidR="001C0063">
          <w:t>.</w:t>
        </w:r>
      </w:ins>
      <w:r>
        <w:t xml:space="preserve"> This form assumes one minor child. If there are more children, paragraph </w:t>
      </w:r>
      <w:ins w:id="389" w:author="Debra M. Salisbury" w:date="2024-02-21T20:45:00Z">
        <w:r w:rsidR="001C0063">
          <w:t>2</w:t>
        </w:r>
      </w:ins>
      <w:del w:id="390" w:author="Debra M. Salisbury" w:date="2024-02-21T20:45:00Z">
        <w:r w:rsidDel="001C0063">
          <w:delText>3</w:delText>
        </w:r>
      </w:del>
      <w:r>
        <w:t xml:space="preserve"> should list them with their birth dates and paragraph 5 should allocate child support payments pursuant to </w:t>
      </w:r>
      <w:bookmarkStart w:id="391" w:name="_Hlk159440959"/>
      <w:r>
        <w:rPr>
          <w:rStyle w:val="pxst"/>
          <w:color w:val="FF0000"/>
          <w:sz w:val="20"/>
          <w:szCs w:val="20"/>
          <w:vertAlign w:val="superscript"/>
        </w:rPr>
        <w:t>►</w:t>
      </w:r>
      <w:bookmarkEnd w:id="391"/>
      <w:r>
        <w:rPr>
          <w:rStyle w:val="pxst"/>
        </w:rPr>
        <w:fldChar w:fldCharType="begin"/>
      </w:r>
      <w:r>
        <w:rPr>
          <w:rStyle w:val="pxst"/>
        </w:rPr>
        <w:instrText>st.ref.id="I02TFXF"</w:instrText>
      </w:r>
      <w:r>
        <w:rPr>
          <w:rStyle w:val="pxst"/>
        </w:rPr>
        <w:fldChar w:fldCharType="end"/>
      </w:r>
      <w:r>
        <w:rPr>
          <w:rStyle w:val="pxst"/>
        </w:rPr>
        <w:t>section 61.30(6), Florida Statutes</w:t>
      </w:r>
      <w:r>
        <w:t xml:space="preserve">; </w:t>
      </w:r>
      <w:r>
        <w:rPr>
          <w:rStyle w:val="pxst"/>
          <w:color w:val="FF0000"/>
          <w:sz w:val="20"/>
          <w:szCs w:val="20"/>
          <w:vertAlign w:val="superscript"/>
        </w:rPr>
        <w:t>►</w:t>
      </w:r>
      <w:r>
        <w:rPr>
          <w:rStyle w:val="pxst"/>
        </w:rPr>
        <w:fldChar w:fldCharType="begin"/>
      </w:r>
      <w:r>
        <w:rPr>
          <w:rStyle w:val="pxst"/>
        </w:rPr>
        <w:instrText>st.ref.id="I02W92B"</w:instrText>
      </w:r>
      <w:r>
        <w:rPr>
          <w:rStyle w:val="pxst"/>
        </w:rPr>
        <w:fldChar w:fldCharType="end"/>
      </w:r>
      <w:r>
        <w:rPr>
          <w:rStyle w:val="pxst"/>
        </w:rPr>
        <w:t>section 61.13(1)(a)1.b, Florida Statutes</w:t>
      </w:r>
      <w:r>
        <w:t>. See</w:t>
      </w:r>
      <w:ins w:id="392" w:author="Debra M. Salisbury" w:date="2024-02-21T20:49:00Z">
        <w:r w:rsidR="001C0063">
          <w:t xml:space="preserve"> </w:t>
        </w:r>
        <w:r w:rsidR="001C0063">
          <w:rPr>
            <w:rStyle w:val="pxst"/>
            <w:color w:val="FF0000"/>
            <w:sz w:val="20"/>
            <w:szCs w:val="20"/>
            <w:vertAlign w:val="superscript"/>
          </w:rPr>
          <w:t>►</w:t>
        </w:r>
      </w:ins>
      <w:del w:id="393" w:author="Debra M. Salisbury" w:date="2024-02-21T20:49:00Z">
        <w:r w:rsidDel="001C0063">
          <w:delText xml:space="preserve"> section </w:delText>
        </w:r>
      </w:del>
      <w:ins w:id="394" w:author="Debra M. Salisbury" w:date="2024-02-21T20:49:00Z">
        <w:r w:rsidR="001C0063">
          <w:rPr>
            <w:rFonts w:ascii="Times New Roman" w:hAnsi="Times New Roman"/>
          </w:rPr>
          <w:t>§</w:t>
        </w:r>
      </w:ins>
      <w:r>
        <w:t xml:space="preserve">61.1301 </w:t>
      </w:r>
      <w:ins w:id="395" w:author="Debra M. Salisbury" w:date="2024-02-21T20:49:00Z">
        <w:r w:rsidR="001C0063">
          <w:t xml:space="preserve">, Fla. Stat. </w:t>
        </w:r>
      </w:ins>
      <w:r>
        <w:t>for the income deduction order required when alimony or child support is awarded. The form assumes attorney fees were fixed in the agreement.</w:t>
      </w:r>
    </w:p>
    <w:p w14:paraId="54E972AB" w14:textId="77777777" w:rsidR="00FD3105" w:rsidRDefault="00FD3105">
      <w:pPr>
        <w:pStyle w:val="pxs"/>
        <w:spacing w:before="180"/>
        <w:rPr>
          <w:sz w:val="27"/>
          <w:szCs w:val="27"/>
        </w:rPr>
      </w:pPr>
      <w:r>
        <w:rPr>
          <w:sz w:val="27"/>
          <w:szCs w:val="27"/>
        </w:rPr>
        <w:t>10:25. Judgment</w:t>
      </w:r>
      <w:r>
        <w:rPr>
          <w:rStyle w:val="pxsep"/>
        </w:rPr>
        <w:t xml:space="preserve">-- </w:t>
      </w:r>
      <w:r>
        <w:rPr>
          <w:sz w:val="27"/>
          <w:szCs w:val="27"/>
        </w:rPr>
        <w:t>Supplemental final, modification of parental responsibility and child support</w:t>
      </w:r>
    </w:p>
    <w:p w14:paraId="1AE0F02D" w14:textId="77777777" w:rsidR="00FD3105" w:rsidRDefault="00FD3105">
      <w:pPr>
        <w:pStyle w:val="pxov"/>
        <w:rPr>
          <w:vanish/>
        </w:rPr>
      </w:pPr>
      <w:r>
        <w:rPr>
          <w:vanish/>
        </w:rPr>
        <w:t>FMS</w:t>
      </w:r>
    </w:p>
    <w:p w14:paraId="426AB0F6" w14:textId="77777777" w:rsidR="00FD3105" w:rsidRDefault="00FD3105">
      <w:pPr>
        <w:pStyle w:val="pxov"/>
        <w:rPr>
          <w:vanish/>
        </w:rPr>
      </w:pPr>
      <w:r>
        <w:rPr>
          <w:vanish/>
        </w:rPr>
        <w:t>FAM</w:t>
      </w:r>
    </w:p>
    <w:p w14:paraId="12139334" w14:textId="77777777" w:rsidR="00FD3105" w:rsidRDefault="00FD3105">
      <w:pPr>
        <w:pStyle w:val="pxov"/>
        <w:rPr>
          <w:vanish/>
        </w:rPr>
      </w:pPr>
      <w:r>
        <w:rPr>
          <w:vanish/>
        </w:rPr>
        <w:t>DAS</w:t>
      </w:r>
    </w:p>
    <w:p w14:paraId="1402F075" w14:textId="77777777" w:rsidR="00FD3105" w:rsidRDefault="00FD3105">
      <w:pPr>
        <w:pStyle w:val="pxov"/>
        <w:rPr>
          <w:vanish/>
        </w:rPr>
      </w:pPr>
      <w:r>
        <w:rPr>
          <w:vanish/>
        </w:rPr>
        <w:t>CAS</w:t>
      </w:r>
    </w:p>
    <w:p w14:paraId="4FCF85AE" w14:textId="77777777" w:rsidR="00FD3105" w:rsidRDefault="00FD3105">
      <w:pPr>
        <w:pStyle w:val="pxov"/>
        <w:rPr>
          <w:vanish/>
        </w:rPr>
      </w:pPr>
      <w:r>
        <w:rPr>
          <w:vanish/>
        </w:rPr>
        <w:t>FCV</w:t>
      </w:r>
    </w:p>
    <w:p w14:paraId="6748417F" w14:textId="77777777" w:rsidR="00FD3105" w:rsidRDefault="00FD3105">
      <w:pPr>
        <w:pStyle w:val="pxov"/>
        <w:rPr>
          <w:vanish/>
        </w:rPr>
      </w:pPr>
      <w:r>
        <w:rPr>
          <w:vanish/>
        </w:rPr>
        <w:t>FLG</w:t>
      </w:r>
    </w:p>
    <w:p w14:paraId="5A05847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form.fid="I7acec1409fed11dfbf230000837214a9"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0B6E50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tbl.ident="I08HM3D"</w:instrText>
      </w:r>
      <w:r>
        <w:fldChar w:fldCharType="end"/>
      </w:r>
      <w:r>
        <w:fldChar w:fldCharType="begin"/>
      </w:r>
      <w:r>
        <w:instrText>tbl.uuid="I00WQI9"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7E032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44CE54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0504F8B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2AC72E9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365459F0"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8800ED3" w14:textId="77777777">
        <w:tblPrEx>
          <w:tblCellMar>
            <w:top w:w="0" w:type="dxa"/>
            <w:left w:w="0" w:type="dxa"/>
            <w:bottom w:w="0" w:type="dxa"/>
            <w:right w:w="0" w:type="dxa"/>
          </w:tblCellMar>
        </w:tblPrEx>
        <w:tc>
          <w:tcPr>
            <w:tcW w:w="2880" w:type="dxa"/>
            <w:tcBorders>
              <w:top w:val="nil"/>
              <w:left w:val="nil"/>
              <w:bottom w:val="nil"/>
              <w:right w:val="nil"/>
            </w:tcBorders>
          </w:tcPr>
          <w:p w14:paraId="5D0B0D4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0C0A16E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A1D137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537FEC94" w14:textId="77777777">
        <w:tblPrEx>
          <w:tblCellMar>
            <w:top w:w="0" w:type="dxa"/>
            <w:left w:w="0" w:type="dxa"/>
            <w:bottom w:w="0" w:type="dxa"/>
            <w:right w:w="0" w:type="dxa"/>
          </w:tblCellMar>
        </w:tblPrEx>
        <w:tc>
          <w:tcPr>
            <w:tcW w:w="2880" w:type="dxa"/>
            <w:tcBorders>
              <w:top w:val="nil"/>
              <w:left w:val="nil"/>
              <w:bottom w:val="nil"/>
              <w:right w:val="nil"/>
            </w:tcBorders>
          </w:tcPr>
          <w:p w14:paraId="73C58BC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ins w:id="396" w:author="Debra M. Salisbury" w:date="2024-05-05T12:08:00Z">
              <w:r w:rsidR="00030D9D">
                <w:rPr>
                  <w:rStyle w:val="pxfinstr"/>
                  <w:i/>
                  <w:iCs/>
                </w:rPr>
                <w:t xml:space="preserve">FORMER </w:t>
              </w:r>
            </w:ins>
            <w:r>
              <w:rPr>
                <w:rStyle w:val="pxfinstr"/>
                <w:i/>
                <w:iCs/>
              </w:rPr>
              <w:t>SPOUSE 1]</w:t>
            </w:r>
            <w:r>
              <w:rPr>
                <w:rStyle w:val="pxrowentry"/>
              </w:rPr>
              <w:t>,</w:t>
            </w:r>
          </w:p>
        </w:tc>
        <w:tc>
          <w:tcPr>
            <w:tcW w:w="2880" w:type="dxa"/>
            <w:tcBorders>
              <w:top w:val="nil"/>
              <w:left w:val="nil"/>
              <w:bottom w:val="nil"/>
              <w:right w:val="nil"/>
            </w:tcBorders>
          </w:tcPr>
          <w:p w14:paraId="7C90CE1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A3F8FE3" w14:textId="77777777" w:rsidR="00FD3105" w:rsidRDefault="00FD3105"/>
        </w:tc>
      </w:tr>
      <w:tr w:rsidR="00FD3105" w14:paraId="4659AB90" w14:textId="77777777">
        <w:tblPrEx>
          <w:tblCellMar>
            <w:top w:w="0" w:type="dxa"/>
            <w:left w:w="0" w:type="dxa"/>
            <w:bottom w:w="0" w:type="dxa"/>
            <w:right w:w="0" w:type="dxa"/>
          </w:tblCellMar>
        </w:tblPrEx>
        <w:tc>
          <w:tcPr>
            <w:tcW w:w="2880" w:type="dxa"/>
            <w:tcBorders>
              <w:top w:val="nil"/>
              <w:left w:val="nil"/>
              <w:bottom w:val="nil"/>
              <w:right w:val="nil"/>
            </w:tcBorders>
          </w:tcPr>
          <w:p w14:paraId="6DA3BFE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3E07095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2EFD4C02" w14:textId="77777777" w:rsidR="00FD3105" w:rsidRDefault="00FD3105"/>
        </w:tc>
      </w:tr>
      <w:tr w:rsidR="00FD3105" w14:paraId="6CA7F789" w14:textId="77777777">
        <w:tblPrEx>
          <w:tblCellMar>
            <w:top w:w="0" w:type="dxa"/>
            <w:left w:w="0" w:type="dxa"/>
            <w:bottom w:w="0" w:type="dxa"/>
            <w:right w:w="0" w:type="dxa"/>
          </w:tblCellMar>
        </w:tblPrEx>
        <w:tc>
          <w:tcPr>
            <w:tcW w:w="2880" w:type="dxa"/>
            <w:tcBorders>
              <w:top w:val="nil"/>
              <w:left w:val="nil"/>
              <w:bottom w:val="nil"/>
              <w:right w:val="nil"/>
            </w:tcBorders>
          </w:tcPr>
          <w:p w14:paraId="79178E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w:t>
            </w:r>
            <w:ins w:id="397" w:author="Debra M. Salisbury" w:date="2024-05-05T12:08:00Z">
              <w:r w:rsidR="00030D9D">
                <w:rPr>
                  <w:rStyle w:val="pxfinstr"/>
                  <w:i/>
                  <w:iCs/>
                </w:rPr>
                <w:t xml:space="preserve"> FORMER</w:t>
              </w:r>
            </w:ins>
            <w:r>
              <w:rPr>
                <w:rStyle w:val="pxfinstr"/>
                <w:i/>
                <w:iCs/>
              </w:rPr>
              <w:t xml:space="preserve"> SPOUSE 2]</w:t>
            </w:r>
            <w:r>
              <w:rPr>
                <w:rStyle w:val="pxrowentry"/>
              </w:rPr>
              <w:t>,</w:t>
            </w:r>
          </w:p>
        </w:tc>
        <w:tc>
          <w:tcPr>
            <w:tcW w:w="2880" w:type="dxa"/>
            <w:tcBorders>
              <w:top w:val="nil"/>
              <w:left w:val="nil"/>
              <w:bottom w:val="nil"/>
              <w:right w:val="nil"/>
            </w:tcBorders>
          </w:tcPr>
          <w:p w14:paraId="17B1614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AEE2256" w14:textId="77777777" w:rsidR="00FD3105" w:rsidRDefault="00FD3105"/>
        </w:tc>
      </w:tr>
      <w:tr w:rsidR="00FD3105" w14:paraId="63BCEC61" w14:textId="77777777">
        <w:tblPrEx>
          <w:tblCellMar>
            <w:top w:w="0" w:type="dxa"/>
            <w:left w:w="0" w:type="dxa"/>
            <w:bottom w:w="0" w:type="dxa"/>
            <w:right w:w="0" w:type="dxa"/>
          </w:tblCellMar>
        </w:tblPrEx>
        <w:tc>
          <w:tcPr>
            <w:tcW w:w="2880" w:type="dxa"/>
            <w:tcBorders>
              <w:top w:val="nil"/>
              <w:left w:val="nil"/>
              <w:bottom w:val="nil"/>
              <w:right w:val="nil"/>
            </w:tcBorders>
          </w:tcPr>
          <w:p w14:paraId="02D028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06B8097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D501184" w14:textId="77777777" w:rsidR="00FD3105" w:rsidRDefault="00FD3105"/>
        </w:tc>
      </w:tr>
    </w:tbl>
    <w:p w14:paraId="61C52452" w14:textId="77777777" w:rsidR="00FD3105" w:rsidRDefault="00FD3105">
      <w:pPr>
        <w:pStyle w:val="pxtbody"/>
      </w:pPr>
    </w:p>
    <w:p w14:paraId="630F4AE2" w14:textId="77777777" w:rsidR="00FD3105" w:rsidRDefault="00FD3105"/>
    <w:p w14:paraId="5CB8ABEC" w14:textId="77777777" w:rsidR="00FD3105" w:rsidRDefault="00FD3105">
      <w:pPr>
        <w:pStyle w:val="pxformhac"/>
        <w:spacing w:before="180"/>
        <w:jc w:val="center"/>
      </w:pPr>
      <w:r>
        <w:t xml:space="preserve">SUPPLEMENTAL FINAL JUDGMENT </w:t>
      </w:r>
    </w:p>
    <w:p w14:paraId="33A865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This action was tried before the court. On the evidence presented the Court finds as follows:</w:t>
      </w:r>
    </w:p>
    <w:p w14:paraId="5E3E9DDB" w14:textId="77777777" w:rsidR="00FD3105" w:rsidDel="00A513AD" w:rsidRDefault="00FD3105">
      <w:pPr>
        <w:pStyle w:val="pxformfin"/>
        <w:rPr>
          <w:del w:id="398" w:author="Debra M. Salisbury" w:date="2024-02-21T21:04:00Z"/>
        </w:rPr>
      </w:pPr>
      <w:del w:id="399" w:author="Debra M. Salisbury" w:date="2024-02-21T21:04:00Z">
        <w:r w:rsidDel="00A513AD">
          <w:delText xml:space="preserve"> </w:delText>
        </w:r>
      </w:del>
    </w:p>
    <w:p w14:paraId="233AB5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E63DC03" w14:textId="77777777" w:rsidR="00A513AD" w:rsidRDefault="00A513AD" w:rsidP="00A513AD">
      <w:pPr>
        <w:pStyle w:val="pxformfl"/>
        <w:rPr>
          <w:ins w:id="400" w:author="Debra M. Salisbury" w:date="2024-02-21T21:04:00Z"/>
        </w:rPr>
      </w:pPr>
      <w:ins w:id="401" w:author="Debra M. Salisbury" w:date="2024-02-21T21:04:00Z">
        <w:r>
          <w:rPr>
            <w:color w:val="FF0000"/>
            <w:sz w:val="20"/>
            <w:szCs w:val="20"/>
            <w:vertAlign w:val="superscript"/>
          </w:rPr>
          <w:t>►</w:t>
        </w:r>
        <w:r>
          <w:t xml:space="preserve"> (a) </w:t>
        </w:r>
      </w:ins>
    </w:p>
    <w:p w14:paraId="77FC2EA9" w14:textId="77777777" w:rsidR="00A513AD" w:rsidRDefault="00A513AD" w:rsidP="00A513AD">
      <w:pPr>
        <w:pStyle w:val="pxformp"/>
        <w:ind w:firstLine="720"/>
        <w:rPr>
          <w:ins w:id="402" w:author="Debra M. Salisbury" w:date="2024-02-21T21:04:00Z"/>
        </w:rPr>
      </w:pPr>
    </w:p>
    <w:p w14:paraId="209705DA" w14:textId="77777777" w:rsidR="00FD3105" w:rsidRDefault="00FD3105" w:rsidP="00A513AD">
      <w:pPr>
        <w:pStyle w:val="pxformp"/>
        <w:ind w:firstLine="720"/>
        <w:rPr>
          <w:ins w:id="403" w:author="Debra M. Salisbury" w:date="2024-02-21T21:04:00Z"/>
        </w:rPr>
      </w:pPr>
      <w:del w:id="404" w:author="Debra M. Salisbury" w:date="2024-02-21T21:03:00Z">
        <w:r w:rsidDel="00A513AD">
          <w:delText xml:space="preserve"> </w:delText>
        </w:r>
      </w:del>
      <w:del w:id="405" w:author="Debra M. Salisbury" w:date="2024-02-21T20:59:00Z">
        <w:r w:rsidDel="00A513AD">
          <w:rPr>
            <w:rStyle w:val="pxvis"/>
            <w:rFonts w:ascii="Times NewRoman" w:hAnsi="Times NewRoman"/>
            <w:b w:val="0"/>
            <w:sz w:val="24"/>
          </w:rPr>
          <w:tab/>
        </w:r>
      </w:del>
      <w:del w:id="406" w:author="Debra M. Salisbury" w:date="2024-02-21T21:03:00Z">
        <w:r w:rsidDel="00A513AD">
          <w:rPr>
            <w:color w:val="FF0000"/>
            <w:sz w:val="20"/>
            <w:szCs w:val="20"/>
            <w:vertAlign w:val="superscript"/>
          </w:rPr>
          <w:delText>►</w:delText>
        </w:r>
      </w:del>
      <w:ins w:id="407" w:author="Debra M. Salisbury" w:date="2024-02-21T21:00:00Z">
        <w:r w:rsidR="00A513AD">
          <w:rPr>
            <w:rStyle w:val="pxst"/>
            <w:color w:val="FF0000"/>
            <w:sz w:val="20"/>
            <w:szCs w:val="20"/>
            <w:vertAlign w:val="superscript"/>
          </w:rPr>
          <w:t>►</w:t>
        </w:r>
      </w:ins>
      <w:r>
        <w:fldChar w:fldCharType="begin"/>
      </w:r>
      <w:r>
        <w:instrText>p.ct.id="3d29be30775711ee8e1ba9ecff0bf883|25|10:25"</w:instrText>
      </w:r>
      <w:r>
        <w:fldChar w:fldCharType="end"/>
      </w:r>
      <w:r>
        <w:t>There has been a substantial and material change in circumstances</w:t>
      </w:r>
      <w:del w:id="408" w:author="Debra M. Salisbury" w:date="2024-02-21T20:55:00Z">
        <w:r w:rsidDel="00A513AD">
          <w:delText xml:space="preserve"> that was not reasonably contemplated at the</w:delText>
        </w:r>
      </w:del>
      <w:ins w:id="409" w:author="Debra M. Salisbury" w:date="2024-02-21T20:56:00Z">
        <w:r w:rsidR="00A513AD">
          <w:t xml:space="preserve"> since </w:t>
        </w:r>
      </w:ins>
      <w:del w:id="410" w:author="Debra M. Salisbury" w:date="2024-02-21T20:56:00Z">
        <w:r w:rsidDel="00A513AD">
          <w:delText xml:space="preserve"> time of </w:delText>
        </w:r>
      </w:del>
      <w:r>
        <w:t>the entry of the final judgment and it is no longer in the best interests of the minor child for the parties to have shared parental responsibility and to follow the prior parenting plan.</w:t>
      </w:r>
    </w:p>
    <w:p w14:paraId="5CC84ACB" w14:textId="77777777" w:rsidR="00A513AD" w:rsidRDefault="00A513AD" w:rsidP="00A513AD">
      <w:pPr>
        <w:rPr>
          <w:ins w:id="411" w:author="Debra M. Salisbury" w:date="2024-02-21T21:04:00Z"/>
        </w:rPr>
      </w:pPr>
      <w:ins w:id="412" w:author="Debra M. Salisbury" w:date="2024-02-21T21:04:00Z">
        <w:r>
          <w:rPr>
            <w:color w:val="FF0000"/>
            <w:sz w:val="20"/>
            <w:szCs w:val="20"/>
            <w:vertAlign w:val="superscript"/>
          </w:rPr>
          <w:t>►</w:t>
        </w:r>
        <w:r>
          <w:t xml:space="preserve"> (b)</w:t>
        </w:r>
        <w:r>
          <w:tab/>
        </w:r>
      </w:ins>
    </w:p>
    <w:p w14:paraId="0AEA3C58" w14:textId="77777777" w:rsidR="00A513AD" w:rsidRDefault="00A513AD" w:rsidP="00A513AD">
      <w:pPr>
        <w:ind w:firstLine="720"/>
        <w:rPr>
          <w:ins w:id="413" w:author="Debra M. Salisbury" w:date="2024-02-21T21:03:00Z"/>
        </w:rPr>
      </w:pPr>
      <w:bookmarkStart w:id="414" w:name="_Hlk159442637"/>
      <w:ins w:id="415" w:author="Debra M. Salisbury" w:date="2024-02-21T21:03:00Z">
        <w:r>
          <w:rPr>
            <w:color w:val="FF0000"/>
            <w:sz w:val="20"/>
            <w:szCs w:val="20"/>
            <w:vertAlign w:val="superscript"/>
          </w:rPr>
          <w:t>►</w:t>
        </w:r>
        <w:bookmarkEnd w:id="414"/>
        <w:r>
          <w:t xml:space="preserve">The court has evaluated all of the factors found in </w:t>
        </w:r>
        <w:r>
          <w:rPr>
            <w:rFonts w:ascii="Times New Roman" w:hAnsi="Times New Roman"/>
          </w:rPr>
          <w:t>§</w:t>
        </w:r>
        <w:r>
          <w:t>61.13(6) as follows:</w:t>
        </w:r>
      </w:ins>
    </w:p>
    <w:p w14:paraId="5719B357" w14:textId="77777777" w:rsidR="00A513AD" w:rsidRDefault="00A513AD" w:rsidP="00A513AD">
      <w:pPr>
        <w:rPr>
          <w:ins w:id="416" w:author="Debra M. Salisbury" w:date="2024-02-21T21:16:00Z"/>
          <w:i/>
          <w:iCs/>
        </w:rPr>
      </w:pPr>
      <w:ins w:id="417" w:author="Debra M. Salisbury" w:date="2024-02-21T21:03:00Z">
        <w:r>
          <w:tab/>
        </w:r>
        <w:r w:rsidRPr="00482F23">
          <w:rPr>
            <w:i/>
            <w:iCs/>
          </w:rPr>
          <w:t xml:space="preserve">[List </w:t>
        </w:r>
      </w:ins>
      <w:ins w:id="418" w:author="Debra M. Salisbury" w:date="2024-05-05T12:06:00Z">
        <w:r w:rsidR="00030D9D">
          <w:rPr>
            <w:i/>
            <w:iCs/>
          </w:rPr>
          <w:t xml:space="preserve">the relevant </w:t>
        </w:r>
      </w:ins>
      <w:ins w:id="419" w:author="Debra M. Salisbury" w:date="2024-02-21T21:03:00Z">
        <w:r w:rsidRPr="00482F23">
          <w:rPr>
            <w:i/>
            <w:iCs/>
          </w:rPr>
          <w:t>factors (a) through (t)</w:t>
        </w:r>
      </w:ins>
      <w:ins w:id="420" w:author="Debra M. Salisbury" w:date="2024-05-05T12:06:00Z">
        <w:r w:rsidR="00030D9D">
          <w:rPr>
            <w:i/>
            <w:iCs/>
          </w:rPr>
          <w:t xml:space="preserve"> considered</w:t>
        </w:r>
      </w:ins>
      <w:ins w:id="421" w:author="Debra M. Salisbury" w:date="2024-02-21T21:03:00Z">
        <w:r w:rsidRPr="00482F23">
          <w:rPr>
            <w:i/>
            <w:iCs/>
          </w:rPr>
          <w:t xml:space="preserve"> with findings according to each factor as appropriate]</w:t>
        </w:r>
      </w:ins>
    </w:p>
    <w:p w14:paraId="1001F35D" w14:textId="77777777" w:rsidR="00A36018" w:rsidRDefault="00A36018" w:rsidP="00A513AD">
      <w:pPr>
        <w:rPr>
          <w:ins w:id="422" w:author="Debra M. Salisbury" w:date="2024-02-21T21:17:00Z"/>
        </w:rPr>
      </w:pPr>
      <w:ins w:id="423" w:author="Debra M. Salisbury" w:date="2024-02-21T21:17:00Z">
        <w:r>
          <w:rPr>
            <w:color w:val="FF0000"/>
            <w:sz w:val="20"/>
            <w:szCs w:val="20"/>
            <w:vertAlign w:val="superscript"/>
          </w:rPr>
          <w:t>►</w:t>
        </w:r>
      </w:ins>
      <w:ins w:id="424" w:author="Debra M. Salisbury" w:date="2024-02-21T21:16:00Z">
        <w:r>
          <w:t>2.</w:t>
        </w:r>
      </w:ins>
    </w:p>
    <w:p w14:paraId="35E1F9B2" w14:textId="77777777" w:rsidR="00A36018" w:rsidRDefault="00A36018" w:rsidP="00A36018">
      <w:pPr>
        <w:rPr>
          <w:ins w:id="425" w:author="Debra M. Salisbury" w:date="2024-02-21T21:17:00Z"/>
        </w:rPr>
      </w:pPr>
      <w:ins w:id="426" w:author="Debra M. Salisbury" w:date="2024-02-21T21:22:00Z">
        <w:r>
          <w:rPr>
            <w:color w:val="FF0000"/>
            <w:sz w:val="20"/>
            <w:szCs w:val="20"/>
            <w:vertAlign w:val="superscript"/>
          </w:rPr>
          <w:t>►</w:t>
        </w:r>
        <w:r>
          <w:t xml:space="preserve"> </w:t>
        </w:r>
      </w:ins>
      <w:ins w:id="427" w:author="Debra M. Salisbury" w:date="2024-02-21T21:17:00Z">
        <w:r>
          <w:t>(a)</w:t>
        </w:r>
      </w:ins>
    </w:p>
    <w:p w14:paraId="3935035F" w14:textId="77777777" w:rsidR="00A36018" w:rsidRDefault="00A36018" w:rsidP="00A36018">
      <w:pPr>
        <w:rPr>
          <w:ins w:id="428" w:author="Debra M. Salisbury" w:date="2024-02-21T21:18:00Z"/>
        </w:rPr>
      </w:pPr>
      <w:ins w:id="429" w:author="Debra M. Salisbury" w:date="2024-02-21T21:17:00Z">
        <w:r>
          <w:tab/>
          <w:t xml:space="preserve">There has been a substantial change in circumstances </w:t>
        </w:r>
      </w:ins>
      <w:ins w:id="430" w:author="Debra M. Salisbury" w:date="2024-02-21T21:18:00Z">
        <w:r>
          <w:t xml:space="preserve">of the parties since the entry of the last order entered on </w:t>
        </w:r>
        <w:r w:rsidRPr="00A36018">
          <w:rPr>
            <w:i/>
            <w:iCs/>
            <w:rPrChange w:id="431" w:author="Debra M. Salisbury" w:date="2024-02-21T21:18:00Z">
              <w:rPr>
                <w:iCs/>
              </w:rPr>
            </w:rPrChange>
          </w:rPr>
          <w:t>[date</w:t>
        </w:r>
        <w:r>
          <w:rPr>
            <w:i/>
            <w:iCs/>
          </w:rPr>
          <w:t xml:space="preserve">] </w:t>
        </w:r>
        <w:r>
          <w:t>as follows:</w:t>
        </w:r>
      </w:ins>
    </w:p>
    <w:p w14:paraId="41CF27F5" w14:textId="77777777" w:rsidR="00A36018" w:rsidRDefault="00A36018" w:rsidP="00A36018">
      <w:pPr>
        <w:numPr>
          <w:ilvl w:val="0"/>
          <w:numId w:val="2"/>
        </w:numPr>
        <w:rPr>
          <w:ins w:id="432" w:author="Debra M. Salisbury" w:date="2024-02-21T21:19:00Z"/>
        </w:rPr>
        <w:pPrChange w:id="433" w:author="Debra M. Salisbury" w:date="2024-02-21T21:22:00Z">
          <w:pPr>
            <w:numPr>
              <w:numId w:val="2"/>
            </w:numPr>
            <w:ind w:hanging="360"/>
          </w:pPr>
        </w:pPrChange>
      </w:pPr>
      <w:ins w:id="434" w:author="Debra M. Salisbury" w:date="2024-02-21T21:18:00Z">
        <w:r>
          <w:t xml:space="preserve">The </w:t>
        </w:r>
      </w:ins>
      <w:ins w:id="435" w:author="Debra M. Salisbury" w:date="2024-02-21T21:19:00Z">
        <w:r>
          <w:t>petitioner’s net disposable monthly income has increased by $</w:t>
        </w:r>
        <w:r w:rsidRPr="00A36018">
          <w:rPr>
            <w:i/>
            <w:iCs/>
            <w:rPrChange w:id="436" w:author="Debra M. Salisbury" w:date="2024-02-21T21:20:00Z">
              <w:rPr>
                <w:iCs/>
              </w:rPr>
            </w:rPrChange>
          </w:rPr>
          <w:t>[amount]</w:t>
        </w:r>
        <w:r>
          <w:t>.</w:t>
        </w:r>
      </w:ins>
    </w:p>
    <w:p w14:paraId="433CB0AE" w14:textId="77777777" w:rsidR="00A36018" w:rsidRDefault="00A36018" w:rsidP="00A36018">
      <w:pPr>
        <w:numPr>
          <w:ilvl w:val="0"/>
          <w:numId w:val="2"/>
        </w:numPr>
        <w:rPr>
          <w:ins w:id="437" w:author="Debra M. Salisbury" w:date="2024-02-21T21:22:00Z"/>
        </w:rPr>
      </w:pPr>
      <w:ins w:id="438" w:author="Debra M. Salisbury" w:date="2024-02-21T21:19:00Z">
        <w:r>
          <w:t>The re</w:t>
        </w:r>
      </w:ins>
      <w:ins w:id="439" w:author="Debra M. Salisbury" w:date="2024-02-21T21:20:00Z">
        <w:r>
          <w:t xml:space="preserve">spondent’s net disposable monthly income has </w:t>
        </w:r>
      </w:ins>
      <w:ins w:id="440" w:author="Debra M. Salisbury" w:date="2024-02-21T21:21:00Z">
        <w:r>
          <w:t xml:space="preserve">involuntarily </w:t>
        </w:r>
      </w:ins>
      <w:ins w:id="441" w:author="Debra M. Salisbury" w:date="2024-02-21T21:20:00Z">
        <w:r>
          <w:t>decreased by</w:t>
        </w:r>
      </w:ins>
    </w:p>
    <w:p w14:paraId="0A52D26A" w14:textId="77777777" w:rsidR="00A36018" w:rsidRPr="00A36018" w:rsidRDefault="00A36018" w:rsidP="00A36018">
      <w:pPr>
        <w:rPr>
          <w:ins w:id="442" w:author="Debra M. Salisbury" w:date="2024-02-21T20:59:00Z"/>
        </w:rPr>
        <w:pPrChange w:id="443" w:author="Debra M. Salisbury" w:date="2024-02-21T21:22:00Z">
          <w:pPr>
            <w:pStyle w:val="pxformp"/>
          </w:pPr>
        </w:pPrChange>
      </w:pPr>
      <w:ins w:id="444" w:author="Debra M. Salisbury" w:date="2024-02-21T21:20:00Z">
        <w:r>
          <w:t xml:space="preserve"> $</w:t>
        </w:r>
        <w:r w:rsidRPr="00A36018">
          <w:rPr>
            <w:i/>
            <w:iCs/>
            <w:rPrChange w:id="445" w:author="Debra M. Salisbury" w:date="2024-02-21T21:20:00Z">
              <w:rPr>
                <w:iCs/>
              </w:rPr>
            </w:rPrChange>
          </w:rPr>
          <w:t>[amount]</w:t>
        </w:r>
        <w:r>
          <w:rPr>
            <w:i/>
            <w:iCs/>
          </w:rPr>
          <w:t>.</w:t>
        </w:r>
      </w:ins>
    </w:p>
    <w:p w14:paraId="265EDFC3" w14:textId="77777777" w:rsidR="00A513AD" w:rsidRPr="00A513AD" w:rsidRDefault="00A513AD" w:rsidP="00A513AD">
      <w:pPr>
        <w:pPrChange w:id="446" w:author="Debra M. Salisbury" w:date="2024-02-21T20:59:00Z">
          <w:pPr>
            <w:pStyle w:val="pxformp"/>
          </w:pPr>
        </w:pPrChange>
      </w:pPr>
    </w:p>
    <w:p w14:paraId="20BAF89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IT IS ADJUDGED that:</w:t>
      </w:r>
    </w:p>
    <w:p w14:paraId="3FE03810" w14:textId="77777777" w:rsidR="00FD3105" w:rsidRDefault="00FD3105">
      <w:pPr>
        <w:pStyle w:val="pxformfl"/>
        <w:ind w:left="500"/>
      </w:pPr>
      <w:r>
        <w:t xml:space="preserve"> </w:t>
      </w:r>
    </w:p>
    <w:p w14:paraId="17D38AE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985095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final judgment entered in this action on </w:t>
      </w:r>
      <w:r>
        <w:rPr>
          <w:rStyle w:val="pxfinstr"/>
          <w:i/>
          <w:iCs/>
        </w:rPr>
        <w:t>[date of judgment]</w:t>
      </w:r>
      <w:r>
        <w:t xml:space="preserve">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modified by changing:</w:t>
      </w:r>
    </w:p>
    <w:p w14:paraId="6FC39894" w14:textId="77777777" w:rsidR="00FD3105" w:rsidRDefault="00FD3105">
      <w:pPr>
        <w:pStyle w:val="pxformfl"/>
        <w:ind w:left="500"/>
      </w:pPr>
      <w:r>
        <w:t xml:space="preserve"> </w:t>
      </w:r>
    </w:p>
    <w:p w14:paraId="3DC1676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FA84A7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amount of </w:t>
      </w:r>
      <w:ins w:id="447" w:author="Debra M. Salisbury" w:date="2024-02-21T21:28:00Z">
        <w:r w:rsidR="00A676EF">
          <w:t xml:space="preserve">child support </w:t>
        </w:r>
      </w:ins>
      <w:del w:id="448" w:author="Debra M. Salisbury" w:date="2024-02-21T21:28:00Z">
        <w:r w:rsidDel="00A676EF">
          <w:delText xml:space="preserve">alimony </w:delText>
        </w:r>
      </w:del>
      <w:r>
        <w:t xml:space="preserve">in paragraph </w:t>
      </w:r>
      <w:ins w:id="449" w:author="Debra M. Salisbury" w:date="2024-02-21T21:30:00Z">
        <w:r w:rsidR="00A676EF">
          <w:t>5</w:t>
        </w:r>
      </w:ins>
      <w:del w:id="450" w:author="Debra M. Salisbury" w:date="2024-02-21T21:30:00Z">
        <w:r w:rsidDel="00A676EF">
          <w:delText>6</w:delText>
        </w:r>
      </w:del>
      <w:ins w:id="451" w:author="Debra M. Salisbury" w:date="2024-02-21T21:24:00Z">
        <w:r w:rsidR="00A36018">
          <w:t xml:space="preserve"> of the Final Judgment of Dissolution of Marriage</w:t>
        </w:r>
      </w:ins>
      <w:r>
        <w:t xml:space="preserve"> </w:t>
      </w:r>
      <w:ins w:id="452" w:author="Debra M. Salisbury" w:date="2024-02-21T21:23:00Z">
        <w:r w:rsidR="00A36018">
          <w:t xml:space="preserve">is decreased </w:t>
        </w:r>
      </w:ins>
      <w:r>
        <w:t>from $</w:t>
      </w:r>
      <w:r>
        <w:rPr>
          <w:rStyle w:val="pxfinstr"/>
          <w:i/>
          <w:iCs/>
        </w:rPr>
        <w:t>[dollar amount of alimony]</w:t>
      </w:r>
      <w:r>
        <w:t xml:space="preserve"> a month to $</w:t>
      </w:r>
      <w:r>
        <w:rPr>
          <w:rStyle w:val="pxfinstr"/>
          <w:i/>
          <w:iCs/>
        </w:rPr>
        <w:t>[dollar amount of new alimony]</w:t>
      </w:r>
      <w:r>
        <w:t xml:space="preserve"> a month effective </w:t>
      </w:r>
      <w:r>
        <w:rPr>
          <w:rStyle w:val="pxfinstr"/>
          <w:i/>
          <w:iCs/>
        </w:rPr>
        <w:t>[date of effectivity]</w:t>
      </w:r>
      <w:r>
        <w:t>.</w:t>
      </w:r>
      <w:ins w:id="453" w:author="Debra M. Salisbury" w:date="2024-04-27T22:01:00Z">
        <w:r w:rsidR="00363653">
          <w:t xml:space="preserve"> </w:t>
        </w:r>
      </w:ins>
      <w:ins w:id="454" w:author="Debra M. Salisbury" w:date="2024-04-27T22:02:00Z">
        <w:r w:rsidR="00363653">
          <w:t xml:space="preserve">The </w:t>
        </w:r>
      </w:ins>
      <w:ins w:id="455" w:author="Debra M. Salisbury" w:date="2024-04-27T22:01:00Z">
        <w:r w:rsidR="00363653">
          <w:t>Child</w:t>
        </w:r>
      </w:ins>
      <w:ins w:id="456" w:author="Debra M. Salisbury" w:date="2024-04-27T22:02:00Z">
        <w:r w:rsidR="00363653">
          <w:t xml:space="preserve"> Support Worksheet is attached.</w:t>
        </w:r>
      </w:ins>
    </w:p>
    <w:p w14:paraId="363D504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93CC1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petitioner, </w:t>
      </w:r>
      <w:r>
        <w:rPr>
          <w:rStyle w:val="pxfinstr"/>
          <w:i/>
          <w:iCs/>
        </w:rPr>
        <w:t xml:space="preserve">[NAME OF </w:t>
      </w:r>
      <w:ins w:id="457" w:author="Debra M. Salisbury" w:date="2024-05-05T12:07:00Z">
        <w:r w:rsidR="00030D9D">
          <w:rPr>
            <w:rStyle w:val="pxfinstr"/>
            <w:i/>
            <w:iCs/>
          </w:rPr>
          <w:t xml:space="preserve">FORMER </w:t>
        </w:r>
      </w:ins>
      <w:r>
        <w:rPr>
          <w:rStyle w:val="pxfinstr"/>
          <w:i/>
          <w:iCs/>
        </w:rPr>
        <w:t>SPOUSE 1]</w:t>
      </w:r>
      <w:r>
        <w:t xml:space="preserve">, is granted sole parental responsibility of the minor child </w:t>
      </w:r>
      <w:r>
        <w:rPr>
          <w:rStyle w:val="pxfinstr"/>
          <w:i/>
          <w:iCs/>
        </w:rPr>
        <w:t>[name of child]</w:t>
      </w:r>
      <w:r>
        <w:t xml:space="preserve">, born on </w:t>
      </w:r>
      <w:r>
        <w:rPr>
          <w:rStyle w:val="pxfinstr"/>
          <w:i/>
          <w:iCs/>
        </w:rPr>
        <w:t>[date of birth]</w:t>
      </w:r>
      <w:r>
        <w:t xml:space="preserve"> since shared parental responsibility would be detrimental to the child. The respondent's, </w:t>
      </w:r>
      <w:r>
        <w:rPr>
          <w:rStyle w:val="pxfinstr"/>
          <w:i/>
          <w:iCs/>
        </w:rPr>
        <w:t xml:space="preserve">[NAME OF </w:t>
      </w:r>
      <w:ins w:id="458" w:author="Debra M. Salisbury" w:date="2024-05-05T12:07:00Z">
        <w:r w:rsidR="00030D9D">
          <w:rPr>
            <w:rStyle w:val="pxfinstr"/>
            <w:i/>
            <w:iCs/>
          </w:rPr>
          <w:t xml:space="preserve">FORMER </w:t>
        </w:r>
      </w:ins>
      <w:r>
        <w:rPr>
          <w:rStyle w:val="pxfinstr"/>
          <w:i/>
          <w:iCs/>
        </w:rPr>
        <w:t>SPOUSE 2]</w:t>
      </w:r>
      <w:r>
        <w:t xml:space="preserve">, supervised visitation shall be pursuant to the </w:t>
      </w:r>
      <w:ins w:id="459" w:author="Debra M. Salisbury" w:date="2024-04-27T22:02:00Z">
        <w:r w:rsidR="00363653">
          <w:t>S</w:t>
        </w:r>
      </w:ins>
      <w:del w:id="460" w:author="Debra M. Salisbury" w:date="2024-04-27T22:02:00Z">
        <w:r w:rsidDel="00363653">
          <w:delText>s</w:delText>
        </w:r>
      </w:del>
      <w:r>
        <w:t xml:space="preserve">afety </w:t>
      </w:r>
      <w:ins w:id="461" w:author="Debra M. Salisbury" w:date="2024-04-27T22:02:00Z">
        <w:r w:rsidR="00363653">
          <w:t>F</w:t>
        </w:r>
      </w:ins>
      <w:del w:id="462" w:author="Debra M. Salisbury" w:date="2024-04-27T22:02:00Z">
        <w:r w:rsidDel="00363653">
          <w:delText>f</w:delText>
        </w:r>
      </w:del>
      <w:r>
        <w:t xml:space="preserve">ocused </w:t>
      </w:r>
      <w:ins w:id="463" w:author="Debra M. Salisbury" w:date="2024-04-27T22:02:00Z">
        <w:r w:rsidR="00363653">
          <w:t>P</w:t>
        </w:r>
      </w:ins>
      <w:del w:id="464" w:author="Debra M. Salisbury" w:date="2024-04-27T22:02:00Z">
        <w:r w:rsidDel="00363653">
          <w:delText>p</w:delText>
        </w:r>
      </w:del>
      <w:r>
        <w:t xml:space="preserve">arenting </w:t>
      </w:r>
      <w:ins w:id="465" w:author="Debra M. Salisbury" w:date="2024-04-27T22:02:00Z">
        <w:r w:rsidR="00363653">
          <w:t>P</w:t>
        </w:r>
      </w:ins>
      <w:del w:id="466" w:author="Debra M. Salisbury" w:date="2024-04-27T22:02:00Z">
        <w:r w:rsidDel="00363653">
          <w:delText>p</w:delText>
        </w:r>
      </w:del>
      <w:r>
        <w:t xml:space="preserve">lan </w:t>
      </w:r>
      <w:ins w:id="467" w:author="Debra M. Salisbury" w:date="2024-04-27T21:59:00Z">
        <w:r w:rsidR="00D00DB0">
          <w:t xml:space="preserve">which is </w:t>
        </w:r>
      </w:ins>
      <w:r>
        <w:t>attached</w:t>
      </w:r>
      <w:ins w:id="468" w:author="Debra M. Salisbury" w:date="2024-04-27T21:59:00Z">
        <w:r w:rsidR="00D00DB0">
          <w:t xml:space="preserve"> and incorporated herein b</w:t>
        </w:r>
      </w:ins>
      <w:ins w:id="469" w:author="Debra M. Salisbury" w:date="2024-04-27T22:00:00Z">
        <w:r w:rsidR="00D00DB0">
          <w:t>y reference</w:t>
        </w:r>
      </w:ins>
      <w:del w:id="470" w:author="Debra M. Salisbury" w:date="2024-04-27T21:59:00Z">
        <w:r w:rsidDel="00D00DB0">
          <w:delText xml:space="preserve"> hereto</w:delText>
        </w:r>
      </w:del>
      <w:r>
        <w:t>.</w:t>
      </w:r>
    </w:p>
    <w:p w14:paraId="5AC7F29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43B2218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child support provided in paragraph </w:t>
      </w:r>
      <w:ins w:id="471" w:author="Debra M. Salisbury" w:date="2024-02-21T21:30:00Z">
        <w:r w:rsidR="00A676EF">
          <w:t>5</w:t>
        </w:r>
      </w:ins>
      <w:del w:id="472" w:author="Debra M. Salisbury" w:date="2024-02-21T21:29:00Z">
        <w:r w:rsidDel="00A676EF">
          <w:delText>8</w:delText>
        </w:r>
      </w:del>
      <w:r>
        <w:t xml:space="preserve"> is suspended until the further order of the court</w:t>
      </w:r>
      <w:ins w:id="473" w:author="Debra M. Salisbury" w:date="2024-02-21T21:33:00Z">
        <w:r w:rsidR="00A676EF">
          <w:t xml:space="preserve"> </w:t>
        </w:r>
      </w:ins>
      <w:ins w:id="474" w:author="Debra M. Salisbury" w:date="2024-04-27T22:00:00Z">
        <w:r w:rsidR="00D00DB0">
          <w:t>per</w:t>
        </w:r>
      </w:ins>
      <w:ins w:id="475" w:author="Debra M. Salisbury" w:date="2024-02-21T21:33:00Z">
        <w:r w:rsidR="00A676EF">
          <w:t xml:space="preserve"> the agreement of the parties to allow the respondent to have sufficient funds to pay for the supervision of his time sharing with the minor child</w:t>
        </w:r>
      </w:ins>
      <w:r>
        <w:t>.</w:t>
      </w:r>
    </w:p>
    <w:p w14:paraId="23BE463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598689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del w:id="476" w:author="Debra M. Salisbury" w:date="2024-05-05T12:08:00Z">
        <w:r w:rsidDel="00030D9D">
          <w:delText>Otherwis</w:delText>
        </w:r>
      </w:del>
      <w:ins w:id="477" w:author="Debra M. Salisbury" w:date="2024-05-05T12:08:00Z">
        <w:r w:rsidR="00030D9D">
          <w:t xml:space="preserve">All other terms of </w:t>
        </w:r>
      </w:ins>
      <w:del w:id="478" w:author="Debra M. Salisbury" w:date="2024-05-05T12:08:00Z">
        <w:r w:rsidDel="00030D9D">
          <w:delText xml:space="preserve">e, </w:delText>
        </w:r>
      </w:del>
      <w:r>
        <w:t xml:space="preserve">the final judgment </w:t>
      </w:r>
      <w:ins w:id="479" w:author="Debra M. Salisbury" w:date="2024-05-05T12:09:00Z">
        <w:r w:rsidR="00030D9D">
          <w:t xml:space="preserve">not inconsistent with the modifications herein shall </w:t>
        </w:r>
      </w:ins>
      <w:r>
        <w:t>remain</w:t>
      </w:r>
      <w:del w:id="480" w:author="Debra M. Salisbury" w:date="2024-05-05T12:09:00Z">
        <w:r w:rsidDel="00030D9D">
          <w:delText>s</w:delText>
        </w:r>
      </w:del>
      <w:r>
        <w:t xml:space="preserve"> in force.</w:t>
      </w:r>
    </w:p>
    <w:p w14:paraId="52F18D6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7CA576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Jurisdiction is reserved to award attorney fees and costs.</w:t>
      </w:r>
    </w:p>
    <w:p w14:paraId="4887B99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ORDERED at </w:t>
      </w:r>
      <w:r>
        <w:rPr>
          <w:rStyle w:val="pxfinstr"/>
          <w:i/>
          <w:iCs/>
        </w:rPr>
        <w:t>[name of city]</w:t>
      </w:r>
      <w:r>
        <w:t xml:space="preserve">, Florida on </w:t>
      </w:r>
      <w:r>
        <w:rPr>
          <w:rStyle w:val="pxfinstr"/>
          <w:i/>
          <w:iCs/>
        </w:rPr>
        <w:t>[date of order]</w:t>
      </w:r>
      <w:r>
        <w:t>.</w:t>
      </w:r>
    </w:p>
    <w:p w14:paraId="19E8F33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8C822E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0EFFD8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1DD85A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tbl.ident="I0375TT"</w:instrText>
      </w:r>
      <w:r>
        <w:fldChar w:fldCharType="end"/>
      </w:r>
      <w:r>
        <w:fldChar w:fldCharType="begin"/>
      </w:r>
      <w:r>
        <w:instrText>tbl.uuid="I01JILO"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A5C085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B8DAC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9AEEB9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6903EF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C37995E" w14:textId="77777777">
        <w:tblPrEx>
          <w:tblCellMar>
            <w:top w:w="0" w:type="dxa"/>
            <w:left w:w="0" w:type="dxa"/>
            <w:bottom w:w="0" w:type="dxa"/>
            <w:right w:w="0" w:type="dxa"/>
          </w:tblCellMar>
        </w:tblPrEx>
        <w:tc>
          <w:tcPr>
            <w:tcW w:w="4320" w:type="dxa"/>
            <w:tcBorders>
              <w:top w:val="nil"/>
              <w:left w:val="nil"/>
              <w:bottom w:val="nil"/>
              <w:right w:val="nil"/>
            </w:tcBorders>
          </w:tcPr>
          <w:p w14:paraId="46CC7E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E19BB6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FF0EBBF" w14:textId="77777777">
        <w:tblPrEx>
          <w:tblCellMar>
            <w:top w:w="0" w:type="dxa"/>
            <w:left w:w="0" w:type="dxa"/>
            <w:bottom w:w="0" w:type="dxa"/>
            <w:right w:w="0" w:type="dxa"/>
          </w:tblCellMar>
        </w:tblPrEx>
        <w:tc>
          <w:tcPr>
            <w:tcW w:w="4320" w:type="dxa"/>
            <w:tcBorders>
              <w:top w:val="nil"/>
              <w:left w:val="nil"/>
              <w:bottom w:val="nil"/>
              <w:right w:val="nil"/>
            </w:tcBorders>
          </w:tcPr>
          <w:p w14:paraId="6C03660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96E84F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890F8AB" w14:textId="77777777" w:rsidR="00FD3105" w:rsidRDefault="00FD3105">
      <w:pPr>
        <w:pStyle w:val="pxtbody"/>
      </w:pPr>
    </w:p>
    <w:p w14:paraId="4CA0A2BE" w14:textId="77777777" w:rsidR="00FD3105" w:rsidRDefault="00FD3105"/>
    <w:p w14:paraId="49903F12" w14:textId="77777777" w:rsidR="00FD3105" w:rsidRDefault="00FD3105">
      <w:pPr>
        <w:pStyle w:val="pxcomnt"/>
      </w:pPr>
    </w:p>
    <w:p w14:paraId="3DD06C88" w14:textId="77777777" w:rsidR="00FD3105" w:rsidRDefault="00FD3105">
      <w:pPr>
        <w:pStyle w:val="pxhac"/>
        <w:spacing w:before="180"/>
        <w:jc w:val="center"/>
      </w:pPr>
      <w:r>
        <w:rPr>
          <w:rStyle w:val="pxb"/>
          <w:b/>
          <w:bCs/>
        </w:rPr>
        <w:t>Author's Comment</w:t>
      </w:r>
    </w:p>
    <w:p w14:paraId="7FE072D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st.ref.id="I02TFXK"</w:instrText>
      </w:r>
      <w:r>
        <w:rPr>
          <w:rStyle w:val="pxst"/>
        </w:rPr>
        <w:fldChar w:fldCharType="end"/>
      </w:r>
      <w:r>
        <w:rPr>
          <w:rStyle w:val="pxst"/>
          <w:vanish/>
        </w:rPr>
        <w:t>&amp;s;</w:t>
      </w:r>
      <w:r>
        <w:rPr>
          <w:rStyle w:val="pxvis"/>
          <w:rFonts w:ascii="Times NewRoman" w:hAnsi="Times NewRoman"/>
          <w:b w:val="0"/>
          <w:sz w:val="24"/>
        </w:rPr>
        <w:t>§</w:t>
      </w:r>
      <w:r>
        <w:rPr>
          <w:rStyle w:val="pxst"/>
        </w:rPr>
        <w:t>61.14, Fla. Stat.</w:t>
      </w:r>
      <w:r>
        <w:t xml:space="preserve">; </w:t>
      </w:r>
      <w:r>
        <w:rPr>
          <w:rStyle w:val="pxst"/>
          <w:color w:val="FF0000"/>
          <w:sz w:val="20"/>
          <w:szCs w:val="20"/>
          <w:vertAlign w:val="superscript"/>
        </w:rPr>
        <w:t>►</w:t>
      </w:r>
      <w:r>
        <w:rPr>
          <w:rStyle w:val="pxst"/>
        </w:rPr>
        <w:fldChar w:fldCharType="begin"/>
      </w:r>
      <w:r>
        <w:rPr>
          <w:rStyle w:val="pxst"/>
        </w:rPr>
        <w:instrText>st.ref.id="I02W92G"</w:instrText>
      </w:r>
      <w:r>
        <w:rPr>
          <w:rStyle w:val="pxst"/>
        </w:rPr>
        <w:fldChar w:fldCharType="end"/>
      </w:r>
      <w:r>
        <w:rPr>
          <w:rStyle w:val="pxst"/>
          <w:vanish/>
        </w:rPr>
        <w:t>&amp;s;</w:t>
      </w:r>
      <w:r>
        <w:rPr>
          <w:rStyle w:val="pxvis"/>
          <w:rFonts w:ascii="Times NewRoman" w:hAnsi="Times NewRoman"/>
          <w:b w:val="0"/>
          <w:sz w:val="24"/>
        </w:rPr>
        <w:t>§</w:t>
      </w:r>
      <w:r>
        <w:rPr>
          <w:rStyle w:val="pxst"/>
        </w:rPr>
        <w:t>61.13(3), Fla. Stat.</w:t>
      </w:r>
      <w:r>
        <w:t xml:space="preserve">; </w:t>
      </w:r>
      <w:r>
        <w:rPr>
          <w:rStyle w:val="pxst"/>
          <w:color w:val="FF0000"/>
          <w:sz w:val="20"/>
          <w:szCs w:val="20"/>
          <w:vertAlign w:val="superscript"/>
        </w:rPr>
        <w:t>►</w:t>
      </w:r>
      <w:r>
        <w:rPr>
          <w:rStyle w:val="pxst"/>
        </w:rPr>
        <w:fldChar w:fldCharType="begin"/>
      </w:r>
      <w:r>
        <w:rPr>
          <w:rStyle w:val="pxst"/>
        </w:rPr>
        <w:instrText>st.ref.id="I04ACM0"</w:instrText>
      </w:r>
      <w:r>
        <w:rPr>
          <w:rStyle w:val="pxst"/>
        </w:rPr>
        <w:fldChar w:fldCharType="end"/>
      </w:r>
      <w:r>
        <w:rPr>
          <w:rStyle w:val="pxst"/>
        </w:rPr>
        <w:t>Fla. Fam. L. R. P. Forms 12.993(a) to (c)</w:t>
      </w:r>
      <w:r>
        <w:t>.</w:t>
      </w:r>
      <w:r>
        <w:rPr>
          <w:rStyle w:val="pxcc"/>
          <w:color w:val="FF0000"/>
          <w:sz w:val="20"/>
          <w:szCs w:val="20"/>
          <w:vertAlign w:val="superscript"/>
        </w:rPr>
        <w:t>►</w:t>
      </w:r>
      <w:r>
        <w:rPr>
          <w:rStyle w:val="pxcc"/>
        </w:rPr>
        <w:fldChar w:fldCharType="begin"/>
      </w:r>
      <w:r>
        <w:rPr>
          <w:rStyle w:val="pxcc"/>
        </w:rPr>
        <w:instrText>cc.ref.id="I036OWK"</w:instrText>
      </w:r>
      <w:r>
        <w:rPr>
          <w:rStyle w:val="pxcc"/>
        </w:rPr>
        <w:fldChar w:fldCharType="end"/>
      </w:r>
      <w:r>
        <w:rPr>
          <w:rStyle w:val="pxcc"/>
        </w:rPr>
        <w:t xml:space="preserve"> Holland v. Holland, 458 So. 2d 81 (Fla. 5th DCA 1984)</w:t>
      </w:r>
      <w:r>
        <w:t xml:space="preserve">. See </w:t>
      </w:r>
      <w:r>
        <w:rPr>
          <w:rStyle w:val="pxx"/>
          <w:color w:val="FF0000"/>
          <w:sz w:val="20"/>
          <w:szCs w:val="20"/>
          <w:vertAlign w:val="superscript"/>
        </w:rPr>
        <w:t>►</w:t>
      </w:r>
      <w:r>
        <w:rPr>
          <w:rStyle w:val="pxx"/>
        </w:rPr>
        <w:fldChar w:fldCharType="begin"/>
      </w:r>
      <w:r>
        <w:rPr>
          <w:rStyle w:val="pxx"/>
        </w:rPr>
        <w:instrText>x.ref.id="I046HSL"</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for the income deduction order required when alimony or child support is awarded.</w:t>
      </w:r>
    </w:p>
    <w:p w14:paraId="60A1E530" w14:textId="77777777" w:rsidR="00FD3105" w:rsidRDefault="00FD3105">
      <w:pPr>
        <w:pStyle w:val="pxs"/>
        <w:spacing w:before="180"/>
        <w:rPr>
          <w:sz w:val="27"/>
          <w:szCs w:val="27"/>
        </w:rPr>
      </w:pPr>
      <w:r>
        <w:rPr>
          <w:sz w:val="27"/>
          <w:szCs w:val="27"/>
        </w:rPr>
        <w:t>10:26. Judgment</w:t>
      </w:r>
      <w:r>
        <w:rPr>
          <w:rStyle w:val="pxsep"/>
        </w:rPr>
        <w:t xml:space="preserve">-- </w:t>
      </w:r>
      <w:r>
        <w:rPr>
          <w:sz w:val="27"/>
          <w:szCs w:val="27"/>
        </w:rPr>
        <w:t>Dissolution of marriage, separation agreement</w:t>
      </w:r>
    </w:p>
    <w:p w14:paraId="3DE248DD" w14:textId="77777777" w:rsidR="00FD3105" w:rsidRDefault="00FD3105">
      <w:pPr>
        <w:pStyle w:val="pxov"/>
        <w:rPr>
          <w:vanish/>
        </w:rPr>
      </w:pPr>
      <w:r>
        <w:rPr>
          <w:vanish/>
        </w:rPr>
        <w:t>FMS</w:t>
      </w:r>
    </w:p>
    <w:p w14:paraId="2D122BBD" w14:textId="77777777" w:rsidR="00FD3105" w:rsidRDefault="00FD3105">
      <w:pPr>
        <w:pStyle w:val="pxov"/>
        <w:rPr>
          <w:vanish/>
        </w:rPr>
      </w:pPr>
      <w:r>
        <w:rPr>
          <w:vanish/>
        </w:rPr>
        <w:t>FAM</w:t>
      </w:r>
    </w:p>
    <w:p w14:paraId="2D24C941" w14:textId="77777777" w:rsidR="00FD3105" w:rsidRDefault="00FD3105">
      <w:pPr>
        <w:pStyle w:val="pxov"/>
        <w:rPr>
          <w:vanish/>
        </w:rPr>
      </w:pPr>
      <w:r>
        <w:rPr>
          <w:vanish/>
        </w:rPr>
        <w:t>DAS</w:t>
      </w:r>
    </w:p>
    <w:p w14:paraId="7749830C" w14:textId="77777777" w:rsidR="00FD3105" w:rsidRDefault="00FD3105">
      <w:pPr>
        <w:pStyle w:val="pxov"/>
        <w:rPr>
          <w:vanish/>
        </w:rPr>
      </w:pPr>
      <w:r>
        <w:rPr>
          <w:vanish/>
        </w:rPr>
        <w:t>FCV</w:t>
      </w:r>
    </w:p>
    <w:p w14:paraId="5A356BA7" w14:textId="77777777" w:rsidR="00FD3105" w:rsidRDefault="00FD3105">
      <w:pPr>
        <w:pStyle w:val="pxov"/>
        <w:rPr>
          <w:vanish/>
        </w:rPr>
      </w:pPr>
      <w:r>
        <w:rPr>
          <w:vanish/>
        </w:rPr>
        <w:t>FLG</w:t>
      </w:r>
    </w:p>
    <w:p w14:paraId="4E6FCF1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form.fid="I7ad5ed309fed11dfbf230000837214a9"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268950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tbl.ident="I00NE0L"</w:instrText>
      </w:r>
      <w:r>
        <w:fldChar w:fldCharType="end"/>
      </w:r>
      <w:r>
        <w:fldChar w:fldCharType="begin"/>
      </w:r>
      <w:r>
        <w:instrText>tbl.uuid="I02PUQ4"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28ED3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A20B35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38BF29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0AE614E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37BC7C1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18298E70" w14:textId="77777777">
        <w:tblPrEx>
          <w:tblCellMar>
            <w:top w:w="0" w:type="dxa"/>
            <w:left w:w="0" w:type="dxa"/>
            <w:bottom w:w="0" w:type="dxa"/>
            <w:right w:w="0" w:type="dxa"/>
          </w:tblCellMar>
        </w:tblPrEx>
        <w:tc>
          <w:tcPr>
            <w:tcW w:w="2880" w:type="dxa"/>
            <w:tcBorders>
              <w:top w:val="nil"/>
              <w:left w:val="nil"/>
              <w:bottom w:val="nil"/>
              <w:right w:val="nil"/>
            </w:tcBorders>
          </w:tcPr>
          <w:p w14:paraId="54F0811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29949B2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45102A0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1A27896E" w14:textId="77777777">
        <w:tblPrEx>
          <w:tblCellMar>
            <w:top w:w="0" w:type="dxa"/>
            <w:left w:w="0" w:type="dxa"/>
            <w:bottom w:w="0" w:type="dxa"/>
            <w:right w:w="0" w:type="dxa"/>
          </w:tblCellMar>
        </w:tblPrEx>
        <w:tc>
          <w:tcPr>
            <w:tcW w:w="2880" w:type="dxa"/>
            <w:tcBorders>
              <w:top w:val="nil"/>
              <w:left w:val="nil"/>
              <w:bottom w:val="nil"/>
              <w:right w:val="nil"/>
            </w:tcBorders>
          </w:tcPr>
          <w:p w14:paraId="0D4A192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6EB2FA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35049AE" w14:textId="77777777" w:rsidR="00FD3105" w:rsidRDefault="00FD3105"/>
        </w:tc>
      </w:tr>
      <w:tr w:rsidR="00FD3105" w14:paraId="6D95014E" w14:textId="77777777">
        <w:tblPrEx>
          <w:tblCellMar>
            <w:top w:w="0" w:type="dxa"/>
            <w:left w:w="0" w:type="dxa"/>
            <w:bottom w:w="0" w:type="dxa"/>
            <w:right w:w="0" w:type="dxa"/>
          </w:tblCellMar>
        </w:tblPrEx>
        <w:tc>
          <w:tcPr>
            <w:tcW w:w="2880" w:type="dxa"/>
            <w:tcBorders>
              <w:top w:val="nil"/>
              <w:left w:val="nil"/>
              <w:bottom w:val="nil"/>
              <w:right w:val="nil"/>
            </w:tcBorders>
          </w:tcPr>
          <w:p w14:paraId="79D006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3C84BFF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4BC55D31" w14:textId="77777777" w:rsidR="00FD3105" w:rsidRDefault="00FD3105"/>
        </w:tc>
      </w:tr>
      <w:tr w:rsidR="00FD3105" w14:paraId="4A7E3452" w14:textId="77777777">
        <w:tblPrEx>
          <w:tblCellMar>
            <w:top w:w="0" w:type="dxa"/>
            <w:left w:w="0" w:type="dxa"/>
            <w:bottom w:w="0" w:type="dxa"/>
            <w:right w:w="0" w:type="dxa"/>
          </w:tblCellMar>
        </w:tblPrEx>
        <w:tc>
          <w:tcPr>
            <w:tcW w:w="2880" w:type="dxa"/>
            <w:tcBorders>
              <w:top w:val="nil"/>
              <w:left w:val="nil"/>
              <w:bottom w:val="nil"/>
              <w:right w:val="nil"/>
            </w:tcBorders>
          </w:tcPr>
          <w:p w14:paraId="08600B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67AF3BF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89D02B8" w14:textId="77777777" w:rsidR="00FD3105" w:rsidRDefault="00FD3105"/>
        </w:tc>
      </w:tr>
      <w:tr w:rsidR="00FD3105" w14:paraId="7E9B69B9" w14:textId="77777777">
        <w:tblPrEx>
          <w:tblCellMar>
            <w:top w:w="0" w:type="dxa"/>
            <w:left w:w="0" w:type="dxa"/>
            <w:bottom w:w="0" w:type="dxa"/>
            <w:right w:w="0" w:type="dxa"/>
          </w:tblCellMar>
        </w:tblPrEx>
        <w:tc>
          <w:tcPr>
            <w:tcW w:w="2880" w:type="dxa"/>
            <w:tcBorders>
              <w:top w:val="nil"/>
              <w:left w:val="nil"/>
              <w:bottom w:val="nil"/>
              <w:right w:val="nil"/>
            </w:tcBorders>
          </w:tcPr>
          <w:p w14:paraId="66AA01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2310676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75AB9EC" w14:textId="77777777" w:rsidR="00FD3105" w:rsidRDefault="00FD3105"/>
        </w:tc>
      </w:tr>
    </w:tbl>
    <w:p w14:paraId="2B33D9FD" w14:textId="77777777" w:rsidR="00FD3105" w:rsidRDefault="00FD3105">
      <w:pPr>
        <w:pStyle w:val="pxtbody"/>
      </w:pPr>
    </w:p>
    <w:p w14:paraId="7F3E9B71" w14:textId="77777777" w:rsidR="00FD3105" w:rsidRDefault="00FD3105"/>
    <w:p w14:paraId="1FDE4AC5" w14:textId="77777777" w:rsidR="00FD3105" w:rsidRDefault="00FD3105">
      <w:pPr>
        <w:pStyle w:val="pxformhac"/>
        <w:spacing w:before="180"/>
        <w:jc w:val="center"/>
      </w:pPr>
      <w:r>
        <w:t xml:space="preserve">FINAL JUDGMENT </w:t>
      </w:r>
    </w:p>
    <w:p w14:paraId="2DE71F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This action was tried before the court and on the evidence presented,</w:t>
      </w:r>
    </w:p>
    <w:p w14:paraId="16BD3E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IT IS ADJUDGED that:</w:t>
      </w:r>
    </w:p>
    <w:p w14:paraId="750F6083" w14:textId="77777777" w:rsidR="00FD3105" w:rsidRDefault="00FD3105">
      <w:pPr>
        <w:pStyle w:val="pxformfl"/>
        <w:ind w:left="500"/>
      </w:pPr>
      <w:r>
        <w:t xml:space="preserve"> </w:t>
      </w:r>
    </w:p>
    <w:p w14:paraId="69F667C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CF8A74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5A36CC3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344A63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separation agreement between the parties, introduced in evidence and marked exhibit 1, was executed voluntarily after full disclosure, is for the best interests of the parties, is approved by the court, and is incorporated in this judgment by reference, and the parties are ordered to comply with it.</w:t>
      </w:r>
    </w:p>
    <w:p w14:paraId="7BA9056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E4081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Division of Motor Vehicles is authorized to transfer the title certificates to the motor vehicles identified in the separation agreement without requiring the purchase of new automobile license plates.</w:t>
      </w:r>
    </w:p>
    <w:p w14:paraId="2BB1467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AE98C0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Utility deposits made by </w:t>
      </w:r>
      <w:r>
        <w:rPr>
          <w:rStyle w:val="pxfinstr"/>
          <w:i/>
          <w:iCs/>
        </w:rPr>
        <w:t>[name of party]</w:t>
      </w:r>
      <w:r>
        <w:t xml:space="preserve"> with </w:t>
      </w:r>
      <w:r>
        <w:rPr>
          <w:rStyle w:val="pxfinstr"/>
          <w:i/>
          <w:iCs/>
        </w:rPr>
        <w:t>[names of utilities]</w:t>
      </w:r>
      <w:r>
        <w:t xml:space="preserve"> shall be transferred by the utility to </w:t>
      </w:r>
      <w:r>
        <w:rPr>
          <w:rStyle w:val="pxfinstr"/>
          <w:i/>
          <w:iCs/>
        </w:rPr>
        <w:t>[name of party]</w:t>
      </w:r>
      <w:r>
        <w:t>.</w:t>
      </w:r>
    </w:p>
    <w:p w14:paraId="7CAE2DA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ORDERED at </w:t>
      </w:r>
      <w:r>
        <w:rPr>
          <w:rStyle w:val="pxfinstr"/>
          <w:i/>
          <w:iCs/>
        </w:rPr>
        <w:t>[name of city]</w:t>
      </w:r>
      <w:r>
        <w:t xml:space="preserve">, Florida on </w:t>
      </w:r>
      <w:r>
        <w:rPr>
          <w:rStyle w:val="pxfinstr"/>
          <w:i/>
          <w:iCs/>
        </w:rPr>
        <w:t>[date of order]</w:t>
      </w:r>
      <w:r>
        <w:t>.</w:t>
      </w:r>
    </w:p>
    <w:p w14:paraId="411B421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DC2D96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71AF99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0E6FAE3"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tbl.uuid="I01KO1Q"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833C42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4F92FB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6A92D2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335A2D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11F88CC" w14:textId="77777777">
        <w:tblPrEx>
          <w:tblCellMar>
            <w:top w:w="0" w:type="dxa"/>
            <w:left w:w="0" w:type="dxa"/>
            <w:bottom w:w="0" w:type="dxa"/>
            <w:right w:w="0" w:type="dxa"/>
          </w:tblCellMar>
        </w:tblPrEx>
        <w:tc>
          <w:tcPr>
            <w:tcW w:w="4320" w:type="dxa"/>
            <w:tcBorders>
              <w:top w:val="nil"/>
              <w:left w:val="nil"/>
              <w:bottom w:val="nil"/>
              <w:right w:val="nil"/>
            </w:tcBorders>
          </w:tcPr>
          <w:p w14:paraId="5BB5912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F8EB7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31CFB66E" w14:textId="77777777" w:rsidR="00FD3105" w:rsidRDefault="00FD3105">
      <w:pPr>
        <w:pStyle w:val="pxtbody"/>
      </w:pPr>
    </w:p>
    <w:p w14:paraId="089655E9" w14:textId="77777777" w:rsidR="00FD3105" w:rsidRDefault="00FD3105"/>
    <w:p w14:paraId="0A6A7040" w14:textId="77777777" w:rsidR="00FD3105" w:rsidRDefault="00FD3105">
      <w:pPr>
        <w:pStyle w:val="pxcomnt"/>
      </w:pPr>
    </w:p>
    <w:p w14:paraId="3061039B" w14:textId="77777777" w:rsidR="00FD3105" w:rsidRDefault="00FD3105">
      <w:pPr>
        <w:pStyle w:val="pxhac"/>
        <w:spacing w:before="180"/>
        <w:jc w:val="center"/>
      </w:pPr>
      <w:r>
        <w:rPr>
          <w:rStyle w:val="pxb"/>
          <w:b/>
          <w:bCs/>
        </w:rPr>
        <w:t>Author's Comment</w:t>
      </w:r>
    </w:p>
    <w:p w14:paraId="14D423E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x.ref.id="I03RXDI"</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The last two paragraphs are not required by law, but have been helpful in obtaining the changes of ownership referred to in each of them. See </w:t>
      </w:r>
      <w:r>
        <w:rPr>
          <w:rStyle w:val="pxst"/>
          <w:color w:val="FF0000"/>
          <w:sz w:val="20"/>
          <w:szCs w:val="20"/>
          <w:vertAlign w:val="superscript"/>
        </w:rPr>
        <w:t>►</w:t>
      </w:r>
      <w:r>
        <w:rPr>
          <w:rStyle w:val="pxst"/>
        </w:rPr>
        <w:fldChar w:fldCharType="begin"/>
      </w:r>
      <w:r>
        <w:rPr>
          <w:rStyle w:val="pxst"/>
        </w:rPr>
        <w:instrText>st.ref.id="I02TG3A"</w:instrText>
      </w:r>
      <w:r>
        <w:rPr>
          <w:rStyle w:val="pxst"/>
        </w:rPr>
        <w:fldChar w:fldCharType="end"/>
      </w:r>
      <w:r>
        <w:rPr>
          <w:rStyle w:val="pxst"/>
        </w:rPr>
        <w:t>section 61.1301, Florida Statutes</w:t>
      </w:r>
      <w:r>
        <w:t xml:space="preserve"> for the income deduction order required when alimony or child support is awarded.</w:t>
      </w:r>
    </w:p>
    <w:p w14:paraId="2972BEF5" w14:textId="77777777" w:rsidR="00FD3105" w:rsidRDefault="00FD3105">
      <w:pPr>
        <w:pStyle w:val="pxs"/>
        <w:spacing w:before="180"/>
        <w:rPr>
          <w:sz w:val="27"/>
          <w:szCs w:val="27"/>
        </w:rPr>
      </w:pPr>
      <w:r>
        <w:rPr>
          <w:sz w:val="27"/>
          <w:szCs w:val="27"/>
        </w:rPr>
        <w:t>10:27. Judgment</w:t>
      </w:r>
      <w:r>
        <w:rPr>
          <w:rStyle w:val="pxsep"/>
        </w:rPr>
        <w:t xml:space="preserve">-- </w:t>
      </w:r>
      <w:r>
        <w:rPr>
          <w:sz w:val="27"/>
          <w:szCs w:val="27"/>
        </w:rPr>
        <w:t>Distress</w:t>
      </w:r>
    </w:p>
    <w:p w14:paraId="32149143" w14:textId="77777777" w:rsidR="00FD3105" w:rsidRDefault="00FD3105">
      <w:pPr>
        <w:pStyle w:val="pxov"/>
        <w:rPr>
          <w:vanish/>
        </w:rPr>
      </w:pPr>
      <w:r>
        <w:rPr>
          <w:vanish/>
        </w:rPr>
        <w:t>FMS</w:t>
      </w:r>
    </w:p>
    <w:p w14:paraId="5A1587C6" w14:textId="77777777" w:rsidR="00FD3105" w:rsidRDefault="00FD3105">
      <w:pPr>
        <w:pStyle w:val="pxov"/>
        <w:rPr>
          <w:vanish/>
        </w:rPr>
      </w:pPr>
      <w:r>
        <w:rPr>
          <w:vanish/>
        </w:rPr>
        <w:t>LCV</w:t>
      </w:r>
    </w:p>
    <w:p w14:paraId="0706A39E" w14:textId="77777777" w:rsidR="00FD3105" w:rsidRDefault="00FD3105">
      <w:pPr>
        <w:pStyle w:val="pxov"/>
        <w:rPr>
          <w:vanish/>
        </w:rPr>
      </w:pPr>
      <w:r>
        <w:rPr>
          <w:vanish/>
        </w:rPr>
        <w:t>LSC</w:t>
      </w:r>
    </w:p>
    <w:p w14:paraId="24BF96C1" w14:textId="77777777" w:rsidR="00FD3105" w:rsidRDefault="00FD3105">
      <w:pPr>
        <w:pStyle w:val="pxov"/>
        <w:rPr>
          <w:vanish/>
        </w:rPr>
      </w:pPr>
      <w:r>
        <w:rPr>
          <w:vanish/>
        </w:rPr>
        <w:t>LS7</w:t>
      </w:r>
    </w:p>
    <w:p w14:paraId="65071FFC" w14:textId="77777777" w:rsidR="00FD3105" w:rsidRDefault="00FD3105">
      <w:pPr>
        <w:pStyle w:val="pxov"/>
        <w:rPr>
          <w:vanish/>
        </w:rPr>
      </w:pPr>
      <w:r>
        <w:rPr>
          <w:vanish/>
        </w:rPr>
        <w:t>FCV</w:t>
      </w:r>
    </w:p>
    <w:p w14:paraId="5D62F763" w14:textId="77777777" w:rsidR="00FD3105" w:rsidRDefault="00FD3105">
      <w:pPr>
        <w:pStyle w:val="pxov"/>
        <w:rPr>
          <w:vanish/>
        </w:rPr>
      </w:pPr>
      <w:r>
        <w:rPr>
          <w:vanish/>
        </w:rPr>
        <w:t>FLG</w:t>
      </w:r>
    </w:p>
    <w:p w14:paraId="38B97FE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form.fid="I7ad725b09fed11dfbf230000837214a9"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F6DCE0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tbl.ident="I09SE4J"</w:instrText>
      </w:r>
      <w:r>
        <w:fldChar w:fldCharType="end"/>
      </w:r>
      <w:r>
        <w:fldChar w:fldCharType="begin"/>
      </w:r>
      <w:r>
        <w:instrText>tbl.uuid="I0668JP"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28623C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F179AC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79AA11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222911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32455B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3F89F0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1042D1B" w14:textId="77777777">
        <w:tblPrEx>
          <w:tblCellMar>
            <w:top w:w="0" w:type="dxa"/>
            <w:left w:w="0" w:type="dxa"/>
            <w:bottom w:w="0" w:type="dxa"/>
            <w:right w:w="0" w:type="dxa"/>
          </w:tblCellMar>
        </w:tblPrEx>
        <w:tc>
          <w:tcPr>
            <w:tcW w:w="2160" w:type="dxa"/>
            <w:tcBorders>
              <w:top w:val="nil"/>
              <w:left w:val="nil"/>
              <w:bottom w:val="nil"/>
              <w:right w:val="nil"/>
            </w:tcBorders>
          </w:tcPr>
          <w:p w14:paraId="03F991B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8578F2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21B2F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7F51A71" w14:textId="77777777" w:rsidR="00FD3105" w:rsidRDefault="00FD3105"/>
        </w:tc>
      </w:tr>
      <w:tr w:rsidR="00FD3105" w14:paraId="3AFDD360" w14:textId="77777777">
        <w:tblPrEx>
          <w:tblCellMar>
            <w:top w:w="0" w:type="dxa"/>
            <w:left w:w="0" w:type="dxa"/>
            <w:bottom w:w="0" w:type="dxa"/>
            <w:right w:w="0" w:type="dxa"/>
          </w:tblCellMar>
        </w:tblPrEx>
        <w:tc>
          <w:tcPr>
            <w:tcW w:w="2160" w:type="dxa"/>
            <w:tcBorders>
              <w:top w:val="nil"/>
              <w:left w:val="nil"/>
              <w:bottom w:val="nil"/>
              <w:right w:val="nil"/>
            </w:tcBorders>
          </w:tcPr>
          <w:p w14:paraId="0843264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321020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456DC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5F52F2" w14:textId="77777777" w:rsidR="00FD3105" w:rsidRDefault="00FD3105"/>
        </w:tc>
      </w:tr>
      <w:tr w:rsidR="00FD3105" w14:paraId="0A242822" w14:textId="77777777">
        <w:tblPrEx>
          <w:tblCellMar>
            <w:top w:w="0" w:type="dxa"/>
            <w:left w:w="0" w:type="dxa"/>
            <w:bottom w:w="0" w:type="dxa"/>
            <w:right w:w="0" w:type="dxa"/>
          </w:tblCellMar>
        </w:tblPrEx>
        <w:tc>
          <w:tcPr>
            <w:tcW w:w="2160" w:type="dxa"/>
            <w:tcBorders>
              <w:top w:val="nil"/>
              <w:left w:val="nil"/>
              <w:bottom w:val="nil"/>
              <w:right w:val="nil"/>
            </w:tcBorders>
          </w:tcPr>
          <w:p w14:paraId="36A2CB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E777E2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92F5337" w14:textId="77777777" w:rsidR="00FD3105" w:rsidRDefault="00FD3105"/>
        </w:tc>
        <w:tc>
          <w:tcPr>
            <w:tcW w:w="2160" w:type="dxa"/>
            <w:tcBorders>
              <w:top w:val="nil"/>
              <w:left w:val="nil"/>
              <w:bottom w:val="nil"/>
              <w:right w:val="nil"/>
            </w:tcBorders>
          </w:tcPr>
          <w:p w14:paraId="579855E5" w14:textId="77777777" w:rsidR="00FD3105" w:rsidRDefault="00FD3105"/>
        </w:tc>
      </w:tr>
      <w:tr w:rsidR="00FD3105" w14:paraId="7CCCFA53" w14:textId="77777777">
        <w:tblPrEx>
          <w:tblCellMar>
            <w:top w:w="0" w:type="dxa"/>
            <w:left w:w="0" w:type="dxa"/>
            <w:bottom w:w="0" w:type="dxa"/>
            <w:right w:w="0" w:type="dxa"/>
          </w:tblCellMar>
        </w:tblPrEx>
        <w:tc>
          <w:tcPr>
            <w:tcW w:w="2160" w:type="dxa"/>
            <w:tcBorders>
              <w:top w:val="nil"/>
              <w:left w:val="nil"/>
              <w:bottom w:val="nil"/>
              <w:right w:val="nil"/>
            </w:tcBorders>
          </w:tcPr>
          <w:p w14:paraId="2824501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42104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1A933CB" w14:textId="77777777" w:rsidR="00FD3105" w:rsidRDefault="00FD3105"/>
        </w:tc>
        <w:tc>
          <w:tcPr>
            <w:tcW w:w="2160" w:type="dxa"/>
            <w:tcBorders>
              <w:top w:val="nil"/>
              <w:left w:val="nil"/>
              <w:bottom w:val="nil"/>
              <w:right w:val="nil"/>
            </w:tcBorders>
          </w:tcPr>
          <w:p w14:paraId="6334D49A" w14:textId="77777777" w:rsidR="00FD3105" w:rsidRDefault="00FD3105"/>
        </w:tc>
      </w:tr>
      <w:tr w:rsidR="00FD3105" w14:paraId="05CF336D" w14:textId="77777777">
        <w:tblPrEx>
          <w:tblCellMar>
            <w:top w:w="0" w:type="dxa"/>
            <w:left w:w="0" w:type="dxa"/>
            <w:bottom w:w="0" w:type="dxa"/>
            <w:right w:w="0" w:type="dxa"/>
          </w:tblCellMar>
        </w:tblPrEx>
        <w:tc>
          <w:tcPr>
            <w:tcW w:w="2160" w:type="dxa"/>
            <w:tcBorders>
              <w:top w:val="nil"/>
              <w:left w:val="nil"/>
              <w:bottom w:val="nil"/>
              <w:right w:val="nil"/>
            </w:tcBorders>
          </w:tcPr>
          <w:p w14:paraId="5EAC2EF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E91F03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FB9B3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22D7ADC" w14:textId="77777777" w:rsidR="00FD3105" w:rsidRDefault="00FD3105"/>
        </w:tc>
      </w:tr>
    </w:tbl>
    <w:p w14:paraId="78F4867B" w14:textId="77777777" w:rsidR="00FD3105" w:rsidRDefault="00FD3105">
      <w:pPr>
        <w:pStyle w:val="pxtbody"/>
      </w:pPr>
    </w:p>
    <w:p w14:paraId="57D80B20" w14:textId="77777777" w:rsidR="00FD3105" w:rsidRDefault="00FD3105"/>
    <w:p w14:paraId="162FC0F1" w14:textId="77777777" w:rsidR="00FD3105" w:rsidRDefault="00FD3105">
      <w:pPr>
        <w:pStyle w:val="pxformhac"/>
        <w:spacing w:before="180"/>
        <w:jc w:val="center"/>
      </w:pPr>
      <w:r>
        <w:t xml:space="preserve">FINAL JUDGMENT </w:t>
      </w:r>
    </w:p>
    <w:p w14:paraId="410989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This action was tried before the court and on the evidence presented</w:t>
      </w:r>
    </w:p>
    <w:p w14:paraId="25F6B7C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IT IS ADJUDGED that:</w:t>
      </w:r>
    </w:p>
    <w:p w14:paraId="04F476FB" w14:textId="77777777" w:rsidR="00FD3105" w:rsidRDefault="00FD3105">
      <w:pPr>
        <w:pStyle w:val="pxformfl"/>
        <w:ind w:left="500"/>
      </w:pPr>
      <w:r>
        <w:t xml:space="preserve"> </w:t>
      </w:r>
    </w:p>
    <w:p w14:paraId="3185251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BEBEB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unpaid rent]</w:t>
      </w:r>
      <w:r>
        <w:t xml:space="preserve"> for unpaid rent, $</w:t>
      </w:r>
      <w:r>
        <w:rPr>
          <w:rStyle w:val="pxfinstr"/>
          <w:i/>
          <w:iCs/>
        </w:rPr>
        <w:t>[dollar amount of interest]</w:t>
      </w:r>
      <w:r>
        <w:t xml:space="preserve"> for interest to the date of the judgment, with costs in the sum of $</w:t>
      </w:r>
      <w:r>
        <w:rPr>
          <w:rStyle w:val="pxfinstr"/>
          <w:i/>
          <w:iCs/>
        </w:rPr>
        <w:t>[dollar amount of costs]</w:t>
      </w:r>
      <w:r>
        <w:t xml:space="preserve"> making a total sum of $</w:t>
      </w:r>
      <w:r>
        <w:rPr>
          <w:rStyle w:val="pxfinstr"/>
          <w:i/>
          <w:iCs/>
        </w:rPr>
        <w:t>[total dollar amount of judgment]</w:t>
      </w:r>
      <w:r>
        <w:t xml:space="preserve"> for which the Sheriff of </w:t>
      </w:r>
      <w:r>
        <w:rPr>
          <w:rStyle w:val="pxfinstr"/>
          <w:i/>
          <w:iCs/>
        </w:rPr>
        <w:t>[name of county]</w:t>
      </w:r>
      <w:r>
        <w:t>, Florida shall levy under the distress writ and for which let execution issue forthwith.</w:t>
      </w:r>
    </w:p>
    <w:p w14:paraId="04BB029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55E12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Interest on the total sum shall accrue at the rate prescribed by law.</w:t>
      </w:r>
    </w:p>
    <w:p w14:paraId="5509B67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0A8CF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The liability of </w:t>
      </w:r>
      <w:r>
        <w:rPr>
          <w:rStyle w:val="pxfinstr"/>
          <w:i/>
          <w:iCs/>
        </w:rPr>
        <w:t>[name of surety]</w:t>
      </w:r>
      <w:r>
        <w:t xml:space="preserve"> on the distress bond is terminated.</w:t>
      </w:r>
    </w:p>
    <w:p w14:paraId="172AD2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ORDERED at </w:t>
      </w:r>
      <w:r>
        <w:rPr>
          <w:rStyle w:val="pxfinstr"/>
          <w:i/>
          <w:iCs/>
        </w:rPr>
        <w:t>[name of city]</w:t>
      </w:r>
      <w:r>
        <w:t xml:space="preserve">, Florida on </w:t>
      </w:r>
      <w:r>
        <w:rPr>
          <w:rStyle w:val="pxfinstr"/>
          <w:i/>
          <w:iCs/>
        </w:rPr>
        <w:t>[date of order]</w:t>
      </w:r>
      <w:r>
        <w:t>.</w:t>
      </w:r>
    </w:p>
    <w:p w14:paraId="60ECB22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37CAE7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13DA23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485A8A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tbl.ident="I02CKJY"</w:instrText>
      </w:r>
      <w:r>
        <w:fldChar w:fldCharType="end"/>
      </w:r>
      <w:r>
        <w:fldChar w:fldCharType="begin"/>
      </w:r>
      <w:r>
        <w:instrText>tbl.uuid="I01KXBX"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6A39B6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D8DB9F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124737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E6DF57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7DFFE15" w14:textId="77777777">
        <w:tblPrEx>
          <w:tblCellMar>
            <w:top w:w="0" w:type="dxa"/>
            <w:left w:w="0" w:type="dxa"/>
            <w:bottom w:w="0" w:type="dxa"/>
            <w:right w:w="0" w:type="dxa"/>
          </w:tblCellMar>
        </w:tblPrEx>
        <w:tc>
          <w:tcPr>
            <w:tcW w:w="4320" w:type="dxa"/>
            <w:tcBorders>
              <w:top w:val="nil"/>
              <w:left w:val="nil"/>
              <w:bottom w:val="nil"/>
              <w:right w:val="nil"/>
            </w:tcBorders>
          </w:tcPr>
          <w:p w14:paraId="6B6FC02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92ABEA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0197728" w14:textId="77777777">
        <w:tblPrEx>
          <w:tblCellMar>
            <w:top w:w="0" w:type="dxa"/>
            <w:left w:w="0" w:type="dxa"/>
            <w:bottom w:w="0" w:type="dxa"/>
            <w:right w:w="0" w:type="dxa"/>
          </w:tblCellMar>
        </w:tblPrEx>
        <w:tc>
          <w:tcPr>
            <w:tcW w:w="4320" w:type="dxa"/>
            <w:tcBorders>
              <w:top w:val="nil"/>
              <w:left w:val="nil"/>
              <w:bottom w:val="nil"/>
              <w:right w:val="nil"/>
            </w:tcBorders>
          </w:tcPr>
          <w:p w14:paraId="27232C1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B5E6A1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BFD2235" w14:textId="77777777" w:rsidR="00FD3105" w:rsidRDefault="00FD3105">
      <w:pPr>
        <w:pStyle w:val="pxtbody"/>
      </w:pPr>
    </w:p>
    <w:p w14:paraId="29161B94" w14:textId="77777777" w:rsidR="00FD3105" w:rsidRDefault="00FD3105"/>
    <w:p w14:paraId="502CCBD0" w14:textId="77777777" w:rsidR="00FD3105" w:rsidRDefault="00FD3105">
      <w:pPr>
        <w:pStyle w:val="pxcomnt"/>
      </w:pPr>
    </w:p>
    <w:p w14:paraId="6193DC9A" w14:textId="77777777" w:rsidR="00FD3105" w:rsidRDefault="00FD3105">
      <w:pPr>
        <w:pStyle w:val="pxhac"/>
        <w:spacing w:before="180"/>
        <w:jc w:val="center"/>
      </w:pPr>
      <w:r>
        <w:rPr>
          <w:rStyle w:val="pxb"/>
          <w:b/>
          <w:bCs/>
        </w:rPr>
        <w:t>Author's Comment</w:t>
      </w:r>
    </w:p>
    <w:p w14:paraId="0082EB5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st.ref.id="I01O5RF"</w:instrText>
      </w:r>
      <w:r>
        <w:rPr>
          <w:rStyle w:val="pxst"/>
        </w:rPr>
        <w:fldChar w:fldCharType="end"/>
      </w:r>
      <w:r>
        <w:rPr>
          <w:rStyle w:val="pxst"/>
          <w:vanish/>
        </w:rPr>
        <w:t>&amp;s;</w:t>
      </w:r>
      <w:r>
        <w:rPr>
          <w:rStyle w:val="pxvis"/>
          <w:rFonts w:ascii="Times NewRoman" w:hAnsi="Times NewRoman"/>
          <w:b w:val="0"/>
          <w:sz w:val="24"/>
        </w:rPr>
        <w:t>§</w:t>
      </w:r>
      <w:r>
        <w:rPr>
          <w:rStyle w:val="pxst"/>
        </w:rPr>
        <w:t>83</w:t>
      </w:r>
      <w:ins w:id="481" w:author="Debra M. Salisbury" w:date="2024-02-21T21:40:00Z">
        <w:r w:rsidR="00F26721">
          <w:rPr>
            <w:rStyle w:val="pxst"/>
          </w:rPr>
          <w:t>.</w:t>
        </w:r>
      </w:ins>
      <w:del w:id="482" w:author="Debra M. Salisbury" w:date="2024-02-21T21:40:00Z">
        <w:r w:rsidDel="00F26721">
          <w:rPr>
            <w:rStyle w:val="pxst"/>
          </w:rPr>
          <w:delText>:</w:delText>
        </w:r>
      </w:del>
      <w:r>
        <w:rPr>
          <w:rStyle w:val="pxst"/>
        </w:rPr>
        <w:t>12, Fla. Stat.</w:t>
      </w:r>
      <w:r>
        <w:t xml:space="preserve">; </w:t>
      </w:r>
      <w:r>
        <w:rPr>
          <w:rStyle w:val="pxst"/>
          <w:color w:val="FF0000"/>
          <w:sz w:val="20"/>
          <w:szCs w:val="20"/>
          <w:vertAlign w:val="superscript"/>
        </w:rPr>
        <w:t>►</w:t>
      </w:r>
      <w:r>
        <w:rPr>
          <w:rStyle w:val="pxst"/>
        </w:rPr>
        <w:fldChar w:fldCharType="begin"/>
      </w:r>
      <w:r>
        <w:rPr>
          <w:rStyle w:val="pxst"/>
        </w:rPr>
        <w:instrText>st.ref.id="I04ACKN"</w:instrText>
      </w:r>
      <w:r>
        <w:rPr>
          <w:rStyle w:val="pxst"/>
        </w:rPr>
        <w:fldChar w:fldCharType="end"/>
      </w:r>
      <w:r>
        <w:rPr>
          <w:rStyle w:val="pxst"/>
          <w:vanish/>
        </w:rPr>
        <w:t>&amp;s;</w:t>
      </w:r>
      <w:r>
        <w:rPr>
          <w:rStyle w:val="pxvis"/>
          <w:rFonts w:ascii="Times NewRoman" w:hAnsi="Times NewRoman"/>
          <w:b w:val="0"/>
          <w:sz w:val="24"/>
        </w:rPr>
        <w:t>§</w:t>
      </w:r>
      <w:r>
        <w:rPr>
          <w:rStyle w:val="pxst"/>
        </w:rPr>
        <w:t>83.18, Fla. Stat.</w:t>
      </w:r>
    </w:p>
    <w:p w14:paraId="398A676E" w14:textId="77777777" w:rsidR="00FD3105" w:rsidRDefault="00FD3105">
      <w:pPr>
        <w:pStyle w:val="pxs"/>
        <w:spacing w:before="180"/>
        <w:rPr>
          <w:sz w:val="27"/>
          <w:szCs w:val="27"/>
        </w:rPr>
      </w:pPr>
      <w:r>
        <w:rPr>
          <w:sz w:val="27"/>
          <w:szCs w:val="27"/>
        </w:rPr>
        <w:t>10:28. Judgment</w:t>
      </w:r>
      <w:r>
        <w:rPr>
          <w:rStyle w:val="pxsep"/>
        </w:rPr>
        <w:t xml:space="preserve">-- </w:t>
      </w:r>
      <w:r>
        <w:rPr>
          <w:sz w:val="27"/>
          <w:szCs w:val="27"/>
        </w:rPr>
        <w:t>Ejectment</w:t>
      </w:r>
    </w:p>
    <w:p w14:paraId="0DAEBB1C" w14:textId="77777777" w:rsidR="00FD3105" w:rsidRDefault="00FD3105">
      <w:pPr>
        <w:pStyle w:val="pxov"/>
        <w:rPr>
          <w:vanish/>
        </w:rPr>
      </w:pPr>
      <w:r>
        <w:rPr>
          <w:vanish/>
        </w:rPr>
        <w:t>FMS</w:t>
      </w:r>
    </w:p>
    <w:p w14:paraId="034CDF71" w14:textId="77777777" w:rsidR="00FD3105" w:rsidRDefault="00FD3105">
      <w:pPr>
        <w:pStyle w:val="pxov"/>
        <w:rPr>
          <w:vanish/>
        </w:rPr>
      </w:pPr>
      <w:r>
        <w:rPr>
          <w:vanish/>
        </w:rPr>
        <w:t>LCV</w:t>
      </w:r>
    </w:p>
    <w:p w14:paraId="3724A35B" w14:textId="77777777" w:rsidR="00FD3105" w:rsidRDefault="00FD3105">
      <w:pPr>
        <w:pStyle w:val="pxov"/>
        <w:rPr>
          <w:vanish/>
        </w:rPr>
      </w:pPr>
      <w:r>
        <w:rPr>
          <w:vanish/>
        </w:rPr>
        <w:t>LSC</w:t>
      </w:r>
    </w:p>
    <w:p w14:paraId="139BA178" w14:textId="77777777" w:rsidR="00FD3105" w:rsidRDefault="00FD3105">
      <w:pPr>
        <w:pStyle w:val="pxov"/>
        <w:rPr>
          <w:vanish/>
        </w:rPr>
      </w:pPr>
      <w:r>
        <w:rPr>
          <w:vanish/>
        </w:rPr>
        <w:t>LS7</w:t>
      </w:r>
    </w:p>
    <w:p w14:paraId="548E470B" w14:textId="77777777" w:rsidR="00FD3105" w:rsidRDefault="00FD3105">
      <w:pPr>
        <w:pStyle w:val="pxov"/>
        <w:rPr>
          <w:vanish/>
        </w:rPr>
      </w:pPr>
      <w:r>
        <w:rPr>
          <w:vanish/>
        </w:rPr>
        <w:t>REL</w:t>
      </w:r>
    </w:p>
    <w:p w14:paraId="714851A7" w14:textId="77777777" w:rsidR="00FD3105" w:rsidRDefault="00FD3105">
      <w:pPr>
        <w:pStyle w:val="pxov"/>
        <w:rPr>
          <w:vanish/>
        </w:rPr>
      </w:pPr>
      <w:r>
        <w:rPr>
          <w:vanish/>
        </w:rPr>
        <w:t>RFE</w:t>
      </w:r>
    </w:p>
    <w:p w14:paraId="7E7159A4" w14:textId="77777777" w:rsidR="00FD3105" w:rsidRDefault="00FD3105">
      <w:pPr>
        <w:pStyle w:val="pxov"/>
        <w:rPr>
          <w:vanish/>
        </w:rPr>
      </w:pPr>
      <w:r>
        <w:rPr>
          <w:vanish/>
        </w:rPr>
        <w:t>FCV</w:t>
      </w:r>
    </w:p>
    <w:p w14:paraId="5D88F105" w14:textId="77777777" w:rsidR="00FD3105" w:rsidRDefault="00FD3105">
      <w:pPr>
        <w:pStyle w:val="pxov"/>
        <w:rPr>
          <w:vanish/>
        </w:rPr>
      </w:pPr>
      <w:r>
        <w:rPr>
          <w:vanish/>
        </w:rPr>
        <w:t>FLG</w:t>
      </w:r>
    </w:p>
    <w:p w14:paraId="6993442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form.fid="I6fc940909fed11dfbf230000837214a9"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1AB59B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tbl.ident="I011SJ3"</w:instrText>
      </w:r>
      <w:r>
        <w:fldChar w:fldCharType="end"/>
      </w:r>
      <w:r>
        <w:fldChar w:fldCharType="begin"/>
      </w:r>
      <w:r>
        <w:instrText>tbl.uuid="I011X1J"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59EE7B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C2BACC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28FED3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68D17A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DD20B8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E1054E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E6AD374" w14:textId="77777777">
        <w:tblPrEx>
          <w:tblCellMar>
            <w:top w:w="0" w:type="dxa"/>
            <w:left w:w="0" w:type="dxa"/>
            <w:bottom w:w="0" w:type="dxa"/>
            <w:right w:w="0" w:type="dxa"/>
          </w:tblCellMar>
        </w:tblPrEx>
        <w:tc>
          <w:tcPr>
            <w:tcW w:w="2160" w:type="dxa"/>
            <w:tcBorders>
              <w:top w:val="nil"/>
              <w:left w:val="nil"/>
              <w:bottom w:val="nil"/>
              <w:right w:val="nil"/>
            </w:tcBorders>
          </w:tcPr>
          <w:p w14:paraId="4395809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97267C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5036DF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9DA90B" w14:textId="77777777" w:rsidR="00FD3105" w:rsidRDefault="00FD3105"/>
        </w:tc>
      </w:tr>
      <w:tr w:rsidR="00FD3105" w14:paraId="4C98CD20" w14:textId="77777777">
        <w:tblPrEx>
          <w:tblCellMar>
            <w:top w:w="0" w:type="dxa"/>
            <w:left w:w="0" w:type="dxa"/>
            <w:bottom w:w="0" w:type="dxa"/>
            <w:right w:w="0" w:type="dxa"/>
          </w:tblCellMar>
        </w:tblPrEx>
        <w:tc>
          <w:tcPr>
            <w:tcW w:w="2160" w:type="dxa"/>
            <w:tcBorders>
              <w:top w:val="nil"/>
              <w:left w:val="nil"/>
              <w:bottom w:val="nil"/>
              <w:right w:val="nil"/>
            </w:tcBorders>
          </w:tcPr>
          <w:p w14:paraId="033ED5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C8E404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84434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A824CF" w14:textId="77777777" w:rsidR="00FD3105" w:rsidRDefault="00FD3105"/>
        </w:tc>
      </w:tr>
      <w:tr w:rsidR="00FD3105" w14:paraId="3A21CE58" w14:textId="77777777">
        <w:tblPrEx>
          <w:tblCellMar>
            <w:top w:w="0" w:type="dxa"/>
            <w:left w:w="0" w:type="dxa"/>
            <w:bottom w:w="0" w:type="dxa"/>
            <w:right w:w="0" w:type="dxa"/>
          </w:tblCellMar>
        </w:tblPrEx>
        <w:tc>
          <w:tcPr>
            <w:tcW w:w="2160" w:type="dxa"/>
            <w:tcBorders>
              <w:top w:val="nil"/>
              <w:left w:val="nil"/>
              <w:bottom w:val="nil"/>
              <w:right w:val="nil"/>
            </w:tcBorders>
          </w:tcPr>
          <w:p w14:paraId="1D0219B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4A2750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7714433" w14:textId="77777777" w:rsidR="00FD3105" w:rsidRDefault="00FD3105"/>
        </w:tc>
        <w:tc>
          <w:tcPr>
            <w:tcW w:w="2160" w:type="dxa"/>
            <w:tcBorders>
              <w:top w:val="nil"/>
              <w:left w:val="nil"/>
              <w:bottom w:val="nil"/>
              <w:right w:val="nil"/>
            </w:tcBorders>
          </w:tcPr>
          <w:p w14:paraId="6F520F4C" w14:textId="77777777" w:rsidR="00FD3105" w:rsidRDefault="00FD3105"/>
        </w:tc>
      </w:tr>
      <w:tr w:rsidR="00FD3105" w14:paraId="71EEB9E0" w14:textId="77777777">
        <w:tblPrEx>
          <w:tblCellMar>
            <w:top w:w="0" w:type="dxa"/>
            <w:left w:w="0" w:type="dxa"/>
            <w:bottom w:w="0" w:type="dxa"/>
            <w:right w:w="0" w:type="dxa"/>
          </w:tblCellMar>
        </w:tblPrEx>
        <w:tc>
          <w:tcPr>
            <w:tcW w:w="2160" w:type="dxa"/>
            <w:tcBorders>
              <w:top w:val="nil"/>
              <w:left w:val="nil"/>
              <w:bottom w:val="nil"/>
              <w:right w:val="nil"/>
            </w:tcBorders>
          </w:tcPr>
          <w:p w14:paraId="3DF5EA0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E1EC84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F65A89" w14:textId="77777777" w:rsidR="00FD3105" w:rsidRDefault="00FD3105"/>
        </w:tc>
        <w:tc>
          <w:tcPr>
            <w:tcW w:w="2160" w:type="dxa"/>
            <w:tcBorders>
              <w:top w:val="nil"/>
              <w:left w:val="nil"/>
              <w:bottom w:val="nil"/>
              <w:right w:val="nil"/>
            </w:tcBorders>
          </w:tcPr>
          <w:p w14:paraId="0EFBEE39" w14:textId="77777777" w:rsidR="00FD3105" w:rsidRDefault="00FD3105"/>
        </w:tc>
      </w:tr>
      <w:tr w:rsidR="00FD3105" w14:paraId="7DD82FB3" w14:textId="77777777">
        <w:tblPrEx>
          <w:tblCellMar>
            <w:top w:w="0" w:type="dxa"/>
            <w:left w:w="0" w:type="dxa"/>
            <w:bottom w:w="0" w:type="dxa"/>
            <w:right w:w="0" w:type="dxa"/>
          </w:tblCellMar>
        </w:tblPrEx>
        <w:tc>
          <w:tcPr>
            <w:tcW w:w="2160" w:type="dxa"/>
            <w:tcBorders>
              <w:top w:val="nil"/>
              <w:left w:val="nil"/>
              <w:bottom w:val="nil"/>
              <w:right w:val="nil"/>
            </w:tcBorders>
          </w:tcPr>
          <w:p w14:paraId="6E5DB6E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C3F289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E0607B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63F5C5" w14:textId="77777777" w:rsidR="00FD3105" w:rsidRDefault="00FD3105"/>
        </w:tc>
      </w:tr>
    </w:tbl>
    <w:p w14:paraId="69AADB83" w14:textId="77777777" w:rsidR="00FD3105" w:rsidRDefault="00FD3105">
      <w:pPr>
        <w:pStyle w:val="pxtbody"/>
      </w:pPr>
    </w:p>
    <w:p w14:paraId="5AB42999" w14:textId="77777777" w:rsidR="00FD3105" w:rsidRDefault="00FD3105"/>
    <w:p w14:paraId="4CACB9D5" w14:textId="77777777" w:rsidR="00FD3105" w:rsidRDefault="00FD3105">
      <w:pPr>
        <w:pStyle w:val="pxformhac"/>
        <w:spacing w:before="180"/>
        <w:jc w:val="center"/>
      </w:pPr>
      <w:r>
        <w:t xml:space="preserve">FINAL JUDGMENT </w:t>
      </w:r>
    </w:p>
    <w:p w14:paraId="196205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Pursuant to the verdict rendered in this action</w:t>
      </w:r>
    </w:p>
    <w:p w14:paraId="6083B4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IT IS ADJUDGED that:</w:t>
      </w:r>
    </w:p>
    <w:p w14:paraId="37A10E01" w14:textId="77777777" w:rsidR="00FD3105" w:rsidRDefault="00FD3105">
      <w:pPr>
        <w:pStyle w:val="pxformfl"/>
        <w:ind w:left="500"/>
      </w:pPr>
      <w:r>
        <w:t xml:space="preserve"> </w:t>
      </w:r>
    </w:p>
    <w:p w14:paraId="38A31DE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4BFAD3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owns the following described real property in </w:t>
      </w:r>
      <w:r>
        <w:rPr>
          <w:rStyle w:val="pxfinstr"/>
          <w:i/>
          <w:iCs/>
        </w:rPr>
        <w:t>[name of county]</w:t>
      </w:r>
      <w:r>
        <w:t>, Florida:</w:t>
      </w:r>
    </w:p>
    <w:p w14:paraId="2865FA7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6B458F80" w14:textId="77777777" w:rsidR="00FD3105" w:rsidRDefault="00FD3105">
      <w:pPr>
        <w:pStyle w:val="pxformcp"/>
      </w:pPr>
      <w:r>
        <w:t>in fee simple.</w:t>
      </w:r>
    </w:p>
    <w:p w14:paraId="669F022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D229EA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[NAME OF DEFENDANT]</w:t>
      </w:r>
      <w:r>
        <w:t xml:space="preserve"> the real property described in paragraph 1.</w:t>
      </w:r>
    </w:p>
    <w:p w14:paraId="342D82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10672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in the sum of $</w:t>
      </w:r>
      <w:r>
        <w:rPr>
          <w:rStyle w:val="pxfinstr"/>
          <w:i/>
          <w:iCs/>
        </w:rPr>
        <w:t>[dollar amount of costs]</w:t>
      </w:r>
      <w:r>
        <w:t xml:space="preserve"> and interest at the rate prescribed by law.</w:t>
      </w:r>
    </w:p>
    <w:p w14:paraId="7F6A70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3168D3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Execution and writ of possession shall issue forthwith as requested by plaintiff pursuant to </w:t>
      </w:r>
      <w:r>
        <w:rPr>
          <w:rStyle w:val="pxst"/>
          <w:color w:val="FF0000"/>
          <w:sz w:val="20"/>
          <w:szCs w:val="20"/>
          <w:vertAlign w:val="superscript"/>
        </w:rPr>
        <w:t>►</w:t>
      </w:r>
      <w:r>
        <w:rPr>
          <w:rStyle w:val="pxst"/>
        </w:rPr>
        <w:fldChar w:fldCharType="begin"/>
      </w:r>
      <w:r>
        <w:rPr>
          <w:rStyle w:val="pxst"/>
        </w:rPr>
        <w:instrText>st.ref.id="I05Z8M4"</w:instrText>
      </w:r>
      <w:r>
        <w:rPr>
          <w:rStyle w:val="pxst"/>
        </w:rPr>
        <w:fldChar w:fldCharType="end"/>
      </w:r>
      <w:r>
        <w:rPr>
          <w:rStyle w:val="pxst"/>
          <w:vanish/>
        </w:rPr>
        <w:t>&amp;s;</w:t>
      </w:r>
      <w:r>
        <w:rPr>
          <w:rStyle w:val="pxvis"/>
          <w:rFonts w:ascii="Times NewRoman" w:hAnsi="Times NewRoman"/>
          <w:b w:val="0"/>
          <w:sz w:val="24"/>
        </w:rPr>
        <w:t>§</w:t>
      </w:r>
      <w:r>
        <w:rPr>
          <w:rStyle w:val="pxst"/>
        </w:rPr>
        <w:t>66.021(6) Florida Statutes</w:t>
      </w:r>
      <w:r>
        <w:t>.</w:t>
      </w:r>
    </w:p>
    <w:p w14:paraId="1D88B8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ORDERED at </w:t>
      </w:r>
      <w:r>
        <w:rPr>
          <w:rStyle w:val="pxfinstr"/>
          <w:i/>
          <w:iCs/>
        </w:rPr>
        <w:t>[name of city]</w:t>
      </w:r>
      <w:r>
        <w:t xml:space="preserve">, Florida on </w:t>
      </w:r>
      <w:r>
        <w:rPr>
          <w:rStyle w:val="pxfinstr"/>
          <w:i/>
          <w:iCs/>
        </w:rPr>
        <w:t>[date of order]</w:t>
      </w:r>
      <w:r>
        <w:t>.</w:t>
      </w:r>
    </w:p>
    <w:p w14:paraId="210B2B7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48F374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549018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CCC643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tbl.ident="I04WCDJ"</w:instrText>
      </w:r>
      <w:r>
        <w:fldChar w:fldCharType="end"/>
      </w:r>
      <w:r>
        <w:fldChar w:fldCharType="begin"/>
      </w:r>
      <w:r>
        <w:instrText>tbl.uuid="I01MB3Y"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82E944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FC893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C29001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BF6190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3B55305" w14:textId="77777777">
        <w:tblPrEx>
          <w:tblCellMar>
            <w:top w:w="0" w:type="dxa"/>
            <w:left w:w="0" w:type="dxa"/>
            <w:bottom w:w="0" w:type="dxa"/>
            <w:right w:w="0" w:type="dxa"/>
          </w:tblCellMar>
        </w:tblPrEx>
        <w:tc>
          <w:tcPr>
            <w:tcW w:w="4320" w:type="dxa"/>
            <w:tcBorders>
              <w:top w:val="nil"/>
              <w:left w:val="nil"/>
              <w:bottom w:val="nil"/>
              <w:right w:val="nil"/>
            </w:tcBorders>
          </w:tcPr>
          <w:p w14:paraId="7B2BCA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9FB2B3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D928F9F" w14:textId="77777777">
        <w:tblPrEx>
          <w:tblCellMar>
            <w:top w:w="0" w:type="dxa"/>
            <w:left w:w="0" w:type="dxa"/>
            <w:bottom w:w="0" w:type="dxa"/>
            <w:right w:w="0" w:type="dxa"/>
          </w:tblCellMar>
        </w:tblPrEx>
        <w:tc>
          <w:tcPr>
            <w:tcW w:w="4320" w:type="dxa"/>
            <w:tcBorders>
              <w:top w:val="nil"/>
              <w:left w:val="nil"/>
              <w:bottom w:val="nil"/>
              <w:right w:val="nil"/>
            </w:tcBorders>
          </w:tcPr>
          <w:p w14:paraId="2E3E943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1C92B6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A9C76A4" w14:textId="77777777" w:rsidR="00FD3105" w:rsidRDefault="00FD3105">
      <w:pPr>
        <w:pStyle w:val="pxtbody"/>
      </w:pPr>
    </w:p>
    <w:p w14:paraId="6F804E09" w14:textId="77777777" w:rsidR="00FD3105" w:rsidRDefault="00FD3105"/>
    <w:p w14:paraId="283EB505" w14:textId="77777777" w:rsidR="00FD3105" w:rsidRDefault="00FD3105">
      <w:pPr>
        <w:pStyle w:val="pxcomnt"/>
      </w:pPr>
    </w:p>
    <w:p w14:paraId="08B33D23" w14:textId="77777777" w:rsidR="00FD3105" w:rsidRDefault="00FD3105">
      <w:pPr>
        <w:pStyle w:val="pxhac"/>
        <w:spacing w:before="180"/>
        <w:jc w:val="center"/>
      </w:pPr>
      <w:r>
        <w:rPr>
          <w:rStyle w:val="pxb"/>
          <w:b/>
          <w:bCs/>
        </w:rPr>
        <w:t>Author's Comment</w:t>
      </w:r>
    </w:p>
    <w:p w14:paraId="5F3D23A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st.ref.id="I04ACKI"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st.ref.id="I01O5YH"</w:instrText>
      </w:r>
      <w:r>
        <w:rPr>
          <w:rStyle w:val="pxst"/>
        </w:rPr>
        <w:fldChar w:fldCharType="end"/>
      </w:r>
      <w:r>
        <w:rPr>
          <w:rStyle w:val="pxst"/>
          <w:vanish/>
        </w:rPr>
        <w:t>&amp;s;</w:t>
      </w:r>
      <w:r>
        <w:rPr>
          <w:rStyle w:val="pxvis"/>
          <w:rFonts w:ascii="Times NewRoman" w:hAnsi="Times NewRoman"/>
          <w:b w:val="0"/>
          <w:sz w:val="24"/>
        </w:rPr>
        <w:t>§</w:t>
      </w:r>
      <w:r>
        <w:rPr>
          <w:rStyle w:val="pxst"/>
        </w:rPr>
        <w:t>66.021, Fla. Stat.</w:t>
      </w:r>
      <w:r>
        <w:t xml:space="preserve">; </w:t>
      </w:r>
      <w:r>
        <w:rPr>
          <w:rStyle w:val="pxcc"/>
          <w:color w:val="FF0000"/>
          <w:sz w:val="20"/>
          <w:szCs w:val="20"/>
          <w:vertAlign w:val="superscript"/>
        </w:rPr>
        <w:t>►</w:t>
      </w:r>
      <w:r>
        <w:rPr>
          <w:rStyle w:val="pxcc"/>
        </w:rPr>
        <w:fldChar w:fldCharType="begin"/>
      </w:r>
      <w:r>
        <w:rPr>
          <w:rStyle w:val="pxcc"/>
        </w:rPr>
        <w:instrText>cc.ref.id="I01O6PM"</w:instrText>
      </w:r>
      <w:r>
        <w:rPr>
          <w:rStyle w:val="pxcc"/>
        </w:rPr>
        <w:fldChar w:fldCharType="end"/>
      </w:r>
      <w:r>
        <w:rPr>
          <w:rStyle w:val="pxcc"/>
        </w:rPr>
        <w:t>Silva v. de la Noval, 307 So. 3d 131 (Fla. 3d DCA 2020)</w:t>
      </w:r>
      <w:r>
        <w:t>; If interest is awarded, a clause for it must be inserted in paragraph 3.</w:t>
      </w:r>
    </w:p>
    <w:p w14:paraId="478DC9DC" w14:textId="77777777" w:rsidR="00FD3105" w:rsidRDefault="00FD3105">
      <w:pPr>
        <w:pStyle w:val="pxs"/>
        <w:spacing w:before="180"/>
        <w:rPr>
          <w:sz w:val="27"/>
          <w:szCs w:val="27"/>
        </w:rPr>
      </w:pPr>
      <w:r>
        <w:rPr>
          <w:sz w:val="27"/>
          <w:szCs w:val="27"/>
        </w:rPr>
        <w:t>10:29. Judgment</w:t>
      </w:r>
      <w:r>
        <w:rPr>
          <w:rStyle w:val="pxsep"/>
        </w:rPr>
        <w:t xml:space="preserve">-- </w:t>
      </w:r>
      <w:r>
        <w:rPr>
          <w:sz w:val="27"/>
          <w:szCs w:val="27"/>
        </w:rPr>
        <w:t>Ejectment, betterment</w:t>
      </w:r>
    </w:p>
    <w:p w14:paraId="2585D0F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p.ct.id="3d29be30775711ee8e1ba9ecff0bf883|29|10:29"</w:instrText>
      </w:r>
      <w:r>
        <w:fldChar w:fldCharType="end"/>
      </w:r>
      <w:r>
        <w:t xml:space="preserve">The form for the prevailing party will be a judgment for money. See </w:t>
      </w:r>
      <w:r>
        <w:rPr>
          <w:rStyle w:val="pxx"/>
          <w:color w:val="FF0000"/>
          <w:sz w:val="20"/>
          <w:szCs w:val="20"/>
          <w:vertAlign w:val="superscript"/>
        </w:rPr>
        <w:t>►</w:t>
      </w:r>
      <w:r>
        <w:rPr>
          <w:rStyle w:val="pxx"/>
        </w:rPr>
        <w:fldChar w:fldCharType="begin"/>
      </w:r>
      <w:r>
        <w:rPr>
          <w:rStyle w:val="pxx"/>
        </w:rPr>
        <w:instrText>x.ref.id="I03QH89"</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The prevailing party is determined by the mathematics required by </w:t>
      </w:r>
      <w:r>
        <w:rPr>
          <w:rStyle w:val="pxst"/>
          <w:color w:val="FF0000"/>
          <w:sz w:val="20"/>
          <w:szCs w:val="20"/>
          <w:vertAlign w:val="superscript"/>
        </w:rPr>
        <w:t>►</w:t>
      </w:r>
      <w:r>
        <w:rPr>
          <w:rStyle w:val="pxst"/>
        </w:rPr>
        <w:fldChar w:fldCharType="begin"/>
      </w:r>
      <w:r>
        <w:rPr>
          <w:rStyle w:val="pxst"/>
        </w:rPr>
        <w:instrText>st.ref.id="I04AC7L"</w:instrText>
      </w:r>
      <w:r>
        <w:rPr>
          <w:rStyle w:val="pxst"/>
        </w:rPr>
        <w:fldChar w:fldCharType="end"/>
      </w:r>
      <w:r>
        <w:rPr>
          <w:rStyle w:val="pxst"/>
          <w:vanish/>
        </w:rPr>
        <w:t>&amp;s;</w:t>
      </w:r>
      <w:r>
        <w:rPr>
          <w:rStyle w:val="pxvis"/>
          <w:rFonts w:ascii="Times NewRoman" w:hAnsi="Times NewRoman"/>
          <w:b w:val="0"/>
          <w:sz w:val="24"/>
        </w:rPr>
        <w:t>§</w:t>
      </w:r>
      <w:r>
        <w:rPr>
          <w:rStyle w:val="pxst"/>
        </w:rPr>
        <w:t>66.061, Fla. Stat.</w:t>
      </w:r>
      <w:r>
        <w:t xml:space="preserve"> Judgment is then rendered for the party receiving the balance. See also </w:t>
      </w:r>
      <w:r>
        <w:rPr>
          <w:rStyle w:val="pxst"/>
          <w:color w:val="FF0000"/>
          <w:sz w:val="20"/>
          <w:szCs w:val="20"/>
          <w:vertAlign w:val="superscript"/>
        </w:rPr>
        <w:t>►</w:t>
      </w:r>
      <w:r>
        <w:rPr>
          <w:rStyle w:val="pxst"/>
        </w:rPr>
        <w:fldChar w:fldCharType="begin"/>
      </w:r>
      <w:r>
        <w:rPr>
          <w:rStyle w:val="pxst"/>
        </w:rPr>
        <w:instrText>st.ref.id="I01SU5J"</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66.091, Fla. Stat.; </w:t>
      </w:r>
      <w:r>
        <w:rPr>
          <w:rStyle w:val="pxst"/>
          <w:vanish/>
        </w:rPr>
        <w:t>&amp;s;</w:t>
      </w:r>
      <w:r>
        <w:rPr>
          <w:rStyle w:val="pxvis"/>
          <w:rFonts w:ascii="Times NewRoman" w:hAnsi="Times NewRoman"/>
          <w:b w:val="0"/>
          <w:sz w:val="24"/>
        </w:rPr>
        <w:t>§</w:t>
      </w:r>
      <w:r>
        <w:rPr>
          <w:rStyle w:val="pxst"/>
        </w:rPr>
        <w:t>66.101, Fla. Stat.</w:t>
      </w:r>
      <w:r>
        <w:t xml:space="preserve"> (payment options); </w:t>
      </w:r>
      <w:r>
        <w:rPr>
          <w:rStyle w:val="pxx"/>
          <w:color w:val="FF0000"/>
          <w:sz w:val="20"/>
          <w:szCs w:val="20"/>
          <w:vertAlign w:val="superscript"/>
        </w:rPr>
        <w:t>►</w:t>
      </w:r>
      <w:r>
        <w:rPr>
          <w:rStyle w:val="pxx"/>
        </w:rPr>
        <w:fldChar w:fldCharType="begin"/>
      </w:r>
      <w:r>
        <w:rPr>
          <w:rStyle w:val="pxx"/>
        </w:rPr>
        <w:instrText>x.ref.id="I03W3NP"</w:instrText>
      </w:r>
      <w:r>
        <w:rPr>
          <w:rStyle w:val="pxx"/>
        </w:rPr>
        <w:fldChar w:fldCharType="end"/>
      </w:r>
      <w:r>
        <w:rPr>
          <w:rStyle w:val="pxx"/>
          <w:vanish/>
        </w:rPr>
        <w:t>&amp;s;</w:t>
      </w:r>
      <w:r>
        <w:rPr>
          <w:rStyle w:val="pxvis"/>
          <w:rFonts w:ascii="Times NewRoman" w:hAnsi="Times NewRoman"/>
          <w:b w:val="0"/>
          <w:sz w:val="24"/>
        </w:rPr>
        <w:t>§</w:t>
      </w:r>
      <w:r>
        <w:rPr>
          <w:rStyle w:val="pxx"/>
        </w:rPr>
        <w:t>9:23</w:t>
      </w:r>
      <w:r>
        <w:t xml:space="preserve"> (the verdict).</w:t>
      </w:r>
    </w:p>
    <w:p w14:paraId="19AF7279" w14:textId="77777777" w:rsidR="00FD3105" w:rsidRDefault="00FD3105">
      <w:pPr>
        <w:pStyle w:val="pxs"/>
        <w:spacing w:before="180"/>
        <w:rPr>
          <w:sz w:val="27"/>
          <w:szCs w:val="27"/>
        </w:rPr>
      </w:pPr>
      <w:r>
        <w:rPr>
          <w:sz w:val="27"/>
          <w:szCs w:val="27"/>
        </w:rPr>
        <w:t>10:30. Judgment</w:t>
      </w:r>
      <w:r>
        <w:rPr>
          <w:rStyle w:val="pxsep"/>
        </w:rPr>
        <w:t xml:space="preserve">-- </w:t>
      </w:r>
      <w:r>
        <w:rPr>
          <w:sz w:val="27"/>
          <w:szCs w:val="27"/>
        </w:rPr>
        <w:t>Eminent domain, no declaration of taking</w:t>
      </w:r>
    </w:p>
    <w:p w14:paraId="7AC74965" w14:textId="77777777" w:rsidR="00FD3105" w:rsidRDefault="00FD3105">
      <w:pPr>
        <w:pStyle w:val="pxov"/>
        <w:rPr>
          <w:vanish/>
        </w:rPr>
      </w:pPr>
      <w:r>
        <w:rPr>
          <w:vanish/>
        </w:rPr>
        <w:t>FMS</w:t>
      </w:r>
    </w:p>
    <w:p w14:paraId="4A57A5CC" w14:textId="77777777" w:rsidR="00FD3105" w:rsidRDefault="00FD3105">
      <w:pPr>
        <w:pStyle w:val="pxov"/>
        <w:rPr>
          <w:vanish/>
        </w:rPr>
      </w:pPr>
      <w:r>
        <w:rPr>
          <w:vanish/>
        </w:rPr>
        <w:t>LCV</w:t>
      </w:r>
    </w:p>
    <w:p w14:paraId="1F805190" w14:textId="77777777" w:rsidR="00FD3105" w:rsidRDefault="00FD3105">
      <w:pPr>
        <w:pStyle w:val="pxov"/>
        <w:rPr>
          <w:vanish/>
        </w:rPr>
      </w:pPr>
      <w:r>
        <w:rPr>
          <w:vanish/>
        </w:rPr>
        <w:t>LSC</w:t>
      </w:r>
    </w:p>
    <w:p w14:paraId="18C5BB9C" w14:textId="77777777" w:rsidR="00FD3105" w:rsidRDefault="00FD3105">
      <w:pPr>
        <w:pStyle w:val="pxov"/>
        <w:rPr>
          <w:vanish/>
        </w:rPr>
      </w:pPr>
      <w:r>
        <w:rPr>
          <w:vanish/>
        </w:rPr>
        <w:t>LS7</w:t>
      </w:r>
    </w:p>
    <w:p w14:paraId="74BB0F48" w14:textId="77777777" w:rsidR="00FD3105" w:rsidRDefault="00FD3105">
      <w:pPr>
        <w:pStyle w:val="pxov"/>
        <w:rPr>
          <w:vanish/>
        </w:rPr>
      </w:pPr>
      <w:r>
        <w:rPr>
          <w:vanish/>
        </w:rPr>
        <w:t>LGV</w:t>
      </w:r>
    </w:p>
    <w:p w14:paraId="47464587" w14:textId="77777777" w:rsidR="00FD3105" w:rsidRDefault="00FD3105">
      <w:pPr>
        <w:pStyle w:val="pxov"/>
        <w:rPr>
          <w:vanish/>
        </w:rPr>
      </w:pPr>
      <w:r>
        <w:rPr>
          <w:vanish/>
        </w:rPr>
        <w:t>BLD</w:t>
      </w:r>
    </w:p>
    <w:p w14:paraId="6DE615FF" w14:textId="77777777" w:rsidR="00FD3105" w:rsidRDefault="00FD3105">
      <w:pPr>
        <w:pStyle w:val="pxov"/>
        <w:rPr>
          <w:vanish/>
        </w:rPr>
      </w:pPr>
      <w:r>
        <w:rPr>
          <w:vanish/>
        </w:rPr>
        <w:t>FCV</w:t>
      </w:r>
    </w:p>
    <w:p w14:paraId="2EE6BC31" w14:textId="77777777" w:rsidR="00FD3105" w:rsidRDefault="00FD3105">
      <w:pPr>
        <w:pStyle w:val="pxov"/>
        <w:rPr>
          <w:vanish/>
        </w:rPr>
      </w:pPr>
      <w:r>
        <w:rPr>
          <w:vanish/>
        </w:rPr>
        <w:t>FLG</w:t>
      </w:r>
    </w:p>
    <w:p w14:paraId="64CE74A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form.fid="I6fcf82209fed11dfbf230000837214a9"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F5DDDC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tbl.ident="I06SFJP"</w:instrText>
      </w:r>
      <w:r>
        <w:fldChar w:fldCharType="end"/>
      </w:r>
      <w:r>
        <w:fldChar w:fldCharType="begin"/>
      </w:r>
      <w:r>
        <w:instrText>tbl.uuid="I02FNWW"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F11A3C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2C4377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C90E94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E53590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E8C7AB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E4D092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D72CA06" w14:textId="77777777">
        <w:tblPrEx>
          <w:tblCellMar>
            <w:top w:w="0" w:type="dxa"/>
            <w:left w:w="0" w:type="dxa"/>
            <w:bottom w:w="0" w:type="dxa"/>
            <w:right w:w="0" w:type="dxa"/>
          </w:tblCellMar>
        </w:tblPrEx>
        <w:tc>
          <w:tcPr>
            <w:tcW w:w="2160" w:type="dxa"/>
            <w:tcBorders>
              <w:top w:val="nil"/>
              <w:left w:val="nil"/>
              <w:bottom w:val="nil"/>
              <w:right w:val="nil"/>
            </w:tcBorders>
          </w:tcPr>
          <w:p w14:paraId="2C6550B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45D59E9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F3216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98A15A" w14:textId="77777777" w:rsidR="00FD3105" w:rsidRDefault="00FD3105"/>
        </w:tc>
      </w:tr>
      <w:tr w:rsidR="00FD3105" w14:paraId="496815AA" w14:textId="77777777">
        <w:tblPrEx>
          <w:tblCellMar>
            <w:top w:w="0" w:type="dxa"/>
            <w:left w:w="0" w:type="dxa"/>
            <w:bottom w:w="0" w:type="dxa"/>
            <w:right w:w="0" w:type="dxa"/>
          </w:tblCellMar>
        </w:tblPrEx>
        <w:tc>
          <w:tcPr>
            <w:tcW w:w="2160" w:type="dxa"/>
            <w:tcBorders>
              <w:top w:val="nil"/>
              <w:left w:val="nil"/>
              <w:bottom w:val="nil"/>
              <w:right w:val="nil"/>
            </w:tcBorders>
          </w:tcPr>
          <w:p w14:paraId="07BCF0D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671405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71BD9B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20448C3" w14:textId="77777777" w:rsidR="00FD3105" w:rsidRDefault="00FD3105"/>
        </w:tc>
      </w:tr>
      <w:tr w:rsidR="00FD3105" w14:paraId="38E0F44F" w14:textId="77777777">
        <w:tblPrEx>
          <w:tblCellMar>
            <w:top w:w="0" w:type="dxa"/>
            <w:left w:w="0" w:type="dxa"/>
            <w:bottom w:w="0" w:type="dxa"/>
            <w:right w:w="0" w:type="dxa"/>
          </w:tblCellMar>
        </w:tblPrEx>
        <w:tc>
          <w:tcPr>
            <w:tcW w:w="2160" w:type="dxa"/>
            <w:tcBorders>
              <w:top w:val="nil"/>
              <w:left w:val="nil"/>
              <w:bottom w:val="nil"/>
              <w:right w:val="nil"/>
            </w:tcBorders>
          </w:tcPr>
          <w:p w14:paraId="3913F6C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DEEBF8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B358CD5" w14:textId="77777777" w:rsidR="00FD3105" w:rsidRDefault="00FD3105"/>
        </w:tc>
        <w:tc>
          <w:tcPr>
            <w:tcW w:w="2160" w:type="dxa"/>
            <w:tcBorders>
              <w:top w:val="nil"/>
              <w:left w:val="nil"/>
              <w:bottom w:val="nil"/>
              <w:right w:val="nil"/>
            </w:tcBorders>
          </w:tcPr>
          <w:p w14:paraId="3068A078" w14:textId="77777777" w:rsidR="00FD3105" w:rsidRDefault="00FD3105"/>
        </w:tc>
      </w:tr>
      <w:tr w:rsidR="00FD3105" w14:paraId="7C50C52B" w14:textId="77777777">
        <w:tblPrEx>
          <w:tblCellMar>
            <w:top w:w="0" w:type="dxa"/>
            <w:left w:w="0" w:type="dxa"/>
            <w:bottom w:w="0" w:type="dxa"/>
            <w:right w:w="0" w:type="dxa"/>
          </w:tblCellMar>
        </w:tblPrEx>
        <w:tc>
          <w:tcPr>
            <w:tcW w:w="2160" w:type="dxa"/>
            <w:tcBorders>
              <w:top w:val="nil"/>
              <w:left w:val="nil"/>
              <w:bottom w:val="nil"/>
              <w:right w:val="nil"/>
            </w:tcBorders>
          </w:tcPr>
          <w:p w14:paraId="290956F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658FF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F550BB9" w14:textId="77777777" w:rsidR="00FD3105" w:rsidRDefault="00FD3105"/>
        </w:tc>
        <w:tc>
          <w:tcPr>
            <w:tcW w:w="2160" w:type="dxa"/>
            <w:tcBorders>
              <w:top w:val="nil"/>
              <w:left w:val="nil"/>
              <w:bottom w:val="nil"/>
              <w:right w:val="nil"/>
            </w:tcBorders>
          </w:tcPr>
          <w:p w14:paraId="7CAFB8C8" w14:textId="77777777" w:rsidR="00FD3105" w:rsidRDefault="00FD3105"/>
        </w:tc>
      </w:tr>
      <w:tr w:rsidR="00FD3105" w14:paraId="0AB342D9" w14:textId="77777777">
        <w:tblPrEx>
          <w:tblCellMar>
            <w:top w:w="0" w:type="dxa"/>
            <w:left w:w="0" w:type="dxa"/>
            <w:bottom w:w="0" w:type="dxa"/>
            <w:right w:w="0" w:type="dxa"/>
          </w:tblCellMar>
        </w:tblPrEx>
        <w:tc>
          <w:tcPr>
            <w:tcW w:w="2160" w:type="dxa"/>
            <w:tcBorders>
              <w:top w:val="nil"/>
              <w:left w:val="nil"/>
              <w:bottom w:val="nil"/>
              <w:right w:val="nil"/>
            </w:tcBorders>
          </w:tcPr>
          <w:p w14:paraId="41A8EDD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8B94E9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8099A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366D2D7" w14:textId="77777777" w:rsidR="00FD3105" w:rsidRDefault="00FD3105"/>
        </w:tc>
      </w:tr>
    </w:tbl>
    <w:p w14:paraId="1A182FEA" w14:textId="77777777" w:rsidR="00FD3105" w:rsidRDefault="00FD3105">
      <w:pPr>
        <w:pStyle w:val="pxtbody"/>
      </w:pPr>
    </w:p>
    <w:p w14:paraId="2CF2D683" w14:textId="77777777" w:rsidR="00FD3105" w:rsidRDefault="00FD3105"/>
    <w:p w14:paraId="7B1C2366" w14:textId="77777777" w:rsidR="00FD3105" w:rsidRDefault="00FD3105">
      <w:pPr>
        <w:pStyle w:val="pxformhac"/>
        <w:spacing w:before="180"/>
        <w:jc w:val="center"/>
      </w:pPr>
      <w:r>
        <w:t xml:space="preserve">FINAL JUDGMENT </w:t>
      </w:r>
    </w:p>
    <w:p w14:paraId="0186E8A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This action was tried and the following verdict was rendered by the jury:</w:t>
      </w:r>
    </w:p>
    <w:p w14:paraId="2F983E63" w14:textId="77777777" w:rsidR="00FD3105" w:rsidRDefault="00FD3105">
      <w:pPr>
        <w:pStyle w:val="pxformfl"/>
        <w:ind w:left="500"/>
      </w:pPr>
      <w:r>
        <w:t xml:space="preserve"> </w:t>
      </w:r>
    </w:p>
    <w:p w14:paraId="7E9E2F2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58328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63B64D9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63CC2499" w14:textId="77777777" w:rsidR="00FD3105" w:rsidRDefault="00FD3105">
      <w:pPr>
        <w:pStyle w:val="pxformcp"/>
      </w:pPr>
      <w:r>
        <w:t>and defendant's damages are assessed as:</w:t>
      </w:r>
    </w:p>
    <w:p w14:paraId="29A4F400" w14:textId="77777777" w:rsidR="00FD3105" w:rsidRDefault="00FD3105">
      <w:pPr>
        <w:pStyle w:val="pxformtbl"/>
        <w:ind w:left="500"/>
      </w:pPr>
      <w:r>
        <w:t xml:space="preserve"> </w:t>
      </w:r>
      <w:r>
        <w:rPr>
          <w:color w:val="FF0000"/>
          <w:sz w:val="20"/>
          <w:szCs w:val="20"/>
          <w:vertAlign w:val="superscript"/>
        </w:rPr>
        <w:t>►</w:t>
      </w:r>
      <w:r>
        <w:fldChar w:fldCharType="begin"/>
      </w:r>
      <w:r>
        <w:instrText>tbl.ident="I06SFJZ"</w:instrText>
      </w:r>
      <w:r>
        <w:fldChar w:fldCharType="end"/>
      </w:r>
      <w:r>
        <w:fldChar w:fldCharType="begin"/>
      </w:r>
      <w:r>
        <w:instrText>tbl.uuid="I01NGZD"</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831657D"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5A0F3CC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59CA73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35C7D6E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4E8C214D"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70E6687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7DAFE07" w14:textId="77777777">
        <w:tblPrEx>
          <w:tblCellMar>
            <w:top w:w="0" w:type="dxa"/>
            <w:left w:w="0" w:type="dxa"/>
            <w:bottom w:w="0" w:type="dxa"/>
            <w:right w:w="0" w:type="dxa"/>
          </w:tblCellMar>
        </w:tblPrEx>
        <w:tc>
          <w:tcPr>
            <w:tcW w:w="2160" w:type="dxa"/>
            <w:tcBorders>
              <w:top w:val="nil"/>
              <w:left w:val="nil"/>
              <w:bottom w:val="nil"/>
              <w:right w:val="nil"/>
            </w:tcBorders>
          </w:tcPr>
          <w:p w14:paraId="524210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B6E510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622794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2372D8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7F88BA8E" w14:textId="77777777">
        <w:tblPrEx>
          <w:tblCellMar>
            <w:top w:w="0" w:type="dxa"/>
            <w:left w:w="0" w:type="dxa"/>
            <w:bottom w:w="0" w:type="dxa"/>
            <w:right w:w="0" w:type="dxa"/>
          </w:tblCellMar>
        </w:tblPrEx>
        <w:tc>
          <w:tcPr>
            <w:tcW w:w="2160" w:type="dxa"/>
            <w:tcBorders>
              <w:top w:val="nil"/>
              <w:left w:val="nil"/>
              <w:bottom w:val="nil"/>
              <w:right w:val="nil"/>
            </w:tcBorders>
          </w:tcPr>
          <w:p w14:paraId="77500C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F534A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5DF0B6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76A0527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3AE6D678" w14:textId="77777777">
        <w:tblPrEx>
          <w:tblCellMar>
            <w:top w:w="0" w:type="dxa"/>
            <w:left w:w="0" w:type="dxa"/>
            <w:bottom w:w="0" w:type="dxa"/>
            <w:right w:w="0" w:type="dxa"/>
          </w:tblCellMar>
        </w:tblPrEx>
        <w:tc>
          <w:tcPr>
            <w:tcW w:w="2160" w:type="dxa"/>
            <w:tcBorders>
              <w:top w:val="nil"/>
              <w:left w:val="nil"/>
              <w:bottom w:val="nil"/>
              <w:right w:val="nil"/>
            </w:tcBorders>
          </w:tcPr>
          <w:p w14:paraId="3B69C8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4344A6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4516C3E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Business damages</w:t>
            </w:r>
          </w:p>
        </w:tc>
        <w:tc>
          <w:tcPr>
            <w:tcW w:w="2160" w:type="dxa"/>
            <w:tcBorders>
              <w:top w:val="nil"/>
              <w:left w:val="nil"/>
              <w:bottom w:val="nil"/>
              <w:right w:val="nil"/>
            </w:tcBorders>
          </w:tcPr>
          <w:p w14:paraId="156766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damages]</w:t>
            </w:r>
          </w:p>
        </w:tc>
      </w:tr>
      <w:tr w:rsidR="00FD3105" w14:paraId="08BF9ADE" w14:textId="77777777">
        <w:tblPrEx>
          <w:tblCellMar>
            <w:top w:w="0" w:type="dxa"/>
            <w:left w:w="0" w:type="dxa"/>
            <w:bottom w:w="0" w:type="dxa"/>
            <w:right w:w="0" w:type="dxa"/>
          </w:tblCellMar>
        </w:tblPrEx>
        <w:tc>
          <w:tcPr>
            <w:tcW w:w="2160" w:type="dxa"/>
            <w:tcBorders>
              <w:top w:val="nil"/>
              <w:left w:val="nil"/>
              <w:bottom w:val="nil"/>
              <w:right w:val="nil"/>
            </w:tcBorders>
          </w:tcPr>
          <w:p w14:paraId="44BE9C4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F7E0BB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1951121"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4EBECCB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39A4D931" w14:textId="77777777" w:rsidR="00FD3105" w:rsidRDefault="00FD3105">
      <w:pPr>
        <w:pStyle w:val="pxtbody"/>
      </w:pPr>
    </w:p>
    <w:p w14:paraId="042CFC87" w14:textId="77777777" w:rsidR="00FD3105" w:rsidRDefault="00FD3105"/>
    <w:p w14:paraId="4CE084B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C5000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042C316F"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2E7123C7" w14:textId="77777777" w:rsidR="00FD3105" w:rsidRDefault="00FD3105">
      <w:pPr>
        <w:pStyle w:val="pxformcp"/>
      </w:pPr>
      <w:r>
        <w:t>and defendant's damages are assessed as:</w:t>
      </w:r>
    </w:p>
    <w:p w14:paraId="45764277" w14:textId="77777777" w:rsidR="00FD3105" w:rsidRDefault="00FD3105">
      <w:pPr>
        <w:pStyle w:val="pxformtbl"/>
        <w:ind w:left="500"/>
      </w:pPr>
      <w:r>
        <w:t xml:space="preserve"> </w:t>
      </w:r>
      <w:r>
        <w:rPr>
          <w:color w:val="FF0000"/>
          <w:sz w:val="20"/>
          <w:szCs w:val="20"/>
          <w:vertAlign w:val="superscript"/>
        </w:rPr>
        <w:t>►</w:t>
      </w:r>
      <w:r>
        <w:fldChar w:fldCharType="begin"/>
      </w:r>
      <w:r>
        <w:instrText>tbl.ident="I08APGV"</w:instrText>
      </w:r>
      <w:r>
        <w:fldChar w:fldCharType="end"/>
      </w:r>
      <w:r>
        <w:fldChar w:fldCharType="begin"/>
      </w:r>
      <w:r>
        <w:instrText>tbl.uuid="I01NHF0"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E09968"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176A243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DFD22D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532F1E9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51B4C046"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1E41133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D090F03" w14:textId="77777777">
        <w:tblPrEx>
          <w:tblCellMar>
            <w:top w:w="0" w:type="dxa"/>
            <w:left w:w="0" w:type="dxa"/>
            <w:bottom w:w="0" w:type="dxa"/>
            <w:right w:w="0" w:type="dxa"/>
          </w:tblCellMar>
        </w:tblPrEx>
        <w:tc>
          <w:tcPr>
            <w:tcW w:w="2160" w:type="dxa"/>
            <w:tcBorders>
              <w:top w:val="nil"/>
              <w:left w:val="nil"/>
              <w:bottom w:val="nil"/>
              <w:right w:val="nil"/>
            </w:tcBorders>
          </w:tcPr>
          <w:p w14:paraId="418B4AB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7BE6CF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7F66ACF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2107A3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35F5D1B7" w14:textId="77777777">
        <w:tblPrEx>
          <w:tblCellMar>
            <w:top w:w="0" w:type="dxa"/>
            <w:left w:w="0" w:type="dxa"/>
            <w:bottom w:w="0" w:type="dxa"/>
            <w:right w:w="0" w:type="dxa"/>
          </w:tblCellMar>
        </w:tblPrEx>
        <w:tc>
          <w:tcPr>
            <w:tcW w:w="2160" w:type="dxa"/>
            <w:tcBorders>
              <w:top w:val="nil"/>
              <w:left w:val="nil"/>
              <w:bottom w:val="nil"/>
              <w:right w:val="nil"/>
            </w:tcBorders>
          </w:tcPr>
          <w:p w14:paraId="1F91B58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3ED511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324D75F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60B25F1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59A055CE" w14:textId="77777777">
        <w:tblPrEx>
          <w:tblCellMar>
            <w:top w:w="0" w:type="dxa"/>
            <w:left w:w="0" w:type="dxa"/>
            <w:bottom w:w="0" w:type="dxa"/>
            <w:right w:w="0" w:type="dxa"/>
          </w:tblCellMar>
        </w:tblPrEx>
        <w:tc>
          <w:tcPr>
            <w:tcW w:w="2160" w:type="dxa"/>
            <w:tcBorders>
              <w:top w:val="nil"/>
              <w:left w:val="nil"/>
              <w:bottom w:val="nil"/>
              <w:right w:val="nil"/>
            </w:tcBorders>
          </w:tcPr>
          <w:p w14:paraId="327B18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761D10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3E9C799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Moving costs</w:t>
            </w:r>
          </w:p>
        </w:tc>
        <w:tc>
          <w:tcPr>
            <w:tcW w:w="2160" w:type="dxa"/>
            <w:tcBorders>
              <w:top w:val="nil"/>
              <w:left w:val="nil"/>
              <w:bottom w:val="nil"/>
              <w:right w:val="nil"/>
            </w:tcBorders>
          </w:tcPr>
          <w:p w14:paraId="13F2833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costs]</w:t>
            </w:r>
          </w:p>
        </w:tc>
      </w:tr>
      <w:tr w:rsidR="00FD3105" w14:paraId="6FF3F275" w14:textId="77777777">
        <w:tblPrEx>
          <w:tblCellMar>
            <w:top w:w="0" w:type="dxa"/>
            <w:left w:w="0" w:type="dxa"/>
            <w:bottom w:w="0" w:type="dxa"/>
            <w:right w:w="0" w:type="dxa"/>
          </w:tblCellMar>
        </w:tblPrEx>
        <w:tc>
          <w:tcPr>
            <w:tcW w:w="2160" w:type="dxa"/>
            <w:tcBorders>
              <w:top w:val="nil"/>
              <w:left w:val="nil"/>
              <w:bottom w:val="nil"/>
              <w:right w:val="nil"/>
            </w:tcBorders>
          </w:tcPr>
          <w:p w14:paraId="7708999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FF973A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D684E4"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23B4F3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7CA95375" w14:textId="77777777" w:rsidR="00FD3105" w:rsidRDefault="00FD3105">
      <w:pPr>
        <w:pStyle w:val="pxtbody"/>
      </w:pPr>
    </w:p>
    <w:p w14:paraId="06F3B182" w14:textId="77777777" w:rsidR="00FD3105" w:rsidRDefault="00FD3105"/>
    <w:p w14:paraId="4DED8165" w14:textId="77777777" w:rsidR="00FD3105" w:rsidRDefault="00FD3105">
      <w:pPr>
        <w:pStyle w:val="pxformcp"/>
      </w:pPr>
      <w:r>
        <w:t>so</w:t>
      </w:r>
    </w:p>
    <w:p w14:paraId="2B89F03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IT IS ADJUDGED that:</w:t>
      </w:r>
    </w:p>
    <w:p w14:paraId="65D200E4" w14:textId="77777777" w:rsidR="00FD3105" w:rsidRDefault="00FD3105">
      <w:pPr>
        <w:pStyle w:val="pxformfl"/>
        <w:ind w:left="500"/>
      </w:pPr>
      <w:r>
        <w:t xml:space="preserve"> </w:t>
      </w:r>
    </w:p>
    <w:p w14:paraId="4479158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43BA8B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2FC38789"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7B3368B6"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7E44F51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67A7D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1421AFE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6B66B285"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5DDB849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97A5A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Jurisdiction is reserved to determine attorney fees and costs and to take any proceedings necessary to enforce this judgment.</w:t>
      </w:r>
    </w:p>
    <w:p w14:paraId="75ED57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ORDERED at </w:t>
      </w:r>
      <w:r>
        <w:rPr>
          <w:rStyle w:val="pxfinstr"/>
          <w:i/>
          <w:iCs/>
        </w:rPr>
        <w:t>[name of city]</w:t>
      </w:r>
      <w:r>
        <w:t xml:space="preserve">, Florida on </w:t>
      </w:r>
      <w:r>
        <w:rPr>
          <w:rStyle w:val="pxfinstr"/>
          <w:i/>
          <w:iCs/>
        </w:rPr>
        <w:t>[date of order]</w:t>
      </w:r>
      <w:r>
        <w:t>.</w:t>
      </w:r>
    </w:p>
    <w:p w14:paraId="2D39322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645DE6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172064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E6700F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tbl.ident="I08APGR"</w:instrText>
      </w:r>
      <w:r>
        <w:fldChar w:fldCharType="end"/>
      </w:r>
      <w:r>
        <w:fldChar w:fldCharType="begin"/>
      </w:r>
      <w:r>
        <w:instrText>tbl.uuid="I01NPWP"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09C1E2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03CA62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1BE77D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309296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BEB80DE" w14:textId="77777777">
        <w:tblPrEx>
          <w:tblCellMar>
            <w:top w:w="0" w:type="dxa"/>
            <w:left w:w="0" w:type="dxa"/>
            <w:bottom w:w="0" w:type="dxa"/>
            <w:right w:w="0" w:type="dxa"/>
          </w:tblCellMar>
        </w:tblPrEx>
        <w:tc>
          <w:tcPr>
            <w:tcW w:w="4320" w:type="dxa"/>
            <w:tcBorders>
              <w:top w:val="nil"/>
              <w:left w:val="nil"/>
              <w:bottom w:val="nil"/>
              <w:right w:val="nil"/>
            </w:tcBorders>
          </w:tcPr>
          <w:p w14:paraId="218575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7EA8B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059724A" w14:textId="77777777">
        <w:tblPrEx>
          <w:tblCellMar>
            <w:top w:w="0" w:type="dxa"/>
            <w:left w:w="0" w:type="dxa"/>
            <w:bottom w:w="0" w:type="dxa"/>
            <w:right w:w="0" w:type="dxa"/>
          </w:tblCellMar>
        </w:tblPrEx>
        <w:tc>
          <w:tcPr>
            <w:tcW w:w="4320" w:type="dxa"/>
            <w:tcBorders>
              <w:top w:val="nil"/>
              <w:left w:val="nil"/>
              <w:bottom w:val="nil"/>
              <w:right w:val="nil"/>
            </w:tcBorders>
          </w:tcPr>
          <w:p w14:paraId="34BB8D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A3DCFC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2826F08" w14:textId="77777777" w:rsidR="00FD3105" w:rsidRDefault="00FD3105">
      <w:pPr>
        <w:pStyle w:val="pxtbody"/>
      </w:pPr>
    </w:p>
    <w:p w14:paraId="30EA39D5" w14:textId="77777777" w:rsidR="00FD3105" w:rsidRDefault="00FD3105"/>
    <w:p w14:paraId="24B97580" w14:textId="77777777" w:rsidR="00FD3105" w:rsidRDefault="00FD3105">
      <w:pPr>
        <w:pStyle w:val="pxcomnt"/>
      </w:pPr>
    </w:p>
    <w:p w14:paraId="79DD7029" w14:textId="77777777" w:rsidR="00FD3105" w:rsidRDefault="00FD3105">
      <w:pPr>
        <w:pStyle w:val="pxhac"/>
        <w:spacing w:before="180"/>
        <w:jc w:val="center"/>
      </w:pPr>
      <w:r>
        <w:rPr>
          <w:rStyle w:val="pxb"/>
          <w:b/>
          <w:bCs/>
        </w:rPr>
        <w:t>Author's Comment</w:t>
      </w:r>
    </w:p>
    <w:p w14:paraId="3F24CBB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st.ref.id="I04AC6A"</w:instrText>
      </w:r>
      <w:r>
        <w:rPr>
          <w:rStyle w:val="pxst"/>
        </w:rPr>
        <w:fldChar w:fldCharType="end"/>
      </w:r>
      <w:r>
        <w:rPr>
          <w:rStyle w:val="pxst"/>
          <w:vanish/>
        </w:rPr>
        <w:t>&amp;s;</w:t>
      </w:r>
      <w:r>
        <w:rPr>
          <w:rStyle w:val="pxvis"/>
          <w:rFonts w:ascii="Times NewRoman" w:hAnsi="Times NewRoman"/>
          <w:b w:val="0"/>
          <w:sz w:val="24"/>
        </w:rPr>
        <w:t>§</w:t>
      </w:r>
      <w:r>
        <w:rPr>
          <w:rStyle w:val="pxst"/>
        </w:rPr>
        <w:t>73.101, Fla. Stat.</w:t>
      </w:r>
      <w:r>
        <w:t xml:space="preserve"> Fees and costs are customarily awarded at a post-trial hearing. See </w:t>
      </w:r>
      <w:r>
        <w:rPr>
          <w:rStyle w:val="pxx"/>
          <w:color w:val="FF0000"/>
          <w:sz w:val="20"/>
          <w:szCs w:val="20"/>
          <w:vertAlign w:val="superscript"/>
        </w:rPr>
        <w:t>►</w:t>
      </w:r>
      <w:r>
        <w:rPr>
          <w:rStyle w:val="pxx"/>
        </w:rPr>
        <w:fldChar w:fldCharType="begin"/>
      </w:r>
      <w:r>
        <w:rPr>
          <w:rStyle w:val="pxx"/>
        </w:rPr>
        <w:instrText>x.ref.id="I046HTY"</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for a form of order on fees and costs. See </w:t>
      </w:r>
      <w:r>
        <w:rPr>
          <w:rStyle w:val="pxst"/>
          <w:color w:val="FF0000"/>
          <w:sz w:val="20"/>
          <w:szCs w:val="20"/>
          <w:vertAlign w:val="superscript"/>
        </w:rPr>
        <w:t>►</w:t>
      </w:r>
      <w:r>
        <w:rPr>
          <w:rStyle w:val="pxst"/>
        </w:rPr>
        <w:fldChar w:fldCharType="begin"/>
      </w:r>
      <w:r>
        <w:rPr>
          <w:rStyle w:val="pxst"/>
        </w:rPr>
        <w:instrText>st.ref.id="I02W9F6"</w:instrText>
      </w:r>
      <w:r>
        <w:rPr>
          <w:rStyle w:val="pxst"/>
        </w:rPr>
        <w:fldChar w:fldCharType="end"/>
      </w:r>
      <w:r>
        <w:rPr>
          <w:rStyle w:val="pxst"/>
        </w:rPr>
        <w:t>section 74.091, Florida Statutes</w:t>
      </w:r>
      <w:r>
        <w:t xml:space="preserve"> for the right to an execution if the condemning authority takes the property under Chapter 74, Florida Statues and does not pay the judgment. As many parcels as needed may be incorporated in this form.</w:t>
      </w:r>
    </w:p>
    <w:p w14:paraId="01A8A213" w14:textId="77777777" w:rsidR="00FD3105" w:rsidRDefault="00FD3105">
      <w:pPr>
        <w:pStyle w:val="pxs"/>
        <w:spacing w:before="180"/>
        <w:rPr>
          <w:sz w:val="27"/>
          <w:szCs w:val="27"/>
        </w:rPr>
      </w:pPr>
      <w:r>
        <w:rPr>
          <w:sz w:val="27"/>
          <w:szCs w:val="27"/>
        </w:rPr>
        <w:t>10:31. Judgment</w:t>
      </w:r>
      <w:r>
        <w:rPr>
          <w:rStyle w:val="pxsep"/>
        </w:rPr>
        <w:t xml:space="preserve">-- </w:t>
      </w:r>
      <w:r>
        <w:rPr>
          <w:sz w:val="27"/>
          <w:szCs w:val="27"/>
        </w:rPr>
        <w:t>Forcible entry and unlawful detention</w:t>
      </w:r>
    </w:p>
    <w:p w14:paraId="3D5E5DE9" w14:textId="77777777" w:rsidR="00FD3105" w:rsidRDefault="00FD3105">
      <w:pPr>
        <w:pStyle w:val="pxov"/>
        <w:rPr>
          <w:vanish/>
        </w:rPr>
      </w:pPr>
      <w:r>
        <w:rPr>
          <w:vanish/>
        </w:rPr>
        <w:t>FMS</w:t>
      </w:r>
    </w:p>
    <w:p w14:paraId="68459786" w14:textId="77777777" w:rsidR="00FD3105" w:rsidRDefault="00FD3105">
      <w:pPr>
        <w:pStyle w:val="pxov"/>
        <w:rPr>
          <w:vanish/>
        </w:rPr>
      </w:pPr>
      <w:r>
        <w:rPr>
          <w:vanish/>
        </w:rPr>
        <w:t>LCV</w:t>
      </w:r>
    </w:p>
    <w:p w14:paraId="50D2D9DA" w14:textId="77777777" w:rsidR="00FD3105" w:rsidRDefault="00FD3105">
      <w:pPr>
        <w:pStyle w:val="pxov"/>
        <w:rPr>
          <w:vanish/>
        </w:rPr>
      </w:pPr>
      <w:r>
        <w:rPr>
          <w:vanish/>
        </w:rPr>
        <w:t>LSC</w:t>
      </w:r>
    </w:p>
    <w:p w14:paraId="43FC68CC" w14:textId="77777777" w:rsidR="00FD3105" w:rsidRDefault="00FD3105">
      <w:pPr>
        <w:pStyle w:val="pxov"/>
        <w:rPr>
          <w:vanish/>
        </w:rPr>
      </w:pPr>
      <w:r>
        <w:rPr>
          <w:vanish/>
        </w:rPr>
        <w:t>LS7</w:t>
      </w:r>
    </w:p>
    <w:p w14:paraId="454D2377" w14:textId="77777777" w:rsidR="00FD3105" w:rsidRDefault="00FD3105">
      <w:pPr>
        <w:pStyle w:val="pxov"/>
        <w:rPr>
          <w:vanish/>
        </w:rPr>
      </w:pPr>
      <w:r>
        <w:rPr>
          <w:vanish/>
        </w:rPr>
        <w:t>REL</w:t>
      </w:r>
    </w:p>
    <w:p w14:paraId="3B565F67" w14:textId="77777777" w:rsidR="00FD3105" w:rsidRDefault="00FD3105">
      <w:pPr>
        <w:pStyle w:val="pxov"/>
        <w:rPr>
          <w:vanish/>
        </w:rPr>
      </w:pPr>
      <w:r>
        <w:rPr>
          <w:vanish/>
        </w:rPr>
        <w:t>RTD</w:t>
      </w:r>
    </w:p>
    <w:p w14:paraId="7B96BDB8" w14:textId="77777777" w:rsidR="00FD3105" w:rsidRDefault="00FD3105">
      <w:pPr>
        <w:pStyle w:val="pxov"/>
        <w:rPr>
          <w:vanish/>
        </w:rPr>
      </w:pPr>
      <w:r>
        <w:rPr>
          <w:vanish/>
        </w:rPr>
        <w:t>FCV</w:t>
      </w:r>
    </w:p>
    <w:p w14:paraId="60F92ABC" w14:textId="77777777" w:rsidR="00FD3105" w:rsidRDefault="00FD3105">
      <w:pPr>
        <w:pStyle w:val="pxov"/>
        <w:rPr>
          <w:vanish/>
        </w:rPr>
      </w:pPr>
      <w:r>
        <w:rPr>
          <w:vanish/>
        </w:rPr>
        <w:t>FLG</w:t>
      </w:r>
    </w:p>
    <w:p w14:paraId="51E967E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form.fid="I6fd28f609fed11dfbf230000837214a9"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0244018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tbl.ident="I09C7D7"</w:instrText>
      </w:r>
      <w:r>
        <w:fldChar w:fldCharType="end"/>
      </w:r>
      <w:r>
        <w:fldChar w:fldCharType="begin"/>
      </w:r>
      <w:r>
        <w:instrText>tbl.uuid="I0765VO"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5FC690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F54D24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41313B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AE85E0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F6BE06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88C893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5C54339" w14:textId="77777777">
        <w:tblPrEx>
          <w:tblCellMar>
            <w:top w:w="0" w:type="dxa"/>
            <w:left w:w="0" w:type="dxa"/>
            <w:bottom w:w="0" w:type="dxa"/>
            <w:right w:w="0" w:type="dxa"/>
          </w:tblCellMar>
        </w:tblPrEx>
        <w:tc>
          <w:tcPr>
            <w:tcW w:w="2160" w:type="dxa"/>
            <w:tcBorders>
              <w:top w:val="nil"/>
              <w:left w:val="nil"/>
              <w:bottom w:val="nil"/>
              <w:right w:val="nil"/>
            </w:tcBorders>
          </w:tcPr>
          <w:p w14:paraId="1277D20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9C0227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AF8031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79BF9A7" w14:textId="77777777" w:rsidR="00FD3105" w:rsidRDefault="00FD3105"/>
        </w:tc>
      </w:tr>
      <w:tr w:rsidR="00FD3105" w14:paraId="4EBBD12F" w14:textId="77777777">
        <w:tblPrEx>
          <w:tblCellMar>
            <w:top w:w="0" w:type="dxa"/>
            <w:left w:w="0" w:type="dxa"/>
            <w:bottom w:w="0" w:type="dxa"/>
            <w:right w:w="0" w:type="dxa"/>
          </w:tblCellMar>
        </w:tblPrEx>
        <w:tc>
          <w:tcPr>
            <w:tcW w:w="2160" w:type="dxa"/>
            <w:tcBorders>
              <w:top w:val="nil"/>
              <w:left w:val="nil"/>
              <w:bottom w:val="nil"/>
              <w:right w:val="nil"/>
            </w:tcBorders>
          </w:tcPr>
          <w:p w14:paraId="0BB0CD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8C6BCA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B3F05A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C925CB" w14:textId="77777777" w:rsidR="00FD3105" w:rsidRDefault="00FD3105"/>
        </w:tc>
      </w:tr>
      <w:tr w:rsidR="00FD3105" w14:paraId="30FCEDA9" w14:textId="77777777">
        <w:tblPrEx>
          <w:tblCellMar>
            <w:top w:w="0" w:type="dxa"/>
            <w:left w:w="0" w:type="dxa"/>
            <w:bottom w:w="0" w:type="dxa"/>
            <w:right w:w="0" w:type="dxa"/>
          </w:tblCellMar>
        </w:tblPrEx>
        <w:tc>
          <w:tcPr>
            <w:tcW w:w="2160" w:type="dxa"/>
            <w:tcBorders>
              <w:top w:val="nil"/>
              <w:left w:val="nil"/>
              <w:bottom w:val="nil"/>
              <w:right w:val="nil"/>
            </w:tcBorders>
          </w:tcPr>
          <w:p w14:paraId="1654DC4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0927DD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EF23484" w14:textId="77777777" w:rsidR="00FD3105" w:rsidRDefault="00FD3105"/>
        </w:tc>
        <w:tc>
          <w:tcPr>
            <w:tcW w:w="2160" w:type="dxa"/>
            <w:tcBorders>
              <w:top w:val="nil"/>
              <w:left w:val="nil"/>
              <w:bottom w:val="nil"/>
              <w:right w:val="nil"/>
            </w:tcBorders>
          </w:tcPr>
          <w:p w14:paraId="4CD56127" w14:textId="77777777" w:rsidR="00FD3105" w:rsidRDefault="00FD3105"/>
        </w:tc>
      </w:tr>
      <w:tr w:rsidR="00FD3105" w14:paraId="437C676E" w14:textId="77777777">
        <w:tblPrEx>
          <w:tblCellMar>
            <w:top w:w="0" w:type="dxa"/>
            <w:left w:w="0" w:type="dxa"/>
            <w:bottom w:w="0" w:type="dxa"/>
            <w:right w:w="0" w:type="dxa"/>
          </w:tblCellMar>
        </w:tblPrEx>
        <w:tc>
          <w:tcPr>
            <w:tcW w:w="2160" w:type="dxa"/>
            <w:tcBorders>
              <w:top w:val="nil"/>
              <w:left w:val="nil"/>
              <w:bottom w:val="nil"/>
              <w:right w:val="nil"/>
            </w:tcBorders>
          </w:tcPr>
          <w:p w14:paraId="723633B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46B3D6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1FD311" w14:textId="77777777" w:rsidR="00FD3105" w:rsidRDefault="00FD3105"/>
        </w:tc>
        <w:tc>
          <w:tcPr>
            <w:tcW w:w="2160" w:type="dxa"/>
            <w:tcBorders>
              <w:top w:val="nil"/>
              <w:left w:val="nil"/>
              <w:bottom w:val="nil"/>
              <w:right w:val="nil"/>
            </w:tcBorders>
          </w:tcPr>
          <w:p w14:paraId="7CF0F88E" w14:textId="77777777" w:rsidR="00FD3105" w:rsidRDefault="00FD3105"/>
        </w:tc>
      </w:tr>
      <w:tr w:rsidR="00FD3105" w14:paraId="72875AC8" w14:textId="77777777">
        <w:tblPrEx>
          <w:tblCellMar>
            <w:top w:w="0" w:type="dxa"/>
            <w:left w:w="0" w:type="dxa"/>
            <w:bottom w:w="0" w:type="dxa"/>
            <w:right w:w="0" w:type="dxa"/>
          </w:tblCellMar>
        </w:tblPrEx>
        <w:tc>
          <w:tcPr>
            <w:tcW w:w="2160" w:type="dxa"/>
            <w:tcBorders>
              <w:top w:val="nil"/>
              <w:left w:val="nil"/>
              <w:bottom w:val="nil"/>
              <w:right w:val="nil"/>
            </w:tcBorders>
          </w:tcPr>
          <w:p w14:paraId="1698CC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EFAF53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C9D491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0AE887" w14:textId="77777777" w:rsidR="00FD3105" w:rsidRDefault="00FD3105"/>
        </w:tc>
      </w:tr>
    </w:tbl>
    <w:p w14:paraId="4DB29F65" w14:textId="77777777" w:rsidR="00FD3105" w:rsidRDefault="00FD3105">
      <w:pPr>
        <w:pStyle w:val="pxtbody"/>
      </w:pPr>
    </w:p>
    <w:p w14:paraId="5899BF87" w14:textId="77777777" w:rsidR="00FD3105" w:rsidRDefault="00FD3105"/>
    <w:p w14:paraId="1D559615" w14:textId="77777777" w:rsidR="00FD3105" w:rsidRDefault="00FD3105">
      <w:pPr>
        <w:pStyle w:val="pxformhac"/>
        <w:spacing w:before="180"/>
        <w:jc w:val="center"/>
      </w:pPr>
      <w:r>
        <w:t xml:space="preserve">FINAL JUDGMENT </w:t>
      </w:r>
    </w:p>
    <w:p w14:paraId="776B56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Pursuant to the verdict rendered in this action</w:t>
      </w:r>
    </w:p>
    <w:p w14:paraId="6BE839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IT IS ADJUDGED that:</w:t>
      </w:r>
    </w:p>
    <w:p w14:paraId="46E964BB" w14:textId="77777777" w:rsidR="00FD3105" w:rsidRDefault="00FD3105">
      <w:pPr>
        <w:pStyle w:val="pxformfl"/>
        <w:ind w:left="500"/>
      </w:pPr>
      <w:r>
        <w:t xml:space="preserve"> </w:t>
      </w:r>
    </w:p>
    <w:p w14:paraId="02CA25F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0201C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possession of the following described real property in </w:t>
      </w:r>
      <w:r>
        <w:rPr>
          <w:rStyle w:val="pxfinstr"/>
          <w:i/>
          <w:iCs/>
        </w:rPr>
        <w:t>[name of county]</w:t>
      </w:r>
      <w:r>
        <w:t>, Florida:</w:t>
      </w:r>
    </w:p>
    <w:p w14:paraId="0AEE457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71EB6029" w14:textId="77777777" w:rsidR="00FD3105" w:rsidRDefault="00FD3105">
      <w:pPr>
        <w:pStyle w:val="pxformcp"/>
      </w:pPr>
      <w:r>
        <w:t>for which let writ of possession issue.</w:t>
      </w:r>
    </w:p>
    <w:p w14:paraId="6DD4E9B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C1831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of $</w:t>
      </w:r>
      <w:r>
        <w:rPr>
          <w:rStyle w:val="pxfinstr"/>
          <w:i/>
          <w:iCs/>
        </w:rPr>
        <w:t>[dollar amount of costs]</w:t>
      </w:r>
      <w:r>
        <w:t>, making a total of $</w:t>
      </w:r>
      <w:r>
        <w:rPr>
          <w:rStyle w:val="pxfinstr"/>
          <w:i/>
          <w:iCs/>
        </w:rPr>
        <w:t>[total dollar amount of judgment]</w:t>
      </w:r>
      <w:r>
        <w:t>, that shall bear interest at the rate prescribed by law, for which let execution issue forthwith.</w:t>
      </w:r>
    </w:p>
    <w:p w14:paraId="6720C83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ORDERED at </w:t>
      </w:r>
      <w:r>
        <w:rPr>
          <w:rStyle w:val="pxfinstr"/>
          <w:i/>
          <w:iCs/>
        </w:rPr>
        <w:t>[name of city]</w:t>
      </w:r>
      <w:r>
        <w:t xml:space="preserve">, Florida on </w:t>
      </w:r>
      <w:r>
        <w:rPr>
          <w:rStyle w:val="pxfinstr"/>
          <w:i/>
          <w:iCs/>
        </w:rPr>
        <w:t>[date of order]</w:t>
      </w:r>
      <w:r>
        <w:t>.</w:t>
      </w:r>
    </w:p>
    <w:p w14:paraId="6FAE36B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9767FB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20EA35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69C1C5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tbl.ident="I08HM3P"</w:instrText>
      </w:r>
      <w:r>
        <w:fldChar w:fldCharType="end"/>
      </w:r>
      <w:r>
        <w:fldChar w:fldCharType="begin"/>
      </w:r>
      <w:r>
        <w:instrText>tbl.uuid="I01OV5Q"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DF8EFA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20DD72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803703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6F5F78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658F884" w14:textId="77777777">
        <w:tblPrEx>
          <w:tblCellMar>
            <w:top w:w="0" w:type="dxa"/>
            <w:left w:w="0" w:type="dxa"/>
            <w:bottom w:w="0" w:type="dxa"/>
            <w:right w:w="0" w:type="dxa"/>
          </w:tblCellMar>
        </w:tblPrEx>
        <w:tc>
          <w:tcPr>
            <w:tcW w:w="4320" w:type="dxa"/>
            <w:tcBorders>
              <w:top w:val="nil"/>
              <w:left w:val="nil"/>
              <w:bottom w:val="nil"/>
              <w:right w:val="nil"/>
            </w:tcBorders>
          </w:tcPr>
          <w:p w14:paraId="6524E8C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403F19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3B55DC5" w14:textId="77777777">
        <w:tblPrEx>
          <w:tblCellMar>
            <w:top w:w="0" w:type="dxa"/>
            <w:left w:w="0" w:type="dxa"/>
            <w:bottom w:w="0" w:type="dxa"/>
            <w:right w:w="0" w:type="dxa"/>
          </w:tblCellMar>
        </w:tblPrEx>
        <w:tc>
          <w:tcPr>
            <w:tcW w:w="4320" w:type="dxa"/>
            <w:tcBorders>
              <w:top w:val="nil"/>
              <w:left w:val="nil"/>
              <w:bottom w:val="nil"/>
              <w:right w:val="nil"/>
            </w:tcBorders>
          </w:tcPr>
          <w:p w14:paraId="0E42A9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E746E3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FDB18F9" w14:textId="77777777" w:rsidR="00FD3105" w:rsidRDefault="00FD3105">
      <w:pPr>
        <w:pStyle w:val="pxtbody"/>
      </w:pPr>
    </w:p>
    <w:p w14:paraId="3359CA18" w14:textId="77777777" w:rsidR="00FD3105" w:rsidRDefault="00FD3105"/>
    <w:p w14:paraId="16AAD90E" w14:textId="77777777" w:rsidR="00FD3105" w:rsidRDefault="00FD3105">
      <w:pPr>
        <w:pStyle w:val="pxcomnt"/>
      </w:pPr>
    </w:p>
    <w:p w14:paraId="3355BBDD" w14:textId="77777777" w:rsidR="00FD3105" w:rsidRDefault="00FD3105">
      <w:pPr>
        <w:pStyle w:val="pxhac"/>
        <w:spacing w:before="180"/>
        <w:jc w:val="center"/>
      </w:pPr>
      <w:r>
        <w:rPr>
          <w:rStyle w:val="pxb"/>
          <w:b/>
          <w:bCs/>
        </w:rPr>
        <w:t>Author's Comment</w:t>
      </w:r>
    </w:p>
    <w:p w14:paraId="7B14D59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st.ref.id="I04AC0I"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st.ref.id="I04AC0G"</w:instrText>
      </w:r>
      <w:r>
        <w:rPr>
          <w:rStyle w:val="pxst"/>
        </w:rPr>
        <w:fldChar w:fldCharType="end"/>
      </w:r>
      <w:r>
        <w:rPr>
          <w:rStyle w:val="pxst"/>
          <w:vanish/>
        </w:rPr>
        <w:t>&amp;s;</w:t>
      </w:r>
      <w:r>
        <w:rPr>
          <w:rStyle w:val="pxvis"/>
          <w:rFonts w:ascii="Times NewRoman" w:hAnsi="Times NewRoman"/>
          <w:b w:val="0"/>
          <w:sz w:val="24"/>
        </w:rPr>
        <w:t>§</w:t>
      </w:r>
      <w:r>
        <w:rPr>
          <w:rStyle w:val="pxst"/>
        </w:rPr>
        <w:t>82.091(1), Fla. Stat.</w:t>
      </w:r>
      <w:r>
        <w:t xml:space="preserve">; </w:t>
      </w:r>
      <w:r>
        <w:rPr>
          <w:rStyle w:val="pxx"/>
          <w:color w:val="FF0000"/>
          <w:sz w:val="20"/>
          <w:szCs w:val="20"/>
          <w:vertAlign w:val="superscript"/>
        </w:rPr>
        <w:t>►</w:t>
      </w:r>
      <w:r>
        <w:rPr>
          <w:rStyle w:val="pxx"/>
        </w:rPr>
        <w:fldChar w:fldCharType="begin"/>
      </w:r>
      <w:r>
        <w:rPr>
          <w:rStyle w:val="pxx"/>
        </w:rPr>
        <w:instrText>x.ref.id="I03QJ09"</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483" w:author="Debra M. Salisbury" w:date="2024-02-21T21:53:00Z">
        <w:r w:rsidR="001677A6">
          <w:rPr>
            <w:rStyle w:val="pxx"/>
          </w:rPr>
          <w:fldChar w:fldCharType="begin"/>
        </w:r>
        <w:r w:rsidR="001677A6">
          <w:rPr>
            <w:rStyle w:val="pxx"/>
          </w:rPr>
          <w:instrText>x.ref.id="I03QJ09"</w:instrText>
        </w:r>
        <w:r w:rsidR="001677A6">
          <w:rPr>
            <w:rStyle w:val="pxx"/>
          </w:rPr>
          <w:fldChar w:fldCharType="end"/>
        </w:r>
        <w:r w:rsidR="001677A6">
          <w:rPr>
            <w:rStyle w:val="pxx"/>
            <w:vanish/>
          </w:rPr>
          <w:t>&amp;s;</w:t>
        </w:r>
        <w:r w:rsidR="001677A6">
          <w:rPr>
            <w:rStyle w:val="pxx"/>
          </w:rPr>
          <w:t xml:space="preserve"> </w:t>
        </w:r>
      </w:ins>
      <w:ins w:id="484" w:author="Debra M. Salisbury" w:date="2024-02-21T22:01:00Z">
        <w:r w:rsidR="0032468F">
          <w:rPr>
            <w:rStyle w:val="pxx"/>
            <w:color w:val="FF0000"/>
            <w:sz w:val="20"/>
            <w:szCs w:val="20"/>
            <w:vertAlign w:val="superscript"/>
          </w:rPr>
          <w:t>►</w:t>
        </w:r>
      </w:ins>
      <w:ins w:id="485" w:author="Debra M. Salisbury" w:date="2024-02-21T21:53:00Z">
        <w:r w:rsidR="001677A6">
          <w:rPr>
            <w:rStyle w:val="pxx"/>
          </w:rPr>
          <w:t xml:space="preserve">See </w:t>
        </w:r>
      </w:ins>
      <w:ins w:id="486" w:author="Debra M. Salisbury" w:date="2024-02-21T21:54:00Z">
        <w:r w:rsidR="001677A6">
          <w:rPr>
            <w:rStyle w:val="pxx"/>
            <w:rFonts w:ascii="Times New Roman" w:hAnsi="Times New Roman"/>
          </w:rPr>
          <w:t>§</w:t>
        </w:r>
        <w:r w:rsidR="001677A6">
          <w:rPr>
            <w:rStyle w:val="pxx"/>
          </w:rPr>
          <w:t>9:2</w:t>
        </w:r>
      </w:ins>
      <w:ins w:id="487" w:author="Debra M. Salisbury" w:date="2024-02-21T22:01:00Z">
        <w:r w:rsidR="0032468F">
          <w:rPr>
            <w:rStyle w:val="pxx"/>
          </w:rPr>
          <w:t>3.</w:t>
        </w:r>
      </w:ins>
      <w:ins w:id="488" w:author="Debra M. Salisbury" w:date="2024-02-21T21:54:00Z">
        <w:r w:rsidR="001677A6">
          <w:rPr>
            <w:rStyle w:val="pxx"/>
          </w:rPr>
          <w:t xml:space="preserve"> </w:t>
        </w:r>
      </w:ins>
    </w:p>
    <w:p w14:paraId="6952E68F" w14:textId="77777777" w:rsidR="00FD3105" w:rsidRDefault="00FD3105">
      <w:pPr>
        <w:pStyle w:val="pxs"/>
        <w:spacing w:before="180"/>
        <w:rPr>
          <w:sz w:val="27"/>
          <w:szCs w:val="27"/>
        </w:rPr>
      </w:pPr>
      <w:r>
        <w:rPr>
          <w:sz w:val="27"/>
          <w:szCs w:val="27"/>
        </w:rPr>
        <w:t>10:32. Judgment</w:t>
      </w:r>
      <w:r>
        <w:rPr>
          <w:rStyle w:val="pxsep"/>
        </w:rPr>
        <w:t xml:space="preserve">-- </w:t>
      </w:r>
      <w:r>
        <w:rPr>
          <w:sz w:val="27"/>
          <w:szCs w:val="27"/>
        </w:rPr>
        <w:t>Foreclosure, construction lien, two lienors</w:t>
      </w:r>
    </w:p>
    <w:p w14:paraId="2C63DA96" w14:textId="77777777" w:rsidR="00FD3105" w:rsidRDefault="00FD3105">
      <w:pPr>
        <w:pStyle w:val="pxov"/>
        <w:rPr>
          <w:vanish/>
        </w:rPr>
      </w:pPr>
      <w:r>
        <w:rPr>
          <w:vanish/>
        </w:rPr>
        <w:t>FMS</w:t>
      </w:r>
    </w:p>
    <w:p w14:paraId="0DC56FC8" w14:textId="77777777" w:rsidR="00FD3105" w:rsidRDefault="00FD3105">
      <w:pPr>
        <w:pStyle w:val="pxov"/>
        <w:rPr>
          <w:vanish/>
        </w:rPr>
      </w:pPr>
      <w:r>
        <w:rPr>
          <w:vanish/>
        </w:rPr>
        <w:t>CTR</w:t>
      </w:r>
    </w:p>
    <w:p w14:paraId="6A5E037A" w14:textId="77777777" w:rsidR="00FD3105" w:rsidRDefault="00FD3105">
      <w:pPr>
        <w:pStyle w:val="pxov"/>
        <w:rPr>
          <w:vanish/>
        </w:rPr>
      </w:pPr>
      <w:r>
        <w:rPr>
          <w:vanish/>
        </w:rPr>
        <w:t>RLN</w:t>
      </w:r>
    </w:p>
    <w:p w14:paraId="33B84586" w14:textId="77777777" w:rsidR="00FD3105" w:rsidRDefault="00FD3105">
      <w:pPr>
        <w:pStyle w:val="pxov"/>
        <w:rPr>
          <w:vanish/>
        </w:rPr>
      </w:pPr>
      <w:r>
        <w:rPr>
          <w:vanish/>
        </w:rPr>
        <w:t>LCV</w:t>
      </w:r>
    </w:p>
    <w:p w14:paraId="3F4FF63A" w14:textId="77777777" w:rsidR="00FD3105" w:rsidRDefault="00FD3105">
      <w:pPr>
        <w:pStyle w:val="pxov"/>
        <w:rPr>
          <w:vanish/>
        </w:rPr>
      </w:pPr>
      <w:r>
        <w:rPr>
          <w:vanish/>
        </w:rPr>
        <w:t>LSC</w:t>
      </w:r>
    </w:p>
    <w:p w14:paraId="79A5F305" w14:textId="77777777" w:rsidR="00FD3105" w:rsidRDefault="00FD3105">
      <w:pPr>
        <w:pStyle w:val="pxov"/>
        <w:rPr>
          <w:vanish/>
        </w:rPr>
      </w:pPr>
      <w:r>
        <w:rPr>
          <w:vanish/>
        </w:rPr>
        <w:t>LS7</w:t>
      </w:r>
    </w:p>
    <w:p w14:paraId="6E6912DB" w14:textId="77777777" w:rsidR="00FD3105" w:rsidRDefault="00FD3105">
      <w:pPr>
        <w:pStyle w:val="pxov"/>
        <w:rPr>
          <w:vanish/>
        </w:rPr>
      </w:pPr>
      <w:r>
        <w:rPr>
          <w:vanish/>
        </w:rPr>
        <w:t>REL</w:t>
      </w:r>
    </w:p>
    <w:p w14:paraId="50054821" w14:textId="77777777" w:rsidR="00FD3105" w:rsidRDefault="00FD3105">
      <w:pPr>
        <w:pStyle w:val="pxov"/>
        <w:rPr>
          <w:vanish/>
        </w:rPr>
      </w:pPr>
      <w:r>
        <w:rPr>
          <w:vanish/>
        </w:rPr>
        <w:t>RFE</w:t>
      </w:r>
    </w:p>
    <w:p w14:paraId="75ACFB78" w14:textId="77777777" w:rsidR="00FD3105" w:rsidRDefault="00FD3105">
      <w:pPr>
        <w:pStyle w:val="pxov"/>
        <w:rPr>
          <w:vanish/>
        </w:rPr>
      </w:pPr>
      <w:r>
        <w:rPr>
          <w:vanish/>
        </w:rPr>
        <w:t>FCV</w:t>
      </w:r>
    </w:p>
    <w:p w14:paraId="08381080" w14:textId="77777777" w:rsidR="00FD3105" w:rsidRDefault="00FD3105">
      <w:pPr>
        <w:pStyle w:val="pxov"/>
        <w:rPr>
          <w:vanish/>
        </w:rPr>
      </w:pPr>
      <w:r>
        <w:rPr>
          <w:vanish/>
        </w:rPr>
        <w:t>FLG</w:t>
      </w:r>
    </w:p>
    <w:p w14:paraId="69DDB32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form.fid="I6fd611d09fed11dfbf230000837214a9"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92F936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tbl.ident="I0837KV"</w:instrText>
      </w:r>
      <w:r>
        <w:fldChar w:fldCharType="end"/>
      </w:r>
      <w:r>
        <w:fldChar w:fldCharType="begin"/>
      </w:r>
      <w:r>
        <w:instrText>tbl.uuid="I02NJ5I"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377A6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6008C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73E879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4E3E9D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068EDC5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31A7930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19412F5" w14:textId="77777777">
        <w:tblPrEx>
          <w:tblCellMar>
            <w:top w:w="0" w:type="dxa"/>
            <w:left w:w="0" w:type="dxa"/>
            <w:bottom w:w="0" w:type="dxa"/>
            <w:right w:w="0" w:type="dxa"/>
          </w:tblCellMar>
        </w:tblPrEx>
        <w:tc>
          <w:tcPr>
            <w:tcW w:w="2160" w:type="dxa"/>
            <w:tcBorders>
              <w:top w:val="nil"/>
              <w:left w:val="nil"/>
              <w:bottom w:val="nil"/>
              <w:right w:val="nil"/>
            </w:tcBorders>
          </w:tcPr>
          <w:p w14:paraId="04C1425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51A338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936D5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A5755C" w14:textId="77777777" w:rsidR="00FD3105" w:rsidRDefault="00FD3105"/>
        </w:tc>
      </w:tr>
      <w:tr w:rsidR="00FD3105" w14:paraId="1EF32F94" w14:textId="77777777">
        <w:tblPrEx>
          <w:tblCellMar>
            <w:top w:w="0" w:type="dxa"/>
            <w:left w:w="0" w:type="dxa"/>
            <w:bottom w:w="0" w:type="dxa"/>
            <w:right w:w="0" w:type="dxa"/>
          </w:tblCellMar>
        </w:tblPrEx>
        <w:tc>
          <w:tcPr>
            <w:tcW w:w="2160" w:type="dxa"/>
            <w:tcBorders>
              <w:top w:val="nil"/>
              <w:left w:val="nil"/>
              <w:bottom w:val="nil"/>
              <w:right w:val="nil"/>
            </w:tcBorders>
          </w:tcPr>
          <w:p w14:paraId="78A7ED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D5DEFB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7C2EA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A047E7" w14:textId="77777777" w:rsidR="00FD3105" w:rsidRDefault="00FD3105"/>
        </w:tc>
      </w:tr>
      <w:tr w:rsidR="00FD3105" w14:paraId="5376BC72" w14:textId="77777777">
        <w:tblPrEx>
          <w:tblCellMar>
            <w:top w:w="0" w:type="dxa"/>
            <w:left w:w="0" w:type="dxa"/>
            <w:bottom w:w="0" w:type="dxa"/>
            <w:right w:w="0" w:type="dxa"/>
          </w:tblCellMar>
        </w:tblPrEx>
        <w:tc>
          <w:tcPr>
            <w:tcW w:w="2160" w:type="dxa"/>
            <w:tcBorders>
              <w:top w:val="nil"/>
              <w:left w:val="nil"/>
              <w:bottom w:val="nil"/>
              <w:right w:val="nil"/>
            </w:tcBorders>
          </w:tcPr>
          <w:p w14:paraId="7274FF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D714D30"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AAE58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D355E7E" w14:textId="77777777" w:rsidR="00FD3105" w:rsidRDefault="00FD3105"/>
        </w:tc>
      </w:tr>
      <w:tr w:rsidR="00FD3105" w14:paraId="5FAE7DC2" w14:textId="77777777">
        <w:tblPrEx>
          <w:tblCellMar>
            <w:top w:w="0" w:type="dxa"/>
            <w:left w:w="0" w:type="dxa"/>
            <w:bottom w:w="0" w:type="dxa"/>
            <w:right w:w="0" w:type="dxa"/>
          </w:tblCellMar>
        </w:tblPrEx>
        <w:tc>
          <w:tcPr>
            <w:tcW w:w="2160" w:type="dxa"/>
            <w:tcBorders>
              <w:top w:val="nil"/>
              <w:left w:val="nil"/>
              <w:bottom w:val="nil"/>
              <w:right w:val="nil"/>
            </w:tcBorders>
          </w:tcPr>
          <w:p w14:paraId="0D2855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F7270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44DE718" w14:textId="77777777" w:rsidR="00FD3105" w:rsidRDefault="00FD3105"/>
        </w:tc>
        <w:tc>
          <w:tcPr>
            <w:tcW w:w="2160" w:type="dxa"/>
            <w:tcBorders>
              <w:top w:val="nil"/>
              <w:left w:val="nil"/>
              <w:bottom w:val="nil"/>
              <w:right w:val="nil"/>
            </w:tcBorders>
          </w:tcPr>
          <w:p w14:paraId="7BA763D9" w14:textId="77777777" w:rsidR="00FD3105" w:rsidRDefault="00FD3105"/>
        </w:tc>
      </w:tr>
      <w:tr w:rsidR="00FD3105" w14:paraId="3A8B16EC" w14:textId="77777777">
        <w:tblPrEx>
          <w:tblCellMar>
            <w:top w:w="0" w:type="dxa"/>
            <w:left w:w="0" w:type="dxa"/>
            <w:bottom w:w="0" w:type="dxa"/>
            <w:right w:w="0" w:type="dxa"/>
          </w:tblCellMar>
        </w:tblPrEx>
        <w:tc>
          <w:tcPr>
            <w:tcW w:w="2160" w:type="dxa"/>
            <w:tcBorders>
              <w:top w:val="nil"/>
              <w:left w:val="nil"/>
              <w:bottom w:val="nil"/>
              <w:right w:val="nil"/>
            </w:tcBorders>
          </w:tcPr>
          <w:p w14:paraId="441B54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776D82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54FB838" w14:textId="77777777" w:rsidR="00FD3105" w:rsidRDefault="00FD3105"/>
        </w:tc>
        <w:tc>
          <w:tcPr>
            <w:tcW w:w="2160" w:type="dxa"/>
            <w:tcBorders>
              <w:top w:val="nil"/>
              <w:left w:val="nil"/>
              <w:bottom w:val="nil"/>
              <w:right w:val="nil"/>
            </w:tcBorders>
          </w:tcPr>
          <w:p w14:paraId="6E5B2AEF" w14:textId="77777777" w:rsidR="00FD3105" w:rsidRDefault="00FD3105"/>
        </w:tc>
      </w:tr>
      <w:tr w:rsidR="00FD3105" w14:paraId="233E24FE" w14:textId="77777777">
        <w:tblPrEx>
          <w:tblCellMar>
            <w:top w:w="0" w:type="dxa"/>
            <w:left w:w="0" w:type="dxa"/>
            <w:bottom w:w="0" w:type="dxa"/>
            <w:right w:w="0" w:type="dxa"/>
          </w:tblCellMar>
        </w:tblPrEx>
        <w:tc>
          <w:tcPr>
            <w:tcW w:w="2160" w:type="dxa"/>
            <w:tcBorders>
              <w:top w:val="nil"/>
              <w:left w:val="nil"/>
              <w:bottom w:val="nil"/>
              <w:right w:val="nil"/>
            </w:tcBorders>
          </w:tcPr>
          <w:p w14:paraId="04FB3E9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359C0A8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E4DC72C" w14:textId="77777777" w:rsidR="00FD3105" w:rsidRDefault="00FD3105"/>
        </w:tc>
        <w:tc>
          <w:tcPr>
            <w:tcW w:w="2160" w:type="dxa"/>
            <w:tcBorders>
              <w:top w:val="nil"/>
              <w:left w:val="nil"/>
              <w:bottom w:val="nil"/>
              <w:right w:val="nil"/>
            </w:tcBorders>
          </w:tcPr>
          <w:p w14:paraId="48DEB7CE" w14:textId="77777777" w:rsidR="00FD3105" w:rsidRDefault="00FD3105"/>
        </w:tc>
      </w:tr>
      <w:tr w:rsidR="00FD3105" w14:paraId="4A2F9E81" w14:textId="77777777">
        <w:tblPrEx>
          <w:tblCellMar>
            <w:top w:w="0" w:type="dxa"/>
            <w:left w:w="0" w:type="dxa"/>
            <w:bottom w:w="0" w:type="dxa"/>
            <w:right w:w="0" w:type="dxa"/>
          </w:tblCellMar>
        </w:tblPrEx>
        <w:tc>
          <w:tcPr>
            <w:tcW w:w="2160" w:type="dxa"/>
            <w:tcBorders>
              <w:top w:val="nil"/>
              <w:left w:val="nil"/>
              <w:bottom w:val="nil"/>
              <w:right w:val="nil"/>
            </w:tcBorders>
          </w:tcPr>
          <w:p w14:paraId="221DDED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EFBC62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4BECFE3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E2359D" w14:textId="77777777" w:rsidR="00FD3105" w:rsidRDefault="00FD3105"/>
        </w:tc>
      </w:tr>
    </w:tbl>
    <w:p w14:paraId="1FE085DE" w14:textId="77777777" w:rsidR="00FD3105" w:rsidRDefault="00FD3105">
      <w:pPr>
        <w:pStyle w:val="pxtbody"/>
      </w:pPr>
    </w:p>
    <w:p w14:paraId="037C68AC" w14:textId="77777777" w:rsidR="00FD3105" w:rsidRDefault="00FD3105"/>
    <w:p w14:paraId="56C84BD9" w14:textId="77777777" w:rsidR="00FD3105" w:rsidRDefault="00FD3105">
      <w:pPr>
        <w:pStyle w:val="pxformhac"/>
        <w:spacing w:before="180"/>
        <w:jc w:val="center"/>
      </w:pPr>
      <w:r>
        <w:t xml:space="preserve">FINAL JUDGMENT </w:t>
      </w:r>
    </w:p>
    <w:p w14:paraId="5D12BAF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in this action and that $</w:t>
      </w:r>
      <w:r>
        <w:rPr>
          <w:rStyle w:val="pxfinstr"/>
          <w:i/>
          <w:iCs/>
        </w:rPr>
        <w:t>[dollar hourly rate of attorney's fees]</w:t>
      </w:r>
      <w:r>
        <w:t xml:space="preserve"> is a reasonable hourly rate for the services and that defendant </w:t>
      </w:r>
      <w:r>
        <w:rPr>
          <w:rStyle w:val="pxfinstr"/>
          <w:i/>
          <w:iCs/>
        </w:rPr>
        <w:t>[NAME OF LIENOR]</w:t>
      </w:r>
      <w:r>
        <w:t xml:space="preserve"> attorney has reasonably expended </w:t>
      </w:r>
      <w:r>
        <w:rPr>
          <w:rStyle w:val="pxfinstr"/>
          <w:i/>
          <w:iCs/>
        </w:rPr>
        <w:t>[number of hours]</w:t>
      </w:r>
      <w:r>
        <w:t xml:space="preserve"> hours in the representation of defendant in this action and that $</w:t>
      </w:r>
      <w:r>
        <w:rPr>
          <w:rStyle w:val="pxfinstr"/>
          <w:i/>
          <w:iCs/>
        </w:rPr>
        <w:t>[dollar amount of hourly rate of attorney's fees]</w:t>
      </w:r>
      <w:r>
        <w:t xml:space="preserve"> is a reasonable hourly rate for the services, so</w:t>
      </w:r>
    </w:p>
    <w:p w14:paraId="329B8E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IT IS ADJUDGED that:</w:t>
      </w:r>
    </w:p>
    <w:p w14:paraId="14BA102C" w14:textId="77777777" w:rsidR="00FD3105" w:rsidRDefault="00FD3105">
      <w:pPr>
        <w:pStyle w:val="pxformfl"/>
        <w:ind w:left="500"/>
      </w:pPr>
      <w:r>
        <w:t xml:space="preserve"> </w:t>
      </w:r>
    </w:p>
    <w:p w14:paraId="410B2F3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5202D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1E7A6DA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9CDAA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holds a construction lien for the total sum superior to any claim or interest of defendant </w:t>
      </w:r>
      <w:r>
        <w:rPr>
          <w:rStyle w:val="pxfinstr"/>
          <w:i/>
          <w:iCs/>
        </w:rPr>
        <w:t>[NAME OF DEFENDANT OWNER]</w:t>
      </w:r>
      <w:r>
        <w:t xml:space="preserve"> on the following real property in </w:t>
      </w:r>
      <w:r>
        <w:rPr>
          <w:rStyle w:val="pxfinstr"/>
          <w:i/>
          <w:iCs/>
        </w:rPr>
        <w:t>[name of county]</w:t>
      </w:r>
      <w:r>
        <w:t>, Florida:</w:t>
      </w:r>
    </w:p>
    <w:p w14:paraId="42104D7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0678088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5ECBF8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paragraphs 4 and 5,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st.ref.id="I03HNW1"</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st.ref.id="I03HNUW"</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267D2BC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B05944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prorated amount specified in paragraph 6, not to exceed the total sum due plaintiff, with interest and costs accruing subsequent to this judgment, or such part of it, as is necessary to fully pay the bid.</w:t>
      </w:r>
    </w:p>
    <w:p w14:paraId="1015AAC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2A4659D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Defendant </w:t>
      </w:r>
      <w:r>
        <w:rPr>
          <w:rStyle w:val="pxfinstr"/>
          <w:i/>
          <w:iCs/>
        </w:rPr>
        <w:t>[NAME OF LIENOR]</w:t>
      </w:r>
      <w:r>
        <w:t xml:space="preserve"> holds a construction lien on the property for labor, services and material furnished to improve the real property described in paragraph 2 of equal dignity and priority with that of plaintiff that has been asserted by crossclaim for $</w:t>
      </w:r>
      <w:r>
        <w:rPr>
          <w:rStyle w:val="pxfinstr"/>
          <w:i/>
          <w:iCs/>
        </w:rPr>
        <w:t>[dollar amount of crossclaim]</w:t>
      </w:r>
      <w:r>
        <w:t>, with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 Paragraph 3 also applies to this lien. If defendant </w:t>
      </w:r>
      <w:r>
        <w:rPr>
          <w:rStyle w:val="pxfinstr"/>
          <w:i/>
          <w:iCs/>
        </w:rPr>
        <w:t>[NAME OF LIENOR]</w:t>
      </w:r>
      <w:r>
        <w:t xml:space="preserve"> is the purchaser of the property at the sale, the clerk shall credit defendant's bid with the prorated amount specified in paragraph 6, not to exceed the total sum due defendant, or such part of it as is necessary to fully pay the bid.</w:t>
      </w:r>
    </w:p>
    <w:p w14:paraId="67F2092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4B566B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After filing the certificate of title the clerk shall distribute the proceeds of the sale, so far as they are sufficient, by paying: first, all plaintiff's and defendant </w:t>
      </w:r>
      <w:r>
        <w:rPr>
          <w:rStyle w:val="pxfinstr"/>
          <w:i/>
          <w:iCs/>
        </w:rPr>
        <w:t>[NAME OF LIENOR]</w:t>
      </w:r>
      <w:r>
        <w:t xml:space="preserve"> costs; second, documentary stamps affixed to the certificate; third, plaintiff's and defendant </w:t>
      </w:r>
      <w:r>
        <w:rPr>
          <w:rStyle w:val="pxfinstr"/>
          <w:i/>
          <w:iCs/>
        </w:rPr>
        <w:t>[NAME OF LIENOR]</w:t>
      </w:r>
      <w:r>
        <w:t xml:space="preserve"> attorney fees; fourth, the total sum due to plaintiff and defendant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st.ref.id="I03HNP6"</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If the proceeds are insufficient to pay any item, the proceeds shall be prorated between plaintiff and defendant </w:t>
      </w:r>
      <w:r>
        <w:rPr>
          <w:rStyle w:val="pxfinstr"/>
          <w:i/>
          <w:iCs/>
        </w:rPr>
        <w:t>[NAME OF LIENOR]</w:t>
      </w:r>
      <w:r>
        <w:t xml:space="preserve"> in proportion to the amounts of their respective claims in each category.</w:t>
      </w:r>
    </w:p>
    <w:p w14:paraId="4D6A90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THIS PROPERTY IS SOLD AT PUBLIC AUCTION, THERE MAY BE ADDITIONAL MONEY FROM THE SALE AFTER PAYMENT OF PERSONS WHO ARE ENTITLED TO BE PAID FROM THE SALE PROCEEDS PURSUANT TO THIS FINAL JUDGMENT.</w:t>
      </w:r>
    </w:p>
    <w:p w14:paraId="0C29955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32521A2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12C1CF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On filing the certificate of title defendant </w:t>
      </w:r>
      <w:r>
        <w:rPr>
          <w:rStyle w:val="pxfinstr"/>
          <w:i/>
          <w:iCs/>
        </w:rPr>
        <w:t>[NAME OF OWNER]</w:t>
      </w:r>
      <w:r>
        <w:t xml:space="preserve"> and all persons claiming under or against defendant since the filing of the notice of lis pendens shall be foreclosed of all estate in or claim to the property and the purchaser at the sale shall be let into possession of the property.</w:t>
      </w:r>
    </w:p>
    <w:p w14:paraId="3041C44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6613B7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Jurisdiction of this action is retained to enter further orders as are proper including, without limitation, writs of possession and deficiency judgments.</w:t>
      </w:r>
    </w:p>
    <w:p w14:paraId="1D7E1AE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ORDERED at </w:t>
      </w:r>
      <w:r>
        <w:rPr>
          <w:rStyle w:val="pxfinstr"/>
          <w:i/>
          <w:iCs/>
        </w:rPr>
        <w:t>[name of city]</w:t>
      </w:r>
      <w:r>
        <w:t xml:space="preserve">, Florida on </w:t>
      </w:r>
      <w:r>
        <w:rPr>
          <w:rStyle w:val="pxfinstr"/>
          <w:i/>
          <w:iCs/>
        </w:rPr>
        <w:t>[date of order]</w:t>
      </w:r>
      <w:r>
        <w:t>.</w:t>
      </w:r>
    </w:p>
    <w:p w14:paraId="09DB8A1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64DF46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7A57E3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2E7CE4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tbl.ident="I09C7DK"</w:instrText>
      </w:r>
      <w:r>
        <w:fldChar w:fldCharType="end"/>
      </w:r>
      <w:r>
        <w:fldChar w:fldCharType="begin"/>
      </w:r>
      <w:r>
        <w:instrText>tbl.uuid="I01Q964"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E28DB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64216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B61C6E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1177F8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78ADD12" w14:textId="77777777">
        <w:tblPrEx>
          <w:tblCellMar>
            <w:top w:w="0" w:type="dxa"/>
            <w:left w:w="0" w:type="dxa"/>
            <w:bottom w:w="0" w:type="dxa"/>
            <w:right w:w="0" w:type="dxa"/>
          </w:tblCellMar>
        </w:tblPrEx>
        <w:tc>
          <w:tcPr>
            <w:tcW w:w="4320" w:type="dxa"/>
            <w:tcBorders>
              <w:top w:val="nil"/>
              <w:left w:val="nil"/>
              <w:bottom w:val="nil"/>
              <w:right w:val="nil"/>
            </w:tcBorders>
          </w:tcPr>
          <w:p w14:paraId="1D8342B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FA351E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C62835B" w14:textId="77777777">
        <w:tblPrEx>
          <w:tblCellMar>
            <w:top w:w="0" w:type="dxa"/>
            <w:left w:w="0" w:type="dxa"/>
            <w:bottom w:w="0" w:type="dxa"/>
            <w:right w:w="0" w:type="dxa"/>
          </w:tblCellMar>
        </w:tblPrEx>
        <w:tc>
          <w:tcPr>
            <w:tcW w:w="4320" w:type="dxa"/>
            <w:tcBorders>
              <w:top w:val="nil"/>
              <w:left w:val="nil"/>
              <w:bottom w:val="nil"/>
              <w:right w:val="nil"/>
            </w:tcBorders>
          </w:tcPr>
          <w:p w14:paraId="354FCB9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1412C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5917F0F" w14:textId="77777777">
        <w:tblPrEx>
          <w:tblCellMar>
            <w:top w:w="0" w:type="dxa"/>
            <w:left w:w="0" w:type="dxa"/>
            <w:bottom w:w="0" w:type="dxa"/>
            <w:right w:w="0" w:type="dxa"/>
          </w:tblCellMar>
        </w:tblPrEx>
        <w:tc>
          <w:tcPr>
            <w:tcW w:w="4320" w:type="dxa"/>
            <w:tcBorders>
              <w:top w:val="nil"/>
              <w:left w:val="nil"/>
              <w:bottom w:val="nil"/>
              <w:right w:val="nil"/>
            </w:tcBorders>
          </w:tcPr>
          <w:p w14:paraId="7A5623E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5AD548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9C45A7B" w14:textId="77777777" w:rsidR="00FD3105" w:rsidRDefault="00FD3105">
      <w:pPr>
        <w:pStyle w:val="pxtbody"/>
      </w:pPr>
    </w:p>
    <w:p w14:paraId="2CD02096" w14:textId="77777777" w:rsidR="00FD3105" w:rsidRDefault="00FD3105"/>
    <w:p w14:paraId="477EF6A7" w14:textId="77777777" w:rsidR="00FD3105" w:rsidRDefault="00FD3105">
      <w:pPr>
        <w:pStyle w:val="pxcomnt"/>
      </w:pPr>
    </w:p>
    <w:p w14:paraId="6CC94E8A" w14:textId="77777777" w:rsidR="00FD3105" w:rsidRDefault="00FD3105">
      <w:pPr>
        <w:pStyle w:val="pxhac"/>
        <w:spacing w:before="180"/>
        <w:jc w:val="center"/>
      </w:pPr>
      <w:r>
        <w:rPr>
          <w:rStyle w:val="pxb"/>
          <w:b/>
          <w:bCs/>
        </w:rPr>
        <w:t>Author's Comment</w:t>
      </w:r>
    </w:p>
    <w:p w14:paraId="01D6F73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form assumes a foreclosure by plaintiff lienor and another lienor joined as a defendant who foreclosed by crossclaim. This form also assumes a trial. This form has the findings on fees required by </w:t>
      </w:r>
      <w:r>
        <w:rPr>
          <w:rStyle w:val="pxcc"/>
          <w:color w:val="FF0000"/>
          <w:sz w:val="20"/>
          <w:szCs w:val="20"/>
          <w:vertAlign w:val="superscript"/>
        </w:rPr>
        <w:t>►</w:t>
      </w:r>
      <w:r>
        <w:rPr>
          <w:rStyle w:val="pxcc"/>
        </w:rPr>
        <w:fldChar w:fldCharType="begin"/>
      </w:r>
      <w:r>
        <w:rPr>
          <w:rStyle w:val="pxcc"/>
        </w:rPr>
        <w:instrText>cc.ref.id="I06RPS8"</w:instrText>
      </w:r>
      <w:r>
        <w:rPr>
          <w:rStyle w:val="pxcc"/>
        </w:rPr>
        <w:fldChar w:fldCharType="end"/>
      </w:r>
      <w:r>
        <w:rPr>
          <w:rStyle w:val="pxcc"/>
        </w:rPr>
        <w:t>Florida Patient's Compensation Fund v. Rowe, 472 So. 2d 1145 (Fla. 1985), holding modified by Standard Guar. Ins. Co. v. Quanstrom, 555 So. 2d 828 (Fla. 1990)</w:t>
      </w:r>
      <w:r>
        <w:t xml:space="preserve">. It shows the method of sale for two lienors whose liens are of equal dignity. See </w:t>
      </w:r>
      <w:r>
        <w:rPr>
          <w:rStyle w:val="pxst"/>
          <w:color w:val="FF0000"/>
          <w:sz w:val="20"/>
          <w:szCs w:val="20"/>
          <w:vertAlign w:val="superscript"/>
        </w:rPr>
        <w:t>►</w:t>
      </w:r>
      <w:r>
        <w:rPr>
          <w:rStyle w:val="pxst"/>
        </w:rPr>
        <w:fldChar w:fldCharType="begin"/>
      </w:r>
      <w:r>
        <w:rPr>
          <w:rStyle w:val="pxst"/>
        </w:rPr>
        <w:instrText>st.ref.id="I04ABMA"</w:instrText>
      </w:r>
      <w:r>
        <w:rPr>
          <w:rStyle w:val="pxst"/>
        </w:rPr>
        <w:fldChar w:fldCharType="end"/>
      </w:r>
      <w:r>
        <w:rPr>
          <w:rStyle w:val="pxst"/>
          <w:vanish/>
        </w:rPr>
        <w:t>&amp;s;</w:t>
      </w:r>
      <w:r>
        <w:rPr>
          <w:rStyle w:val="pxvis"/>
          <w:rFonts w:ascii="Times NewRoman" w:hAnsi="Times NewRoman"/>
          <w:b w:val="0"/>
          <w:sz w:val="24"/>
        </w:rPr>
        <w:t>§</w:t>
      </w:r>
      <w:r>
        <w:rPr>
          <w:rStyle w:val="pxst"/>
        </w:rPr>
        <w:t>713.06(2)(b), Fla. Stat.</w:t>
      </w:r>
    </w:p>
    <w:p w14:paraId="2ED71F8C" w14:textId="77777777" w:rsidR="00FD3105" w:rsidRDefault="00FD3105">
      <w:pPr>
        <w:pStyle w:val="pxs"/>
        <w:spacing w:before="180"/>
        <w:rPr>
          <w:sz w:val="27"/>
          <w:szCs w:val="27"/>
        </w:rPr>
      </w:pPr>
      <w:r>
        <w:rPr>
          <w:sz w:val="27"/>
          <w:szCs w:val="27"/>
        </w:rPr>
        <w:t>10:33. Judgment</w:t>
      </w:r>
      <w:r>
        <w:rPr>
          <w:rStyle w:val="pxsep"/>
        </w:rPr>
        <w:t xml:space="preserve">-- </w:t>
      </w:r>
      <w:r>
        <w:rPr>
          <w:sz w:val="27"/>
          <w:szCs w:val="27"/>
        </w:rPr>
        <w:t>Foreclosure, equitable lien, lender failure to disburse all construction funds after substantial completion</w:t>
      </w:r>
    </w:p>
    <w:p w14:paraId="0DE20F89" w14:textId="77777777" w:rsidR="00FD3105" w:rsidRDefault="00FD3105">
      <w:pPr>
        <w:pStyle w:val="pxov"/>
        <w:rPr>
          <w:vanish/>
        </w:rPr>
      </w:pPr>
      <w:r>
        <w:rPr>
          <w:vanish/>
        </w:rPr>
        <w:t>FMS</w:t>
      </w:r>
    </w:p>
    <w:p w14:paraId="347AC4CD" w14:textId="77777777" w:rsidR="00FD3105" w:rsidRDefault="00FD3105">
      <w:pPr>
        <w:pStyle w:val="pxov"/>
        <w:rPr>
          <w:vanish/>
        </w:rPr>
      </w:pPr>
      <w:r>
        <w:rPr>
          <w:vanish/>
        </w:rPr>
        <w:t>CTR</w:t>
      </w:r>
    </w:p>
    <w:p w14:paraId="64DCB1A1" w14:textId="77777777" w:rsidR="00FD3105" w:rsidRDefault="00FD3105">
      <w:pPr>
        <w:pStyle w:val="pxov"/>
        <w:rPr>
          <w:vanish/>
        </w:rPr>
      </w:pPr>
      <w:r>
        <w:rPr>
          <w:vanish/>
        </w:rPr>
        <w:t>RLN</w:t>
      </w:r>
    </w:p>
    <w:p w14:paraId="0197606F" w14:textId="77777777" w:rsidR="00FD3105" w:rsidRDefault="00FD3105">
      <w:pPr>
        <w:pStyle w:val="pxov"/>
        <w:rPr>
          <w:vanish/>
        </w:rPr>
      </w:pPr>
      <w:r>
        <w:rPr>
          <w:vanish/>
        </w:rPr>
        <w:t>LCV</w:t>
      </w:r>
    </w:p>
    <w:p w14:paraId="275B27DD" w14:textId="77777777" w:rsidR="00FD3105" w:rsidRDefault="00FD3105">
      <w:pPr>
        <w:pStyle w:val="pxov"/>
        <w:rPr>
          <w:vanish/>
        </w:rPr>
      </w:pPr>
      <w:r>
        <w:rPr>
          <w:vanish/>
        </w:rPr>
        <w:t>LSC</w:t>
      </w:r>
    </w:p>
    <w:p w14:paraId="6F152333" w14:textId="77777777" w:rsidR="00FD3105" w:rsidRDefault="00FD3105">
      <w:pPr>
        <w:pStyle w:val="pxov"/>
        <w:rPr>
          <w:vanish/>
        </w:rPr>
      </w:pPr>
      <w:r>
        <w:rPr>
          <w:vanish/>
        </w:rPr>
        <w:t>LS7</w:t>
      </w:r>
    </w:p>
    <w:p w14:paraId="18F43FAC" w14:textId="77777777" w:rsidR="00FD3105" w:rsidRDefault="00FD3105">
      <w:pPr>
        <w:pStyle w:val="pxov"/>
        <w:rPr>
          <w:vanish/>
        </w:rPr>
      </w:pPr>
      <w:r>
        <w:rPr>
          <w:vanish/>
        </w:rPr>
        <w:t>REL</w:t>
      </w:r>
    </w:p>
    <w:p w14:paraId="6D3B6726" w14:textId="77777777" w:rsidR="00FD3105" w:rsidRDefault="00FD3105">
      <w:pPr>
        <w:pStyle w:val="pxov"/>
        <w:rPr>
          <w:vanish/>
        </w:rPr>
      </w:pPr>
      <w:r>
        <w:rPr>
          <w:vanish/>
        </w:rPr>
        <w:t>RDV</w:t>
      </w:r>
    </w:p>
    <w:p w14:paraId="1AF10974" w14:textId="77777777" w:rsidR="00FD3105" w:rsidRDefault="00FD3105">
      <w:pPr>
        <w:pStyle w:val="pxov"/>
        <w:rPr>
          <w:vanish/>
        </w:rPr>
      </w:pPr>
      <w:r>
        <w:rPr>
          <w:vanish/>
        </w:rPr>
        <w:t>RFE</w:t>
      </w:r>
    </w:p>
    <w:p w14:paraId="2C04694E" w14:textId="77777777" w:rsidR="00FD3105" w:rsidRDefault="00FD3105">
      <w:pPr>
        <w:pStyle w:val="pxov"/>
        <w:rPr>
          <w:vanish/>
        </w:rPr>
      </w:pPr>
      <w:r>
        <w:rPr>
          <w:vanish/>
        </w:rPr>
        <w:t>FCV</w:t>
      </w:r>
    </w:p>
    <w:p w14:paraId="404897B9" w14:textId="77777777" w:rsidR="00FD3105" w:rsidRDefault="00FD3105">
      <w:pPr>
        <w:pStyle w:val="pxov"/>
        <w:rPr>
          <w:vanish/>
        </w:rPr>
      </w:pPr>
      <w:r>
        <w:rPr>
          <w:vanish/>
        </w:rPr>
        <w:t>FLG</w:t>
      </w:r>
    </w:p>
    <w:p w14:paraId="3BF16B8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form.fid="I6fd85bc09fed11dfbf230000837214a9"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7B5D86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tbl.ident="I02QZ2R"</w:instrText>
      </w:r>
      <w:r>
        <w:fldChar w:fldCharType="end"/>
      </w:r>
      <w:r>
        <w:fldChar w:fldCharType="begin"/>
      </w:r>
      <w:r>
        <w:instrText>tbl.uuid="I03YH2G"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63CC00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39F1AF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9D95FF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342C35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134DE20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2DE55AE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DCCFEB6" w14:textId="77777777">
        <w:tblPrEx>
          <w:tblCellMar>
            <w:top w:w="0" w:type="dxa"/>
            <w:left w:w="0" w:type="dxa"/>
            <w:bottom w:w="0" w:type="dxa"/>
            <w:right w:w="0" w:type="dxa"/>
          </w:tblCellMar>
        </w:tblPrEx>
        <w:tc>
          <w:tcPr>
            <w:tcW w:w="2160" w:type="dxa"/>
            <w:tcBorders>
              <w:top w:val="nil"/>
              <w:left w:val="nil"/>
              <w:bottom w:val="nil"/>
              <w:right w:val="nil"/>
            </w:tcBorders>
          </w:tcPr>
          <w:p w14:paraId="52DCE50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F4BDFB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CD3427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FA95273" w14:textId="77777777" w:rsidR="00FD3105" w:rsidRDefault="00FD3105"/>
        </w:tc>
      </w:tr>
      <w:tr w:rsidR="00FD3105" w14:paraId="5EAB2730" w14:textId="77777777">
        <w:tblPrEx>
          <w:tblCellMar>
            <w:top w:w="0" w:type="dxa"/>
            <w:left w:w="0" w:type="dxa"/>
            <w:bottom w:w="0" w:type="dxa"/>
            <w:right w:w="0" w:type="dxa"/>
          </w:tblCellMar>
        </w:tblPrEx>
        <w:tc>
          <w:tcPr>
            <w:tcW w:w="2160" w:type="dxa"/>
            <w:tcBorders>
              <w:top w:val="nil"/>
              <w:left w:val="nil"/>
              <w:bottom w:val="nil"/>
              <w:right w:val="nil"/>
            </w:tcBorders>
          </w:tcPr>
          <w:p w14:paraId="4C546C8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DD52E4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65DE19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AA5333A" w14:textId="77777777" w:rsidR="00FD3105" w:rsidRDefault="00FD3105"/>
        </w:tc>
      </w:tr>
      <w:tr w:rsidR="00FD3105" w14:paraId="49B2DF24" w14:textId="77777777">
        <w:tblPrEx>
          <w:tblCellMar>
            <w:top w:w="0" w:type="dxa"/>
            <w:left w:w="0" w:type="dxa"/>
            <w:bottom w:w="0" w:type="dxa"/>
            <w:right w:w="0" w:type="dxa"/>
          </w:tblCellMar>
        </w:tblPrEx>
        <w:tc>
          <w:tcPr>
            <w:tcW w:w="2160" w:type="dxa"/>
            <w:tcBorders>
              <w:top w:val="nil"/>
              <w:left w:val="nil"/>
              <w:bottom w:val="nil"/>
              <w:right w:val="nil"/>
            </w:tcBorders>
          </w:tcPr>
          <w:p w14:paraId="670B449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6531AC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D3696BD" w14:textId="77777777" w:rsidR="00FD3105" w:rsidRDefault="00FD3105"/>
        </w:tc>
        <w:tc>
          <w:tcPr>
            <w:tcW w:w="2160" w:type="dxa"/>
            <w:tcBorders>
              <w:top w:val="nil"/>
              <w:left w:val="nil"/>
              <w:bottom w:val="nil"/>
              <w:right w:val="nil"/>
            </w:tcBorders>
          </w:tcPr>
          <w:p w14:paraId="224199B8" w14:textId="77777777" w:rsidR="00FD3105" w:rsidRDefault="00FD3105"/>
        </w:tc>
      </w:tr>
      <w:tr w:rsidR="00FD3105" w14:paraId="411F6C05" w14:textId="77777777">
        <w:tblPrEx>
          <w:tblCellMar>
            <w:top w:w="0" w:type="dxa"/>
            <w:left w:w="0" w:type="dxa"/>
            <w:bottom w:w="0" w:type="dxa"/>
            <w:right w:w="0" w:type="dxa"/>
          </w:tblCellMar>
        </w:tblPrEx>
        <w:tc>
          <w:tcPr>
            <w:tcW w:w="2160" w:type="dxa"/>
            <w:tcBorders>
              <w:top w:val="nil"/>
              <w:left w:val="nil"/>
              <w:bottom w:val="nil"/>
              <w:right w:val="nil"/>
            </w:tcBorders>
          </w:tcPr>
          <w:p w14:paraId="6E2743D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736362A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CD8E8B" w14:textId="77777777" w:rsidR="00FD3105" w:rsidRDefault="00FD3105"/>
        </w:tc>
        <w:tc>
          <w:tcPr>
            <w:tcW w:w="2160" w:type="dxa"/>
            <w:tcBorders>
              <w:top w:val="nil"/>
              <w:left w:val="nil"/>
              <w:bottom w:val="nil"/>
              <w:right w:val="nil"/>
            </w:tcBorders>
          </w:tcPr>
          <w:p w14:paraId="56E24289" w14:textId="77777777" w:rsidR="00FD3105" w:rsidRDefault="00FD3105"/>
        </w:tc>
      </w:tr>
      <w:tr w:rsidR="00FD3105" w14:paraId="7E2D90EF" w14:textId="77777777">
        <w:tblPrEx>
          <w:tblCellMar>
            <w:top w:w="0" w:type="dxa"/>
            <w:left w:w="0" w:type="dxa"/>
            <w:bottom w:w="0" w:type="dxa"/>
            <w:right w:w="0" w:type="dxa"/>
          </w:tblCellMar>
        </w:tblPrEx>
        <w:tc>
          <w:tcPr>
            <w:tcW w:w="2160" w:type="dxa"/>
            <w:tcBorders>
              <w:top w:val="nil"/>
              <w:left w:val="nil"/>
              <w:bottom w:val="nil"/>
              <w:right w:val="nil"/>
            </w:tcBorders>
          </w:tcPr>
          <w:p w14:paraId="6D7FC5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B63C6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3F38820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E21ADD" w14:textId="77777777" w:rsidR="00FD3105" w:rsidRDefault="00FD3105"/>
        </w:tc>
      </w:tr>
    </w:tbl>
    <w:p w14:paraId="351E1C62" w14:textId="77777777" w:rsidR="00FD3105" w:rsidRDefault="00FD3105">
      <w:pPr>
        <w:pStyle w:val="pxtbody"/>
      </w:pPr>
    </w:p>
    <w:p w14:paraId="5F33A34E" w14:textId="77777777" w:rsidR="00FD3105" w:rsidRDefault="00FD3105"/>
    <w:p w14:paraId="5B0CE105" w14:textId="77777777" w:rsidR="00FD3105" w:rsidRDefault="00FD3105">
      <w:pPr>
        <w:pStyle w:val="pxformhac"/>
        <w:spacing w:before="180"/>
        <w:jc w:val="center"/>
      </w:pPr>
      <w:r>
        <w:t xml:space="preserve">FINAL JUDGMENT </w:t>
      </w:r>
    </w:p>
    <w:p w14:paraId="182156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This action was tried before the court. On the evidence presented</w:t>
      </w:r>
    </w:p>
    <w:p w14:paraId="51EF3D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IT IS ADJUDGED that:</w:t>
      </w:r>
    </w:p>
    <w:p w14:paraId="62204FA7" w14:textId="77777777" w:rsidR="00FD3105" w:rsidRDefault="00FD3105">
      <w:pPr>
        <w:pStyle w:val="pxformfl"/>
        <w:ind w:left="500"/>
      </w:pPr>
      <w:r>
        <w:t xml:space="preserve"> </w:t>
      </w:r>
    </w:p>
    <w:p w14:paraId="0C9CAB4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162EA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7ADA774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A1EFD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holds an equitable lien for the total sum superior to any claim or interest of defendants </w:t>
      </w:r>
      <w:r>
        <w:rPr>
          <w:rStyle w:val="pxfinstr"/>
          <w:i/>
          <w:iCs/>
        </w:rPr>
        <w:t>[NAME OF DEFENDANT OWNER]</w:t>
      </w:r>
      <w:r>
        <w:t xml:space="preserve"> and </w:t>
      </w:r>
      <w:r>
        <w:rPr>
          <w:rStyle w:val="pxfinstr"/>
          <w:i/>
          <w:iCs/>
        </w:rPr>
        <w:t>[NAME OF DEFENDANT LENDER]</w:t>
      </w:r>
      <w:r>
        <w:t xml:space="preserve"> on the following real property in </w:t>
      </w:r>
      <w:r>
        <w:rPr>
          <w:rStyle w:val="pxfinstr"/>
          <w:i/>
          <w:iCs/>
        </w:rPr>
        <w:t>[name of county]</w:t>
      </w:r>
      <w:r>
        <w:t>, Florida:</w:t>
      </w:r>
    </w:p>
    <w:p w14:paraId="01F2799F"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4E30895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7120B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 4,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st.ref.id="I03RVZV"</w:instrText>
      </w:r>
      <w:r>
        <w:rPr>
          <w:rStyle w:val="pxst"/>
        </w:rPr>
        <w:fldChar w:fldCharType="end"/>
      </w:r>
      <w:r>
        <w:rPr>
          <w:rStyle w:val="pxst"/>
        </w:rPr>
        <w:t>Section 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st.ref.id="I03HNOZ"</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4A449BA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5139C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total sum with interest and costs accruing subsequent to this judgment, or such part of it, as is necessary to fully pay the bid.</w:t>
      </w:r>
    </w:p>
    <w:p w14:paraId="1C6A7D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3C5DB05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After filing the certificate of title the clerk shall distribute the proceeds of the sale, as far as they are sufficient, by paying: first, plaintiff's costs; second, documentary stamps affixed to the certificate; third, plaintiff's attorney fees; fourth, the total sum due plaintiff,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st.ref.id="I03HNNR"</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p>
    <w:p w14:paraId="71435B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THIS PROPERTY IS SOLD AT PUBLIC AUCTION, THERE MAY BE ADDITIONAL MONEY FROM THE SALE AFTER PAYMENT OF PERSONS WHO ARE ENTITLED TO BE PAID FROM THE SALE PROCEEDS PURSUANT TO THIS FINAL JUDGMENT.</w:t>
      </w:r>
    </w:p>
    <w:p w14:paraId="401AA3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58F4E4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46011CC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On filing the certificate of title defendants and all persons claiming under or against defendants since the filing of the notice of lis pendens shall be foreclosed of all estate in or claim to the property and the purchaser at the sale shall be let into possession of the property.</w:t>
      </w:r>
    </w:p>
    <w:p w14:paraId="33BA66A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1100AC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Jurisdiction of this action is retained to enter further orders as are proper including, without limitation, writs of possession.</w:t>
      </w:r>
    </w:p>
    <w:p w14:paraId="61D5159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ORDERED at </w:t>
      </w:r>
      <w:r>
        <w:rPr>
          <w:rStyle w:val="pxfinstr"/>
          <w:i/>
          <w:iCs/>
        </w:rPr>
        <w:t>[name of city]</w:t>
      </w:r>
      <w:r>
        <w:t xml:space="preserve">, Florida on </w:t>
      </w:r>
      <w:r>
        <w:rPr>
          <w:rStyle w:val="pxfinstr"/>
          <w:i/>
          <w:iCs/>
        </w:rPr>
        <w:t>[date of order]</w:t>
      </w:r>
      <w:r>
        <w:t>.</w:t>
      </w:r>
    </w:p>
    <w:p w14:paraId="46AAE5E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543904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C031C8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E6A695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tbl.ident="I09SE45"</w:instrText>
      </w:r>
      <w:r>
        <w:fldChar w:fldCharType="end"/>
      </w:r>
      <w:r>
        <w:fldChar w:fldCharType="begin"/>
      </w:r>
      <w:r>
        <w:instrText>tbl.uuid="I01QIUL"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5829F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84DB54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8303D8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DB4807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ABE007F" w14:textId="77777777">
        <w:tblPrEx>
          <w:tblCellMar>
            <w:top w:w="0" w:type="dxa"/>
            <w:left w:w="0" w:type="dxa"/>
            <w:bottom w:w="0" w:type="dxa"/>
            <w:right w:w="0" w:type="dxa"/>
          </w:tblCellMar>
        </w:tblPrEx>
        <w:tc>
          <w:tcPr>
            <w:tcW w:w="4320" w:type="dxa"/>
            <w:tcBorders>
              <w:top w:val="nil"/>
              <w:left w:val="nil"/>
              <w:bottom w:val="nil"/>
              <w:right w:val="nil"/>
            </w:tcBorders>
          </w:tcPr>
          <w:p w14:paraId="70B11F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61A51B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99A7D20" w14:textId="77777777">
        <w:tblPrEx>
          <w:tblCellMar>
            <w:top w:w="0" w:type="dxa"/>
            <w:left w:w="0" w:type="dxa"/>
            <w:bottom w:w="0" w:type="dxa"/>
            <w:right w:w="0" w:type="dxa"/>
          </w:tblCellMar>
        </w:tblPrEx>
        <w:tc>
          <w:tcPr>
            <w:tcW w:w="4320" w:type="dxa"/>
            <w:tcBorders>
              <w:top w:val="nil"/>
              <w:left w:val="nil"/>
              <w:bottom w:val="nil"/>
              <w:right w:val="nil"/>
            </w:tcBorders>
          </w:tcPr>
          <w:p w14:paraId="7625DD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5A5EDA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46F9A8C" w14:textId="77777777">
        <w:tblPrEx>
          <w:tblCellMar>
            <w:top w:w="0" w:type="dxa"/>
            <w:left w:w="0" w:type="dxa"/>
            <w:bottom w:w="0" w:type="dxa"/>
            <w:right w:w="0" w:type="dxa"/>
          </w:tblCellMar>
        </w:tblPrEx>
        <w:tc>
          <w:tcPr>
            <w:tcW w:w="4320" w:type="dxa"/>
            <w:tcBorders>
              <w:top w:val="nil"/>
              <w:left w:val="nil"/>
              <w:bottom w:val="nil"/>
              <w:right w:val="nil"/>
            </w:tcBorders>
          </w:tcPr>
          <w:p w14:paraId="66BF189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C1ECB7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888C74C" w14:textId="77777777" w:rsidR="00FD3105" w:rsidRDefault="00FD3105">
      <w:pPr>
        <w:pStyle w:val="pxtbody"/>
      </w:pPr>
    </w:p>
    <w:p w14:paraId="125291AB" w14:textId="77777777" w:rsidR="00FD3105" w:rsidRDefault="00FD3105"/>
    <w:p w14:paraId="04AB058C" w14:textId="77777777" w:rsidR="00FD3105" w:rsidRDefault="00FD3105">
      <w:pPr>
        <w:pStyle w:val="pxcomnt"/>
      </w:pPr>
    </w:p>
    <w:p w14:paraId="300076B8" w14:textId="77777777" w:rsidR="00FD3105" w:rsidRDefault="00FD3105">
      <w:pPr>
        <w:pStyle w:val="pxhac"/>
        <w:spacing w:before="180"/>
        <w:jc w:val="center"/>
      </w:pPr>
      <w:r>
        <w:rPr>
          <w:rStyle w:val="pxb"/>
          <w:b/>
          <w:bCs/>
        </w:rPr>
        <w:t>Author's Comment</w:t>
      </w:r>
    </w:p>
    <w:p w14:paraId="1CD746C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x.ref.id="I03RW5N"</w:instrText>
      </w:r>
      <w:r>
        <w:rPr>
          <w:rStyle w:val="pxx"/>
        </w:rPr>
        <w:fldChar w:fldCharType="end"/>
      </w:r>
      <w:r>
        <w:rPr>
          <w:rStyle w:val="pxx"/>
          <w:vanish/>
        </w:rPr>
        <w:t>&amp;s;</w:t>
      </w:r>
      <w:r>
        <w:rPr>
          <w:rStyle w:val="pxvis"/>
          <w:rFonts w:ascii="Times NewRoman" w:hAnsi="Times NewRoman"/>
          <w:b w:val="0"/>
          <w:sz w:val="24"/>
        </w:rPr>
        <w:t>§</w:t>
      </w:r>
      <w:r>
        <w:rPr>
          <w:rStyle w:val="pxx"/>
        </w:rPr>
        <w:t>10:32</w:t>
      </w:r>
      <w:r>
        <w:t>, Comment.</w:t>
      </w:r>
    </w:p>
    <w:p w14:paraId="09C373FA" w14:textId="77777777" w:rsidR="00FD3105" w:rsidRDefault="00FD3105">
      <w:pPr>
        <w:pStyle w:val="pxs"/>
        <w:spacing w:before="180"/>
        <w:rPr>
          <w:sz w:val="27"/>
          <w:szCs w:val="27"/>
        </w:rPr>
      </w:pPr>
      <w:r>
        <w:rPr>
          <w:sz w:val="27"/>
          <w:szCs w:val="27"/>
        </w:rPr>
        <w:t>10:34. Judgment</w:t>
      </w:r>
      <w:r>
        <w:rPr>
          <w:rStyle w:val="pxsep"/>
        </w:rPr>
        <w:t xml:space="preserve">-- </w:t>
      </w:r>
      <w:r>
        <w:rPr>
          <w:sz w:val="27"/>
          <w:szCs w:val="27"/>
        </w:rPr>
        <w:t>Foreclosure, mortgage, residential</w:t>
      </w:r>
    </w:p>
    <w:p w14:paraId="2A44E0F7" w14:textId="77777777" w:rsidR="00FD3105" w:rsidRDefault="00FD3105">
      <w:pPr>
        <w:pStyle w:val="pxcomnt"/>
      </w:pPr>
    </w:p>
    <w:p w14:paraId="2F771E7A" w14:textId="77777777" w:rsidR="00FD3105" w:rsidRDefault="00FD3105">
      <w:pPr>
        <w:pStyle w:val="pxhac"/>
        <w:spacing w:before="180"/>
        <w:jc w:val="center"/>
      </w:pPr>
      <w:r>
        <w:rPr>
          <w:rStyle w:val="pxb"/>
          <w:b/>
          <w:bCs/>
        </w:rPr>
        <w:t>Author's Comment</w:t>
      </w:r>
    </w:p>
    <w:p w14:paraId="07D8F16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p.ct.id="3d29be30775711ee8e1ba9ecff0bf883|34|10:34"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st.ref.id="I04ABL0"</w:instrText>
      </w:r>
      <w:r>
        <w:rPr>
          <w:rStyle w:val="pxst"/>
        </w:rPr>
        <w:fldChar w:fldCharType="end"/>
      </w:r>
      <w:r>
        <w:rPr>
          <w:rStyle w:val="pxst"/>
        </w:rPr>
        <w:t>Fla. R. Civ. P. Form 1.996(a) and (b)</w:t>
      </w:r>
      <w:r>
        <w:t xml:space="preserve">. The forms are for a residential foreclosure (1) when the note is available and (2) when it is not. See </w:t>
      </w:r>
      <w:r>
        <w:rPr>
          <w:rStyle w:val="pxst"/>
          <w:color w:val="FF0000"/>
          <w:sz w:val="20"/>
          <w:szCs w:val="20"/>
          <w:vertAlign w:val="superscript"/>
        </w:rPr>
        <w:t>►</w:t>
      </w:r>
      <w:r>
        <w:rPr>
          <w:rStyle w:val="pxst"/>
        </w:rPr>
        <w:fldChar w:fldCharType="begin"/>
      </w:r>
      <w:r>
        <w:rPr>
          <w:rStyle w:val="pxst"/>
        </w:rPr>
        <w:instrText>st.ref.id="I04ABKY"</w:instrText>
      </w:r>
      <w:r>
        <w:rPr>
          <w:rStyle w:val="pxst"/>
        </w:rPr>
        <w:fldChar w:fldCharType="end"/>
      </w:r>
      <w:r>
        <w:rPr>
          <w:rStyle w:val="pxst"/>
          <w:vanish/>
        </w:rPr>
        <w:t>&amp;s;</w:t>
      </w:r>
      <w:r>
        <w:rPr>
          <w:rStyle w:val="pxvis"/>
          <w:rFonts w:ascii="Times NewRoman" w:hAnsi="Times NewRoman"/>
          <w:b w:val="0"/>
          <w:sz w:val="24"/>
        </w:rPr>
        <w:t>§</w:t>
      </w:r>
      <w:r>
        <w:rPr>
          <w:rStyle w:val="pxst"/>
        </w:rPr>
        <w:t>673.3091, Fla. Stat.</w:t>
      </w:r>
      <w:r>
        <w:t xml:space="preserve"> (lost notes).</w:t>
      </w:r>
    </w:p>
    <w:p w14:paraId="28B105E2" w14:textId="77777777" w:rsidR="00FD3105" w:rsidRDefault="00FD3105">
      <w:pPr>
        <w:pStyle w:val="pxs"/>
        <w:spacing w:before="180"/>
        <w:rPr>
          <w:sz w:val="27"/>
          <w:szCs w:val="27"/>
        </w:rPr>
      </w:pPr>
      <w:r>
        <w:rPr>
          <w:sz w:val="27"/>
          <w:szCs w:val="27"/>
        </w:rPr>
        <w:t>10:35. Judgment</w:t>
      </w:r>
      <w:r>
        <w:rPr>
          <w:rStyle w:val="pxsep"/>
        </w:rPr>
        <w:t xml:space="preserve">-- </w:t>
      </w:r>
      <w:r>
        <w:rPr>
          <w:sz w:val="27"/>
          <w:szCs w:val="27"/>
        </w:rPr>
        <w:t>Friendly suit</w:t>
      </w:r>
    </w:p>
    <w:p w14:paraId="2A3B7B4E" w14:textId="77777777" w:rsidR="00FD3105" w:rsidRDefault="00FD3105">
      <w:pPr>
        <w:pStyle w:val="pxov"/>
        <w:rPr>
          <w:vanish/>
        </w:rPr>
      </w:pPr>
      <w:r>
        <w:rPr>
          <w:vanish/>
        </w:rPr>
        <w:t>FMS</w:t>
      </w:r>
    </w:p>
    <w:p w14:paraId="46F62EC3" w14:textId="77777777" w:rsidR="00FD3105" w:rsidRDefault="00FD3105">
      <w:pPr>
        <w:pStyle w:val="pxov"/>
        <w:rPr>
          <w:vanish/>
        </w:rPr>
      </w:pPr>
      <w:r>
        <w:rPr>
          <w:vanish/>
        </w:rPr>
        <w:t>LCV</w:t>
      </w:r>
    </w:p>
    <w:p w14:paraId="6D6CB6FE" w14:textId="77777777" w:rsidR="00FD3105" w:rsidRDefault="00FD3105">
      <w:pPr>
        <w:pStyle w:val="pxov"/>
        <w:rPr>
          <w:vanish/>
        </w:rPr>
      </w:pPr>
      <w:r>
        <w:rPr>
          <w:vanish/>
        </w:rPr>
        <w:t>LSC</w:t>
      </w:r>
    </w:p>
    <w:p w14:paraId="7EB52B66" w14:textId="77777777" w:rsidR="00FD3105" w:rsidRDefault="00FD3105">
      <w:pPr>
        <w:pStyle w:val="pxov"/>
        <w:rPr>
          <w:vanish/>
        </w:rPr>
      </w:pPr>
      <w:r>
        <w:rPr>
          <w:vanish/>
        </w:rPr>
        <w:t>LS7</w:t>
      </w:r>
    </w:p>
    <w:p w14:paraId="074EF573" w14:textId="77777777" w:rsidR="00FD3105" w:rsidRDefault="00FD3105">
      <w:pPr>
        <w:pStyle w:val="pxov"/>
        <w:rPr>
          <w:vanish/>
        </w:rPr>
      </w:pPr>
      <w:r>
        <w:rPr>
          <w:vanish/>
        </w:rPr>
        <w:t>FCV</w:t>
      </w:r>
    </w:p>
    <w:p w14:paraId="7B2AE6F5" w14:textId="77777777" w:rsidR="00FD3105" w:rsidRDefault="00FD3105">
      <w:pPr>
        <w:pStyle w:val="pxov"/>
        <w:rPr>
          <w:vanish/>
        </w:rPr>
      </w:pPr>
      <w:r>
        <w:rPr>
          <w:vanish/>
        </w:rPr>
        <w:t>FLG</w:t>
      </w:r>
    </w:p>
    <w:p w14:paraId="37EB4F5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form.fid="I6ff3d3009fed11dfbf230000837214a9"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94EE29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tbl.ident="I01WDSX"</w:instrText>
      </w:r>
      <w:r>
        <w:fldChar w:fldCharType="end"/>
      </w:r>
      <w:r>
        <w:fldChar w:fldCharType="begin"/>
      </w:r>
      <w:r>
        <w:instrText>tbl.uuid="I02NPLZ"</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2589B7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511CC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ECA553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332EA2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734EB51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D85E6A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77445B3" w14:textId="77777777">
        <w:tblPrEx>
          <w:tblCellMar>
            <w:top w:w="0" w:type="dxa"/>
            <w:left w:w="0" w:type="dxa"/>
            <w:bottom w:w="0" w:type="dxa"/>
            <w:right w:w="0" w:type="dxa"/>
          </w:tblCellMar>
        </w:tblPrEx>
        <w:tc>
          <w:tcPr>
            <w:tcW w:w="2160" w:type="dxa"/>
            <w:tcBorders>
              <w:top w:val="nil"/>
              <w:left w:val="nil"/>
              <w:bottom w:val="nil"/>
              <w:right w:val="nil"/>
            </w:tcBorders>
          </w:tcPr>
          <w:p w14:paraId="04EF8B6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MINOR]</w:t>
            </w:r>
            <w:r>
              <w:rPr>
                <w:rStyle w:val="pxrowentry"/>
              </w:rPr>
              <w:t>,</w:t>
            </w:r>
          </w:p>
        </w:tc>
        <w:tc>
          <w:tcPr>
            <w:tcW w:w="2160" w:type="dxa"/>
            <w:tcBorders>
              <w:top w:val="nil"/>
              <w:left w:val="nil"/>
              <w:bottom w:val="nil"/>
              <w:right w:val="nil"/>
            </w:tcBorders>
          </w:tcPr>
          <w:p w14:paraId="74C3173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B5DEF3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B01721" w14:textId="77777777" w:rsidR="00FD3105" w:rsidRDefault="00FD3105"/>
        </w:tc>
      </w:tr>
      <w:tr w:rsidR="00FD3105" w14:paraId="0D1344BA" w14:textId="77777777">
        <w:tblPrEx>
          <w:tblCellMar>
            <w:top w:w="0" w:type="dxa"/>
            <w:left w:w="0" w:type="dxa"/>
            <w:bottom w:w="0" w:type="dxa"/>
            <w:right w:w="0" w:type="dxa"/>
          </w:tblCellMar>
        </w:tblPrEx>
        <w:tc>
          <w:tcPr>
            <w:tcW w:w="2160" w:type="dxa"/>
            <w:tcBorders>
              <w:top w:val="nil"/>
              <w:left w:val="nil"/>
              <w:bottom w:val="nil"/>
              <w:right w:val="nil"/>
            </w:tcBorders>
          </w:tcPr>
          <w:p w14:paraId="52A2AF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by </w:t>
            </w:r>
            <w:r>
              <w:rPr>
                <w:rStyle w:val="pxfinstr"/>
                <w:i/>
                <w:iCs/>
              </w:rPr>
              <w:t>[his/her]</w:t>
            </w:r>
            <w:r>
              <w:rPr>
                <w:rStyle w:val="pxrowentry"/>
              </w:rPr>
              <w:t xml:space="preserve"> next friend</w:t>
            </w:r>
          </w:p>
        </w:tc>
        <w:tc>
          <w:tcPr>
            <w:tcW w:w="2160" w:type="dxa"/>
            <w:tcBorders>
              <w:top w:val="nil"/>
              <w:left w:val="nil"/>
              <w:bottom w:val="nil"/>
              <w:right w:val="nil"/>
            </w:tcBorders>
          </w:tcPr>
          <w:p w14:paraId="462FF8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54B148" w14:textId="77777777" w:rsidR="00FD3105" w:rsidRDefault="00FD3105"/>
        </w:tc>
        <w:tc>
          <w:tcPr>
            <w:tcW w:w="2160" w:type="dxa"/>
            <w:tcBorders>
              <w:top w:val="nil"/>
              <w:left w:val="nil"/>
              <w:bottom w:val="nil"/>
              <w:right w:val="nil"/>
            </w:tcBorders>
          </w:tcPr>
          <w:p w14:paraId="0121E9CE" w14:textId="77777777" w:rsidR="00FD3105" w:rsidRDefault="00FD3105"/>
        </w:tc>
      </w:tr>
      <w:tr w:rsidR="00FD3105" w14:paraId="1FC49480" w14:textId="77777777">
        <w:tblPrEx>
          <w:tblCellMar>
            <w:top w:w="0" w:type="dxa"/>
            <w:left w:w="0" w:type="dxa"/>
            <w:bottom w:w="0" w:type="dxa"/>
            <w:right w:w="0" w:type="dxa"/>
          </w:tblCellMar>
        </w:tblPrEx>
        <w:tc>
          <w:tcPr>
            <w:tcW w:w="2160" w:type="dxa"/>
            <w:tcBorders>
              <w:top w:val="nil"/>
              <w:left w:val="nil"/>
              <w:bottom w:val="nil"/>
              <w:right w:val="nil"/>
            </w:tcBorders>
          </w:tcPr>
          <w:p w14:paraId="3740529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PARENT]</w:t>
            </w:r>
            <w:r>
              <w:rPr>
                <w:rStyle w:val="pxrowentry"/>
              </w:rPr>
              <w:t>,</w:t>
            </w:r>
          </w:p>
        </w:tc>
        <w:tc>
          <w:tcPr>
            <w:tcW w:w="2160" w:type="dxa"/>
            <w:tcBorders>
              <w:top w:val="nil"/>
              <w:left w:val="nil"/>
              <w:bottom w:val="nil"/>
              <w:right w:val="nil"/>
            </w:tcBorders>
          </w:tcPr>
          <w:p w14:paraId="39AD209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C92092" w14:textId="77777777" w:rsidR="00FD3105" w:rsidRDefault="00FD3105"/>
        </w:tc>
        <w:tc>
          <w:tcPr>
            <w:tcW w:w="2160" w:type="dxa"/>
            <w:tcBorders>
              <w:top w:val="nil"/>
              <w:left w:val="nil"/>
              <w:bottom w:val="nil"/>
              <w:right w:val="nil"/>
            </w:tcBorders>
          </w:tcPr>
          <w:p w14:paraId="5BF34C57" w14:textId="77777777" w:rsidR="00FD3105" w:rsidRDefault="00FD3105"/>
        </w:tc>
      </w:tr>
      <w:tr w:rsidR="00FD3105" w14:paraId="1D991A42" w14:textId="77777777">
        <w:tblPrEx>
          <w:tblCellMar>
            <w:top w:w="0" w:type="dxa"/>
            <w:left w:w="0" w:type="dxa"/>
            <w:bottom w:w="0" w:type="dxa"/>
            <w:right w:w="0" w:type="dxa"/>
          </w:tblCellMar>
        </w:tblPrEx>
        <w:tc>
          <w:tcPr>
            <w:tcW w:w="2160" w:type="dxa"/>
            <w:tcBorders>
              <w:top w:val="nil"/>
              <w:left w:val="nil"/>
              <w:bottom w:val="nil"/>
              <w:right w:val="nil"/>
            </w:tcBorders>
          </w:tcPr>
          <w:p w14:paraId="5381C5B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48C02A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Plaintiffs,</w:t>
            </w:r>
          </w:p>
        </w:tc>
        <w:tc>
          <w:tcPr>
            <w:tcW w:w="2160" w:type="dxa"/>
            <w:tcBorders>
              <w:top w:val="nil"/>
              <w:left w:val="nil"/>
              <w:bottom w:val="nil"/>
              <w:right w:val="nil"/>
            </w:tcBorders>
          </w:tcPr>
          <w:p w14:paraId="7A4ED1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D39F75" w14:textId="77777777" w:rsidR="00FD3105" w:rsidRDefault="00FD3105"/>
        </w:tc>
      </w:tr>
      <w:tr w:rsidR="00FD3105" w14:paraId="1A417953" w14:textId="77777777">
        <w:tblPrEx>
          <w:tblCellMar>
            <w:top w:w="0" w:type="dxa"/>
            <w:left w:w="0" w:type="dxa"/>
            <w:bottom w:w="0" w:type="dxa"/>
            <w:right w:w="0" w:type="dxa"/>
          </w:tblCellMar>
        </w:tblPrEx>
        <w:tc>
          <w:tcPr>
            <w:tcW w:w="2160" w:type="dxa"/>
            <w:tcBorders>
              <w:top w:val="nil"/>
              <w:left w:val="nil"/>
              <w:bottom w:val="nil"/>
              <w:right w:val="nil"/>
            </w:tcBorders>
          </w:tcPr>
          <w:p w14:paraId="159105C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7979F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EC15850" w14:textId="77777777" w:rsidR="00FD3105" w:rsidRDefault="00FD3105"/>
        </w:tc>
        <w:tc>
          <w:tcPr>
            <w:tcW w:w="2160" w:type="dxa"/>
            <w:tcBorders>
              <w:top w:val="nil"/>
              <w:left w:val="nil"/>
              <w:bottom w:val="nil"/>
              <w:right w:val="nil"/>
            </w:tcBorders>
          </w:tcPr>
          <w:p w14:paraId="2A65B0EF" w14:textId="77777777" w:rsidR="00FD3105" w:rsidRDefault="00FD3105"/>
        </w:tc>
      </w:tr>
      <w:tr w:rsidR="00FD3105" w14:paraId="4976AF05" w14:textId="77777777">
        <w:tblPrEx>
          <w:tblCellMar>
            <w:top w:w="0" w:type="dxa"/>
            <w:left w:w="0" w:type="dxa"/>
            <w:bottom w:w="0" w:type="dxa"/>
            <w:right w:w="0" w:type="dxa"/>
          </w:tblCellMar>
        </w:tblPrEx>
        <w:tc>
          <w:tcPr>
            <w:tcW w:w="2160" w:type="dxa"/>
            <w:tcBorders>
              <w:top w:val="nil"/>
              <w:left w:val="nil"/>
              <w:bottom w:val="nil"/>
              <w:right w:val="nil"/>
            </w:tcBorders>
          </w:tcPr>
          <w:p w14:paraId="5CD816F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p>
        </w:tc>
        <w:tc>
          <w:tcPr>
            <w:tcW w:w="2160" w:type="dxa"/>
            <w:tcBorders>
              <w:top w:val="nil"/>
              <w:left w:val="nil"/>
              <w:bottom w:val="nil"/>
              <w:right w:val="nil"/>
            </w:tcBorders>
          </w:tcPr>
          <w:p w14:paraId="68F66D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C0A6B0" w14:textId="77777777" w:rsidR="00FD3105" w:rsidRDefault="00FD3105"/>
        </w:tc>
        <w:tc>
          <w:tcPr>
            <w:tcW w:w="2160" w:type="dxa"/>
            <w:tcBorders>
              <w:top w:val="nil"/>
              <w:left w:val="nil"/>
              <w:bottom w:val="nil"/>
              <w:right w:val="nil"/>
            </w:tcBorders>
          </w:tcPr>
          <w:p w14:paraId="09C79A4A" w14:textId="77777777" w:rsidR="00FD3105" w:rsidRDefault="00FD3105"/>
        </w:tc>
      </w:tr>
      <w:tr w:rsidR="00FD3105" w14:paraId="1E0960D5" w14:textId="77777777">
        <w:tblPrEx>
          <w:tblCellMar>
            <w:top w:w="0" w:type="dxa"/>
            <w:left w:w="0" w:type="dxa"/>
            <w:bottom w:w="0" w:type="dxa"/>
            <w:right w:w="0" w:type="dxa"/>
          </w:tblCellMar>
        </w:tblPrEx>
        <w:tc>
          <w:tcPr>
            <w:tcW w:w="2160" w:type="dxa"/>
            <w:tcBorders>
              <w:top w:val="nil"/>
              <w:left w:val="nil"/>
              <w:bottom w:val="nil"/>
              <w:right w:val="nil"/>
            </w:tcBorders>
          </w:tcPr>
          <w:p w14:paraId="69253E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CCBC9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D6B05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B75A21" w14:textId="77777777" w:rsidR="00FD3105" w:rsidRDefault="00FD3105"/>
        </w:tc>
      </w:tr>
    </w:tbl>
    <w:p w14:paraId="68D491BC" w14:textId="77777777" w:rsidR="00FD3105" w:rsidRDefault="00FD3105">
      <w:pPr>
        <w:pStyle w:val="pxtbody"/>
      </w:pPr>
    </w:p>
    <w:p w14:paraId="3DE7C8A4" w14:textId="77777777" w:rsidR="00FD3105" w:rsidRDefault="00FD3105"/>
    <w:p w14:paraId="00091246" w14:textId="77777777" w:rsidR="00FD3105" w:rsidRDefault="00FD3105">
      <w:pPr>
        <w:pStyle w:val="pxformhac"/>
        <w:spacing w:before="180"/>
        <w:jc w:val="center"/>
      </w:pPr>
      <w:r>
        <w:t xml:space="preserve">FINAL JUDGMENT </w:t>
      </w:r>
    </w:p>
    <w:p w14:paraId="770EC0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action was heard on the stipulation of settlement of the parties. The next friend of the minor plaintiff was present in court and all parties were represented by their attorneys. The court reviewed the medical reports and questioned the next friend and is satisfied that the parties understand the settlement. The court finds that the settlement should be approved, so</w:t>
      </w:r>
    </w:p>
    <w:p w14:paraId="0C0DFD7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IT IS ADJUDGED that:</w:t>
      </w:r>
    </w:p>
    <w:p w14:paraId="0FC223E4" w14:textId="77777777" w:rsidR="00FD3105" w:rsidRDefault="00FD3105">
      <w:pPr>
        <w:pStyle w:val="pxformfl"/>
        <w:ind w:left="500"/>
      </w:pPr>
      <w:r>
        <w:t xml:space="preserve"> </w:t>
      </w:r>
    </w:p>
    <w:p w14:paraId="25E78AE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EC814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stipulation of settlement filed in this action is approved.</w:t>
      </w:r>
    </w:p>
    <w:p w14:paraId="1CD9DE5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D3289F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The next friend of the minor plaintiff, </w:t>
      </w:r>
      <w:r>
        <w:rPr>
          <w:rStyle w:val="pxfinstr"/>
          <w:i/>
          <w:iCs/>
        </w:rPr>
        <w:t>[NAME OF PARENT]</w:t>
      </w:r>
      <w:r>
        <w:t>, is authorized to collect the proceeds of the settlement and to execute and to deliver a release and satisfaction to defendant on behalf of the minor plaintiff.</w:t>
      </w:r>
    </w:p>
    <w:p w14:paraId="46E2A51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FE422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Plaintiffs </w:t>
      </w:r>
      <w:r>
        <w:rPr>
          <w:rStyle w:val="pxfinstr"/>
          <w:i/>
          <w:iCs/>
        </w:rPr>
        <w:t>[NAMES OF PLAINTIFFS]</w:t>
      </w:r>
      <w:r>
        <w:t xml:space="preserve"> take nothing by this action and defendant </w:t>
      </w:r>
      <w:r>
        <w:rPr>
          <w:rStyle w:val="pxfinstr"/>
          <w:i/>
          <w:iCs/>
        </w:rPr>
        <w:t>[NAME OF DEFENDANT]</w:t>
      </w:r>
      <w:r>
        <w:t xml:space="preserve"> goes hence without day.</w:t>
      </w:r>
    </w:p>
    <w:p w14:paraId="6E01A76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07F9A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next friend shall file a bond with the clerk of this court in the penal sum of $</w:t>
      </w:r>
      <w:r>
        <w:rPr>
          <w:rStyle w:val="pxfinstr"/>
          <w:i/>
          <w:iCs/>
        </w:rPr>
        <w:t>[dollar amount of bond]</w:t>
      </w:r>
      <w:r>
        <w:t xml:space="preserve"> in favor of the minor plaintiff conditioned to properly administer and disburse the proceeds of the settlement before accepting the proceeds. The bond shall be approved by the clerk.</w:t>
      </w:r>
    </w:p>
    <w:p w14:paraId="4A5C74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ORDERED at </w:t>
      </w:r>
      <w:r>
        <w:rPr>
          <w:rStyle w:val="pxfinstr"/>
          <w:i/>
          <w:iCs/>
        </w:rPr>
        <w:t>[name of city]</w:t>
      </w:r>
      <w:r>
        <w:t xml:space="preserve">, Florida on </w:t>
      </w:r>
      <w:r>
        <w:rPr>
          <w:rStyle w:val="pxfinstr"/>
          <w:i/>
          <w:iCs/>
        </w:rPr>
        <w:t>[date of judgment]</w:t>
      </w:r>
      <w:r>
        <w:t>.</w:t>
      </w:r>
    </w:p>
    <w:p w14:paraId="57EA395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FA6484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92F697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AEDD15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tbl.ident="I011SJI"</w:instrText>
      </w:r>
      <w:r>
        <w:fldChar w:fldCharType="end"/>
      </w:r>
      <w:r>
        <w:fldChar w:fldCharType="begin"/>
      </w:r>
      <w:r>
        <w:instrText>tbl.uuid="I06P3X3"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0860CD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1A8751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A0E86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6003A0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814F5DE" w14:textId="77777777">
        <w:tblPrEx>
          <w:tblCellMar>
            <w:top w:w="0" w:type="dxa"/>
            <w:left w:w="0" w:type="dxa"/>
            <w:bottom w:w="0" w:type="dxa"/>
            <w:right w:w="0" w:type="dxa"/>
          </w:tblCellMar>
        </w:tblPrEx>
        <w:tc>
          <w:tcPr>
            <w:tcW w:w="4320" w:type="dxa"/>
            <w:tcBorders>
              <w:top w:val="nil"/>
              <w:left w:val="nil"/>
              <w:bottom w:val="nil"/>
              <w:right w:val="nil"/>
            </w:tcBorders>
          </w:tcPr>
          <w:p w14:paraId="11BF79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998DA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4DA03C6" w14:textId="77777777">
        <w:tblPrEx>
          <w:tblCellMar>
            <w:top w:w="0" w:type="dxa"/>
            <w:left w:w="0" w:type="dxa"/>
            <w:bottom w:w="0" w:type="dxa"/>
            <w:right w:w="0" w:type="dxa"/>
          </w:tblCellMar>
        </w:tblPrEx>
        <w:tc>
          <w:tcPr>
            <w:tcW w:w="4320" w:type="dxa"/>
            <w:tcBorders>
              <w:top w:val="nil"/>
              <w:left w:val="nil"/>
              <w:bottom w:val="nil"/>
              <w:right w:val="nil"/>
            </w:tcBorders>
          </w:tcPr>
          <w:p w14:paraId="5729321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272B01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ACF9D39" w14:textId="77777777" w:rsidR="00FD3105" w:rsidRDefault="00FD3105">
      <w:pPr>
        <w:pStyle w:val="pxtbody"/>
      </w:pPr>
    </w:p>
    <w:p w14:paraId="29CF4277" w14:textId="77777777" w:rsidR="00FD3105" w:rsidRDefault="00FD3105"/>
    <w:p w14:paraId="0F358FE6" w14:textId="77777777" w:rsidR="00FD3105" w:rsidRDefault="00FD3105">
      <w:pPr>
        <w:pStyle w:val="pxcomnt"/>
      </w:pPr>
    </w:p>
    <w:p w14:paraId="14DE14AB" w14:textId="77777777" w:rsidR="00FD3105" w:rsidRDefault="00FD3105">
      <w:pPr>
        <w:pStyle w:val="pxhac"/>
        <w:spacing w:before="180"/>
        <w:jc w:val="center"/>
      </w:pPr>
      <w:r>
        <w:rPr>
          <w:rStyle w:val="pxb"/>
          <w:b/>
          <w:bCs/>
        </w:rPr>
        <w:t>Author's Comment</w:t>
      </w:r>
    </w:p>
    <w:p w14:paraId="26CB9AB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form is for settlement of a personal injury claim of a minor. Paragraph 4 is deleted if no bond is required.</w:t>
      </w:r>
    </w:p>
    <w:p w14:paraId="6BFC54D2" w14:textId="77777777" w:rsidR="00FD3105" w:rsidRDefault="00FD3105">
      <w:pPr>
        <w:pStyle w:val="pxs"/>
        <w:spacing w:before="180"/>
        <w:rPr>
          <w:sz w:val="27"/>
          <w:szCs w:val="27"/>
        </w:rPr>
      </w:pPr>
      <w:r>
        <w:rPr>
          <w:sz w:val="27"/>
          <w:szCs w:val="27"/>
        </w:rPr>
        <w:t>10:36. Judgment</w:t>
      </w:r>
      <w:r>
        <w:rPr>
          <w:rStyle w:val="pxsep"/>
        </w:rPr>
        <w:t xml:space="preserve">-- </w:t>
      </w:r>
      <w:r>
        <w:rPr>
          <w:sz w:val="27"/>
          <w:szCs w:val="27"/>
        </w:rPr>
        <w:t>Garnishment writ</w:t>
      </w:r>
    </w:p>
    <w:p w14:paraId="4A4EE86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form.fid="I221a12500be011e2b6c10000837bc6dd"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036E22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tbl.ident="I02AN3R"</w:instrText>
      </w:r>
      <w:r>
        <w:fldChar w:fldCharType="end"/>
      </w:r>
      <w:r>
        <w:fldChar w:fldCharType="begin"/>
      </w:r>
      <w:r>
        <w:instrText>tbl.uuid="I022PCO"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8FD6F9"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7D370D9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4411FCE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011F0A1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1ED32A11"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26017E8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225F0646"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7DF13214" w14:textId="77777777">
        <w:tblPrEx>
          <w:tblCellMar>
            <w:top w:w="0" w:type="dxa"/>
            <w:left w:w="0" w:type="dxa"/>
            <w:bottom w:w="0" w:type="dxa"/>
            <w:right w:w="0" w:type="dxa"/>
          </w:tblCellMar>
        </w:tblPrEx>
        <w:tc>
          <w:tcPr>
            <w:tcW w:w="1728" w:type="dxa"/>
            <w:tcBorders>
              <w:top w:val="nil"/>
              <w:left w:val="nil"/>
              <w:bottom w:val="nil"/>
              <w:right w:val="nil"/>
            </w:tcBorders>
          </w:tcPr>
          <w:p w14:paraId="328080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06D7919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16F81AAB" w14:textId="77777777" w:rsidR="00FD3105" w:rsidRDefault="00FD3105"/>
        </w:tc>
        <w:tc>
          <w:tcPr>
            <w:tcW w:w="1728" w:type="dxa"/>
            <w:tcBorders>
              <w:top w:val="nil"/>
              <w:left w:val="nil"/>
              <w:bottom w:val="nil"/>
              <w:right w:val="nil"/>
            </w:tcBorders>
          </w:tcPr>
          <w:p w14:paraId="4723C9AE" w14:textId="77777777" w:rsidR="00FD3105" w:rsidRDefault="00FD3105"/>
        </w:tc>
        <w:tc>
          <w:tcPr>
            <w:tcW w:w="1728" w:type="dxa"/>
            <w:tcBorders>
              <w:top w:val="nil"/>
              <w:left w:val="nil"/>
              <w:bottom w:val="nil"/>
              <w:right w:val="nil"/>
            </w:tcBorders>
          </w:tcPr>
          <w:p w14:paraId="42FCF935" w14:textId="77777777" w:rsidR="00FD3105" w:rsidRDefault="00FD3105"/>
        </w:tc>
      </w:tr>
      <w:tr w:rsidR="00FD3105" w14:paraId="07664514" w14:textId="77777777">
        <w:tblPrEx>
          <w:tblCellMar>
            <w:top w:w="0" w:type="dxa"/>
            <w:left w:w="0" w:type="dxa"/>
            <w:bottom w:w="0" w:type="dxa"/>
            <w:right w:w="0" w:type="dxa"/>
          </w:tblCellMar>
        </w:tblPrEx>
        <w:tc>
          <w:tcPr>
            <w:tcW w:w="1728" w:type="dxa"/>
            <w:tcBorders>
              <w:top w:val="nil"/>
              <w:left w:val="nil"/>
              <w:bottom w:val="nil"/>
              <w:right w:val="nil"/>
            </w:tcBorders>
          </w:tcPr>
          <w:p w14:paraId="291B229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10A3E3E" w14:textId="77777777" w:rsidR="00FD3105" w:rsidRDefault="00FD3105"/>
        </w:tc>
        <w:tc>
          <w:tcPr>
            <w:tcW w:w="1728" w:type="dxa"/>
            <w:tcBorders>
              <w:top w:val="nil"/>
              <w:left w:val="nil"/>
              <w:bottom w:val="nil"/>
              <w:right w:val="nil"/>
            </w:tcBorders>
          </w:tcPr>
          <w:p w14:paraId="51028606" w14:textId="77777777" w:rsidR="00FD3105" w:rsidRDefault="00FD3105"/>
        </w:tc>
        <w:tc>
          <w:tcPr>
            <w:tcW w:w="1728" w:type="dxa"/>
            <w:tcBorders>
              <w:top w:val="nil"/>
              <w:left w:val="nil"/>
              <w:bottom w:val="nil"/>
              <w:right w:val="nil"/>
            </w:tcBorders>
          </w:tcPr>
          <w:p w14:paraId="68DC622E" w14:textId="77777777" w:rsidR="00FD3105" w:rsidRDefault="00FD3105"/>
        </w:tc>
        <w:tc>
          <w:tcPr>
            <w:tcW w:w="1728" w:type="dxa"/>
            <w:tcBorders>
              <w:top w:val="nil"/>
              <w:left w:val="nil"/>
              <w:bottom w:val="nil"/>
              <w:right w:val="nil"/>
            </w:tcBorders>
          </w:tcPr>
          <w:p w14:paraId="69AF5BEB" w14:textId="77777777" w:rsidR="00FD3105" w:rsidRDefault="00FD3105"/>
        </w:tc>
      </w:tr>
      <w:tr w:rsidR="00FD3105" w14:paraId="3233A9B7" w14:textId="77777777">
        <w:tblPrEx>
          <w:tblCellMar>
            <w:top w:w="0" w:type="dxa"/>
            <w:left w:w="0" w:type="dxa"/>
            <w:bottom w:w="0" w:type="dxa"/>
            <w:right w:w="0" w:type="dxa"/>
          </w:tblCellMar>
        </w:tblPrEx>
        <w:tc>
          <w:tcPr>
            <w:tcW w:w="1728" w:type="dxa"/>
            <w:tcBorders>
              <w:top w:val="nil"/>
              <w:left w:val="nil"/>
              <w:bottom w:val="nil"/>
              <w:right w:val="nil"/>
            </w:tcBorders>
          </w:tcPr>
          <w:p w14:paraId="7974C9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069377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F82307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308B1E34" w14:textId="77777777" w:rsidR="00FD3105" w:rsidRDefault="00FD3105"/>
        </w:tc>
        <w:tc>
          <w:tcPr>
            <w:tcW w:w="1728" w:type="dxa"/>
            <w:tcBorders>
              <w:top w:val="nil"/>
              <w:left w:val="nil"/>
              <w:bottom w:val="nil"/>
              <w:right w:val="nil"/>
            </w:tcBorders>
          </w:tcPr>
          <w:p w14:paraId="64126EDB" w14:textId="77777777" w:rsidR="00FD3105" w:rsidRDefault="00FD3105"/>
        </w:tc>
      </w:tr>
      <w:tr w:rsidR="00FD3105" w14:paraId="446EF8C9" w14:textId="77777777">
        <w:tblPrEx>
          <w:tblCellMar>
            <w:top w:w="0" w:type="dxa"/>
            <w:left w:w="0" w:type="dxa"/>
            <w:bottom w:w="0" w:type="dxa"/>
            <w:right w:w="0" w:type="dxa"/>
          </w:tblCellMar>
        </w:tblPrEx>
        <w:tc>
          <w:tcPr>
            <w:tcW w:w="1728" w:type="dxa"/>
            <w:tcBorders>
              <w:top w:val="nil"/>
              <w:left w:val="nil"/>
              <w:bottom w:val="nil"/>
              <w:right w:val="nil"/>
            </w:tcBorders>
          </w:tcPr>
          <w:p w14:paraId="0302A96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8287DD3" w14:textId="77777777" w:rsidR="00FD3105" w:rsidRDefault="00FD3105"/>
        </w:tc>
        <w:tc>
          <w:tcPr>
            <w:tcW w:w="1728" w:type="dxa"/>
            <w:tcBorders>
              <w:top w:val="nil"/>
              <w:left w:val="nil"/>
              <w:bottom w:val="nil"/>
              <w:right w:val="nil"/>
            </w:tcBorders>
          </w:tcPr>
          <w:p w14:paraId="646FD91A" w14:textId="77777777" w:rsidR="00FD3105" w:rsidRDefault="00FD3105"/>
        </w:tc>
        <w:tc>
          <w:tcPr>
            <w:tcW w:w="1728" w:type="dxa"/>
            <w:tcBorders>
              <w:top w:val="nil"/>
              <w:left w:val="nil"/>
              <w:bottom w:val="nil"/>
              <w:right w:val="nil"/>
            </w:tcBorders>
          </w:tcPr>
          <w:p w14:paraId="31E895EF" w14:textId="77777777" w:rsidR="00FD3105" w:rsidRDefault="00FD3105"/>
        </w:tc>
        <w:tc>
          <w:tcPr>
            <w:tcW w:w="1728" w:type="dxa"/>
            <w:tcBorders>
              <w:top w:val="nil"/>
              <w:left w:val="nil"/>
              <w:bottom w:val="nil"/>
              <w:right w:val="nil"/>
            </w:tcBorders>
          </w:tcPr>
          <w:p w14:paraId="42CCC359" w14:textId="77777777" w:rsidR="00FD3105" w:rsidRDefault="00FD3105"/>
        </w:tc>
      </w:tr>
      <w:tr w:rsidR="00FD3105" w14:paraId="0E16AE18" w14:textId="77777777">
        <w:tblPrEx>
          <w:tblCellMar>
            <w:top w:w="0" w:type="dxa"/>
            <w:left w:w="0" w:type="dxa"/>
            <w:bottom w:w="0" w:type="dxa"/>
            <w:right w:w="0" w:type="dxa"/>
          </w:tblCellMar>
        </w:tblPrEx>
        <w:tc>
          <w:tcPr>
            <w:tcW w:w="1728" w:type="dxa"/>
            <w:tcBorders>
              <w:top w:val="nil"/>
              <w:left w:val="nil"/>
              <w:bottom w:val="nil"/>
              <w:right w:val="nil"/>
            </w:tcBorders>
          </w:tcPr>
          <w:p w14:paraId="704B0D7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0A513F6B"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69FA989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4DBD36A5" w14:textId="77777777" w:rsidR="00FD3105" w:rsidRDefault="00FD3105"/>
        </w:tc>
        <w:tc>
          <w:tcPr>
            <w:tcW w:w="1728" w:type="dxa"/>
            <w:tcBorders>
              <w:top w:val="nil"/>
              <w:left w:val="nil"/>
              <w:bottom w:val="nil"/>
              <w:right w:val="nil"/>
            </w:tcBorders>
          </w:tcPr>
          <w:p w14:paraId="6EE62497" w14:textId="77777777" w:rsidR="00FD3105" w:rsidRDefault="00FD3105"/>
        </w:tc>
      </w:tr>
      <w:tr w:rsidR="00FD3105" w14:paraId="4C7DE7FF" w14:textId="77777777">
        <w:tblPrEx>
          <w:tblCellMar>
            <w:top w:w="0" w:type="dxa"/>
            <w:left w:w="0" w:type="dxa"/>
            <w:bottom w:w="0" w:type="dxa"/>
            <w:right w:w="0" w:type="dxa"/>
          </w:tblCellMar>
        </w:tblPrEx>
        <w:tc>
          <w:tcPr>
            <w:tcW w:w="1728" w:type="dxa"/>
            <w:tcBorders>
              <w:top w:val="nil"/>
              <w:left w:val="nil"/>
              <w:bottom w:val="nil"/>
              <w:right w:val="nil"/>
            </w:tcBorders>
          </w:tcPr>
          <w:p w14:paraId="17217E4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AF7108F" w14:textId="77777777" w:rsidR="00FD3105" w:rsidRDefault="00FD3105"/>
        </w:tc>
        <w:tc>
          <w:tcPr>
            <w:tcW w:w="1728" w:type="dxa"/>
            <w:tcBorders>
              <w:top w:val="nil"/>
              <w:left w:val="nil"/>
              <w:bottom w:val="nil"/>
              <w:right w:val="nil"/>
            </w:tcBorders>
          </w:tcPr>
          <w:p w14:paraId="73432DD0" w14:textId="77777777" w:rsidR="00FD3105" w:rsidRDefault="00FD3105"/>
        </w:tc>
        <w:tc>
          <w:tcPr>
            <w:tcW w:w="1728" w:type="dxa"/>
            <w:tcBorders>
              <w:top w:val="nil"/>
              <w:left w:val="nil"/>
              <w:bottom w:val="nil"/>
              <w:right w:val="nil"/>
            </w:tcBorders>
          </w:tcPr>
          <w:p w14:paraId="73418C1B" w14:textId="77777777" w:rsidR="00FD3105" w:rsidRDefault="00FD3105"/>
        </w:tc>
        <w:tc>
          <w:tcPr>
            <w:tcW w:w="1728" w:type="dxa"/>
            <w:tcBorders>
              <w:top w:val="nil"/>
              <w:left w:val="nil"/>
              <w:bottom w:val="nil"/>
              <w:right w:val="nil"/>
            </w:tcBorders>
          </w:tcPr>
          <w:p w14:paraId="34A8D847" w14:textId="77777777" w:rsidR="00FD3105" w:rsidRDefault="00FD3105"/>
        </w:tc>
      </w:tr>
      <w:tr w:rsidR="00FD3105" w14:paraId="0CACBC9C" w14:textId="77777777">
        <w:tblPrEx>
          <w:tblCellMar>
            <w:top w:w="0" w:type="dxa"/>
            <w:left w:w="0" w:type="dxa"/>
            <w:bottom w:w="0" w:type="dxa"/>
            <w:right w:w="0" w:type="dxa"/>
          </w:tblCellMar>
        </w:tblPrEx>
        <w:tc>
          <w:tcPr>
            <w:tcW w:w="1728" w:type="dxa"/>
            <w:tcBorders>
              <w:top w:val="nil"/>
              <w:left w:val="nil"/>
              <w:bottom w:val="nil"/>
              <w:right w:val="nil"/>
            </w:tcBorders>
          </w:tcPr>
          <w:p w14:paraId="1539F11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6AE1BAF7" w14:textId="77777777" w:rsidR="00FD3105" w:rsidRDefault="00FD3105"/>
        </w:tc>
        <w:tc>
          <w:tcPr>
            <w:tcW w:w="1728" w:type="dxa"/>
            <w:tcBorders>
              <w:top w:val="nil"/>
              <w:left w:val="nil"/>
              <w:bottom w:val="nil"/>
              <w:right w:val="nil"/>
            </w:tcBorders>
          </w:tcPr>
          <w:p w14:paraId="70CE92DC" w14:textId="77777777" w:rsidR="00FD3105" w:rsidRDefault="00FD3105"/>
        </w:tc>
        <w:tc>
          <w:tcPr>
            <w:tcW w:w="1728" w:type="dxa"/>
            <w:tcBorders>
              <w:top w:val="nil"/>
              <w:left w:val="nil"/>
              <w:bottom w:val="nil"/>
              <w:right w:val="nil"/>
            </w:tcBorders>
          </w:tcPr>
          <w:p w14:paraId="3FE4E8F3" w14:textId="77777777" w:rsidR="00FD3105" w:rsidRDefault="00FD3105"/>
        </w:tc>
        <w:tc>
          <w:tcPr>
            <w:tcW w:w="1728" w:type="dxa"/>
            <w:tcBorders>
              <w:top w:val="nil"/>
              <w:left w:val="nil"/>
              <w:bottom w:val="nil"/>
              <w:right w:val="nil"/>
            </w:tcBorders>
          </w:tcPr>
          <w:p w14:paraId="4BC982D3" w14:textId="77777777" w:rsidR="00FD3105" w:rsidRDefault="00FD3105"/>
        </w:tc>
      </w:tr>
      <w:tr w:rsidR="00FD3105" w14:paraId="451E2B67" w14:textId="77777777">
        <w:tblPrEx>
          <w:tblCellMar>
            <w:top w:w="0" w:type="dxa"/>
            <w:left w:w="0" w:type="dxa"/>
            <w:bottom w:w="0" w:type="dxa"/>
            <w:right w:w="0" w:type="dxa"/>
          </w:tblCellMar>
        </w:tblPrEx>
        <w:tc>
          <w:tcPr>
            <w:tcW w:w="1728" w:type="dxa"/>
            <w:tcBorders>
              <w:top w:val="nil"/>
              <w:left w:val="nil"/>
              <w:bottom w:val="nil"/>
              <w:right w:val="nil"/>
            </w:tcBorders>
          </w:tcPr>
          <w:p w14:paraId="59CC6BF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2578F0C" w14:textId="77777777" w:rsidR="00FD3105" w:rsidRDefault="00FD3105"/>
        </w:tc>
        <w:tc>
          <w:tcPr>
            <w:tcW w:w="1728" w:type="dxa"/>
            <w:tcBorders>
              <w:top w:val="nil"/>
              <w:left w:val="nil"/>
              <w:bottom w:val="nil"/>
              <w:right w:val="nil"/>
            </w:tcBorders>
          </w:tcPr>
          <w:p w14:paraId="4417736F" w14:textId="77777777" w:rsidR="00FD3105" w:rsidRDefault="00FD3105"/>
        </w:tc>
        <w:tc>
          <w:tcPr>
            <w:tcW w:w="1728" w:type="dxa"/>
            <w:tcBorders>
              <w:top w:val="nil"/>
              <w:left w:val="nil"/>
              <w:bottom w:val="nil"/>
              <w:right w:val="nil"/>
            </w:tcBorders>
          </w:tcPr>
          <w:p w14:paraId="52B44C61" w14:textId="77777777" w:rsidR="00FD3105" w:rsidRDefault="00FD3105"/>
        </w:tc>
        <w:tc>
          <w:tcPr>
            <w:tcW w:w="1728" w:type="dxa"/>
            <w:tcBorders>
              <w:top w:val="nil"/>
              <w:left w:val="nil"/>
              <w:bottom w:val="nil"/>
              <w:right w:val="nil"/>
            </w:tcBorders>
          </w:tcPr>
          <w:p w14:paraId="69E30405" w14:textId="77777777" w:rsidR="00FD3105" w:rsidRDefault="00FD3105"/>
        </w:tc>
      </w:tr>
      <w:tr w:rsidR="00FD3105" w14:paraId="2E50DAF9" w14:textId="77777777">
        <w:tblPrEx>
          <w:tblCellMar>
            <w:top w:w="0" w:type="dxa"/>
            <w:left w:w="0" w:type="dxa"/>
            <w:bottom w:w="0" w:type="dxa"/>
            <w:right w:w="0" w:type="dxa"/>
          </w:tblCellMar>
        </w:tblPrEx>
        <w:tc>
          <w:tcPr>
            <w:tcW w:w="1728" w:type="dxa"/>
            <w:tcBorders>
              <w:top w:val="nil"/>
              <w:left w:val="nil"/>
              <w:bottom w:val="nil"/>
              <w:right w:val="nil"/>
            </w:tcBorders>
          </w:tcPr>
          <w:p w14:paraId="3173E45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60C846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93F206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35CA0A59" w14:textId="77777777" w:rsidR="00FD3105" w:rsidRDefault="00FD3105"/>
        </w:tc>
        <w:tc>
          <w:tcPr>
            <w:tcW w:w="1728" w:type="dxa"/>
            <w:tcBorders>
              <w:top w:val="nil"/>
              <w:left w:val="nil"/>
              <w:bottom w:val="nil"/>
              <w:right w:val="nil"/>
            </w:tcBorders>
          </w:tcPr>
          <w:p w14:paraId="22FBBB65" w14:textId="77777777" w:rsidR="00FD3105" w:rsidRDefault="00FD3105"/>
        </w:tc>
      </w:tr>
    </w:tbl>
    <w:p w14:paraId="6EED4EA8" w14:textId="77777777" w:rsidR="00FD3105" w:rsidRDefault="00FD3105">
      <w:pPr>
        <w:pStyle w:val="pxtbody"/>
      </w:pPr>
    </w:p>
    <w:p w14:paraId="20EF78D2" w14:textId="77777777" w:rsidR="00FD3105" w:rsidRDefault="00FD3105"/>
    <w:p w14:paraId="1DFAD87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GARNISHMENT WRIT</w:t>
      </w:r>
    </w:p>
    <w:p w14:paraId="3B4E642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This action was heard on the writ of garnishment and the answer of garnishee </w:t>
      </w:r>
      <w:r>
        <w:rPr>
          <w:rStyle w:val="pxfinstr"/>
          <w:i/>
          <w:iCs/>
        </w:rPr>
        <w:t>[NAME OF GARNISHEE]</w:t>
      </w:r>
      <w:r>
        <w:t xml:space="preserve"> to the writ and</w:t>
      </w:r>
    </w:p>
    <w:p w14:paraId="49661F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IT IS ADJUDGED that:</w:t>
      </w:r>
    </w:p>
    <w:p w14:paraId="6DD6A664" w14:textId="77777777" w:rsidR="00FD3105" w:rsidRDefault="00FD3105">
      <w:pPr>
        <w:pStyle w:val="pxformfl"/>
        <w:ind w:left="500"/>
      </w:pPr>
      <w:r>
        <w:t xml:space="preserve"> </w:t>
      </w:r>
    </w:p>
    <w:p w14:paraId="5EBA2F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7BF43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The clerk of this court shall issue a subpoena to </w:t>
      </w:r>
      <w:r>
        <w:rPr>
          <w:rStyle w:val="pxfinstr"/>
          <w:i/>
          <w:iCs/>
        </w:rPr>
        <w:t>[NAME OF DEFENDANT]</w:t>
      </w:r>
      <w:r>
        <w:t xml:space="preserve"> requiring defendant to permit inspection by plaintiff of the following:</w:t>
      </w:r>
    </w:p>
    <w:p w14:paraId="6F9570E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[items to be inspected]</w:t>
      </w:r>
    </w:p>
    <w:p w14:paraId="5318912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08553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After inspection the court will enter judgment in accordance with the findings and law.</w:t>
      </w:r>
    </w:p>
    <w:p w14:paraId="45D475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ORDERED at </w:t>
      </w:r>
      <w:r>
        <w:rPr>
          <w:rStyle w:val="pxfinstr"/>
          <w:i/>
          <w:iCs/>
        </w:rPr>
        <w:t>[name of city]</w:t>
      </w:r>
      <w:r>
        <w:t xml:space="preserve">, Florida on </w:t>
      </w:r>
      <w:r>
        <w:rPr>
          <w:rStyle w:val="pxfinstr"/>
          <w:i/>
          <w:iCs/>
        </w:rPr>
        <w:t>[date of judgment]</w:t>
      </w:r>
      <w:r>
        <w:t>.</w:t>
      </w:r>
    </w:p>
    <w:p w14:paraId="02B944B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88E269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06BC10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0D92DA4" w14:textId="77777777" w:rsidR="00FD3105" w:rsidRDefault="00FD3105">
      <w:pPr>
        <w:pStyle w:val="pxformfsigtbl"/>
        <w:ind w:left="500"/>
      </w:pPr>
      <w:r>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tbl.ident="I02AN3N"</w:instrText>
      </w:r>
      <w:r>
        <w:fldChar w:fldCharType="end"/>
      </w:r>
      <w:r>
        <w:fldChar w:fldCharType="begin"/>
      </w:r>
      <w:r>
        <w:instrText>tbl.uuid="I06NQKK"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6B8CF56"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7AF6D92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AF58ED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6976FBD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colspec.colwidth="82*"</w:instrText>
      </w:r>
      <w:r>
        <w:fldChar w:fldCharType="end"/>
      </w:r>
    </w:p>
    <w:p w14:paraId="14A7760B"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59AF5EF9" w14:textId="77777777">
        <w:tblPrEx>
          <w:tblCellMar>
            <w:top w:w="0" w:type="dxa"/>
            <w:left w:w="0" w:type="dxa"/>
            <w:bottom w:w="0" w:type="dxa"/>
            <w:right w:w="0" w:type="dxa"/>
          </w:tblCellMar>
        </w:tblPrEx>
        <w:tc>
          <w:tcPr>
            <w:tcW w:w="2880" w:type="dxa"/>
            <w:tcBorders>
              <w:top w:val="nil"/>
              <w:left w:val="nil"/>
              <w:bottom w:val="nil"/>
              <w:right w:val="nil"/>
            </w:tcBorders>
          </w:tcPr>
          <w:p w14:paraId="776833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739814F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2C692B50" w14:textId="77777777" w:rsidR="00FD3105" w:rsidRDefault="00FD3105"/>
        </w:tc>
      </w:tr>
      <w:tr w:rsidR="00FD3105" w14:paraId="5D221286" w14:textId="77777777">
        <w:tblPrEx>
          <w:tblCellMar>
            <w:top w:w="0" w:type="dxa"/>
            <w:left w:w="0" w:type="dxa"/>
            <w:bottom w:w="0" w:type="dxa"/>
            <w:right w:w="0" w:type="dxa"/>
          </w:tblCellMar>
        </w:tblPrEx>
        <w:tc>
          <w:tcPr>
            <w:tcW w:w="2880" w:type="dxa"/>
            <w:tcBorders>
              <w:top w:val="nil"/>
              <w:left w:val="nil"/>
              <w:bottom w:val="nil"/>
              <w:right w:val="nil"/>
            </w:tcBorders>
          </w:tcPr>
          <w:p w14:paraId="37DB58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74D217B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3AE42311" w14:textId="77777777" w:rsidR="00FD3105" w:rsidRDefault="00FD3105"/>
        </w:tc>
      </w:tr>
    </w:tbl>
    <w:p w14:paraId="7F2D863A" w14:textId="77777777" w:rsidR="00FD3105" w:rsidRDefault="00FD3105">
      <w:pPr>
        <w:pStyle w:val="pxtbody"/>
      </w:pPr>
    </w:p>
    <w:p w14:paraId="10836053" w14:textId="77777777" w:rsidR="00FD3105" w:rsidRDefault="00FD3105"/>
    <w:p w14:paraId="1B13105E" w14:textId="77777777" w:rsidR="00FD3105" w:rsidRDefault="00FD3105">
      <w:pPr>
        <w:pStyle w:val="pxcomnt"/>
      </w:pPr>
    </w:p>
    <w:p w14:paraId="4567B32D" w14:textId="77777777" w:rsidR="00FD3105" w:rsidRDefault="00FD3105">
      <w:pPr>
        <w:pStyle w:val="pxhac"/>
        <w:spacing w:before="180"/>
        <w:jc w:val="center"/>
      </w:pPr>
      <w:r>
        <w:rPr>
          <w:rStyle w:val="pxb"/>
          <w:b/>
          <w:bCs/>
        </w:rPr>
        <w:t>Author's Comment</w:t>
      </w:r>
    </w:p>
    <w:p w14:paraId="365194B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st.ref.id="I01T31G"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p>
    <w:p w14:paraId="72C25836" w14:textId="77777777" w:rsidR="00FD3105" w:rsidRDefault="00FD3105">
      <w:pPr>
        <w:pStyle w:val="pxs"/>
        <w:spacing w:before="180"/>
        <w:rPr>
          <w:sz w:val="27"/>
          <w:szCs w:val="27"/>
        </w:rPr>
      </w:pPr>
      <w:r>
        <w:rPr>
          <w:sz w:val="27"/>
          <w:szCs w:val="27"/>
        </w:rPr>
        <w:t>10:37. Judgment</w:t>
      </w:r>
      <w:r>
        <w:rPr>
          <w:rStyle w:val="pxsep"/>
        </w:rPr>
        <w:t xml:space="preserve">-- </w:t>
      </w:r>
      <w:r>
        <w:rPr>
          <w:sz w:val="27"/>
          <w:szCs w:val="27"/>
        </w:rPr>
        <w:t>Continuing garnishment writ</w:t>
      </w:r>
    </w:p>
    <w:p w14:paraId="24BF10D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form.fid="I221b98f00be011e2b6c10000837bc6dd"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0F6FB3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tbl.ident="I02ANP3"</w:instrText>
      </w:r>
      <w:r>
        <w:fldChar w:fldCharType="end"/>
      </w:r>
      <w:r>
        <w:fldChar w:fldCharType="begin"/>
      </w:r>
      <w:r>
        <w:instrText>tbl.uuid="I01BSU9"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E10AD19"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50CD676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7305CE8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40D0527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12F8F8E6"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74715C9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3BF98F7B"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71CA5F26" w14:textId="77777777">
        <w:tblPrEx>
          <w:tblCellMar>
            <w:top w:w="0" w:type="dxa"/>
            <w:left w:w="0" w:type="dxa"/>
            <w:bottom w:w="0" w:type="dxa"/>
            <w:right w:w="0" w:type="dxa"/>
          </w:tblCellMar>
        </w:tblPrEx>
        <w:tc>
          <w:tcPr>
            <w:tcW w:w="1728" w:type="dxa"/>
            <w:tcBorders>
              <w:top w:val="nil"/>
              <w:left w:val="nil"/>
              <w:bottom w:val="nil"/>
              <w:right w:val="nil"/>
            </w:tcBorders>
          </w:tcPr>
          <w:p w14:paraId="700222F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1D037FC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2A498B1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26A1273" w14:textId="77777777" w:rsidR="00FD3105" w:rsidRDefault="00FD3105"/>
        </w:tc>
        <w:tc>
          <w:tcPr>
            <w:tcW w:w="1728" w:type="dxa"/>
            <w:tcBorders>
              <w:top w:val="nil"/>
              <w:left w:val="nil"/>
              <w:bottom w:val="nil"/>
              <w:right w:val="nil"/>
            </w:tcBorders>
          </w:tcPr>
          <w:p w14:paraId="1A52B3DA" w14:textId="77777777" w:rsidR="00FD3105" w:rsidRDefault="00FD3105"/>
        </w:tc>
      </w:tr>
      <w:tr w:rsidR="00FD3105" w14:paraId="53744FEB" w14:textId="77777777">
        <w:tblPrEx>
          <w:tblCellMar>
            <w:top w:w="0" w:type="dxa"/>
            <w:left w:w="0" w:type="dxa"/>
            <w:bottom w:w="0" w:type="dxa"/>
            <w:right w:w="0" w:type="dxa"/>
          </w:tblCellMar>
        </w:tblPrEx>
        <w:tc>
          <w:tcPr>
            <w:tcW w:w="1728" w:type="dxa"/>
            <w:tcBorders>
              <w:top w:val="nil"/>
              <w:left w:val="nil"/>
              <w:bottom w:val="nil"/>
              <w:right w:val="nil"/>
            </w:tcBorders>
          </w:tcPr>
          <w:p w14:paraId="7BB134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834608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C67364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4E999C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620629E" w14:textId="77777777" w:rsidR="00FD3105" w:rsidRDefault="00FD3105"/>
        </w:tc>
      </w:tr>
      <w:tr w:rsidR="00FD3105" w14:paraId="146F6723" w14:textId="77777777">
        <w:tblPrEx>
          <w:tblCellMar>
            <w:top w:w="0" w:type="dxa"/>
            <w:left w:w="0" w:type="dxa"/>
            <w:bottom w:w="0" w:type="dxa"/>
            <w:right w:w="0" w:type="dxa"/>
          </w:tblCellMar>
        </w:tblPrEx>
        <w:tc>
          <w:tcPr>
            <w:tcW w:w="1728" w:type="dxa"/>
            <w:tcBorders>
              <w:top w:val="nil"/>
              <w:left w:val="nil"/>
              <w:bottom w:val="nil"/>
              <w:right w:val="nil"/>
            </w:tcBorders>
          </w:tcPr>
          <w:p w14:paraId="302AC2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37120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5F48BE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21A7BBD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ADEE7CD" w14:textId="77777777" w:rsidR="00FD3105" w:rsidRDefault="00FD3105"/>
        </w:tc>
      </w:tr>
      <w:tr w:rsidR="00FD3105" w14:paraId="4B191757" w14:textId="77777777">
        <w:tblPrEx>
          <w:tblCellMar>
            <w:top w:w="0" w:type="dxa"/>
            <w:left w:w="0" w:type="dxa"/>
            <w:bottom w:w="0" w:type="dxa"/>
            <w:right w:w="0" w:type="dxa"/>
          </w:tblCellMar>
        </w:tblPrEx>
        <w:tc>
          <w:tcPr>
            <w:tcW w:w="1728" w:type="dxa"/>
            <w:tcBorders>
              <w:top w:val="nil"/>
              <w:left w:val="nil"/>
              <w:bottom w:val="nil"/>
              <w:right w:val="nil"/>
            </w:tcBorders>
          </w:tcPr>
          <w:p w14:paraId="10D45E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E2791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EF472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2CBC7C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EBC5BC2" w14:textId="77777777" w:rsidR="00FD3105" w:rsidRDefault="00FD3105"/>
        </w:tc>
      </w:tr>
      <w:tr w:rsidR="00FD3105" w14:paraId="7187D52E" w14:textId="77777777">
        <w:tblPrEx>
          <w:tblCellMar>
            <w:top w:w="0" w:type="dxa"/>
            <w:left w:w="0" w:type="dxa"/>
            <w:bottom w:w="0" w:type="dxa"/>
            <w:right w:w="0" w:type="dxa"/>
          </w:tblCellMar>
        </w:tblPrEx>
        <w:tc>
          <w:tcPr>
            <w:tcW w:w="1728" w:type="dxa"/>
            <w:tcBorders>
              <w:top w:val="nil"/>
              <w:left w:val="nil"/>
              <w:bottom w:val="nil"/>
              <w:right w:val="nil"/>
            </w:tcBorders>
          </w:tcPr>
          <w:p w14:paraId="1CA133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F4D3F73"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018801E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59BE071C" w14:textId="77777777" w:rsidR="00FD3105" w:rsidRDefault="00FD3105"/>
        </w:tc>
        <w:tc>
          <w:tcPr>
            <w:tcW w:w="1728" w:type="dxa"/>
            <w:tcBorders>
              <w:top w:val="nil"/>
              <w:left w:val="nil"/>
              <w:bottom w:val="nil"/>
              <w:right w:val="nil"/>
            </w:tcBorders>
          </w:tcPr>
          <w:p w14:paraId="6A23913E" w14:textId="77777777" w:rsidR="00FD3105" w:rsidRDefault="00FD3105"/>
        </w:tc>
      </w:tr>
      <w:tr w:rsidR="00FD3105" w14:paraId="47B72602" w14:textId="77777777">
        <w:tblPrEx>
          <w:tblCellMar>
            <w:top w:w="0" w:type="dxa"/>
            <w:left w:w="0" w:type="dxa"/>
            <w:bottom w:w="0" w:type="dxa"/>
            <w:right w:w="0" w:type="dxa"/>
          </w:tblCellMar>
        </w:tblPrEx>
        <w:tc>
          <w:tcPr>
            <w:tcW w:w="1728" w:type="dxa"/>
            <w:tcBorders>
              <w:top w:val="nil"/>
              <w:left w:val="nil"/>
              <w:bottom w:val="nil"/>
              <w:right w:val="nil"/>
            </w:tcBorders>
          </w:tcPr>
          <w:p w14:paraId="030A47D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C73B0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D42D4A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47E40F56" w14:textId="77777777" w:rsidR="00FD3105" w:rsidRDefault="00FD3105"/>
        </w:tc>
        <w:tc>
          <w:tcPr>
            <w:tcW w:w="1728" w:type="dxa"/>
            <w:tcBorders>
              <w:top w:val="nil"/>
              <w:left w:val="nil"/>
              <w:bottom w:val="nil"/>
              <w:right w:val="nil"/>
            </w:tcBorders>
          </w:tcPr>
          <w:p w14:paraId="132D30D5" w14:textId="77777777" w:rsidR="00FD3105" w:rsidRDefault="00FD3105"/>
        </w:tc>
      </w:tr>
      <w:tr w:rsidR="00FD3105" w14:paraId="34985B5C" w14:textId="77777777">
        <w:tblPrEx>
          <w:tblCellMar>
            <w:top w:w="0" w:type="dxa"/>
            <w:left w:w="0" w:type="dxa"/>
            <w:bottom w:w="0" w:type="dxa"/>
            <w:right w:w="0" w:type="dxa"/>
          </w:tblCellMar>
        </w:tblPrEx>
        <w:tc>
          <w:tcPr>
            <w:tcW w:w="1728" w:type="dxa"/>
            <w:tcBorders>
              <w:top w:val="nil"/>
              <w:left w:val="nil"/>
              <w:bottom w:val="nil"/>
              <w:right w:val="nil"/>
            </w:tcBorders>
          </w:tcPr>
          <w:p w14:paraId="5839F14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1728" w:type="dxa"/>
            <w:tcBorders>
              <w:top w:val="nil"/>
              <w:left w:val="nil"/>
              <w:bottom w:val="nil"/>
              <w:right w:val="nil"/>
            </w:tcBorders>
          </w:tcPr>
          <w:p w14:paraId="41E9B60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DF96C88" w14:textId="77777777" w:rsidR="00FD3105" w:rsidRDefault="00FD3105"/>
        </w:tc>
        <w:tc>
          <w:tcPr>
            <w:tcW w:w="1728" w:type="dxa"/>
            <w:tcBorders>
              <w:top w:val="nil"/>
              <w:left w:val="nil"/>
              <w:bottom w:val="nil"/>
              <w:right w:val="nil"/>
            </w:tcBorders>
          </w:tcPr>
          <w:p w14:paraId="24C58183" w14:textId="77777777" w:rsidR="00FD3105" w:rsidRDefault="00FD3105"/>
        </w:tc>
        <w:tc>
          <w:tcPr>
            <w:tcW w:w="1728" w:type="dxa"/>
            <w:tcBorders>
              <w:top w:val="nil"/>
              <w:left w:val="nil"/>
              <w:bottom w:val="nil"/>
              <w:right w:val="nil"/>
            </w:tcBorders>
          </w:tcPr>
          <w:p w14:paraId="48064BD7" w14:textId="77777777" w:rsidR="00FD3105" w:rsidRDefault="00FD3105"/>
        </w:tc>
      </w:tr>
      <w:tr w:rsidR="00FD3105" w14:paraId="4A75E559" w14:textId="77777777">
        <w:tblPrEx>
          <w:tblCellMar>
            <w:top w:w="0" w:type="dxa"/>
            <w:left w:w="0" w:type="dxa"/>
            <w:bottom w:w="0" w:type="dxa"/>
            <w:right w:w="0" w:type="dxa"/>
          </w:tblCellMar>
        </w:tblPrEx>
        <w:tc>
          <w:tcPr>
            <w:tcW w:w="1728" w:type="dxa"/>
            <w:tcBorders>
              <w:top w:val="nil"/>
              <w:left w:val="nil"/>
              <w:bottom w:val="nil"/>
              <w:right w:val="nil"/>
            </w:tcBorders>
          </w:tcPr>
          <w:p w14:paraId="53F5B39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3F843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6496C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9D4B2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FD2F10A" w14:textId="77777777" w:rsidR="00FD3105" w:rsidRDefault="00FD3105"/>
        </w:tc>
      </w:tr>
      <w:tr w:rsidR="00FD3105" w14:paraId="2F3E97BF" w14:textId="77777777">
        <w:tblPrEx>
          <w:tblCellMar>
            <w:top w:w="0" w:type="dxa"/>
            <w:left w:w="0" w:type="dxa"/>
            <w:bottom w:w="0" w:type="dxa"/>
            <w:right w:w="0" w:type="dxa"/>
          </w:tblCellMar>
        </w:tblPrEx>
        <w:tc>
          <w:tcPr>
            <w:tcW w:w="1728" w:type="dxa"/>
            <w:tcBorders>
              <w:top w:val="nil"/>
              <w:left w:val="nil"/>
              <w:bottom w:val="nil"/>
              <w:right w:val="nil"/>
            </w:tcBorders>
          </w:tcPr>
          <w:p w14:paraId="27EC639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2B4A28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6CB90E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5A8387F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303436E" w14:textId="77777777" w:rsidR="00FD3105" w:rsidRDefault="00FD3105"/>
        </w:tc>
      </w:tr>
    </w:tbl>
    <w:p w14:paraId="0F504A7E" w14:textId="77777777" w:rsidR="00FD3105" w:rsidRDefault="00FD3105">
      <w:pPr>
        <w:pStyle w:val="pxtbody"/>
      </w:pPr>
    </w:p>
    <w:p w14:paraId="16466E8F" w14:textId="77777777" w:rsidR="00FD3105" w:rsidRDefault="00FD3105"/>
    <w:p w14:paraId="270C32E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CONTINUING GARNISHMENT WRIT</w:t>
      </w:r>
    </w:p>
    <w:p w14:paraId="1A0A72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This action was heard on the continuing writ of garnishment and the answer of garnishee </w:t>
      </w:r>
      <w:r>
        <w:rPr>
          <w:rStyle w:val="pxfinstr"/>
          <w:i/>
          <w:iCs/>
        </w:rPr>
        <w:t>[NAME OF GARNISHEE]</w:t>
      </w:r>
      <w:r>
        <w:t xml:space="preserve"> and</w:t>
      </w:r>
    </w:p>
    <w:p w14:paraId="1DE338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IT IS ADJUDGED that:</w:t>
      </w:r>
    </w:p>
    <w:p w14:paraId="30F4D325" w14:textId="77777777" w:rsidR="00FD3105" w:rsidRDefault="00FD3105">
      <w:pPr>
        <w:pStyle w:val="pxformfl"/>
        <w:ind w:left="500"/>
      </w:pPr>
      <w:r>
        <w:t xml:space="preserve"> </w:t>
      </w:r>
    </w:p>
    <w:p w14:paraId="3B550A1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8719B9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Plaintiff accepts garnishee's answer.</w:t>
      </w:r>
    </w:p>
    <w:p w14:paraId="496A5A9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021A3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plaintiff </w:t>
      </w:r>
      <w:r>
        <w:rPr>
          <w:rStyle w:val="pxfinstr"/>
          <w:i/>
          <w:iCs/>
        </w:rPr>
        <w:t>[NAME OF PLAINTIFF]</w:t>
      </w:r>
      <w:r>
        <w:t xml:space="preserve"> the sum of $</w:t>
      </w:r>
      <w:r>
        <w:rPr>
          <w:rStyle w:val="pxfinstr"/>
          <w:i/>
          <w:iCs/>
        </w:rPr>
        <w:t>[dollar amount of weekly payment]</w:t>
      </w:r>
      <w:r>
        <w:t xml:space="preserve"> for each week that defendant </w:t>
      </w:r>
      <w:r>
        <w:rPr>
          <w:rStyle w:val="pxfinstr"/>
          <w:i/>
          <w:iCs/>
        </w:rPr>
        <w:t>[NAME OF DEFENDANT]</w:t>
      </w:r>
      <w:r>
        <w:t xml:space="preserve"> is employed less garnishee's commission.</w:t>
      </w:r>
    </w:p>
    <w:p w14:paraId="757BE7C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D779F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The payments by garnishee of the amounts withheld shall be made to </w:t>
      </w:r>
      <w:r>
        <w:rPr>
          <w:rStyle w:val="pxfinstr"/>
          <w:i/>
          <w:iCs/>
        </w:rPr>
        <w:t>[NAME OF ATTORNEY]</w:t>
      </w:r>
      <w:r>
        <w:t xml:space="preserve"> as attorney for plaintiff on or before the tenth day of each month for the preceding month.</w:t>
      </w:r>
    </w:p>
    <w:p w14:paraId="6129F6D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1F0B0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the amount accumulated thus far to plaintiff's attorney on or before </w:t>
      </w:r>
      <w:r>
        <w:rPr>
          <w:rStyle w:val="pxfinstr"/>
          <w:i/>
          <w:iCs/>
        </w:rPr>
        <w:t>[due date of accumulated payment]</w:t>
      </w:r>
      <w:r>
        <w:t>.</w:t>
      </w:r>
    </w:p>
    <w:p w14:paraId="29AC9F7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5E6E3A3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notify plaintiff if and when defendant </w:t>
      </w:r>
      <w:r>
        <w:rPr>
          <w:rStyle w:val="pxfinstr"/>
          <w:i/>
          <w:iCs/>
        </w:rPr>
        <w:t>[NAME OF DEFENDANT]</w:t>
      </w:r>
      <w:r>
        <w:t xml:space="preserve"> is no longer employed within ten days after </w:t>
      </w:r>
      <w:r>
        <w:rPr>
          <w:rStyle w:val="pxfinstr"/>
          <w:i/>
          <w:iCs/>
        </w:rPr>
        <w:t>[he/she]</w:t>
      </w:r>
      <w:r>
        <w:t xml:space="preserve"> ceases to be employed.</w:t>
      </w:r>
    </w:p>
    <w:p w14:paraId="45BD6E8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F473E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A judgment shall be entered dissolving the writ of garnishment after full payment to plaintiff of the judgment or after defendant </w:t>
      </w:r>
      <w:r>
        <w:rPr>
          <w:rStyle w:val="pxfinstr"/>
          <w:i/>
          <w:iCs/>
        </w:rPr>
        <w:t>[NAME OF DEFENDANT]</w:t>
      </w:r>
      <w:r>
        <w:t xml:space="preserve"> ceases to be employed by garnishee, whichever first occurs.</w:t>
      </w:r>
    </w:p>
    <w:p w14:paraId="3B341EE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5991EB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The clerk of this court shall pay garnishee the attorney fee deposited by plaintiff.</w:t>
      </w:r>
    </w:p>
    <w:p w14:paraId="4E04125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ORDERED at </w:t>
      </w:r>
      <w:r>
        <w:rPr>
          <w:rStyle w:val="pxfinstr"/>
          <w:i/>
          <w:iCs/>
        </w:rPr>
        <w:t>[name of city]</w:t>
      </w:r>
      <w:r>
        <w:t xml:space="preserve">, Florida on </w:t>
      </w:r>
      <w:r>
        <w:rPr>
          <w:rStyle w:val="pxfinstr"/>
          <w:i/>
          <w:iCs/>
        </w:rPr>
        <w:t>[date of judgment]</w:t>
      </w:r>
      <w:r>
        <w:t>.</w:t>
      </w:r>
    </w:p>
    <w:p w14:paraId="0D4198F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894DB2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1A8F25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966A948" w14:textId="77777777" w:rsidR="00FD3105" w:rsidRDefault="00FD3105">
      <w:pPr>
        <w:pStyle w:val="pxformtbl"/>
        <w:ind w:left="500"/>
      </w:pPr>
      <w:r>
        <w:t xml:space="preserve"> </w:t>
      </w:r>
      <w:r>
        <w:rPr>
          <w:color w:val="FF0000"/>
          <w:sz w:val="20"/>
          <w:szCs w:val="20"/>
          <w:vertAlign w:val="superscript"/>
        </w:rPr>
        <w:t>►</w:t>
      </w:r>
      <w:r>
        <w:fldChar w:fldCharType="begin"/>
      </w:r>
      <w:r>
        <w:instrText>tbl.ident="I00NE08"</w:instrText>
      </w:r>
      <w:r>
        <w:fldChar w:fldCharType="end"/>
      </w:r>
      <w:r>
        <w:fldChar w:fldCharType="begin"/>
      </w:r>
      <w:r>
        <w:instrText>tbl.uuid="I03C4AH"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27924B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C82808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589CB9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253D55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473EC93" w14:textId="77777777">
        <w:tblPrEx>
          <w:tblCellMar>
            <w:top w:w="0" w:type="dxa"/>
            <w:left w:w="0" w:type="dxa"/>
            <w:bottom w:w="0" w:type="dxa"/>
            <w:right w:w="0" w:type="dxa"/>
          </w:tblCellMar>
        </w:tblPrEx>
        <w:tc>
          <w:tcPr>
            <w:tcW w:w="4320" w:type="dxa"/>
            <w:tcBorders>
              <w:top w:val="nil"/>
              <w:left w:val="nil"/>
              <w:bottom w:val="nil"/>
              <w:right w:val="nil"/>
            </w:tcBorders>
          </w:tcPr>
          <w:p w14:paraId="552D408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41068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0DE3BD0" w14:textId="77777777">
        <w:tblPrEx>
          <w:tblCellMar>
            <w:top w:w="0" w:type="dxa"/>
            <w:left w:w="0" w:type="dxa"/>
            <w:bottom w:w="0" w:type="dxa"/>
            <w:right w:w="0" w:type="dxa"/>
          </w:tblCellMar>
        </w:tblPrEx>
        <w:tc>
          <w:tcPr>
            <w:tcW w:w="4320" w:type="dxa"/>
            <w:tcBorders>
              <w:top w:val="nil"/>
              <w:left w:val="nil"/>
              <w:bottom w:val="nil"/>
              <w:right w:val="nil"/>
            </w:tcBorders>
          </w:tcPr>
          <w:p w14:paraId="2E478B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9D0231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8A95EF9" w14:textId="77777777" w:rsidR="00FD3105" w:rsidRDefault="00FD3105">
      <w:pPr>
        <w:pStyle w:val="pxtbody"/>
      </w:pPr>
    </w:p>
    <w:p w14:paraId="54AD4A13" w14:textId="77777777" w:rsidR="00FD3105" w:rsidRDefault="00FD3105"/>
    <w:p w14:paraId="16FFB005" w14:textId="77777777" w:rsidR="00FD3105" w:rsidRDefault="00FD3105">
      <w:pPr>
        <w:pStyle w:val="pxcomnt"/>
      </w:pPr>
    </w:p>
    <w:p w14:paraId="6A105F9E" w14:textId="77777777" w:rsidR="00FD3105" w:rsidRDefault="00FD3105">
      <w:pPr>
        <w:pStyle w:val="pxhac"/>
        <w:spacing w:before="180"/>
        <w:jc w:val="center"/>
      </w:pPr>
      <w:r>
        <w:rPr>
          <w:rStyle w:val="pxb"/>
          <w:b/>
          <w:bCs/>
        </w:rPr>
        <w:t>Author's Comment</w:t>
      </w:r>
    </w:p>
    <w:p w14:paraId="11312C4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st.ref.id="I01T38G"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77.0305, Fla. Stat.; </w:t>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r>
        <w:t xml:space="preserve"> This form assumes defendant served no reply.</w:t>
      </w:r>
    </w:p>
    <w:p w14:paraId="267B9D1F" w14:textId="77777777" w:rsidR="00FD3105" w:rsidRDefault="00FD3105">
      <w:pPr>
        <w:pStyle w:val="pxs"/>
        <w:spacing w:before="180"/>
        <w:rPr>
          <w:sz w:val="27"/>
          <w:szCs w:val="27"/>
        </w:rPr>
      </w:pPr>
      <w:r>
        <w:rPr>
          <w:sz w:val="27"/>
          <w:szCs w:val="27"/>
        </w:rPr>
        <w:t>10:38. Judgment</w:t>
      </w:r>
      <w:r>
        <w:rPr>
          <w:rStyle w:val="pxsep"/>
        </w:rPr>
        <w:t xml:space="preserve">-- </w:t>
      </w:r>
      <w:r>
        <w:rPr>
          <w:sz w:val="27"/>
          <w:szCs w:val="27"/>
        </w:rPr>
        <w:t>Habeas corpus</w:t>
      </w:r>
    </w:p>
    <w:p w14:paraId="6F476A20" w14:textId="77777777" w:rsidR="00FD3105" w:rsidRDefault="00FD3105">
      <w:pPr>
        <w:pStyle w:val="pxov"/>
        <w:rPr>
          <w:vanish/>
        </w:rPr>
      </w:pPr>
      <w:r>
        <w:rPr>
          <w:vanish/>
        </w:rPr>
        <w:t>FMS</w:t>
      </w:r>
    </w:p>
    <w:p w14:paraId="21BF52DA" w14:textId="77777777" w:rsidR="00FD3105" w:rsidRDefault="00FD3105">
      <w:pPr>
        <w:pStyle w:val="pxov"/>
        <w:rPr>
          <w:vanish/>
        </w:rPr>
      </w:pPr>
      <w:r>
        <w:rPr>
          <w:vanish/>
        </w:rPr>
        <w:t>LFA</w:t>
      </w:r>
    </w:p>
    <w:p w14:paraId="43DA272C" w14:textId="77777777" w:rsidR="00FD3105" w:rsidRDefault="00FD3105">
      <w:pPr>
        <w:pStyle w:val="pxov"/>
        <w:rPr>
          <w:vanish/>
        </w:rPr>
      </w:pPr>
      <w:r>
        <w:rPr>
          <w:vanish/>
        </w:rPr>
        <w:t>LHC</w:t>
      </w:r>
    </w:p>
    <w:p w14:paraId="231DA2BF" w14:textId="77777777" w:rsidR="00FD3105" w:rsidRDefault="00FD3105">
      <w:pPr>
        <w:pStyle w:val="pxov"/>
        <w:rPr>
          <w:vanish/>
        </w:rPr>
      </w:pPr>
      <w:r>
        <w:rPr>
          <w:vanish/>
        </w:rPr>
        <w:t>FCV</w:t>
      </w:r>
    </w:p>
    <w:p w14:paraId="42F9321C" w14:textId="77777777" w:rsidR="00FD3105" w:rsidRDefault="00FD3105">
      <w:pPr>
        <w:pStyle w:val="pxov"/>
        <w:rPr>
          <w:vanish/>
        </w:rPr>
      </w:pPr>
      <w:r>
        <w:rPr>
          <w:vanish/>
        </w:rPr>
        <w:t>FLG</w:t>
      </w:r>
    </w:p>
    <w:p w14:paraId="6D0422E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form.fid="I6ff88df09fed11dfbf230000837214a9"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2BBE3B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tbl.ident="I06E117"</w:instrText>
      </w:r>
      <w:r>
        <w:fldChar w:fldCharType="end"/>
      </w:r>
      <w:r>
        <w:fldChar w:fldCharType="begin"/>
      </w:r>
      <w:r>
        <w:instrText>tbl.uuid="I04E64G"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D1CB230"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20EC9DD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306F7EF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colspec.colwidth="13*"</w:instrText>
      </w:r>
      <w:r>
        <w:fldChar w:fldCharType="end"/>
      </w:r>
    </w:p>
    <w:p w14:paraId="4065D4D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1DA32E86"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183C8C2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65DA1E04"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55947F82" w14:textId="77777777">
        <w:tblPrEx>
          <w:tblCellMar>
            <w:top w:w="0" w:type="dxa"/>
            <w:left w:w="0" w:type="dxa"/>
            <w:bottom w:w="0" w:type="dxa"/>
            <w:right w:w="0" w:type="dxa"/>
          </w:tblCellMar>
        </w:tblPrEx>
        <w:tc>
          <w:tcPr>
            <w:tcW w:w="1728" w:type="dxa"/>
            <w:tcBorders>
              <w:top w:val="nil"/>
              <w:left w:val="nil"/>
              <w:bottom w:val="nil"/>
              <w:right w:val="nil"/>
            </w:tcBorders>
          </w:tcPr>
          <w:p w14:paraId="7BBE7BD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55A1884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30F6B76F" w14:textId="77777777" w:rsidR="00FD3105" w:rsidRDefault="00FD3105"/>
        </w:tc>
        <w:tc>
          <w:tcPr>
            <w:tcW w:w="1728" w:type="dxa"/>
            <w:tcBorders>
              <w:top w:val="nil"/>
              <w:left w:val="nil"/>
              <w:bottom w:val="nil"/>
              <w:right w:val="nil"/>
            </w:tcBorders>
          </w:tcPr>
          <w:p w14:paraId="03E7DF6A" w14:textId="77777777" w:rsidR="00FD3105" w:rsidRDefault="00FD3105"/>
        </w:tc>
        <w:tc>
          <w:tcPr>
            <w:tcW w:w="1728" w:type="dxa"/>
            <w:tcBorders>
              <w:top w:val="nil"/>
              <w:left w:val="nil"/>
              <w:bottom w:val="nil"/>
              <w:right w:val="nil"/>
            </w:tcBorders>
          </w:tcPr>
          <w:p w14:paraId="7172A0EC" w14:textId="77777777" w:rsidR="00FD3105" w:rsidRDefault="00FD3105"/>
        </w:tc>
      </w:tr>
      <w:tr w:rsidR="00FD3105" w14:paraId="740A1800" w14:textId="77777777">
        <w:tblPrEx>
          <w:tblCellMar>
            <w:top w:w="0" w:type="dxa"/>
            <w:left w:w="0" w:type="dxa"/>
            <w:bottom w:w="0" w:type="dxa"/>
            <w:right w:w="0" w:type="dxa"/>
          </w:tblCellMar>
        </w:tblPrEx>
        <w:tc>
          <w:tcPr>
            <w:tcW w:w="1728" w:type="dxa"/>
            <w:tcBorders>
              <w:top w:val="nil"/>
              <w:left w:val="nil"/>
              <w:bottom w:val="nil"/>
              <w:right w:val="nil"/>
            </w:tcBorders>
          </w:tcPr>
          <w:p w14:paraId="3CEC8F2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A3C4E04" w14:textId="77777777" w:rsidR="00FD3105" w:rsidRDefault="00FD3105"/>
        </w:tc>
        <w:tc>
          <w:tcPr>
            <w:tcW w:w="1728" w:type="dxa"/>
            <w:tcBorders>
              <w:top w:val="nil"/>
              <w:left w:val="nil"/>
              <w:bottom w:val="nil"/>
              <w:right w:val="nil"/>
            </w:tcBorders>
          </w:tcPr>
          <w:p w14:paraId="5689C58B" w14:textId="77777777" w:rsidR="00FD3105" w:rsidRDefault="00FD3105"/>
        </w:tc>
        <w:tc>
          <w:tcPr>
            <w:tcW w:w="1728" w:type="dxa"/>
            <w:tcBorders>
              <w:top w:val="nil"/>
              <w:left w:val="nil"/>
              <w:bottom w:val="nil"/>
              <w:right w:val="nil"/>
            </w:tcBorders>
          </w:tcPr>
          <w:p w14:paraId="7E6C5A61" w14:textId="77777777" w:rsidR="00FD3105" w:rsidRDefault="00FD3105"/>
        </w:tc>
        <w:tc>
          <w:tcPr>
            <w:tcW w:w="1728" w:type="dxa"/>
            <w:tcBorders>
              <w:top w:val="nil"/>
              <w:left w:val="nil"/>
              <w:bottom w:val="nil"/>
              <w:right w:val="nil"/>
            </w:tcBorders>
          </w:tcPr>
          <w:p w14:paraId="1DD4493B" w14:textId="77777777" w:rsidR="00FD3105" w:rsidRDefault="00FD3105"/>
        </w:tc>
      </w:tr>
      <w:tr w:rsidR="00FD3105" w14:paraId="17CBA56C" w14:textId="77777777">
        <w:tblPrEx>
          <w:tblCellMar>
            <w:top w:w="0" w:type="dxa"/>
            <w:left w:w="0" w:type="dxa"/>
            <w:bottom w:w="0" w:type="dxa"/>
            <w:right w:w="0" w:type="dxa"/>
          </w:tblCellMar>
        </w:tblPrEx>
        <w:tc>
          <w:tcPr>
            <w:tcW w:w="1728" w:type="dxa"/>
            <w:tcBorders>
              <w:top w:val="nil"/>
              <w:left w:val="nil"/>
              <w:bottom w:val="nil"/>
              <w:right w:val="nil"/>
            </w:tcBorders>
          </w:tcPr>
          <w:p w14:paraId="4247A1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105BC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41028C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5AF9BA8D" w14:textId="77777777" w:rsidR="00FD3105" w:rsidRDefault="00FD3105"/>
        </w:tc>
        <w:tc>
          <w:tcPr>
            <w:tcW w:w="1728" w:type="dxa"/>
            <w:tcBorders>
              <w:top w:val="nil"/>
              <w:left w:val="nil"/>
              <w:bottom w:val="nil"/>
              <w:right w:val="nil"/>
            </w:tcBorders>
          </w:tcPr>
          <w:p w14:paraId="3976A603" w14:textId="77777777" w:rsidR="00FD3105" w:rsidRDefault="00FD3105"/>
        </w:tc>
      </w:tr>
      <w:tr w:rsidR="00FD3105" w14:paraId="64E1EF50" w14:textId="77777777">
        <w:tblPrEx>
          <w:tblCellMar>
            <w:top w:w="0" w:type="dxa"/>
            <w:left w:w="0" w:type="dxa"/>
            <w:bottom w:w="0" w:type="dxa"/>
            <w:right w:w="0" w:type="dxa"/>
          </w:tblCellMar>
        </w:tblPrEx>
        <w:tc>
          <w:tcPr>
            <w:tcW w:w="1728" w:type="dxa"/>
            <w:tcBorders>
              <w:top w:val="nil"/>
              <w:left w:val="nil"/>
              <w:bottom w:val="nil"/>
              <w:right w:val="nil"/>
            </w:tcBorders>
          </w:tcPr>
          <w:p w14:paraId="7A95DC0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226D06F" w14:textId="77777777" w:rsidR="00FD3105" w:rsidRDefault="00FD3105"/>
        </w:tc>
        <w:tc>
          <w:tcPr>
            <w:tcW w:w="1728" w:type="dxa"/>
            <w:tcBorders>
              <w:top w:val="nil"/>
              <w:left w:val="nil"/>
              <w:bottom w:val="nil"/>
              <w:right w:val="nil"/>
            </w:tcBorders>
          </w:tcPr>
          <w:p w14:paraId="06170EB7" w14:textId="77777777" w:rsidR="00FD3105" w:rsidRDefault="00FD3105"/>
        </w:tc>
        <w:tc>
          <w:tcPr>
            <w:tcW w:w="1728" w:type="dxa"/>
            <w:tcBorders>
              <w:top w:val="nil"/>
              <w:left w:val="nil"/>
              <w:bottom w:val="nil"/>
              <w:right w:val="nil"/>
            </w:tcBorders>
          </w:tcPr>
          <w:p w14:paraId="3D9C3488" w14:textId="77777777" w:rsidR="00FD3105" w:rsidRDefault="00FD3105"/>
        </w:tc>
        <w:tc>
          <w:tcPr>
            <w:tcW w:w="1728" w:type="dxa"/>
            <w:tcBorders>
              <w:top w:val="nil"/>
              <w:left w:val="nil"/>
              <w:bottom w:val="nil"/>
              <w:right w:val="nil"/>
            </w:tcBorders>
          </w:tcPr>
          <w:p w14:paraId="2C982C22" w14:textId="77777777" w:rsidR="00FD3105" w:rsidRDefault="00FD3105"/>
        </w:tc>
      </w:tr>
      <w:tr w:rsidR="00FD3105" w14:paraId="075DC73E" w14:textId="77777777">
        <w:tblPrEx>
          <w:tblCellMar>
            <w:top w:w="0" w:type="dxa"/>
            <w:left w:w="0" w:type="dxa"/>
            <w:bottom w:w="0" w:type="dxa"/>
            <w:right w:w="0" w:type="dxa"/>
          </w:tblCellMar>
        </w:tblPrEx>
        <w:tc>
          <w:tcPr>
            <w:tcW w:w="1728" w:type="dxa"/>
            <w:tcBorders>
              <w:top w:val="nil"/>
              <w:left w:val="nil"/>
              <w:bottom w:val="nil"/>
              <w:right w:val="nil"/>
            </w:tcBorders>
          </w:tcPr>
          <w:p w14:paraId="4AA6BD8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9C1F2B4"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2088DD9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3DAA1A50" w14:textId="77777777" w:rsidR="00FD3105" w:rsidRDefault="00FD3105"/>
        </w:tc>
        <w:tc>
          <w:tcPr>
            <w:tcW w:w="1728" w:type="dxa"/>
            <w:tcBorders>
              <w:top w:val="nil"/>
              <w:left w:val="nil"/>
              <w:bottom w:val="nil"/>
              <w:right w:val="nil"/>
            </w:tcBorders>
          </w:tcPr>
          <w:p w14:paraId="41C03FD6" w14:textId="77777777" w:rsidR="00FD3105" w:rsidRDefault="00FD3105"/>
        </w:tc>
      </w:tr>
      <w:tr w:rsidR="00FD3105" w14:paraId="0D4CB5AA" w14:textId="77777777">
        <w:tblPrEx>
          <w:tblCellMar>
            <w:top w:w="0" w:type="dxa"/>
            <w:left w:w="0" w:type="dxa"/>
            <w:bottom w:w="0" w:type="dxa"/>
            <w:right w:w="0" w:type="dxa"/>
          </w:tblCellMar>
        </w:tblPrEx>
        <w:tc>
          <w:tcPr>
            <w:tcW w:w="1728" w:type="dxa"/>
            <w:tcBorders>
              <w:top w:val="nil"/>
              <w:left w:val="nil"/>
              <w:bottom w:val="nil"/>
              <w:right w:val="nil"/>
            </w:tcBorders>
          </w:tcPr>
          <w:p w14:paraId="33B1487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3363794" w14:textId="77777777" w:rsidR="00FD3105" w:rsidRDefault="00FD3105"/>
        </w:tc>
        <w:tc>
          <w:tcPr>
            <w:tcW w:w="1728" w:type="dxa"/>
            <w:tcBorders>
              <w:top w:val="nil"/>
              <w:left w:val="nil"/>
              <w:bottom w:val="nil"/>
              <w:right w:val="nil"/>
            </w:tcBorders>
          </w:tcPr>
          <w:p w14:paraId="41FEF8A4" w14:textId="77777777" w:rsidR="00FD3105" w:rsidRDefault="00FD3105"/>
        </w:tc>
        <w:tc>
          <w:tcPr>
            <w:tcW w:w="1728" w:type="dxa"/>
            <w:tcBorders>
              <w:top w:val="nil"/>
              <w:left w:val="nil"/>
              <w:bottom w:val="nil"/>
              <w:right w:val="nil"/>
            </w:tcBorders>
          </w:tcPr>
          <w:p w14:paraId="6D95772E" w14:textId="77777777" w:rsidR="00FD3105" w:rsidRDefault="00FD3105"/>
        </w:tc>
        <w:tc>
          <w:tcPr>
            <w:tcW w:w="1728" w:type="dxa"/>
            <w:tcBorders>
              <w:top w:val="nil"/>
              <w:left w:val="nil"/>
              <w:bottom w:val="nil"/>
              <w:right w:val="nil"/>
            </w:tcBorders>
          </w:tcPr>
          <w:p w14:paraId="1A0A041E" w14:textId="77777777" w:rsidR="00FD3105" w:rsidRDefault="00FD3105"/>
        </w:tc>
      </w:tr>
      <w:tr w:rsidR="00FD3105" w14:paraId="43E66721" w14:textId="77777777">
        <w:tblPrEx>
          <w:tblCellMar>
            <w:top w:w="0" w:type="dxa"/>
            <w:left w:w="0" w:type="dxa"/>
            <w:bottom w:w="0" w:type="dxa"/>
            <w:right w:w="0" w:type="dxa"/>
          </w:tblCellMar>
        </w:tblPrEx>
        <w:tc>
          <w:tcPr>
            <w:tcW w:w="1728" w:type="dxa"/>
            <w:tcBorders>
              <w:top w:val="nil"/>
              <w:left w:val="nil"/>
              <w:bottom w:val="nil"/>
              <w:right w:val="nil"/>
            </w:tcBorders>
          </w:tcPr>
          <w:p w14:paraId="52E1E8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3F946FF2" w14:textId="77777777" w:rsidR="00FD3105" w:rsidRDefault="00FD3105"/>
        </w:tc>
        <w:tc>
          <w:tcPr>
            <w:tcW w:w="1728" w:type="dxa"/>
            <w:tcBorders>
              <w:top w:val="nil"/>
              <w:left w:val="nil"/>
              <w:bottom w:val="nil"/>
              <w:right w:val="nil"/>
            </w:tcBorders>
          </w:tcPr>
          <w:p w14:paraId="3C9764D7" w14:textId="77777777" w:rsidR="00FD3105" w:rsidRDefault="00FD3105"/>
        </w:tc>
        <w:tc>
          <w:tcPr>
            <w:tcW w:w="1728" w:type="dxa"/>
            <w:tcBorders>
              <w:top w:val="nil"/>
              <w:left w:val="nil"/>
              <w:bottom w:val="nil"/>
              <w:right w:val="nil"/>
            </w:tcBorders>
          </w:tcPr>
          <w:p w14:paraId="1704625A" w14:textId="77777777" w:rsidR="00FD3105" w:rsidRDefault="00FD3105"/>
        </w:tc>
        <w:tc>
          <w:tcPr>
            <w:tcW w:w="1728" w:type="dxa"/>
            <w:tcBorders>
              <w:top w:val="nil"/>
              <w:left w:val="nil"/>
              <w:bottom w:val="nil"/>
              <w:right w:val="nil"/>
            </w:tcBorders>
          </w:tcPr>
          <w:p w14:paraId="1E3DCCCC" w14:textId="77777777" w:rsidR="00FD3105" w:rsidRDefault="00FD3105"/>
        </w:tc>
      </w:tr>
      <w:tr w:rsidR="00FD3105" w14:paraId="4ED64B87" w14:textId="77777777">
        <w:tblPrEx>
          <w:tblCellMar>
            <w:top w:w="0" w:type="dxa"/>
            <w:left w:w="0" w:type="dxa"/>
            <w:bottom w:w="0" w:type="dxa"/>
            <w:right w:w="0" w:type="dxa"/>
          </w:tblCellMar>
        </w:tblPrEx>
        <w:tc>
          <w:tcPr>
            <w:tcW w:w="1728" w:type="dxa"/>
            <w:tcBorders>
              <w:top w:val="nil"/>
              <w:left w:val="nil"/>
              <w:bottom w:val="nil"/>
              <w:right w:val="nil"/>
            </w:tcBorders>
          </w:tcPr>
          <w:p w14:paraId="790F3F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907858E" w14:textId="77777777" w:rsidR="00FD3105" w:rsidRDefault="00FD3105"/>
        </w:tc>
        <w:tc>
          <w:tcPr>
            <w:tcW w:w="1728" w:type="dxa"/>
            <w:tcBorders>
              <w:top w:val="nil"/>
              <w:left w:val="nil"/>
              <w:bottom w:val="nil"/>
              <w:right w:val="nil"/>
            </w:tcBorders>
          </w:tcPr>
          <w:p w14:paraId="109B829D" w14:textId="77777777" w:rsidR="00FD3105" w:rsidRDefault="00FD3105"/>
        </w:tc>
        <w:tc>
          <w:tcPr>
            <w:tcW w:w="1728" w:type="dxa"/>
            <w:tcBorders>
              <w:top w:val="nil"/>
              <w:left w:val="nil"/>
              <w:bottom w:val="nil"/>
              <w:right w:val="nil"/>
            </w:tcBorders>
          </w:tcPr>
          <w:p w14:paraId="38EE7556" w14:textId="77777777" w:rsidR="00FD3105" w:rsidRDefault="00FD3105"/>
        </w:tc>
        <w:tc>
          <w:tcPr>
            <w:tcW w:w="1728" w:type="dxa"/>
            <w:tcBorders>
              <w:top w:val="nil"/>
              <w:left w:val="nil"/>
              <w:bottom w:val="nil"/>
              <w:right w:val="nil"/>
            </w:tcBorders>
          </w:tcPr>
          <w:p w14:paraId="2F1835D7" w14:textId="77777777" w:rsidR="00FD3105" w:rsidRDefault="00FD3105"/>
        </w:tc>
      </w:tr>
      <w:tr w:rsidR="00FD3105" w14:paraId="471FDC7A" w14:textId="77777777">
        <w:tblPrEx>
          <w:tblCellMar>
            <w:top w:w="0" w:type="dxa"/>
            <w:left w:w="0" w:type="dxa"/>
            <w:bottom w:w="0" w:type="dxa"/>
            <w:right w:w="0" w:type="dxa"/>
          </w:tblCellMar>
        </w:tblPrEx>
        <w:tc>
          <w:tcPr>
            <w:tcW w:w="1728" w:type="dxa"/>
            <w:tcBorders>
              <w:top w:val="nil"/>
              <w:left w:val="nil"/>
              <w:bottom w:val="nil"/>
              <w:right w:val="nil"/>
            </w:tcBorders>
          </w:tcPr>
          <w:p w14:paraId="0E1C4C6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EAB63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401CE64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2FBA1AD0" w14:textId="77777777" w:rsidR="00FD3105" w:rsidRDefault="00FD3105"/>
        </w:tc>
        <w:tc>
          <w:tcPr>
            <w:tcW w:w="1728" w:type="dxa"/>
            <w:tcBorders>
              <w:top w:val="nil"/>
              <w:left w:val="nil"/>
              <w:bottom w:val="nil"/>
              <w:right w:val="nil"/>
            </w:tcBorders>
          </w:tcPr>
          <w:p w14:paraId="11A3772E" w14:textId="77777777" w:rsidR="00FD3105" w:rsidRDefault="00FD3105"/>
        </w:tc>
      </w:tr>
    </w:tbl>
    <w:p w14:paraId="2C5A1A13" w14:textId="77777777" w:rsidR="00FD3105" w:rsidRDefault="00FD3105">
      <w:pPr>
        <w:pStyle w:val="pxtbody"/>
      </w:pPr>
    </w:p>
    <w:p w14:paraId="17A71802" w14:textId="77777777" w:rsidR="00FD3105" w:rsidRDefault="00FD3105"/>
    <w:p w14:paraId="0050B4AF"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33305A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This action was tried before the court. On the evidence presented the court finds that </w:t>
      </w:r>
      <w:r>
        <w:rPr>
          <w:rStyle w:val="pxfinstr"/>
          <w:i/>
          <w:iCs/>
        </w:rPr>
        <w:t>[the ordinance under which the City of Gatorville arrested petitioner is unconstitutional and his confinement unlawful so]</w:t>
      </w:r>
    </w:p>
    <w:p w14:paraId="611220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IT IS ADJUDGED that:</w:t>
      </w:r>
    </w:p>
    <w:p w14:paraId="0F82C97A" w14:textId="77777777" w:rsidR="00FD3105" w:rsidRDefault="00FD3105">
      <w:pPr>
        <w:pStyle w:val="pxformfl"/>
        <w:ind w:left="500"/>
      </w:pPr>
      <w:r>
        <w:t xml:space="preserve"> </w:t>
      </w:r>
    </w:p>
    <w:p w14:paraId="2777F9F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0BDCF8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is discharged from the custody of defendant </w:t>
      </w:r>
      <w:r>
        <w:rPr>
          <w:rStyle w:val="pxfinstr"/>
          <w:i/>
          <w:iCs/>
        </w:rPr>
        <w:t>[NAME DEFENDANT]</w:t>
      </w:r>
      <w:r>
        <w:t xml:space="preserve"> forthwith.</w:t>
      </w:r>
    </w:p>
    <w:p w14:paraId="4CD024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8281D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65F27AA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ORDERED at </w:t>
      </w:r>
      <w:r>
        <w:rPr>
          <w:rStyle w:val="pxfinstr"/>
          <w:i/>
          <w:iCs/>
        </w:rPr>
        <w:t>[name of city]</w:t>
      </w:r>
      <w:r>
        <w:t xml:space="preserve">, Florida on </w:t>
      </w:r>
      <w:r>
        <w:rPr>
          <w:rStyle w:val="pxfinstr"/>
          <w:i/>
          <w:iCs/>
        </w:rPr>
        <w:t>[date of judgment]</w:t>
      </w:r>
      <w:r>
        <w:t>.</w:t>
      </w:r>
    </w:p>
    <w:p w14:paraId="2258B96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0CC8E1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274BA2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315B51E" w14:textId="77777777" w:rsidR="00FD3105" w:rsidRDefault="00FD3105">
      <w:pPr>
        <w:pStyle w:val="pxformtbl"/>
        <w:ind w:left="500"/>
      </w:pPr>
      <w:r>
        <w:t xml:space="preserve"> </w:t>
      </w:r>
      <w:r>
        <w:rPr>
          <w:color w:val="FF0000"/>
          <w:sz w:val="20"/>
          <w:szCs w:val="20"/>
          <w:vertAlign w:val="superscript"/>
        </w:rPr>
        <w:t>►</w:t>
      </w:r>
      <w:r>
        <w:fldChar w:fldCharType="begin"/>
      </w:r>
      <w:r>
        <w:instrText>tbl.ident="I01WDTD"</w:instrText>
      </w:r>
      <w:r>
        <w:fldChar w:fldCharType="end"/>
      </w:r>
      <w:r>
        <w:fldChar w:fldCharType="begin"/>
      </w:r>
      <w:r>
        <w:instrText>tbl.uuid="I06MB7T"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2D2290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37CB5F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25D254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A6B611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AB15964" w14:textId="77777777">
        <w:tblPrEx>
          <w:tblCellMar>
            <w:top w:w="0" w:type="dxa"/>
            <w:left w:w="0" w:type="dxa"/>
            <w:bottom w:w="0" w:type="dxa"/>
            <w:right w:w="0" w:type="dxa"/>
          </w:tblCellMar>
        </w:tblPrEx>
        <w:tc>
          <w:tcPr>
            <w:tcW w:w="4320" w:type="dxa"/>
            <w:tcBorders>
              <w:top w:val="nil"/>
              <w:left w:val="nil"/>
              <w:bottom w:val="nil"/>
              <w:right w:val="nil"/>
            </w:tcBorders>
          </w:tcPr>
          <w:p w14:paraId="0478A2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310E86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7BA6F7A" w14:textId="77777777">
        <w:tblPrEx>
          <w:tblCellMar>
            <w:top w:w="0" w:type="dxa"/>
            <w:left w:w="0" w:type="dxa"/>
            <w:bottom w:w="0" w:type="dxa"/>
            <w:right w:w="0" w:type="dxa"/>
          </w:tblCellMar>
        </w:tblPrEx>
        <w:tc>
          <w:tcPr>
            <w:tcW w:w="4320" w:type="dxa"/>
            <w:tcBorders>
              <w:top w:val="nil"/>
              <w:left w:val="nil"/>
              <w:bottom w:val="nil"/>
              <w:right w:val="nil"/>
            </w:tcBorders>
          </w:tcPr>
          <w:p w14:paraId="60BF29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09D25A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653862B" w14:textId="77777777" w:rsidR="00FD3105" w:rsidRDefault="00FD3105">
      <w:pPr>
        <w:pStyle w:val="pxtbody"/>
      </w:pPr>
    </w:p>
    <w:p w14:paraId="5D4EFA35" w14:textId="77777777" w:rsidR="00FD3105" w:rsidRDefault="00FD3105"/>
    <w:p w14:paraId="39E1B43F" w14:textId="77777777" w:rsidR="00FD3105" w:rsidRDefault="00FD3105">
      <w:pPr>
        <w:pStyle w:val="pxcomnt"/>
      </w:pPr>
    </w:p>
    <w:p w14:paraId="22CCAB6E" w14:textId="77777777" w:rsidR="00FD3105" w:rsidRDefault="00FD3105">
      <w:pPr>
        <w:pStyle w:val="pxhac"/>
        <w:spacing w:before="180"/>
        <w:jc w:val="center"/>
      </w:pPr>
      <w:r>
        <w:rPr>
          <w:rStyle w:val="pxb"/>
          <w:b/>
          <w:bCs/>
        </w:rPr>
        <w:t>Author's Comment</w:t>
      </w:r>
    </w:p>
    <w:p w14:paraId="20D96CE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st.ref.id="I04A3BM"</w:instrText>
      </w:r>
      <w:r>
        <w:rPr>
          <w:rStyle w:val="pxst"/>
        </w:rPr>
        <w:fldChar w:fldCharType="end"/>
      </w:r>
      <w:r>
        <w:rPr>
          <w:rStyle w:val="pxst"/>
          <w:vanish/>
        </w:rPr>
        <w:t>&amp;s;</w:t>
      </w:r>
      <w:r>
        <w:rPr>
          <w:rStyle w:val="pxvis"/>
          <w:rFonts w:ascii="Times NewRoman" w:hAnsi="Times NewRoman"/>
          <w:b w:val="0"/>
          <w:sz w:val="24"/>
        </w:rPr>
        <w:t>§</w:t>
      </w:r>
      <w:r>
        <w:rPr>
          <w:rStyle w:val="pxst"/>
        </w:rPr>
        <w:t>79.08, Fla. Stat.</w:t>
      </w:r>
      <w:r>
        <w:t xml:space="preserve"> If the decision is against the plaintiff, the judgment remands the plaintiff to custody. Habeas corpus is ordinarily governed by </w:t>
      </w:r>
      <w:r>
        <w:rPr>
          <w:rStyle w:val="pxst"/>
          <w:color w:val="FF0000"/>
          <w:sz w:val="20"/>
          <w:szCs w:val="20"/>
          <w:vertAlign w:val="superscript"/>
        </w:rPr>
        <w:t>►</w:t>
      </w:r>
      <w:r>
        <w:rPr>
          <w:rStyle w:val="pxst"/>
        </w:rPr>
        <w:fldChar w:fldCharType="begin"/>
      </w:r>
      <w:r>
        <w:rPr>
          <w:rStyle w:val="pxst"/>
        </w:rPr>
        <w:instrText>st.ref.id="I02TGHF"</w:instrText>
      </w:r>
      <w:r>
        <w:rPr>
          <w:rStyle w:val="pxst"/>
        </w:rPr>
        <w:fldChar w:fldCharType="end"/>
      </w:r>
      <w:r>
        <w:rPr>
          <w:rStyle w:val="pxst"/>
        </w:rPr>
        <w:t>Rule 1.630 of the Florida Rules of Civil Procedure</w:t>
      </w:r>
      <w:r>
        <w:t xml:space="preserve"> but can be used in some circumstances as a review remedy under </w:t>
      </w:r>
      <w:r>
        <w:rPr>
          <w:rStyle w:val="pxst"/>
          <w:color w:val="FF0000"/>
          <w:sz w:val="20"/>
          <w:szCs w:val="20"/>
          <w:vertAlign w:val="superscript"/>
        </w:rPr>
        <w:t>►</w:t>
      </w:r>
      <w:r>
        <w:rPr>
          <w:rStyle w:val="pxst"/>
        </w:rPr>
        <w:fldChar w:fldCharType="begin"/>
      </w:r>
      <w:r>
        <w:rPr>
          <w:rStyle w:val="pxst"/>
        </w:rPr>
        <w:instrText>st.ref.id="I02TGHI"</w:instrText>
      </w:r>
      <w:r>
        <w:rPr>
          <w:rStyle w:val="pxst"/>
        </w:rPr>
        <w:fldChar w:fldCharType="end"/>
      </w:r>
      <w:r>
        <w:rPr>
          <w:rStyle w:val="pxst"/>
        </w:rPr>
        <w:t>Rule 9.100 of the Florida Rules of Appellate Procedure</w:t>
      </w:r>
      <w:r>
        <w:t xml:space="preserve">. The example given here was taken from </w:t>
      </w:r>
      <w:r>
        <w:rPr>
          <w:rStyle w:val="pxcc"/>
          <w:color w:val="FF0000"/>
          <w:sz w:val="20"/>
          <w:szCs w:val="20"/>
          <w:vertAlign w:val="superscript"/>
        </w:rPr>
        <w:t>►</w:t>
      </w:r>
      <w:r>
        <w:rPr>
          <w:rStyle w:val="pxcc"/>
        </w:rPr>
        <w:fldChar w:fldCharType="begin"/>
      </w:r>
      <w:r>
        <w:rPr>
          <w:rStyle w:val="pxcc"/>
        </w:rPr>
        <w:instrText>cc.ref.id="I013BYQ"</w:instrText>
      </w:r>
      <w:r>
        <w:rPr>
          <w:rStyle w:val="pxcc"/>
        </w:rPr>
        <w:fldChar w:fldCharType="end"/>
      </w:r>
      <w:r>
        <w:rPr>
          <w:rStyle w:val="pxcc"/>
        </w:rPr>
        <w:t>Langston v. Lundsford, 165 So. 898 (1936)</w:t>
      </w:r>
      <w:r>
        <w:t>.</w:t>
      </w:r>
    </w:p>
    <w:p w14:paraId="5034DBB9" w14:textId="77777777" w:rsidR="00FD3105" w:rsidRDefault="00FD3105">
      <w:pPr>
        <w:pStyle w:val="pxs"/>
        <w:spacing w:before="180"/>
        <w:rPr>
          <w:sz w:val="27"/>
          <w:szCs w:val="27"/>
        </w:rPr>
      </w:pPr>
      <w:r>
        <w:rPr>
          <w:sz w:val="27"/>
          <w:szCs w:val="27"/>
        </w:rPr>
        <w:t>10:39. Judgment</w:t>
      </w:r>
      <w:r>
        <w:rPr>
          <w:rStyle w:val="pxsep"/>
        </w:rPr>
        <w:t xml:space="preserve">-- </w:t>
      </w:r>
      <w:r>
        <w:rPr>
          <w:sz w:val="27"/>
          <w:szCs w:val="27"/>
        </w:rPr>
        <w:t>Injunction, trespass</w:t>
      </w:r>
    </w:p>
    <w:p w14:paraId="16DE2C50" w14:textId="77777777" w:rsidR="00FD3105" w:rsidRDefault="00FD3105">
      <w:pPr>
        <w:pStyle w:val="pxov"/>
        <w:rPr>
          <w:vanish/>
        </w:rPr>
      </w:pPr>
      <w:r>
        <w:rPr>
          <w:vanish/>
        </w:rPr>
        <w:t>FMS</w:t>
      </w:r>
    </w:p>
    <w:p w14:paraId="6456C650" w14:textId="77777777" w:rsidR="00FD3105" w:rsidRDefault="00FD3105">
      <w:pPr>
        <w:pStyle w:val="pxov"/>
        <w:rPr>
          <w:vanish/>
        </w:rPr>
      </w:pPr>
      <w:r>
        <w:rPr>
          <w:vanish/>
        </w:rPr>
        <w:t>LCV</w:t>
      </w:r>
    </w:p>
    <w:p w14:paraId="7002CF50" w14:textId="77777777" w:rsidR="00FD3105" w:rsidRDefault="00FD3105">
      <w:pPr>
        <w:pStyle w:val="pxov"/>
        <w:rPr>
          <w:vanish/>
        </w:rPr>
      </w:pPr>
      <w:r>
        <w:rPr>
          <w:vanish/>
        </w:rPr>
        <w:t>LSC</w:t>
      </w:r>
    </w:p>
    <w:p w14:paraId="36D8319D" w14:textId="77777777" w:rsidR="00FD3105" w:rsidRDefault="00FD3105">
      <w:pPr>
        <w:pStyle w:val="pxov"/>
        <w:rPr>
          <w:vanish/>
        </w:rPr>
      </w:pPr>
      <w:r>
        <w:rPr>
          <w:vanish/>
        </w:rPr>
        <w:t>LS8</w:t>
      </w:r>
    </w:p>
    <w:p w14:paraId="1EF43020" w14:textId="77777777" w:rsidR="00FD3105" w:rsidRDefault="00FD3105">
      <w:pPr>
        <w:pStyle w:val="pxov"/>
        <w:rPr>
          <w:vanish/>
        </w:rPr>
      </w:pPr>
      <w:r>
        <w:rPr>
          <w:vanish/>
        </w:rPr>
        <w:t>FCV</w:t>
      </w:r>
    </w:p>
    <w:p w14:paraId="18E6F82B" w14:textId="77777777" w:rsidR="00FD3105" w:rsidRDefault="00FD3105">
      <w:pPr>
        <w:pStyle w:val="pxov"/>
        <w:rPr>
          <w:vanish/>
        </w:rPr>
      </w:pPr>
      <w:r>
        <w:rPr>
          <w:vanish/>
        </w:rPr>
        <w:t>FLG</w:t>
      </w:r>
    </w:p>
    <w:p w14:paraId="6FCB5A7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form.fid="I6ffe81609fed11dfbf230000837214a9"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75A870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tbl.ident="I05JFRD"</w:instrText>
      </w:r>
      <w:r>
        <w:fldChar w:fldCharType="end"/>
      </w:r>
      <w:r>
        <w:fldChar w:fldCharType="begin"/>
      </w:r>
      <w:r>
        <w:instrText>tbl.uuid="I01EAHT"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6FC1FC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15C845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54CDB8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08EF4E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7553AF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BC4372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26A6EC3" w14:textId="77777777">
        <w:tblPrEx>
          <w:tblCellMar>
            <w:top w:w="0" w:type="dxa"/>
            <w:left w:w="0" w:type="dxa"/>
            <w:bottom w:w="0" w:type="dxa"/>
            <w:right w:w="0" w:type="dxa"/>
          </w:tblCellMar>
        </w:tblPrEx>
        <w:tc>
          <w:tcPr>
            <w:tcW w:w="2160" w:type="dxa"/>
            <w:tcBorders>
              <w:top w:val="nil"/>
              <w:left w:val="nil"/>
              <w:bottom w:val="nil"/>
              <w:right w:val="nil"/>
            </w:tcBorders>
          </w:tcPr>
          <w:p w14:paraId="4183AA3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325761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F302B1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F2105B" w14:textId="77777777" w:rsidR="00FD3105" w:rsidRDefault="00FD3105"/>
        </w:tc>
      </w:tr>
      <w:tr w:rsidR="00FD3105" w14:paraId="0FC10705" w14:textId="77777777">
        <w:tblPrEx>
          <w:tblCellMar>
            <w:top w:w="0" w:type="dxa"/>
            <w:left w:w="0" w:type="dxa"/>
            <w:bottom w:w="0" w:type="dxa"/>
            <w:right w:w="0" w:type="dxa"/>
          </w:tblCellMar>
        </w:tblPrEx>
        <w:tc>
          <w:tcPr>
            <w:tcW w:w="2160" w:type="dxa"/>
            <w:tcBorders>
              <w:top w:val="nil"/>
              <w:left w:val="nil"/>
              <w:bottom w:val="nil"/>
              <w:right w:val="nil"/>
            </w:tcBorders>
          </w:tcPr>
          <w:p w14:paraId="28282AD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80091E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8EA71A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163377" w14:textId="77777777" w:rsidR="00FD3105" w:rsidRDefault="00FD3105"/>
        </w:tc>
      </w:tr>
      <w:tr w:rsidR="00FD3105" w14:paraId="7C968450" w14:textId="77777777">
        <w:tblPrEx>
          <w:tblCellMar>
            <w:top w:w="0" w:type="dxa"/>
            <w:left w:w="0" w:type="dxa"/>
            <w:bottom w:w="0" w:type="dxa"/>
            <w:right w:w="0" w:type="dxa"/>
          </w:tblCellMar>
        </w:tblPrEx>
        <w:tc>
          <w:tcPr>
            <w:tcW w:w="2160" w:type="dxa"/>
            <w:tcBorders>
              <w:top w:val="nil"/>
              <w:left w:val="nil"/>
              <w:bottom w:val="nil"/>
              <w:right w:val="nil"/>
            </w:tcBorders>
          </w:tcPr>
          <w:p w14:paraId="7B36F36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62587A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8D29AB0" w14:textId="77777777" w:rsidR="00FD3105" w:rsidRDefault="00FD3105"/>
        </w:tc>
        <w:tc>
          <w:tcPr>
            <w:tcW w:w="2160" w:type="dxa"/>
            <w:tcBorders>
              <w:top w:val="nil"/>
              <w:left w:val="nil"/>
              <w:bottom w:val="nil"/>
              <w:right w:val="nil"/>
            </w:tcBorders>
          </w:tcPr>
          <w:p w14:paraId="72853D88" w14:textId="77777777" w:rsidR="00FD3105" w:rsidRDefault="00FD3105"/>
        </w:tc>
      </w:tr>
      <w:tr w:rsidR="00FD3105" w14:paraId="5CEC0ADB" w14:textId="77777777">
        <w:tblPrEx>
          <w:tblCellMar>
            <w:top w:w="0" w:type="dxa"/>
            <w:left w:w="0" w:type="dxa"/>
            <w:bottom w:w="0" w:type="dxa"/>
            <w:right w:w="0" w:type="dxa"/>
          </w:tblCellMar>
        </w:tblPrEx>
        <w:tc>
          <w:tcPr>
            <w:tcW w:w="2160" w:type="dxa"/>
            <w:tcBorders>
              <w:top w:val="nil"/>
              <w:left w:val="nil"/>
              <w:bottom w:val="nil"/>
              <w:right w:val="nil"/>
            </w:tcBorders>
          </w:tcPr>
          <w:p w14:paraId="355EDF4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3A8AE7E" w14:textId="77777777" w:rsidR="00FD3105" w:rsidRDefault="00FD3105"/>
        </w:tc>
        <w:tc>
          <w:tcPr>
            <w:tcW w:w="2160" w:type="dxa"/>
            <w:tcBorders>
              <w:top w:val="nil"/>
              <w:left w:val="nil"/>
              <w:bottom w:val="nil"/>
              <w:right w:val="nil"/>
            </w:tcBorders>
          </w:tcPr>
          <w:p w14:paraId="493AC960" w14:textId="77777777" w:rsidR="00FD3105" w:rsidRDefault="00FD3105"/>
        </w:tc>
        <w:tc>
          <w:tcPr>
            <w:tcW w:w="2160" w:type="dxa"/>
            <w:tcBorders>
              <w:top w:val="nil"/>
              <w:left w:val="nil"/>
              <w:bottom w:val="nil"/>
              <w:right w:val="nil"/>
            </w:tcBorders>
          </w:tcPr>
          <w:p w14:paraId="6F4C4B27" w14:textId="77777777" w:rsidR="00FD3105" w:rsidRDefault="00FD3105"/>
        </w:tc>
      </w:tr>
      <w:tr w:rsidR="00FD3105" w14:paraId="0BF69674" w14:textId="77777777">
        <w:tblPrEx>
          <w:tblCellMar>
            <w:top w:w="0" w:type="dxa"/>
            <w:left w:w="0" w:type="dxa"/>
            <w:bottom w:w="0" w:type="dxa"/>
            <w:right w:w="0" w:type="dxa"/>
          </w:tblCellMar>
        </w:tblPrEx>
        <w:tc>
          <w:tcPr>
            <w:tcW w:w="2160" w:type="dxa"/>
            <w:tcBorders>
              <w:top w:val="nil"/>
              <w:left w:val="nil"/>
              <w:bottom w:val="nil"/>
              <w:right w:val="nil"/>
            </w:tcBorders>
          </w:tcPr>
          <w:p w14:paraId="66695EC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365F5B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990969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EE1DB6" w14:textId="77777777" w:rsidR="00FD3105" w:rsidRDefault="00FD3105"/>
        </w:tc>
      </w:tr>
    </w:tbl>
    <w:p w14:paraId="0DF6909F" w14:textId="77777777" w:rsidR="00FD3105" w:rsidRDefault="00FD3105">
      <w:pPr>
        <w:pStyle w:val="pxtbody"/>
      </w:pPr>
    </w:p>
    <w:p w14:paraId="4716EB3E" w14:textId="77777777" w:rsidR="00FD3105" w:rsidRDefault="00FD3105"/>
    <w:p w14:paraId="554B8E4D" w14:textId="77777777" w:rsidR="00FD3105" w:rsidRDefault="00FD3105">
      <w:pPr>
        <w:pStyle w:val="pxformhac"/>
        <w:spacing w:before="180"/>
        <w:jc w:val="center"/>
      </w:pPr>
      <w:r>
        <w:t xml:space="preserve">FINAL JUDGMENT </w:t>
      </w:r>
    </w:p>
    <w:p w14:paraId="4E9F05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This action was tried before the court. On the evidence presented</w:t>
      </w:r>
    </w:p>
    <w:p w14:paraId="45A5BD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IT IS ADJUDGED that:</w:t>
      </w:r>
    </w:p>
    <w:p w14:paraId="02743206" w14:textId="77777777" w:rsidR="00FD3105" w:rsidRDefault="00FD3105">
      <w:pPr>
        <w:pStyle w:val="pxformfl"/>
        <w:ind w:left="500"/>
      </w:pPr>
      <w:r>
        <w:t xml:space="preserve"> </w:t>
      </w:r>
    </w:p>
    <w:p w14:paraId="3EAFCC7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94506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Defendant </w:t>
      </w:r>
      <w:r>
        <w:rPr>
          <w:rStyle w:val="pxfinstr"/>
          <w:i/>
          <w:iCs/>
        </w:rPr>
        <w:t>[NAME OF DEFENDANT]</w:t>
      </w:r>
      <w:r>
        <w:t xml:space="preserve">, his agents, servants, employees or others acting by or through the Defendant, are permanently enjoined from </w:t>
      </w:r>
      <w:r>
        <w:rPr>
          <w:rStyle w:val="pxfinstr"/>
          <w:i/>
          <w:iCs/>
        </w:rPr>
        <w:t>[using/entering/trespassing]</w:t>
      </w:r>
      <w:r>
        <w:t xml:space="preserve"> on the property of plaintiff </w:t>
      </w:r>
      <w:r>
        <w:rPr>
          <w:rStyle w:val="pxfinstr"/>
          <w:i/>
          <w:iCs/>
        </w:rPr>
        <w:t>[NAME OF PLAINTIFF]</w:t>
      </w:r>
      <w:r>
        <w:t xml:space="preserve"> in </w:t>
      </w:r>
      <w:r>
        <w:rPr>
          <w:rStyle w:val="pxfinstr"/>
          <w:i/>
          <w:iCs/>
        </w:rPr>
        <w:t>[name of county]</w:t>
      </w:r>
      <w:r>
        <w:t>, Florida described as:</w:t>
      </w:r>
    </w:p>
    <w:p w14:paraId="681519E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0C8EBE4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B25A4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damages]</w:t>
      </w:r>
      <w:r>
        <w:t xml:space="preserve"> as damages for past trespasses with costs in the sum of $</w:t>
      </w:r>
      <w:r>
        <w:rPr>
          <w:rStyle w:val="pxfinstr"/>
          <w:i/>
          <w:iCs/>
        </w:rPr>
        <w:t>[dollar amount of costs]</w:t>
      </w:r>
      <w:r>
        <w:t>, making a total sum of $</w:t>
      </w:r>
      <w:r>
        <w:rPr>
          <w:rStyle w:val="pxfinstr"/>
          <w:i/>
          <w:iCs/>
        </w:rPr>
        <w:t>[dollar amount of total recovery]</w:t>
      </w:r>
      <w:r>
        <w:t>, that shall bear interest at the rate prescribed by law, for which let execution issue forthwith.</w:t>
      </w:r>
    </w:p>
    <w:p w14:paraId="4E27508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5491C9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The liability of </w:t>
      </w:r>
      <w:r>
        <w:rPr>
          <w:rStyle w:val="pxfinstr"/>
          <w:i/>
          <w:iCs/>
        </w:rPr>
        <w:t>[name of surety]</w:t>
      </w:r>
      <w:r>
        <w:t xml:space="preserve"> on the injunction bond is terminated.</w:t>
      </w:r>
    </w:p>
    <w:p w14:paraId="70D9B22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ORDERED at </w:t>
      </w:r>
      <w:r>
        <w:rPr>
          <w:rStyle w:val="pxfinstr"/>
          <w:i/>
          <w:iCs/>
        </w:rPr>
        <w:t>[name of city]</w:t>
      </w:r>
      <w:r>
        <w:t xml:space="preserve">, Florida on </w:t>
      </w:r>
      <w:r>
        <w:rPr>
          <w:rStyle w:val="pxfinstr"/>
          <w:i/>
          <w:iCs/>
        </w:rPr>
        <w:t>[date of judgment]</w:t>
      </w:r>
      <w:r>
        <w:t>.</w:t>
      </w:r>
    </w:p>
    <w:p w14:paraId="6A93727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59ABDA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C6AB6F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4FAE36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tbl.ident="I02QZ38"</w:instrText>
      </w:r>
      <w:r>
        <w:fldChar w:fldCharType="end"/>
      </w:r>
      <w:r>
        <w:fldChar w:fldCharType="begin"/>
      </w:r>
      <w:r>
        <w:instrText>tbl.uuid="I03DJHN"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7F2919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FC7A63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94088C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BCD5E9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FCE385A" w14:textId="77777777">
        <w:tblPrEx>
          <w:tblCellMar>
            <w:top w:w="0" w:type="dxa"/>
            <w:left w:w="0" w:type="dxa"/>
            <w:bottom w:w="0" w:type="dxa"/>
            <w:right w:w="0" w:type="dxa"/>
          </w:tblCellMar>
        </w:tblPrEx>
        <w:tc>
          <w:tcPr>
            <w:tcW w:w="4320" w:type="dxa"/>
            <w:tcBorders>
              <w:top w:val="nil"/>
              <w:left w:val="nil"/>
              <w:bottom w:val="nil"/>
              <w:right w:val="nil"/>
            </w:tcBorders>
          </w:tcPr>
          <w:p w14:paraId="50B1B3C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C4A774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CA30BA0" w14:textId="77777777">
        <w:tblPrEx>
          <w:tblCellMar>
            <w:top w:w="0" w:type="dxa"/>
            <w:left w:w="0" w:type="dxa"/>
            <w:bottom w:w="0" w:type="dxa"/>
            <w:right w:w="0" w:type="dxa"/>
          </w:tblCellMar>
        </w:tblPrEx>
        <w:tc>
          <w:tcPr>
            <w:tcW w:w="4320" w:type="dxa"/>
            <w:tcBorders>
              <w:top w:val="nil"/>
              <w:left w:val="nil"/>
              <w:bottom w:val="nil"/>
              <w:right w:val="nil"/>
            </w:tcBorders>
          </w:tcPr>
          <w:p w14:paraId="0554CD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16CF94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601F13C" w14:textId="77777777" w:rsidR="00FD3105" w:rsidRDefault="00FD3105">
      <w:pPr>
        <w:pStyle w:val="pxtbody"/>
      </w:pPr>
    </w:p>
    <w:p w14:paraId="53906B3B" w14:textId="77777777" w:rsidR="00FD3105" w:rsidRDefault="00FD3105"/>
    <w:p w14:paraId="666E8781" w14:textId="77777777" w:rsidR="00FD3105" w:rsidRDefault="00FD3105">
      <w:pPr>
        <w:pStyle w:val="pxcomnt"/>
      </w:pPr>
    </w:p>
    <w:p w14:paraId="39514E3C" w14:textId="77777777" w:rsidR="00FD3105" w:rsidRDefault="00FD3105">
      <w:pPr>
        <w:pStyle w:val="pxhac"/>
        <w:spacing w:before="180"/>
        <w:jc w:val="center"/>
      </w:pPr>
      <w:r>
        <w:rPr>
          <w:rStyle w:val="pxb"/>
          <w:b/>
          <w:bCs/>
        </w:rPr>
        <w:t>Author's Comment</w:t>
      </w:r>
    </w:p>
    <w:p w14:paraId="7F331CA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ins w:id="489" w:author="Debra M. Salisbury" w:date="2024-02-23T11:13:00Z">
        <w:r w:rsidR="00155DB3">
          <w:rPr>
            <w:color w:val="FF0000"/>
            <w:sz w:val="20"/>
            <w:szCs w:val="20"/>
            <w:vertAlign w:val="superscript"/>
          </w:rPr>
          <w:t xml:space="preserve"> </w:t>
        </w:r>
        <w:r w:rsidR="00155DB3">
          <w:t xml:space="preserve">Derived from Green v. Ivey, 45 Fla. 338, 33 So. 711 (1903). </w:t>
        </w:r>
      </w:ins>
      <w:r>
        <w:fldChar w:fldCharType="begin"/>
      </w:r>
      <w:r>
        <w:instrText>p.ct.id="3d29be30775711ee8e1ba9ecff0bf883|39|10:39"</w:instrText>
      </w:r>
      <w:r>
        <w:fldChar w:fldCharType="end"/>
      </w:r>
      <w:r>
        <w:t>This form assumed the issuance of a temporary injunction and the bond required. If no temporary injunction was issued, paragraph 3 is omitted.</w:t>
      </w:r>
    </w:p>
    <w:p w14:paraId="66DE153E" w14:textId="77777777" w:rsidR="00FD3105" w:rsidRDefault="00FD3105">
      <w:pPr>
        <w:pStyle w:val="pxs"/>
        <w:spacing w:before="180"/>
        <w:rPr>
          <w:sz w:val="27"/>
          <w:szCs w:val="27"/>
        </w:rPr>
      </w:pPr>
      <w:r>
        <w:rPr>
          <w:sz w:val="27"/>
          <w:szCs w:val="27"/>
        </w:rPr>
        <w:t>10:40. Judgment</w:t>
      </w:r>
      <w:r>
        <w:rPr>
          <w:rStyle w:val="pxsep"/>
        </w:rPr>
        <w:t xml:space="preserve">-- </w:t>
      </w:r>
      <w:r>
        <w:rPr>
          <w:sz w:val="27"/>
          <w:szCs w:val="27"/>
        </w:rPr>
        <w:t>Interpleader, money</w:t>
      </w:r>
    </w:p>
    <w:p w14:paraId="70E1D3BF" w14:textId="77777777" w:rsidR="00FD3105" w:rsidRDefault="00FD3105">
      <w:pPr>
        <w:pStyle w:val="pxov"/>
        <w:rPr>
          <w:vanish/>
        </w:rPr>
      </w:pPr>
      <w:r>
        <w:rPr>
          <w:vanish/>
        </w:rPr>
        <w:t>FMS</w:t>
      </w:r>
    </w:p>
    <w:p w14:paraId="228539A1" w14:textId="77777777" w:rsidR="00FD3105" w:rsidRDefault="00FD3105">
      <w:pPr>
        <w:pStyle w:val="pxov"/>
        <w:rPr>
          <w:vanish/>
        </w:rPr>
      </w:pPr>
      <w:r>
        <w:rPr>
          <w:vanish/>
        </w:rPr>
        <w:t>LCV</w:t>
      </w:r>
    </w:p>
    <w:p w14:paraId="6C00970C" w14:textId="77777777" w:rsidR="00FD3105" w:rsidRDefault="00FD3105">
      <w:pPr>
        <w:pStyle w:val="pxov"/>
        <w:rPr>
          <w:vanish/>
        </w:rPr>
      </w:pPr>
      <w:r>
        <w:rPr>
          <w:vanish/>
        </w:rPr>
        <w:t>LSC</w:t>
      </w:r>
    </w:p>
    <w:p w14:paraId="6DAFA516" w14:textId="77777777" w:rsidR="00FD3105" w:rsidRDefault="00FD3105">
      <w:pPr>
        <w:pStyle w:val="pxov"/>
        <w:rPr>
          <w:vanish/>
        </w:rPr>
      </w:pPr>
      <w:r>
        <w:rPr>
          <w:vanish/>
        </w:rPr>
        <w:t>LS3</w:t>
      </w:r>
    </w:p>
    <w:p w14:paraId="065D3568" w14:textId="77777777" w:rsidR="00FD3105" w:rsidRDefault="00FD3105">
      <w:pPr>
        <w:pStyle w:val="pxov"/>
        <w:rPr>
          <w:vanish/>
        </w:rPr>
      </w:pPr>
      <w:r>
        <w:rPr>
          <w:vanish/>
        </w:rPr>
        <w:t>LS7</w:t>
      </w:r>
    </w:p>
    <w:p w14:paraId="40D6865C" w14:textId="77777777" w:rsidR="00FD3105" w:rsidRDefault="00FD3105">
      <w:pPr>
        <w:pStyle w:val="pxov"/>
        <w:rPr>
          <w:vanish/>
        </w:rPr>
      </w:pPr>
      <w:r>
        <w:rPr>
          <w:vanish/>
        </w:rPr>
        <w:t>FCV</w:t>
      </w:r>
    </w:p>
    <w:p w14:paraId="00ED5E61" w14:textId="77777777" w:rsidR="00FD3105" w:rsidRDefault="00FD3105">
      <w:pPr>
        <w:pStyle w:val="pxov"/>
        <w:rPr>
          <w:vanish/>
        </w:rPr>
      </w:pPr>
      <w:r>
        <w:rPr>
          <w:vanish/>
        </w:rPr>
        <w:t>FLG</w:t>
      </w:r>
    </w:p>
    <w:p w14:paraId="2D4A526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form.fid="I700649909fed11dfbf230000837214a9"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747345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tbl.ident="I05AQW9"</w:instrText>
      </w:r>
      <w:r>
        <w:fldChar w:fldCharType="end"/>
      </w:r>
      <w:r>
        <w:fldChar w:fldCharType="begin"/>
      </w:r>
      <w:r>
        <w:instrText>tbl.uuid="I02NUGV"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1B008E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952111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679EE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E46DA0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4F282D6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53623B2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24F6EBC" w14:textId="77777777">
        <w:tblPrEx>
          <w:tblCellMar>
            <w:top w:w="0" w:type="dxa"/>
            <w:left w:w="0" w:type="dxa"/>
            <w:bottom w:w="0" w:type="dxa"/>
            <w:right w:w="0" w:type="dxa"/>
          </w:tblCellMar>
        </w:tblPrEx>
        <w:tc>
          <w:tcPr>
            <w:tcW w:w="2160" w:type="dxa"/>
            <w:tcBorders>
              <w:top w:val="nil"/>
              <w:left w:val="nil"/>
              <w:bottom w:val="nil"/>
              <w:right w:val="nil"/>
            </w:tcBorders>
          </w:tcPr>
          <w:p w14:paraId="7A84419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ED5832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014DF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E098B6" w14:textId="77777777" w:rsidR="00FD3105" w:rsidRDefault="00FD3105"/>
        </w:tc>
      </w:tr>
      <w:tr w:rsidR="00FD3105" w14:paraId="4C5DC261" w14:textId="77777777">
        <w:tblPrEx>
          <w:tblCellMar>
            <w:top w:w="0" w:type="dxa"/>
            <w:left w:w="0" w:type="dxa"/>
            <w:bottom w:w="0" w:type="dxa"/>
            <w:right w:w="0" w:type="dxa"/>
          </w:tblCellMar>
        </w:tblPrEx>
        <w:tc>
          <w:tcPr>
            <w:tcW w:w="2160" w:type="dxa"/>
            <w:tcBorders>
              <w:top w:val="nil"/>
              <w:left w:val="nil"/>
              <w:bottom w:val="nil"/>
              <w:right w:val="nil"/>
            </w:tcBorders>
          </w:tcPr>
          <w:p w14:paraId="4C57FC5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6793BF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3FF99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F9E70E5" w14:textId="77777777" w:rsidR="00FD3105" w:rsidRDefault="00FD3105"/>
        </w:tc>
      </w:tr>
      <w:tr w:rsidR="00FD3105" w14:paraId="59207F10" w14:textId="77777777">
        <w:tblPrEx>
          <w:tblCellMar>
            <w:top w:w="0" w:type="dxa"/>
            <w:left w:w="0" w:type="dxa"/>
            <w:bottom w:w="0" w:type="dxa"/>
            <w:right w:w="0" w:type="dxa"/>
          </w:tblCellMar>
        </w:tblPrEx>
        <w:tc>
          <w:tcPr>
            <w:tcW w:w="2160" w:type="dxa"/>
            <w:tcBorders>
              <w:top w:val="nil"/>
              <w:left w:val="nil"/>
              <w:bottom w:val="nil"/>
              <w:right w:val="nil"/>
            </w:tcBorders>
          </w:tcPr>
          <w:p w14:paraId="43F6DE2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0B458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1A5B00C" w14:textId="77777777" w:rsidR="00FD3105" w:rsidRDefault="00FD3105"/>
        </w:tc>
        <w:tc>
          <w:tcPr>
            <w:tcW w:w="2160" w:type="dxa"/>
            <w:tcBorders>
              <w:top w:val="nil"/>
              <w:left w:val="nil"/>
              <w:bottom w:val="nil"/>
              <w:right w:val="nil"/>
            </w:tcBorders>
          </w:tcPr>
          <w:p w14:paraId="5C5F8FE7" w14:textId="77777777" w:rsidR="00FD3105" w:rsidRDefault="00FD3105"/>
        </w:tc>
      </w:tr>
      <w:tr w:rsidR="00FD3105" w14:paraId="24E4F633" w14:textId="77777777">
        <w:tblPrEx>
          <w:tblCellMar>
            <w:top w:w="0" w:type="dxa"/>
            <w:left w:w="0" w:type="dxa"/>
            <w:bottom w:w="0" w:type="dxa"/>
            <w:right w:w="0" w:type="dxa"/>
          </w:tblCellMar>
        </w:tblPrEx>
        <w:tc>
          <w:tcPr>
            <w:tcW w:w="2160" w:type="dxa"/>
            <w:tcBorders>
              <w:top w:val="nil"/>
              <w:left w:val="nil"/>
              <w:bottom w:val="nil"/>
              <w:right w:val="nil"/>
            </w:tcBorders>
          </w:tcPr>
          <w:p w14:paraId="4EB763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6C61B19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AE5C856" w14:textId="77777777" w:rsidR="00FD3105" w:rsidRDefault="00FD3105"/>
        </w:tc>
        <w:tc>
          <w:tcPr>
            <w:tcW w:w="2160" w:type="dxa"/>
            <w:tcBorders>
              <w:top w:val="nil"/>
              <w:left w:val="nil"/>
              <w:bottom w:val="nil"/>
              <w:right w:val="nil"/>
            </w:tcBorders>
          </w:tcPr>
          <w:p w14:paraId="5C438227" w14:textId="77777777" w:rsidR="00FD3105" w:rsidRDefault="00FD3105"/>
        </w:tc>
      </w:tr>
      <w:tr w:rsidR="00FD3105" w14:paraId="7291E005" w14:textId="77777777">
        <w:tblPrEx>
          <w:tblCellMar>
            <w:top w:w="0" w:type="dxa"/>
            <w:left w:w="0" w:type="dxa"/>
            <w:bottom w:w="0" w:type="dxa"/>
            <w:right w:w="0" w:type="dxa"/>
          </w:tblCellMar>
        </w:tblPrEx>
        <w:tc>
          <w:tcPr>
            <w:tcW w:w="2160" w:type="dxa"/>
            <w:tcBorders>
              <w:top w:val="nil"/>
              <w:left w:val="nil"/>
              <w:bottom w:val="nil"/>
              <w:right w:val="nil"/>
            </w:tcBorders>
          </w:tcPr>
          <w:p w14:paraId="7EC5C8C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4B5959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4538034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E31463" w14:textId="77777777" w:rsidR="00FD3105" w:rsidRDefault="00FD3105"/>
        </w:tc>
      </w:tr>
    </w:tbl>
    <w:p w14:paraId="614C19A6" w14:textId="77777777" w:rsidR="00FD3105" w:rsidRDefault="00FD3105">
      <w:pPr>
        <w:pStyle w:val="pxtbody"/>
      </w:pPr>
    </w:p>
    <w:p w14:paraId="3F80DCA2" w14:textId="77777777" w:rsidR="00FD3105" w:rsidRDefault="00FD3105"/>
    <w:p w14:paraId="4D9CF8D6" w14:textId="77777777" w:rsidR="00FD3105" w:rsidRDefault="00FD3105">
      <w:pPr>
        <w:pStyle w:val="pxformhac"/>
        <w:spacing w:before="180"/>
        <w:jc w:val="center"/>
      </w:pPr>
      <w:r>
        <w:t xml:space="preserve">FINAL JUDGMENT </w:t>
      </w:r>
    </w:p>
    <w:p w14:paraId="1A02F63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This action was tried before the court. On the evidence presented</w:t>
      </w:r>
    </w:p>
    <w:p w14:paraId="7EAD93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IT IS ADJUDGED that:</w:t>
      </w:r>
    </w:p>
    <w:p w14:paraId="640CBD52" w14:textId="77777777" w:rsidR="00FD3105" w:rsidRDefault="00FD3105">
      <w:pPr>
        <w:pStyle w:val="pxformfl"/>
        <w:ind w:left="500"/>
      </w:pPr>
      <w:r>
        <w:t xml:space="preserve"> </w:t>
      </w:r>
    </w:p>
    <w:p w14:paraId="57C7F17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C884E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is entitled to the proceeds of </w:t>
      </w:r>
      <w:r>
        <w:rPr>
          <w:rStyle w:val="pxfinstr"/>
          <w:i/>
          <w:iCs/>
        </w:rPr>
        <w:t>[type of transaction]</w:t>
      </w:r>
      <w:r>
        <w:t>.</w:t>
      </w:r>
    </w:p>
    <w:p w14:paraId="0439967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04F26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The clerk of the court is directed to pay $</w:t>
      </w:r>
      <w:r>
        <w:rPr>
          <w:rStyle w:val="pxfinstr"/>
          <w:i/>
          <w:iCs/>
        </w:rPr>
        <w:t>[dollar amount of payment]</w:t>
      </w:r>
      <w:r>
        <w:t xml:space="preserve"> to defendant </w:t>
      </w:r>
      <w:r>
        <w:rPr>
          <w:rStyle w:val="pxfinstr"/>
          <w:i/>
          <w:iCs/>
        </w:rPr>
        <w:t>[NAME OF FIRST DEFENDANT]</w:t>
      </w:r>
      <w:r>
        <w:t xml:space="preserve"> forthwith.</w:t>
      </w:r>
    </w:p>
    <w:p w14:paraId="67850EA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691380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3C1F1F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ORDERED at </w:t>
      </w:r>
      <w:r>
        <w:rPr>
          <w:rStyle w:val="pxfinstr"/>
          <w:i/>
          <w:iCs/>
        </w:rPr>
        <w:t>[name of city]</w:t>
      </w:r>
      <w:r>
        <w:t xml:space="preserve">, Florida on </w:t>
      </w:r>
      <w:r>
        <w:rPr>
          <w:rStyle w:val="pxfinstr"/>
          <w:i/>
          <w:iCs/>
        </w:rPr>
        <w:t>[date of judgment]</w:t>
      </w:r>
      <w:r>
        <w:t>.</w:t>
      </w:r>
    </w:p>
    <w:p w14:paraId="1119FBD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CDFD21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18B3B1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5666B1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tbl.ident="I06E10P"</w:instrText>
      </w:r>
      <w:r>
        <w:fldChar w:fldCharType="end"/>
      </w:r>
      <w:r>
        <w:fldChar w:fldCharType="begin"/>
      </w:r>
      <w:r>
        <w:instrText>tbl.uuid="I06KWM0"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527691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F7441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FFBEAC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E6A34D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B3F9FD" w14:textId="77777777">
        <w:tblPrEx>
          <w:tblCellMar>
            <w:top w:w="0" w:type="dxa"/>
            <w:left w:w="0" w:type="dxa"/>
            <w:bottom w:w="0" w:type="dxa"/>
            <w:right w:w="0" w:type="dxa"/>
          </w:tblCellMar>
        </w:tblPrEx>
        <w:tc>
          <w:tcPr>
            <w:tcW w:w="4320" w:type="dxa"/>
            <w:tcBorders>
              <w:top w:val="nil"/>
              <w:left w:val="nil"/>
              <w:bottom w:val="nil"/>
              <w:right w:val="nil"/>
            </w:tcBorders>
          </w:tcPr>
          <w:p w14:paraId="0B7951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834B2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D286F81" w14:textId="77777777">
        <w:tblPrEx>
          <w:tblCellMar>
            <w:top w:w="0" w:type="dxa"/>
            <w:left w:w="0" w:type="dxa"/>
            <w:bottom w:w="0" w:type="dxa"/>
            <w:right w:w="0" w:type="dxa"/>
          </w:tblCellMar>
        </w:tblPrEx>
        <w:tc>
          <w:tcPr>
            <w:tcW w:w="4320" w:type="dxa"/>
            <w:tcBorders>
              <w:top w:val="nil"/>
              <w:left w:val="nil"/>
              <w:bottom w:val="nil"/>
              <w:right w:val="nil"/>
            </w:tcBorders>
          </w:tcPr>
          <w:p w14:paraId="1B8A1C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C6300F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F816596" w14:textId="77777777">
        <w:tblPrEx>
          <w:tblCellMar>
            <w:top w:w="0" w:type="dxa"/>
            <w:left w:w="0" w:type="dxa"/>
            <w:bottom w:w="0" w:type="dxa"/>
            <w:right w:w="0" w:type="dxa"/>
          </w:tblCellMar>
        </w:tblPrEx>
        <w:tc>
          <w:tcPr>
            <w:tcW w:w="4320" w:type="dxa"/>
            <w:tcBorders>
              <w:top w:val="nil"/>
              <w:left w:val="nil"/>
              <w:bottom w:val="nil"/>
              <w:right w:val="nil"/>
            </w:tcBorders>
          </w:tcPr>
          <w:p w14:paraId="334A59B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65FAD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22317D8" w14:textId="77777777" w:rsidR="00FD3105" w:rsidRDefault="00FD3105">
      <w:pPr>
        <w:pStyle w:val="pxtbody"/>
      </w:pPr>
    </w:p>
    <w:p w14:paraId="17565F9C" w14:textId="77777777" w:rsidR="00FD3105" w:rsidRDefault="00FD3105"/>
    <w:p w14:paraId="679EA89B" w14:textId="77777777" w:rsidR="00FD3105" w:rsidRDefault="00FD3105">
      <w:pPr>
        <w:pStyle w:val="pxcomnt"/>
      </w:pPr>
    </w:p>
    <w:p w14:paraId="4CB73759" w14:textId="77777777" w:rsidR="00FD3105" w:rsidRDefault="00FD3105">
      <w:pPr>
        <w:pStyle w:val="pxhac"/>
        <w:spacing w:before="180"/>
        <w:jc w:val="center"/>
      </w:pPr>
      <w:r>
        <w:rPr>
          <w:rStyle w:val="pxb"/>
          <w:b/>
          <w:bCs/>
        </w:rPr>
        <w:t>Author's Comment</w:t>
      </w:r>
    </w:p>
    <w:p w14:paraId="2BD3208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Ordinarily an interpleader action concerns money. This form assumes that. See </w:t>
      </w:r>
      <w:r>
        <w:rPr>
          <w:rStyle w:val="pxx"/>
          <w:color w:val="FF0000"/>
          <w:sz w:val="20"/>
          <w:szCs w:val="20"/>
          <w:vertAlign w:val="superscript"/>
        </w:rPr>
        <w:t>►</w:t>
      </w:r>
      <w:r>
        <w:rPr>
          <w:rStyle w:val="pxx"/>
        </w:rPr>
        <w:fldChar w:fldCharType="begin"/>
      </w:r>
      <w:r>
        <w:rPr>
          <w:rStyle w:val="pxx"/>
        </w:rPr>
        <w:instrText>x.ref.id="I03S69I"</w:instrText>
      </w:r>
      <w:r>
        <w:rPr>
          <w:rStyle w:val="pxx"/>
        </w:rPr>
        <w:fldChar w:fldCharType="end"/>
      </w:r>
      <w:r>
        <w:rPr>
          <w:rStyle w:val="pxx"/>
          <w:vanish/>
        </w:rPr>
        <w:t>&amp;s;</w:t>
      </w:r>
      <w:r>
        <w:rPr>
          <w:rStyle w:val="pxvis"/>
          <w:rFonts w:ascii="Times NewRoman" w:hAnsi="Times NewRoman"/>
          <w:b w:val="0"/>
          <w:sz w:val="24"/>
        </w:rPr>
        <w:t>§</w:t>
      </w:r>
      <w:r>
        <w:rPr>
          <w:rStyle w:val="pxx"/>
        </w:rPr>
        <w:t>10:41</w:t>
      </w:r>
      <w:r>
        <w:t xml:space="preserve"> (tangible personal property).</w:t>
      </w:r>
      <w:ins w:id="490" w:author="Debra M. Salisbury" w:date="2024-02-23T16:40:00Z">
        <w:r w:rsidR="00594280">
          <w:t xml:space="preserve"> See Trawick’s Florida Practice and Procedure </w:t>
        </w:r>
      </w:ins>
      <w:ins w:id="491" w:author="Debra M. Salisbury" w:date="2024-02-23T16:41:00Z">
        <w:r w:rsidR="00594280">
          <w:rPr>
            <w:rFonts w:ascii="Times New Roman" w:hAnsi="Times New Roman"/>
          </w:rPr>
          <w:t>§</w:t>
        </w:r>
        <w:r w:rsidR="00594280">
          <w:t>38:11.</w:t>
        </w:r>
      </w:ins>
    </w:p>
    <w:p w14:paraId="5D93DB05" w14:textId="77777777" w:rsidR="00FD3105" w:rsidRDefault="00FD3105">
      <w:pPr>
        <w:pStyle w:val="pxs"/>
        <w:spacing w:before="180"/>
        <w:rPr>
          <w:sz w:val="27"/>
          <w:szCs w:val="27"/>
        </w:rPr>
      </w:pPr>
      <w:r>
        <w:rPr>
          <w:sz w:val="27"/>
          <w:szCs w:val="27"/>
        </w:rPr>
        <w:t>10:41. Judgment</w:t>
      </w:r>
      <w:r>
        <w:rPr>
          <w:rStyle w:val="pxsep"/>
        </w:rPr>
        <w:t xml:space="preserve">-- </w:t>
      </w:r>
      <w:r>
        <w:rPr>
          <w:sz w:val="27"/>
          <w:szCs w:val="27"/>
        </w:rPr>
        <w:t>Interpleader, tangible personal property</w:t>
      </w:r>
    </w:p>
    <w:p w14:paraId="0C4631F3" w14:textId="77777777" w:rsidR="00FD3105" w:rsidRDefault="00FD3105">
      <w:pPr>
        <w:pStyle w:val="pxov"/>
        <w:rPr>
          <w:vanish/>
        </w:rPr>
      </w:pPr>
      <w:r>
        <w:rPr>
          <w:vanish/>
        </w:rPr>
        <w:t>FMS</w:t>
      </w:r>
    </w:p>
    <w:p w14:paraId="7BF6F6AA" w14:textId="77777777" w:rsidR="00FD3105" w:rsidRDefault="00FD3105">
      <w:pPr>
        <w:pStyle w:val="pxov"/>
        <w:rPr>
          <w:vanish/>
        </w:rPr>
      </w:pPr>
      <w:r>
        <w:rPr>
          <w:vanish/>
        </w:rPr>
        <w:t>LCV</w:t>
      </w:r>
    </w:p>
    <w:p w14:paraId="4C61CB39" w14:textId="77777777" w:rsidR="00FD3105" w:rsidRDefault="00FD3105">
      <w:pPr>
        <w:pStyle w:val="pxov"/>
        <w:rPr>
          <w:vanish/>
        </w:rPr>
      </w:pPr>
      <w:r>
        <w:rPr>
          <w:vanish/>
        </w:rPr>
        <w:t>LSC</w:t>
      </w:r>
    </w:p>
    <w:p w14:paraId="5EBE2019" w14:textId="77777777" w:rsidR="00FD3105" w:rsidRDefault="00FD3105">
      <w:pPr>
        <w:pStyle w:val="pxov"/>
        <w:rPr>
          <w:vanish/>
        </w:rPr>
      </w:pPr>
      <w:r>
        <w:rPr>
          <w:vanish/>
        </w:rPr>
        <w:t>LS3</w:t>
      </w:r>
    </w:p>
    <w:p w14:paraId="3EE2497B" w14:textId="77777777" w:rsidR="00FD3105" w:rsidRDefault="00FD3105">
      <w:pPr>
        <w:pStyle w:val="pxov"/>
        <w:rPr>
          <w:vanish/>
        </w:rPr>
      </w:pPr>
      <w:r>
        <w:rPr>
          <w:vanish/>
        </w:rPr>
        <w:t>LS7</w:t>
      </w:r>
    </w:p>
    <w:p w14:paraId="0A29CAD4" w14:textId="77777777" w:rsidR="00FD3105" w:rsidRDefault="00FD3105">
      <w:pPr>
        <w:pStyle w:val="pxov"/>
        <w:rPr>
          <w:vanish/>
        </w:rPr>
      </w:pPr>
      <w:r>
        <w:rPr>
          <w:vanish/>
        </w:rPr>
        <w:t>FCV</w:t>
      </w:r>
    </w:p>
    <w:p w14:paraId="0056E403" w14:textId="77777777" w:rsidR="00FD3105" w:rsidRDefault="00FD3105">
      <w:pPr>
        <w:pStyle w:val="pxov"/>
        <w:rPr>
          <w:vanish/>
        </w:rPr>
      </w:pPr>
      <w:r>
        <w:rPr>
          <w:vanish/>
        </w:rPr>
        <w:t>FLG</w:t>
      </w:r>
    </w:p>
    <w:p w14:paraId="2075F50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form.fid="I700845609fed11dfbf230000837214a9"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845A7E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tbl.ident="I078MB1"</w:instrText>
      </w:r>
      <w:r>
        <w:fldChar w:fldCharType="end"/>
      </w:r>
      <w:r>
        <w:fldChar w:fldCharType="begin"/>
      </w:r>
      <w:r>
        <w:instrText>tbl.uuid="I01AG7X"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347C83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D8209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5675FC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9D2391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50E54BD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79AAC0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6E13FD6" w14:textId="77777777">
        <w:tblPrEx>
          <w:tblCellMar>
            <w:top w:w="0" w:type="dxa"/>
            <w:left w:w="0" w:type="dxa"/>
            <w:bottom w:w="0" w:type="dxa"/>
            <w:right w:w="0" w:type="dxa"/>
          </w:tblCellMar>
        </w:tblPrEx>
        <w:tc>
          <w:tcPr>
            <w:tcW w:w="2160" w:type="dxa"/>
            <w:tcBorders>
              <w:top w:val="nil"/>
              <w:left w:val="nil"/>
              <w:bottom w:val="nil"/>
              <w:right w:val="nil"/>
            </w:tcBorders>
          </w:tcPr>
          <w:p w14:paraId="53C6623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CB35B8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7CB52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171730" w14:textId="77777777" w:rsidR="00FD3105" w:rsidRDefault="00FD3105"/>
        </w:tc>
      </w:tr>
      <w:tr w:rsidR="00FD3105" w14:paraId="6CC605EE" w14:textId="77777777">
        <w:tblPrEx>
          <w:tblCellMar>
            <w:top w:w="0" w:type="dxa"/>
            <w:left w:w="0" w:type="dxa"/>
            <w:bottom w:w="0" w:type="dxa"/>
            <w:right w:w="0" w:type="dxa"/>
          </w:tblCellMar>
        </w:tblPrEx>
        <w:tc>
          <w:tcPr>
            <w:tcW w:w="2160" w:type="dxa"/>
            <w:tcBorders>
              <w:top w:val="nil"/>
              <w:left w:val="nil"/>
              <w:bottom w:val="nil"/>
              <w:right w:val="nil"/>
            </w:tcBorders>
          </w:tcPr>
          <w:p w14:paraId="3A5AE5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C2F13C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516DA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8D63543" w14:textId="77777777" w:rsidR="00FD3105" w:rsidRDefault="00FD3105"/>
        </w:tc>
      </w:tr>
      <w:tr w:rsidR="00FD3105" w14:paraId="1C177CCF" w14:textId="77777777">
        <w:tblPrEx>
          <w:tblCellMar>
            <w:top w:w="0" w:type="dxa"/>
            <w:left w:w="0" w:type="dxa"/>
            <w:bottom w:w="0" w:type="dxa"/>
            <w:right w:w="0" w:type="dxa"/>
          </w:tblCellMar>
        </w:tblPrEx>
        <w:tc>
          <w:tcPr>
            <w:tcW w:w="2160" w:type="dxa"/>
            <w:tcBorders>
              <w:top w:val="nil"/>
              <w:left w:val="nil"/>
              <w:bottom w:val="nil"/>
              <w:right w:val="nil"/>
            </w:tcBorders>
          </w:tcPr>
          <w:p w14:paraId="03DE7D5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97A37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0B620D1" w14:textId="77777777" w:rsidR="00FD3105" w:rsidRDefault="00FD3105"/>
        </w:tc>
        <w:tc>
          <w:tcPr>
            <w:tcW w:w="2160" w:type="dxa"/>
            <w:tcBorders>
              <w:top w:val="nil"/>
              <w:left w:val="nil"/>
              <w:bottom w:val="nil"/>
              <w:right w:val="nil"/>
            </w:tcBorders>
          </w:tcPr>
          <w:p w14:paraId="5615C445" w14:textId="77777777" w:rsidR="00FD3105" w:rsidRDefault="00FD3105"/>
        </w:tc>
      </w:tr>
      <w:tr w:rsidR="00FD3105" w14:paraId="423C1EF1" w14:textId="77777777">
        <w:tblPrEx>
          <w:tblCellMar>
            <w:top w:w="0" w:type="dxa"/>
            <w:left w:w="0" w:type="dxa"/>
            <w:bottom w:w="0" w:type="dxa"/>
            <w:right w:w="0" w:type="dxa"/>
          </w:tblCellMar>
        </w:tblPrEx>
        <w:tc>
          <w:tcPr>
            <w:tcW w:w="2160" w:type="dxa"/>
            <w:tcBorders>
              <w:top w:val="nil"/>
              <w:left w:val="nil"/>
              <w:bottom w:val="nil"/>
              <w:right w:val="nil"/>
            </w:tcBorders>
          </w:tcPr>
          <w:p w14:paraId="4C1BE0B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648802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C764D0" w14:textId="77777777" w:rsidR="00FD3105" w:rsidRDefault="00FD3105"/>
        </w:tc>
        <w:tc>
          <w:tcPr>
            <w:tcW w:w="2160" w:type="dxa"/>
            <w:tcBorders>
              <w:top w:val="nil"/>
              <w:left w:val="nil"/>
              <w:bottom w:val="nil"/>
              <w:right w:val="nil"/>
            </w:tcBorders>
          </w:tcPr>
          <w:p w14:paraId="0C7366D1" w14:textId="77777777" w:rsidR="00FD3105" w:rsidRDefault="00FD3105"/>
        </w:tc>
      </w:tr>
      <w:tr w:rsidR="00FD3105" w14:paraId="31BFCEF4" w14:textId="77777777">
        <w:tblPrEx>
          <w:tblCellMar>
            <w:top w:w="0" w:type="dxa"/>
            <w:left w:w="0" w:type="dxa"/>
            <w:bottom w:w="0" w:type="dxa"/>
            <w:right w:w="0" w:type="dxa"/>
          </w:tblCellMar>
        </w:tblPrEx>
        <w:tc>
          <w:tcPr>
            <w:tcW w:w="2160" w:type="dxa"/>
            <w:tcBorders>
              <w:top w:val="nil"/>
              <w:left w:val="nil"/>
              <w:bottom w:val="nil"/>
              <w:right w:val="nil"/>
            </w:tcBorders>
          </w:tcPr>
          <w:p w14:paraId="177BD42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48786E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5E4F53D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450259D" w14:textId="77777777" w:rsidR="00FD3105" w:rsidRDefault="00FD3105"/>
        </w:tc>
      </w:tr>
    </w:tbl>
    <w:p w14:paraId="26733518" w14:textId="77777777" w:rsidR="00FD3105" w:rsidRDefault="00FD3105">
      <w:pPr>
        <w:pStyle w:val="pxtbody"/>
      </w:pPr>
    </w:p>
    <w:p w14:paraId="2CC89404" w14:textId="77777777" w:rsidR="00FD3105" w:rsidRDefault="00FD3105"/>
    <w:p w14:paraId="25E31D12" w14:textId="77777777" w:rsidR="00FD3105" w:rsidRDefault="00FD3105">
      <w:pPr>
        <w:pStyle w:val="pxformhac"/>
        <w:spacing w:before="180"/>
        <w:jc w:val="center"/>
      </w:pPr>
      <w:r>
        <w:t xml:space="preserve">FINAL JUDGMENT </w:t>
      </w:r>
    </w:p>
    <w:p w14:paraId="14DEF7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This action was tried before the court. On the evidence presented</w:t>
      </w:r>
    </w:p>
    <w:p w14:paraId="48BD900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IT IS ADJUDGED that:</w:t>
      </w:r>
    </w:p>
    <w:p w14:paraId="2B4B4119" w14:textId="77777777" w:rsidR="00FD3105" w:rsidRDefault="00FD3105">
      <w:pPr>
        <w:pStyle w:val="pxformfl"/>
        <w:ind w:left="500"/>
      </w:pPr>
      <w:r>
        <w:t xml:space="preserve"> </w:t>
      </w:r>
    </w:p>
    <w:p w14:paraId="010D2CC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17BC02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is entitled to possession of the following described personal property:</w:t>
      </w:r>
    </w:p>
    <w:p w14:paraId="3388A88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1CB57C1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96631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The clerk of the court is directed to deliver the property to defendant </w:t>
      </w:r>
      <w:r>
        <w:rPr>
          <w:rStyle w:val="pxfinstr"/>
          <w:i/>
          <w:iCs/>
        </w:rPr>
        <w:t>[NAME OF FIRST DEFENDANT]</w:t>
      </w:r>
      <w:r>
        <w:t xml:space="preserve"> forthwith.</w:t>
      </w:r>
    </w:p>
    <w:p w14:paraId="607E6AF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CDA08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03964B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ORDERED at </w:t>
      </w:r>
      <w:r>
        <w:rPr>
          <w:rStyle w:val="pxfinstr"/>
          <w:i/>
          <w:iCs/>
        </w:rPr>
        <w:t>[name of city]</w:t>
      </w:r>
      <w:r>
        <w:t xml:space="preserve">, Florida on </w:t>
      </w:r>
      <w:r>
        <w:rPr>
          <w:rStyle w:val="pxfinstr"/>
          <w:i/>
          <w:iCs/>
        </w:rPr>
        <w:t>[date of judgment]</w:t>
      </w:r>
      <w:r>
        <w:t>.</w:t>
      </w:r>
    </w:p>
    <w:p w14:paraId="37D0370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9DCBEC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490601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1C427B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tbl.ident="I078MAK"</w:instrText>
      </w:r>
      <w:r>
        <w:fldChar w:fldCharType="end"/>
      </w:r>
      <w:r>
        <w:fldChar w:fldCharType="begin"/>
      </w:r>
      <w:r>
        <w:instrText>tbl.uuid="I06KNCW"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D34F9B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45BBD1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E71E16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1E1730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FFC1B25" w14:textId="77777777">
        <w:tblPrEx>
          <w:tblCellMar>
            <w:top w:w="0" w:type="dxa"/>
            <w:left w:w="0" w:type="dxa"/>
            <w:bottom w:w="0" w:type="dxa"/>
            <w:right w:w="0" w:type="dxa"/>
          </w:tblCellMar>
        </w:tblPrEx>
        <w:tc>
          <w:tcPr>
            <w:tcW w:w="4320" w:type="dxa"/>
            <w:tcBorders>
              <w:top w:val="nil"/>
              <w:left w:val="nil"/>
              <w:bottom w:val="nil"/>
              <w:right w:val="nil"/>
            </w:tcBorders>
          </w:tcPr>
          <w:p w14:paraId="7107A7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DC2A9E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4318F70" w14:textId="77777777">
        <w:tblPrEx>
          <w:tblCellMar>
            <w:top w:w="0" w:type="dxa"/>
            <w:left w:w="0" w:type="dxa"/>
            <w:bottom w:w="0" w:type="dxa"/>
            <w:right w:w="0" w:type="dxa"/>
          </w:tblCellMar>
        </w:tblPrEx>
        <w:tc>
          <w:tcPr>
            <w:tcW w:w="4320" w:type="dxa"/>
            <w:tcBorders>
              <w:top w:val="nil"/>
              <w:left w:val="nil"/>
              <w:bottom w:val="nil"/>
              <w:right w:val="nil"/>
            </w:tcBorders>
          </w:tcPr>
          <w:p w14:paraId="45AA1E5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A5A45B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E38A813" w14:textId="77777777">
        <w:tblPrEx>
          <w:tblCellMar>
            <w:top w:w="0" w:type="dxa"/>
            <w:left w:w="0" w:type="dxa"/>
            <w:bottom w:w="0" w:type="dxa"/>
            <w:right w:w="0" w:type="dxa"/>
          </w:tblCellMar>
        </w:tblPrEx>
        <w:tc>
          <w:tcPr>
            <w:tcW w:w="4320" w:type="dxa"/>
            <w:tcBorders>
              <w:top w:val="nil"/>
              <w:left w:val="nil"/>
              <w:bottom w:val="nil"/>
              <w:right w:val="nil"/>
            </w:tcBorders>
          </w:tcPr>
          <w:p w14:paraId="5C58B5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23B765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E94B605" w14:textId="77777777" w:rsidR="00FD3105" w:rsidRDefault="00FD3105">
      <w:pPr>
        <w:pStyle w:val="pxtbody"/>
      </w:pPr>
    </w:p>
    <w:p w14:paraId="5A17C4D7" w14:textId="77777777" w:rsidR="00FD3105" w:rsidRDefault="00FD3105"/>
    <w:p w14:paraId="5CE76304" w14:textId="77777777" w:rsidR="00FD3105" w:rsidRDefault="00FD3105">
      <w:pPr>
        <w:pStyle w:val="pxcomnt"/>
      </w:pPr>
    </w:p>
    <w:p w14:paraId="33CE7469" w14:textId="77777777" w:rsidR="00FD3105" w:rsidRDefault="00FD3105">
      <w:pPr>
        <w:pStyle w:val="pxhac"/>
        <w:spacing w:before="180"/>
        <w:jc w:val="center"/>
      </w:pPr>
      <w:r>
        <w:rPr>
          <w:rStyle w:val="pxb"/>
          <w:b/>
          <w:bCs/>
        </w:rPr>
        <w:t>Author's Comment</w:t>
      </w:r>
    </w:p>
    <w:p w14:paraId="12549F7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Ordinarily an interpleader action concerns money. This form is for a thing. See </w:t>
      </w:r>
      <w:r>
        <w:rPr>
          <w:rStyle w:val="pxx"/>
          <w:color w:val="FF0000"/>
          <w:sz w:val="20"/>
          <w:szCs w:val="20"/>
          <w:vertAlign w:val="superscript"/>
        </w:rPr>
        <w:t>►</w:t>
      </w:r>
      <w:r>
        <w:rPr>
          <w:rStyle w:val="pxx"/>
        </w:rPr>
        <w:fldChar w:fldCharType="begin"/>
      </w:r>
      <w:r>
        <w:rPr>
          <w:rStyle w:val="pxx"/>
        </w:rPr>
        <w:instrText>x.ref.id="I03TABW"</w:instrText>
      </w:r>
      <w:r>
        <w:rPr>
          <w:rStyle w:val="pxx"/>
        </w:rPr>
        <w:fldChar w:fldCharType="end"/>
      </w:r>
      <w:r>
        <w:rPr>
          <w:rStyle w:val="pxx"/>
          <w:vanish/>
        </w:rPr>
        <w:t>&amp;s;</w:t>
      </w:r>
      <w:r>
        <w:rPr>
          <w:rStyle w:val="pxvis"/>
          <w:rFonts w:ascii="Times NewRoman" w:hAnsi="Times NewRoman"/>
          <w:b w:val="0"/>
          <w:sz w:val="24"/>
        </w:rPr>
        <w:t>§</w:t>
      </w:r>
      <w:r>
        <w:rPr>
          <w:rStyle w:val="pxx"/>
        </w:rPr>
        <w:t>10:40</w:t>
      </w:r>
      <w:r>
        <w:t xml:space="preserve"> (for the money form).</w:t>
      </w:r>
      <w:ins w:id="492" w:author="Debra M. Salisbury" w:date="2024-02-23T16:41:00Z">
        <w:r w:rsidR="00594280">
          <w:t xml:space="preserve"> See Trawick’s Florida Practice and Procedure </w:t>
        </w:r>
        <w:r w:rsidR="00594280">
          <w:rPr>
            <w:rFonts w:ascii="Times New Roman" w:hAnsi="Times New Roman"/>
          </w:rPr>
          <w:t>§</w:t>
        </w:r>
        <w:r w:rsidR="00594280">
          <w:t>38:11.</w:t>
        </w:r>
      </w:ins>
    </w:p>
    <w:p w14:paraId="53763800" w14:textId="77777777" w:rsidR="00FD3105" w:rsidRDefault="00FD3105">
      <w:pPr>
        <w:pStyle w:val="pxs"/>
        <w:spacing w:before="180"/>
        <w:rPr>
          <w:sz w:val="27"/>
          <w:szCs w:val="27"/>
        </w:rPr>
      </w:pPr>
      <w:r>
        <w:rPr>
          <w:sz w:val="27"/>
          <w:szCs w:val="27"/>
        </w:rPr>
        <w:t>10:42. Judgment</w:t>
      </w:r>
      <w:r>
        <w:rPr>
          <w:rStyle w:val="pxsep"/>
        </w:rPr>
        <w:t xml:space="preserve">-- </w:t>
      </w:r>
      <w:r>
        <w:rPr>
          <w:sz w:val="27"/>
          <w:szCs w:val="27"/>
        </w:rPr>
        <w:t>Mandamus, writ notwithstanding answer</w:t>
      </w:r>
    </w:p>
    <w:p w14:paraId="794F326F" w14:textId="77777777" w:rsidR="00FD3105" w:rsidRDefault="00FD3105">
      <w:pPr>
        <w:pStyle w:val="pxov"/>
        <w:rPr>
          <w:vanish/>
        </w:rPr>
      </w:pPr>
      <w:r>
        <w:rPr>
          <w:vanish/>
        </w:rPr>
        <w:t>FMS</w:t>
      </w:r>
    </w:p>
    <w:p w14:paraId="6E4ED5BD" w14:textId="77777777" w:rsidR="00FD3105" w:rsidRDefault="00FD3105">
      <w:pPr>
        <w:pStyle w:val="pxov"/>
        <w:rPr>
          <w:vanish/>
        </w:rPr>
      </w:pPr>
      <w:r>
        <w:rPr>
          <w:vanish/>
        </w:rPr>
        <w:t>LFA</w:t>
      </w:r>
    </w:p>
    <w:p w14:paraId="616AB8F5" w14:textId="77777777" w:rsidR="00FD3105" w:rsidRDefault="00FD3105">
      <w:pPr>
        <w:pStyle w:val="pxov"/>
        <w:rPr>
          <w:vanish/>
        </w:rPr>
      </w:pPr>
      <w:r>
        <w:rPr>
          <w:vanish/>
        </w:rPr>
        <w:t>LEW</w:t>
      </w:r>
    </w:p>
    <w:p w14:paraId="56466E3D" w14:textId="77777777" w:rsidR="00FD3105" w:rsidRDefault="00FD3105">
      <w:pPr>
        <w:pStyle w:val="pxov"/>
        <w:rPr>
          <w:vanish/>
        </w:rPr>
      </w:pPr>
      <w:r>
        <w:rPr>
          <w:vanish/>
        </w:rPr>
        <w:t>FCV</w:t>
      </w:r>
    </w:p>
    <w:p w14:paraId="66FFEED4" w14:textId="77777777" w:rsidR="00FD3105" w:rsidRDefault="00FD3105">
      <w:pPr>
        <w:pStyle w:val="pxov"/>
        <w:rPr>
          <w:vanish/>
        </w:rPr>
      </w:pPr>
      <w:r>
        <w:rPr>
          <w:vanish/>
        </w:rPr>
        <w:t>FLG</w:t>
      </w:r>
    </w:p>
    <w:p w14:paraId="037A1E9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form.fid="I700c64109fed11dfbf230000837214a9"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EF4966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tbl.ident="I007799"</w:instrText>
      </w:r>
      <w:r>
        <w:fldChar w:fldCharType="end"/>
      </w:r>
      <w:r>
        <w:fldChar w:fldCharType="begin"/>
      </w:r>
      <w:r>
        <w:instrText>tbl.uuid="I048AFI"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83B619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91C764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3F3B05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6C07B7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114DE5E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47A1FB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0B75071" w14:textId="77777777">
        <w:tblPrEx>
          <w:tblCellMar>
            <w:top w:w="0" w:type="dxa"/>
            <w:left w:w="0" w:type="dxa"/>
            <w:bottom w:w="0" w:type="dxa"/>
            <w:right w:w="0" w:type="dxa"/>
          </w:tblCellMar>
        </w:tblPrEx>
        <w:tc>
          <w:tcPr>
            <w:tcW w:w="2160" w:type="dxa"/>
            <w:tcBorders>
              <w:top w:val="nil"/>
              <w:left w:val="nil"/>
              <w:bottom w:val="nil"/>
              <w:right w:val="nil"/>
            </w:tcBorders>
          </w:tcPr>
          <w:p w14:paraId="0C209EC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A7821B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DB259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11ECD4" w14:textId="77777777" w:rsidR="00FD3105" w:rsidRDefault="00FD3105"/>
        </w:tc>
      </w:tr>
      <w:tr w:rsidR="00FD3105" w14:paraId="5A2791C1" w14:textId="77777777">
        <w:tblPrEx>
          <w:tblCellMar>
            <w:top w:w="0" w:type="dxa"/>
            <w:left w:w="0" w:type="dxa"/>
            <w:bottom w:w="0" w:type="dxa"/>
            <w:right w:w="0" w:type="dxa"/>
          </w:tblCellMar>
        </w:tblPrEx>
        <w:tc>
          <w:tcPr>
            <w:tcW w:w="2160" w:type="dxa"/>
            <w:tcBorders>
              <w:top w:val="nil"/>
              <w:left w:val="nil"/>
              <w:bottom w:val="nil"/>
              <w:right w:val="nil"/>
            </w:tcBorders>
          </w:tcPr>
          <w:p w14:paraId="3395C73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408130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14CE8DB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31EA833" w14:textId="77777777" w:rsidR="00FD3105" w:rsidRDefault="00FD3105"/>
        </w:tc>
      </w:tr>
      <w:tr w:rsidR="00FD3105" w14:paraId="093C1BD0" w14:textId="77777777">
        <w:tblPrEx>
          <w:tblCellMar>
            <w:top w:w="0" w:type="dxa"/>
            <w:left w:w="0" w:type="dxa"/>
            <w:bottom w:w="0" w:type="dxa"/>
            <w:right w:w="0" w:type="dxa"/>
          </w:tblCellMar>
        </w:tblPrEx>
        <w:tc>
          <w:tcPr>
            <w:tcW w:w="2160" w:type="dxa"/>
            <w:tcBorders>
              <w:top w:val="nil"/>
              <w:left w:val="nil"/>
              <w:bottom w:val="nil"/>
              <w:right w:val="nil"/>
            </w:tcBorders>
          </w:tcPr>
          <w:p w14:paraId="3B0F82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D0152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6B5EA42" w14:textId="77777777" w:rsidR="00FD3105" w:rsidRDefault="00FD3105"/>
        </w:tc>
        <w:tc>
          <w:tcPr>
            <w:tcW w:w="2160" w:type="dxa"/>
            <w:tcBorders>
              <w:top w:val="nil"/>
              <w:left w:val="nil"/>
              <w:bottom w:val="nil"/>
              <w:right w:val="nil"/>
            </w:tcBorders>
          </w:tcPr>
          <w:p w14:paraId="5BE8B387" w14:textId="77777777" w:rsidR="00FD3105" w:rsidRDefault="00FD3105"/>
        </w:tc>
      </w:tr>
      <w:tr w:rsidR="00FD3105" w14:paraId="1BB17A54" w14:textId="77777777">
        <w:tblPrEx>
          <w:tblCellMar>
            <w:top w:w="0" w:type="dxa"/>
            <w:left w:w="0" w:type="dxa"/>
            <w:bottom w:w="0" w:type="dxa"/>
            <w:right w:w="0" w:type="dxa"/>
          </w:tblCellMar>
        </w:tblPrEx>
        <w:tc>
          <w:tcPr>
            <w:tcW w:w="2160" w:type="dxa"/>
            <w:tcBorders>
              <w:top w:val="nil"/>
              <w:left w:val="nil"/>
              <w:bottom w:val="nil"/>
              <w:right w:val="nil"/>
            </w:tcBorders>
          </w:tcPr>
          <w:p w14:paraId="62039E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FF3E16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A1C06D1" w14:textId="77777777" w:rsidR="00FD3105" w:rsidRDefault="00FD3105"/>
        </w:tc>
        <w:tc>
          <w:tcPr>
            <w:tcW w:w="2160" w:type="dxa"/>
            <w:tcBorders>
              <w:top w:val="nil"/>
              <w:left w:val="nil"/>
              <w:bottom w:val="nil"/>
              <w:right w:val="nil"/>
            </w:tcBorders>
          </w:tcPr>
          <w:p w14:paraId="703E28D6" w14:textId="77777777" w:rsidR="00FD3105" w:rsidRDefault="00FD3105"/>
        </w:tc>
      </w:tr>
      <w:tr w:rsidR="00FD3105" w14:paraId="33D1FDB9" w14:textId="77777777">
        <w:tblPrEx>
          <w:tblCellMar>
            <w:top w:w="0" w:type="dxa"/>
            <w:left w:w="0" w:type="dxa"/>
            <w:bottom w:w="0" w:type="dxa"/>
            <w:right w:w="0" w:type="dxa"/>
          </w:tblCellMar>
        </w:tblPrEx>
        <w:tc>
          <w:tcPr>
            <w:tcW w:w="2160" w:type="dxa"/>
            <w:tcBorders>
              <w:top w:val="nil"/>
              <w:left w:val="nil"/>
              <w:bottom w:val="nil"/>
              <w:right w:val="nil"/>
            </w:tcBorders>
          </w:tcPr>
          <w:p w14:paraId="02AEA1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06C67E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9DA81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ACBCC1" w14:textId="77777777" w:rsidR="00FD3105" w:rsidRDefault="00FD3105"/>
        </w:tc>
      </w:tr>
    </w:tbl>
    <w:p w14:paraId="19FF723C" w14:textId="77777777" w:rsidR="00FD3105" w:rsidRDefault="00FD3105">
      <w:pPr>
        <w:pStyle w:val="pxtbody"/>
      </w:pPr>
    </w:p>
    <w:p w14:paraId="77CE1AF8" w14:textId="77777777" w:rsidR="00FD3105" w:rsidRDefault="00FD3105"/>
    <w:p w14:paraId="38ED9E9F"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0EEAFD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This action was tried before the court. On the evidence presented</w:t>
      </w:r>
    </w:p>
    <w:p w14:paraId="6808F2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IT IS ADJUDGED that:</w:t>
      </w:r>
    </w:p>
    <w:p w14:paraId="3A5B3327" w14:textId="77777777" w:rsidR="00FD3105" w:rsidRDefault="00FD3105">
      <w:pPr>
        <w:pStyle w:val="pxformfl"/>
        <w:ind w:left="500"/>
      </w:pPr>
      <w:r>
        <w:t xml:space="preserve"> </w:t>
      </w:r>
    </w:p>
    <w:p w14:paraId="57C6319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96940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The clerk of this court shall issue a writ of mandamus to defendant </w:t>
      </w:r>
      <w:r>
        <w:rPr>
          <w:rStyle w:val="pxfinstr"/>
          <w:i/>
          <w:iCs/>
        </w:rPr>
        <w:t>[name of defendant]</w:t>
      </w:r>
      <w:r>
        <w:t xml:space="preserve"> requiring defendant to permit inspection by plaintiff of the following:</w:t>
      </w:r>
    </w:p>
    <w:p w14:paraId="05D0D646" w14:textId="77777777" w:rsidR="00FD3105" w:rsidRDefault="00FD3105">
      <w:pPr>
        <w:pStyle w:val="pxformfl"/>
        <w:ind w:left="500"/>
      </w:pPr>
      <w:r>
        <w:t xml:space="preserve"> </w:t>
      </w:r>
    </w:p>
    <w:p w14:paraId="37B8E491"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4B255D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Shareholder lists;</w:t>
      </w:r>
    </w:p>
    <w:p w14:paraId="738C541E"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983EA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Article of incorporation;</w:t>
      </w:r>
    </w:p>
    <w:p w14:paraId="04BA9956"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059930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Amendments to the articles of incorporation;</w:t>
      </w:r>
    </w:p>
    <w:p w14:paraId="60E41B5E"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9FAC77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Bylaws;</w:t>
      </w:r>
    </w:p>
    <w:p w14:paraId="14C292F9"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078D08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shareholder meetings;</w:t>
      </w:r>
    </w:p>
    <w:p w14:paraId="487F0574"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4C0116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Last annual report;</w:t>
      </w:r>
    </w:p>
    <w:p w14:paraId="60DA19A7"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A1710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board of directors meetings;</w:t>
      </w:r>
    </w:p>
    <w:p w14:paraId="51DD3F78"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FD8C8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Records of all actions taken without a meeting by shareholders and any board committees; and</w:t>
      </w:r>
    </w:p>
    <w:p w14:paraId="2A980FEF"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6A811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Accounting records</w:t>
      </w:r>
    </w:p>
    <w:p w14:paraId="18AC89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fldChar w:fldCharType="begin"/>
      </w:r>
      <w:r>
        <w:instrText>p.fl="none"</w:instrText>
      </w:r>
      <w:r>
        <w:fldChar w:fldCharType="end"/>
      </w:r>
      <w:r>
        <w:t>within ten days from the date of issuance.</w:t>
      </w:r>
    </w:p>
    <w:p w14:paraId="2E2E196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990EE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of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08191C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ORDERED at </w:t>
      </w:r>
      <w:r>
        <w:rPr>
          <w:rStyle w:val="pxfinstr"/>
          <w:i/>
          <w:iCs/>
        </w:rPr>
        <w:t>[name of city]</w:t>
      </w:r>
      <w:r>
        <w:t xml:space="preserve">, Florida on </w:t>
      </w:r>
      <w:r>
        <w:rPr>
          <w:rStyle w:val="pxfinstr"/>
          <w:i/>
          <w:iCs/>
        </w:rPr>
        <w:t>[date of judgment]</w:t>
      </w:r>
      <w:r>
        <w:t>.</w:t>
      </w:r>
    </w:p>
    <w:p w14:paraId="466B23D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74A345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4C79E0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906BFB2" w14:textId="77777777" w:rsidR="00FD3105" w:rsidRDefault="00FD3105">
      <w:pPr>
        <w:pStyle w:val="pxformtbl"/>
        <w:ind w:left="500"/>
      </w:pPr>
      <w:r>
        <w:t xml:space="preserve"> </w:t>
      </w:r>
      <w:r>
        <w:rPr>
          <w:color w:val="FF0000"/>
          <w:sz w:val="20"/>
          <w:szCs w:val="20"/>
          <w:vertAlign w:val="superscript"/>
        </w:rPr>
        <w:t>►</w:t>
      </w:r>
      <w:r>
        <w:fldChar w:fldCharType="begin"/>
      </w:r>
      <w:r>
        <w:instrText>tbl.ident="I05JFQU"</w:instrText>
      </w:r>
      <w:r>
        <w:fldChar w:fldCharType="end"/>
      </w:r>
      <w:r>
        <w:fldChar w:fldCharType="begin"/>
      </w:r>
      <w:r>
        <w:instrText>tbl.uuid="I03G3XO"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2F4F63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A97758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F85719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D62D59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B434019" w14:textId="77777777">
        <w:tblPrEx>
          <w:tblCellMar>
            <w:top w:w="0" w:type="dxa"/>
            <w:left w:w="0" w:type="dxa"/>
            <w:bottom w:w="0" w:type="dxa"/>
            <w:right w:w="0" w:type="dxa"/>
          </w:tblCellMar>
        </w:tblPrEx>
        <w:tc>
          <w:tcPr>
            <w:tcW w:w="4320" w:type="dxa"/>
            <w:tcBorders>
              <w:top w:val="nil"/>
              <w:left w:val="nil"/>
              <w:bottom w:val="nil"/>
              <w:right w:val="nil"/>
            </w:tcBorders>
          </w:tcPr>
          <w:p w14:paraId="23A8DCB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0294B8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C9F7939" w14:textId="77777777">
        <w:tblPrEx>
          <w:tblCellMar>
            <w:top w:w="0" w:type="dxa"/>
            <w:left w:w="0" w:type="dxa"/>
            <w:bottom w:w="0" w:type="dxa"/>
            <w:right w:w="0" w:type="dxa"/>
          </w:tblCellMar>
        </w:tblPrEx>
        <w:tc>
          <w:tcPr>
            <w:tcW w:w="4320" w:type="dxa"/>
            <w:tcBorders>
              <w:top w:val="nil"/>
              <w:left w:val="nil"/>
              <w:bottom w:val="nil"/>
              <w:right w:val="nil"/>
            </w:tcBorders>
          </w:tcPr>
          <w:p w14:paraId="0DFEF8E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9A0105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CFA7292" w14:textId="77777777" w:rsidR="00FD3105" w:rsidRDefault="00FD3105">
      <w:pPr>
        <w:pStyle w:val="pxtbody"/>
      </w:pPr>
    </w:p>
    <w:p w14:paraId="5F0A3656" w14:textId="77777777" w:rsidR="00FD3105" w:rsidRDefault="00FD3105"/>
    <w:p w14:paraId="25D35F47" w14:textId="77777777" w:rsidR="00FD3105" w:rsidRDefault="00FD3105">
      <w:pPr>
        <w:pStyle w:val="pxcomnt"/>
      </w:pPr>
    </w:p>
    <w:p w14:paraId="38FAFF0F" w14:textId="77777777" w:rsidR="00FD3105" w:rsidRDefault="00FD3105">
      <w:pPr>
        <w:pStyle w:val="pxhac"/>
        <w:spacing w:before="180"/>
        <w:jc w:val="center"/>
      </w:pPr>
      <w:r>
        <w:rPr>
          <w:rStyle w:val="pxb"/>
          <w:b/>
          <w:bCs/>
        </w:rPr>
        <w:t>Author's Comment</w:t>
      </w:r>
    </w:p>
    <w:p w14:paraId="1017BB3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When the judgment is for the defendant, the form in </w:t>
      </w:r>
      <w:r>
        <w:rPr>
          <w:rStyle w:val="pxx"/>
          <w:color w:val="FF0000"/>
          <w:sz w:val="20"/>
          <w:szCs w:val="20"/>
          <w:vertAlign w:val="superscript"/>
        </w:rPr>
        <w:t>►</w:t>
      </w:r>
      <w:r>
        <w:rPr>
          <w:rStyle w:val="pxx"/>
        </w:rPr>
        <w:fldChar w:fldCharType="begin"/>
      </w:r>
      <w:r>
        <w:rPr>
          <w:rStyle w:val="pxx"/>
        </w:rPr>
        <w:instrText>x.ref.id="I013C4L"</w:instrText>
      </w:r>
      <w:r>
        <w:rPr>
          <w:rStyle w:val="pxx"/>
        </w:rPr>
        <w:fldChar w:fldCharType="end"/>
      </w:r>
      <w:r>
        <w:rPr>
          <w:rStyle w:val="pxx"/>
        </w:rPr>
        <w:t>section 10:12</w:t>
      </w:r>
      <w:r>
        <w:t xml:space="preserve"> is used, but the respondent usually incurs no assessable costs. This form has the predicate of a motion for peremptory writ notwithstanding the answer. If the action is tried, the usual commencement for a nonjury action is used. See </w:t>
      </w:r>
      <w:r>
        <w:rPr>
          <w:rStyle w:val="pxx"/>
          <w:color w:val="FF0000"/>
          <w:sz w:val="20"/>
          <w:szCs w:val="20"/>
          <w:vertAlign w:val="superscript"/>
        </w:rPr>
        <w:t>►</w:t>
      </w:r>
      <w:r>
        <w:rPr>
          <w:rStyle w:val="pxx"/>
        </w:rPr>
        <w:fldChar w:fldCharType="begin"/>
      </w:r>
      <w:r>
        <w:rPr>
          <w:rStyle w:val="pxx"/>
        </w:rPr>
        <w:instrText>x.ref.id="I03TAIW"</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The list given in the form is illustrative, not exhaustive. Since this is not a review action, </w:t>
      </w:r>
      <w:ins w:id="493" w:author="Debra M. Salisbury" w:date="2024-02-23T16:44:00Z">
        <w:r w:rsidR="00EF1247">
          <w:rPr>
            <w:rStyle w:val="pxx"/>
            <w:color w:val="FF0000"/>
            <w:sz w:val="20"/>
            <w:szCs w:val="20"/>
            <w:vertAlign w:val="superscript"/>
          </w:rPr>
          <w:t>►</w:t>
        </w:r>
      </w:ins>
      <w:ins w:id="494" w:author="Debra M. Salisbury" w:date="2024-02-23T16:48:00Z">
        <w:r w:rsidR="001704CF">
          <w:t>Fla. R. Civ. P.</w:t>
        </w:r>
      </w:ins>
      <w:del w:id="495" w:author="Debra M. Salisbury" w:date="2024-02-23T16:48:00Z">
        <w:r w:rsidDel="001704CF">
          <w:delText>Rule</w:delText>
        </w:r>
      </w:del>
      <w:r>
        <w:t xml:space="preserve"> 1.630 applies. See </w:t>
      </w:r>
      <w:r>
        <w:rPr>
          <w:rStyle w:val="pxsst"/>
          <w:color w:val="FF0000"/>
          <w:sz w:val="20"/>
          <w:szCs w:val="20"/>
          <w:vertAlign w:val="superscript"/>
        </w:rPr>
        <w:t>►</w:t>
      </w:r>
      <w:r>
        <w:rPr>
          <w:rStyle w:val="pxsst"/>
        </w:rPr>
        <w:fldChar w:fldCharType="begin"/>
      </w:r>
      <w:r>
        <w:rPr>
          <w:rStyle w:val="pxsst"/>
        </w:rPr>
        <w:instrText>sst.ref.id="I059HON"</w:instrText>
      </w:r>
      <w:r>
        <w:rPr>
          <w:rStyle w:val="pxsst"/>
        </w:rPr>
        <w:fldChar w:fldCharType="end"/>
      </w:r>
      <w:r>
        <w:rPr>
          <w:rStyle w:val="pxsst"/>
          <w:vanish/>
        </w:rPr>
        <w:t>&amp;s;</w:t>
      </w:r>
      <w:r>
        <w:rPr>
          <w:rStyle w:val="pxvis"/>
          <w:rFonts w:ascii="Times NewRoman" w:hAnsi="Times NewRoman"/>
          <w:b w:val="0"/>
          <w:sz w:val="24"/>
        </w:rPr>
        <w:t>§</w:t>
      </w:r>
      <w:r>
        <w:rPr>
          <w:rStyle w:val="pxsst"/>
        </w:rPr>
        <w:t xml:space="preserve">607.1601, Fla. Stat.; </w:t>
      </w:r>
      <w:r>
        <w:rPr>
          <w:rStyle w:val="pxsst"/>
          <w:vanish/>
        </w:rPr>
        <w:t>&amp;s;</w:t>
      </w:r>
      <w:r>
        <w:rPr>
          <w:rStyle w:val="pxvis"/>
          <w:rFonts w:ascii="Times NewRoman" w:hAnsi="Times NewRoman"/>
          <w:b w:val="0"/>
          <w:sz w:val="24"/>
        </w:rPr>
        <w:t>§</w:t>
      </w:r>
      <w:r>
        <w:rPr>
          <w:rStyle w:val="pxsst"/>
        </w:rPr>
        <w:t>607.1604, Fla. Stat.</w:t>
      </w:r>
    </w:p>
    <w:p w14:paraId="7976F65D" w14:textId="77777777" w:rsidR="00FD3105" w:rsidRDefault="00FD3105">
      <w:pPr>
        <w:pStyle w:val="pxs"/>
        <w:spacing w:before="180"/>
        <w:rPr>
          <w:sz w:val="27"/>
          <w:szCs w:val="27"/>
        </w:rPr>
      </w:pPr>
      <w:r>
        <w:rPr>
          <w:sz w:val="27"/>
          <w:szCs w:val="27"/>
        </w:rPr>
        <w:t>10:43. Judgment</w:t>
      </w:r>
      <w:r>
        <w:rPr>
          <w:rStyle w:val="pxsep"/>
        </w:rPr>
        <w:t xml:space="preserve">-- </w:t>
      </w:r>
      <w:r>
        <w:rPr>
          <w:sz w:val="27"/>
          <w:szCs w:val="27"/>
        </w:rPr>
        <w:t>Mandamus, quashing alternative writ</w:t>
      </w:r>
    </w:p>
    <w:p w14:paraId="63D63A81" w14:textId="77777777" w:rsidR="00FD3105" w:rsidRDefault="00FD3105">
      <w:pPr>
        <w:pStyle w:val="pxov"/>
        <w:rPr>
          <w:vanish/>
        </w:rPr>
      </w:pPr>
      <w:r>
        <w:rPr>
          <w:vanish/>
        </w:rPr>
        <w:t>FMS</w:t>
      </w:r>
    </w:p>
    <w:p w14:paraId="2C8F5648" w14:textId="77777777" w:rsidR="00FD3105" w:rsidRDefault="00FD3105">
      <w:pPr>
        <w:pStyle w:val="pxov"/>
        <w:rPr>
          <w:vanish/>
        </w:rPr>
      </w:pPr>
      <w:r>
        <w:rPr>
          <w:vanish/>
        </w:rPr>
        <w:t>LFA</w:t>
      </w:r>
    </w:p>
    <w:p w14:paraId="11EDE5D2" w14:textId="77777777" w:rsidR="00FD3105" w:rsidRDefault="00FD3105">
      <w:pPr>
        <w:pStyle w:val="pxov"/>
        <w:rPr>
          <w:vanish/>
        </w:rPr>
      </w:pPr>
      <w:r>
        <w:rPr>
          <w:vanish/>
        </w:rPr>
        <w:t>LEW</w:t>
      </w:r>
    </w:p>
    <w:p w14:paraId="6E965EB6" w14:textId="77777777" w:rsidR="00FD3105" w:rsidRDefault="00FD3105">
      <w:pPr>
        <w:pStyle w:val="pxov"/>
        <w:rPr>
          <w:vanish/>
        </w:rPr>
      </w:pPr>
      <w:r>
        <w:rPr>
          <w:vanish/>
        </w:rPr>
        <w:t>FCV</w:t>
      </w:r>
    </w:p>
    <w:p w14:paraId="19BC5984" w14:textId="77777777" w:rsidR="00FD3105" w:rsidRDefault="00FD3105">
      <w:pPr>
        <w:pStyle w:val="pxov"/>
        <w:rPr>
          <w:vanish/>
        </w:rPr>
      </w:pPr>
      <w:r>
        <w:rPr>
          <w:vanish/>
        </w:rPr>
        <w:t>FLG</w:t>
      </w:r>
    </w:p>
    <w:p w14:paraId="69C2D7E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form.fid="I6d21c7409fed11dfbf230000837214a9"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2E250B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tbl.ident="I03LKCL"</w:instrText>
      </w:r>
      <w:r>
        <w:fldChar w:fldCharType="end"/>
      </w:r>
      <w:r>
        <w:fldChar w:fldCharType="begin"/>
      </w:r>
      <w:r>
        <w:instrText>tbl.uuid="I00CUY3"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F3EC64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64A921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5D3BB5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6C71F3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40068C8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649EC4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7F3FCF0" w14:textId="77777777">
        <w:tblPrEx>
          <w:tblCellMar>
            <w:top w:w="0" w:type="dxa"/>
            <w:left w:w="0" w:type="dxa"/>
            <w:bottom w:w="0" w:type="dxa"/>
            <w:right w:w="0" w:type="dxa"/>
          </w:tblCellMar>
        </w:tblPrEx>
        <w:tc>
          <w:tcPr>
            <w:tcW w:w="2160" w:type="dxa"/>
            <w:tcBorders>
              <w:top w:val="nil"/>
              <w:left w:val="nil"/>
              <w:bottom w:val="nil"/>
              <w:right w:val="nil"/>
            </w:tcBorders>
          </w:tcPr>
          <w:p w14:paraId="6CFB87A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8904CF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2E663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8993B2" w14:textId="77777777" w:rsidR="00FD3105" w:rsidRDefault="00FD3105"/>
        </w:tc>
      </w:tr>
      <w:tr w:rsidR="00FD3105" w14:paraId="34351F66" w14:textId="77777777">
        <w:tblPrEx>
          <w:tblCellMar>
            <w:top w:w="0" w:type="dxa"/>
            <w:left w:w="0" w:type="dxa"/>
            <w:bottom w:w="0" w:type="dxa"/>
            <w:right w:w="0" w:type="dxa"/>
          </w:tblCellMar>
        </w:tblPrEx>
        <w:tc>
          <w:tcPr>
            <w:tcW w:w="2160" w:type="dxa"/>
            <w:tcBorders>
              <w:top w:val="nil"/>
              <w:left w:val="nil"/>
              <w:bottom w:val="nil"/>
              <w:right w:val="nil"/>
            </w:tcBorders>
          </w:tcPr>
          <w:p w14:paraId="163B64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F9D598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27F9AC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61BA4F" w14:textId="77777777" w:rsidR="00FD3105" w:rsidRDefault="00FD3105"/>
        </w:tc>
      </w:tr>
      <w:tr w:rsidR="00FD3105" w14:paraId="6FFE3383" w14:textId="77777777">
        <w:tblPrEx>
          <w:tblCellMar>
            <w:top w:w="0" w:type="dxa"/>
            <w:left w:w="0" w:type="dxa"/>
            <w:bottom w:w="0" w:type="dxa"/>
            <w:right w:w="0" w:type="dxa"/>
          </w:tblCellMar>
        </w:tblPrEx>
        <w:tc>
          <w:tcPr>
            <w:tcW w:w="2160" w:type="dxa"/>
            <w:tcBorders>
              <w:top w:val="nil"/>
              <w:left w:val="nil"/>
              <w:bottom w:val="nil"/>
              <w:right w:val="nil"/>
            </w:tcBorders>
          </w:tcPr>
          <w:p w14:paraId="750256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5BBAE8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C226933" w14:textId="77777777" w:rsidR="00FD3105" w:rsidRDefault="00FD3105"/>
        </w:tc>
        <w:tc>
          <w:tcPr>
            <w:tcW w:w="2160" w:type="dxa"/>
            <w:tcBorders>
              <w:top w:val="nil"/>
              <w:left w:val="nil"/>
              <w:bottom w:val="nil"/>
              <w:right w:val="nil"/>
            </w:tcBorders>
          </w:tcPr>
          <w:p w14:paraId="0F2A9762" w14:textId="77777777" w:rsidR="00FD3105" w:rsidRDefault="00FD3105"/>
        </w:tc>
      </w:tr>
      <w:tr w:rsidR="00FD3105" w14:paraId="29E393FE" w14:textId="77777777">
        <w:tblPrEx>
          <w:tblCellMar>
            <w:top w:w="0" w:type="dxa"/>
            <w:left w:w="0" w:type="dxa"/>
            <w:bottom w:w="0" w:type="dxa"/>
            <w:right w:w="0" w:type="dxa"/>
          </w:tblCellMar>
        </w:tblPrEx>
        <w:tc>
          <w:tcPr>
            <w:tcW w:w="2160" w:type="dxa"/>
            <w:tcBorders>
              <w:top w:val="nil"/>
              <w:left w:val="nil"/>
              <w:bottom w:val="nil"/>
              <w:right w:val="nil"/>
            </w:tcBorders>
          </w:tcPr>
          <w:p w14:paraId="060B092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06BBC1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01AC545" w14:textId="77777777" w:rsidR="00FD3105" w:rsidRDefault="00FD3105"/>
        </w:tc>
        <w:tc>
          <w:tcPr>
            <w:tcW w:w="2160" w:type="dxa"/>
            <w:tcBorders>
              <w:top w:val="nil"/>
              <w:left w:val="nil"/>
              <w:bottom w:val="nil"/>
              <w:right w:val="nil"/>
            </w:tcBorders>
          </w:tcPr>
          <w:p w14:paraId="4E0ED3E3" w14:textId="77777777" w:rsidR="00FD3105" w:rsidRDefault="00FD3105"/>
        </w:tc>
      </w:tr>
      <w:tr w:rsidR="00FD3105" w14:paraId="1232DFF5" w14:textId="77777777">
        <w:tblPrEx>
          <w:tblCellMar>
            <w:top w:w="0" w:type="dxa"/>
            <w:left w:w="0" w:type="dxa"/>
            <w:bottom w:w="0" w:type="dxa"/>
            <w:right w:w="0" w:type="dxa"/>
          </w:tblCellMar>
        </w:tblPrEx>
        <w:tc>
          <w:tcPr>
            <w:tcW w:w="2160" w:type="dxa"/>
            <w:tcBorders>
              <w:top w:val="nil"/>
              <w:left w:val="nil"/>
              <w:bottom w:val="nil"/>
              <w:right w:val="nil"/>
            </w:tcBorders>
          </w:tcPr>
          <w:p w14:paraId="1AB139A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BFDDFB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57B2DD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9B69B4" w14:textId="77777777" w:rsidR="00FD3105" w:rsidRDefault="00FD3105"/>
        </w:tc>
      </w:tr>
    </w:tbl>
    <w:p w14:paraId="44C66B02" w14:textId="77777777" w:rsidR="00FD3105" w:rsidRDefault="00FD3105">
      <w:pPr>
        <w:pStyle w:val="pxtbody"/>
      </w:pPr>
    </w:p>
    <w:p w14:paraId="0B03FDA0" w14:textId="77777777" w:rsidR="00FD3105" w:rsidRDefault="00FD3105"/>
    <w:p w14:paraId="3325AB0F" w14:textId="77777777" w:rsidR="00FD3105" w:rsidRDefault="00FD3105">
      <w:pPr>
        <w:pStyle w:val="pxformhac"/>
        <w:spacing w:before="180"/>
        <w:jc w:val="center"/>
      </w:pPr>
      <w:r>
        <w:t xml:space="preserve">FINAL JUDGMENT QUASHING ALTERNATIVE WRIT </w:t>
      </w:r>
    </w:p>
    <w:p w14:paraId="4720205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This action was heard on defendant</w:t>
      </w:r>
      <w:r>
        <w:rPr>
          <w:vanish/>
        </w:rPr>
        <w:t>&amp;rsquo;</w:t>
      </w:r>
      <w:r>
        <w:rPr>
          <w:rStyle w:val="pxvis"/>
          <w:rFonts w:ascii="Times NewRoman" w:hAnsi="Times NewRoman"/>
          <w:b w:val="0"/>
          <w:sz w:val="24"/>
        </w:rPr>
        <w:t>’</w:t>
      </w:r>
      <w:r>
        <w:t>s motion to quash the alternative writ in mandamus issued in this action and</w:t>
      </w:r>
    </w:p>
    <w:p w14:paraId="368469F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IT IS ADJUDGED that the alternative writ of mandamus issued in this action is quashed and plaintiff </w:t>
      </w:r>
      <w:r>
        <w:rPr>
          <w:rStyle w:val="pxfinstr"/>
          <w:i/>
          <w:iCs/>
        </w:rPr>
        <w:t>[NAME OF PLAINTIFF]</w:t>
      </w:r>
      <w:r>
        <w:t xml:space="preserve"> takes nothing by this action and respondent </w:t>
      </w:r>
      <w:r>
        <w:rPr>
          <w:rStyle w:val="pxfinstr"/>
          <w:i/>
          <w:iCs/>
        </w:rPr>
        <w:t>[NAME OF DEFENDANT]</w:t>
      </w:r>
      <w:r>
        <w:t xml:space="preserve"> goes hence without day.</w:t>
      </w:r>
    </w:p>
    <w:p w14:paraId="10E103F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ORDERED at </w:t>
      </w:r>
      <w:r>
        <w:rPr>
          <w:rStyle w:val="pxfinstr"/>
          <w:i/>
          <w:iCs/>
        </w:rPr>
        <w:t>[name of town]</w:t>
      </w:r>
      <w:r>
        <w:t xml:space="preserve">, Florida on </w:t>
      </w:r>
      <w:r>
        <w:rPr>
          <w:rStyle w:val="pxfinstr"/>
          <w:i/>
          <w:iCs/>
        </w:rPr>
        <w:t>[date of judgment]</w:t>
      </w:r>
      <w:r>
        <w:t>.</w:t>
      </w:r>
    </w:p>
    <w:p w14:paraId="2361E42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D7AD30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BFEC77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836763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tbl.ident="I00779N"</w:instrText>
      </w:r>
      <w:r>
        <w:fldChar w:fldCharType="end"/>
      </w:r>
      <w:r>
        <w:fldChar w:fldCharType="begin"/>
      </w:r>
      <w:r>
        <w:instrText>tbl.uuid="I03HGOP"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C6139E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8F70F4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91332F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0975C2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7EE31D6" w14:textId="77777777">
        <w:tblPrEx>
          <w:tblCellMar>
            <w:top w:w="0" w:type="dxa"/>
            <w:left w:w="0" w:type="dxa"/>
            <w:bottom w:w="0" w:type="dxa"/>
            <w:right w:w="0" w:type="dxa"/>
          </w:tblCellMar>
        </w:tblPrEx>
        <w:tc>
          <w:tcPr>
            <w:tcW w:w="4320" w:type="dxa"/>
            <w:tcBorders>
              <w:top w:val="nil"/>
              <w:left w:val="nil"/>
              <w:bottom w:val="nil"/>
              <w:right w:val="nil"/>
            </w:tcBorders>
          </w:tcPr>
          <w:p w14:paraId="49B78B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177471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EB5A2C7" w14:textId="77777777">
        <w:tblPrEx>
          <w:tblCellMar>
            <w:top w:w="0" w:type="dxa"/>
            <w:left w:w="0" w:type="dxa"/>
            <w:bottom w:w="0" w:type="dxa"/>
            <w:right w:w="0" w:type="dxa"/>
          </w:tblCellMar>
        </w:tblPrEx>
        <w:tc>
          <w:tcPr>
            <w:tcW w:w="4320" w:type="dxa"/>
            <w:tcBorders>
              <w:top w:val="nil"/>
              <w:left w:val="nil"/>
              <w:bottom w:val="nil"/>
              <w:right w:val="nil"/>
            </w:tcBorders>
          </w:tcPr>
          <w:p w14:paraId="07FAD6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D0B89E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93299EA" w14:textId="77777777" w:rsidR="00FD3105" w:rsidRDefault="00FD3105">
      <w:pPr>
        <w:pStyle w:val="pxtbody"/>
      </w:pPr>
    </w:p>
    <w:p w14:paraId="454775F5" w14:textId="77777777" w:rsidR="00FD3105" w:rsidRDefault="00FD3105"/>
    <w:p w14:paraId="61850A93" w14:textId="77777777" w:rsidR="00FD3105" w:rsidRDefault="00FD3105">
      <w:pPr>
        <w:pStyle w:val="pxcomnt"/>
      </w:pPr>
    </w:p>
    <w:p w14:paraId="47F389AF" w14:textId="77777777" w:rsidR="00FD3105" w:rsidRDefault="00FD3105">
      <w:pPr>
        <w:pStyle w:val="pxhac"/>
        <w:spacing w:before="180"/>
        <w:jc w:val="center"/>
      </w:pPr>
      <w:r>
        <w:rPr>
          <w:rStyle w:val="pxb"/>
          <w:b/>
          <w:bCs/>
        </w:rPr>
        <w:t>Author's Comment</w:t>
      </w:r>
    </w:p>
    <w:p w14:paraId="64F5E81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Ordinarily, the defendant will not have assessable costs in mandamus. If no motion to quash is made, the final judgment dismisses the alternative writ. See </w:t>
      </w:r>
      <w:r>
        <w:rPr>
          <w:rStyle w:val="pxx"/>
          <w:color w:val="FF0000"/>
          <w:sz w:val="20"/>
          <w:szCs w:val="20"/>
          <w:vertAlign w:val="superscript"/>
        </w:rPr>
        <w:t>►</w:t>
      </w:r>
      <w:r>
        <w:rPr>
          <w:rStyle w:val="pxx"/>
        </w:rPr>
        <w:fldChar w:fldCharType="begin"/>
      </w:r>
      <w:r>
        <w:rPr>
          <w:rStyle w:val="pxx"/>
        </w:rPr>
        <w:instrText>x.ref.id="I03TAYE"</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48D4F126" w14:textId="77777777" w:rsidR="00FD3105" w:rsidRDefault="00FD3105">
      <w:pPr>
        <w:pStyle w:val="pxs"/>
        <w:spacing w:before="180"/>
        <w:rPr>
          <w:sz w:val="27"/>
          <w:szCs w:val="27"/>
        </w:rPr>
      </w:pPr>
      <w:r>
        <w:rPr>
          <w:sz w:val="27"/>
          <w:szCs w:val="27"/>
        </w:rPr>
        <w:t>10:44. Judgment</w:t>
      </w:r>
      <w:r>
        <w:rPr>
          <w:rStyle w:val="pxsep"/>
        </w:rPr>
        <w:t xml:space="preserve">-- </w:t>
      </w:r>
      <w:r>
        <w:rPr>
          <w:sz w:val="27"/>
          <w:szCs w:val="27"/>
        </w:rPr>
        <w:t>Partition, appointing commissioners</w:t>
      </w:r>
    </w:p>
    <w:p w14:paraId="2C342D40" w14:textId="77777777" w:rsidR="00FD3105" w:rsidRDefault="00FD3105">
      <w:pPr>
        <w:pStyle w:val="pxov"/>
        <w:rPr>
          <w:vanish/>
        </w:rPr>
      </w:pPr>
      <w:r>
        <w:rPr>
          <w:vanish/>
        </w:rPr>
        <w:t>FMS</w:t>
      </w:r>
    </w:p>
    <w:p w14:paraId="68B8C00C" w14:textId="77777777" w:rsidR="00FD3105" w:rsidRDefault="00FD3105">
      <w:pPr>
        <w:pStyle w:val="pxov"/>
        <w:rPr>
          <w:vanish/>
        </w:rPr>
      </w:pPr>
      <w:r>
        <w:rPr>
          <w:vanish/>
        </w:rPr>
        <w:t>LCV</w:t>
      </w:r>
    </w:p>
    <w:p w14:paraId="12AC775C" w14:textId="77777777" w:rsidR="00FD3105" w:rsidRDefault="00FD3105">
      <w:pPr>
        <w:pStyle w:val="pxov"/>
        <w:rPr>
          <w:vanish/>
        </w:rPr>
      </w:pPr>
      <w:r>
        <w:rPr>
          <w:vanish/>
        </w:rPr>
        <w:t>LSC</w:t>
      </w:r>
    </w:p>
    <w:p w14:paraId="7D6BC695" w14:textId="77777777" w:rsidR="00FD3105" w:rsidRDefault="00FD3105">
      <w:pPr>
        <w:pStyle w:val="pxov"/>
        <w:rPr>
          <w:vanish/>
        </w:rPr>
      </w:pPr>
      <w:r>
        <w:rPr>
          <w:vanish/>
        </w:rPr>
        <w:t>LS7</w:t>
      </w:r>
    </w:p>
    <w:p w14:paraId="2AAE2AE1" w14:textId="77777777" w:rsidR="00FD3105" w:rsidRDefault="00FD3105">
      <w:pPr>
        <w:pStyle w:val="pxov"/>
        <w:rPr>
          <w:vanish/>
        </w:rPr>
      </w:pPr>
      <w:r>
        <w:rPr>
          <w:vanish/>
        </w:rPr>
        <w:t>REL</w:t>
      </w:r>
    </w:p>
    <w:p w14:paraId="76AFD12D" w14:textId="77777777" w:rsidR="00FD3105" w:rsidRDefault="00FD3105">
      <w:pPr>
        <w:pStyle w:val="pxov"/>
        <w:rPr>
          <w:vanish/>
        </w:rPr>
      </w:pPr>
      <w:r>
        <w:rPr>
          <w:vanish/>
        </w:rPr>
        <w:t>COV</w:t>
      </w:r>
    </w:p>
    <w:p w14:paraId="51F8AA93" w14:textId="77777777" w:rsidR="00FD3105" w:rsidRDefault="00FD3105">
      <w:pPr>
        <w:pStyle w:val="pxov"/>
        <w:rPr>
          <w:vanish/>
        </w:rPr>
      </w:pPr>
      <w:r>
        <w:rPr>
          <w:vanish/>
        </w:rPr>
        <w:t>FCV</w:t>
      </w:r>
    </w:p>
    <w:p w14:paraId="4BB4B3BA" w14:textId="77777777" w:rsidR="00FD3105" w:rsidRDefault="00FD3105">
      <w:pPr>
        <w:pStyle w:val="pxov"/>
        <w:rPr>
          <w:vanish/>
        </w:rPr>
      </w:pPr>
      <w:r>
        <w:rPr>
          <w:vanish/>
        </w:rPr>
        <w:t>FLG</w:t>
      </w:r>
    </w:p>
    <w:p w14:paraId="6E5FB6B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form.fid="I6d27bab09fed11dfbf230000837214a9"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8F27E7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tbl.ident="I04OUHJ"</w:instrText>
      </w:r>
      <w:r>
        <w:fldChar w:fldCharType="end"/>
      </w:r>
      <w:r>
        <w:fldChar w:fldCharType="begin"/>
      </w:r>
      <w:r>
        <w:instrText>tbl.uuid="I035SBN"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9EBC87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5777B5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3C486B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570CB7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33B261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F313C9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FB0338E" w14:textId="77777777">
        <w:tblPrEx>
          <w:tblCellMar>
            <w:top w:w="0" w:type="dxa"/>
            <w:left w:w="0" w:type="dxa"/>
            <w:bottom w:w="0" w:type="dxa"/>
            <w:right w:w="0" w:type="dxa"/>
          </w:tblCellMar>
        </w:tblPrEx>
        <w:tc>
          <w:tcPr>
            <w:tcW w:w="2160" w:type="dxa"/>
            <w:tcBorders>
              <w:top w:val="nil"/>
              <w:left w:val="nil"/>
              <w:bottom w:val="nil"/>
              <w:right w:val="nil"/>
            </w:tcBorders>
          </w:tcPr>
          <w:p w14:paraId="4EEE267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146E40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7A67B8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DD5FC8" w14:textId="77777777" w:rsidR="00FD3105" w:rsidRDefault="00FD3105"/>
        </w:tc>
      </w:tr>
      <w:tr w:rsidR="00FD3105" w14:paraId="40C1FAF6" w14:textId="77777777">
        <w:tblPrEx>
          <w:tblCellMar>
            <w:top w:w="0" w:type="dxa"/>
            <w:left w:w="0" w:type="dxa"/>
            <w:bottom w:w="0" w:type="dxa"/>
            <w:right w:w="0" w:type="dxa"/>
          </w:tblCellMar>
        </w:tblPrEx>
        <w:tc>
          <w:tcPr>
            <w:tcW w:w="2160" w:type="dxa"/>
            <w:tcBorders>
              <w:top w:val="nil"/>
              <w:left w:val="nil"/>
              <w:bottom w:val="nil"/>
              <w:right w:val="nil"/>
            </w:tcBorders>
          </w:tcPr>
          <w:p w14:paraId="15B695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88E10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D0D33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731A3B" w14:textId="77777777" w:rsidR="00FD3105" w:rsidRDefault="00FD3105"/>
        </w:tc>
      </w:tr>
      <w:tr w:rsidR="00FD3105" w14:paraId="69F2B2E7" w14:textId="77777777">
        <w:tblPrEx>
          <w:tblCellMar>
            <w:top w:w="0" w:type="dxa"/>
            <w:left w:w="0" w:type="dxa"/>
            <w:bottom w:w="0" w:type="dxa"/>
            <w:right w:w="0" w:type="dxa"/>
          </w:tblCellMar>
        </w:tblPrEx>
        <w:tc>
          <w:tcPr>
            <w:tcW w:w="2160" w:type="dxa"/>
            <w:tcBorders>
              <w:top w:val="nil"/>
              <w:left w:val="nil"/>
              <w:bottom w:val="nil"/>
              <w:right w:val="nil"/>
            </w:tcBorders>
          </w:tcPr>
          <w:p w14:paraId="6CC58BA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18C63A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1D80EF5" w14:textId="77777777" w:rsidR="00FD3105" w:rsidRDefault="00FD3105"/>
        </w:tc>
        <w:tc>
          <w:tcPr>
            <w:tcW w:w="2160" w:type="dxa"/>
            <w:tcBorders>
              <w:top w:val="nil"/>
              <w:left w:val="nil"/>
              <w:bottom w:val="nil"/>
              <w:right w:val="nil"/>
            </w:tcBorders>
          </w:tcPr>
          <w:p w14:paraId="48C28846" w14:textId="77777777" w:rsidR="00FD3105" w:rsidRDefault="00FD3105"/>
        </w:tc>
      </w:tr>
      <w:tr w:rsidR="00FD3105" w14:paraId="138A9453" w14:textId="77777777">
        <w:tblPrEx>
          <w:tblCellMar>
            <w:top w:w="0" w:type="dxa"/>
            <w:left w:w="0" w:type="dxa"/>
            <w:bottom w:w="0" w:type="dxa"/>
            <w:right w:w="0" w:type="dxa"/>
          </w:tblCellMar>
        </w:tblPrEx>
        <w:tc>
          <w:tcPr>
            <w:tcW w:w="2160" w:type="dxa"/>
            <w:tcBorders>
              <w:top w:val="nil"/>
              <w:left w:val="nil"/>
              <w:bottom w:val="nil"/>
              <w:right w:val="nil"/>
            </w:tcBorders>
          </w:tcPr>
          <w:p w14:paraId="1EC641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6BB6B1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082E7E" w14:textId="77777777" w:rsidR="00FD3105" w:rsidRDefault="00FD3105"/>
        </w:tc>
        <w:tc>
          <w:tcPr>
            <w:tcW w:w="2160" w:type="dxa"/>
            <w:tcBorders>
              <w:top w:val="nil"/>
              <w:left w:val="nil"/>
              <w:bottom w:val="nil"/>
              <w:right w:val="nil"/>
            </w:tcBorders>
          </w:tcPr>
          <w:p w14:paraId="07EC6926" w14:textId="77777777" w:rsidR="00FD3105" w:rsidRDefault="00FD3105"/>
        </w:tc>
      </w:tr>
      <w:tr w:rsidR="00FD3105" w14:paraId="5CA1DF1F" w14:textId="77777777">
        <w:tblPrEx>
          <w:tblCellMar>
            <w:top w:w="0" w:type="dxa"/>
            <w:left w:w="0" w:type="dxa"/>
            <w:bottom w:w="0" w:type="dxa"/>
            <w:right w:w="0" w:type="dxa"/>
          </w:tblCellMar>
        </w:tblPrEx>
        <w:tc>
          <w:tcPr>
            <w:tcW w:w="2160" w:type="dxa"/>
            <w:tcBorders>
              <w:top w:val="nil"/>
              <w:left w:val="nil"/>
              <w:bottom w:val="nil"/>
              <w:right w:val="nil"/>
            </w:tcBorders>
          </w:tcPr>
          <w:p w14:paraId="4668EC8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245B4C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7342A2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42E6EC" w14:textId="77777777" w:rsidR="00FD3105" w:rsidRDefault="00FD3105"/>
        </w:tc>
      </w:tr>
    </w:tbl>
    <w:p w14:paraId="48F99DF9" w14:textId="77777777" w:rsidR="00FD3105" w:rsidRDefault="00FD3105">
      <w:pPr>
        <w:pStyle w:val="pxtbody"/>
      </w:pPr>
    </w:p>
    <w:p w14:paraId="2B2E4102" w14:textId="77777777" w:rsidR="00FD3105" w:rsidRDefault="00FD3105"/>
    <w:p w14:paraId="2880C49E" w14:textId="77777777" w:rsidR="00FD3105" w:rsidRDefault="00FD3105">
      <w:pPr>
        <w:pStyle w:val="pxformhac"/>
        <w:spacing w:before="180"/>
        <w:jc w:val="center"/>
      </w:pPr>
      <w:r>
        <w:t xml:space="preserve">JUDGMENT APPOINTING COMMISSIONERS FOR PARTITION </w:t>
      </w:r>
    </w:p>
    <w:p w14:paraId="6F03A1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This action was tried before the court. On the evidence presented</w:t>
      </w:r>
    </w:p>
    <w:p w14:paraId="7958F1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IT IS ADJUDGED that:</w:t>
      </w:r>
    </w:p>
    <w:p w14:paraId="6429B858" w14:textId="77777777" w:rsidR="00FD3105" w:rsidRDefault="00FD3105">
      <w:pPr>
        <w:pStyle w:val="pxformfl"/>
        <w:ind w:left="500"/>
      </w:pPr>
      <w:r>
        <w:t xml:space="preserve"> </w:t>
      </w:r>
    </w:p>
    <w:p w14:paraId="2F91F63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D9E70B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parties are tenants in common of the following described real property in </w:t>
      </w:r>
      <w:r>
        <w:rPr>
          <w:rStyle w:val="pxfinstr"/>
          <w:i/>
          <w:iCs/>
        </w:rPr>
        <w:t>[name of county]</w:t>
      </w:r>
      <w:r>
        <w:t>, Florida:</w:t>
      </w:r>
    </w:p>
    <w:p w14:paraId="12562DAA"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0F2293CD" w14:textId="77777777" w:rsidR="00FD3105" w:rsidRDefault="00FD3105">
      <w:pPr>
        <w:pStyle w:val="pxformcp"/>
      </w:pPr>
      <w:r>
        <w:t>in equal shares.</w:t>
      </w:r>
    </w:p>
    <w:p w14:paraId="3C8CC61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F971C3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property is divisible.</w:t>
      </w:r>
    </w:p>
    <w:p w14:paraId="63216F7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4BE4F8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rPr>
          <w:rStyle w:val="pxfinstr"/>
          <w:i/>
          <w:iCs/>
        </w:rPr>
        <w:t>[Names of commissioners]</w:t>
      </w:r>
      <w:r>
        <w:t xml:space="preserve"> are appointed to make partition of the property. They shall be sworn to execute the trust imposed in them faithfully and impartially before entering on their duties.</w:t>
      </w:r>
    </w:p>
    <w:p w14:paraId="63FE787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346129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commissioners have power to employ a surveyor, if necessary, for the purpose of making partition and shall make partition of the property in question in accordance with this order and shall report it in writing to this court without delay.</w:t>
      </w:r>
    </w:p>
    <w:p w14:paraId="0E9347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ORDERED at </w:t>
      </w:r>
      <w:r>
        <w:rPr>
          <w:rStyle w:val="pxfinstr"/>
          <w:i/>
          <w:iCs/>
        </w:rPr>
        <w:t>[name of city]</w:t>
      </w:r>
      <w:r>
        <w:t xml:space="preserve"> on </w:t>
      </w:r>
      <w:r>
        <w:rPr>
          <w:rStyle w:val="pxfinstr"/>
          <w:i/>
          <w:iCs/>
        </w:rPr>
        <w:t>[date of judgment]</w:t>
      </w:r>
      <w:r>
        <w:t>.</w:t>
      </w:r>
    </w:p>
    <w:p w14:paraId="432F20E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20F54E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139FBB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87A596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tbl.ident="I0837KF"</w:instrText>
      </w:r>
      <w:r>
        <w:fldChar w:fldCharType="end"/>
      </w:r>
      <w:r>
        <w:fldChar w:fldCharType="begin"/>
      </w:r>
      <w:r>
        <w:instrText>tbl.uuid="I03HI9M"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8C383B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FA0635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70FB70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0EC764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D3B963C" w14:textId="77777777">
        <w:tblPrEx>
          <w:tblCellMar>
            <w:top w:w="0" w:type="dxa"/>
            <w:left w:w="0" w:type="dxa"/>
            <w:bottom w:w="0" w:type="dxa"/>
            <w:right w:w="0" w:type="dxa"/>
          </w:tblCellMar>
        </w:tblPrEx>
        <w:tc>
          <w:tcPr>
            <w:tcW w:w="4320" w:type="dxa"/>
            <w:tcBorders>
              <w:top w:val="nil"/>
              <w:left w:val="nil"/>
              <w:bottom w:val="nil"/>
              <w:right w:val="nil"/>
            </w:tcBorders>
          </w:tcPr>
          <w:p w14:paraId="6A8194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81B5FE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DAFC620" w14:textId="77777777">
        <w:tblPrEx>
          <w:tblCellMar>
            <w:top w:w="0" w:type="dxa"/>
            <w:left w:w="0" w:type="dxa"/>
            <w:bottom w:w="0" w:type="dxa"/>
            <w:right w:w="0" w:type="dxa"/>
          </w:tblCellMar>
        </w:tblPrEx>
        <w:tc>
          <w:tcPr>
            <w:tcW w:w="4320" w:type="dxa"/>
            <w:tcBorders>
              <w:top w:val="nil"/>
              <w:left w:val="nil"/>
              <w:bottom w:val="nil"/>
              <w:right w:val="nil"/>
            </w:tcBorders>
          </w:tcPr>
          <w:p w14:paraId="11FF49C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9BEF45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B50BFBF" w14:textId="77777777" w:rsidR="00FD3105" w:rsidRDefault="00FD3105">
      <w:pPr>
        <w:pStyle w:val="pxtbody"/>
      </w:pPr>
    </w:p>
    <w:p w14:paraId="43D8E19F" w14:textId="77777777" w:rsidR="00FD3105" w:rsidRDefault="00FD3105"/>
    <w:p w14:paraId="7254656E" w14:textId="77777777" w:rsidR="00FD3105" w:rsidRDefault="00FD3105">
      <w:pPr>
        <w:pStyle w:val="pxcomnt"/>
      </w:pPr>
    </w:p>
    <w:p w14:paraId="2AC4108B" w14:textId="77777777" w:rsidR="00FD3105" w:rsidRDefault="00FD3105">
      <w:pPr>
        <w:pStyle w:val="pxhac"/>
        <w:spacing w:before="180"/>
        <w:jc w:val="center"/>
      </w:pPr>
      <w:r>
        <w:rPr>
          <w:rStyle w:val="pxb"/>
          <w:b/>
          <w:bCs/>
        </w:rPr>
        <w:t>Author's Comment</w:t>
      </w:r>
    </w:p>
    <w:p w14:paraId="3EBB676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appointment of commissioners is authorized by </w:t>
      </w:r>
      <w:r>
        <w:rPr>
          <w:rStyle w:val="pxst"/>
          <w:color w:val="FF0000"/>
          <w:sz w:val="20"/>
          <w:szCs w:val="20"/>
          <w:vertAlign w:val="superscript"/>
        </w:rPr>
        <w:t>►</w:t>
      </w:r>
      <w:r>
        <w:rPr>
          <w:rStyle w:val="pxst"/>
        </w:rPr>
        <w:fldChar w:fldCharType="begin"/>
      </w:r>
      <w:r>
        <w:rPr>
          <w:rStyle w:val="pxst"/>
        </w:rPr>
        <w:instrText>st.ref.id="I02TGOI"</w:instrText>
      </w:r>
      <w:r>
        <w:rPr>
          <w:rStyle w:val="pxst"/>
        </w:rPr>
        <w:fldChar w:fldCharType="end"/>
      </w:r>
      <w:r>
        <w:rPr>
          <w:rStyle w:val="pxst"/>
        </w:rPr>
        <w:t>section 64.061, Florida Statutes</w:t>
      </w:r>
      <w:r>
        <w:t xml:space="preserve">. See </w:t>
      </w:r>
      <w:r>
        <w:rPr>
          <w:rStyle w:val="pxx"/>
          <w:color w:val="FF0000"/>
          <w:sz w:val="20"/>
          <w:szCs w:val="20"/>
          <w:vertAlign w:val="superscript"/>
        </w:rPr>
        <w:t>►</w:t>
      </w:r>
      <w:r>
        <w:rPr>
          <w:rStyle w:val="pxx"/>
        </w:rPr>
        <w:fldChar w:fldCharType="begin"/>
      </w:r>
      <w:r>
        <w:rPr>
          <w:rStyle w:val="pxx"/>
        </w:rPr>
        <w:instrText>x.ref.id="I013C5T"</w:instrText>
      </w:r>
      <w:r>
        <w:rPr>
          <w:rStyle w:val="pxx"/>
        </w:rPr>
        <w:fldChar w:fldCharType="end"/>
      </w:r>
      <w:r>
        <w:rPr>
          <w:rStyle w:val="pxx"/>
        </w:rPr>
        <w:t>section 10:45</w:t>
      </w:r>
      <w:r>
        <w:t xml:space="preserve"> for the final judgment after the commissioner's report. This is actually an interlocutory order, but the statute calls it a judgment.</w:t>
      </w:r>
    </w:p>
    <w:p w14:paraId="367AE27D" w14:textId="77777777" w:rsidR="00FD3105" w:rsidRDefault="00FD3105">
      <w:pPr>
        <w:pStyle w:val="pxs"/>
        <w:spacing w:before="180"/>
        <w:rPr>
          <w:sz w:val="27"/>
          <w:szCs w:val="27"/>
        </w:rPr>
      </w:pPr>
      <w:r>
        <w:rPr>
          <w:sz w:val="27"/>
          <w:szCs w:val="27"/>
        </w:rPr>
        <w:t>10:45. Judgment</w:t>
      </w:r>
      <w:r>
        <w:rPr>
          <w:rStyle w:val="pxsep"/>
        </w:rPr>
        <w:t xml:space="preserve">-- </w:t>
      </w:r>
      <w:r>
        <w:rPr>
          <w:sz w:val="27"/>
          <w:szCs w:val="27"/>
        </w:rPr>
        <w:t>Partition, divisible, final</w:t>
      </w:r>
    </w:p>
    <w:p w14:paraId="234FA9DB" w14:textId="77777777" w:rsidR="00FD3105" w:rsidRDefault="00FD3105">
      <w:pPr>
        <w:pStyle w:val="pxov"/>
        <w:rPr>
          <w:vanish/>
        </w:rPr>
      </w:pPr>
      <w:r>
        <w:rPr>
          <w:vanish/>
        </w:rPr>
        <w:t>FMS</w:t>
      </w:r>
    </w:p>
    <w:p w14:paraId="4234053C" w14:textId="77777777" w:rsidR="00FD3105" w:rsidRDefault="00FD3105">
      <w:pPr>
        <w:pStyle w:val="pxov"/>
        <w:rPr>
          <w:vanish/>
        </w:rPr>
      </w:pPr>
      <w:r>
        <w:rPr>
          <w:vanish/>
        </w:rPr>
        <w:t>LCV</w:t>
      </w:r>
    </w:p>
    <w:p w14:paraId="60B99DFF" w14:textId="77777777" w:rsidR="00FD3105" w:rsidRDefault="00FD3105">
      <w:pPr>
        <w:pStyle w:val="pxov"/>
        <w:rPr>
          <w:vanish/>
        </w:rPr>
      </w:pPr>
      <w:r>
        <w:rPr>
          <w:vanish/>
        </w:rPr>
        <w:t>LSC</w:t>
      </w:r>
    </w:p>
    <w:p w14:paraId="4BEF1940" w14:textId="77777777" w:rsidR="00FD3105" w:rsidRDefault="00FD3105">
      <w:pPr>
        <w:pStyle w:val="pxov"/>
        <w:rPr>
          <w:vanish/>
        </w:rPr>
      </w:pPr>
      <w:r>
        <w:rPr>
          <w:vanish/>
        </w:rPr>
        <w:t>LS7</w:t>
      </w:r>
    </w:p>
    <w:p w14:paraId="2EA88F62" w14:textId="77777777" w:rsidR="00FD3105" w:rsidRDefault="00FD3105">
      <w:pPr>
        <w:pStyle w:val="pxov"/>
        <w:rPr>
          <w:vanish/>
        </w:rPr>
      </w:pPr>
      <w:r>
        <w:rPr>
          <w:vanish/>
        </w:rPr>
        <w:t>REL</w:t>
      </w:r>
    </w:p>
    <w:p w14:paraId="139161FE" w14:textId="77777777" w:rsidR="00FD3105" w:rsidRDefault="00FD3105">
      <w:pPr>
        <w:pStyle w:val="pxov"/>
        <w:rPr>
          <w:vanish/>
        </w:rPr>
      </w:pPr>
      <w:r>
        <w:rPr>
          <w:vanish/>
        </w:rPr>
        <w:t>COV</w:t>
      </w:r>
    </w:p>
    <w:p w14:paraId="4B691A60" w14:textId="77777777" w:rsidR="00FD3105" w:rsidRDefault="00FD3105">
      <w:pPr>
        <w:pStyle w:val="pxov"/>
        <w:rPr>
          <w:vanish/>
        </w:rPr>
      </w:pPr>
      <w:r>
        <w:rPr>
          <w:vanish/>
        </w:rPr>
        <w:t>FCV</w:t>
      </w:r>
    </w:p>
    <w:p w14:paraId="1A25AB32" w14:textId="77777777" w:rsidR="00FD3105" w:rsidRDefault="00FD3105">
      <w:pPr>
        <w:pStyle w:val="pxov"/>
        <w:rPr>
          <w:vanish/>
        </w:rPr>
      </w:pPr>
      <w:r>
        <w:rPr>
          <w:vanish/>
        </w:rPr>
        <w:t>FLG</w:t>
      </w:r>
    </w:p>
    <w:p w14:paraId="32255A3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form.fid="I6d2a79d09fed11dfbf230000837214a9"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E0364B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tbl.ident="I03U97P"</w:instrText>
      </w:r>
      <w:r>
        <w:fldChar w:fldCharType="end"/>
      </w:r>
      <w:r>
        <w:fldChar w:fldCharType="begin"/>
      </w:r>
      <w:r>
        <w:instrText>tbl.uuid="I00TO36"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33AE3A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53C08C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B28CFD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7B980D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2913C0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8B8DD0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3C3F5BE" w14:textId="77777777">
        <w:tblPrEx>
          <w:tblCellMar>
            <w:top w:w="0" w:type="dxa"/>
            <w:left w:w="0" w:type="dxa"/>
            <w:bottom w:w="0" w:type="dxa"/>
            <w:right w:w="0" w:type="dxa"/>
          </w:tblCellMar>
        </w:tblPrEx>
        <w:tc>
          <w:tcPr>
            <w:tcW w:w="2160" w:type="dxa"/>
            <w:tcBorders>
              <w:top w:val="nil"/>
              <w:left w:val="nil"/>
              <w:bottom w:val="nil"/>
              <w:right w:val="nil"/>
            </w:tcBorders>
          </w:tcPr>
          <w:p w14:paraId="0703C1B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62A689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3FC03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130C19" w14:textId="77777777" w:rsidR="00FD3105" w:rsidRDefault="00FD3105"/>
        </w:tc>
      </w:tr>
      <w:tr w:rsidR="00FD3105" w14:paraId="2272C368" w14:textId="77777777">
        <w:tblPrEx>
          <w:tblCellMar>
            <w:top w:w="0" w:type="dxa"/>
            <w:left w:w="0" w:type="dxa"/>
            <w:bottom w:w="0" w:type="dxa"/>
            <w:right w:w="0" w:type="dxa"/>
          </w:tblCellMar>
        </w:tblPrEx>
        <w:tc>
          <w:tcPr>
            <w:tcW w:w="2160" w:type="dxa"/>
            <w:tcBorders>
              <w:top w:val="nil"/>
              <w:left w:val="nil"/>
              <w:bottom w:val="nil"/>
              <w:right w:val="nil"/>
            </w:tcBorders>
          </w:tcPr>
          <w:p w14:paraId="6FB771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B9CA2F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324D67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7437880" w14:textId="77777777" w:rsidR="00FD3105" w:rsidRDefault="00FD3105"/>
        </w:tc>
      </w:tr>
      <w:tr w:rsidR="00FD3105" w14:paraId="5C4E99C3" w14:textId="77777777">
        <w:tblPrEx>
          <w:tblCellMar>
            <w:top w:w="0" w:type="dxa"/>
            <w:left w:w="0" w:type="dxa"/>
            <w:bottom w:w="0" w:type="dxa"/>
            <w:right w:w="0" w:type="dxa"/>
          </w:tblCellMar>
        </w:tblPrEx>
        <w:tc>
          <w:tcPr>
            <w:tcW w:w="2160" w:type="dxa"/>
            <w:tcBorders>
              <w:top w:val="nil"/>
              <w:left w:val="nil"/>
              <w:bottom w:val="nil"/>
              <w:right w:val="nil"/>
            </w:tcBorders>
          </w:tcPr>
          <w:p w14:paraId="27BF3E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ED7410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2E5F431" w14:textId="77777777" w:rsidR="00FD3105" w:rsidRDefault="00FD3105"/>
        </w:tc>
        <w:tc>
          <w:tcPr>
            <w:tcW w:w="2160" w:type="dxa"/>
            <w:tcBorders>
              <w:top w:val="nil"/>
              <w:left w:val="nil"/>
              <w:bottom w:val="nil"/>
              <w:right w:val="nil"/>
            </w:tcBorders>
          </w:tcPr>
          <w:p w14:paraId="5AD5EF6A" w14:textId="77777777" w:rsidR="00FD3105" w:rsidRDefault="00FD3105"/>
        </w:tc>
      </w:tr>
      <w:tr w:rsidR="00FD3105" w14:paraId="5A605A65" w14:textId="77777777">
        <w:tblPrEx>
          <w:tblCellMar>
            <w:top w:w="0" w:type="dxa"/>
            <w:left w:w="0" w:type="dxa"/>
            <w:bottom w:w="0" w:type="dxa"/>
            <w:right w:w="0" w:type="dxa"/>
          </w:tblCellMar>
        </w:tblPrEx>
        <w:tc>
          <w:tcPr>
            <w:tcW w:w="2160" w:type="dxa"/>
            <w:tcBorders>
              <w:top w:val="nil"/>
              <w:left w:val="nil"/>
              <w:bottom w:val="nil"/>
              <w:right w:val="nil"/>
            </w:tcBorders>
          </w:tcPr>
          <w:p w14:paraId="4E6DA90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FFA4D8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7E1C86" w14:textId="77777777" w:rsidR="00FD3105" w:rsidRDefault="00FD3105"/>
        </w:tc>
        <w:tc>
          <w:tcPr>
            <w:tcW w:w="2160" w:type="dxa"/>
            <w:tcBorders>
              <w:top w:val="nil"/>
              <w:left w:val="nil"/>
              <w:bottom w:val="nil"/>
              <w:right w:val="nil"/>
            </w:tcBorders>
          </w:tcPr>
          <w:p w14:paraId="211915A7" w14:textId="77777777" w:rsidR="00FD3105" w:rsidRDefault="00FD3105"/>
        </w:tc>
      </w:tr>
      <w:tr w:rsidR="00FD3105" w14:paraId="4FA6E532" w14:textId="77777777">
        <w:tblPrEx>
          <w:tblCellMar>
            <w:top w:w="0" w:type="dxa"/>
            <w:left w:w="0" w:type="dxa"/>
            <w:bottom w:w="0" w:type="dxa"/>
            <w:right w:w="0" w:type="dxa"/>
          </w:tblCellMar>
        </w:tblPrEx>
        <w:tc>
          <w:tcPr>
            <w:tcW w:w="2160" w:type="dxa"/>
            <w:tcBorders>
              <w:top w:val="nil"/>
              <w:left w:val="nil"/>
              <w:bottom w:val="nil"/>
              <w:right w:val="nil"/>
            </w:tcBorders>
          </w:tcPr>
          <w:p w14:paraId="3D78AD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A14B0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BC7C94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A823137" w14:textId="77777777" w:rsidR="00FD3105" w:rsidRDefault="00FD3105"/>
        </w:tc>
      </w:tr>
    </w:tbl>
    <w:p w14:paraId="50B37D50" w14:textId="77777777" w:rsidR="00FD3105" w:rsidRDefault="00FD3105">
      <w:pPr>
        <w:pStyle w:val="pxtbody"/>
      </w:pPr>
    </w:p>
    <w:p w14:paraId="10DB5137" w14:textId="77777777" w:rsidR="00FD3105" w:rsidRDefault="00FD3105"/>
    <w:p w14:paraId="48C754B7" w14:textId="77777777" w:rsidR="00FD3105" w:rsidRDefault="00FD3105">
      <w:pPr>
        <w:pStyle w:val="pxformhac"/>
        <w:spacing w:before="180"/>
        <w:jc w:val="center"/>
      </w:pPr>
      <w:r>
        <w:t xml:space="preserve">FINAL JUDGMENT </w:t>
      </w:r>
    </w:p>
    <w:p w14:paraId="2209D0F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This action was heard on the report of the commissioners appointed to make partition and the exceptions to their report and</w:t>
      </w:r>
    </w:p>
    <w:p w14:paraId="6DA351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IT IS ADJUDGED that:</w:t>
      </w:r>
    </w:p>
    <w:p w14:paraId="2D8BC187" w14:textId="77777777" w:rsidR="00FD3105" w:rsidRDefault="00FD3105">
      <w:pPr>
        <w:pStyle w:val="pxformfl"/>
        <w:ind w:left="500"/>
      </w:pPr>
      <w:r>
        <w:t xml:space="preserve"> </w:t>
      </w:r>
    </w:p>
    <w:p w14:paraId="658C216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BEA193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report is confirmed and the exceptions are overruled.</w:t>
      </w:r>
    </w:p>
    <w:p w14:paraId="6ED6915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893D8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1AE1E107"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66829BD0" w14:textId="77777777" w:rsidR="00FD3105" w:rsidRDefault="00FD3105">
      <w:pPr>
        <w:pStyle w:val="pxformcp"/>
      </w:pPr>
      <w:r>
        <w:t xml:space="preserve">is vested in plaintiff </w:t>
      </w:r>
      <w:r>
        <w:rPr>
          <w:rStyle w:val="pxfinstr"/>
          <w:i/>
          <w:iCs/>
        </w:rPr>
        <w:t>[NAME OF PLAINTIFF]</w:t>
      </w:r>
      <w:r>
        <w:t>.</w:t>
      </w:r>
    </w:p>
    <w:p w14:paraId="3BA0655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35C67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5B095809"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10832771" w14:textId="77777777" w:rsidR="00FD3105" w:rsidRDefault="00FD3105">
      <w:pPr>
        <w:pStyle w:val="pxformcp"/>
      </w:pPr>
      <w:r>
        <w:t xml:space="preserve">is vested in defendant </w:t>
      </w:r>
      <w:r>
        <w:rPr>
          <w:rStyle w:val="pxfinstr"/>
          <w:i/>
          <w:iCs/>
        </w:rPr>
        <w:t>[NAME OF DEFENDANT]</w:t>
      </w:r>
      <w:r>
        <w:t>.</w:t>
      </w:r>
    </w:p>
    <w:p w14:paraId="128CC92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3E0ECD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title vested in each party is quieted to their respective parcels of real property as against the other party to this action and those persons claiming through or under the other party.</w:t>
      </w:r>
    </w:p>
    <w:p w14:paraId="58E3993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2E798B7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Each party shall have possession forthwith of the parcel of real property vested in that party by this final judgment.</w:t>
      </w:r>
    </w:p>
    <w:p w14:paraId="07E89F8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23C36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court reserves jurisdiction to enforce this judgment, to award attorney fees and to tax costs.</w:t>
      </w:r>
    </w:p>
    <w:p w14:paraId="5B00417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ORDERED at </w:t>
      </w:r>
      <w:r>
        <w:rPr>
          <w:rStyle w:val="pxfinstr"/>
          <w:i/>
          <w:iCs/>
        </w:rPr>
        <w:t>[name of city]</w:t>
      </w:r>
      <w:r>
        <w:t xml:space="preserve">, Florida on </w:t>
      </w:r>
      <w:r>
        <w:rPr>
          <w:rStyle w:val="pxfinstr"/>
          <w:i/>
          <w:iCs/>
        </w:rPr>
        <w:t>[date of judgment]</w:t>
      </w:r>
      <w:r>
        <w:t>.</w:t>
      </w:r>
    </w:p>
    <w:p w14:paraId="33DC84F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DE4F50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399FC5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5718E4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tbl.ident="I03LKD3"</w:instrText>
      </w:r>
      <w:r>
        <w:fldChar w:fldCharType="end"/>
      </w:r>
      <w:r>
        <w:fldChar w:fldCharType="begin"/>
      </w:r>
      <w:r>
        <w:instrText>tbl.uuid="I01DMEX"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06C5EB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87A3DF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4A7078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6D818F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0B6ADD6" w14:textId="77777777">
        <w:tblPrEx>
          <w:tblCellMar>
            <w:top w:w="0" w:type="dxa"/>
            <w:left w:w="0" w:type="dxa"/>
            <w:bottom w:w="0" w:type="dxa"/>
            <w:right w:w="0" w:type="dxa"/>
          </w:tblCellMar>
        </w:tblPrEx>
        <w:tc>
          <w:tcPr>
            <w:tcW w:w="4320" w:type="dxa"/>
            <w:tcBorders>
              <w:top w:val="nil"/>
              <w:left w:val="nil"/>
              <w:bottom w:val="nil"/>
              <w:right w:val="nil"/>
            </w:tcBorders>
          </w:tcPr>
          <w:p w14:paraId="4B417B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A32FA3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C507AC1" w14:textId="77777777">
        <w:tblPrEx>
          <w:tblCellMar>
            <w:top w:w="0" w:type="dxa"/>
            <w:left w:w="0" w:type="dxa"/>
            <w:bottom w:w="0" w:type="dxa"/>
            <w:right w:w="0" w:type="dxa"/>
          </w:tblCellMar>
        </w:tblPrEx>
        <w:tc>
          <w:tcPr>
            <w:tcW w:w="4320" w:type="dxa"/>
            <w:tcBorders>
              <w:top w:val="nil"/>
              <w:left w:val="nil"/>
              <w:bottom w:val="nil"/>
              <w:right w:val="nil"/>
            </w:tcBorders>
          </w:tcPr>
          <w:p w14:paraId="7B379CA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F813EB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6820A63" w14:textId="77777777" w:rsidR="00FD3105" w:rsidRDefault="00FD3105">
      <w:pPr>
        <w:pStyle w:val="pxtbody"/>
      </w:pPr>
    </w:p>
    <w:p w14:paraId="75D574B8" w14:textId="77777777" w:rsidR="00FD3105" w:rsidRDefault="00FD3105"/>
    <w:p w14:paraId="18EBA152" w14:textId="77777777" w:rsidR="00FD3105" w:rsidRDefault="00FD3105">
      <w:pPr>
        <w:pStyle w:val="pxcomnt"/>
      </w:pPr>
    </w:p>
    <w:p w14:paraId="22987E9D" w14:textId="77777777" w:rsidR="00FD3105" w:rsidRDefault="00FD3105">
      <w:pPr>
        <w:pStyle w:val="pxhac"/>
        <w:spacing w:before="180"/>
        <w:jc w:val="center"/>
      </w:pPr>
      <w:r>
        <w:rPr>
          <w:rStyle w:val="pxb"/>
          <w:b/>
          <w:bCs/>
        </w:rPr>
        <w:t>Author's Comment</w:t>
      </w:r>
    </w:p>
    <w:p w14:paraId="4F3E0CE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st.ref.id="I04A2W4"</w:instrText>
      </w:r>
      <w:r>
        <w:rPr>
          <w:rStyle w:val="pxst"/>
        </w:rPr>
        <w:fldChar w:fldCharType="end"/>
      </w:r>
      <w:r>
        <w:rPr>
          <w:rStyle w:val="pxst"/>
          <w:vanish/>
        </w:rPr>
        <w:t>&amp;s;</w:t>
      </w:r>
      <w:r>
        <w:rPr>
          <w:rStyle w:val="pxvis"/>
          <w:rFonts w:ascii="Times NewRoman" w:hAnsi="Times NewRoman"/>
          <w:b w:val="0"/>
          <w:sz w:val="24"/>
        </w:rPr>
        <w:t>§</w:t>
      </w:r>
      <w:r>
        <w:rPr>
          <w:rStyle w:val="pxst"/>
        </w:rPr>
        <w:t>64.061(3), Fla. Stat.</w:t>
      </w:r>
      <w:r>
        <w:t xml:space="preserve">; </w:t>
      </w:r>
      <w:r>
        <w:rPr>
          <w:rStyle w:val="pxst"/>
          <w:color w:val="FF0000"/>
          <w:sz w:val="20"/>
          <w:szCs w:val="20"/>
          <w:vertAlign w:val="superscript"/>
        </w:rPr>
        <w:t>►</w:t>
      </w:r>
      <w:r>
        <w:rPr>
          <w:rStyle w:val="pxst"/>
        </w:rPr>
        <w:fldChar w:fldCharType="begin"/>
      </w:r>
      <w:r>
        <w:rPr>
          <w:rStyle w:val="pxst"/>
        </w:rPr>
        <w:instrText>st.ref.id="I04A2QG"</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(attorney fees); </w:t>
      </w:r>
      <w:r>
        <w:rPr>
          <w:rStyle w:val="pxx"/>
          <w:color w:val="FF0000"/>
          <w:sz w:val="20"/>
          <w:szCs w:val="20"/>
          <w:vertAlign w:val="superscript"/>
        </w:rPr>
        <w:t>►</w:t>
      </w:r>
      <w:r>
        <w:rPr>
          <w:rStyle w:val="pxx"/>
        </w:rPr>
        <w:fldChar w:fldCharType="begin"/>
      </w:r>
      <w:r>
        <w:rPr>
          <w:rStyle w:val="pxx"/>
        </w:rPr>
        <w:instrText>x.ref.id="I02MBVZ"</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w:t>
      </w:r>
      <w:r>
        <w:rPr>
          <w:rStyle w:val="pxx"/>
          <w:color w:val="FF0000"/>
          <w:sz w:val="20"/>
          <w:szCs w:val="20"/>
          <w:vertAlign w:val="superscript"/>
        </w:rPr>
        <w:t>►</w:t>
      </w:r>
      <w:r>
        <w:rPr>
          <w:rStyle w:val="pxx"/>
        </w:rPr>
        <w:fldChar w:fldCharType="begin"/>
      </w:r>
      <w:r>
        <w:rPr>
          <w:rStyle w:val="pxx"/>
        </w:rPr>
        <w:instrText>x.ref.id="I02TGON"</w:instrText>
      </w:r>
      <w:r>
        <w:rPr>
          <w:rStyle w:val="pxx"/>
        </w:rPr>
        <w:fldChar w:fldCharType="end"/>
      </w:r>
      <w:r>
        <w:rPr>
          <w:rStyle w:val="pxx"/>
          <w:vanish/>
        </w:rPr>
        <w:t>&amp;s;</w:t>
      </w:r>
      <w:r>
        <w:rPr>
          <w:rStyle w:val="pxvis"/>
          <w:rFonts w:ascii="Times NewRoman" w:hAnsi="Times NewRoman"/>
          <w:b w:val="0"/>
          <w:sz w:val="24"/>
        </w:rPr>
        <w:t>§</w:t>
      </w:r>
      <w:r>
        <w:rPr>
          <w:rStyle w:val="pxx"/>
        </w:rPr>
        <w:t>10:46</w:t>
      </w:r>
      <w:r>
        <w:t xml:space="preserve"> (for the form of order on fees).</w:t>
      </w:r>
    </w:p>
    <w:p w14:paraId="1A80BDED" w14:textId="77777777" w:rsidR="00FD3105" w:rsidRDefault="00FD3105">
      <w:pPr>
        <w:pStyle w:val="pxs"/>
        <w:spacing w:before="180"/>
        <w:rPr>
          <w:sz w:val="27"/>
          <w:szCs w:val="27"/>
        </w:rPr>
      </w:pPr>
      <w:r>
        <w:rPr>
          <w:sz w:val="27"/>
          <w:szCs w:val="27"/>
        </w:rPr>
        <w:t>10:46. Judgment</w:t>
      </w:r>
      <w:r>
        <w:rPr>
          <w:rStyle w:val="pxsep"/>
        </w:rPr>
        <w:t xml:space="preserve">-- </w:t>
      </w:r>
      <w:r>
        <w:rPr>
          <w:sz w:val="27"/>
          <w:szCs w:val="27"/>
        </w:rPr>
        <w:t>Partition, indivisible</w:t>
      </w:r>
    </w:p>
    <w:p w14:paraId="5802EAB0" w14:textId="77777777" w:rsidR="00FD3105" w:rsidRDefault="00FD3105">
      <w:pPr>
        <w:pStyle w:val="pxov"/>
        <w:rPr>
          <w:vanish/>
        </w:rPr>
      </w:pPr>
      <w:r>
        <w:rPr>
          <w:vanish/>
        </w:rPr>
        <w:t>FMS</w:t>
      </w:r>
    </w:p>
    <w:p w14:paraId="02F2479F" w14:textId="77777777" w:rsidR="00FD3105" w:rsidRDefault="00FD3105">
      <w:pPr>
        <w:pStyle w:val="pxov"/>
        <w:rPr>
          <w:vanish/>
        </w:rPr>
      </w:pPr>
      <w:r>
        <w:rPr>
          <w:vanish/>
        </w:rPr>
        <w:t>LCV</w:t>
      </w:r>
    </w:p>
    <w:p w14:paraId="23B23E89" w14:textId="77777777" w:rsidR="00FD3105" w:rsidRDefault="00FD3105">
      <w:pPr>
        <w:pStyle w:val="pxov"/>
        <w:rPr>
          <w:vanish/>
        </w:rPr>
      </w:pPr>
      <w:r>
        <w:rPr>
          <w:vanish/>
        </w:rPr>
        <w:t>LSC</w:t>
      </w:r>
    </w:p>
    <w:p w14:paraId="0815C1DA" w14:textId="77777777" w:rsidR="00FD3105" w:rsidRDefault="00FD3105">
      <w:pPr>
        <w:pStyle w:val="pxov"/>
        <w:rPr>
          <w:vanish/>
        </w:rPr>
      </w:pPr>
      <w:r>
        <w:rPr>
          <w:vanish/>
        </w:rPr>
        <w:t>LS7</w:t>
      </w:r>
    </w:p>
    <w:p w14:paraId="45BA7587" w14:textId="77777777" w:rsidR="00FD3105" w:rsidRDefault="00FD3105">
      <w:pPr>
        <w:pStyle w:val="pxov"/>
        <w:rPr>
          <w:vanish/>
        </w:rPr>
      </w:pPr>
      <w:r>
        <w:rPr>
          <w:vanish/>
        </w:rPr>
        <w:t>REL</w:t>
      </w:r>
    </w:p>
    <w:p w14:paraId="1D3B91C3" w14:textId="77777777" w:rsidR="00FD3105" w:rsidRDefault="00FD3105">
      <w:pPr>
        <w:pStyle w:val="pxov"/>
        <w:rPr>
          <w:vanish/>
        </w:rPr>
      </w:pPr>
      <w:r>
        <w:rPr>
          <w:vanish/>
        </w:rPr>
        <w:t>COV</w:t>
      </w:r>
    </w:p>
    <w:p w14:paraId="1153B7E4" w14:textId="77777777" w:rsidR="00FD3105" w:rsidRDefault="00FD3105">
      <w:pPr>
        <w:pStyle w:val="pxov"/>
        <w:rPr>
          <w:vanish/>
        </w:rPr>
      </w:pPr>
      <w:r>
        <w:rPr>
          <w:vanish/>
        </w:rPr>
        <w:t>FCV</w:t>
      </w:r>
    </w:p>
    <w:p w14:paraId="53C25555" w14:textId="77777777" w:rsidR="00FD3105" w:rsidRDefault="00FD3105">
      <w:pPr>
        <w:pStyle w:val="pxov"/>
        <w:rPr>
          <w:vanish/>
        </w:rPr>
      </w:pPr>
      <w:r>
        <w:rPr>
          <w:vanish/>
        </w:rPr>
        <w:t>FLG</w:t>
      </w:r>
    </w:p>
    <w:p w14:paraId="61507DD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form.fid="I6d2dd5309fed11dfbf230000837214a9"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7F954E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tbl.ident="I065C63"</w:instrText>
      </w:r>
      <w:r>
        <w:fldChar w:fldCharType="end"/>
      </w:r>
      <w:r>
        <w:fldChar w:fldCharType="begin"/>
      </w:r>
      <w:r>
        <w:instrText>tbl.uuid="I031KUC"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33B4F6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56102D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5B6102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49758C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D34A5C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7C7951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B7E0396" w14:textId="77777777">
        <w:tblPrEx>
          <w:tblCellMar>
            <w:top w:w="0" w:type="dxa"/>
            <w:left w:w="0" w:type="dxa"/>
            <w:bottom w:w="0" w:type="dxa"/>
            <w:right w:w="0" w:type="dxa"/>
          </w:tblCellMar>
        </w:tblPrEx>
        <w:tc>
          <w:tcPr>
            <w:tcW w:w="2160" w:type="dxa"/>
            <w:tcBorders>
              <w:top w:val="nil"/>
              <w:left w:val="nil"/>
              <w:bottom w:val="nil"/>
              <w:right w:val="nil"/>
            </w:tcBorders>
          </w:tcPr>
          <w:p w14:paraId="3EAF3AC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36E600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C6692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0D68E6" w14:textId="77777777" w:rsidR="00FD3105" w:rsidRDefault="00FD3105"/>
        </w:tc>
      </w:tr>
      <w:tr w:rsidR="00FD3105" w14:paraId="1A73E5F1" w14:textId="77777777">
        <w:tblPrEx>
          <w:tblCellMar>
            <w:top w:w="0" w:type="dxa"/>
            <w:left w:w="0" w:type="dxa"/>
            <w:bottom w:w="0" w:type="dxa"/>
            <w:right w:w="0" w:type="dxa"/>
          </w:tblCellMar>
        </w:tblPrEx>
        <w:tc>
          <w:tcPr>
            <w:tcW w:w="2160" w:type="dxa"/>
            <w:tcBorders>
              <w:top w:val="nil"/>
              <w:left w:val="nil"/>
              <w:bottom w:val="nil"/>
              <w:right w:val="nil"/>
            </w:tcBorders>
          </w:tcPr>
          <w:p w14:paraId="5C5C8E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5E6B01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DFD577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1046AB" w14:textId="77777777" w:rsidR="00FD3105" w:rsidRDefault="00FD3105"/>
        </w:tc>
      </w:tr>
      <w:tr w:rsidR="00FD3105" w14:paraId="51FA210E" w14:textId="77777777">
        <w:tblPrEx>
          <w:tblCellMar>
            <w:top w:w="0" w:type="dxa"/>
            <w:left w:w="0" w:type="dxa"/>
            <w:bottom w:w="0" w:type="dxa"/>
            <w:right w:w="0" w:type="dxa"/>
          </w:tblCellMar>
        </w:tblPrEx>
        <w:tc>
          <w:tcPr>
            <w:tcW w:w="2160" w:type="dxa"/>
            <w:tcBorders>
              <w:top w:val="nil"/>
              <w:left w:val="nil"/>
              <w:bottom w:val="nil"/>
              <w:right w:val="nil"/>
            </w:tcBorders>
          </w:tcPr>
          <w:p w14:paraId="6B48FD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A331FF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65E7E14" w14:textId="77777777" w:rsidR="00FD3105" w:rsidRDefault="00FD3105"/>
        </w:tc>
        <w:tc>
          <w:tcPr>
            <w:tcW w:w="2160" w:type="dxa"/>
            <w:tcBorders>
              <w:top w:val="nil"/>
              <w:left w:val="nil"/>
              <w:bottom w:val="nil"/>
              <w:right w:val="nil"/>
            </w:tcBorders>
          </w:tcPr>
          <w:p w14:paraId="3217B150" w14:textId="77777777" w:rsidR="00FD3105" w:rsidRDefault="00FD3105"/>
        </w:tc>
      </w:tr>
      <w:tr w:rsidR="00FD3105" w14:paraId="4320E76A" w14:textId="77777777">
        <w:tblPrEx>
          <w:tblCellMar>
            <w:top w:w="0" w:type="dxa"/>
            <w:left w:w="0" w:type="dxa"/>
            <w:bottom w:w="0" w:type="dxa"/>
            <w:right w:w="0" w:type="dxa"/>
          </w:tblCellMar>
        </w:tblPrEx>
        <w:tc>
          <w:tcPr>
            <w:tcW w:w="2160" w:type="dxa"/>
            <w:tcBorders>
              <w:top w:val="nil"/>
              <w:left w:val="nil"/>
              <w:bottom w:val="nil"/>
              <w:right w:val="nil"/>
            </w:tcBorders>
          </w:tcPr>
          <w:p w14:paraId="03D2EB8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DA1906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2D7F68" w14:textId="77777777" w:rsidR="00FD3105" w:rsidRDefault="00FD3105"/>
        </w:tc>
        <w:tc>
          <w:tcPr>
            <w:tcW w:w="2160" w:type="dxa"/>
            <w:tcBorders>
              <w:top w:val="nil"/>
              <w:left w:val="nil"/>
              <w:bottom w:val="nil"/>
              <w:right w:val="nil"/>
            </w:tcBorders>
          </w:tcPr>
          <w:p w14:paraId="4E7D9744" w14:textId="77777777" w:rsidR="00FD3105" w:rsidRDefault="00FD3105"/>
        </w:tc>
      </w:tr>
      <w:tr w:rsidR="00FD3105" w14:paraId="0CD9135A" w14:textId="77777777">
        <w:tblPrEx>
          <w:tblCellMar>
            <w:top w:w="0" w:type="dxa"/>
            <w:left w:w="0" w:type="dxa"/>
            <w:bottom w:w="0" w:type="dxa"/>
            <w:right w:w="0" w:type="dxa"/>
          </w:tblCellMar>
        </w:tblPrEx>
        <w:tc>
          <w:tcPr>
            <w:tcW w:w="2160" w:type="dxa"/>
            <w:tcBorders>
              <w:top w:val="nil"/>
              <w:left w:val="nil"/>
              <w:bottom w:val="nil"/>
              <w:right w:val="nil"/>
            </w:tcBorders>
          </w:tcPr>
          <w:p w14:paraId="605AB3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2B5BD4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12B246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1FAA67" w14:textId="77777777" w:rsidR="00FD3105" w:rsidRDefault="00FD3105"/>
        </w:tc>
      </w:tr>
    </w:tbl>
    <w:p w14:paraId="7EC826AD" w14:textId="77777777" w:rsidR="00FD3105" w:rsidRDefault="00FD3105">
      <w:pPr>
        <w:pStyle w:val="pxtbody"/>
      </w:pPr>
    </w:p>
    <w:p w14:paraId="5F80C9E2" w14:textId="77777777" w:rsidR="00FD3105" w:rsidRDefault="00FD3105"/>
    <w:p w14:paraId="6ACDD9DC" w14:textId="77777777" w:rsidR="00FD3105" w:rsidRDefault="00FD3105">
      <w:pPr>
        <w:pStyle w:val="pxformhac"/>
        <w:spacing w:before="180"/>
        <w:jc w:val="center"/>
      </w:pPr>
      <w:r>
        <w:t xml:space="preserve">FINAL JUDGMENT </w:t>
      </w:r>
    </w:p>
    <w:p w14:paraId="762BC9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and that $</w:t>
      </w:r>
      <w:r>
        <w:rPr>
          <w:rStyle w:val="pxfinstr"/>
          <w:i/>
          <w:iCs/>
        </w:rPr>
        <w:t>[dollar amount of services]</w:t>
      </w:r>
      <w:r>
        <w:t xml:space="preserve"> is a reasonable hourly rate for the services, and defendant's attorney has reasonably expended </w:t>
      </w:r>
      <w:r>
        <w:rPr>
          <w:rStyle w:val="pxfinstr"/>
          <w:i/>
          <w:iCs/>
        </w:rPr>
        <w:t>[number of hours]</w:t>
      </w:r>
      <w:r>
        <w:t xml:space="preserve"> hours in representing defendant and that $</w:t>
      </w:r>
      <w:r>
        <w:rPr>
          <w:rStyle w:val="pxfinstr"/>
          <w:i/>
          <w:iCs/>
        </w:rPr>
        <w:t>[dollar amount of services]</w:t>
      </w:r>
      <w:r>
        <w:t xml:space="preserve"> is a reasonable hourly rate for the services, so</w:t>
      </w:r>
    </w:p>
    <w:p w14:paraId="08D67C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IT IS ADJUDGED that:</w:t>
      </w:r>
    </w:p>
    <w:p w14:paraId="278222A7" w14:textId="77777777" w:rsidR="00FD3105" w:rsidRDefault="00FD3105">
      <w:pPr>
        <w:pStyle w:val="pxformfl"/>
        <w:ind w:left="500"/>
      </w:pPr>
      <w:r>
        <w:t xml:space="preserve"> </w:t>
      </w:r>
    </w:p>
    <w:p w14:paraId="467822C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9DA27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and defendant </w:t>
      </w:r>
      <w:r>
        <w:rPr>
          <w:rStyle w:val="pxfinstr"/>
          <w:i/>
          <w:iCs/>
        </w:rPr>
        <w:t>[NAME OF DEFENDANT]</w:t>
      </w:r>
      <w:r>
        <w:t xml:space="preserve"> each own an undivided </w:t>
      </w:r>
      <w:r>
        <w:rPr>
          <w:rStyle w:val="pxfinstr"/>
          <w:i/>
          <w:iCs/>
        </w:rPr>
        <w:t>[specification of fraction of interest]</w:t>
      </w:r>
      <w:r>
        <w:t xml:space="preserve"> interest as tenants in common in the real property in </w:t>
      </w:r>
      <w:r>
        <w:rPr>
          <w:rStyle w:val="pxfinstr"/>
          <w:i/>
          <w:iCs/>
        </w:rPr>
        <w:t>[name of county]</w:t>
      </w:r>
      <w:r>
        <w:t>, Florida described as:</w:t>
      </w:r>
    </w:p>
    <w:p w14:paraId="1139579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5FE29FD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41BB0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property is indivisible and cannot be partitioned in kind.</w:t>
      </w:r>
    </w:p>
    <w:p w14:paraId="055CBE0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1F26D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The clerk of this court shall sell the property at public sale on </w:t>
      </w:r>
      <w:r>
        <w:rPr>
          <w:rStyle w:val="pxfinstr"/>
          <w:i/>
          <w:iCs/>
        </w:rPr>
        <w:t>[date of auction]</w:t>
      </w:r>
      <w:r>
        <w:t xml:space="preserve"> between 11:00 a.m. and 2:00 p.m. to the highest bidder for cash, except as provided in paragraph 5, at the </w:t>
      </w:r>
      <w:r>
        <w:rPr>
          <w:rStyle w:val="pxfinstr"/>
          <w:i/>
          <w:iCs/>
        </w:rPr>
        <w:t>[location of sale]</w:t>
      </w:r>
      <w:r>
        <w:t xml:space="preserve"> door of the courthouse in </w:t>
      </w:r>
      <w:r>
        <w:rPr>
          <w:rStyle w:val="pxfinstr"/>
          <w:i/>
          <w:iCs/>
        </w:rPr>
        <w:t>[name of county]</w:t>
      </w:r>
      <w:r>
        <w:t xml:space="preserve"> in </w:t>
      </w:r>
      <w:r>
        <w:rPr>
          <w:rStyle w:val="pxfinstr"/>
          <w:i/>
          <w:iCs/>
        </w:rPr>
        <w:t>[name of town]</w:t>
      </w:r>
      <w:r>
        <w:t xml:space="preserve">, Florida in accordance with </w:t>
      </w:r>
      <w:r>
        <w:rPr>
          <w:rStyle w:val="pxst"/>
          <w:color w:val="FF0000"/>
          <w:sz w:val="20"/>
          <w:szCs w:val="20"/>
          <w:vertAlign w:val="superscript"/>
        </w:rPr>
        <w:t>►</w:t>
      </w:r>
      <w:r>
        <w:rPr>
          <w:rStyle w:val="pxst"/>
        </w:rPr>
        <w:fldChar w:fldCharType="begin"/>
      </w:r>
      <w:r>
        <w:rPr>
          <w:rStyle w:val="pxst"/>
        </w:rPr>
        <w:instrText>st.ref.id="I05XUEN"</w:instrText>
      </w:r>
      <w:r>
        <w:rPr>
          <w:rStyle w:val="pxst"/>
        </w:rPr>
        <w:fldChar w:fldCharType="end"/>
      </w:r>
      <w:r>
        <w:rPr>
          <w:rStyle w:val="pxst"/>
          <w:vanish/>
        </w:rPr>
        <w:t>&amp;s;</w:t>
      </w:r>
      <w:r>
        <w:rPr>
          <w:rStyle w:val="pxvis"/>
          <w:rFonts w:ascii="Times NewRoman" w:hAnsi="Times NewRoman"/>
          <w:b w:val="0"/>
          <w:sz w:val="24"/>
        </w:rPr>
        <w:t>§</w:t>
      </w:r>
      <w:r>
        <w:rPr>
          <w:rStyle w:val="pxst"/>
        </w:rPr>
        <w:t>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st.ref.id="I03HMWQ"</w:instrText>
      </w:r>
      <w:r>
        <w:rPr>
          <w:rStyle w:val="pxst"/>
        </w:rPr>
        <w:fldChar w:fldCharType="end"/>
      </w:r>
      <w:r>
        <w:rPr>
          <w:rStyle w:val="pxst"/>
          <w:vanish/>
        </w:rPr>
        <w:t>&amp;s;</w:t>
      </w:r>
      <w:r>
        <w:rPr>
          <w:rStyle w:val="pxvis"/>
          <w:rFonts w:ascii="Times NewRoman" w:hAnsi="Times NewRoman"/>
          <w:b w:val="0"/>
          <w:sz w:val="24"/>
        </w:rPr>
        <w:t>§</w:t>
      </w:r>
      <w:r>
        <w:rPr>
          <w:rStyle w:val="pxst"/>
        </w:rPr>
        <w:t>45.035, Fl</w:t>
      </w:r>
      <w:ins w:id="496" w:author="Debra M. Salisbury" w:date="2024-02-23T17:38:00Z">
        <w:r w:rsidR="00D37A45">
          <w:rPr>
            <w:rStyle w:val="pxst"/>
          </w:rPr>
          <w:t>orid</w:t>
        </w:r>
      </w:ins>
      <w:r>
        <w:rPr>
          <w:rStyle w:val="pxst"/>
        </w:rPr>
        <w:t>a</w:t>
      </w:r>
      <w:ins w:id="497" w:author="Debra M. Salisbury" w:date="2024-02-23T17:38:00Z">
        <w:r w:rsidR="00D37A45">
          <w:rPr>
            <w:rStyle w:val="pxst"/>
          </w:rPr>
          <w:t xml:space="preserve"> </w:t>
        </w:r>
      </w:ins>
      <w:del w:id="498" w:author="Debra M. Salisbury" w:date="2024-02-23T17:38:00Z">
        <w:r w:rsidDel="00D37A45">
          <w:rPr>
            <w:rStyle w:val="pxst"/>
          </w:rPr>
          <w:delText xml:space="preserve">. </w:delText>
        </w:r>
      </w:del>
      <w:r>
        <w:rPr>
          <w:rStyle w:val="pxst"/>
        </w:rPr>
        <w:t>Stat</w:t>
      </w:r>
      <w:ins w:id="499" w:author="Debra M. Salisbury" w:date="2024-02-23T17:38:00Z">
        <w:r w:rsidR="00D37A45">
          <w:rPr>
            <w:rStyle w:val="pxst"/>
          </w:rPr>
          <w:t>utes</w:t>
        </w:r>
      </w:ins>
      <w:del w:id="500" w:author="Debra M. Salisbury" w:date="2024-02-23T17:38:00Z">
        <w:r w:rsidDel="00D37A45">
          <w:rPr>
            <w:rStyle w:val="pxst"/>
          </w:rPr>
          <w:delText>.</w:delText>
        </w:r>
      </w:del>
      <w:r>
        <w:t xml:space="preserve"> in making, recording, and certifying the sale and title that shall be assessed as costs.</w:t>
      </w:r>
    </w:p>
    <w:p w14:paraId="5C71F7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1B2EB24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Plaintiff shall advance all subsequent costs of this action and shall be reimbursed for them by the clerk if plaintiff is not the purchaser of the property at the sale to the extent hereinafter provided.</w:t>
      </w:r>
    </w:p>
    <w:p w14:paraId="6979E3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41779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If plaintiff is the purchaser at the sale, the clerk shall credit plaintiff's bid with </w:t>
      </w:r>
      <w:r>
        <w:rPr>
          <w:rStyle w:val="pxfinstr"/>
          <w:i/>
          <w:iCs/>
        </w:rPr>
        <w:t>[specification of fraction of bid]</w:t>
      </w:r>
      <w:r>
        <w:t xml:space="preserve"> of the bid plus the same fraction of the costs accruing subsequent to this judgment, or the part of it, as is necessary to pay the bid in full. If defendant is the purchaser, the clerk shall credit defendant's bid with </w:t>
      </w:r>
      <w:r>
        <w:rPr>
          <w:rStyle w:val="pxfinstr"/>
          <w:i/>
          <w:iCs/>
        </w:rPr>
        <w:t>[specification of fraction of bid]</w:t>
      </w:r>
      <w:r>
        <w:t xml:space="preserve"> of the amount bid, or the part of it, as is necessary to pay the bid in full.</w:t>
      </w:r>
    </w:p>
    <w:p w14:paraId="1391DC9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5DC7793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rPr>
          <w:rStyle w:val="pxfinstr"/>
          <w:i/>
          <w:iCs/>
        </w:rPr>
        <w:t>[Name of party]</w:t>
      </w:r>
      <w:r>
        <w:t xml:space="preserve"> is entitled to be reimbursed for mortgage payments, insurance premiums and taxes paid in excess of that party's interest in the property in the sum of $</w:t>
      </w:r>
      <w:r>
        <w:rPr>
          <w:rStyle w:val="pxfinstr"/>
          <w:i/>
          <w:iCs/>
        </w:rPr>
        <w:t>[dollar amount of reimbursement]</w:t>
      </w:r>
      <w:r>
        <w:t xml:space="preserve"> for which that party shall be reimbursed out of the proceeds of the bid if the property is purchased by a person not a party to this action. If another party to this action purchases the property at the sale, the other party shall pay to the clerk the amount specified in this paragraph in addition to the amount of the bid at the time payment is made under paragraph 8.</w:t>
      </w:r>
    </w:p>
    <w:p w14:paraId="4883462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6F27C91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purchaser at the sale shall pay to the clerk the amount of the documentary stamps on the certificate of title. All other costs of this action shall be paid by the parties in proportion to their interests in the property as adjudicated in paragraph 1.</w:t>
      </w:r>
    </w:p>
    <w:p w14:paraId="645B7A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2477BBB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Attorney fees are awarded as follows: </w:t>
      </w:r>
      <w:r>
        <w:rPr>
          <w:rStyle w:val="pxfinstr"/>
          <w:i/>
          <w:iCs/>
        </w:rPr>
        <w:t>[names of attorneys and dollar amounts of fees]</w:t>
      </w:r>
      <w:r>
        <w:t>.</w:t>
      </w:r>
    </w:p>
    <w:p w14:paraId="206A652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2CB770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On filing the certificate of title the clerk shall distribute the proceeds of the sale, so far as they are sufficient, and any payments made under paragraphs 6 and 7 by:</w:t>
      </w:r>
    </w:p>
    <w:p w14:paraId="14523EE6" w14:textId="77777777" w:rsidR="00FD3105" w:rsidRDefault="00FD3105">
      <w:pPr>
        <w:pStyle w:val="pxformfl"/>
        <w:ind w:left="500"/>
      </w:pPr>
      <w:r>
        <w:t xml:space="preserve"> </w:t>
      </w:r>
    </w:p>
    <w:p w14:paraId="3243BC6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6BA03DE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reimbursing plaintiff to the extent of the overpayment of costs in the sum of $</w:t>
      </w:r>
      <w:r>
        <w:rPr>
          <w:rStyle w:val="pxfinstr"/>
          <w:i/>
          <w:iCs/>
        </w:rPr>
        <w:t>[dollar amount of reimbursement]</w:t>
      </w:r>
      <w:r>
        <w:t xml:space="preserve"> plus plaintiff's overpayment of subsequent costs paid under paragraph 4;</w:t>
      </w:r>
    </w:p>
    <w:p w14:paraId="7D745388"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72B58F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attorney fees as prescribed in paragraph 8 to the attorneys in the amounts specified;</w:t>
      </w:r>
    </w:p>
    <w:p w14:paraId="3A54CE4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6279BD0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paying the amount under paragraph 6 to </w:t>
      </w:r>
      <w:r>
        <w:rPr>
          <w:rStyle w:val="pxfinstr"/>
          <w:i/>
          <w:iCs/>
        </w:rPr>
        <w:t>[name of party]</w:t>
      </w:r>
      <w:r>
        <w:t>;</w:t>
      </w:r>
    </w:p>
    <w:p w14:paraId="73558377"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32A168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if a party is the purchaser, the balance of the proceeds to the other party, but if a party is not the purchaser, the balance of the proceeds to each of the parties in the shares prescribed by paragraph 1.</w:t>
      </w:r>
    </w:p>
    <w:p w14:paraId="753FB64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THIS PROPERTY IS SOLD AT PUBLIC AUCTION, THERE MAY BE ADDITIONAL MONEY FROM THE SALE AFTER PAYMENT OF PERSONS WHO ARE ENTITLED TO BE PAID FROM THE SALE PROCEEDS PURSUANT TO THIS FINAL JUDGMENT.</w:t>
      </w:r>
    </w:p>
    <w:p w14:paraId="2840A8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537F721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10. </w:t>
      </w:r>
    </w:p>
    <w:p w14:paraId="5B482C8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the party to this action who is in actual possession of the property described in paragraph 1 of this judgment is not the purchaser at the sale, that party shall deliver possession of the property to the purchaser at the sale within ten days after the certificate of title is filed by the clerk or any order is entered denying objections to the sale, whichever is applicable.</w:t>
      </w:r>
    </w:p>
    <w:p w14:paraId="7AE1FB6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11. </w:t>
      </w:r>
    </w:p>
    <w:p w14:paraId="4A76AA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Jurisdiction of this action is retained to enter the orders necessary to enforce this judgment.</w:t>
      </w:r>
    </w:p>
    <w:p w14:paraId="458A56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ORDERED at </w:t>
      </w:r>
      <w:r>
        <w:rPr>
          <w:rStyle w:val="pxfinstr"/>
          <w:i/>
          <w:iCs/>
        </w:rPr>
        <w:t>[name of city]</w:t>
      </w:r>
      <w:r>
        <w:t xml:space="preserve">, Florida on </w:t>
      </w:r>
      <w:r>
        <w:rPr>
          <w:rStyle w:val="pxfinstr"/>
          <w:i/>
          <w:iCs/>
        </w:rPr>
        <w:t>[date of judgment]</w:t>
      </w:r>
      <w:r>
        <w:t>.</w:t>
      </w:r>
    </w:p>
    <w:p w14:paraId="6715BAA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7A73E2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608976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2A4B1C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tbl.ident="I04OUGZ"</w:instrText>
      </w:r>
      <w:r>
        <w:fldChar w:fldCharType="end"/>
      </w:r>
      <w:r>
        <w:fldChar w:fldCharType="begin"/>
      </w:r>
      <w:r>
        <w:instrText>tbl.uuid="I01DW4T"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3448F5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3B95A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0E834F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7444AF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0312278" w14:textId="77777777">
        <w:tblPrEx>
          <w:tblCellMar>
            <w:top w:w="0" w:type="dxa"/>
            <w:left w:w="0" w:type="dxa"/>
            <w:bottom w:w="0" w:type="dxa"/>
            <w:right w:w="0" w:type="dxa"/>
          </w:tblCellMar>
        </w:tblPrEx>
        <w:tc>
          <w:tcPr>
            <w:tcW w:w="4320" w:type="dxa"/>
            <w:tcBorders>
              <w:top w:val="nil"/>
              <w:left w:val="nil"/>
              <w:bottom w:val="nil"/>
              <w:right w:val="nil"/>
            </w:tcBorders>
          </w:tcPr>
          <w:p w14:paraId="21FC7C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E3E89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0A3A4C2" w14:textId="77777777">
        <w:tblPrEx>
          <w:tblCellMar>
            <w:top w:w="0" w:type="dxa"/>
            <w:left w:w="0" w:type="dxa"/>
            <w:bottom w:w="0" w:type="dxa"/>
            <w:right w:w="0" w:type="dxa"/>
          </w:tblCellMar>
        </w:tblPrEx>
        <w:tc>
          <w:tcPr>
            <w:tcW w:w="4320" w:type="dxa"/>
            <w:tcBorders>
              <w:top w:val="nil"/>
              <w:left w:val="nil"/>
              <w:bottom w:val="nil"/>
              <w:right w:val="nil"/>
            </w:tcBorders>
          </w:tcPr>
          <w:p w14:paraId="280453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911883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0F48D34" w14:textId="77777777" w:rsidR="00FD3105" w:rsidRDefault="00FD3105">
      <w:pPr>
        <w:pStyle w:val="pxtbody"/>
      </w:pPr>
    </w:p>
    <w:p w14:paraId="20D9DEDB" w14:textId="77777777" w:rsidR="00FD3105" w:rsidRDefault="00FD3105"/>
    <w:p w14:paraId="61473EAA" w14:textId="77777777" w:rsidR="00FD3105" w:rsidRDefault="00FD3105">
      <w:pPr>
        <w:pStyle w:val="pxcomnt"/>
      </w:pPr>
    </w:p>
    <w:p w14:paraId="053BE810" w14:textId="77777777" w:rsidR="00FD3105" w:rsidRDefault="00FD3105">
      <w:pPr>
        <w:pStyle w:val="pxhac"/>
        <w:spacing w:before="180"/>
        <w:jc w:val="center"/>
      </w:pPr>
      <w:r>
        <w:rPr>
          <w:rStyle w:val="pxb"/>
          <w:b/>
          <w:bCs/>
        </w:rPr>
        <w:t>Author's Comment</w:t>
      </w:r>
    </w:p>
    <w:p w14:paraId="66425B4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st.ref.id="I02TGPV"</w:instrText>
      </w:r>
      <w:r>
        <w:rPr>
          <w:rStyle w:val="pxst"/>
        </w:rPr>
        <w:fldChar w:fldCharType="end"/>
      </w:r>
      <w:r>
        <w:rPr>
          <w:rStyle w:val="pxst"/>
          <w:vanish/>
        </w:rPr>
        <w:t>&amp;s;</w:t>
      </w:r>
      <w:r>
        <w:rPr>
          <w:rStyle w:val="pxvis"/>
          <w:rFonts w:ascii="Times NewRoman" w:hAnsi="Times NewRoman"/>
          <w:b w:val="0"/>
          <w:sz w:val="24"/>
        </w:rPr>
        <w:t>§</w:t>
      </w:r>
      <w:r>
        <w:rPr>
          <w:rStyle w:val="pxst"/>
        </w:rPr>
        <w:t>64.061(4), Fla. Stat.</w:t>
      </w:r>
      <w:r>
        <w:t xml:space="preserve">; </w:t>
      </w:r>
      <w:r>
        <w:rPr>
          <w:rStyle w:val="pxst"/>
          <w:color w:val="FF0000"/>
          <w:sz w:val="20"/>
          <w:szCs w:val="20"/>
          <w:vertAlign w:val="superscript"/>
        </w:rPr>
        <w:t>►</w:t>
      </w:r>
      <w:r>
        <w:rPr>
          <w:rStyle w:val="pxst"/>
        </w:rPr>
        <w:fldChar w:fldCharType="begin"/>
      </w:r>
      <w:r>
        <w:rPr>
          <w:rStyle w:val="pxst"/>
        </w:rPr>
        <w:instrText>st.ref.id="I02W9UR"</w:instrText>
      </w:r>
      <w:r>
        <w:rPr>
          <w:rStyle w:val="pxst"/>
        </w:rPr>
        <w:fldChar w:fldCharType="end"/>
      </w:r>
      <w:r>
        <w:rPr>
          <w:rStyle w:val="pxst"/>
          <w:vanish/>
        </w:rPr>
        <w:t>&amp;s;</w:t>
      </w:r>
      <w:r>
        <w:rPr>
          <w:rStyle w:val="pxvis"/>
          <w:rFonts w:ascii="Times NewRoman" w:hAnsi="Times NewRoman"/>
          <w:b w:val="0"/>
          <w:sz w:val="24"/>
        </w:rPr>
        <w:t>§</w:t>
      </w:r>
      <w:r>
        <w:rPr>
          <w:rStyle w:val="pxst"/>
        </w:rPr>
        <w:t>64.071, Fla. Stat.</w:t>
      </w:r>
      <w:r>
        <w:t xml:space="preserve">; </w:t>
      </w:r>
      <w:r>
        <w:rPr>
          <w:rStyle w:val="pxst"/>
          <w:color w:val="FF0000"/>
          <w:sz w:val="20"/>
          <w:szCs w:val="20"/>
          <w:vertAlign w:val="superscript"/>
        </w:rPr>
        <w:t>►</w:t>
      </w:r>
      <w:r>
        <w:rPr>
          <w:rStyle w:val="pxst"/>
        </w:rPr>
        <w:fldChar w:fldCharType="begin"/>
      </w:r>
      <w:r>
        <w:rPr>
          <w:rStyle w:val="pxst"/>
        </w:rPr>
        <w:instrText>st.ref.id="I02Z2ZN"</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See section 55.01(2) on the insertion of the addresses of the parties and the defendant's Social Security number.</w:t>
      </w:r>
    </w:p>
    <w:p w14:paraId="1AB52FE7" w14:textId="77777777" w:rsidR="00FD3105" w:rsidRDefault="00FD3105">
      <w:pPr>
        <w:pStyle w:val="pxs"/>
        <w:spacing w:before="180"/>
        <w:rPr>
          <w:sz w:val="27"/>
          <w:szCs w:val="27"/>
        </w:rPr>
      </w:pPr>
      <w:r>
        <w:rPr>
          <w:sz w:val="27"/>
          <w:szCs w:val="27"/>
        </w:rPr>
        <w:t>10:47. Judgment</w:t>
      </w:r>
      <w:r>
        <w:rPr>
          <w:rStyle w:val="pxsep"/>
        </w:rPr>
        <w:t xml:space="preserve">-- </w:t>
      </w:r>
      <w:r>
        <w:rPr>
          <w:sz w:val="27"/>
          <w:szCs w:val="27"/>
        </w:rPr>
        <w:t>On the pleadings</w:t>
      </w:r>
    </w:p>
    <w:p w14:paraId="33FB7AB9" w14:textId="77777777" w:rsidR="00FD3105" w:rsidRDefault="00FD3105">
      <w:pPr>
        <w:pStyle w:val="pxov"/>
        <w:rPr>
          <w:vanish/>
        </w:rPr>
      </w:pPr>
      <w:r>
        <w:rPr>
          <w:vanish/>
        </w:rPr>
        <w:t>FMS</w:t>
      </w:r>
    </w:p>
    <w:p w14:paraId="519FE1D3" w14:textId="77777777" w:rsidR="00FD3105" w:rsidRDefault="00FD3105">
      <w:pPr>
        <w:pStyle w:val="pxov"/>
        <w:rPr>
          <w:vanish/>
        </w:rPr>
      </w:pPr>
      <w:r>
        <w:rPr>
          <w:vanish/>
        </w:rPr>
        <w:t>LCV</w:t>
      </w:r>
    </w:p>
    <w:p w14:paraId="7DA73497" w14:textId="77777777" w:rsidR="00FD3105" w:rsidRDefault="00FD3105">
      <w:pPr>
        <w:pStyle w:val="pxov"/>
        <w:rPr>
          <w:vanish/>
        </w:rPr>
      </w:pPr>
      <w:r>
        <w:rPr>
          <w:vanish/>
        </w:rPr>
        <w:t>LSC</w:t>
      </w:r>
    </w:p>
    <w:p w14:paraId="12997600" w14:textId="77777777" w:rsidR="00FD3105" w:rsidRDefault="00FD3105">
      <w:pPr>
        <w:pStyle w:val="pxov"/>
        <w:rPr>
          <w:vanish/>
        </w:rPr>
      </w:pPr>
      <w:r>
        <w:rPr>
          <w:vanish/>
        </w:rPr>
        <w:t>LS2</w:t>
      </w:r>
    </w:p>
    <w:p w14:paraId="24509C44" w14:textId="77777777" w:rsidR="00FD3105" w:rsidRDefault="00FD3105">
      <w:pPr>
        <w:pStyle w:val="pxov"/>
        <w:rPr>
          <w:vanish/>
        </w:rPr>
      </w:pPr>
      <w:r>
        <w:rPr>
          <w:vanish/>
        </w:rPr>
        <w:t>LS7</w:t>
      </w:r>
    </w:p>
    <w:p w14:paraId="4387B45F" w14:textId="77777777" w:rsidR="00FD3105" w:rsidRDefault="00FD3105">
      <w:pPr>
        <w:pStyle w:val="pxov"/>
        <w:rPr>
          <w:vanish/>
        </w:rPr>
      </w:pPr>
      <w:r>
        <w:rPr>
          <w:vanish/>
        </w:rPr>
        <w:t>FCV</w:t>
      </w:r>
    </w:p>
    <w:p w14:paraId="481F67EB" w14:textId="77777777" w:rsidR="00FD3105" w:rsidRDefault="00FD3105">
      <w:pPr>
        <w:pStyle w:val="pxov"/>
        <w:rPr>
          <w:vanish/>
        </w:rPr>
      </w:pPr>
      <w:r>
        <w:rPr>
          <w:vanish/>
        </w:rPr>
        <w:t>FLG</w:t>
      </w:r>
    </w:p>
    <w:p w14:paraId="77E2802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form.fid="I6d39bc109fed11dfbf230000837214a9"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75C4E6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tbl.ident="I06ZXFX"</w:instrText>
      </w:r>
      <w:r>
        <w:fldChar w:fldCharType="end"/>
      </w:r>
      <w:r>
        <w:fldChar w:fldCharType="begin"/>
      </w:r>
      <w:r>
        <w:instrText>tbl.uuid="I01QQF3"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B39DD8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5F5534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F88713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06CC53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7D7A91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77E17A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C89C3AF" w14:textId="77777777">
        <w:tblPrEx>
          <w:tblCellMar>
            <w:top w:w="0" w:type="dxa"/>
            <w:left w:w="0" w:type="dxa"/>
            <w:bottom w:w="0" w:type="dxa"/>
            <w:right w:w="0" w:type="dxa"/>
          </w:tblCellMar>
        </w:tblPrEx>
        <w:tc>
          <w:tcPr>
            <w:tcW w:w="2160" w:type="dxa"/>
            <w:tcBorders>
              <w:top w:val="nil"/>
              <w:left w:val="nil"/>
              <w:bottom w:val="nil"/>
              <w:right w:val="nil"/>
            </w:tcBorders>
          </w:tcPr>
          <w:p w14:paraId="2B5EC5F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DDDCCE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10AA5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8AEBED" w14:textId="77777777" w:rsidR="00FD3105" w:rsidRDefault="00FD3105"/>
        </w:tc>
      </w:tr>
      <w:tr w:rsidR="00FD3105" w14:paraId="0EB3A4DA" w14:textId="77777777">
        <w:tblPrEx>
          <w:tblCellMar>
            <w:top w:w="0" w:type="dxa"/>
            <w:left w:w="0" w:type="dxa"/>
            <w:bottom w:w="0" w:type="dxa"/>
            <w:right w:w="0" w:type="dxa"/>
          </w:tblCellMar>
        </w:tblPrEx>
        <w:tc>
          <w:tcPr>
            <w:tcW w:w="2160" w:type="dxa"/>
            <w:tcBorders>
              <w:top w:val="nil"/>
              <w:left w:val="nil"/>
              <w:bottom w:val="nil"/>
              <w:right w:val="nil"/>
            </w:tcBorders>
          </w:tcPr>
          <w:p w14:paraId="3C24C9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A484F7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31D9E8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257D5D8" w14:textId="77777777" w:rsidR="00FD3105" w:rsidRDefault="00FD3105"/>
        </w:tc>
      </w:tr>
      <w:tr w:rsidR="00FD3105" w14:paraId="2E6D26CF" w14:textId="77777777">
        <w:tblPrEx>
          <w:tblCellMar>
            <w:top w:w="0" w:type="dxa"/>
            <w:left w:w="0" w:type="dxa"/>
            <w:bottom w:w="0" w:type="dxa"/>
            <w:right w:w="0" w:type="dxa"/>
          </w:tblCellMar>
        </w:tblPrEx>
        <w:tc>
          <w:tcPr>
            <w:tcW w:w="2160" w:type="dxa"/>
            <w:tcBorders>
              <w:top w:val="nil"/>
              <w:left w:val="nil"/>
              <w:bottom w:val="nil"/>
              <w:right w:val="nil"/>
            </w:tcBorders>
          </w:tcPr>
          <w:p w14:paraId="1CC7E9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C53F21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B7A315E" w14:textId="77777777" w:rsidR="00FD3105" w:rsidRDefault="00FD3105"/>
        </w:tc>
        <w:tc>
          <w:tcPr>
            <w:tcW w:w="2160" w:type="dxa"/>
            <w:tcBorders>
              <w:top w:val="nil"/>
              <w:left w:val="nil"/>
              <w:bottom w:val="nil"/>
              <w:right w:val="nil"/>
            </w:tcBorders>
          </w:tcPr>
          <w:p w14:paraId="19C4D006" w14:textId="77777777" w:rsidR="00FD3105" w:rsidRDefault="00FD3105"/>
        </w:tc>
      </w:tr>
      <w:tr w:rsidR="00FD3105" w14:paraId="3C04F717" w14:textId="77777777">
        <w:tblPrEx>
          <w:tblCellMar>
            <w:top w:w="0" w:type="dxa"/>
            <w:left w:w="0" w:type="dxa"/>
            <w:bottom w:w="0" w:type="dxa"/>
            <w:right w:w="0" w:type="dxa"/>
          </w:tblCellMar>
        </w:tblPrEx>
        <w:tc>
          <w:tcPr>
            <w:tcW w:w="2160" w:type="dxa"/>
            <w:tcBorders>
              <w:top w:val="nil"/>
              <w:left w:val="nil"/>
              <w:bottom w:val="nil"/>
              <w:right w:val="nil"/>
            </w:tcBorders>
          </w:tcPr>
          <w:p w14:paraId="2C76A89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F2F91E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EFE642D" w14:textId="77777777" w:rsidR="00FD3105" w:rsidRDefault="00FD3105"/>
        </w:tc>
        <w:tc>
          <w:tcPr>
            <w:tcW w:w="2160" w:type="dxa"/>
            <w:tcBorders>
              <w:top w:val="nil"/>
              <w:left w:val="nil"/>
              <w:bottom w:val="nil"/>
              <w:right w:val="nil"/>
            </w:tcBorders>
          </w:tcPr>
          <w:p w14:paraId="4055F0D5" w14:textId="77777777" w:rsidR="00FD3105" w:rsidRDefault="00FD3105"/>
        </w:tc>
      </w:tr>
      <w:tr w:rsidR="00FD3105" w14:paraId="08178275" w14:textId="77777777">
        <w:tblPrEx>
          <w:tblCellMar>
            <w:top w:w="0" w:type="dxa"/>
            <w:left w:w="0" w:type="dxa"/>
            <w:bottom w:w="0" w:type="dxa"/>
            <w:right w:w="0" w:type="dxa"/>
          </w:tblCellMar>
        </w:tblPrEx>
        <w:tc>
          <w:tcPr>
            <w:tcW w:w="2160" w:type="dxa"/>
            <w:tcBorders>
              <w:top w:val="nil"/>
              <w:left w:val="nil"/>
              <w:bottom w:val="nil"/>
              <w:right w:val="nil"/>
            </w:tcBorders>
          </w:tcPr>
          <w:p w14:paraId="258813C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06BC51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1759A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7BF11B7" w14:textId="77777777" w:rsidR="00FD3105" w:rsidRDefault="00FD3105"/>
        </w:tc>
      </w:tr>
    </w:tbl>
    <w:p w14:paraId="08F48857" w14:textId="77777777" w:rsidR="00FD3105" w:rsidRDefault="00FD3105">
      <w:pPr>
        <w:pStyle w:val="pxtbody"/>
      </w:pPr>
    </w:p>
    <w:p w14:paraId="281F302C" w14:textId="77777777" w:rsidR="00FD3105" w:rsidRDefault="00FD3105"/>
    <w:p w14:paraId="4F87D529" w14:textId="77777777" w:rsidR="00FD3105" w:rsidRDefault="00FD3105">
      <w:pPr>
        <w:pStyle w:val="pxformhac"/>
        <w:spacing w:before="180"/>
        <w:jc w:val="center"/>
      </w:pPr>
      <w:r>
        <w:t xml:space="preserve">FINAL JUDGMENT </w:t>
      </w:r>
    </w:p>
    <w:p w14:paraId="290963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This action was heard on defendant's motion for judgment on the pleadings and</w:t>
      </w:r>
    </w:p>
    <w:p w14:paraId="682EBB0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IT IS ADJUDGED that plaintiff </w:t>
      </w:r>
      <w:r>
        <w:rPr>
          <w:rStyle w:val="pxfinstr"/>
          <w:i/>
          <w:iCs/>
        </w:rPr>
        <w:t>[NAME OF PLAINTIFF]</w:t>
      </w:r>
      <w:r>
        <w:t xml:space="preserve"> take nothing by this action and that defendant </w:t>
      </w:r>
      <w:r>
        <w:rPr>
          <w:rStyle w:val="pxfinstr"/>
          <w:i/>
          <w:iCs/>
        </w:rPr>
        <w:t>[NAME OF DEFENDANT]</w:t>
      </w:r>
      <w:r>
        <w:t xml:space="preserve">, whose address is </w:t>
      </w:r>
      <w:r>
        <w:rPr>
          <w:rStyle w:val="pxfinstr"/>
          <w:i/>
          <w:iCs/>
        </w:rPr>
        <w:t>[address of defendant]</w:t>
      </w:r>
      <w:r>
        <w:t xml:space="preserve">, go hence without day and recover costs from plaintiff </w:t>
      </w:r>
      <w:r>
        <w:rPr>
          <w:rStyle w:val="pxfinstr"/>
          <w:i/>
          <w:iCs/>
        </w:rPr>
        <w:t>[OPTIONAL:, whose address is [address of plaintiff] and the last four digits of Social Security number are [last four numbers of Social Security number],]</w:t>
      </w:r>
      <w:r>
        <w:t xml:space="preserve"> $</w:t>
      </w:r>
      <w:r>
        <w:rPr>
          <w:rStyle w:val="pxfinstr"/>
          <w:i/>
          <w:iCs/>
        </w:rPr>
        <w:t>[dollar amount of recovery]</w:t>
      </w:r>
      <w:r>
        <w:t xml:space="preserve"> that shall bear interest at the rate of </w:t>
      </w:r>
      <w:r>
        <w:rPr>
          <w:rStyle w:val="pxfinstr"/>
          <w:i/>
          <w:iCs/>
        </w:rPr>
        <w:t>[percentage rate of interest]</w:t>
      </w:r>
      <w:r>
        <w:rPr>
          <w:vanish/>
        </w:rPr>
        <w:t>&amp;percnt;</w:t>
      </w:r>
      <w:r>
        <w:rPr>
          <w:rStyle w:val="pxvis"/>
          <w:rFonts w:ascii="Times NewRoman" w:hAnsi="Times NewRoman"/>
          <w:b w:val="0"/>
          <w:sz w:val="24"/>
        </w:rPr>
        <w:t>%</w:t>
      </w:r>
      <w:r>
        <w:t xml:space="preserve"> a year, for which let execution issue forthwith.</w:t>
      </w:r>
    </w:p>
    <w:p w14:paraId="63C98A7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ORDERED at </w:t>
      </w:r>
      <w:r>
        <w:rPr>
          <w:rStyle w:val="pxfinstr"/>
          <w:i/>
          <w:iCs/>
        </w:rPr>
        <w:t>[name of city]</w:t>
      </w:r>
      <w:r>
        <w:t xml:space="preserve">, Florida on </w:t>
      </w:r>
      <w:r>
        <w:rPr>
          <w:rStyle w:val="pxfinstr"/>
          <w:i/>
          <w:iCs/>
        </w:rPr>
        <w:t>[date of judgment]</w:t>
      </w:r>
      <w:r>
        <w:t>.</w:t>
      </w:r>
    </w:p>
    <w:p w14:paraId="45D1639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CE6CE2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D7FABC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5ECA8B5"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tbl.uuid="I01F17S"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3111E4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2C3E48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022311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AC1D50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4BF983C" w14:textId="77777777">
        <w:tblPrEx>
          <w:tblCellMar>
            <w:top w:w="0" w:type="dxa"/>
            <w:left w:w="0" w:type="dxa"/>
            <w:bottom w:w="0" w:type="dxa"/>
            <w:right w:w="0" w:type="dxa"/>
          </w:tblCellMar>
        </w:tblPrEx>
        <w:tc>
          <w:tcPr>
            <w:tcW w:w="4320" w:type="dxa"/>
            <w:tcBorders>
              <w:top w:val="nil"/>
              <w:left w:val="nil"/>
              <w:bottom w:val="nil"/>
              <w:right w:val="nil"/>
            </w:tcBorders>
          </w:tcPr>
          <w:p w14:paraId="39159A8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CD5E5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453FD7BD" w14:textId="77777777" w:rsidR="00FD3105" w:rsidRDefault="00FD3105">
      <w:pPr>
        <w:pStyle w:val="pxtbody"/>
      </w:pPr>
    </w:p>
    <w:p w14:paraId="3D44525D" w14:textId="77777777" w:rsidR="00FD3105" w:rsidRDefault="00FD3105"/>
    <w:p w14:paraId="0118986C" w14:textId="77777777" w:rsidR="00FD3105" w:rsidRDefault="00FD3105">
      <w:pPr>
        <w:pStyle w:val="pxcomnt"/>
      </w:pPr>
    </w:p>
    <w:p w14:paraId="279C2A86" w14:textId="77777777" w:rsidR="00FD3105" w:rsidRDefault="00FD3105">
      <w:pPr>
        <w:pStyle w:val="pxhac"/>
        <w:spacing w:before="180"/>
        <w:jc w:val="center"/>
      </w:pPr>
      <w:r>
        <w:rPr>
          <w:rStyle w:val="pxb"/>
          <w:b/>
          <w:bCs/>
        </w:rPr>
        <w:t>Author's Comment</w:t>
      </w:r>
    </w:p>
    <w:p w14:paraId="2D180E8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st.ref.id="I0359QU"</w:instrText>
      </w:r>
      <w:r>
        <w:rPr>
          <w:rStyle w:val="pxst"/>
        </w:rPr>
        <w:fldChar w:fldCharType="end"/>
      </w:r>
      <w:r>
        <w:rPr>
          <w:rStyle w:val="pxst"/>
        </w:rPr>
        <w:t>Fla. R. Civ. P. 1.140(c)</w:t>
      </w:r>
      <w:r>
        <w:t xml:space="preserve">; </w:t>
      </w:r>
      <w:r>
        <w:rPr>
          <w:rStyle w:val="pxst"/>
          <w:color w:val="FF0000"/>
          <w:sz w:val="20"/>
          <w:szCs w:val="20"/>
          <w:vertAlign w:val="superscript"/>
        </w:rPr>
        <w:t>►</w:t>
      </w:r>
      <w:r>
        <w:rPr>
          <w:rStyle w:val="pxst"/>
        </w:rPr>
        <w:fldChar w:fldCharType="begin"/>
      </w:r>
      <w:r>
        <w:rPr>
          <w:rStyle w:val="pxst"/>
        </w:rPr>
        <w:instrText>st.ref.id="I02UI7U"</w:instrText>
      </w:r>
      <w:r>
        <w:rPr>
          <w:rStyle w:val="pxst"/>
        </w:rPr>
        <w:fldChar w:fldCharType="end"/>
      </w:r>
      <w:r>
        <w:rPr>
          <w:rStyle w:val="pxst"/>
        </w:rPr>
        <w:t>Fla. Fam. L. R. P. 12.140(c)</w:t>
      </w:r>
      <w:r>
        <w:t xml:space="preserve">; </w:t>
      </w:r>
      <w:r>
        <w:rPr>
          <w:rStyle w:val="pxcc"/>
          <w:color w:val="FF0000"/>
          <w:sz w:val="20"/>
          <w:szCs w:val="20"/>
          <w:vertAlign w:val="superscript"/>
        </w:rPr>
        <w:t>►</w:t>
      </w:r>
      <w:r>
        <w:rPr>
          <w:rStyle w:val="pxcc"/>
        </w:rPr>
        <w:fldChar w:fldCharType="begin"/>
      </w:r>
      <w:r>
        <w:rPr>
          <w:rStyle w:val="pxcc"/>
        </w:rPr>
        <w:instrText>cc.ref.id="I03WDYW"</w:instrText>
      </w:r>
      <w:r>
        <w:rPr>
          <w:rStyle w:val="pxcc"/>
        </w:rPr>
        <w:fldChar w:fldCharType="end"/>
      </w:r>
      <w:r>
        <w:rPr>
          <w:rStyle w:val="pxcc"/>
        </w:rPr>
        <w:t>Whitaker v. Powers, 424 So. 2d 154 (Fla. 5th DCA 1982)</w:t>
      </w:r>
      <w:r>
        <w:t>.</w:t>
      </w:r>
    </w:p>
    <w:p w14:paraId="0EF13635" w14:textId="77777777" w:rsidR="00FD3105" w:rsidRDefault="00FD3105">
      <w:pPr>
        <w:pStyle w:val="pxs"/>
        <w:spacing w:before="180"/>
        <w:rPr>
          <w:sz w:val="27"/>
          <w:szCs w:val="27"/>
        </w:rPr>
      </w:pPr>
      <w:r>
        <w:rPr>
          <w:sz w:val="27"/>
          <w:szCs w:val="27"/>
        </w:rPr>
        <w:t>10:48. Judgment</w:t>
      </w:r>
      <w:r>
        <w:rPr>
          <w:rStyle w:val="pxsep"/>
        </w:rPr>
        <w:t xml:space="preserve">-- </w:t>
      </w:r>
      <w:r>
        <w:rPr>
          <w:sz w:val="27"/>
          <w:szCs w:val="27"/>
        </w:rPr>
        <w:t>Prohibition</w:t>
      </w:r>
    </w:p>
    <w:p w14:paraId="56B94816" w14:textId="77777777" w:rsidR="00FD3105" w:rsidRDefault="00FD3105">
      <w:pPr>
        <w:pStyle w:val="pxov"/>
        <w:rPr>
          <w:vanish/>
        </w:rPr>
      </w:pPr>
      <w:r>
        <w:rPr>
          <w:vanish/>
        </w:rPr>
        <w:t>FMS</w:t>
      </w:r>
    </w:p>
    <w:p w14:paraId="1D0F585C" w14:textId="77777777" w:rsidR="00FD3105" w:rsidRDefault="00FD3105">
      <w:pPr>
        <w:pStyle w:val="pxov"/>
        <w:rPr>
          <w:vanish/>
        </w:rPr>
      </w:pPr>
      <w:r>
        <w:rPr>
          <w:vanish/>
        </w:rPr>
        <w:t>LFA</w:t>
      </w:r>
    </w:p>
    <w:p w14:paraId="70BD93D7" w14:textId="77777777" w:rsidR="00FD3105" w:rsidRDefault="00FD3105">
      <w:pPr>
        <w:pStyle w:val="pxov"/>
        <w:rPr>
          <w:vanish/>
        </w:rPr>
      </w:pPr>
      <w:r>
        <w:rPr>
          <w:vanish/>
        </w:rPr>
        <w:t>LEW</w:t>
      </w:r>
    </w:p>
    <w:p w14:paraId="33DD97D1" w14:textId="77777777" w:rsidR="00FD3105" w:rsidRDefault="00FD3105">
      <w:pPr>
        <w:pStyle w:val="pxov"/>
        <w:rPr>
          <w:vanish/>
        </w:rPr>
      </w:pPr>
      <w:r>
        <w:rPr>
          <w:vanish/>
        </w:rPr>
        <w:t>FCV</w:t>
      </w:r>
    </w:p>
    <w:p w14:paraId="5715F861" w14:textId="77777777" w:rsidR="00FD3105" w:rsidRDefault="00FD3105">
      <w:pPr>
        <w:pStyle w:val="pxov"/>
        <w:rPr>
          <w:vanish/>
        </w:rPr>
      </w:pPr>
      <w:r>
        <w:rPr>
          <w:vanish/>
        </w:rPr>
        <w:t>FLG</w:t>
      </w:r>
    </w:p>
    <w:p w14:paraId="00E677B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form.fid="I6d3d17709fed11dfbf230000837214a9"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48B25C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tbl.ident="I0252O1"</w:instrText>
      </w:r>
      <w:r>
        <w:fldChar w:fldCharType="end"/>
      </w:r>
      <w:r>
        <w:fldChar w:fldCharType="begin"/>
      </w:r>
      <w:r>
        <w:instrText>tbl.uuid="I04ZTD6"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934568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7E7355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BF7369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5F551E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7F542D6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B5FFAB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24C2085" w14:textId="77777777">
        <w:tblPrEx>
          <w:tblCellMar>
            <w:top w:w="0" w:type="dxa"/>
            <w:left w:w="0" w:type="dxa"/>
            <w:bottom w:w="0" w:type="dxa"/>
            <w:right w:w="0" w:type="dxa"/>
          </w:tblCellMar>
        </w:tblPrEx>
        <w:tc>
          <w:tcPr>
            <w:tcW w:w="2160" w:type="dxa"/>
            <w:tcBorders>
              <w:top w:val="nil"/>
              <w:left w:val="nil"/>
              <w:bottom w:val="nil"/>
              <w:right w:val="nil"/>
            </w:tcBorders>
          </w:tcPr>
          <w:p w14:paraId="0C219D2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0096281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B8C2B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5AB7DA" w14:textId="77777777" w:rsidR="00FD3105" w:rsidRDefault="00FD3105"/>
        </w:tc>
      </w:tr>
      <w:tr w:rsidR="00FD3105" w14:paraId="0FF82856" w14:textId="77777777">
        <w:tblPrEx>
          <w:tblCellMar>
            <w:top w:w="0" w:type="dxa"/>
            <w:left w:w="0" w:type="dxa"/>
            <w:bottom w:w="0" w:type="dxa"/>
            <w:right w:w="0" w:type="dxa"/>
          </w:tblCellMar>
        </w:tblPrEx>
        <w:tc>
          <w:tcPr>
            <w:tcW w:w="2160" w:type="dxa"/>
            <w:tcBorders>
              <w:top w:val="nil"/>
              <w:left w:val="nil"/>
              <w:bottom w:val="nil"/>
              <w:right w:val="nil"/>
            </w:tcBorders>
          </w:tcPr>
          <w:p w14:paraId="0D8842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F7ED85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03EB28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531FD0" w14:textId="77777777" w:rsidR="00FD3105" w:rsidRDefault="00FD3105"/>
        </w:tc>
      </w:tr>
      <w:tr w:rsidR="00FD3105" w14:paraId="7F901B03" w14:textId="77777777">
        <w:tblPrEx>
          <w:tblCellMar>
            <w:top w:w="0" w:type="dxa"/>
            <w:left w:w="0" w:type="dxa"/>
            <w:bottom w:w="0" w:type="dxa"/>
            <w:right w:w="0" w:type="dxa"/>
          </w:tblCellMar>
        </w:tblPrEx>
        <w:tc>
          <w:tcPr>
            <w:tcW w:w="2160" w:type="dxa"/>
            <w:tcBorders>
              <w:top w:val="nil"/>
              <w:left w:val="nil"/>
              <w:bottom w:val="nil"/>
              <w:right w:val="nil"/>
            </w:tcBorders>
          </w:tcPr>
          <w:p w14:paraId="3E302ED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80D5F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E9DEA3B" w14:textId="77777777" w:rsidR="00FD3105" w:rsidRDefault="00FD3105"/>
        </w:tc>
        <w:tc>
          <w:tcPr>
            <w:tcW w:w="2160" w:type="dxa"/>
            <w:tcBorders>
              <w:top w:val="nil"/>
              <w:left w:val="nil"/>
              <w:bottom w:val="nil"/>
              <w:right w:val="nil"/>
            </w:tcBorders>
          </w:tcPr>
          <w:p w14:paraId="4B2FB06D" w14:textId="77777777" w:rsidR="00FD3105" w:rsidRDefault="00FD3105"/>
        </w:tc>
      </w:tr>
      <w:tr w:rsidR="00FD3105" w14:paraId="6EBA346A" w14:textId="77777777">
        <w:tblPrEx>
          <w:tblCellMar>
            <w:top w:w="0" w:type="dxa"/>
            <w:left w:w="0" w:type="dxa"/>
            <w:bottom w:w="0" w:type="dxa"/>
            <w:right w:w="0" w:type="dxa"/>
          </w:tblCellMar>
        </w:tblPrEx>
        <w:tc>
          <w:tcPr>
            <w:tcW w:w="2160" w:type="dxa"/>
            <w:tcBorders>
              <w:top w:val="nil"/>
              <w:left w:val="nil"/>
              <w:bottom w:val="nil"/>
              <w:right w:val="nil"/>
            </w:tcBorders>
          </w:tcPr>
          <w:p w14:paraId="566944F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F888457"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2160" w:type="dxa"/>
            <w:tcBorders>
              <w:top w:val="nil"/>
              <w:left w:val="nil"/>
              <w:bottom w:val="nil"/>
              <w:right w:val="nil"/>
            </w:tcBorders>
          </w:tcPr>
          <w:p w14:paraId="5349BCB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ED8D041" w14:textId="77777777" w:rsidR="00FD3105" w:rsidRDefault="00FD3105"/>
        </w:tc>
      </w:tr>
      <w:tr w:rsidR="00FD3105" w14:paraId="38347C2D" w14:textId="77777777">
        <w:tblPrEx>
          <w:tblCellMar>
            <w:top w:w="0" w:type="dxa"/>
            <w:left w:w="0" w:type="dxa"/>
            <w:bottom w:w="0" w:type="dxa"/>
            <w:right w:w="0" w:type="dxa"/>
          </w:tblCellMar>
        </w:tblPrEx>
        <w:tc>
          <w:tcPr>
            <w:tcW w:w="2160" w:type="dxa"/>
            <w:tcBorders>
              <w:top w:val="nil"/>
              <w:left w:val="nil"/>
              <w:bottom w:val="nil"/>
              <w:right w:val="nil"/>
            </w:tcBorders>
          </w:tcPr>
          <w:p w14:paraId="7879A8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E3FBA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D3B3E4" w14:textId="77777777" w:rsidR="00FD3105" w:rsidRDefault="00FD3105"/>
        </w:tc>
        <w:tc>
          <w:tcPr>
            <w:tcW w:w="2160" w:type="dxa"/>
            <w:tcBorders>
              <w:top w:val="nil"/>
              <w:left w:val="nil"/>
              <w:bottom w:val="nil"/>
              <w:right w:val="nil"/>
            </w:tcBorders>
          </w:tcPr>
          <w:p w14:paraId="5DA90512" w14:textId="77777777" w:rsidR="00FD3105" w:rsidRDefault="00FD3105"/>
        </w:tc>
      </w:tr>
      <w:tr w:rsidR="00FD3105" w14:paraId="2F850E5B" w14:textId="77777777">
        <w:tblPrEx>
          <w:tblCellMar>
            <w:top w:w="0" w:type="dxa"/>
            <w:left w:w="0" w:type="dxa"/>
            <w:bottom w:w="0" w:type="dxa"/>
            <w:right w:w="0" w:type="dxa"/>
          </w:tblCellMar>
        </w:tblPrEx>
        <w:tc>
          <w:tcPr>
            <w:tcW w:w="2160" w:type="dxa"/>
            <w:tcBorders>
              <w:top w:val="nil"/>
              <w:left w:val="nil"/>
              <w:bottom w:val="nil"/>
              <w:right w:val="nil"/>
            </w:tcBorders>
          </w:tcPr>
          <w:p w14:paraId="508C8E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p>
        </w:tc>
        <w:tc>
          <w:tcPr>
            <w:tcW w:w="2160" w:type="dxa"/>
            <w:tcBorders>
              <w:top w:val="nil"/>
              <w:left w:val="nil"/>
              <w:bottom w:val="nil"/>
              <w:right w:val="nil"/>
            </w:tcBorders>
          </w:tcPr>
          <w:p w14:paraId="3B4D7C1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9E99D5" w14:textId="77777777" w:rsidR="00FD3105" w:rsidRDefault="00FD3105"/>
        </w:tc>
        <w:tc>
          <w:tcPr>
            <w:tcW w:w="2160" w:type="dxa"/>
            <w:tcBorders>
              <w:top w:val="nil"/>
              <w:left w:val="nil"/>
              <w:bottom w:val="nil"/>
              <w:right w:val="nil"/>
            </w:tcBorders>
          </w:tcPr>
          <w:p w14:paraId="2D80568C" w14:textId="77777777" w:rsidR="00FD3105" w:rsidRDefault="00FD3105"/>
        </w:tc>
      </w:tr>
      <w:tr w:rsidR="00FD3105" w14:paraId="56C89025" w14:textId="77777777">
        <w:tblPrEx>
          <w:tblCellMar>
            <w:top w:w="0" w:type="dxa"/>
            <w:left w:w="0" w:type="dxa"/>
            <w:bottom w:w="0" w:type="dxa"/>
            <w:right w:w="0" w:type="dxa"/>
          </w:tblCellMar>
        </w:tblPrEx>
        <w:tc>
          <w:tcPr>
            <w:tcW w:w="2160" w:type="dxa"/>
            <w:tcBorders>
              <w:top w:val="nil"/>
              <w:left w:val="nil"/>
              <w:bottom w:val="nil"/>
              <w:right w:val="nil"/>
            </w:tcBorders>
          </w:tcPr>
          <w:p w14:paraId="1E84763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AB764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48A1455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DEDCC6E" w14:textId="77777777" w:rsidR="00FD3105" w:rsidRDefault="00FD3105"/>
        </w:tc>
      </w:tr>
    </w:tbl>
    <w:p w14:paraId="674EC2C4" w14:textId="77777777" w:rsidR="00FD3105" w:rsidRDefault="00FD3105">
      <w:pPr>
        <w:pStyle w:val="pxtbody"/>
      </w:pPr>
    </w:p>
    <w:p w14:paraId="5392C58C" w14:textId="77777777" w:rsidR="00FD3105" w:rsidRDefault="00FD3105"/>
    <w:p w14:paraId="40B17EBA" w14:textId="77777777" w:rsidR="00FD3105" w:rsidRDefault="00FD3105">
      <w:pPr>
        <w:pStyle w:val="pxformhac"/>
        <w:spacing w:before="180"/>
        <w:jc w:val="center"/>
      </w:pPr>
      <w:r>
        <w:t xml:space="preserve">FINAL JUDGMENT </w:t>
      </w:r>
    </w:p>
    <w:p w14:paraId="74576A8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This action was tried before the court and</w:t>
      </w:r>
    </w:p>
    <w:p w14:paraId="589DB4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IT IS ADJUDGED that the clerk of this court shall issue an absolute writ of prohibition to the Honorable </w:t>
      </w:r>
      <w:r>
        <w:rPr>
          <w:rStyle w:val="pxfinstr"/>
          <w:i/>
          <w:iCs/>
        </w:rPr>
        <w:t>[NAME OF JUDGE]</w:t>
      </w:r>
      <w:r>
        <w:t xml:space="preserve">, as County Judge of </w:t>
      </w:r>
      <w:r>
        <w:rPr>
          <w:rStyle w:val="pxfinstr"/>
          <w:i/>
          <w:iCs/>
        </w:rPr>
        <w:t>[name of county]</w:t>
      </w:r>
      <w:r>
        <w:t xml:space="preserve">, Florida, prohibiting from exercising jurisdiction further in the action styled </w:t>
      </w:r>
      <w:r>
        <w:rPr>
          <w:rStyle w:val="pxfinstr"/>
          <w:i/>
          <w:iCs/>
        </w:rPr>
        <w:t>[name of plaintiff]</w:t>
      </w:r>
      <w:r>
        <w:t xml:space="preserve"> as plaintiff vs </w:t>
      </w:r>
      <w:r>
        <w:rPr>
          <w:rStyle w:val="pxfinstr"/>
          <w:i/>
          <w:iCs/>
        </w:rPr>
        <w:t>[name of defendant]</w:t>
      </w:r>
      <w:r>
        <w:t xml:space="preserve"> as defendant, case </w:t>
      </w:r>
      <w:r>
        <w:rPr>
          <w:rStyle w:val="pxfinstr"/>
          <w:i/>
          <w:iCs/>
        </w:rPr>
        <w:t>[CASE NUMBER]</w:t>
      </w:r>
      <w:r>
        <w:t xml:space="preserve">, now pending in the County Court of </w:t>
      </w:r>
      <w:r>
        <w:rPr>
          <w:rStyle w:val="pxfinstr"/>
          <w:i/>
          <w:iCs/>
        </w:rPr>
        <w:t>[name of county]</w:t>
      </w:r>
      <w:r>
        <w:t xml:space="preserve"> Florida.</w:t>
      </w:r>
    </w:p>
    <w:p w14:paraId="3531B3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ORDERED at </w:t>
      </w:r>
      <w:r>
        <w:rPr>
          <w:rStyle w:val="pxfinstr"/>
          <w:i/>
          <w:iCs/>
        </w:rPr>
        <w:t>[name of city]</w:t>
      </w:r>
      <w:r>
        <w:t xml:space="preserve">, Florida on </w:t>
      </w:r>
      <w:r>
        <w:rPr>
          <w:rStyle w:val="pxfinstr"/>
          <w:i/>
          <w:iCs/>
        </w:rPr>
        <w:t>[date of judgment]</w:t>
      </w:r>
      <w:r>
        <w:t>.</w:t>
      </w:r>
    </w:p>
    <w:p w14:paraId="4ECF37F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EA2445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2256A8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07435C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tbl.ident="I065C6O"</w:instrText>
      </w:r>
      <w:r>
        <w:fldChar w:fldCharType="end"/>
      </w:r>
      <w:r>
        <w:fldChar w:fldCharType="begin"/>
      </w:r>
      <w:r>
        <w:instrText>tbl.uuid="I01FAGW"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3FD56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E9CC0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044B73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7361CF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1B4DF9A" w14:textId="77777777">
        <w:tblPrEx>
          <w:tblCellMar>
            <w:top w:w="0" w:type="dxa"/>
            <w:left w:w="0" w:type="dxa"/>
            <w:bottom w:w="0" w:type="dxa"/>
            <w:right w:w="0" w:type="dxa"/>
          </w:tblCellMar>
        </w:tblPrEx>
        <w:tc>
          <w:tcPr>
            <w:tcW w:w="4320" w:type="dxa"/>
            <w:tcBorders>
              <w:top w:val="nil"/>
              <w:left w:val="nil"/>
              <w:bottom w:val="nil"/>
              <w:right w:val="nil"/>
            </w:tcBorders>
          </w:tcPr>
          <w:p w14:paraId="3202E57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42A9C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7EB1BB9" w14:textId="77777777">
        <w:tblPrEx>
          <w:tblCellMar>
            <w:top w:w="0" w:type="dxa"/>
            <w:left w:w="0" w:type="dxa"/>
            <w:bottom w:w="0" w:type="dxa"/>
            <w:right w:w="0" w:type="dxa"/>
          </w:tblCellMar>
        </w:tblPrEx>
        <w:tc>
          <w:tcPr>
            <w:tcW w:w="4320" w:type="dxa"/>
            <w:tcBorders>
              <w:top w:val="nil"/>
              <w:left w:val="nil"/>
              <w:bottom w:val="nil"/>
              <w:right w:val="nil"/>
            </w:tcBorders>
          </w:tcPr>
          <w:p w14:paraId="72F2FE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F1D08E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1935CA7" w14:textId="77777777" w:rsidR="00FD3105" w:rsidRDefault="00FD3105">
      <w:pPr>
        <w:pStyle w:val="pxtbody"/>
      </w:pPr>
    </w:p>
    <w:p w14:paraId="2D564158" w14:textId="77777777" w:rsidR="00FD3105" w:rsidRDefault="00FD3105"/>
    <w:p w14:paraId="61159C2B" w14:textId="77777777" w:rsidR="00FD3105" w:rsidRDefault="00FD3105">
      <w:pPr>
        <w:pStyle w:val="pxcomnt"/>
      </w:pPr>
    </w:p>
    <w:p w14:paraId="1514F73D" w14:textId="77777777" w:rsidR="00FD3105" w:rsidRDefault="00FD3105">
      <w:pPr>
        <w:pStyle w:val="pxhac"/>
        <w:spacing w:before="180"/>
        <w:jc w:val="center"/>
      </w:pPr>
      <w:r>
        <w:rPr>
          <w:rStyle w:val="pxb"/>
          <w:b/>
          <w:bCs/>
        </w:rPr>
        <w:t>Author's Comment</w:t>
      </w:r>
    </w:p>
    <w:p w14:paraId="605D9BE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cc.ref.id="I03TKZT"</w:instrText>
      </w:r>
      <w:r>
        <w:rPr>
          <w:rStyle w:val="pxcc"/>
        </w:rPr>
        <w:fldChar w:fldCharType="end"/>
      </w:r>
      <w:r>
        <w:rPr>
          <w:rStyle w:val="pxcc"/>
        </w:rPr>
        <w:t>State ex rel. Ervin v. Smith, 160 So. 2d 518 (Fla. 1964)</w:t>
      </w:r>
      <w:r>
        <w:t xml:space="preserve">. When judgment is for defendant, the action is dismissed. See </w:t>
      </w:r>
      <w:r>
        <w:rPr>
          <w:rStyle w:val="pxx"/>
          <w:color w:val="FF0000"/>
          <w:sz w:val="20"/>
          <w:szCs w:val="20"/>
          <w:vertAlign w:val="superscript"/>
        </w:rPr>
        <w:t>►</w:t>
      </w:r>
      <w:r>
        <w:rPr>
          <w:rStyle w:val="pxx"/>
        </w:rPr>
        <w:fldChar w:fldCharType="begin"/>
      </w:r>
      <w:r>
        <w:rPr>
          <w:rStyle w:val="pxx"/>
        </w:rPr>
        <w:instrText>x.ref.id="I03UP3C"</w:instrText>
      </w:r>
      <w:r>
        <w:rPr>
          <w:rStyle w:val="pxx"/>
        </w:rPr>
        <w:fldChar w:fldCharType="end"/>
      </w:r>
      <w:r>
        <w:rPr>
          <w:rStyle w:val="pxx"/>
          <w:vanish/>
        </w:rPr>
        <w:t>&amp;s;</w:t>
      </w:r>
      <w:r>
        <w:rPr>
          <w:rStyle w:val="pxvis"/>
          <w:rFonts w:ascii="Times NewRoman" w:hAnsi="Times NewRoman"/>
          <w:b w:val="0"/>
          <w:sz w:val="24"/>
        </w:rPr>
        <w:t>§</w:t>
      </w:r>
      <w:r>
        <w:rPr>
          <w:rStyle w:val="pxx"/>
        </w:rPr>
        <w:t>10:18</w:t>
      </w:r>
      <w:r>
        <w:t xml:space="preserve">. The commencement in this action omits the reference to the presentation of evidence even though it is a nonjury form. This is so because an issue of fact in prohibition is virtually impossible. See </w:t>
      </w:r>
      <w:r>
        <w:rPr>
          <w:rStyle w:val="pxx"/>
          <w:color w:val="FF0000"/>
          <w:sz w:val="20"/>
          <w:szCs w:val="20"/>
          <w:vertAlign w:val="superscript"/>
        </w:rPr>
        <w:t>►</w:t>
      </w:r>
      <w:r>
        <w:rPr>
          <w:rStyle w:val="pxx"/>
        </w:rPr>
        <w:fldChar w:fldCharType="begin"/>
      </w:r>
      <w:r>
        <w:rPr>
          <w:rStyle w:val="pxx"/>
        </w:rPr>
        <w:instrText>x.ref.id="I03XI88"</w:instrText>
      </w:r>
      <w:r>
        <w:rPr>
          <w:rStyle w:val="pxx"/>
        </w:rPr>
        <w:fldChar w:fldCharType="end"/>
      </w:r>
      <w:r>
        <w:rPr>
          <w:rStyle w:val="pxx"/>
          <w:vanish/>
        </w:rPr>
        <w:t>&amp;s;</w:t>
      </w:r>
      <w:r>
        <w:rPr>
          <w:rStyle w:val="pxvis"/>
          <w:rFonts w:ascii="Times NewRoman" w:hAnsi="Times NewRoman"/>
          <w:b w:val="0"/>
          <w:sz w:val="24"/>
        </w:rPr>
        <w:t>§</w:t>
      </w:r>
      <w:r>
        <w:rPr>
          <w:rStyle w:val="pxx"/>
        </w:rPr>
        <w:t>10:73</w:t>
      </w:r>
      <w:r>
        <w:t xml:space="preserve"> (for the writ). This is a review action so the appellate rules govern. See </w:t>
      </w:r>
      <w:r>
        <w:rPr>
          <w:rStyle w:val="pxst"/>
          <w:color w:val="FF0000"/>
          <w:sz w:val="20"/>
          <w:szCs w:val="20"/>
          <w:vertAlign w:val="superscript"/>
        </w:rPr>
        <w:t>►</w:t>
      </w:r>
      <w:r>
        <w:rPr>
          <w:rStyle w:val="pxst"/>
        </w:rPr>
        <w:fldChar w:fldCharType="begin"/>
      </w:r>
      <w:r>
        <w:rPr>
          <w:rStyle w:val="pxst"/>
        </w:rPr>
        <w:instrText>st.ref.id="I0359XP"</w:instrText>
      </w:r>
      <w:r>
        <w:rPr>
          <w:rStyle w:val="pxst"/>
        </w:rPr>
        <w:fldChar w:fldCharType="end"/>
      </w:r>
      <w:r>
        <w:rPr>
          <w:rStyle w:val="pxst"/>
        </w:rPr>
        <w:t>Fla. R. App. P. 9.100(f)</w:t>
      </w:r>
      <w:r>
        <w:t>.</w:t>
      </w:r>
    </w:p>
    <w:p w14:paraId="0233B8DB" w14:textId="77777777" w:rsidR="00FD3105" w:rsidRDefault="00FD3105">
      <w:pPr>
        <w:pStyle w:val="pxs"/>
        <w:spacing w:before="180"/>
        <w:rPr>
          <w:sz w:val="27"/>
          <w:szCs w:val="27"/>
        </w:rPr>
      </w:pPr>
      <w:r>
        <w:rPr>
          <w:sz w:val="27"/>
          <w:szCs w:val="27"/>
        </w:rPr>
        <w:t>10:49. Judgment</w:t>
      </w:r>
      <w:r>
        <w:rPr>
          <w:rStyle w:val="pxsep"/>
        </w:rPr>
        <w:t xml:space="preserve">-- </w:t>
      </w:r>
      <w:r>
        <w:rPr>
          <w:sz w:val="27"/>
          <w:szCs w:val="27"/>
        </w:rPr>
        <w:t>Quieting title</w:t>
      </w:r>
    </w:p>
    <w:p w14:paraId="1547504D" w14:textId="77777777" w:rsidR="00FD3105" w:rsidRDefault="00FD3105">
      <w:pPr>
        <w:pStyle w:val="pxov"/>
        <w:rPr>
          <w:vanish/>
        </w:rPr>
      </w:pPr>
      <w:r>
        <w:rPr>
          <w:vanish/>
        </w:rPr>
        <w:t>FMS</w:t>
      </w:r>
    </w:p>
    <w:p w14:paraId="6BE049ED" w14:textId="77777777" w:rsidR="00FD3105" w:rsidRDefault="00FD3105">
      <w:pPr>
        <w:pStyle w:val="pxov"/>
        <w:rPr>
          <w:vanish/>
        </w:rPr>
      </w:pPr>
      <w:r>
        <w:rPr>
          <w:vanish/>
        </w:rPr>
        <w:t>LCV</w:t>
      </w:r>
    </w:p>
    <w:p w14:paraId="16810389" w14:textId="77777777" w:rsidR="00FD3105" w:rsidRDefault="00FD3105">
      <w:pPr>
        <w:pStyle w:val="pxov"/>
        <w:rPr>
          <w:vanish/>
        </w:rPr>
      </w:pPr>
      <w:r>
        <w:rPr>
          <w:vanish/>
        </w:rPr>
        <w:t>LSC</w:t>
      </w:r>
    </w:p>
    <w:p w14:paraId="6E714AC0" w14:textId="77777777" w:rsidR="00FD3105" w:rsidRDefault="00FD3105">
      <w:pPr>
        <w:pStyle w:val="pxov"/>
        <w:rPr>
          <w:vanish/>
        </w:rPr>
      </w:pPr>
      <w:r>
        <w:rPr>
          <w:vanish/>
        </w:rPr>
        <w:t>LS7</w:t>
      </w:r>
    </w:p>
    <w:p w14:paraId="0B4D997F" w14:textId="77777777" w:rsidR="00FD3105" w:rsidRDefault="00FD3105">
      <w:pPr>
        <w:pStyle w:val="pxov"/>
        <w:rPr>
          <w:vanish/>
        </w:rPr>
      </w:pPr>
      <w:r>
        <w:rPr>
          <w:vanish/>
        </w:rPr>
        <w:t>REL</w:t>
      </w:r>
    </w:p>
    <w:p w14:paraId="3B06466C" w14:textId="77777777" w:rsidR="00FD3105" w:rsidRDefault="00FD3105">
      <w:pPr>
        <w:pStyle w:val="pxov"/>
        <w:rPr>
          <w:vanish/>
        </w:rPr>
      </w:pPr>
      <w:r>
        <w:rPr>
          <w:vanish/>
        </w:rPr>
        <w:t>RTD</w:t>
      </w:r>
    </w:p>
    <w:p w14:paraId="7AC87A4B" w14:textId="77777777" w:rsidR="00FD3105" w:rsidRDefault="00FD3105">
      <w:pPr>
        <w:pStyle w:val="pxov"/>
        <w:rPr>
          <w:vanish/>
        </w:rPr>
      </w:pPr>
      <w:r>
        <w:rPr>
          <w:vanish/>
        </w:rPr>
        <w:t>FCV</w:t>
      </w:r>
    </w:p>
    <w:p w14:paraId="78088003" w14:textId="77777777" w:rsidR="00FD3105" w:rsidRDefault="00FD3105">
      <w:pPr>
        <w:pStyle w:val="pxov"/>
        <w:rPr>
          <w:vanish/>
        </w:rPr>
      </w:pPr>
      <w:r>
        <w:rPr>
          <w:vanish/>
        </w:rPr>
        <w:t>FLG</w:t>
      </w:r>
    </w:p>
    <w:p w14:paraId="7923DB2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form.fid="I6d43f5409fed11dfbf230000837214a9"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F9BBFA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tbl.ident="I01AHE7"</w:instrText>
      </w:r>
      <w:r>
        <w:fldChar w:fldCharType="end"/>
      </w:r>
      <w:r>
        <w:fldChar w:fldCharType="begin"/>
      </w:r>
      <w:r>
        <w:instrText>tbl.uuid="I04DO7M"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13A0E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D10FC9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FB7D11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9DCAF0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6233735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6ADBA0B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BD2B661" w14:textId="77777777">
        <w:tblPrEx>
          <w:tblCellMar>
            <w:top w:w="0" w:type="dxa"/>
            <w:left w:w="0" w:type="dxa"/>
            <w:bottom w:w="0" w:type="dxa"/>
            <w:right w:w="0" w:type="dxa"/>
          </w:tblCellMar>
        </w:tblPrEx>
        <w:tc>
          <w:tcPr>
            <w:tcW w:w="2160" w:type="dxa"/>
            <w:tcBorders>
              <w:top w:val="nil"/>
              <w:left w:val="nil"/>
              <w:bottom w:val="nil"/>
              <w:right w:val="nil"/>
            </w:tcBorders>
          </w:tcPr>
          <w:p w14:paraId="06B2B3A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0A3CA1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68CB0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E682150" w14:textId="77777777" w:rsidR="00FD3105" w:rsidRDefault="00FD3105"/>
        </w:tc>
      </w:tr>
      <w:tr w:rsidR="00FD3105" w14:paraId="120D36C4" w14:textId="77777777">
        <w:tblPrEx>
          <w:tblCellMar>
            <w:top w:w="0" w:type="dxa"/>
            <w:left w:w="0" w:type="dxa"/>
            <w:bottom w:w="0" w:type="dxa"/>
            <w:right w:w="0" w:type="dxa"/>
          </w:tblCellMar>
        </w:tblPrEx>
        <w:tc>
          <w:tcPr>
            <w:tcW w:w="2160" w:type="dxa"/>
            <w:tcBorders>
              <w:top w:val="nil"/>
              <w:left w:val="nil"/>
              <w:bottom w:val="nil"/>
              <w:right w:val="nil"/>
            </w:tcBorders>
          </w:tcPr>
          <w:p w14:paraId="6DAB898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8C87F5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EC9674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8CA7C6" w14:textId="77777777" w:rsidR="00FD3105" w:rsidRDefault="00FD3105"/>
        </w:tc>
      </w:tr>
      <w:tr w:rsidR="00FD3105" w14:paraId="0E3DAFFA" w14:textId="77777777">
        <w:tblPrEx>
          <w:tblCellMar>
            <w:top w:w="0" w:type="dxa"/>
            <w:left w:w="0" w:type="dxa"/>
            <w:bottom w:w="0" w:type="dxa"/>
            <w:right w:w="0" w:type="dxa"/>
          </w:tblCellMar>
        </w:tblPrEx>
        <w:tc>
          <w:tcPr>
            <w:tcW w:w="2160" w:type="dxa"/>
            <w:tcBorders>
              <w:top w:val="nil"/>
              <w:left w:val="nil"/>
              <w:bottom w:val="nil"/>
              <w:right w:val="nil"/>
            </w:tcBorders>
          </w:tcPr>
          <w:p w14:paraId="1FFABCE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12D5F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4C127AB" w14:textId="77777777" w:rsidR="00FD3105" w:rsidRDefault="00FD3105"/>
        </w:tc>
        <w:tc>
          <w:tcPr>
            <w:tcW w:w="2160" w:type="dxa"/>
            <w:tcBorders>
              <w:top w:val="nil"/>
              <w:left w:val="nil"/>
              <w:bottom w:val="nil"/>
              <w:right w:val="nil"/>
            </w:tcBorders>
          </w:tcPr>
          <w:p w14:paraId="311BB00D" w14:textId="77777777" w:rsidR="00FD3105" w:rsidRDefault="00FD3105"/>
        </w:tc>
      </w:tr>
      <w:tr w:rsidR="00FD3105" w14:paraId="0807C7EE" w14:textId="77777777">
        <w:tblPrEx>
          <w:tblCellMar>
            <w:top w:w="0" w:type="dxa"/>
            <w:left w:w="0" w:type="dxa"/>
            <w:bottom w:w="0" w:type="dxa"/>
            <w:right w:w="0" w:type="dxa"/>
          </w:tblCellMar>
        </w:tblPrEx>
        <w:tc>
          <w:tcPr>
            <w:tcW w:w="2160" w:type="dxa"/>
            <w:tcBorders>
              <w:top w:val="nil"/>
              <w:left w:val="nil"/>
              <w:bottom w:val="nil"/>
              <w:right w:val="nil"/>
            </w:tcBorders>
          </w:tcPr>
          <w:p w14:paraId="6F94C7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39BE6C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4DC86C" w14:textId="77777777" w:rsidR="00FD3105" w:rsidRDefault="00FD3105"/>
        </w:tc>
        <w:tc>
          <w:tcPr>
            <w:tcW w:w="2160" w:type="dxa"/>
            <w:tcBorders>
              <w:top w:val="nil"/>
              <w:left w:val="nil"/>
              <w:bottom w:val="nil"/>
              <w:right w:val="nil"/>
            </w:tcBorders>
          </w:tcPr>
          <w:p w14:paraId="180EBA24" w14:textId="77777777" w:rsidR="00FD3105" w:rsidRDefault="00FD3105"/>
        </w:tc>
      </w:tr>
      <w:tr w:rsidR="00FD3105" w14:paraId="44CF95CA" w14:textId="77777777">
        <w:tblPrEx>
          <w:tblCellMar>
            <w:top w:w="0" w:type="dxa"/>
            <w:left w:w="0" w:type="dxa"/>
            <w:bottom w:w="0" w:type="dxa"/>
            <w:right w:w="0" w:type="dxa"/>
          </w:tblCellMar>
        </w:tblPrEx>
        <w:tc>
          <w:tcPr>
            <w:tcW w:w="2160" w:type="dxa"/>
            <w:tcBorders>
              <w:top w:val="nil"/>
              <w:left w:val="nil"/>
              <w:bottom w:val="nil"/>
              <w:right w:val="nil"/>
            </w:tcBorders>
          </w:tcPr>
          <w:p w14:paraId="2D8DA89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E88718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43774F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33F7746" w14:textId="77777777" w:rsidR="00FD3105" w:rsidRDefault="00FD3105"/>
        </w:tc>
      </w:tr>
    </w:tbl>
    <w:p w14:paraId="6AB24CA8" w14:textId="77777777" w:rsidR="00FD3105" w:rsidRDefault="00FD3105">
      <w:pPr>
        <w:pStyle w:val="pxtbody"/>
      </w:pPr>
    </w:p>
    <w:p w14:paraId="5533C6E9" w14:textId="77777777" w:rsidR="00FD3105" w:rsidRDefault="00FD3105"/>
    <w:p w14:paraId="3E62B87A" w14:textId="77777777" w:rsidR="00FD3105" w:rsidRDefault="00FD3105">
      <w:pPr>
        <w:pStyle w:val="pxformhac"/>
        <w:spacing w:before="180"/>
        <w:jc w:val="center"/>
      </w:pPr>
      <w:r>
        <w:t xml:space="preserve">FINAL JUDGMENT </w:t>
      </w:r>
    </w:p>
    <w:p w14:paraId="6C4C065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This action was heard after defendant's default and</w:t>
      </w:r>
    </w:p>
    <w:p w14:paraId="3B9D53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IT IS ADJUDGED that:</w:t>
      </w:r>
    </w:p>
    <w:p w14:paraId="1D98A852" w14:textId="77777777" w:rsidR="00FD3105" w:rsidRDefault="00FD3105">
      <w:pPr>
        <w:pStyle w:val="pxformfl"/>
        <w:ind w:left="500"/>
      </w:pPr>
      <w:r>
        <w:t xml:space="preserve"> </w:t>
      </w:r>
    </w:p>
    <w:p w14:paraId="047E175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45194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 </w:t>
      </w:r>
      <w:r>
        <w:rPr>
          <w:rStyle w:val="pxfinstr"/>
          <w:i/>
          <w:iCs/>
        </w:rPr>
        <w:t>[NAME OF PLAINTIFF]</w:t>
      </w:r>
      <w:r>
        <w:t xml:space="preserve"> is the owner of the following described real property in </w:t>
      </w:r>
      <w:r>
        <w:rPr>
          <w:rStyle w:val="pxfinstr"/>
          <w:i/>
          <w:iCs/>
        </w:rPr>
        <w:t>[name of county]</w:t>
      </w:r>
      <w:r>
        <w:t>, Florida:</w:t>
      </w:r>
    </w:p>
    <w:p w14:paraId="78AF92E9"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02A3F6F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74576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Plaintiff's title to the property is quieted against the claims of defendants </w:t>
      </w:r>
      <w:r>
        <w:rPr>
          <w:rStyle w:val="pxfinstr"/>
          <w:i/>
          <w:iCs/>
        </w:rPr>
        <w:t>[NAMES OF DEFENDANTS]</w:t>
      </w:r>
      <w:r>
        <w:t xml:space="preserve"> arising from the quitclaim deed from </w:t>
      </w:r>
      <w:r>
        <w:rPr>
          <w:rStyle w:val="pxfinstr"/>
          <w:i/>
          <w:iCs/>
        </w:rPr>
        <w:t>[NAME OF GRANTOR]</w:t>
      </w:r>
      <w:r>
        <w:t xml:space="preserve"> to them dated </w:t>
      </w:r>
      <w:r>
        <w:rPr>
          <w:rStyle w:val="pxfinstr"/>
          <w:i/>
          <w:iCs/>
        </w:rPr>
        <w:t>[date of deed]</w:t>
      </w:r>
      <w:r>
        <w:t xml:space="preserve"> and recorded in Deed Book </w:t>
      </w:r>
      <w:r>
        <w:rPr>
          <w:rStyle w:val="pxfinstr"/>
          <w:i/>
          <w:iCs/>
        </w:rPr>
        <w:t>[number of deed book]</w:t>
      </w:r>
      <w:r>
        <w:t xml:space="preserve"> at page </w:t>
      </w:r>
      <w:r>
        <w:rPr>
          <w:rStyle w:val="pxfinstr"/>
          <w:i/>
          <w:iCs/>
        </w:rPr>
        <w:t>[number of page]</w:t>
      </w:r>
      <w:r>
        <w:t xml:space="preserve"> of the public records of </w:t>
      </w:r>
      <w:r>
        <w:rPr>
          <w:rStyle w:val="pxfinstr"/>
          <w:i/>
          <w:iCs/>
        </w:rPr>
        <w:t>[name of county]</w:t>
      </w:r>
      <w:r>
        <w:t>, Florida, and all other persons claiming under or against them, or any of them, since the filing of the notice of lis pendens.</w:t>
      </w:r>
    </w:p>
    <w:p w14:paraId="6EF1751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ORDERED at </w:t>
      </w:r>
      <w:r>
        <w:rPr>
          <w:rStyle w:val="pxfinstr"/>
          <w:i/>
          <w:iCs/>
        </w:rPr>
        <w:t>[name of city]</w:t>
      </w:r>
      <w:r>
        <w:t xml:space="preserve">, Florida on </w:t>
      </w:r>
      <w:r>
        <w:rPr>
          <w:rStyle w:val="pxfinstr"/>
          <w:i/>
          <w:iCs/>
        </w:rPr>
        <w:t>[date of judgment]</w:t>
      </w:r>
      <w:r>
        <w:t>.</w:t>
      </w:r>
    </w:p>
    <w:p w14:paraId="4024D26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FA8D9B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BB4231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8B2B6EA"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tbl.uuid="I01GGDO"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B202A9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C0DC46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733B6F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60034D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764F516" w14:textId="77777777">
        <w:tblPrEx>
          <w:tblCellMar>
            <w:top w:w="0" w:type="dxa"/>
            <w:left w:w="0" w:type="dxa"/>
            <w:bottom w:w="0" w:type="dxa"/>
            <w:right w:w="0" w:type="dxa"/>
          </w:tblCellMar>
        </w:tblPrEx>
        <w:tc>
          <w:tcPr>
            <w:tcW w:w="4320" w:type="dxa"/>
            <w:tcBorders>
              <w:top w:val="nil"/>
              <w:left w:val="nil"/>
              <w:bottom w:val="nil"/>
              <w:right w:val="nil"/>
            </w:tcBorders>
          </w:tcPr>
          <w:p w14:paraId="00F8250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AB0457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271B4E05" w14:textId="77777777" w:rsidR="00FD3105" w:rsidRDefault="00FD3105">
      <w:pPr>
        <w:pStyle w:val="pxtbody"/>
      </w:pPr>
    </w:p>
    <w:p w14:paraId="5D8CE769" w14:textId="77777777" w:rsidR="00FD3105" w:rsidRDefault="00FD3105"/>
    <w:p w14:paraId="01969FEF" w14:textId="77777777" w:rsidR="00FD3105" w:rsidRDefault="00FD3105">
      <w:pPr>
        <w:pStyle w:val="pxcomnt"/>
      </w:pPr>
    </w:p>
    <w:p w14:paraId="0A823FD0" w14:textId="77777777" w:rsidR="00FD3105" w:rsidRDefault="00FD3105">
      <w:pPr>
        <w:pStyle w:val="pxhac"/>
        <w:spacing w:before="180"/>
        <w:jc w:val="center"/>
      </w:pPr>
      <w:r>
        <w:rPr>
          <w:rStyle w:val="pxb"/>
          <w:b/>
          <w:bCs/>
        </w:rPr>
        <w:t>Author's Comment</w:t>
      </w:r>
    </w:p>
    <w:p w14:paraId="41D6B39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cc.ref.id="I06ZD3E"</w:instrText>
      </w:r>
      <w:r>
        <w:rPr>
          <w:rStyle w:val="pxcc"/>
        </w:rPr>
        <w:fldChar w:fldCharType="end"/>
      </w:r>
      <w:r>
        <w:rPr>
          <w:rStyle w:val="pxcc"/>
        </w:rPr>
        <w:t>Rabinowitz v. Keefer, 132 So. 297 (Fla. 1931)</w:t>
      </w:r>
      <w:r>
        <w:t xml:space="preserve"> omitting the findings and incorporating the reason for the action in paragraph 2. No provision for costs is made because it is usually futile. If a defendant is alive and subject to personal jurisdiction, a paragraph assessing costs should be added. In the rare case of a contested quiet title action, the form would follow the commencement in </w:t>
      </w:r>
      <w:r>
        <w:rPr>
          <w:rStyle w:val="pxx"/>
          <w:color w:val="FF0000"/>
          <w:sz w:val="20"/>
          <w:szCs w:val="20"/>
          <w:vertAlign w:val="superscript"/>
        </w:rPr>
        <w:t>►</w:t>
      </w:r>
      <w:r>
        <w:rPr>
          <w:rStyle w:val="pxx"/>
        </w:rPr>
        <w:fldChar w:fldCharType="begin"/>
      </w:r>
      <w:r>
        <w:rPr>
          <w:rStyle w:val="pxx"/>
        </w:rPr>
        <w:instrText>x.ref.id="I013K10"</w:instrText>
      </w:r>
      <w:r>
        <w:rPr>
          <w:rStyle w:val="pxx"/>
        </w:rPr>
        <w:fldChar w:fldCharType="end"/>
      </w:r>
      <w:r>
        <w:rPr>
          <w:rStyle w:val="pxx"/>
        </w:rPr>
        <w:t>section 10:50</w:t>
      </w:r>
      <w:r>
        <w:t xml:space="preserve"> and add a paragraph on costs.</w:t>
      </w:r>
    </w:p>
    <w:p w14:paraId="64B40FC4" w14:textId="77777777" w:rsidR="00FD3105" w:rsidRDefault="00FD3105">
      <w:pPr>
        <w:pStyle w:val="pxs"/>
        <w:spacing w:before="180"/>
        <w:rPr>
          <w:sz w:val="27"/>
          <w:szCs w:val="27"/>
        </w:rPr>
      </w:pPr>
      <w:r>
        <w:rPr>
          <w:sz w:val="27"/>
          <w:szCs w:val="27"/>
        </w:rPr>
        <w:t>10:50. Judgment</w:t>
      </w:r>
      <w:r>
        <w:rPr>
          <w:rStyle w:val="pxsep"/>
        </w:rPr>
        <w:t xml:space="preserve">-- </w:t>
      </w:r>
      <w:r>
        <w:rPr>
          <w:sz w:val="27"/>
          <w:szCs w:val="27"/>
        </w:rPr>
        <w:t>Quo warranto</w:t>
      </w:r>
    </w:p>
    <w:p w14:paraId="6ACDB003" w14:textId="77777777" w:rsidR="00FD3105" w:rsidRDefault="00FD3105">
      <w:pPr>
        <w:pStyle w:val="pxov"/>
        <w:rPr>
          <w:vanish/>
        </w:rPr>
      </w:pPr>
      <w:r>
        <w:rPr>
          <w:vanish/>
        </w:rPr>
        <w:t>FMS</w:t>
      </w:r>
    </w:p>
    <w:p w14:paraId="6FE64CD0" w14:textId="77777777" w:rsidR="00FD3105" w:rsidRDefault="00FD3105">
      <w:pPr>
        <w:pStyle w:val="pxov"/>
        <w:rPr>
          <w:vanish/>
        </w:rPr>
      </w:pPr>
      <w:r>
        <w:rPr>
          <w:vanish/>
        </w:rPr>
        <w:t>LCV</w:t>
      </w:r>
    </w:p>
    <w:p w14:paraId="711DACCA" w14:textId="77777777" w:rsidR="00FD3105" w:rsidRDefault="00FD3105">
      <w:pPr>
        <w:pStyle w:val="pxov"/>
        <w:rPr>
          <w:vanish/>
        </w:rPr>
      </w:pPr>
      <w:r>
        <w:rPr>
          <w:vanish/>
        </w:rPr>
        <w:t>LSC</w:t>
      </w:r>
    </w:p>
    <w:p w14:paraId="1A7AAA83" w14:textId="77777777" w:rsidR="00FD3105" w:rsidRDefault="00FD3105">
      <w:pPr>
        <w:pStyle w:val="pxov"/>
        <w:rPr>
          <w:vanish/>
        </w:rPr>
      </w:pPr>
      <w:r>
        <w:rPr>
          <w:vanish/>
        </w:rPr>
        <w:t>LS7</w:t>
      </w:r>
    </w:p>
    <w:p w14:paraId="6EEC1112" w14:textId="77777777" w:rsidR="00FD3105" w:rsidRDefault="00FD3105">
      <w:pPr>
        <w:pStyle w:val="pxov"/>
        <w:rPr>
          <w:vanish/>
        </w:rPr>
      </w:pPr>
      <w:r>
        <w:rPr>
          <w:vanish/>
        </w:rPr>
        <w:t>FCV</w:t>
      </w:r>
    </w:p>
    <w:p w14:paraId="7157C331" w14:textId="77777777" w:rsidR="00FD3105" w:rsidRDefault="00FD3105">
      <w:pPr>
        <w:pStyle w:val="pxov"/>
        <w:rPr>
          <w:vanish/>
        </w:rPr>
      </w:pPr>
      <w:r>
        <w:rPr>
          <w:vanish/>
        </w:rPr>
        <w:t>FLG</w:t>
      </w:r>
    </w:p>
    <w:p w14:paraId="4EE81F1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form.fid="I72e463409fed11dfbf230000837214a9"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9FEA68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tbl.ident="I02ZNXV"</w:instrText>
      </w:r>
      <w:r>
        <w:fldChar w:fldCharType="end"/>
      </w:r>
      <w:r>
        <w:fldChar w:fldCharType="begin"/>
      </w:r>
      <w:r>
        <w:instrText>tbl.uuid="I06WBQQ"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94760B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255ED8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5860B9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276840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07B2FB6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863342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CCF805B" w14:textId="77777777">
        <w:tblPrEx>
          <w:tblCellMar>
            <w:top w:w="0" w:type="dxa"/>
            <w:left w:w="0" w:type="dxa"/>
            <w:bottom w:w="0" w:type="dxa"/>
            <w:right w:w="0" w:type="dxa"/>
          </w:tblCellMar>
        </w:tblPrEx>
        <w:tc>
          <w:tcPr>
            <w:tcW w:w="2160" w:type="dxa"/>
            <w:tcBorders>
              <w:top w:val="nil"/>
              <w:left w:val="nil"/>
              <w:bottom w:val="nil"/>
              <w:right w:val="nil"/>
            </w:tcBorders>
          </w:tcPr>
          <w:p w14:paraId="10D4633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3EEEB42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6823C7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55BA0E" w14:textId="77777777" w:rsidR="00FD3105" w:rsidRDefault="00FD3105"/>
        </w:tc>
      </w:tr>
      <w:tr w:rsidR="00FD3105" w14:paraId="24D01F20" w14:textId="77777777">
        <w:tblPrEx>
          <w:tblCellMar>
            <w:top w:w="0" w:type="dxa"/>
            <w:left w:w="0" w:type="dxa"/>
            <w:bottom w:w="0" w:type="dxa"/>
            <w:right w:w="0" w:type="dxa"/>
          </w:tblCellMar>
        </w:tblPrEx>
        <w:tc>
          <w:tcPr>
            <w:tcW w:w="2160" w:type="dxa"/>
            <w:tcBorders>
              <w:top w:val="nil"/>
              <w:left w:val="nil"/>
              <w:bottom w:val="nil"/>
              <w:right w:val="nil"/>
            </w:tcBorders>
          </w:tcPr>
          <w:p w14:paraId="4F7BF1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F2A8A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83BDF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C07DDAE" w14:textId="77777777" w:rsidR="00FD3105" w:rsidRDefault="00FD3105"/>
        </w:tc>
      </w:tr>
      <w:tr w:rsidR="00FD3105" w14:paraId="596991BE" w14:textId="77777777">
        <w:tblPrEx>
          <w:tblCellMar>
            <w:top w:w="0" w:type="dxa"/>
            <w:left w:w="0" w:type="dxa"/>
            <w:bottom w:w="0" w:type="dxa"/>
            <w:right w:w="0" w:type="dxa"/>
          </w:tblCellMar>
        </w:tblPrEx>
        <w:tc>
          <w:tcPr>
            <w:tcW w:w="2160" w:type="dxa"/>
            <w:tcBorders>
              <w:top w:val="nil"/>
              <w:left w:val="nil"/>
              <w:bottom w:val="nil"/>
              <w:right w:val="nil"/>
            </w:tcBorders>
          </w:tcPr>
          <w:p w14:paraId="5F46C9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9BF038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FF793CE" w14:textId="77777777" w:rsidR="00FD3105" w:rsidRDefault="00FD3105"/>
        </w:tc>
        <w:tc>
          <w:tcPr>
            <w:tcW w:w="2160" w:type="dxa"/>
            <w:tcBorders>
              <w:top w:val="nil"/>
              <w:left w:val="nil"/>
              <w:bottom w:val="nil"/>
              <w:right w:val="nil"/>
            </w:tcBorders>
          </w:tcPr>
          <w:p w14:paraId="07EE3B67" w14:textId="77777777" w:rsidR="00FD3105" w:rsidRDefault="00FD3105"/>
        </w:tc>
      </w:tr>
      <w:tr w:rsidR="00FD3105" w14:paraId="691B6BEF" w14:textId="77777777">
        <w:tblPrEx>
          <w:tblCellMar>
            <w:top w:w="0" w:type="dxa"/>
            <w:left w:w="0" w:type="dxa"/>
            <w:bottom w:w="0" w:type="dxa"/>
            <w:right w:w="0" w:type="dxa"/>
          </w:tblCellMar>
        </w:tblPrEx>
        <w:tc>
          <w:tcPr>
            <w:tcW w:w="2160" w:type="dxa"/>
            <w:tcBorders>
              <w:top w:val="nil"/>
              <w:left w:val="nil"/>
              <w:bottom w:val="nil"/>
              <w:right w:val="nil"/>
            </w:tcBorders>
          </w:tcPr>
          <w:p w14:paraId="4209101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70BC56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5E5CAC" w14:textId="77777777" w:rsidR="00FD3105" w:rsidRDefault="00FD3105"/>
        </w:tc>
        <w:tc>
          <w:tcPr>
            <w:tcW w:w="2160" w:type="dxa"/>
            <w:tcBorders>
              <w:top w:val="nil"/>
              <w:left w:val="nil"/>
              <w:bottom w:val="nil"/>
              <w:right w:val="nil"/>
            </w:tcBorders>
          </w:tcPr>
          <w:p w14:paraId="3315DF11" w14:textId="77777777" w:rsidR="00FD3105" w:rsidRDefault="00FD3105"/>
        </w:tc>
      </w:tr>
      <w:tr w:rsidR="00FD3105" w14:paraId="39274F0F" w14:textId="77777777">
        <w:tblPrEx>
          <w:tblCellMar>
            <w:top w:w="0" w:type="dxa"/>
            <w:left w:w="0" w:type="dxa"/>
            <w:bottom w:w="0" w:type="dxa"/>
            <w:right w:w="0" w:type="dxa"/>
          </w:tblCellMar>
        </w:tblPrEx>
        <w:tc>
          <w:tcPr>
            <w:tcW w:w="2160" w:type="dxa"/>
            <w:tcBorders>
              <w:top w:val="nil"/>
              <w:left w:val="nil"/>
              <w:bottom w:val="nil"/>
              <w:right w:val="nil"/>
            </w:tcBorders>
          </w:tcPr>
          <w:p w14:paraId="5C08AB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9816C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0CADA09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F6765A" w14:textId="77777777" w:rsidR="00FD3105" w:rsidRDefault="00FD3105"/>
        </w:tc>
      </w:tr>
    </w:tbl>
    <w:p w14:paraId="3410CFBC" w14:textId="77777777" w:rsidR="00FD3105" w:rsidRDefault="00FD3105">
      <w:pPr>
        <w:pStyle w:val="pxtbody"/>
      </w:pPr>
    </w:p>
    <w:p w14:paraId="03FE3E9C" w14:textId="77777777" w:rsidR="00FD3105" w:rsidRDefault="00FD3105"/>
    <w:p w14:paraId="4BB49BF2" w14:textId="77777777" w:rsidR="00FD3105" w:rsidRDefault="00FD3105">
      <w:pPr>
        <w:pStyle w:val="pxformhac"/>
        <w:spacing w:before="180"/>
        <w:jc w:val="center"/>
      </w:pPr>
      <w:r>
        <w:t xml:space="preserve">FINAL JUDGMENT </w:t>
      </w:r>
    </w:p>
    <w:p w14:paraId="6ACF725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This action was tried before the court. On the evidence presented</w:t>
      </w:r>
    </w:p>
    <w:p w14:paraId="336390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IT IS ADJUDGED that:</w:t>
      </w:r>
    </w:p>
    <w:p w14:paraId="0D9B7349" w14:textId="77777777" w:rsidR="00FD3105" w:rsidRDefault="00FD3105">
      <w:pPr>
        <w:pStyle w:val="pxformfl"/>
        <w:ind w:left="500"/>
      </w:pPr>
      <w:r>
        <w:t xml:space="preserve"> </w:t>
      </w:r>
    </w:p>
    <w:p w14:paraId="1FA2827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87341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is the duly qualified </w:t>
      </w:r>
      <w:r>
        <w:rPr>
          <w:rStyle w:val="pxfinstr"/>
          <w:i/>
          <w:iCs/>
        </w:rPr>
        <w:t>[name of office]</w:t>
      </w:r>
      <w:r>
        <w:t xml:space="preserve"> with the right to the office and to exercise all authority of the office.</w:t>
      </w:r>
    </w:p>
    <w:p w14:paraId="38B149D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46B9A0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Respondent </w:t>
      </w:r>
      <w:r>
        <w:rPr>
          <w:rStyle w:val="pxfinstr"/>
          <w:i/>
          <w:iCs/>
        </w:rPr>
        <w:t>[NAME OF RESPONDENT]</w:t>
      </w:r>
      <w:r>
        <w:t xml:space="preserve"> is ousted from the office of </w:t>
      </w:r>
      <w:r>
        <w:rPr>
          <w:rStyle w:val="pxfinstr"/>
          <w:i/>
          <w:iCs/>
        </w:rPr>
        <w:t>[name of office]</w:t>
      </w:r>
      <w:r>
        <w:t xml:space="preserve"> now being exercised by respondent.</w:t>
      </w:r>
    </w:p>
    <w:p w14:paraId="2F01946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AA614C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whose address is </w:t>
      </w:r>
      <w:r>
        <w:rPr>
          <w:rStyle w:val="pxfinstr"/>
          <w:i/>
          <w:iCs/>
        </w:rPr>
        <w:t>[address of petitioner]</w:t>
      </w:r>
      <w:r>
        <w:t xml:space="preserve">, recover from respondent </w:t>
      </w:r>
      <w:r>
        <w:rPr>
          <w:rStyle w:val="pxfinstr"/>
          <w:i/>
          <w:iCs/>
        </w:rPr>
        <w:t>[NAME OF RESPONDENT]</w:t>
      </w:r>
      <w:r>
        <w:t xml:space="preserve"> </w:t>
      </w:r>
      <w:r>
        <w:rPr>
          <w:rStyle w:val="pxfinstr"/>
          <w:i/>
          <w:iCs/>
        </w:rPr>
        <w:t>[OPTIONAL:, whose address is [address of respondent] and the last four digits of Social Security number are [last four numbers of Social Security number],]</w:t>
      </w:r>
      <w:r>
        <w:t xml:space="preserve"> costs in the sum of $ </w:t>
      </w:r>
      <w:r>
        <w:rPr>
          <w:rStyle w:val="pxfinstr"/>
          <w:i/>
          <w:iCs/>
        </w:rPr>
        <w:t>[dollar amount of recovery]</w:t>
      </w:r>
      <w:r>
        <w:t xml:space="preserve"> that shall bear interest at the rate prescribed by law, for which let execution issue forthwith.</w:t>
      </w:r>
    </w:p>
    <w:p w14:paraId="00789B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ORDERED at </w:t>
      </w:r>
      <w:r>
        <w:rPr>
          <w:rStyle w:val="pxfinstr"/>
          <w:i/>
          <w:iCs/>
        </w:rPr>
        <w:t>[name of city]</w:t>
      </w:r>
      <w:r>
        <w:t xml:space="preserve">, Florida on </w:t>
      </w:r>
      <w:r>
        <w:rPr>
          <w:rStyle w:val="pxfinstr"/>
          <w:i/>
          <w:iCs/>
        </w:rPr>
        <w:t>[date of judgment]</w:t>
      </w:r>
      <w:r>
        <w:t>.</w:t>
      </w:r>
    </w:p>
    <w:p w14:paraId="2DF2124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AB32D8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6E6077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1BA498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tbl.ident="I05AQWT"</w:instrText>
      </w:r>
      <w:r>
        <w:fldChar w:fldCharType="end"/>
      </w:r>
      <w:r>
        <w:fldChar w:fldCharType="begin"/>
      </w:r>
      <w:r>
        <w:instrText>tbl.uuid="I01GPMI"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2A3E1A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1508E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6027C9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871EF4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CE5C34A" w14:textId="77777777">
        <w:tblPrEx>
          <w:tblCellMar>
            <w:top w:w="0" w:type="dxa"/>
            <w:left w:w="0" w:type="dxa"/>
            <w:bottom w:w="0" w:type="dxa"/>
            <w:right w:w="0" w:type="dxa"/>
          </w:tblCellMar>
        </w:tblPrEx>
        <w:tc>
          <w:tcPr>
            <w:tcW w:w="4320" w:type="dxa"/>
            <w:tcBorders>
              <w:top w:val="nil"/>
              <w:left w:val="nil"/>
              <w:bottom w:val="nil"/>
              <w:right w:val="nil"/>
            </w:tcBorders>
          </w:tcPr>
          <w:p w14:paraId="65F4D1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C1DC3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262415D" w14:textId="77777777">
        <w:tblPrEx>
          <w:tblCellMar>
            <w:top w:w="0" w:type="dxa"/>
            <w:left w:w="0" w:type="dxa"/>
            <w:bottom w:w="0" w:type="dxa"/>
            <w:right w:w="0" w:type="dxa"/>
          </w:tblCellMar>
        </w:tblPrEx>
        <w:tc>
          <w:tcPr>
            <w:tcW w:w="4320" w:type="dxa"/>
            <w:tcBorders>
              <w:top w:val="nil"/>
              <w:left w:val="nil"/>
              <w:bottom w:val="nil"/>
              <w:right w:val="nil"/>
            </w:tcBorders>
          </w:tcPr>
          <w:p w14:paraId="3581A7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9FE0DB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E72529D" w14:textId="77777777" w:rsidR="00FD3105" w:rsidRDefault="00FD3105">
      <w:pPr>
        <w:pStyle w:val="pxtbody"/>
      </w:pPr>
    </w:p>
    <w:p w14:paraId="02D85C55" w14:textId="77777777" w:rsidR="00FD3105" w:rsidRDefault="00FD3105"/>
    <w:p w14:paraId="415ACFC4" w14:textId="77777777" w:rsidR="00FD3105" w:rsidRDefault="00FD3105">
      <w:pPr>
        <w:pStyle w:val="pxcomnt"/>
      </w:pPr>
    </w:p>
    <w:p w14:paraId="53E17675" w14:textId="77777777" w:rsidR="00FD3105" w:rsidRDefault="00FD3105">
      <w:pPr>
        <w:pStyle w:val="pxhac"/>
        <w:spacing w:before="180"/>
        <w:jc w:val="center"/>
      </w:pPr>
      <w:r>
        <w:rPr>
          <w:rStyle w:val="pxb"/>
          <w:b/>
          <w:bCs/>
        </w:rPr>
        <w:t>Author's Comment</w:t>
      </w:r>
    </w:p>
    <w:p w14:paraId="0B8A58B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cc.ref.id="I013K12"</w:instrText>
      </w:r>
      <w:r>
        <w:rPr>
          <w:rStyle w:val="pxcc"/>
        </w:rPr>
        <w:fldChar w:fldCharType="end"/>
      </w:r>
      <w:r>
        <w:rPr>
          <w:rStyle w:val="pxcc"/>
        </w:rPr>
        <w:t>State ex rel. Landis v. Prevatt, 148 So. 578 (Fla. 1933)</w:t>
      </w:r>
      <w:r>
        <w:t xml:space="preserve">. If the judgment is for respondent, the action is dismissed. See </w:t>
      </w:r>
      <w:r>
        <w:rPr>
          <w:rStyle w:val="pxx"/>
          <w:color w:val="FF0000"/>
          <w:sz w:val="20"/>
          <w:szCs w:val="20"/>
          <w:vertAlign w:val="superscript"/>
        </w:rPr>
        <w:t>►</w:t>
      </w:r>
      <w:r>
        <w:rPr>
          <w:rStyle w:val="pxx"/>
        </w:rPr>
        <w:fldChar w:fldCharType="begin"/>
      </w:r>
      <w:r>
        <w:rPr>
          <w:rStyle w:val="pxx"/>
        </w:rPr>
        <w:instrText>x.ref.id="I05Z9L3"</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5579779C" w14:textId="77777777" w:rsidR="00FD3105" w:rsidRDefault="00FD3105">
      <w:pPr>
        <w:pStyle w:val="pxs"/>
        <w:spacing w:before="180"/>
        <w:rPr>
          <w:sz w:val="27"/>
          <w:szCs w:val="27"/>
        </w:rPr>
      </w:pPr>
      <w:r>
        <w:rPr>
          <w:sz w:val="27"/>
          <w:szCs w:val="27"/>
        </w:rPr>
        <w:t>10:51. Judgment</w:t>
      </w:r>
      <w:r>
        <w:rPr>
          <w:rStyle w:val="pxsep"/>
        </w:rPr>
        <w:t xml:space="preserve">-- </w:t>
      </w:r>
      <w:r>
        <w:rPr>
          <w:sz w:val="27"/>
          <w:szCs w:val="27"/>
        </w:rPr>
        <w:t>Receivership, discharge of receiver</w:t>
      </w:r>
    </w:p>
    <w:p w14:paraId="2FEE786F" w14:textId="77777777" w:rsidR="00FD3105" w:rsidRDefault="00FD3105">
      <w:pPr>
        <w:pStyle w:val="pxov"/>
        <w:rPr>
          <w:vanish/>
        </w:rPr>
      </w:pPr>
      <w:r>
        <w:rPr>
          <w:vanish/>
        </w:rPr>
        <w:t>FMS</w:t>
      </w:r>
    </w:p>
    <w:p w14:paraId="6A8F0F37" w14:textId="77777777" w:rsidR="00FD3105" w:rsidRDefault="00FD3105">
      <w:pPr>
        <w:pStyle w:val="pxov"/>
        <w:rPr>
          <w:vanish/>
        </w:rPr>
      </w:pPr>
      <w:r>
        <w:rPr>
          <w:vanish/>
        </w:rPr>
        <w:t>CRD</w:t>
      </w:r>
    </w:p>
    <w:p w14:paraId="0D47A978" w14:textId="77777777" w:rsidR="00FD3105" w:rsidRDefault="00FD3105">
      <w:pPr>
        <w:pStyle w:val="pxov"/>
        <w:rPr>
          <w:vanish/>
        </w:rPr>
      </w:pPr>
      <w:r>
        <w:rPr>
          <w:vanish/>
        </w:rPr>
        <w:t>RCV</w:t>
      </w:r>
    </w:p>
    <w:p w14:paraId="113D1712" w14:textId="77777777" w:rsidR="00FD3105" w:rsidRDefault="00FD3105">
      <w:pPr>
        <w:pStyle w:val="pxov"/>
        <w:rPr>
          <w:vanish/>
        </w:rPr>
      </w:pPr>
      <w:r>
        <w:rPr>
          <w:vanish/>
        </w:rPr>
        <w:t>LCV</w:t>
      </w:r>
    </w:p>
    <w:p w14:paraId="6FAAC309" w14:textId="77777777" w:rsidR="00FD3105" w:rsidRDefault="00FD3105">
      <w:pPr>
        <w:pStyle w:val="pxov"/>
        <w:rPr>
          <w:vanish/>
        </w:rPr>
      </w:pPr>
      <w:r>
        <w:rPr>
          <w:vanish/>
        </w:rPr>
        <w:t>LSC</w:t>
      </w:r>
    </w:p>
    <w:p w14:paraId="050924A3" w14:textId="77777777" w:rsidR="00FD3105" w:rsidRDefault="00FD3105">
      <w:pPr>
        <w:pStyle w:val="pxov"/>
        <w:rPr>
          <w:vanish/>
        </w:rPr>
      </w:pPr>
      <w:r>
        <w:rPr>
          <w:vanish/>
        </w:rPr>
        <w:t>LS7</w:t>
      </w:r>
    </w:p>
    <w:p w14:paraId="4ACF3823" w14:textId="77777777" w:rsidR="00FD3105" w:rsidRDefault="00FD3105">
      <w:pPr>
        <w:pStyle w:val="pxov"/>
        <w:rPr>
          <w:vanish/>
        </w:rPr>
      </w:pPr>
      <w:r>
        <w:rPr>
          <w:vanish/>
        </w:rPr>
        <w:t>FCV</w:t>
      </w:r>
    </w:p>
    <w:p w14:paraId="0AA97607" w14:textId="77777777" w:rsidR="00FD3105" w:rsidRDefault="00FD3105">
      <w:pPr>
        <w:pStyle w:val="pxov"/>
        <w:rPr>
          <w:vanish/>
        </w:rPr>
      </w:pPr>
      <w:r>
        <w:rPr>
          <w:vanish/>
        </w:rPr>
        <w:t>FLG</w:t>
      </w:r>
    </w:p>
    <w:p w14:paraId="22219FD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form.fid="I72eaa4d09fed11dfbf230000837214a9"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EFCF46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tbl.ident="I09JP9F"</w:instrText>
      </w:r>
      <w:r>
        <w:fldChar w:fldCharType="end"/>
      </w:r>
      <w:r>
        <w:fldChar w:fldCharType="begin"/>
      </w:r>
      <w:r>
        <w:instrText>tbl.uuid="I051HT0"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9383D2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D8FBEA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E91648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AC99B4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356DAA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60EBC5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C83D851" w14:textId="77777777">
        <w:tblPrEx>
          <w:tblCellMar>
            <w:top w:w="0" w:type="dxa"/>
            <w:left w:w="0" w:type="dxa"/>
            <w:bottom w:w="0" w:type="dxa"/>
            <w:right w:w="0" w:type="dxa"/>
          </w:tblCellMar>
        </w:tblPrEx>
        <w:tc>
          <w:tcPr>
            <w:tcW w:w="2160" w:type="dxa"/>
            <w:tcBorders>
              <w:top w:val="nil"/>
              <w:left w:val="nil"/>
              <w:bottom w:val="nil"/>
              <w:right w:val="nil"/>
            </w:tcBorders>
          </w:tcPr>
          <w:p w14:paraId="5E5C2BB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105408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18A48D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1198EB1" w14:textId="77777777" w:rsidR="00FD3105" w:rsidRDefault="00FD3105"/>
        </w:tc>
      </w:tr>
      <w:tr w:rsidR="00FD3105" w14:paraId="76612E97" w14:textId="77777777">
        <w:tblPrEx>
          <w:tblCellMar>
            <w:top w:w="0" w:type="dxa"/>
            <w:left w:w="0" w:type="dxa"/>
            <w:bottom w:w="0" w:type="dxa"/>
            <w:right w:w="0" w:type="dxa"/>
          </w:tblCellMar>
        </w:tblPrEx>
        <w:tc>
          <w:tcPr>
            <w:tcW w:w="2160" w:type="dxa"/>
            <w:tcBorders>
              <w:top w:val="nil"/>
              <w:left w:val="nil"/>
              <w:bottom w:val="nil"/>
              <w:right w:val="nil"/>
            </w:tcBorders>
          </w:tcPr>
          <w:p w14:paraId="790E88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D8CCE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DCC45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9F3281" w14:textId="77777777" w:rsidR="00FD3105" w:rsidRDefault="00FD3105"/>
        </w:tc>
      </w:tr>
      <w:tr w:rsidR="00FD3105" w14:paraId="7C60A173" w14:textId="77777777">
        <w:tblPrEx>
          <w:tblCellMar>
            <w:top w:w="0" w:type="dxa"/>
            <w:left w:w="0" w:type="dxa"/>
            <w:bottom w:w="0" w:type="dxa"/>
            <w:right w:w="0" w:type="dxa"/>
          </w:tblCellMar>
        </w:tblPrEx>
        <w:tc>
          <w:tcPr>
            <w:tcW w:w="2160" w:type="dxa"/>
            <w:tcBorders>
              <w:top w:val="nil"/>
              <w:left w:val="nil"/>
              <w:bottom w:val="nil"/>
              <w:right w:val="nil"/>
            </w:tcBorders>
          </w:tcPr>
          <w:p w14:paraId="09454B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277AB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3EF3140" w14:textId="77777777" w:rsidR="00FD3105" w:rsidRDefault="00FD3105"/>
        </w:tc>
        <w:tc>
          <w:tcPr>
            <w:tcW w:w="2160" w:type="dxa"/>
            <w:tcBorders>
              <w:top w:val="nil"/>
              <w:left w:val="nil"/>
              <w:bottom w:val="nil"/>
              <w:right w:val="nil"/>
            </w:tcBorders>
          </w:tcPr>
          <w:p w14:paraId="0A410B71" w14:textId="77777777" w:rsidR="00FD3105" w:rsidRDefault="00FD3105"/>
        </w:tc>
      </w:tr>
      <w:tr w:rsidR="00FD3105" w14:paraId="4518B048" w14:textId="77777777">
        <w:tblPrEx>
          <w:tblCellMar>
            <w:top w:w="0" w:type="dxa"/>
            <w:left w:w="0" w:type="dxa"/>
            <w:bottom w:w="0" w:type="dxa"/>
            <w:right w:w="0" w:type="dxa"/>
          </w:tblCellMar>
        </w:tblPrEx>
        <w:tc>
          <w:tcPr>
            <w:tcW w:w="2160" w:type="dxa"/>
            <w:tcBorders>
              <w:top w:val="nil"/>
              <w:left w:val="nil"/>
              <w:bottom w:val="nil"/>
              <w:right w:val="nil"/>
            </w:tcBorders>
          </w:tcPr>
          <w:p w14:paraId="221EA9D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D66A1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3D6AE8" w14:textId="77777777" w:rsidR="00FD3105" w:rsidRDefault="00FD3105"/>
        </w:tc>
        <w:tc>
          <w:tcPr>
            <w:tcW w:w="2160" w:type="dxa"/>
            <w:tcBorders>
              <w:top w:val="nil"/>
              <w:left w:val="nil"/>
              <w:bottom w:val="nil"/>
              <w:right w:val="nil"/>
            </w:tcBorders>
          </w:tcPr>
          <w:p w14:paraId="103B1170" w14:textId="77777777" w:rsidR="00FD3105" w:rsidRDefault="00FD3105"/>
        </w:tc>
      </w:tr>
      <w:tr w:rsidR="00FD3105" w14:paraId="73EA3CFF" w14:textId="77777777">
        <w:tblPrEx>
          <w:tblCellMar>
            <w:top w:w="0" w:type="dxa"/>
            <w:left w:w="0" w:type="dxa"/>
            <w:bottom w:w="0" w:type="dxa"/>
            <w:right w:w="0" w:type="dxa"/>
          </w:tblCellMar>
        </w:tblPrEx>
        <w:tc>
          <w:tcPr>
            <w:tcW w:w="2160" w:type="dxa"/>
            <w:tcBorders>
              <w:top w:val="nil"/>
              <w:left w:val="nil"/>
              <w:bottom w:val="nil"/>
              <w:right w:val="nil"/>
            </w:tcBorders>
          </w:tcPr>
          <w:p w14:paraId="5F2F95A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F8CAC7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2C11C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763C0B" w14:textId="77777777" w:rsidR="00FD3105" w:rsidRDefault="00FD3105"/>
        </w:tc>
      </w:tr>
    </w:tbl>
    <w:p w14:paraId="7C32FC04" w14:textId="77777777" w:rsidR="00FD3105" w:rsidRDefault="00FD3105">
      <w:pPr>
        <w:pStyle w:val="pxtbody"/>
      </w:pPr>
    </w:p>
    <w:p w14:paraId="4AFB2F8C" w14:textId="77777777" w:rsidR="00FD3105" w:rsidRDefault="00FD3105"/>
    <w:p w14:paraId="215BDEB6" w14:textId="77777777" w:rsidR="00FD3105" w:rsidRDefault="00FD3105">
      <w:pPr>
        <w:pStyle w:val="pxformhac"/>
        <w:spacing w:before="180"/>
        <w:jc w:val="center"/>
      </w:pPr>
      <w:r>
        <w:t xml:space="preserve">FINAL JUDGMENT </w:t>
      </w:r>
    </w:p>
    <w:p w14:paraId="5C7B9F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action was heard on the receiver's motion for discharge and the court finds that no objections have been filed to the receiver's final accounting so</w:t>
      </w:r>
    </w:p>
    <w:p w14:paraId="0D97FC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IT IS ADJUDGED that:</w:t>
      </w:r>
    </w:p>
    <w:p w14:paraId="1AC001C4" w14:textId="77777777" w:rsidR="00FD3105" w:rsidRDefault="00FD3105">
      <w:pPr>
        <w:pStyle w:val="pxformfl"/>
        <w:ind w:left="500"/>
      </w:pPr>
      <w:r>
        <w:t xml:space="preserve"> </w:t>
      </w:r>
    </w:p>
    <w:p w14:paraId="531088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C538C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final accounting of the receiver </w:t>
      </w:r>
      <w:r>
        <w:rPr>
          <w:rStyle w:val="pxfinstr"/>
          <w:i/>
          <w:iCs/>
        </w:rPr>
        <w:t>[name of receiver]</w:t>
      </w:r>
      <w:r>
        <w:t xml:space="preserve"> is approved.</w:t>
      </w:r>
    </w:p>
    <w:p w14:paraId="6C53063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8215D5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All of the receiver's acts as receiver are confirmed.</w:t>
      </w:r>
    </w:p>
    <w:p w14:paraId="4305CC4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079E60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receiver shall be discharged on payment of the balance shown on the accounting to </w:t>
      </w:r>
      <w:r>
        <w:rPr>
          <w:rStyle w:val="pxfinstr"/>
          <w:i/>
          <w:iCs/>
        </w:rPr>
        <w:t>[name of receiver]</w:t>
      </w:r>
      <w:r>
        <w:t>.</w:t>
      </w:r>
    </w:p>
    <w:p w14:paraId="6F7A838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A144B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Upon discharge the liability of </w:t>
      </w:r>
      <w:r>
        <w:rPr>
          <w:rStyle w:val="pxfinstr"/>
          <w:i/>
          <w:iCs/>
        </w:rPr>
        <w:t>[name of surety]</w:t>
      </w:r>
      <w:r>
        <w:t xml:space="preserve"> on the receiver's bond is terminated.</w:t>
      </w:r>
    </w:p>
    <w:p w14:paraId="0793D5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ORDERED at </w:t>
      </w:r>
      <w:r>
        <w:rPr>
          <w:rStyle w:val="pxfinstr"/>
          <w:i/>
          <w:iCs/>
        </w:rPr>
        <w:t>[name of city]</w:t>
      </w:r>
      <w:r>
        <w:t xml:space="preserve">, Florida on </w:t>
      </w:r>
      <w:r>
        <w:rPr>
          <w:rStyle w:val="pxfinstr"/>
          <w:i/>
          <w:iCs/>
        </w:rPr>
        <w:t>[date of judgment]</w:t>
      </w:r>
      <w:r>
        <w:t>.</w:t>
      </w:r>
    </w:p>
    <w:p w14:paraId="4D7B5A7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04AB13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C7E76D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AA1A50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tbl.ident="I02ZNX9"</w:instrText>
      </w:r>
      <w:r>
        <w:fldChar w:fldCharType="end"/>
      </w:r>
      <w:r>
        <w:fldChar w:fldCharType="begin"/>
      </w:r>
      <w:r>
        <w:instrText>tbl.uuid="I01HUPR"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64469E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99FF93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928B09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90A484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090F28" w14:textId="77777777">
        <w:tblPrEx>
          <w:tblCellMar>
            <w:top w:w="0" w:type="dxa"/>
            <w:left w:w="0" w:type="dxa"/>
            <w:bottom w:w="0" w:type="dxa"/>
            <w:right w:w="0" w:type="dxa"/>
          </w:tblCellMar>
        </w:tblPrEx>
        <w:tc>
          <w:tcPr>
            <w:tcW w:w="4320" w:type="dxa"/>
            <w:tcBorders>
              <w:top w:val="nil"/>
              <w:left w:val="nil"/>
              <w:bottom w:val="nil"/>
              <w:right w:val="nil"/>
            </w:tcBorders>
          </w:tcPr>
          <w:p w14:paraId="4A83759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0437C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4EDBD1A" w14:textId="77777777">
        <w:tblPrEx>
          <w:tblCellMar>
            <w:top w:w="0" w:type="dxa"/>
            <w:left w:w="0" w:type="dxa"/>
            <w:bottom w:w="0" w:type="dxa"/>
            <w:right w:w="0" w:type="dxa"/>
          </w:tblCellMar>
        </w:tblPrEx>
        <w:tc>
          <w:tcPr>
            <w:tcW w:w="4320" w:type="dxa"/>
            <w:tcBorders>
              <w:top w:val="nil"/>
              <w:left w:val="nil"/>
              <w:bottom w:val="nil"/>
              <w:right w:val="nil"/>
            </w:tcBorders>
          </w:tcPr>
          <w:p w14:paraId="7E9735C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9F7726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F7C71CC" w14:textId="77777777" w:rsidR="00FD3105" w:rsidRDefault="00FD3105">
      <w:pPr>
        <w:pStyle w:val="pxtbody"/>
      </w:pPr>
    </w:p>
    <w:p w14:paraId="442699EB" w14:textId="77777777" w:rsidR="00FD3105" w:rsidRDefault="00FD3105"/>
    <w:p w14:paraId="17EB9B0C" w14:textId="77777777" w:rsidR="00FD3105" w:rsidRDefault="00FD3105">
      <w:pPr>
        <w:pStyle w:val="pxcomnt"/>
      </w:pPr>
    </w:p>
    <w:p w14:paraId="44A7EA8F" w14:textId="77777777" w:rsidR="00FD3105" w:rsidRDefault="00FD3105">
      <w:pPr>
        <w:pStyle w:val="pxhac"/>
        <w:spacing w:before="180"/>
        <w:jc w:val="center"/>
      </w:pPr>
      <w:r>
        <w:rPr>
          <w:rStyle w:val="pxb"/>
          <w:b/>
          <w:bCs/>
        </w:rPr>
        <w:t>Author's Comment</w:t>
      </w:r>
    </w:p>
    <w:p w14:paraId="78DE498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example is similar to the form for discharging a personal representative. The same form can be used to discharge a sequestrator or guardian ad litem with appropriate changes.</w:t>
      </w:r>
    </w:p>
    <w:p w14:paraId="02B8FC72" w14:textId="77777777" w:rsidR="00FD3105" w:rsidRDefault="00FD3105">
      <w:pPr>
        <w:pStyle w:val="pxs"/>
        <w:spacing w:before="180"/>
        <w:rPr>
          <w:sz w:val="27"/>
          <w:szCs w:val="27"/>
        </w:rPr>
      </w:pPr>
      <w:r>
        <w:rPr>
          <w:sz w:val="27"/>
          <w:szCs w:val="27"/>
        </w:rPr>
        <w:t>10:52. Judgment</w:t>
      </w:r>
      <w:r>
        <w:rPr>
          <w:rStyle w:val="pxsep"/>
        </w:rPr>
        <w:t xml:space="preserve">-- </w:t>
      </w:r>
      <w:r>
        <w:rPr>
          <w:sz w:val="27"/>
          <w:szCs w:val="27"/>
        </w:rPr>
        <w:t>Reestablishing document</w:t>
      </w:r>
    </w:p>
    <w:p w14:paraId="0DB960E2" w14:textId="77777777" w:rsidR="00FD3105" w:rsidRDefault="00FD3105">
      <w:pPr>
        <w:pStyle w:val="pxov"/>
        <w:rPr>
          <w:vanish/>
        </w:rPr>
      </w:pPr>
      <w:r>
        <w:rPr>
          <w:vanish/>
        </w:rPr>
        <w:t>FMS</w:t>
      </w:r>
    </w:p>
    <w:p w14:paraId="1BC66BD0" w14:textId="77777777" w:rsidR="00FD3105" w:rsidRDefault="00FD3105">
      <w:pPr>
        <w:pStyle w:val="pxov"/>
        <w:rPr>
          <w:vanish/>
        </w:rPr>
      </w:pPr>
      <w:r>
        <w:rPr>
          <w:vanish/>
        </w:rPr>
        <w:t>CML</w:t>
      </w:r>
    </w:p>
    <w:p w14:paraId="2622CD67" w14:textId="77777777" w:rsidR="00FD3105" w:rsidRDefault="00FD3105">
      <w:pPr>
        <w:pStyle w:val="pxov"/>
        <w:rPr>
          <w:vanish/>
        </w:rPr>
      </w:pPr>
      <w:r>
        <w:rPr>
          <w:vanish/>
        </w:rPr>
        <w:t>UA9</w:t>
      </w:r>
    </w:p>
    <w:p w14:paraId="202E9CCC" w14:textId="77777777" w:rsidR="00FD3105" w:rsidRDefault="00FD3105">
      <w:pPr>
        <w:pStyle w:val="pxov"/>
        <w:rPr>
          <w:vanish/>
        </w:rPr>
      </w:pPr>
      <w:r>
        <w:rPr>
          <w:vanish/>
        </w:rPr>
        <w:t>LCV</w:t>
      </w:r>
    </w:p>
    <w:p w14:paraId="3741F050" w14:textId="77777777" w:rsidR="00FD3105" w:rsidRDefault="00FD3105">
      <w:pPr>
        <w:pStyle w:val="pxov"/>
        <w:rPr>
          <w:vanish/>
        </w:rPr>
      </w:pPr>
      <w:r>
        <w:rPr>
          <w:vanish/>
        </w:rPr>
        <w:t>LSC</w:t>
      </w:r>
    </w:p>
    <w:p w14:paraId="77ACFB5C" w14:textId="77777777" w:rsidR="00FD3105" w:rsidRDefault="00FD3105">
      <w:pPr>
        <w:pStyle w:val="pxov"/>
        <w:rPr>
          <w:vanish/>
        </w:rPr>
      </w:pPr>
      <w:r>
        <w:rPr>
          <w:vanish/>
        </w:rPr>
        <w:t>LS7</w:t>
      </w:r>
    </w:p>
    <w:p w14:paraId="4233F182" w14:textId="77777777" w:rsidR="00FD3105" w:rsidRDefault="00FD3105">
      <w:pPr>
        <w:pStyle w:val="pxov"/>
        <w:rPr>
          <w:vanish/>
        </w:rPr>
      </w:pPr>
      <w:r>
        <w:rPr>
          <w:vanish/>
        </w:rPr>
        <w:t>FCV</w:t>
      </w:r>
    </w:p>
    <w:p w14:paraId="5DC4D015" w14:textId="77777777" w:rsidR="00FD3105" w:rsidRDefault="00FD3105">
      <w:pPr>
        <w:pStyle w:val="pxov"/>
        <w:rPr>
          <w:vanish/>
        </w:rPr>
      </w:pPr>
      <w:r>
        <w:rPr>
          <w:vanish/>
        </w:rPr>
        <w:t>FLG</w:t>
      </w:r>
    </w:p>
    <w:p w14:paraId="626F96E2"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form.fid="I72ef5fc09fed11dfbf230000837214a9"</w:instrText>
      </w:r>
      <w:r>
        <w:rPr>
          <w:vanish/>
        </w:rPr>
        <w:fldChar w:fldCharType="end"/>
      </w:r>
      <w:r>
        <w:rPr>
          <w:vanish/>
        </w:rPr>
        <w:t>1000</w:t>
      </w:r>
    </w:p>
    <w:p w14:paraId="6DFC537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41ABD4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tbl.ident="I09KW8B"</w:instrText>
      </w:r>
      <w:r>
        <w:fldChar w:fldCharType="end"/>
      </w:r>
      <w:r>
        <w:fldChar w:fldCharType="begin"/>
      </w:r>
      <w:r>
        <w:instrText>tbl.uuid="I02U93X"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0DBCD0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B55013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71BC6D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FA7DA4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56CD9A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BE61CE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9E715EF" w14:textId="77777777">
        <w:tblPrEx>
          <w:tblCellMar>
            <w:top w:w="0" w:type="dxa"/>
            <w:left w:w="0" w:type="dxa"/>
            <w:bottom w:w="0" w:type="dxa"/>
            <w:right w:w="0" w:type="dxa"/>
          </w:tblCellMar>
        </w:tblPrEx>
        <w:tc>
          <w:tcPr>
            <w:tcW w:w="2160" w:type="dxa"/>
            <w:tcBorders>
              <w:top w:val="nil"/>
              <w:left w:val="nil"/>
              <w:bottom w:val="nil"/>
              <w:right w:val="nil"/>
            </w:tcBorders>
          </w:tcPr>
          <w:p w14:paraId="55EEB55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1AF76A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3682A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241930" w14:textId="77777777" w:rsidR="00FD3105" w:rsidRDefault="00FD3105"/>
        </w:tc>
      </w:tr>
      <w:tr w:rsidR="00FD3105" w14:paraId="442AE9A5" w14:textId="77777777">
        <w:tblPrEx>
          <w:tblCellMar>
            <w:top w:w="0" w:type="dxa"/>
            <w:left w:w="0" w:type="dxa"/>
            <w:bottom w:w="0" w:type="dxa"/>
            <w:right w:w="0" w:type="dxa"/>
          </w:tblCellMar>
        </w:tblPrEx>
        <w:tc>
          <w:tcPr>
            <w:tcW w:w="2160" w:type="dxa"/>
            <w:tcBorders>
              <w:top w:val="nil"/>
              <w:left w:val="nil"/>
              <w:bottom w:val="nil"/>
              <w:right w:val="nil"/>
            </w:tcBorders>
          </w:tcPr>
          <w:p w14:paraId="1141675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5253AB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04A19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AE20BE" w14:textId="77777777" w:rsidR="00FD3105" w:rsidRDefault="00FD3105"/>
        </w:tc>
      </w:tr>
      <w:tr w:rsidR="00FD3105" w14:paraId="698CF21C" w14:textId="77777777">
        <w:tblPrEx>
          <w:tblCellMar>
            <w:top w:w="0" w:type="dxa"/>
            <w:left w:w="0" w:type="dxa"/>
            <w:bottom w:w="0" w:type="dxa"/>
            <w:right w:w="0" w:type="dxa"/>
          </w:tblCellMar>
        </w:tblPrEx>
        <w:tc>
          <w:tcPr>
            <w:tcW w:w="2160" w:type="dxa"/>
            <w:tcBorders>
              <w:top w:val="nil"/>
              <w:left w:val="nil"/>
              <w:bottom w:val="nil"/>
              <w:right w:val="nil"/>
            </w:tcBorders>
          </w:tcPr>
          <w:p w14:paraId="3D5249D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8E884D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B3D18FA" w14:textId="77777777" w:rsidR="00FD3105" w:rsidRDefault="00FD3105"/>
        </w:tc>
        <w:tc>
          <w:tcPr>
            <w:tcW w:w="2160" w:type="dxa"/>
            <w:tcBorders>
              <w:top w:val="nil"/>
              <w:left w:val="nil"/>
              <w:bottom w:val="nil"/>
              <w:right w:val="nil"/>
            </w:tcBorders>
          </w:tcPr>
          <w:p w14:paraId="61F405BC" w14:textId="77777777" w:rsidR="00FD3105" w:rsidRDefault="00FD3105"/>
        </w:tc>
      </w:tr>
      <w:tr w:rsidR="00FD3105" w14:paraId="6F54EAB9" w14:textId="77777777">
        <w:tblPrEx>
          <w:tblCellMar>
            <w:top w:w="0" w:type="dxa"/>
            <w:left w:w="0" w:type="dxa"/>
            <w:bottom w:w="0" w:type="dxa"/>
            <w:right w:w="0" w:type="dxa"/>
          </w:tblCellMar>
        </w:tblPrEx>
        <w:tc>
          <w:tcPr>
            <w:tcW w:w="2160" w:type="dxa"/>
            <w:tcBorders>
              <w:top w:val="nil"/>
              <w:left w:val="nil"/>
              <w:bottom w:val="nil"/>
              <w:right w:val="nil"/>
            </w:tcBorders>
          </w:tcPr>
          <w:p w14:paraId="5F30FCD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56036F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2A9049" w14:textId="77777777" w:rsidR="00FD3105" w:rsidRDefault="00FD3105"/>
        </w:tc>
        <w:tc>
          <w:tcPr>
            <w:tcW w:w="2160" w:type="dxa"/>
            <w:tcBorders>
              <w:top w:val="nil"/>
              <w:left w:val="nil"/>
              <w:bottom w:val="nil"/>
              <w:right w:val="nil"/>
            </w:tcBorders>
          </w:tcPr>
          <w:p w14:paraId="06EDE41D" w14:textId="77777777" w:rsidR="00FD3105" w:rsidRDefault="00FD3105"/>
        </w:tc>
      </w:tr>
      <w:tr w:rsidR="00FD3105" w14:paraId="3CE73BAE" w14:textId="77777777">
        <w:tblPrEx>
          <w:tblCellMar>
            <w:top w:w="0" w:type="dxa"/>
            <w:left w:w="0" w:type="dxa"/>
            <w:bottom w:w="0" w:type="dxa"/>
            <w:right w:w="0" w:type="dxa"/>
          </w:tblCellMar>
        </w:tblPrEx>
        <w:tc>
          <w:tcPr>
            <w:tcW w:w="2160" w:type="dxa"/>
            <w:tcBorders>
              <w:top w:val="nil"/>
              <w:left w:val="nil"/>
              <w:bottom w:val="nil"/>
              <w:right w:val="nil"/>
            </w:tcBorders>
          </w:tcPr>
          <w:p w14:paraId="27BDB24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36CCCA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FF4A0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BF1DCF" w14:textId="77777777" w:rsidR="00FD3105" w:rsidRDefault="00FD3105"/>
        </w:tc>
      </w:tr>
    </w:tbl>
    <w:p w14:paraId="0DE965DE" w14:textId="77777777" w:rsidR="00FD3105" w:rsidRDefault="00FD3105">
      <w:pPr>
        <w:pStyle w:val="pxtbody"/>
      </w:pPr>
    </w:p>
    <w:p w14:paraId="4DF5BF74" w14:textId="77777777" w:rsidR="00FD3105" w:rsidRDefault="00FD3105"/>
    <w:p w14:paraId="67BE9BC1" w14:textId="77777777" w:rsidR="00FD3105" w:rsidRDefault="00FD3105">
      <w:pPr>
        <w:pStyle w:val="pxformhac"/>
        <w:spacing w:before="180"/>
        <w:jc w:val="center"/>
      </w:pPr>
      <w:r>
        <w:t xml:space="preserve">FINAL JUDGMENT </w:t>
      </w:r>
    </w:p>
    <w:p w14:paraId="166A3A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This action was tried before the court. On the evidence presented</w:t>
      </w:r>
    </w:p>
    <w:p w14:paraId="044FE5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IT IS ADJUDGED that:</w:t>
      </w:r>
    </w:p>
    <w:p w14:paraId="0829F5CA" w14:textId="77777777" w:rsidR="00FD3105" w:rsidRDefault="00FD3105">
      <w:pPr>
        <w:pStyle w:val="pxformfl"/>
        <w:ind w:left="500"/>
      </w:pPr>
      <w:r>
        <w:t xml:space="preserve"> </w:t>
      </w:r>
    </w:p>
    <w:p w14:paraId="4CC6E9C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6023A6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The promissory note and mortgage dated </w:t>
      </w:r>
      <w:r>
        <w:rPr>
          <w:rStyle w:val="pxfinstr"/>
          <w:i/>
          <w:iCs/>
        </w:rPr>
        <w:t>[date of document]</w:t>
      </w:r>
      <w:r>
        <w:t xml:space="preserve"> sought to be reestablished in the complaint are reestablished and shall have the effect of the original immediately on recording this judgment.</w:t>
      </w:r>
    </w:p>
    <w:p w14:paraId="1E87381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480A1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A copy of the promissory note and mortgage reestablished by paragraph 1 of this judgment are attached to this judgment and incorporated in it.</w:t>
      </w:r>
    </w:p>
    <w:p w14:paraId="15B8EE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2B4A4C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Plaintiff shall provide defendant with a bond in defendant</w:t>
      </w:r>
      <w:r>
        <w:rPr>
          <w:vanish/>
        </w:rPr>
        <w:t>&amp;rsquo;</w:t>
      </w:r>
      <w:r>
        <w:rPr>
          <w:rStyle w:val="pxvis"/>
          <w:rFonts w:ascii="Times NewRoman" w:hAnsi="Times NewRoman"/>
          <w:b w:val="0"/>
          <w:sz w:val="24"/>
        </w:rPr>
        <w:t>’</w:t>
      </w:r>
      <w:r>
        <w:t>s favor in the amount of the note conditioned to pay defendant that amount if the original note later appears in the hands of a holder in due course.</w:t>
      </w:r>
    </w:p>
    <w:p w14:paraId="1722CD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ORDERED at </w:t>
      </w:r>
      <w:r>
        <w:rPr>
          <w:rStyle w:val="pxfinstr"/>
          <w:i/>
          <w:iCs/>
        </w:rPr>
        <w:t>[name of city]</w:t>
      </w:r>
      <w:r>
        <w:t xml:space="preserve">, Florida on </w:t>
      </w:r>
      <w:r>
        <w:rPr>
          <w:rStyle w:val="pxfinstr"/>
          <w:i/>
          <w:iCs/>
        </w:rPr>
        <w:t>[date of judgment]</w:t>
      </w:r>
      <w:r>
        <w:t>.</w:t>
      </w:r>
    </w:p>
    <w:p w14:paraId="2D33562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57C48F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C090EA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2847A2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tbl.ident="I0252NE"</w:instrText>
      </w:r>
      <w:r>
        <w:fldChar w:fldCharType="end"/>
      </w:r>
      <w:r>
        <w:fldChar w:fldCharType="begin"/>
      </w:r>
      <w:r>
        <w:instrText>tbl.uuid="I01I419"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F4F27A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AB1D4E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341F04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3AB6A3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46A3947" w14:textId="77777777">
        <w:tblPrEx>
          <w:tblCellMar>
            <w:top w:w="0" w:type="dxa"/>
            <w:left w:w="0" w:type="dxa"/>
            <w:bottom w:w="0" w:type="dxa"/>
            <w:right w:w="0" w:type="dxa"/>
          </w:tblCellMar>
        </w:tblPrEx>
        <w:tc>
          <w:tcPr>
            <w:tcW w:w="4320" w:type="dxa"/>
            <w:tcBorders>
              <w:top w:val="nil"/>
              <w:left w:val="nil"/>
              <w:bottom w:val="nil"/>
              <w:right w:val="nil"/>
            </w:tcBorders>
          </w:tcPr>
          <w:p w14:paraId="4215E5E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D22357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CE11233" w14:textId="77777777">
        <w:tblPrEx>
          <w:tblCellMar>
            <w:top w:w="0" w:type="dxa"/>
            <w:left w:w="0" w:type="dxa"/>
            <w:bottom w:w="0" w:type="dxa"/>
            <w:right w:w="0" w:type="dxa"/>
          </w:tblCellMar>
        </w:tblPrEx>
        <w:tc>
          <w:tcPr>
            <w:tcW w:w="4320" w:type="dxa"/>
            <w:tcBorders>
              <w:top w:val="nil"/>
              <w:left w:val="nil"/>
              <w:bottom w:val="nil"/>
              <w:right w:val="nil"/>
            </w:tcBorders>
          </w:tcPr>
          <w:p w14:paraId="7A2415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56774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1843AA4" w14:textId="77777777" w:rsidR="00FD3105" w:rsidRDefault="00FD3105">
      <w:pPr>
        <w:pStyle w:val="pxtbody"/>
      </w:pPr>
    </w:p>
    <w:p w14:paraId="28CA9932" w14:textId="77777777" w:rsidR="00FD3105" w:rsidRDefault="00FD3105"/>
    <w:p w14:paraId="7F63D10D" w14:textId="77777777" w:rsidR="00FD3105" w:rsidRDefault="00FD3105">
      <w:pPr>
        <w:pStyle w:val="pxcomnt"/>
      </w:pPr>
    </w:p>
    <w:p w14:paraId="3357E146" w14:textId="77777777" w:rsidR="00FD3105" w:rsidRDefault="00FD3105">
      <w:pPr>
        <w:pStyle w:val="pxhac"/>
        <w:spacing w:before="180"/>
        <w:jc w:val="center"/>
      </w:pPr>
      <w:r>
        <w:rPr>
          <w:rStyle w:val="pxb"/>
          <w:b/>
          <w:bCs/>
        </w:rPr>
        <w:t>Author's Comment</w:t>
      </w:r>
    </w:p>
    <w:p w14:paraId="4D6A168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A judgment reestablishing a document is authorized by </w:t>
      </w:r>
      <w:r>
        <w:rPr>
          <w:rStyle w:val="pxsst"/>
          <w:color w:val="FF0000"/>
          <w:sz w:val="20"/>
          <w:szCs w:val="20"/>
          <w:vertAlign w:val="superscript"/>
        </w:rPr>
        <w:t>►</w:t>
      </w:r>
      <w:r>
        <w:rPr>
          <w:rStyle w:val="pxsst"/>
        </w:rPr>
        <w:fldChar w:fldCharType="begin"/>
      </w:r>
      <w:r>
        <w:rPr>
          <w:rStyle w:val="pxsst"/>
        </w:rPr>
        <w:instrText>sst.ref.id="I06M471"</w:instrText>
      </w:r>
      <w:r>
        <w:rPr>
          <w:rStyle w:val="pxsst"/>
        </w:rPr>
        <w:fldChar w:fldCharType="end"/>
      </w:r>
      <w:r>
        <w:rPr>
          <w:rStyle w:val="pxsst"/>
        </w:rPr>
        <w:t>section 71.011, Florida Statutes.</w:t>
      </w:r>
      <w:r>
        <w:t xml:space="preserve"> Paragraph 3 is required by</w:t>
      </w:r>
      <w:ins w:id="501" w:author="Debra M. Salisbury" w:date="2024-02-23T18:01:00Z">
        <w:r w:rsidR="00F4064F">
          <w:t xml:space="preserve"> </w:t>
        </w:r>
        <w:r w:rsidR="00F4064F">
          <w:rPr>
            <w:rStyle w:val="pxsst"/>
            <w:color w:val="FF0000"/>
            <w:sz w:val="20"/>
            <w:szCs w:val="20"/>
            <w:vertAlign w:val="superscript"/>
          </w:rPr>
          <w:t>►</w:t>
        </w:r>
      </w:ins>
      <w:del w:id="502" w:author="Debra M. Salisbury" w:date="2024-02-23T18:01:00Z">
        <w:r w:rsidDel="00F4064F">
          <w:delText xml:space="preserve"> </w:delText>
        </w:r>
      </w:del>
      <w:del w:id="503" w:author="Debra M. Salisbury" w:date="2024-05-05T12:11:00Z">
        <w:r w:rsidDel="00030D9D">
          <w:delText xml:space="preserve">section </w:delText>
        </w:r>
      </w:del>
      <w:ins w:id="504" w:author="Debra M. Salisbury" w:date="2024-05-05T12:11:00Z">
        <w:r w:rsidR="00030D9D">
          <w:rPr>
            <w:rFonts w:ascii="Times New Roman" w:hAnsi="Times New Roman"/>
          </w:rPr>
          <w:t xml:space="preserve">§ </w:t>
        </w:r>
      </w:ins>
      <w:r>
        <w:t>673.3091</w:t>
      </w:r>
      <w:ins w:id="505" w:author="Debra M. Salisbury" w:date="2024-02-23T18:02:00Z">
        <w:r w:rsidR="00F4064F">
          <w:t>, Fl</w:t>
        </w:r>
      </w:ins>
      <w:ins w:id="506" w:author="Debra M. Salisbury" w:date="2024-05-05T12:11:00Z">
        <w:r w:rsidR="00030D9D">
          <w:t xml:space="preserve">a. </w:t>
        </w:r>
      </w:ins>
      <w:ins w:id="507" w:author="Debra M. Salisbury" w:date="2024-02-23T18:02:00Z">
        <w:r w:rsidR="00F4064F">
          <w:t>Stat</w:t>
        </w:r>
      </w:ins>
      <w:r>
        <w:t>. This judgment assumes an unrecorded mortgage. No provision for costs is made. If costs are recoverable from the defendant as a practical matter, a paragraph assessing costs should be added.</w:t>
      </w:r>
    </w:p>
    <w:p w14:paraId="79EEA8DB" w14:textId="77777777" w:rsidR="00FD3105" w:rsidRDefault="00FD3105">
      <w:pPr>
        <w:pStyle w:val="pxs"/>
        <w:spacing w:before="180"/>
        <w:rPr>
          <w:sz w:val="27"/>
          <w:szCs w:val="27"/>
        </w:rPr>
      </w:pPr>
      <w:r>
        <w:rPr>
          <w:sz w:val="27"/>
          <w:szCs w:val="27"/>
        </w:rPr>
        <w:t>10:53. Judgment</w:t>
      </w:r>
      <w:r>
        <w:rPr>
          <w:rStyle w:val="pxsep"/>
        </w:rPr>
        <w:t xml:space="preserve">-- </w:t>
      </w:r>
      <w:r>
        <w:rPr>
          <w:sz w:val="27"/>
          <w:szCs w:val="27"/>
        </w:rPr>
        <w:t>Reformation, deed</w:t>
      </w:r>
    </w:p>
    <w:p w14:paraId="53D0D0C5" w14:textId="77777777" w:rsidR="00FD3105" w:rsidRDefault="00FD3105">
      <w:pPr>
        <w:pStyle w:val="pxov"/>
        <w:rPr>
          <w:vanish/>
        </w:rPr>
      </w:pPr>
      <w:r>
        <w:rPr>
          <w:vanish/>
        </w:rPr>
        <w:t>FMS</w:t>
      </w:r>
    </w:p>
    <w:p w14:paraId="0CE5EF1C" w14:textId="77777777" w:rsidR="00FD3105" w:rsidRDefault="00FD3105">
      <w:pPr>
        <w:pStyle w:val="pxov"/>
        <w:rPr>
          <w:vanish/>
        </w:rPr>
      </w:pPr>
      <w:r>
        <w:rPr>
          <w:vanish/>
        </w:rPr>
        <w:t>LCV</w:t>
      </w:r>
    </w:p>
    <w:p w14:paraId="6C12BAF8" w14:textId="77777777" w:rsidR="00FD3105" w:rsidRDefault="00FD3105">
      <w:pPr>
        <w:pStyle w:val="pxov"/>
        <w:rPr>
          <w:vanish/>
        </w:rPr>
      </w:pPr>
      <w:r>
        <w:rPr>
          <w:vanish/>
        </w:rPr>
        <w:t>LSC</w:t>
      </w:r>
    </w:p>
    <w:p w14:paraId="259BA5F8" w14:textId="77777777" w:rsidR="00FD3105" w:rsidRDefault="00FD3105">
      <w:pPr>
        <w:pStyle w:val="pxov"/>
        <w:rPr>
          <w:vanish/>
        </w:rPr>
      </w:pPr>
      <w:r>
        <w:rPr>
          <w:vanish/>
        </w:rPr>
        <w:t>LS7</w:t>
      </w:r>
    </w:p>
    <w:p w14:paraId="5F3AE7E5" w14:textId="77777777" w:rsidR="00FD3105" w:rsidRDefault="00FD3105">
      <w:pPr>
        <w:pStyle w:val="pxov"/>
        <w:rPr>
          <w:vanish/>
        </w:rPr>
      </w:pPr>
      <w:r>
        <w:rPr>
          <w:vanish/>
        </w:rPr>
        <w:t>REL</w:t>
      </w:r>
    </w:p>
    <w:p w14:paraId="71DF1CFF" w14:textId="77777777" w:rsidR="00FD3105" w:rsidRDefault="00FD3105">
      <w:pPr>
        <w:pStyle w:val="pxov"/>
        <w:rPr>
          <w:vanish/>
        </w:rPr>
      </w:pPr>
      <w:r>
        <w:rPr>
          <w:vanish/>
        </w:rPr>
        <w:t>RTD</w:t>
      </w:r>
    </w:p>
    <w:p w14:paraId="1768568E" w14:textId="77777777" w:rsidR="00FD3105" w:rsidRDefault="00FD3105">
      <w:pPr>
        <w:pStyle w:val="pxov"/>
        <w:rPr>
          <w:vanish/>
        </w:rPr>
      </w:pPr>
      <w:r>
        <w:rPr>
          <w:vanish/>
        </w:rPr>
        <w:t>FCV</w:t>
      </w:r>
    </w:p>
    <w:p w14:paraId="18CD3910" w14:textId="77777777" w:rsidR="00FD3105" w:rsidRDefault="00FD3105">
      <w:pPr>
        <w:pStyle w:val="pxov"/>
        <w:rPr>
          <w:vanish/>
        </w:rPr>
      </w:pPr>
      <w:r>
        <w:rPr>
          <w:vanish/>
        </w:rPr>
        <w:t>FLG</w:t>
      </w:r>
    </w:p>
    <w:p w14:paraId="1412EC7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form.fid="I72f3a5809fed11dfbf230000837214a9"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5072A7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tbl.ident="I07UIPR"</w:instrText>
      </w:r>
      <w:r>
        <w:fldChar w:fldCharType="end"/>
      </w:r>
      <w:r>
        <w:fldChar w:fldCharType="begin"/>
      </w:r>
      <w:r>
        <w:instrText>tbl.uuid="I03SMR3"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EF3D8E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D554C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22188E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B8D7AA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DA8359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91D77B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F9BC704" w14:textId="77777777">
        <w:tblPrEx>
          <w:tblCellMar>
            <w:top w:w="0" w:type="dxa"/>
            <w:left w:w="0" w:type="dxa"/>
            <w:bottom w:w="0" w:type="dxa"/>
            <w:right w:w="0" w:type="dxa"/>
          </w:tblCellMar>
        </w:tblPrEx>
        <w:tc>
          <w:tcPr>
            <w:tcW w:w="2160" w:type="dxa"/>
            <w:tcBorders>
              <w:top w:val="nil"/>
              <w:left w:val="nil"/>
              <w:bottom w:val="nil"/>
              <w:right w:val="nil"/>
            </w:tcBorders>
          </w:tcPr>
          <w:p w14:paraId="7A8588D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FE0256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506E2C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4363BA9" w14:textId="77777777" w:rsidR="00FD3105" w:rsidRDefault="00FD3105"/>
        </w:tc>
      </w:tr>
      <w:tr w:rsidR="00FD3105" w14:paraId="79D84684" w14:textId="77777777">
        <w:tblPrEx>
          <w:tblCellMar>
            <w:top w:w="0" w:type="dxa"/>
            <w:left w:w="0" w:type="dxa"/>
            <w:bottom w:w="0" w:type="dxa"/>
            <w:right w:w="0" w:type="dxa"/>
          </w:tblCellMar>
        </w:tblPrEx>
        <w:tc>
          <w:tcPr>
            <w:tcW w:w="2160" w:type="dxa"/>
            <w:tcBorders>
              <w:top w:val="nil"/>
              <w:left w:val="nil"/>
              <w:bottom w:val="nil"/>
              <w:right w:val="nil"/>
            </w:tcBorders>
          </w:tcPr>
          <w:p w14:paraId="762ED1C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32734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37DE0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19BF99" w14:textId="77777777" w:rsidR="00FD3105" w:rsidRDefault="00FD3105"/>
        </w:tc>
      </w:tr>
      <w:tr w:rsidR="00FD3105" w14:paraId="2A694700" w14:textId="77777777">
        <w:tblPrEx>
          <w:tblCellMar>
            <w:top w:w="0" w:type="dxa"/>
            <w:left w:w="0" w:type="dxa"/>
            <w:bottom w:w="0" w:type="dxa"/>
            <w:right w:w="0" w:type="dxa"/>
          </w:tblCellMar>
        </w:tblPrEx>
        <w:tc>
          <w:tcPr>
            <w:tcW w:w="2160" w:type="dxa"/>
            <w:tcBorders>
              <w:top w:val="nil"/>
              <w:left w:val="nil"/>
              <w:bottom w:val="nil"/>
              <w:right w:val="nil"/>
            </w:tcBorders>
          </w:tcPr>
          <w:p w14:paraId="791632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398B4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45ACBB1" w14:textId="77777777" w:rsidR="00FD3105" w:rsidRDefault="00FD3105"/>
        </w:tc>
        <w:tc>
          <w:tcPr>
            <w:tcW w:w="2160" w:type="dxa"/>
            <w:tcBorders>
              <w:top w:val="nil"/>
              <w:left w:val="nil"/>
              <w:bottom w:val="nil"/>
              <w:right w:val="nil"/>
            </w:tcBorders>
          </w:tcPr>
          <w:p w14:paraId="5A452A01" w14:textId="77777777" w:rsidR="00FD3105" w:rsidRDefault="00FD3105"/>
        </w:tc>
      </w:tr>
      <w:tr w:rsidR="00FD3105" w14:paraId="3A552928" w14:textId="77777777">
        <w:tblPrEx>
          <w:tblCellMar>
            <w:top w:w="0" w:type="dxa"/>
            <w:left w:w="0" w:type="dxa"/>
            <w:bottom w:w="0" w:type="dxa"/>
            <w:right w:w="0" w:type="dxa"/>
          </w:tblCellMar>
        </w:tblPrEx>
        <w:tc>
          <w:tcPr>
            <w:tcW w:w="2160" w:type="dxa"/>
            <w:tcBorders>
              <w:top w:val="nil"/>
              <w:left w:val="nil"/>
              <w:bottom w:val="nil"/>
              <w:right w:val="nil"/>
            </w:tcBorders>
          </w:tcPr>
          <w:p w14:paraId="23D58E4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2C064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E43398" w14:textId="77777777" w:rsidR="00FD3105" w:rsidRDefault="00FD3105"/>
        </w:tc>
        <w:tc>
          <w:tcPr>
            <w:tcW w:w="2160" w:type="dxa"/>
            <w:tcBorders>
              <w:top w:val="nil"/>
              <w:left w:val="nil"/>
              <w:bottom w:val="nil"/>
              <w:right w:val="nil"/>
            </w:tcBorders>
          </w:tcPr>
          <w:p w14:paraId="029C1EC5" w14:textId="77777777" w:rsidR="00FD3105" w:rsidRDefault="00FD3105"/>
        </w:tc>
      </w:tr>
      <w:tr w:rsidR="00FD3105" w14:paraId="5627BDB3" w14:textId="77777777">
        <w:tblPrEx>
          <w:tblCellMar>
            <w:top w:w="0" w:type="dxa"/>
            <w:left w:w="0" w:type="dxa"/>
            <w:bottom w:w="0" w:type="dxa"/>
            <w:right w:w="0" w:type="dxa"/>
          </w:tblCellMar>
        </w:tblPrEx>
        <w:tc>
          <w:tcPr>
            <w:tcW w:w="2160" w:type="dxa"/>
            <w:tcBorders>
              <w:top w:val="nil"/>
              <w:left w:val="nil"/>
              <w:bottom w:val="nil"/>
              <w:right w:val="nil"/>
            </w:tcBorders>
          </w:tcPr>
          <w:p w14:paraId="7018C93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1EBF9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4D932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B7582CD" w14:textId="77777777" w:rsidR="00FD3105" w:rsidRDefault="00FD3105"/>
        </w:tc>
      </w:tr>
    </w:tbl>
    <w:p w14:paraId="4DA563F4" w14:textId="77777777" w:rsidR="00FD3105" w:rsidRDefault="00FD3105">
      <w:pPr>
        <w:pStyle w:val="pxtbody"/>
      </w:pPr>
    </w:p>
    <w:p w14:paraId="5CF85F01" w14:textId="77777777" w:rsidR="00FD3105" w:rsidRDefault="00FD3105"/>
    <w:p w14:paraId="3F61A1A0" w14:textId="77777777" w:rsidR="00FD3105" w:rsidRDefault="00FD3105">
      <w:pPr>
        <w:pStyle w:val="pxformhac"/>
        <w:spacing w:before="180"/>
        <w:jc w:val="center"/>
      </w:pPr>
      <w:r>
        <w:t xml:space="preserve">FINAL JUDGMENT </w:t>
      </w:r>
    </w:p>
    <w:p w14:paraId="1F823F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This action was tried before the court. On the evidence presented</w:t>
      </w:r>
    </w:p>
    <w:p w14:paraId="62B9E44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IT IS ADJUDGED that:</w:t>
      </w:r>
    </w:p>
    <w:p w14:paraId="10789DF1" w14:textId="77777777" w:rsidR="00FD3105" w:rsidRDefault="00FD3105">
      <w:pPr>
        <w:pStyle w:val="pxformfl"/>
        <w:ind w:left="500"/>
      </w:pPr>
      <w:r>
        <w:t xml:space="preserve"> </w:t>
      </w:r>
    </w:p>
    <w:p w14:paraId="7E4FE7F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A82B82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The legal description in the warranty deed dated </w:t>
      </w:r>
      <w:r>
        <w:rPr>
          <w:rStyle w:val="pxfinstr"/>
          <w:i/>
          <w:iCs/>
        </w:rPr>
        <w:t>[date of deed]</w:t>
      </w:r>
      <w:r>
        <w:t xml:space="preserve"> and recorded in Official Records Book </w:t>
      </w:r>
      <w:r>
        <w:rPr>
          <w:rStyle w:val="pxfinstr"/>
          <w:i/>
          <w:iCs/>
        </w:rPr>
        <w:t>[number of book]</w:t>
      </w:r>
      <w:r>
        <w:t xml:space="preserve"> at page </w:t>
      </w:r>
      <w:r>
        <w:rPr>
          <w:rStyle w:val="pxfinstr"/>
          <w:i/>
          <w:iCs/>
        </w:rPr>
        <w:t>[number of page]</w:t>
      </w:r>
      <w:r>
        <w:t xml:space="preserve"> in the public records of </w:t>
      </w:r>
      <w:r>
        <w:rPr>
          <w:rStyle w:val="pxfinstr"/>
          <w:i/>
          <w:iCs/>
        </w:rPr>
        <w:t>[name of county]</w:t>
      </w:r>
      <w:r>
        <w:t>, Florida is reformed to read:</w:t>
      </w:r>
    </w:p>
    <w:p w14:paraId="63DFD70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[new legal description of deed]</w:t>
      </w:r>
      <w:r>
        <w:rPr>
          <w:sz w:val="24"/>
          <w:szCs w:val="24"/>
        </w:rPr>
        <w:t>.</w:t>
      </w:r>
    </w:p>
    <w:p w14:paraId="1D493B7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D7A9A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03748E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ORDERED at </w:t>
      </w:r>
      <w:r>
        <w:rPr>
          <w:rStyle w:val="pxfinstr"/>
          <w:i/>
          <w:iCs/>
        </w:rPr>
        <w:t>[name of city]</w:t>
      </w:r>
      <w:r>
        <w:t xml:space="preserve">, Florida on </w:t>
      </w:r>
      <w:r>
        <w:rPr>
          <w:rStyle w:val="pxfinstr"/>
          <w:i/>
          <w:iCs/>
        </w:rPr>
        <w:t>[date of judgment]</w:t>
      </w:r>
      <w:r>
        <w:t>.</w:t>
      </w:r>
    </w:p>
    <w:p w14:paraId="297B9FA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6A8DCA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726C13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4CF828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tbl.ident="I03U974"</w:instrText>
      </w:r>
      <w:r>
        <w:fldChar w:fldCharType="end"/>
      </w:r>
      <w:r>
        <w:fldChar w:fldCharType="begin"/>
      </w:r>
      <w:r>
        <w:instrText>tbl.uuid="I01J9A5"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7CF07D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C6D006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CB435F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88755C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9BBC9E5" w14:textId="77777777">
        <w:tblPrEx>
          <w:tblCellMar>
            <w:top w:w="0" w:type="dxa"/>
            <w:left w:w="0" w:type="dxa"/>
            <w:bottom w:w="0" w:type="dxa"/>
            <w:right w:w="0" w:type="dxa"/>
          </w:tblCellMar>
        </w:tblPrEx>
        <w:tc>
          <w:tcPr>
            <w:tcW w:w="4320" w:type="dxa"/>
            <w:tcBorders>
              <w:top w:val="nil"/>
              <w:left w:val="nil"/>
              <w:bottom w:val="nil"/>
              <w:right w:val="nil"/>
            </w:tcBorders>
          </w:tcPr>
          <w:p w14:paraId="3AF319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B2230E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A72D658" w14:textId="77777777">
        <w:tblPrEx>
          <w:tblCellMar>
            <w:top w:w="0" w:type="dxa"/>
            <w:left w:w="0" w:type="dxa"/>
            <w:bottom w:w="0" w:type="dxa"/>
            <w:right w:w="0" w:type="dxa"/>
          </w:tblCellMar>
        </w:tblPrEx>
        <w:tc>
          <w:tcPr>
            <w:tcW w:w="4320" w:type="dxa"/>
            <w:tcBorders>
              <w:top w:val="nil"/>
              <w:left w:val="nil"/>
              <w:bottom w:val="nil"/>
              <w:right w:val="nil"/>
            </w:tcBorders>
          </w:tcPr>
          <w:p w14:paraId="043D08D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489183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29591B5" w14:textId="77777777" w:rsidR="00FD3105" w:rsidRDefault="00FD3105">
      <w:pPr>
        <w:pStyle w:val="pxtbody"/>
      </w:pPr>
    </w:p>
    <w:p w14:paraId="6F03BF3E" w14:textId="77777777" w:rsidR="00FD3105" w:rsidRDefault="00FD3105"/>
    <w:p w14:paraId="7DCC9C57" w14:textId="77777777" w:rsidR="00FD3105" w:rsidRDefault="00FD3105">
      <w:pPr>
        <w:pStyle w:val="pxcomnt"/>
      </w:pPr>
    </w:p>
    <w:p w14:paraId="2D96A852" w14:textId="77777777" w:rsidR="00FD3105" w:rsidRDefault="00FD3105">
      <w:pPr>
        <w:pStyle w:val="pxhac"/>
        <w:spacing w:before="180"/>
        <w:jc w:val="center"/>
      </w:pPr>
      <w:r>
        <w:rPr>
          <w:rStyle w:val="pxb"/>
          <w:b/>
          <w:bCs/>
        </w:rPr>
        <w:t>Author's Comment</w:t>
      </w:r>
    </w:p>
    <w:p w14:paraId="07C42F3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This example was taken from </w:t>
      </w:r>
      <w:r>
        <w:rPr>
          <w:rStyle w:val="pxcc"/>
          <w:color w:val="FF0000"/>
          <w:sz w:val="20"/>
          <w:szCs w:val="20"/>
          <w:vertAlign w:val="superscript"/>
        </w:rPr>
        <w:t>►</w:t>
      </w:r>
      <w:r>
        <w:rPr>
          <w:rStyle w:val="pxcc"/>
        </w:rPr>
        <w:fldChar w:fldCharType="begin"/>
      </w:r>
      <w:r>
        <w:rPr>
          <w:rStyle w:val="pxcc"/>
        </w:rPr>
        <w:instrText>cc.ref.id="I0308BR"</w:instrText>
      </w:r>
      <w:r>
        <w:rPr>
          <w:rStyle w:val="pxcc"/>
        </w:rPr>
        <w:fldChar w:fldCharType="end"/>
      </w:r>
      <w:r>
        <w:rPr>
          <w:rStyle w:val="pxcc"/>
        </w:rPr>
        <w:t>Schaar v. Smith, 174 So. 321 (Fla. 1937)</w:t>
      </w:r>
      <w:r>
        <w:t xml:space="preserve"> with the addition of the taxation of costs.</w:t>
      </w:r>
    </w:p>
    <w:p w14:paraId="0C548AF5" w14:textId="77777777" w:rsidR="00FD3105" w:rsidRDefault="00FD3105">
      <w:pPr>
        <w:pStyle w:val="pxs"/>
        <w:spacing w:before="180"/>
        <w:rPr>
          <w:sz w:val="27"/>
          <w:szCs w:val="27"/>
        </w:rPr>
      </w:pPr>
      <w:r>
        <w:rPr>
          <w:sz w:val="27"/>
          <w:szCs w:val="27"/>
        </w:rPr>
        <w:t>10:54. Judgment</w:t>
      </w:r>
      <w:r>
        <w:rPr>
          <w:rStyle w:val="pxsep"/>
        </w:rPr>
        <w:t xml:space="preserve">-- </w:t>
      </w:r>
      <w:r>
        <w:rPr>
          <w:sz w:val="27"/>
          <w:szCs w:val="27"/>
        </w:rPr>
        <w:t>Replevin, for defendant, defendant has possession</w:t>
      </w:r>
    </w:p>
    <w:p w14:paraId="2263860A" w14:textId="77777777" w:rsidR="00FD3105" w:rsidRDefault="00FD3105">
      <w:pPr>
        <w:pStyle w:val="pxov"/>
        <w:rPr>
          <w:vanish/>
        </w:rPr>
      </w:pPr>
      <w:r>
        <w:rPr>
          <w:vanish/>
        </w:rPr>
        <w:t>FMS</w:t>
      </w:r>
    </w:p>
    <w:p w14:paraId="5F19E77A" w14:textId="77777777" w:rsidR="00FD3105" w:rsidRDefault="00FD3105">
      <w:pPr>
        <w:pStyle w:val="pxov"/>
        <w:rPr>
          <w:vanish/>
        </w:rPr>
      </w:pPr>
      <w:r>
        <w:rPr>
          <w:vanish/>
        </w:rPr>
        <w:t>LCV</w:t>
      </w:r>
    </w:p>
    <w:p w14:paraId="7FD215D9" w14:textId="77777777" w:rsidR="00FD3105" w:rsidRDefault="00FD3105">
      <w:pPr>
        <w:pStyle w:val="pxov"/>
        <w:rPr>
          <w:vanish/>
        </w:rPr>
      </w:pPr>
      <w:r>
        <w:rPr>
          <w:vanish/>
        </w:rPr>
        <w:t>LSC</w:t>
      </w:r>
    </w:p>
    <w:p w14:paraId="399D2091" w14:textId="77777777" w:rsidR="00FD3105" w:rsidRDefault="00FD3105">
      <w:pPr>
        <w:pStyle w:val="pxov"/>
        <w:rPr>
          <w:vanish/>
        </w:rPr>
      </w:pPr>
      <w:r>
        <w:rPr>
          <w:vanish/>
        </w:rPr>
        <w:t>LS7</w:t>
      </w:r>
    </w:p>
    <w:p w14:paraId="5BF72288" w14:textId="77777777" w:rsidR="00FD3105" w:rsidRDefault="00FD3105">
      <w:pPr>
        <w:pStyle w:val="pxov"/>
        <w:rPr>
          <w:vanish/>
        </w:rPr>
      </w:pPr>
      <w:r>
        <w:rPr>
          <w:vanish/>
        </w:rPr>
        <w:t>REL</w:t>
      </w:r>
    </w:p>
    <w:p w14:paraId="32F49CAA" w14:textId="77777777" w:rsidR="00FD3105" w:rsidRDefault="00FD3105">
      <w:pPr>
        <w:pStyle w:val="pxov"/>
        <w:rPr>
          <w:vanish/>
        </w:rPr>
      </w:pPr>
      <w:r>
        <w:rPr>
          <w:vanish/>
        </w:rPr>
        <w:t>RTD</w:t>
      </w:r>
    </w:p>
    <w:p w14:paraId="6D2AF6C1" w14:textId="77777777" w:rsidR="00FD3105" w:rsidRDefault="00FD3105">
      <w:pPr>
        <w:pStyle w:val="pxov"/>
        <w:rPr>
          <w:vanish/>
        </w:rPr>
      </w:pPr>
      <w:r>
        <w:rPr>
          <w:vanish/>
        </w:rPr>
        <w:t>FCV</w:t>
      </w:r>
    </w:p>
    <w:p w14:paraId="24493184" w14:textId="77777777" w:rsidR="00FD3105" w:rsidRDefault="00FD3105">
      <w:pPr>
        <w:pStyle w:val="pxov"/>
        <w:rPr>
          <w:vanish/>
        </w:rPr>
      </w:pPr>
      <w:r>
        <w:rPr>
          <w:vanish/>
        </w:rPr>
        <w:t>FLG</w:t>
      </w:r>
    </w:p>
    <w:p w14:paraId="26FD61E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form.fid="I72f63d909fed11dfbf230000837214a9"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1A1C9A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tbl.ident="I00FW4D"</w:instrText>
      </w:r>
      <w:r>
        <w:fldChar w:fldCharType="end"/>
      </w:r>
      <w:r>
        <w:fldChar w:fldCharType="begin"/>
      </w:r>
      <w:r>
        <w:instrText>tbl.uuid="I02CLAR"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6C2441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5BA1AB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F9EBBF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79DA70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61DAF8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BE2BA4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15598E9" w14:textId="77777777">
        <w:tblPrEx>
          <w:tblCellMar>
            <w:top w:w="0" w:type="dxa"/>
            <w:left w:w="0" w:type="dxa"/>
            <w:bottom w:w="0" w:type="dxa"/>
            <w:right w:w="0" w:type="dxa"/>
          </w:tblCellMar>
        </w:tblPrEx>
        <w:tc>
          <w:tcPr>
            <w:tcW w:w="2160" w:type="dxa"/>
            <w:tcBorders>
              <w:top w:val="nil"/>
              <w:left w:val="nil"/>
              <w:bottom w:val="nil"/>
              <w:right w:val="nil"/>
            </w:tcBorders>
          </w:tcPr>
          <w:p w14:paraId="041154D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7F1940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9C8A00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B0951F" w14:textId="77777777" w:rsidR="00FD3105" w:rsidRDefault="00FD3105"/>
        </w:tc>
      </w:tr>
      <w:tr w:rsidR="00FD3105" w14:paraId="30872E0F" w14:textId="77777777">
        <w:tblPrEx>
          <w:tblCellMar>
            <w:top w:w="0" w:type="dxa"/>
            <w:left w:w="0" w:type="dxa"/>
            <w:bottom w:w="0" w:type="dxa"/>
            <w:right w:w="0" w:type="dxa"/>
          </w:tblCellMar>
        </w:tblPrEx>
        <w:tc>
          <w:tcPr>
            <w:tcW w:w="2160" w:type="dxa"/>
            <w:tcBorders>
              <w:top w:val="nil"/>
              <w:left w:val="nil"/>
              <w:bottom w:val="nil"/>
              <w:right w:val="nil"/>
            </w:tcBorders>
          </w:tcPr>
          <w:p w14:paraId="3BD7E38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440BDC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2BD98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E95B680" w14:textId="77777777" w:rsidR="00FD3105" w:rsidRDefault="00FD3105"/>
        </w:tc>
      </w:tr>
      <w:tr w:rsidR="00FD3105" w14:paraId="51E942E9" w14:textId="77777777">
        <w:tblPrEx>
          <w:tblCellMar>
            <w:top w:w="0" w:type="dxa"/>
            <w:left w:w="0" w:type="dxa"/>
            <w:bottom w:w="0" w:type="dxa"/>
            <w:right w:w="0" w:type="dxa"/>
          </w:tblCellMar>
        </w:tblPrEx>
        <w:tc>
          <w:tcPr>
            <w:tcW w:w="2160" w:type="dxa"/>
            <w:tcBorders>
              <w:top w:val="nil"/>
              <w:left w:val="nil"/>
              <w:bottom w:val="nil"/>
              <w:right w:val="nil"/>
            </w:tcBorders>
          </w:tcPr>
          <w:p w14:paraId="4CFEBBF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37D7C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02E382F" w14:textId="77777777" w:rsidR="00FD3105" w:rsidRDefault="00FD3105"/>
        </w:tc>
        <w:tc>
          <w:tcPr>
            <w:tcW w:w="2160" w:type="dxa"/>
            <w:tcBorders>
              <w:top w:val="nil"/>
              <w:left w:val="nil"/>
              <w:bottom w:val="nil"/>
              <w:right w:val="nil"/>
            </w:tcBorders>
          </w:tcPr>
          <w:p w14:paraId="682E43BB" w14:textId="77777777" w:rsidR="00FD3105" w:rsidRDefault="00FD3105"/>
        </w:tc>
      </w:tr>
      <w:tr w:rsidR="00FD3105" w14:paraId="360DD30B" w14:textId="77777777">
        <w:tblPrEx>
          <w:tblCellMar>
            <w:top w:w="0" w:type="dxa"/>
            <w:left w:w="0" w:type="dxa"/>
            <w:bottom w:w="0" w:type="dxa"/>
            <w:right w:w="0" w:type="dxa"/>
          </w:tblCellMar>
        </w:tblPrEx>
        <w:tc>
          <w:tcPr>
            <w:tcW w:w="2160" w:type="dxa"/>
            <w:tcBorders>
              <w:top w:val="nil"/>
              <w:left w:val="nil"/>
              <w:bottom w:val="nil"/>
              <w:right w:val="nil"/>
            </w:tcBorders>
          </w:tcPr>
          <w:p w14:paraId="7CB8C6A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7A9BE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02BE64" w14:textId="77777777" w:rsidR="00FD3105" w:rsidRDefault="00FD3105"/>
        </w:tc>
        <w:tc>
          <w:tcPr>
            <w:tcW w:w="2160" w:type="dxa"/>
            <w:tcBorders>
              <w:top w:val="nil"/>
              <w:left w:val="nil"/>
              <w:bottom w:val="nil"/>
              <w:right w:val="nil"/>
            </w:tcBorders>
          </w:tcPr>
          <w:p w14:paraId="524ED9FE" w14:textId="77777777" w:rsidR="00FD3105" w:rsidRDefault="00FD3105"/>
        </w:tc>
      </w:tr>
      <w:tr w:rsidR="00FD3105" w14:paraId="7D66B409" w14:textId="77777777">
        <w:tblPrEx>
          <w:tblCellMar>
            <w:top w:w="0" w:type="dxa"/>
            <w:left w:w="0" w:type="dxa"/>
            <w:bottom w:w="0" w:type="dxa"/>
            <w:right w:w="0" w:type="dxa"/>
          </w:tblCellMar>
        </w:tblPrEx>
        <w:tc>
          <w:tcPr>
            <w:tcW w:w="2160" w:type="dxa"/>
            <w:tcBorders>
              <w:top w:val="nil"/>
              <w:left w:val="nil"/>
              <w:bottom w:val="nil"/>
              <w:right w:val="nil"/>
            </w:tcBorders>
          </w:tcPr>
          <w:p w14:paraId="4B662AC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850A9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FF2F51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6B1C887" w14:textId="77777777" w:rsidR="00FD3105" w:rsidRDefault="00FD3105"/>
        </w:tc>
      </w:tr>
    </w:tbl>
    <w:p w14:paraId="6815CB08" w14:textId="77777777" w:rsidR="00FD3105" w:rsidRDefault="00FD3105">
      <w:pPr>
        <w:pStyle w:val="pxtbody"/>
      </w:pPr>
    </w:p>
    <w:p w14:paraId="271AE539" w14:textId="77777777" w:rsidR="00FD3105" w:rsidRDefault="00FD3105"/>
    <w:p w14:paraId="4DD88416" w14:textId="77777777" w:rsidR="00FD3105" w:rsidRDefault="00FD3105">
      <w:pPr>
        <w:pStyle w:val="pxformhac"/>
        <w:spacing w:before="180"/>
        <w:jc w:val="center"/>
      </w:pPr>
      <w:r>
        <w:t xml:space="preserve">FINAL JUDGMENT </w:t>
      </w:r>
    </w:p>
    <w:p w14:paraId="06502B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Pursuant to the verdict rendered in this action and the court finding that defendant retook possession of the property described in paragraph 1 under a </w:t>
      </w:r>
      <w:r>
        <w:rPr>
          <w:rStyle w:val="pxfinstr"/>
          <w:i/>
          <w:iCs/>
        </w:rPr>
        <w:t>[OPTIONAL: stay]</w:t>
      </w:r>
      <w:r>
        <w:t xml:space="preserve"> bond and defendant's attorney has reasonably expended </w:t>
      </w:r>
      <w:r>
        <w:rPr>
          <w:rStyle w:val="pxfinstr"/>
          <w:i/>
          <w:iCs/>
        </w:rPr>
        <w:t>[number of hours]</w:t>
      </w:r>
      <w:r>
        <w:t xml:space="preserve"> hours in representing defendant in this action and that $</w:t>
      </w:r>
      <w:r>
        <w:rPr>
          <w:rStyle w:val="pxfinstr"/>
          <w:i/>
          <w:iCs/>
        </w:rPr>
        <w:t>[dollar amount of services]</w:t>
      </w:r>
      <w:r>
        <w:t xml:space="preserve"> is a reasonable hourly rate for the services</w:t>
      </w:r>
    </w:p>
    <w:p w14:paraId="4CA7F34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IT IS ADJUDGED that:</w:t>
      </w:r>
    </w:p>
    <w:p w14:paraId="622C8817" w14:textId="77777777" w:rsidR="00FD3105" w:rsidRDefault="00FD3105">
      <w:pPr>
        <w:pStyle w:val="pxformfl"/>
        <w:ind w:left="500"/>
      </w:pPr>
      <w:r>
        <w:t xml:space="preserve"> </w:t>
      </w:r>
    </w:p>
    <w:p w14:paraId="616DB50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8C652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t>
      </w:r>
      <w:r>
        <w:rPr>
          <w:rStyle w:val="pxfinstr"/>
          <w:i/>
          <w:iCs/>
        </w:rPr>
        <w:t>[NAME OF DEFENDANT]</w:t>
      </w:r>
      <w:r>
        <w:t xml:space="preserve"> has the right to retain possession of the following described personal property:</w:t>
      </w:r>
    </w:p>
    <w:p w14:paraId="7B547EE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739642C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fldChar w:fldCharType="begin"/>
      </w:r>
      <w:r>
        <w:instrText>p.fl="none"</w:instrText>
      </w:r>
      <w:r>
        <w:fldChar w:fldCharType="end"/>
      </w:r>
      <w:r>
        <w:t xml:space="preserve">against plaintiff </w:t>
      </w:r>
      <w:r>
        <w:rPr>
          <w:rStyle w:val="pxfinstr"/>
          <w:i/>
          <w:iCs/>
        </w:rPr>
        <w:t>[NAME OF PLAINTIFF]</w:t>
      </w:r>
      <w:r>
        <w:t>.</w:t>
      </w:r>
    </w:p>
    <w:p w14:paraId="668DCAA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8A43F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damages]</w:t>
      </w:r>
      <w:r>
        <w:t xml:space="preserve"> as damages for the taking, $</w:t>
      </w:r>
      <w:r>
        <w:rPr>
          <w:rStyle w:val="pxfinstr"/>
          <w:i/>
          <w:iCs/>
        </w:rPr>
        <w:t>[dollar amount of attorney's fees]</w:t>
      </w:r>
      <w:r>
        <w:t xml:space="preserve"> as attorney fees with costs of $</w:t>
      </w:r>
      <w:r>
        <w:rPr>
          <w:rStyle w:val="pxfinstr"/>
          <w:i/>
          <w:iCs/>
        </w:rPr>
        <w:t>[dollar amount of costs]</w:t>
      </w:r>
      <w:r>
        <w:t xml:space="preserve">, making a total of $ </w:t>
      </w:r>
      <w:r>
        <w:rPr>
          <w:rStyle w:val="pxfinstr"/>
          <w:i/>
          <w:iCs/>
        </w:rPr>
        <w:t>[dollar amount of total recovery]</w:t>
      </w:r>
      <w:r>
        <w:t>, that shall bear interest at the rate prescribed by law, for which let execution issue forthwith.</w:t>
      </w:r>
    </w:p>
    <w:p w14:paraId="0019CC9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8CA8BC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The liability of </w:t>
      </w:r>
      <w:r>
        <w:rPr>
          <w:rStyle w:val="pxfinstr"/>
          <w:i/>
          <w:iCs/>
        </w:rPr>
        <w:t>[name of surety]</w:t>
      </w:r>
      <w:r>
        <w:t xml:space="preserve"> on the </w:t>
      </w:r>
      <w:r>
        <w:rPr>
          <w:rStyle w:val="pxfinstr"/>
          <w:i/>
          <w:iCs/>
        </w:rPr>
        <w:t>[OPTIONAL: stay]</w:t>
      </w:r>
      <w:r>
        <w:t xml:space="preserve"> bond is terminated.</w:t>
      </w:r>
    </w:p>
    <w:p w14:paraId="0D604F3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ORDERED at </w:t>
      </w:r>
      <w:r>
        <w:rPr>
          <w:rStyle w:val="pxfinstr"/>
          <w:i/>
          <w:iCs/>
        </w:rPr>
        <w:t>[name of city]</w:t>
      </w:r>
      <w:r>
        <w:t xml:space="preserve">, Florida on </w:t>
      </w:r>
      <w:r>
        <w:rPr>
          <w:rStyle w:val="pxfinstr"/>
          <w:i/>
          <w:iCs/>
        </w:rPr>
        <w:t>[date of judgment]</w:t>
      </w:r>
      <w:r>
        <w:t>.</w:t>
      </w:r>
    </w:p>
    <w:p w14:paraId="42CBF26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51E67A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A7C3C0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B17ACC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tbl.ident="I06ZXGJ"</w:instrText>
      </w:r>
      <w:r>
        <w:fldChar w:fldCharType="end"/>
      </w:r>
      <w:r>
        <w:fldChar w:fldCharType="begin"/>
      </w:r>
      <w:r>
        <w:instrText>tbl.uuid="I01JILP"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64B94F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9EF00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86AC84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393460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8566437" w14:textId="77777777">
        <w:tblPrEx>
          <w:tblCellMar>
            <w:top w:w="0" w:type="dxa"/>
            <w:left w:w="0" w:type="dxa"/>
            <w:bottom w:w="0" w:type="dxa"/>
            <w:right w:w="0" w:type="dxa"/>
          </w:tblCellMar>
        </w:tblPrEx>
        <w:tc>
          <w:tcPr>
            <w:tcW w:w="4320" w:type="dxa"/>
            <w:tcBorders>
              <w:top w:val="nil"/>
              <w:left w:val="nil"/>
              <w:bottom w:val="nil"/>
              <w:right w:val="nil"/>
            </w:tcBorders>
          </w:tcPr>
          <w:p w14:paraId="13F277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7E8C8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3D36793" w14:textId="77777777">
        <w:tblPrEx>
          <w:tblCellMar>
            <w:top w:w="0" w:type="dxa"/>
            <w:left w:w="0" w:type="dxa"/>
            <w:bottom w:w="0" w:type="dxa"/>
            <w:right w:w="0" w:type="dxa"/>
          </w:tblCellMar>
        </w:tblPrEx>
        <w:tc>
          <w:tcPr>
            <w:tcW w:w="4320" w:type="dxa"/>
            <w:tcBorders>
              <w:top w:val="nil"/>
              <w:left w:val="nil"/>
              <w:bottom w:val="nil"/>
              <w:right w:val="nil"/>
            </w:tcBorders>
          </w:tcPr>
          <w:p w14:paraId="454F51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EEBB6E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0392EB8" w14:textId="77777777" w:rsidR="00FD3105" w:rsidRDefault="00FD3105">
      <w:pPr>
        <w:pStyle w:val="pxtbody"/>
      </w:pPr>
    </w:p>
    <w:p w14:paraId="0CC22B27" w14:textId="77777777" w:rsidR="00FD3105" w:rsidRDefault="00FD3105"/>
    <w:p w14:paraId="0FFE36A3" w14:textId="77777777" w:rsidR="00FD3105" w:rsidRDefault="00FD3105">
      <w:pPr>
        <w:pStyle w:val="pxcomnt"/>
      </w:pPr>
    </w:p>
    <w:p w14:paraId="2682B8EC" w14:textId="77777777" w:rsidR="00FD3105" w:rsidRDefault="00FD3105">
      <w:pPr>
        <w:pStyle w:val="pxhac"/>
        <w:spacing w:before="180"/>
        <w:jc w:val="center"/>
      </w:pPr>
      <w:r>
        <w:rPr>
          <w:rStyle w:val="pxb"/>
          <w:b/>
          <w:bCs/>
        </w:rPr>
        <w:t>Author's Comment</w:t>
      </w:r>
    </w:p>
    <w:p w14:paraId="7FFD07E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st.ref.id="I048Y8F"</w:instrText>
      </w:r>
      <w:r>
        <w:rPr>
          <w:rStyle w:val="pxst"/>
        </w:rPr>
        <w:fldChar w:fldCharType="end"/>
      </w:r>
      <w:r>
        <w:rPr>
          <w:rStyle w:val="pxst"/>
          <w:vanish/>
        </w:rPr>
        <w:t>&amp;s;</w:t>
      </w:r>
      <w:r>
        <w:rPr>
          <w:rStyle w:val="pxvis"/>
          <w:rFonts w:ascii="Times NewRoman" w:hAnsi="Times NewRoman"/>
          <w:b w:val="0"/>
          <w:sz w:val="24"/>
        </w:rPr>
        <w:t>§</w:t>
      </w:r>
      <w:r>
        <w:rPr>
          <w:rStyle w:val="pxst"/>
        </w:rPr>
        <w:t>78.20, Fla. Stat.</w:t>
      </w:r>
      <w:r>
        <w:t xml:space="preserve">; </w:t>
      </w:r>
      <w:r>
        <w:rPr>
          <w:rStyle w:val="pxst"/>
          <w:color w:val="FF0000"/>
          <w:sz w:val="20"/>
          <w:szCs w:val="20"/>
          <w:vertAlign w:val="superscript"/>
        </w:rPr>
        <w:t>►</w:t>
      </w:r>
      <w:r>
        <w:rPr>
          <w:rStyle w:val="pxst"/>
        </w:rPr>
        <w:fldChar w:fldCharType="begin"/>
      </w:r>
      <w:r>
        <w:rPr>
          <w:rStyle w:val="pxst"/>
        </w:rPr>
        <w:instrText>st.ref.id="I04653J"</w:instrText>
      </w:r>
      <w:r>
        <w:rPr>
          <w:rStyle w:val="pxst"/>
        </w:rPr>
        <w:fldChar w:fldCharType="end"/>
      </w:r>
      <w:r>
        <w:rPr>
          <w:rStyle w:val="pxst"/>
        </w:rPr>
        <w:t>Fla. R. Civ. P. Form 1.995(c)</w:t>
      </w:r>
      <w:r>
        <w:t xml:space="preserve">; </w:t>
      </w:r>
      <w:r>
        <w:rPr>
          <w:rStyle w:val="pxcc"/>
          <w:color w:val="FF0000"/>
          <w:sz w:val="20"/>
          <w:szCs w:val="20"/>
          <w:vertAlign w:val="superscript"/>
        </w:rPr>
        <w:t>►</w:t>
      </w:r>
      <w:r>
        <w:rPr>
          <w:rStyle w:val="pxcc"/>
        </w:rPr>
        <w:fldChar w:fldCharType="begin"/>
      </w:r>
      <w:r>
        <w:rPr>
          <w:rStyle w:val="pxcc"/>
        </w:rPr>
        <w:instrText>cc.ref.id="I0308HG"</w:instrText>
      </w:r>
      <w:r>
        <w:rPr>
          <w:rStyle w:val="pxcc"/>
        </w:rPr>
        <w:fldChar w:fldCharType="end"/>
      </w:r>
      <w:r>
        <w:rPr>
          <w:rStyle w:val="pxcc"/>
        </w:rPr>
        <w:t>Evans v. Kloeppel, 3 So. 180 (Fla. 1916)</w:t>
      </w:r>
      <w:r>
        <w:t xml:space="preserve">. The form assumes a contract with an attorney fee provision and replevin under </w:t>
      </w:r>
      <w:r>
        <w:rPr>
          <w:rStyle w:val="pxst"/>
          <w:color w:val="FF0000"/>
          <w:sz w:val="20"/>
          <w:szCs w:val="20"/>
          <w:vertAlign w:val="superscript"/>
        </w:rPr>
        <w:t>►</w:t>
      </w:r>
      <w:r>
        <w:rPr>
          <w:rStyle w:val="pxst"/>
        </w:rPr>
        <w:fldChar w:fldCharType="begin"/>
      </w:r>
      <w:r>
        <w:rPr>
          <w:rStyle w:val="pxst"/>
        </w:rPr>
        <w:instrText>st.ref.id="I02UKME"</w:instrText>
      </w:r>
      <w:r>
        <w:rPr>
          <w:rStyle w:val="pxst"/>
        </w:rPr>
        <w:fldChar w:fldCharType="end"/>
      </w:r>
      <w:r>
        <w:rPr>
          <w:rStyle w:val="pxst"/>
        </w:rPr>
        <w:t>section 78.065, Florida Statutes</w:t>
      </w:r>
      <w:r>
        <w:t>. If the proceeding is under section 78.068, Florida Statutes, the bond reference would be to a debt satisfaction bond.</w:t>
      </w:r>
    </w:p>
    <w:p w14:paraId="29261944" w14:textId="77777777" w:rsidR="00FD3105" w:rsidRDefault="00FD3105">
      <w:pPr>
        <w:pStyle w:val="pxs"/>
        <w:spacing w:before="180"/>
        <w:rPr>
          <w:sz w:val="27"/>
          <w:szCs w:val="27"/>
        </w:rPr>
      </w:pPr>
      <w:r>
        <w:rPr>
          <w:sz w:val="27"/>
          <w:szCs w:val="27"/>
        </w:rPr>
        <w:t>10:55. Judgment</w:t>
      </w:r>
      <w:r>
        <w:rPr>
          <w:rStyle w:val="pxsep"/>
        </w:rPr>
        <w:t xml:space="preserve">-- </w:t>
      </w:r>
      <w:r>
        <w:rPr>
          <w:sz w:val="27"/>
          <w:szCs w:val="27"/>
        </w:rPr>
        <w:t>Replevin, for defendant, plaintiff has possession</w:t>
      </w:r>
    </w:p>
    <w:p w14:paraId="35A41D72" w14:textId="77777777" w:rsidR="00FD3105" w:rsidRDefault="00FD3105">
      <w:pPr>
        <w:pStyle w:val="pxov"/>
        <w:rPr>
          <w:vanish/>
        </w:rPr>
      </w:pPr>
      <w:r>
        <w:rPr>
          <w:vanish/>
        </w:rPr>
        <w:t>FMS</w:t>
      </w:r>
    </w:p>
    <w:p w14:paraId="740A6CC9" w14:textId="77777777" w:rsidR="00FD3105" w:rsidRDefault="00FD3105">
      <w:pPr>
        <w:pStyle w:val="pxov"/>
        <w:rPr>
          <w:vanish/>
        </w:rPr>
      </w:pPr>
      <w:r>
        <w:rPr>
          <w:vanish/>
        </w:rPr>
        <w:t>LCV</w:t>
      </w:r>
    </w:p>
    <w:p w14:paraId="4EFC5B12" w14:textId="77777777" w:rsidR="00FD3105" w:rsidRDefault="00FD3105">
      <w:pPr>
        <w:pStyle w:val="pxov"/>
        <w:rPr>
          <w:vanish/>
        </w:rPr>
      </w:pPr>
      <w:r>
        <w:rPr>
          <w:vanish/>
        </w:rPr>
        <w:t>LSC</w:t>
      </w:r>
    </w:p>
    <w:p w14:paraId="423EABB6" w14:textId="77777777" w:rsidR="00FD3105" w:rsidRDefault="00FD3105">
      <w:pPr>
        <w:pStyle w:val="pxov"/>
        <w:rPr>
          <w:vanish/>
        </w:rPr>
      </w:pPr>
      <w:r>
        <w:rPr>
          <w:vanish/>
        </w:rPr>
        <w:t>LS7</w:t>
      </w:r>
    </w:p>
    <w:p w14:paraId="794E4DB7" w14:textId="77777777" w:rsidR="00FD3105" w:rsidRDefault="00FD3105">
      <w:pPr>
        <w:pStyle w:val="pxov"/>
        <w:rPr>
          <w:vanish/>
        </w:rPr>
      </w:pPr>
      <w:r>
        <w:rPr>
          <w:vanish/>
        </w:rPr>
        <w:t>REL</w:t>
      </w:r>
    </w:p>
    <w:p w14:paraId="4C085533" w14:textId="77777777" w:rsidR="00FD3105" w:rsidRDefault="00FD3105">
      <w:pPr>
        <w:pStyle w:val="pxov"/>
        <w:rPr>
          <w:vanish/>
        </w:rPr>
      </w:pPr>
      <w:r>
        <w:rPr>
          <w:vanish/>
        </w:rPr>
        <w:t>RTD</w:t>
      </w:r>
    </w:p>
    <w:p w14:paraId="76B958C5" w14:textId="77777777" w:rsidR="00FD3105" w:rsidRDefault="00FD3105">
      <w:pPr>
        <w:pStyle w:val="pxov"/>
        <w:rPr>
          <w:vanish/>
        </w:rPr>
      </w:pPr>
      <w:r>
        <w:rPr>
          <w:vanish/>
        </w:rPr>
        <w:t>FCV</w:t>
      </w:r>
    </w:p>
    <w:p w14:paraId="3F8F7634" w14:textId="77777777" w:rsidR="00FD3105" w:rsidRDefault="00FD3105">
      <w:pPr>
        <w:pStyle w:val="pxov"/>
        <w:rPr>
          <w:vanish/>
        </w:rPr>
      </w:pPr>
      <w:r>
        <w:rPr>
          <w:vanish/>
        </w:rPr>
        <w:t>FLG</w:t>
      </w:r>
    </w:p>
    <w:p w14:paraId="7DB66D7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form.fid="I6f79e8109fed11dfbf230000837214a9"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A91B65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tbl.ident="I019AFB"</w:instrText>
      </w:r>
      <w:r>
        <w:fldChar w:fldCharType="end"/>
      </w:r>
      <w:r>
        <w:fldChar w:fldCharType="begin"/>
      </w:r>
      <w:r>
        <w:instrText>tbl.uuid="I02CUZ1"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0CC7E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C5DA76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FEC2D5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294B71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E413F6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8294B6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86F3033" w14:textId="77777777">
        <w:tblPrEx>
          <w:tblCellMar>
            <w:top w:w="0" w:type="dxa"/>
            <w:left w:w="0" w:type="dxa"/>
            <w:bottom w:w="0" w:type="dxa"/>
            <w:right w:w="0" w:type="dxa"/>
          </w:tblCellMar>
        </w:tblPrEx>
        <w:tc>
          <w:tcPr>
            <w:tcW w:w="2160" w:type="dxa"/>
            <w:tcBorders>
              <w:top w:val="nil"/>
              <w:left w:val="nil"/>
              <w:bottom w:val="nil"/>
              <w:right w:val="nil"/>
            </w:tcBorders>
          </w:tcPr>
          <w:p w14:paraId="033E55C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96CB4D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A6178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8546337" w14:textId="77777777" w:rsidR="00FD3105" w:rsidRDefault="00FD3105"/>
        </w:tc>
      </w:tr>
      <w:tr w:rsidR="00FD3105" w14:paraId="37B1974B" w14:textId="77777777">
        <w:tblPrEx>
          <w:tblCellMar>
            <w:top w:w="0" w:type="dxa"/>
            <w:left w:w="0" w:type="dxa"/>
            <w:bottom w:w="0" w:type="dxa"/>
            <w:right w:w="0" w:type="dxa"/>
          </w:tblCellMar>
        </w:tblPrEx>
        <w:tc>
          <w:tcPr>
            <w:tcW w:w="2160" w:type="dxa"/>
            <w:tcBorders>
              <w:top w:val="nil"/>
              <w:left w:val="nil"/>
              <w:bottom w:val="nil"/>
              <w:right w:val="nil"/>
            </w:tcBorders>
          </w:tcPr>
          <w:p w14:paraId="3C98F6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33CF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5B9C6E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0F2956" w14:textId="77777777" w:rsidR="00FD3105" w:rsidRDefault="00FD3105"/>
        </w:tc>
      </w:tr>
      <w:tr w:rsidR="00FD3105" w14:paraId="2596CBFF" w14:textId="77777777">
        <w:tblPrEx>
          <w:tblCellMar>
            <w:top w:w="0" w:type="dxa"/>
            <w:left w:w="0" w:type="dxa"/>
            <w:bottom w:w="0" w:type="dxa"/>
            <w:right w:w="0" w:type="dxa"/>
          </w:tblCellMar>
        </w:tblPrEx>
        <w:tc>
          <w:tcPr>
            <w:tcW w:w="2160" w:type="dxa"/>
            <w:tcBorders>
              <w:top w:val="nil"/>
              <w:left w:val="nil"/>
              <w:bottom w:val="nil"/>
              <w:right w:val="nil"/>
            </w:tcBorders>
          </w:tcPr>
          <w:p w14:paraId="3305E3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405C0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BA7B0CF" w14:textId="77777777" w:rsidR="00FD3105" w:rsidRDefault="00FD3105"/>
        </w:tc>
        <w:tc>
          <w:tcPr>
            <w:tcW w:w="2160" w:type="dxa"/>
            <w:tcBorders>
              <w:top w:val="nil"/>
              <w:left w:val="nil"/>
              <w:bottom w:val="nil"/>
              <w:right w:val="nil"/>
            </w:tcBorders>
          </w:tcPr>
          <w:p w14:paraId="1B36EFB6" w14:textId="77777777" w:rsidR="00FD3105" w:rsidRDefault="00FD3105"/>
        </w:tc>
      </w:tr>
      <w:tr w:rsidR="00FD3105" w14:paraId="4C54E679" w14:textId="77777777">
        <w:tblPrEx>
          <w:tblCellMar>
            <w:top w:w="0" w:type="dxa"/>
            <w:left w:w="0" w:type="dxa"/>
            <w:bottom w:w="0" w:type="dxa"/>
            <w:right w:w="0" w:type="dxa"/>
          </w:tblCellMar>
        </w:tblPrEx>
        <w:tc>
          <w:tcPr>
            <w:tcW w:w="2160" w:type="dxa"/>
            <w:tcBorders>
              <w:top w:val="nil"/>
              <w:left w:val="nil"/>
              <w:bottom w:val="nil"/>
              <w:right w:val="nil"/>
            </w:tcBorders>
          </w:tcPr>
          <w:p w14:paraId="251CB5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97C191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DB78F3" w14:textId="77777777" w:rsidR="00FD3105" w:rsidRDefault="00FD3105"/>
        </w:tc>
        <w:tc>
          <w:tcPr>
            <w:tcW w:w="2160" w:type="dxa"/>
            <w:tcBorders>
              <w:top w:val="nil"/>
              <w:left w:val="nil"/>
              <w:bottom w:val="nil"/>
              <w:right w:val="nil"/>
            </w:tcBorders>
          </w:tcPr>
          <w:p w14:paraId="66BBC3D6" w14:textId="77777777" w:rsidR="00FD3105" w:rsidRDefault="00FD3105"/>
        </w:tc>
      </w:tr>
      <w:tr w:rsidR="00FD3105" w14:paraId="5456B521" w14:textId="77777777">
        <w:tblPrEx>
          <w:tblCellMar>
            <w:top w:w="0" w:type="dxa"/>
            <w:left w:w="0" w:type="dxa"/>
            <w:bottom w:w="0" w:type="dxa"/>
            <w:right w:w="0" w:type="dxa"/>
          </w:tblCellMar>
        </w:tblPrEx>
        <w:tc>
          <w:tcPr>
            <w:tcW w:w="2160" w:type="dxa"/>
            <w:tcBorders>
              <w:top w:val="nil"/>
              <w:left w:val="nil"/>
              <w:bottom w:val="nil"/>
              <w:right w:val="nil"/>
            </w:tcBorders>
          </w:tcPr>
          <w:p w14:paraId="701A81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3F4767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47281A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E41718" w14:textId="77777777" w:rsidR="00FD3105" w:rsidRDefault="00FD3105"/>
        </w:tc>
      </w:tr>
    </w:tbl>
    <w:p w14:paraId="1D6FA2C9" w14:textId="77777777" w:rsidR="00FD3105" w:rsidRDefault="00FD3105">
      <w:pPr>
        <w:pStyle w:val="pxtbody"/>
      </w:pPr>
    </w:p>
    <w:p w14:paraId="5EC4ACCB" w14:textId="77777777" w:rsidR="00FD3105" w:rsidRDefault="00FD3105"/>
    <w:p w14:paraId="3A25D54B" w14:textId="77777777" w:rsidR="00FD3105" w:rsidRDefault="00FD3105">
      <w:pPr>
        <w:pStyle w:val="pxformhac"/>
        <w:spacing w:before="180"/>
        <w:jc w:val="center"/>
      </w:pPr>
      <w:r>
        <w:t xml:space="preserve">FINAL JUDGMENT </w:t>
      </w:r>
    </w:p>
    <w:p w14:paraId="587467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Pursuant to the verdict rendered in this action and the court finding that plaintiff has possession of the property described in paragraph 1, subject to defendant's election under paragraph 2</w:t>
      </w:r>
    </w:p>
    <w:p w14:paraId="04A612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IT IS ADJUDGED that:</w:t>
      </w:r>
    </w:p>
    <w:p w14:paraId="722F98DB" w14:textId="77777777" w:rsidR="00FD3105" w:rsidRDefault="00FD3105">
      <w:pPr>
        <w:pStyle w:val="pxformfl"/>
        <w:ind w:left="500"/>
      </w:pPr>
      <w:r>
        <w:t xml:space="preserve"> </w:t>
      </w:r>
    </w:p>
    <w:p w14:paraId="2707F63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77D11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t>
      </w:r>
      <w:r>
        <w:rPr>
          <w:rStyle w:val="pxfinstr"/>
          <w:i/>
          <w:iCs/>
        </w:rPr>
        <w:t>[NAME OF DEFENDANT]</w:t>
      </w:r>
      <w:r>
        <w:t xml:space="preserve"> has the right to possession of the following described personal property:</w:t>
      </w:r>
    </w:p>
    <w:p w14:paraId="1411F84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106DD36C" w14:textId="77777777" w:rsidR="00FD3105" w:rsidRDefault="00FD3105">
      <w:pPr>
        <w:pStyle w:val="pxformcp"/>
      </w:pPr>
      <w:r>
        <w:t xml:space="preserve">against plaintiff </w:t>
      </w:r>
      <w:r>
        <w:rPr>
          <w:rStyle w:val="pxfinstr"/>
          <w:i/>
          <w:iCs/>
        </w:rPr>
        <w:t>[NAME OF PLAINTIFF]</w:t>
      </w:r>
      <w:r>
        <w:t xml:space="preserve"> for which the clerk shall issue a writ of possession forthwith.</w:t>
      </w:r>
    </w:p>
    <w:p w14:paraId="605488B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60E7E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and plaintiff's surety </w:t>
      </w:r>
      <w:r>
        <w:rPr>
          <w:rStyle w:val="pxfinstr"/>
          <w:i/>
          <w:iCs/>
        </w:rPr>
        <w:t>[name of surety]</w:t>
      </w:r>
      <w:r>
        <w:t xml:space="preserve"> the value of the property in the sum of $</w:t>
      </w:r>
      <w:r>
        <w:rPr>
          <w:rStyle w:val="pxfinstr"/>
          <w:i/>
          <w:iCs/>
        </w:rPr>
        <w:t>[dollar amount of value of property]</w:t>
      </w:r>
      <w:r>
        <w:t xml:space="preserve"> with costs of $</w:t>
      </w:r>
      <w:r>
        <w:rPr>
          <w:rStyle w:val="pxfinstr"/>
          <w:i/>
          <w:iCs/>
        </w:rPr>
        <w:t>[dollar amount of costs]</w:t>
      </w:r>
      <w:r>
        <w:t xml:space="preserve"> making a total of $</w:t>
      </w:r>
      <w:r>
        <w:rPr>
          <w:rStyle w:val="pxfinstr"/>
          <w:i/>
          <w:iCs/>
        </w:rPr>
        <w:t>[dollar amount of total value of property]</w:t>
      </w:r>
      <w:r>
        <w:t xml:space="preserve">, that shall bear interest at the rate prescribed by law, for which let execution issue forthwith in the appropriate sum if defendant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st.ref.id="I0129NK"</w:instrText>
      </w:r>
      <w:r>
        <w:rPr>
          <w:rStyle w:val="pxst"/>
        </w:rPr>
        <w:fldChar w:fldCharType="end"/>
      </w:r>
      <w:r>
        <w:rPr>
          <w:rStyle w:val="pxst"/>
        </w:rPr>
        <w:t>Section 78.21 Florida Statutes</w:t>
      </w:r>
      <w:r>
        <w:t>.</w:t>
      </w:r>
    </w:p>
    <w:p w14:paraId="1516AA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ORDERED at </w:t>
      </w:r>
      <w:r>
        <w:rPr>
          <w:rStyle w:val="pxfinstr"/>
          <w:i/>
          <w:iCs/>
        </w:rPr>
        <w:t>[name of city]</w:t>
      </w:r>
      <w:r>
        <w:t xml:space="preserve">, Florida on </w:t>
      </w:r>
      <w:r>
        <w:rPr>
          <w:rStyle w:val="pxfinstr"/>
          <w:i/>
          <w:iCs/>
        </w:rPr>
        <w:t>[date of judgment]</w:t>
      </w:r>
      <w:r>
        <w:t>.</w:t>
      </w:r>
    </w:p>
    <w:p w14:paraId="218C098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456067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343B4B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778990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tbl.ident="I07UIQE"</w:instrText>
      </w:r>
      <w:r>
        <w:fldChar w:fldCharType="end"/>
      </w:r>
      <w:r>
        <w:fldChar w:fldCharType="begin"/>
      </w:r>
      <w:r>
        <w:instrText>tbl.uuid="I01KO1R"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892DB5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F5448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052405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E7C036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3434AD8" w14:textId="77777777">
        <w:tblPrEx>
          <w:tblCellMar>
            <w:top w:w="0" w:type="dxa"/>
            <w:left w:w="0" w:type="dxa"/>
            <w:bottom w:w="0" w:type="dxa"/>
            <w:right w:w="0" w:type="dxa"/>
          </w:tblCellMar>
        </w:tblPrEx>
        <w:tc>
          <w:tcPr>
            <w:tcW w:w="4320" w:type="dxa"/>
            <w:tcBorders>
              <w:top w:val="nil"/>
              <w:left w:val="nil"/>
              <w:bottom w:val="nil"/>
              <w:right w:val="nil"/>
            </w:tcBorders>
          </w:tcPr>
          <w:p w14:paraId="769B7B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5DEE6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014D39F" w14:textId="77777777">
        <w:tblPrEx>
          <w:tblCellMar>
            <w:top w:w="0" w:type="dxa"/>
            <w:left w:w="0" w:type="dxa"/>
            <w:bottom w:w="0" w:type="dxa"/>
            <w:right w:w="0" w:type="dxa"/>
          </w:tblCellMar>
        </w:tblPrEx>
        <w:tc>
          <w:tcPr>
            <w:tcW w:w="4320" w:type="dxa"/>
            <w:tcBorders>
              <w:top w:val="nil"/>
              <w:left w:val="nil"/>
              <w:bottom w:val="nil"/>
              <w:right w:val="nil"/>
            </w:tcBorders>
          </w:tcPr>
          <w:p w14:paraId="179B00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06D66F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A076130" w14:textId="77777777" w:rsidR="00FD3105" w:rsidRDefault="00FD3105">
      <w:pPr>
        <w:pStyle w:val="pxtbody"/>
      </w:pPr>
    </w:p>
    <w:p w14:paraId="382853F7" w14:textId="77777777" w:rsidR="00FD3105" w:rsidRDefault="00FD3105"/>
    <w:p w14:paraId="7E2A0949" w14:textId="77777777" w:rsidR="00FD3105" w:rsidRDefault="00FD3105">
      <w:pPr>
        <w:pStyle w:val="pxcomnt"/>
      </w:pPr>
    </w:p>
    <w:p w14:paraId="2DB33E91" w14:textId="77777777" w:rsidR="00FD3105" w:rsidRDefault="00FD3105">
      <w:pPr>
        <w:pStyle w:val="pxhac"/>
        <w:spacing w:before="180"/>
        <w:jc w:val="center"/>
      </w:pPr>
      <w:r>
        <w:rPr>
          <w:rStyle w:val="pxb"/>
          <w:b/>
          <w:bCs/>
        </w:rPr>
        <w:t>Author's Comment</w:t>
      </w:r>
    </w:p>
    <w:p w14:paraId="5073FCB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st.ref.id="I048Y1H"</w:instrText>
      </w:r>
      <w:r>
        <w:rPr>
          <w:rStyle w:val="pxst"/>
        </w:rPr>
        <w:fldChar w:fldCharType="end"/>
      </w:r>
      <w:r>
        <w:rPr>
          <w:rStyle w:val="pxst"/>
          <w:vanish/>
        </w:rPr>
        <w:t>&amp;s;</w:t>
      </w:r>
      <w:r>
        <w:rPr>
          <w:rStyle w:val="pxvis"/>
          <w:rFonts w:ascii="Times NewRoman" w:hAnsi="Times NewRoman"/>
          <w:b w:val="0"/>
          <w:sz w:val="24"/>
        </w:rPr>
        <w:t>§</w:t>
      </w:r>
      <w:r>
        <w:rPr>
          <w:rStyle w:val="pxst"/>
        </w:rPr>
        <w:t>78.21,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st.ref.id="I02UKS2"</w:instrText>
      </w:r>
      <w:r>
        <w:rPr>
          <w:rStyle w:val="pxst"/>
        </w:rPr>
        <w:fldChar w:fldCharType="end"/>
      </w:r>
      <w:r>
        <w:rPr>
          <w:rStyle w:val="pxst"/>
        </w:rPr>
        <w:t>Florida Rule of Civil Procedure Form 1.990</w:t>
      </w:r>
      <w:r>
        <w:t xml:space="preserve">. See </w:t>
      </w:r>
      <w:r>
        <w:rPr>
          <w:rStyle w:val="pxx"/>
          <w:color w:val="FF0000"/>
          <w:sz w:val="20"/>
          <w:szCs w:val="20"/>
          <w:vertAlign w:val="superscript"/>
        </w:rPr>
        <w:t>►</w:t>
      </w:r>
      <w:r>
        <w:rPr>
          <w:rStyle w:val="pxx"/>
        </w:rPr>
        <w:fldChar w:fldCharType="begin"/>
      </w:r>
      <w:r>
        <w:rPr>
          <w:rStyle w:val="pxx"/>
        </w:rPr>
        <w:instrText>x.ref.id="I03UYKT"</w:instrText>
      </w:r>
      <w:r>
        <w:rPr>
          <w:rStyle w:val="pxx"/>
        </w:rPr>
        <w:fldChar w:fldCharType="end"/>
      </w:r>
      <w:r>
        <w:rPr>
          <w:rStyle w:val="pxx"/>
          <w:vanish/>
        </w:rPr>
        <w:t>&amp;s;</w:t>
      </w:r>
      <w:r>
        <w:rPr>
          <w:rStyle w:val="pxvis"/>
          <w:rFonts w:ascii="Times NewRoman" w:hAnsi="Times NewRoman"/>
          <w:b w:val="0"/>
          <w:sz w:val="24"/>
        </w:rPr>
        <w:t>§</w:t>
      </w:r>
      <w:r>
        <w:rPr>
          <w:rStyle w:val="pxx"/>
        </w:rPr>
        <w:t>10:54</w:t>
      </w:r>
      <w:r>
        <w:t xml:space="preserve"> (as to attorney fees). The form assumes defendant elected to receive the value of the property rather than the property. See </w:t>
      </w:r>
      <w:r>
        <w:rPr>
          <w:rStyle w:val="pxst"/>
          <w:color w:val="FF0000"/>
          <w:sz w:val="20"/>
          <w:szCs w:val="20"/>
          <w:vertAlign w:val="superscript"/>
        </w:rPr>
        <w:t>►</w:t>
      </w:r>
      <w:r>
        <w:rPr>
          <w:rStyle w:val="pxst"/>
        </w:rPr>
        <w:fldChar w:fldCharType="begin"/>
      </w:r>
      <w:r>
        <w:rPr>
          <w:rStyle w:val="pxst"/>
        </w:rPr>
        <w:instrText>st.ref.id="I048Y1F"</w:instrText>
      </w:r>
      <w:r>
        <w:rPr>
          <w:rStyle w:val="pxst"/>
        </w:rPr>
        <w:fldChar w:fldCharType="end"/>
      </w:r>
      <w:r>
        <w:rPr>
          <w:rStyle w:val="pxst"/>
        </w:rPr>
        <w:t>Fla. R. Civ. P. Form 1.995(d)</w:t>
      </w:r>
      <w:r>
        <w:t>.</w:t>
      </w:r>
    </w:p>
    <w:p w14:paraId="0CB1FF1A" w14:textId="77777777" w:rsidR="00FD3105" w:rsidRDefault="00FD3105">
      <w:pPr>
        <w:pStyle w:val="pxs"/>
        <w:spacing w:before="180"/>
        <w:rPr>
          <w:sz w:val="27"/>
          <w:szCs w:val="27"/>
        </w:rPr>
      </w:pPr>
      <w:r>
        <w:rPr>
          <w:sz w:val="27"/>
          <w:szCs w:val="27"/>
        </w:rPr>
        <w:t>10:56. Judgment</w:t>
      </w:r>
      <w:r>
        <w:rPr>
          <w:rStyle w:val="pxsep"/>
        </w:rPr>
        <w:t xml:space="preserve">-- </w:t>
      </w:r>
      <w:r>
        <w:rPr>
          <w:sz w:val="27"/>
          <w:szCs w:val="27"/>
        </w:rPr>
        <w:t>Replevin, for plaintiff, defendant has possession</w:t>
      </w:r>
    </w:p>
    <w:p w14:paraId="23943208" w14:textId="77777777" w:rsidR="00FD3105" w:rsidRDefault="00FD3105">
      <w:pPr>
        <w:pStyle w:val="pxov"/>
        <w:rPr>
          <w:vanish/>
        </w:rPr>
      </w:pPr>
      <w:r>
        <w:rPr>
          <w:vanish/>
        </w:rPr>
        <w:t>FMS</w:t>
      </w:r>
    </w:p>
    <w:p w14:paraId="07502F7B" w14:textId="77777777" w:rsidR="00FD3105" w:rsidRDefault="00FD3105">
      <w:pPr>
        <w:pStyle w:val="pxov"/>
        <w:rPr>
          <w:vanish/>
        </w:rPr>
      </w:pPr>
      <w:r>
        <w:rPr>
          <w:vanish/>
        </w:rPr>
        <w:t>LCV</w:t>
      </w:r>
    </w:p>
    <w:p w14:paraId="2A3A3B9B" w14:textId="77777777" w:rsidR="00FD3105" w:rsidRDefault="00FD3105">
      <w:pPr>
        <w:pStyle w:val="pxov"/>
        <w:rPr>
          <w:vanish/>
        </w:rPr>
      </w:pPr>
      <w:r>
        <w:rPr>
          <w:vanish/>
        </w:rPr>
        <w:t>LSC</w:t>
      </w:r>
    </w:p>
    <w:p w14:paraId="170D6C72" w14:textId="77777777" w:rsidR="00FD3105" w:rsidRDefault="00FD3105">
      <w:pPr>
        <w:pStyle w:val="pxov"/>
        <w:rPr>
          <w:vanish/>
        </w:rPr>
      </w:pPr>
      <w:r>
        <w:rPr>
          <w:vanish/>
        </w:rPr>
        <w:t>LS7</w:t>
      </w:r>
    </w:p>
    <w:p w14:paraId="790621A9" w14:textId="77777777" w:rsidR="00FD3105" w:rsidRDefault="00FD3105">
      <w:pPr>
        <w:pStyle w:val="pxov"/>
        <w:rPr>
          <w:vanish/>
        </w:rPr>
      </w:pPr>
      <w:r>
        <w:rPr>
          <w:vanish/>
        </w:rPr>
        <w:t>REL</w:t>
      </w:r>
    </w:p>
    <w:p w14:paraId="7B463ED6" w14:textId="77777777" w:rsidR="00FD3105" w:rsidRDefault="00FD3105">
      <w:pPr>
        <w:pStyle w:val="pxov"/>
        <w:rPr>
          <w:vanish/>
        </w:rPr>
      </w:pPr>
      <w:r>
        <w:rPr>
          <w:vanish/>
        </w:rPr>
        <w:t>RTD</w:t>
      </w:r>
    </w:p>
    <w:p w14:paraId="50E58E0E" w14:textId="77777777" w:rsidR="00FD3105" w:rsidRDefault="00FD3105">
      <w:pPr>
        <w:pStyle w:val="pxov"/>
        <w:rPr>
          <w:vanish/>
        </w:rPr>
      </w:pPr>
      <w:r>
        <w:rPr>
          <w:vanish/>
        </w:rPr>
        <w:t>FCV</w:t>
      </w:r>
    </w:p>
    <w:p w14:paraId="118781BC" w14:textId="77777777" w:rsidR="00FD3105" w:rsidRDefault="00FD3105">
      <w:pPr>
        <w:pStyle w:val="pxov"/>
        <w:rPr>
          <w:vanish/>
        </w:rPr>
      </w:pPr>
      <w:r>
        <w:rPr>
          <w:vanish/>
        </w:rPr>
        <w:t>FLG</w:t>
      </w:r>
    </w:p>
    <w:p w14:paraId="1688CA3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form.fid="I6f7fdb809fed11dfbf230000837214a9"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8C1527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tbl.ident="I00EP5H"</w:instrText>
      </w:r>
      <w:r>
        <w:fldChar w:fldCharType="end"/>
      </w:r>
      <w:r>
        <w:fldChar w:fldCharType="begin"/>
      </w:r>
      <w:r>
        <w:instrText>tbl.uuid="I011WVP"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B84FCC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E1AFC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820AD6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8A8E89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2EEB33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A5EACE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5D4DC83" w14:textId="77777777">
        <w:tblPrEx>
          <w:tblCellMar>
            <w:top w:w="0" w:type="dxa"/>
            <w:left w:w="0" w:type="dxa"/>
            <w:bottom w:w="0" w:type="dxa"/>
            <w:right w:w="0" w:type="dxa"/>
          </w:tblCellMar>
        </w:tblPrEx>
        <w:tc>
          <w:tcPr>
            <w:tcW w:w="2160" w:type="dxa"/>
            <w:tcBorders>
              <w:top w:val="nil"/>
              <w:left w:val="nil"/>
              <w:bottom w:val="nil"/>
              <w:right w:val="nil"/>
            </w:tcBorders>
          </w:tcPr>
          <w:p w14:paraId="1D1B3AC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8AA0A9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E65A5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C99DD8A" w14:textId="77777777" w:rsidR="00FD3105" w:rsidRDefault="00FD3105"/>
        </w:tc>
      </w:tr>
      <w:tr w:rsidR="00FD3105" w14:paraId="1C9A871E" w14:textId="77777777">
        <w:tblPrEx>
          <w:tblCellMar>
            <w:top w:w="0" w:type="dxa"/>
            <w:left w:w="0" w:type="dxa"/>
            <w:bottom w:w="0" w:type="dxa"/>
            <w:right w:w="0" w:type="dxa"/>
          </w:tblCellMar>
        </w:tblPrEx>
        <w:tc>
          <w:tcPr>
            <w:tcW w:w="2160" w:type="dxa"/>
            <w:tcBorders>
              <w:top w:val="nil"/>
              <w:left w:val="nil"/>
              <w:bottom w:val="nil"/>
              <w:right w:val="nil"/>
            </w:tcBorders>
          </w:tcPr>
          <w:p w14:paraId="121C5E3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557288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BBB17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388A7CF" w14:textId="77777777" w:rsidR="00FD3105" w:rsidRDefault="00FD3105"/>
        </w:tc>
      </w:tr>
      <w:tr w:rsidR="00FD3105" w14:paraId="0791BAB2" w14:textId="77777777">
        <w:tblPrEx>
          <w:tblCellMar>
            <w:top w:w="0" w:type="dxa"/>
            <w:left w:w="0" w:type="dxa"/>
            <w:bottom w:w="0" w:type="dxa"/>
            <w:right w:w="0" w:type="dxa"/>
          </w:tblCellMar>
        </w:tblPrEx>
        <w:tc>
          <w:tcPr>
            <w:tcW w:w="2160" w:type="dxa"/>
            <w:tcBorders>
              <w:top w:val="nil"/>
              <w:left w:val="nil"/>
              <w:bottom w:val="nil"/>
              <w:right w:val="nil"/>
            </w:tcBorders>
          </w:tcPr>
          <w:p w14:paraId="6F3E58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5D02EF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EA78609" w14:textId="77777777" w:rsidR="00FD3105" w:rsidRDefault="00FD3105"/>
        </w:tc>
        <w:tc>
          <w:tcPr>
            <w:tcW w:w="2160" w:type="dxa"/>
            <w:tcBorders>
              <w:top w:val="nil"/>
              <w:left w:val="nil"/>
              <w:bottom w:val="nil"/>
              <w:right w:val="nil"/>
            </w:tcBorders>
          </w:tcPr>
          <w:p w14:paraId="5BCDF736" w14:textId="77777777" w:rsidR="00FD3105" w:rsidRDefault="00FD3105"/>
        </w:tc>
      </w:tr>
      <w:tr w:rsidR="00FD3105" w14:paraId="70909B6F" w14:textId="77777777">
        <w:tblPrEx>
          <w:tblCellMar>
            <w:top w:w="0" w:type="dxa"/>
            <w:left w:w="0" w:type="dxa"/>
            <w:bottom w:w="0" w:type="dxa"/>
            <w:right w:w="0" w:type="dxa"/>
          </w:tblCellMar>
        </w:tblPrEx>
        <w:tc>
          <w:tcPr>
            <w:tcW w:w="2160" w:type="dxa"/>
            <w:tcBorders>
              <w:top w:val="nil"/>
              <w:left w:val="nil"/>
              <w:bottom w:val="nil"/>
              <w:right w:val="nil"/>
            </w:tcBorders>
          </w:tcPr>
          <w:p w14:paraId="7CB3FD9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014ECF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D3887C" w14:textId="77777777" w:rsidR="00FD3105" w:rsidRDefault="00FD3105"/>
        </w:tc>
        <w:tc>
          <w:tcPr>
            <w:tcW w:w="2160" w:type="dxa"/>
            <w:tcBorders>
              <w:top w:val="nil"/>
              <w:left w:val="nil"/>
              <w:bottom w:val="nil"/>
              <w:right w:val="nil"/>
            </w:tcBorders>
          </w:tcPr>
          <w:p w14:paraId="1727E533" w14:textId="77777777" w:rsidR="00FD3105" w:rsidRDefault="00FD3105"/>
        </w:tc>
      </w:tr>
      <w:tr w:rsidR="00FD3105" w14:paraId="18003BCF" w14:textId="77777777">
        <w:tblPrEx>
          <w:tblCellMar>
            <w:top w:w="0" w:type="dxa"/>
            <w:left w:w="0" w:type="dxa"/>
            <w:bottom w:w="0" w:type="dxa"/>
            <w:right w:w="0" w:type="dxa"/>
          </w:tblCellMar>
        </w:tblPrEx>
        <w:tc>
          <w:tcPr>
            <w:tcW w:w="2160" w:type="dxa"/>
            <w:tcBorders>
              <w:top w:val="nil"/>
              <w:left w:val="nil"/>
              <w:bottom w:val="nil"/>
              <w:right w:val="nil"/>
            </w:tcBorders>
          </w:tcPr>
          <w:p w14:paraId="76A7DD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0DE9CC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730C29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A56428" w14:textId="77777777" w:rsidR="00FD3105" w:rsidRDefault="00FD3105"/>
        </w:tc>
      </w:tr>
    </w:tbl>
    <w:p w14:paraId="5C032F8B" w14:textId="77777777" w:rsidR="00FD3105" w:rsidRDefault="00FD3105">
      <w:pPr>
        <w:pStyle w:val="pxtbody"/>
      </w:pPr>
    </w:p>
    <w:p w14:paraId="0143BBF2" w14:textId="77777777" w:rsidR="00FD3105" w:rsidRDefault="00FD3105"/>
    <w:p w14:paraId="1E8DDB3A" w14:textId="77777777" w:rsidR="00FD3105" w:rsidRDefault="00FD3105">
      <w:pPr>
        <w:pStyle w:val="pxformhac"/>
        <w:spacing w:before="180"/>
        <w:jc w:val="center"/>
      </w:pPr>
      <w:r>
        <w:t xml:space="preserve">FINAL JUDGMENT </w:t>
      </w:r>
    </w:p>
    <w:p w14:paraId="43200F4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Pursuant to the verdict rendered in this action and the court finding the defendant has possession of the property described in paragraph 1 under a debt satisfaction bond</w:t>
      </w:r>
    </w:p>
    <w:p w14:paraId="3FF6AF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IT IS ADJUDGED that:</w:t>
      </w:r>
    </w:p>
    <w:p w14:paraId="75AB6973" w14:textId="77777777" w:rsidR="00FD3105" w:rsidRDefault="00FD3105">
      <w:pPr>
        <w:pStyle w:val="pxformfl"/>
        <w:ind w:left="500"/>
      </w:pPr>
      <w:r>
        <w:t xml:space="preserve"> </w:t>
      </w:r>
    </w:p>
    <w:p w14:paraId="4BF956A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77DA0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t>
      </w:r>
      <w:r>
        <w:rPr>
          <w:rStyle w:val="pxfinstr"/>
          <w:i/>
          <w:iCs/>
        </w:rPr>
        <w:t>[NAME OF PLAINTIFF]</w:t>
      </w:r>
      <w:r>
        <w:t xml:space="preserve">, whose address is </w:t>
      </w:r>
      <w:r>
        <w:rPr>
          <w:rStyle w:val="pxfinstr"/>
          <w:i/>
          <w:iCs/>
        </w:rPr>
        <w:t>[address of plaintiff]</w:t>
      </w:r>
      <w:r>
        <w:t>, has the right to possession of the following described personal property:</w:t>
      </w:r>
    </w:p>
    <w:p w14:paraId="698DCBE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7FD466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fldChar w:fldCharType="begin"/>
      </w:r>
      <w:r>
        <w:instrText>p.fl="none"</w:instrText>
      </w:r>
      <w:r>
        <w:fldChar w:fldCharType="end"/>
      </w:r>
      <w:r>
        <w:t xml:space="preserve">against defendant </w:t>
      </w:r>
      <w:r>
        <w:rPr>
          <w:rStyle w:val="pxfinstr"/>
          <w:i/>
          <w:iCs/>
        </w:rPr>
        <w:t>[NAME OF DEFENDANT]</w:t>
      </w:r>
      <w:r>
        <w:t xml:space="preserve"> </w:t>
      </w:r>
      <w:r>
        <w:rPr>
          <w:rStyle w:val="pxfinstr"/>
          <w:i/>
          <w:iCs/>
        </w:rPr>
        <w:t>[OPTIONAL:, whose address is [address of third-party] and the last four digits of Social Security number are [last four numbers of Social Security number],]</w:t>
      </w:r>
      <w:r>
        <w:t xml:space="preserve"> for which the clerk shall issue a writ of possession forthwith, subject to plaintiff's election under paragraph 2.</w:t>
      </w:r>
    </w:p>
    <w:p w14:paraId="1269AFE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B8DD7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whose address is </w:t>
      </w:r>
      <w:r>
        <w:rPr>
          <w:rStyle w:val="pxfinstr"/>
          <w:i/>
          <w:iCs/>
        </w:rPr>
        <w:t>[address of plaintiff]</w:t>
      </w:r>
      <w:r>
        <w:t xml:space="preserve">, recovers from defendant and defendant's surety </w:t>
      </w:r>
      <w:r>
        <w:rPr>
          <w:rStyle w:val="pxfinstr"/>
          <w:i/>
          <w:iCs/>
        </w:rPr>
        <w:t>[name of surety]</w:t>
      </w:r>
      <w:r>
        <w:t xml:space="preserve"> the value of the property in the sum of $</w:t>
      </w:r>
      <w:r>
        <w:rPr>
          <w:rStyle w:val="pxfinstr"/>
          <w:i/>
          <w:iCs/>
        </w:rPr>
        <w:t>[dollar amount of value of property]</w:t>
      </w:r>
      <w:r>
        <w:t xml:space="preserve"> with costs in the sum of $</w:t>
      </w:r>
      <w:r>
        <w:rPr>
          <w:rStyle w:val="pxfinstr"/>
          <w:i/>
          <w:iCs/>
        </w:rPr>
        <w:t>[dollar amount of costs]</w:t>
      </w:r>
      <w:r>
        <w:t>, making a total of $</w:t>
      </w:r>
      <w:r>
        <w:rPr>
          <w:rStyle w:val="pxfinstr"/>
          <w:i/>
          <w:iCs/>
        </w:rPr>
        <w:t>[total dollar amount of property]</w:t>
      </w:r>
      <w:r>
        <w:t xml:space="preserve">, that shall bear interest at the rate prescribed by law, for which let execution issue forthwith in the appropriate sum if plaintiff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st.ref.id="I03UYM1"</w:instrText>
      </w:r>
      <w:r>
        <w:rPr>
          <w:rStyle w:val="pxst"/>
        </w:rPr>
        <w:fldChar w:fldCharType="end"/>
      </w:r>
      <w:r>
        <w:rPr>
          <w:rStyle w:val="pxst"/>
          <w:vanish/>
        </w:rPr>
        <w:t>&amp;s;</w:t>
      </w:r>
      <w:r>
        <w:rPr>
          <w:rStyle w:val="pxvis"/>
          <w:rFonts w:ascii="Times NewRoman" w:hAnsi="Times NewRoman"/>
          <w:b w:val="0"/>
          <w:sz w:val="24"/>
        </w:rPr>
        <w:t>§</w:t>
      </w:r>
      <w:r>
        <w:rPr>
          <w:rStyle w:val="pxst"/>
        </w:rPr>
        <w:t>78.19 Florida Statutes</w:t>
      </w:r>
      <w:r>
        <w:t>.</w:t>
      </w:r>
    </w:p>
    <w:p w14:paraId="0B9CDE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ORDERED at </w:t>
      </w:r>
      <w:r>
        <w:rPr>
          <w:rStyle w:val="pxfinstr"/>
          <w:i/>
          <w:iCs/>
        </w:rPr>
        <w:t>[name of city]</w:t>
      </w:r>
      <w:r>
        <w:t xml:space="preserve">, Florida on </w:t>
      </w:r>
      <w:r>
        <w:rPr>
          <w:rStyle w:val="pxfinstr"/>
          <w:i/>
          <w:iCs/>
        </w:rPr>
        <w:t>[date of judgment]</w:t>
      </w:r>
      <w:r>
        <w:t>.</w:t>
      </w:r>
    </w:p>
    <w:p w14:paraId="1C00F3B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B91B73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02FE5F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8954AB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tbl.ident="I01AHDJ"</w:instrText>
      </w:r>
      <w:r>
        <w:fldChar w:fldCharType="end"/>
      </w:r>
      <w:r>
        <w:fldChar w:fldCharType="begin"/>
      </w:r>
      <w:r>
        <w:instrText>tbl.uuid="I01KXBT"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25FDAC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258895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998A27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F9EB33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8DF436A" w14:textId="77777777">
        <w:tblPrEx>
          <w:tblCellMar>
            <w:top w:w="0" w:type="dxa"/>
            <w:left w:w="0" w:type="dxa"/>
            <w:bottom w:w="0" w:type="dxa"/>
            <w:right w:w="0" w:type="dxa"/>
          </w:tblCellMar>
        </w:tblPrEx>
        <w:tc>
          <w:tcPr>
            <w:tcW w:w="4320" w:type="dxa"/>
            <w:tcBorders>
              <w:top w:val="nil"/>
              <w:left w:val="nil"/>
              <w:bottom w:val="nil"/>
              <w:right w:val="nil"/>
            </w:tcBorders>
          </w:tcPr>
          <w:p w14:paraId="364DE6C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59B10C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2E20EC5" w14:textId="77777777">
        <w:tblPrEx>
          <w:tblCellMar>
            <w:top w:w="0" w:type="dxa"/>
            <w:left w:w="0" w:type="dxa"/>
            <w:bottom w:w="0" w:type="dxa"/>
            <w:right w:w="0" w:type="dxa"/>
          </w:tblCellMar>
        </w:tblPrEx>
        <w:tc>
          <w:tcPr>
            <w:tcW w:w="4320" w:type="dxa"/>
            <w:tcBorders>
              <w:top w:val="nil"/>
              <w:left w:val="nil"/>
              <w:bottom w:val="nil"/>
              <w:right w:val="nil"/>
            </w:tcBorders>
          </w:tcPr>
          <w:p w14:paraId="7829F7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D18FE5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55D7A33" w14:textId="77777777" w:rsidR="00FD3105" w:rsidRDefault="00FD3105">
      <w:pPr>
        <w:pStyle w:val="pxtbody"/>
      </w:pPr>
    </w:p>
    <w:p w14:paraId="1E25E02E" w14:textId="77777777" w:rsidR="00FD3105" w:rsidRDefault="00FD3105"/>
    <w:p w14:paraId="2E15FCAF" w14:textId="77777777" w:rsidR="00FD3105" w:rsidRDefault="00FD3105">
      <w:pPr>
        <w:pStyle w:val="pxcomnt"/>
      </w:pPr>
    </w:p>
    <w:p w14:paraId="1C8B935A" w14:textId="77777777" w:rsidR="00FD3105" w:rsidRDefault="00FD3105">
      <w:pPr>
        <w:pStyle w:val="pxhac"/>
        <w:spacing w:before="180"/>
        <w:jc w:val="center"/>
      </w:pPr>
      <w:r>
        <w:rPr>
          <w:rStyle w:val="pxb"/>
          <w:b/>
          <w:bCs/>
        </w:rPr>
        <w:t>Author's Comment</w:t>
      </w:r>
    </w:p>
    <w:p w14:paraId="31A0AC0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st.ref.id="I048XSZ"</w:instrText>
      </w:r>
      <w:r>
        <w:rPr>
          <w:rStyle w:val="pxst"/>
        </w:rPr>
        <w:fldChar w:fldCharType="end"/>
      </w:r>
      <w:r>
        <w:rPr>
          <w:rStyle w:val="pxst"/>
          <w:vanish/>
        </w:rPr>
        <w:t>&amp;s;</w:t>
      </w:r>
      <w:r>
        <w:rPr>
          <w:rStyle w:val="pxvis"/>
          <w:rFonts w:ascii="Times NewRoman" w:hAnsi="Times NewRoman"/>
          <w:b w:val="0"/>
          <w:sz w:val="24"/>
        </w:rPr>
        <w:t>§</w:t>
      </w:r>
      <w:r>
        <w:rPr>
          <w:rStyle w:val="pxst"/>
        </w:rPr>
        <w:t>78.19, Fla. Stat.</w:t>
      </w:r>
      <w:r>
        <w:t xml:space="preserve">; </w:t>
      </w:r>
      <w:r>
        <w:rPr>
          <w:rStyle w:val="pxx"/>
          <w:color w:val="FF0000"/>
          <w:sz w:val="20"/>
          <w:szCs w:val="20"/>
          <w:vertAlign w:val="superscript"/>
        </w:rPr>
        <w:t>►</w:t>
      </w:r>
      <w:r>
        <w:rPr>
          <w:rStyle w:val="pxx"/>
        </w:rPr>
        <w:fldChar w:fldCharType="begin"/>
      </w:r>
      <w:r>
        <w:rPr>
          <w:rStyle w:val="pxx"/>
        </w:rPr>
        <w:instrText>x.ref.id="I03XRWL"</w:instrText>
      </w:r>
      <w:r>
        <w:rPr>
          <w:rStyle w:val="pxx"/>
        </w:rPr>
        <w:fldChar w:fldCharType="end"/>
      </w:r>
      <w:r>
        <w:rPr>
          <w:rStyle w:val="pxx"/>
          <w:vanish/>
        </w:rPr>
        <w:t>&amp;s;</w:t>
      </w:r>
      <w:r>
        <w:rPr>
          <w:rStyle w:val="pxvis"/>
          <w:rFonts w:ascii="Times NewRoman" w:hAnsi="Times NewRoman"/>
          <w:b w:val="0"/>
          <w:sz w:val="24"/>
        </w:rPr>
        <w:t>§</w:t>
      </w:r>
      <w:r>
        <w:rPr>
          <w:rStyle w:val="pxx"/>
        </w:rPr>
        <w:t>10:55</w:t>
      </w:r>
      <w:r>
        <w:t xml:space="preserve">, Comment. </w:t>
      </w:r>
      <w:r>
        <w:rPr>
          <w:rStyle w:val="pxst"/>
          <w:color w:val="FF0000"/>
          <w:sz w:val="20"/>
          <w:szCs w:val="20"/>
          <w:vertAlign w:val="superscript"/>
        </w:rPr>
        <w:t>►</w:t>
      </w:r>
      <w:r>
        <w:rPr>
          <w:rStyle w:val="pxst"/>
        </w:rPr>
        <w:fldChar w:fldCharType="begin"/>
      </w:r>
      <w:r>
        <w:rPr>
          <w:rStyle w:val="pxst"/>
        </w:rPr>
        <w:instrText>st.ref.id="I0464O3"</w:instrText>
      </w:r>
      <w:r>
        <w:rPr>
          <w:rStyle w:val="pxst"/>
        </w:rPr>
        <w:fldChar w:fldCharType="end"/>
      </w:r>
      <w:r>
        <w:rPr>
          <w:rStyle w:val="pxst"/>
        </w:rPr>
        <w:t>Fla. R. Civ. P. Form 1.995(b)</w:t>
      </w:r>
      <w:r>
        <w:t>.</w:t>
      </w:r>
    </w:p>
    <w:p w14:paraId="7BF360B3" w14:textId="77777777" w:rsidR="00FD3105" w:rsidRDefault="00FD3105">
      <w:pPr>
        <w:pStyle w:val="pxs"/>
        <w:spacing w:before="180"/>
        <w:rPr>
          <w:sz w:val="27"/>
          <w:szCs w:val="27"/>
        </w:rPr>
      </w:pPr>
      <w:r>
        <w:rPr>
          <w:sz w:val="27"/>
          <w:szCs w:val="27"/>
        </w:rPr>
        <w:t>10:57. Judgment</w:t>
      </w:r>
      <w:r>
        <w:rPr>
          <w:rStyle w:val="pxsep"/>
        </w:rPr>
        <w:t xml:space="preserve">-- </w:t>
      </w:r>
      <w:r>
        <w:rPr>
          <w:sz w:val="27"/>
          <w:szCs w:val="27"/>
        </w:rPr>
        <w:t>Replevin, for plaintiff, plaintiff has possession</w:t>
      </w:r>
    </w:p>
    <w:p w14:paraId="42D1B806" w14:textId="77777777" w:rsidR="00FD3105" w:rsidRDefault="00FD3105">
      <w:pPr>
        <w:pStyle w:val="pxov"/>
        <w:rPr>
          <w:vanish/>
        </w:rPr>
      </w:pPr>
      <w:r>
        <w:rPr>
          <w:vanish/>
        </w:rPr>
        <w:t>FMS</w:t>
      </w:r>
    </w:p>
    <w:p w14:paraId="028DA7E8" w14:textId="77777777" w:rsidR="00FD3105" w:rsidRDefault="00FD3105">
      <w:pPr>
        <w:pStyle w:val="pxov"/>
        <w:rPr>
          <w:vanish/>
        </w:rPr>
      </w:pPr>
      <w:r>
        <w:rPr>
          <w:vanish/>
        </w:rPr>
        <w:t>LCV</w:t>
      </w:r>
    </w:p>
    <w:p w14:paraId="0F6F2E13" w14:textId="77777777" w:rsidR="00FD3105" w:rsidRDefault="00FD3105">
      <w:pPr>
        <w:pStyle w:val="pxov"/>
        <w:rPr>
          <w:vanish/>
        </w:rPr>
      </w:pPr>
      <w:r>
        <w:rPr>
          <w:vanish/>
        </w:rPr>
        <w:t>LSC</w:t>
      </w:r>
    </w:p>
    <w:p w14:paraId="37474AA0" w14:textId="77777777" w:rsidR="00FD3105" w:rsidRDefault="00FD3105">
      <w:pPr>
        <w:pStyle w:val="pxov"/>
        <w:rPr>
          <w:vanish/>
        </w:rPr>
      </w:pPr>
      <w:r>
        <w:rPr>
          <w:vanish/>
        </w:rPr>
        <w:t>LS7</w:t>
      </w:r>
    </w:p>
    <w:p w14:paraId="45069DB0" w14:textId="77777777" w:rsidR="00FD3105" w:rsidRDefault="00FD3105">
      <w:pPr>
        <w:pStyle w:val="pxov"/>
        <w:rPr>
          <w:vanish/>
        </w:rPr>
      </w:pPr>
      <w:r>
        <w:rPr>
          <w:vanish/>
        </w:rPr>
        <w:t>REL</w:t>
      </w:r>
    </w:p>
    <w:p w14:paraId="29DC404E" w14:textId="77777777" w:rsidR="00FD3105" w:rsidRDefault="00FD3105">
      <w:pPr>
        <w:pStyle w:val="pxov"/>
        <w:rPr>
          <w:vanish/>
        </w:rPr>
      </w:pPr>
      <w:r>
        <w:rPr>
          <w:vanish/>
        </w:rPr>
        <w:t>RTD</w:t>
      </w:r>
    </w:p>
    <w:p w14:paraId="019BC23D" w14:textId="77777777" w:rsidR="00FD3105" w:rsidRDefault="00FD3105">
      <w:pPr>
        <w:pStyle w:val="pxov"/>
        <w:rPr>
          <w:vanish/>
        </w:rPr>
      </w:pPr>
      <w:r>
        <w:rPr>
          <w:vanish/>
        </w:rPr>
        <w:t>FCV</w:t>
      </w:r>
    </w:p>
    <w:p w14:paraId="4F773FBA" w14:textId="77777777" w:rsidR="00FD3105" w:rsidRDefault="00FD3105">
      <w:pPr>
        <w:pStyle w:val="pxov"/>
        <w:rPr>
          <w:vanish/>
        </w:rPr>
      </w:pPr>
      <w:r>
        <w:rPr>
          <w:vanish/>
        </w:rPr>
        <w:t>FLG</w:t>
      </w:r>
    </w:p>
    <w:p w14:paraId="2CD4AAC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form.fid="I79c9fb709fed11dfbf230000837214a9"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5A92C7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tbl.ident="I07VPON"</w:instrText>
      </w:r>
      <w:r>
        <w:fldChar w:fldCharType="end"/>
      </w:r>
      <w:r>
        <w:fldChar w:fldCharType="begin"/>
      </w:r>
      <w:r>
        <w:instrText>tbl.uuid="I01CIN6"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61B178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862C20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B9751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8CE775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3C5C32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4DBF0D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03374E0" w14:textId="77777777">
        <w:tblPrEx>
          <w:tblCellMar>
            <w:top w:w="0" w:type="dxa"/>
            <w:left w:w="0" w:type="dxa"/>
            <w:bottom w:w="0" w:type="dxa"/>
            <w:right w:w="0" w:type="dxa"/>
          </w:tblCellMar>
        </w:tblPrEx>
        <w:tc>
          <w:tcPr>
            <w:tcW w:w="2160" w:type="dxa"/>
            <w:tcBorders>
              <w:top w:val="nil"/>
              <w:left w:val="nil"/>
              <w:bottom w:val="nil"/>
              <w:right w:val="nil"/>
            </w:tcBorders>
          </w:tcPr>
          <w:p w14:paraId="54B2CA0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9FE818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3BB2C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B350E7" w14:textId="77777777" w:rsidR="00FD3105" w:rsidRDefault="00FD3105"/>
        </w:tc>
      </w:tr>
      <w:tr w:rsidR="00FD3105" w14:paraId="07F53F30" w14:textId="77777777">
        <w:tblPrEx>
          <w:tblCellMar>
            <w:top w:w="0" w:type="dxa"/>
            <w:left w:w="0" w:type="dxa"/>
            <w:bottom w:w="0" w:type="dxa"/>
            <w:right w:w="0" w:type="dxa"/>
          </w:tblCellMar>
        </w:tblPrEx>
        <w:tc>
          <w:tcPr>
            <w:tcW w:w="2160" w:type="dxa"/>
            <w:tcBorders>
              <w:top w:val="nil"/>
              <w:left w:val="nil"/>
              <w:bottom w:val="nil"/>
              <w:right w:val="nil"/>
            </w:tcBorders>
          </w:tcPr>
          <w:p w14:paraId="31178F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FF221B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7057F4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F13117" w14:textId="77777777" w:rsidR="00FD3105" w:rsidRDefault="00FD3105"/>
        </w:tc>
      </w:tr>
      <w:tr w:rsidR="00FD3105" w14:paraId="6E4781DB" w14:textId="77777777">
        <w:tblPrEx>
          <w:tblCellMar>
            <w:top w:w="0" w:type="dxa"/>
            <w:left w:w="0" w:type="dxa"/>
            <w:bottom w:w="0" w:type="dxa"/>
            <w:right w:w="0" w:type="dxa"/>
          </w:tblCellMar>
        </w:tblPrEx>
        <w:tc>
          <w:tcPr>
            <w:tcW w:w="2160" w:type="dxa"/>
            <w:tcBorders>
              <w:top w:val="nil"/>
              <w:left w:val="nil"/>
              <w:bottom w:val="nil"/>
              <w:right w:val="nil"/>
            </w:tcBorders>
          </w:tcPr>
          <w:p w14:paraId="6685C34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4A0F5B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DFEA062" w14:textId="77777777" w:rsidR="00FD3105" w:rsidRDefault="00FD3105"/>
        </w:tc>
        <w:tc>
          <w:tcPr>
            <w:tcW w:w="2160" w:type="dxa"/>
            <w:tcBorders>
              <w:top w:val="nil"/>
              <w:left w:val="nil"/>
              <w:bottom w:val="nil"/>
              <w:right w:val="nil"/>
            </w:tcBorders>
          </w:tcPr>
          <w:p w14:paraId="4C5B8699" w14:textId="77777777" w:rsidR="00FD3105" w:rsidRDefault="00FD3105"/>
        </w:tc>
      </w:tr>
      <w:tr w:rsidR="00FD3105" w14:paraId="1D765C76" w14:textId="77777777">
        <w:tblPrEx>
          <w:tblCellMar>
            <w:top w:w="0" w:type="dxa"/>
            <w:left w:w="0" w:type="dxa"/>
            <w:bottom w:w="0" w:type="dxa"/>
            <w:right w:w="0" w:type="dxa"/>
          </w:tblCellMar>
        </w:tblPrEx>
        <w:tc>
          <w:tcPr>
            <w:tcW w:w="2160" w:type="dxa"/>
            <w:tcBorders>
              <w:top w:val="nil"/>
              <w:left w:val="nil"/>
              <w:bottom w:val="nil"/>
              <w:right w:val="nil"/>
            </w:tcBorders>
          </w:tcPr>
          <w:p w14:paraId="484DAC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6DD248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CCEE85E" w14:textId="77777777" w:rsidR="00FD3105" w:rsidRDefault="00FD3105"/>
        </w:tc>
        <w:tc>
          <w:tcPr>
            <w:tcW w:w="2160" w:type="dxa"/>
            <w:tcBorders>
              <w:top w:val="nil"/>
              <w:left w:val="nil"/>
              <w:bottom w:val="nil"/>
              <w:right w:val="nil"/>
            </w:tcBorders>
          </w:tcPr>
          <w:p w14:paraId="38B54720" w14:textId="77777777" w:rsidR="00FD3105" w:rsidRDefault="00FD3105"/>
        </w:tc>
      </w:tr>
      <w:tr w:rsidR="00FD3105" w14:paraId="43D3AF27" w14:textId="77777777">
        <w:tblPrEx>
          <w:tblCellMar>
            <w:top w:w="0" w:type="dxa"/>
            <w:left w:w="0" w:type="dxa"/>
            <w:bottom w:w="0" w:type="dxa"/>
            <w:right w:w="0" w:type="dxa"/>
          </w:tblCellMar>
        </w:tblPrEx>
        <w:tc>
          <w:tcPr>
            <w:tcW w:w="2160" w:type="dxa"/>
            <w:tcBorders>
              <w:top w:val="nil"/>
              <w:left w:val="nil"/>
              <w:bottom w:val="nil"/>
              <w:right w:val="nil"/>
            </w:tcBorders>
          </w:tcPr>
          <w:p w14:paraId="60C5D9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133448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6D7BFC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E56154" w14:textId="77777777" w:rsidR="00FD3105" w:rsidRDefault="00FD3105"/>
        </w:tc>
      </w:tr>
    </w:tbl>
    <w:p w14:paraId="2AF34AA1" w14:textId="77777777" w:rsidR="00FD3105" w:rsidRDefault="00FD3105">
      <w:pPr>
        <w:pStyle w:val="pxtbody"/>
      </w:pPr>
    </w:p>
    <w:p w14:paraId="5282C5B3" w14:textId="77777777" w:rsidR="00FD3105" w:rsidRDefault="00FD3105"/>
    <w:p w14:paraId="7DE73B3E" w14:textId="77777777" w:rsidR="00FD3105" w:rsidRDefault="00FD3105">
      <w:pPr>
        <w:pStyle w:val="pxformhac"/>
        <w:spacing w:before="180"/>
        <w:jc w:val="center"/>
      </w:pPr>
      <w:r>
        <w:t xml:space="preserve">FINAL JUDGMENT </w:t>
      </w:r>
    </w:p>
    <w:p w14:paraId="2AD8A3D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Pursuant to the verdict rendered in this action and the court finding the plaintiff has possession of the property described in paragraph 1</w:t>
      </w:r>
    </w:p>
    <w:p w14:paraId="54128C1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IT IS ADJUDGED that:</w:t>
      </w:r>
    </w:p>
    <w:p w14:paraId="6694C9B5" w14:textId="77777777" w:rsidR="00FD3105" w:rsidRDefault="00FD3105">
      <w:pPr>
        <w:pStyle w:val="pxformfl"/>
        <w:ind w:left="500"/>
      </w:pPr>
      <w:r>
        <w:t xml:space="preserve"> </w:t>
      </w:r>
    </w:p>
    <w:p w14:paraId="750B1AE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6146E0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t>
      </w:r>
      <w:r>
        <w:rPr>
          <w:rStyle w:val="pxfinstr"/>
          <w:i/>
          <w:iCs/>
        </w:rPr>
        <w:t>[NAME OF PLAINTIFF]</w:t>
      </w:r>
      <w:r>
        <w:t xml:space="preserve"> has the right to retain possession of the following described personal property:</w:t>
      </w:r>
    </w:p>
    <w:p w14:paraId="18CD04E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0C4161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fldChar w:fldCharType="begin"/>
      </w:r>
      <w:r>
        <w:instrText>p.fl="none"</w:instrText>
      </w:r>
      <w:r>
        <w:fldChar w:fldCharType="end"/>
      </w:r>
      <w:r>
        <w:t xml:space="preserve">against defendant </w:t>
      </w:r>
      <w:r>
        <w:rPr>
          <w:rStyle w:val="pxfinstr"/>
          <w:i/>
          <w:iCs/>
        </w:rPr>
        <w:t>[NAME OF DEFENDANT]</w:t>
      </w:r>
      <w:r>
        <w:t>.</w:t>
      </w:r>
    </w:p>
    <w:p w14:paraId="433B524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5D0125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whose address is </w:t>
      </w:r>
      <w:r>
        <w:rPr>
          <w:rStyle w:val="pxfinstr"/>
          <w:i/>
          <w:iCs/>
        </w:rPr>
        <w:t>[address of plaintiff]</w:t>
      </w:r>
      <w:r>
        <w:t xml:space="preserve">,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for the detention of the property with costs of $</w:t>
      </w:r>
      <w:r>
        <w:rPr>
          <w:rStyle w:val="pxfinstr"/>
          <w:i/>
          <w:iCs/>
        </w:rPr>
        <w:t>[dollar amount of costs]</w:t>
      </w:r>
      <w:r>
        <w:t>, making a total of $</w:t>
      </w:r>
      <w:r>
        <w:rPr>
          <w:rStyle w:val="pxfinstr"/>
          <w:i/>
          <w:iCs/>
        </w:rPr>
        <w:t>[dollar amount of total recovery]</w:t>
      </w:r>
      <w:r>
        <w:t>, that shall bear interest at the rate prescribed by law, for which let execution issue forthwith.</w:t>
      </w:r>
    </w:p>
    <w:p w14:paraId="2A5D1F7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18D4C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The liability of </w:t>
      </w:r>
      <w:r>
        <w:rPr>
          <w:rStyle w:val="pxfinstr"/>
          <w:i/>
          <w:iCs/>
        </w:rPr>
        <w:t>[name of surety]</w:t>
      </w:r>
      <w:r>
        <w:t xml:space="preserve"> on the replevin bond is terminated.</w:t>
      </w:r>
    </w:p>
    <w:p w14:paraId="34C8719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ORDERED at </w:t>
      </w:r>
      <w:r>
        <w:rPr>
          <w:rStyle w:val="pxfinstr"/>
          <w:i/>
          <w:iCs/>
        </w:rPr>
        <w:t>[name of city]</w:t>
      </w:r>
      <w:r>
        <w:t xml:space="preserve">, Florida on </w:t>
      </w:r>
      <w:r>
        <w:rPr>
          <w:rStyle w:val="pxfinstr"/>
          <w:i/>
          <w:iCs/>
        </w:rPr>
        <w:t>[date of judgment]</w:t>
      </w:r>
      <w:r>
        <w:t>.</w:t>
      </w:r>
    </w:p>
    <w:p w14:paraId="08BAD09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1E16B8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FE5F93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497C75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tbl.ident="I00FW3O"</w:instrText>
      </w:r>
      <w:r>
        <w:fldChar w:fldCharType="end"/>
      </w:r>
      <w:r>
        <w:fldChar w:fldCharType="begin"/>
      </w:r>
      <w:r>
        <w:instrText>tbl.uuid="I01M2G8"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DC85E0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ACD112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8171B4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97EF33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342914C" w14:textId="77777777">
        <w:tblPrEx>
          <w:tblCellMar>
            <w:top w:w="0" w:type="dxa"/>
            <w:left w:w="0" w:type="dxa"/>
            <w:bottom w:w="0" w:type="dxa"/>
            <w:right w:w="0" w:type="dxa"/>
          </w:tblCellMar>
        </w:tblPrEx>
        <w:tc>
          <w:tcPr>
            <w:tcW w:w="4320" w:type="dxa"/>
            <w:tcBorders>
              <w:top w:val="nil"/>
              <w:left w:val="nil"/>
              <w:bottom w:val="nil"/>
              <w:right w:val="nil"/>
            </w:tcBorders>
          </w:tcPr>
          <w:p w14:paraId="0644B5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4E794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9934151" w14:textId="77777777">
        <w:tblPrEx>
          <w:tblCellMar>
            <w:top w:w="0" w:type="dxa"/>
            <w:left w:w="0" w:type="dxa"/>
            <w:bottom w:w="0" w:type="dxa"/>
            <w:right w:w="0" w:type="dxa"/>
          </w:tblCellMar>
        </w:tblPrEx>
        <w:tc>
          <w:tcPr>
            <w:tcW w:w="4320" w:type="dxa"/>
            <w:tcBorders>
              <w:top w:val="nil"/>
              <w:left w:val="nil"/>
              <w:bottom w:val="nil"/>
              <w:right w:val="nil"/>
            </w:tcBorders>
          </w:tcPr>
          <w:p w14:paraId="7BCCDAA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CEC8AB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13D6D02" w14:textId="77777777" w:rsidR="00FD3105" w:rsidRDefault="00FD3105">
      <w:pPr>
        <w:pStyle w:val="pxtbody"/>
      </w:pPr>
    </w:p>
    <w:p w14:paraId="6C8BC27C" w14:textId="77777777" w:rsidR="00FD3105" w:rsidRDefault="00FD3105"/>
    <w:p w14:paraId="48B10A4E" w14:textId="77777777" w:rsidR="00FD3105" w:rsidRDefault="00FD3105">
      <w:pPr>
        <w:pStyle w:val="pxcomnt"/>
      </w:pPr>
    </w:p>
    <w:p w14:paraId="4AE52488" w14:textId="77777777" w:rsidR="00FD3105" w:rsidRDefault="00FD3105">
      <w:pPr>
        <w:pStyle w:val="pxhac"/>
        <w:spacing w:before="180"/>
        <w:jc w:val="center"/>
      </w:pPr>
      <w:r>
        <w:rPr>
          <w:rStyle w:val="pxb"/>
          <w:b/>
          <w:bCs/>
        </w:rPr>
        <w:t>Author's Comment</w:t>
      </w:r>
    </w:p>
    <w:p w14:paraId="53B7593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st.ref.id="I048XN9"</w:instrText>
      </w:r>
      <w:r>
        <w:rPr>
          <w:rStyle w:val="pxst"/>
        </w:rPr>
        <w:fldChar w:fldCharType="end"/>
      </w:r>
      <w:r>
        <w:rPr>
          <w:rStyle w:val="pxst"/>
          <w:vanish/>
        </w:rPr>
        <w:t>&amp;s;</w:t>
      </w:r>
      <w:r>
        <w:rPr>
          <w:rStyle w:val="pxvis"/>
          <w:rFonts w:ascii="Times NewRoman" w:hAnsi="Times NewRoman"/>
          <w:b w:val="0"/>
          <w:sz w:val="24"/>
        </w:rPr>
        <w:t>§</w:t>
      </w:r>
      <w:r>
        <w:rPr>
          <w:rStyle w:val="pxst"/>
        </w:rPr>
        <w:t>78.18,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st.ref.id="I02UKS7"</w:instrText>
      </w:r>
      <w:r>
        <w:rPr>
          <w:rStyle w:val="pxst"/>
        </w:rPr>
        <w:fldChar w:fldCharType="end"/>
      </w:r>
      <w:r>
        <w:rPr>
          <w:rStyle w:val="pxst"/>
        </w:rPr>
        <w:t>Florida Rule of Civil Procedure Form 1.990</w:t>
      </w:r>
      <w:r>
        <w:t xml:space="preserve">. See also </w:t>
      </w:r>
      <w:r>
        <w:rPr>
          <w:rStyle w:val="pxst"/>
          <w:color w:val="FF0000"/>
          <w:sz w:val="20"/>
          <w:szCs w:val="20"/>
          <w:vertAlign w:val="superscript"/>
        </w:rPr>
        <w:t>►</w:t>
      </w:r>
      <w:r>
        <w:rPr>
          <w:rStyle w:val="pxst"/>
        </w:rPr>
        <w:fldChar w:fldCharType="begin"/>
      </w:r>
      <w:r>
        <w:rPr>
          <w:rStyle w:val="pxst"/>
        </w:rPr>
        <w:instrText>st.ref.id="I048XN7"</w:instrText>
      </w:r>
      <w:r>
        <w:rPr>
          <w:rStyle w:val="pxst"/>
        </w:rPr>
        <w:fldChar w:fldCharType="end"/>
      </w:r>
      <w:r>
        <w:rPr>
          <w:rStyle w:val="pxst"/>
        </w:rPr>
        <w:t>Fla. R. Civ. P. Form 1.995(a)</w:t>
      </w:r>
      <w:r>
        <w:t>.</w:t>
      </w:r>
    </w:p>
    <w:p w14:paraId="3BE6445C" w14:textId="77777777" w:rsidR="00FD3105" w:rsidRDefault="00FD3105">
      <w:pPr>
        <w:pStyle w:val="pxs"/>
        <w:spacing w:before="180"/>
        <w:rPr>
          <w:sz w:val="27"/>
          <w:szCs w:val="27"/>
        </w:rPr>
      </w:pPr>
      <w:r>
        <w:rPr>
          <w:sz w:val="27"/>
          <w:szCs w:val="27"/>
        </w:rPr>
        <w:t>10:58. Judgment</w:t>
      </w:r>
      <w:r>
        <w:rPr>
          <w:rStyle w:val="pxsep"/>
        </w:rPr>
        <w:t xml:space="preserve">-- </w:t>
      </w:r>
      <w:r>
        <w:rPr>
          <w:sz w:val="27"/>
          <w:szCs w:val="27"/>
        </w:rPr>
        <w:t>Rescission, contract</w:t>
      </w:r>
    </w:p>
    <w:p w14:paraId="0BD94BCD" w14:textId="77777777" w:rsidR="00FD3105" w:rsidRDefault="00FD3105">
      <w:pPr>
        <w:pStyle w:val="pxov"/>
        <w:rPr>
          <w:vanish/>
        </w:rPr>
      </w:pPr>
      <w:r>
        <w:rPr>
          <w:vanish/>
        </w:rPr>
        <w:t>FMS</w:t>
      </w:r>
    </w:p>
    <w:p w14:paraId="2A3DAACD" w14:textId="77777777" w:rsidR="00FD3105" w:rsidRDefault="00FD3105">
      <w:pPr>
        <w:pStyle w:val="pxov"/>
        <w:rPr>
          <w:vanish/>
        </w:rPr>
      </w:pPr>
      <w:r>
        <w:rPr>
          <w:vanish/>
        </w:rPr>
        <w:t>LCV</w:t>
      </w:r>
    </w:p>
    <w:p w14:paraId="1ACE3E36" w14:textId="77777777" w:rsidR="00FD3105" w:rsidRDefault="00FD3105">
      <w:pPr>
        <w:pStyle w:val="pxov"/>
        <w:rPr>
          <w:vanish/>
        </w:rPr>
      </w:pPr>
      <w:r>
        <w:rPr>
          <w:vanish/>
        </w:rPr>
        <w:t>LSC</w:t>
      </w:r>
    </w:p>
    <w:p w14:paraId="753558E2" w14:textId="77777777" w:rsidR="00FD3105" w:rsidRDefault="00FD3105">
      <w:pPr>
        <w:pStyle w:val="pxov"/>
        <w:rPr>
          <w:vanish/>
        </w:rPr>
      </w:pPr>
      <w:r>
        <w:rPr>
          <w:vanish/>
        </w:rPr>
        <w:t>LS7</w:t>
      </w:r>
    </w:p>
    <w:p w14:paraId="1A9FC9F1" w14:textId="77777777" w:rsidR="00FD3105" w:rsidRDefault="00FD3105">
      <w:pPr>
        <w:pStyle w:val="pxov"/>
        <w:rPr>
          <w:vanish/>
        </w:rPr>
      </w:pPr>
      <w:r>
        <w:rPr>
          <w:vanish/>
        </w:rPr>
        <w:t>FCV</w:t>
      </w:r>
    </w:p>
    <w:p w14:paraId="7F12F57E" w14:textId="77777777" w:rsidR="00FD3105" w:rsidRDefault="00FD3105">
      <w:pPr>
        <w:pStyle w:val="pxov"/>
        <w:rPr>
          <w:vanish/>
        </w:rPr>
      </w:pPr>
      <w:r>
        <w:rPr>
          <w:vanish/>
        </w:rPr>
        <w:t>FLG</w:t>
      </w:r>
    </w:p>
    <w:p w14:paraId="1560E5E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form.fid="I79d100509fed11dfbf230000837214a9"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1607D9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tbl.ident="I0714ET"</w:instrText>
      </w:r>
      <w:r>
        <w:fldChar w:fldCharType="end"/>
      </w:r>
      <w:r>
        <w:fldChar w:fldCharType="begin"/>
      </w:r>
      <w:r>
        <w:instrText>tbl.uuid="I013DLE"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DBF36A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A0062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519A29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37F8E8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F8C1E7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D7ACA3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EB7AE37" w14:textId="77777777">
        <w:tblPrEx>
          <w:tblCellMar>
            <w:top w:w="0" w:type="dxa"/>
            <w:left w:w="0" w:type="dxa"/>
            <w:bottom w:w="0" w:type="dxa"/>
            <w:right w:w="0" w:type="dxa"/>
          </w:tblCellMar>
        </w:tblPrEx>
        <w:tc>
          <w:tcPr>
            <w:tcW w:w="2160" w:type="dxa"/>
            <w:tcBorders>
              <w:top w:val="nil"/>
              <w:left w:val="nil"/>
              <w:bottom w:val="nil"/>
              <w:right w:val="nil"/>
            </w:tcBorders>
          </w:tcPr>
          <w:p w14:paraId="1AACCFB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2A86AD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217235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CB31EF7" w14:textId="77777777" w:rsidR="00FD3105" w:rsidRDefault="00FD3105"/>
        </w:tc>
      </w:tr>
      <w:tr w:rsidR="00FD3105" w14:paraId="167EBED6" w14:textId="77777777">
        <w:tblPrEx>
          <w:tblCellMar>
            <w:top w:w="0" w:type="dxa"/>
            <w:left w:w="0" w:type="dxa"/>
            <w:bottom w:w="0" w:type="dxa"/>
            <w:right w:w="0" w:type="dxa"/>
          </w:tblCellMar>
        </w:tblPrEx>
        <w:tc>
          <w:tcPr>
            <w:tcW w:w="2160" w:type="dxa"/>
            <w:tcBorders>
              <w:top w:val="nil"/>
              <w:left w:val="nil"/>
              <w:bottom w:val="nil"/>
              <w:right w:val="nil"/>
            </w:tcBorders>
          </w:tcPr>
          <w:p w14:paraId="77A34E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F0A01A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DEED3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E3AF2BA" w14:textId="77777777" w:rsidR="00FD3105" w:rsidRDefault="00FD3105"/>
        </w:tc>
      </w:tr>
      <w:tr w:rsidR="00FD3105" w14:paraId="6D2C00F7" w14:textId="77777777">
        <w:tblPrEx>
          <w:tblCellMar>
            <w:top w:w="0" w:type="dxa"/>
            <w:left w:w="0" w:type="dxa"/>
            <w:bottom w:w="0" w:type="dxa"/>
            <w:right w:w="0" w:type="dxa"/>
          </w:tblCellMar>
        </w:tblPrEx>
        <w:tc>
          <w:tcPr>
            <w:tcW w:w="2160" w:type="dxa"/>
            <w:tcBorders>
              <w:top w:val="nil"/>
              <w:left w:val="nil"/>
              <w:bottom w:val="nil"/>
              <w:right w:val="nil"/>
            </w:tcBorders>
          </w:tcPr>
          <w:p w14:paraId="176BD57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EE9C34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8F61EDE" w14:textId="77777777" w:rsidR="00FD3105" w:rsidRDefault="00FD3105"/>
        </w:tc>
        <w:tc>
          <w:tcPr>
            <w:tcW w:w="2160" w:type="dxa"/>
            <w:tcBorders>
              <w:top w:val="nil"/>
              <w:left w:val="nil"/>
              <w:bottom w:val="nil"/>
              <w:right w:val="nil"/>
            </w:tcBorders>
          </w:tcPr>
          <w:p w14:paraId="650ADF79" w14:textId="77777777" w:rsidR="00FD3105" w:rsidRDefault="00FD3105"/>
        </w:tc>
      </w:tr>
      <w:tr w:rsidR="00FD3105" w14:paraId="6FBE8C5A" w14:textId="77777777">
        <w:tblPrEx>
          <w:tblCellMar>
            <w:top w:w="0" w:type="dxa"/>
            <w:left w:w="0" w:type="dxa"/>
            <w:bottom w:w="0" w:type="dxa"/>
            <w:right w:w="0" w:type="dxa"/>
          </w:tblCellMar>
        </w:tblPrEx>
        <w:tc>
          <w:tcPr>
            <w:tcW w:w="2160" w:type="dxa"/>
            <w:tcBorders>
              <w:top w:val="nil"/>
              <w:left w:val="nil"/>
              <w:bottom w:val="nil"/>
              <w:right w:val="nil"/>
            </w:tcBorders>
          </w:tcPr>
          <w:p w14:paraId="4C2E06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CAA35F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8E48B56" w14:textId="77777777" w:rsidR="00FD3105" w:rsidRDefault="00FD3105"/>
        </w:tc>
        <w:tc>
          <w:tcPr>
            <w:tcW w:w="2160" w:type="dxa"/>
            <w:tcBorders>
              <w:top w:val="nil"/>
              <w:left w:val="nil"/>
              <w:bottom w:val="nil"/>
              <w:right w:val="nil"/>
            </w:tcBorders>
          </w:tcPr>
          <w:p w14:paraId="02C236D7" w14:textId="77777777" w:rsidR="00FD3105" w:rsidRDefault="00FD3105"/>
        </w:tc>
      </w:tr>
      <w:tr w:rsidR="00FD3105" w14:paraId="6FA3039F" w14:textId="77777777">
        <w:tblPrEx>
          <w:tblCellMar>
            <w:top w:w="0" w:type="dxa"/>
            <w:left w:w="0" w:type="dxa"/>
            <w:bottom w:w="0" w:type="dxa"/>
            <w:right w:w="0" w:type="dxa"/>
          </w:tblCellMar>
        </w:tblPrEx>
        <w:tc>
          <w:tcPr>
            <w:tcW w:w="2160" w:type="dxa"/>
            <w:tcBorders>
              <w:top w:val="nil"/>
              <w:left w:val="nil"/>
              <w:bottom w:val="nil"/>
              <w:right w:val="nil"/>
            </w:tcBorders>
          </w:tcPr>
          <w:p w14:paraId="7C1B46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D59F8D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FAB636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10914D" w14:textId="77777777" w:rsidR="00FD3105" w:rsidRDefault="00FD3105"/>
        </w:tc>
      </w:tr>
    </w:tbl>
    <w:p w14:paraId="5BCEE3FF" w14:textId="77777777" w:rsidR="00FD3105" w:rsidRDefault="00FD3105">
      <w:pPr>
        <w:pStyle w:val="pxtbody"/>
      </w:pPr>
    </w:p>
    <w:p w14:paraId="2B0D8395" w14:textId="77777777" w:rsidR="00FD3105" w:rsidRDefault="00FD3105"/>
    <w:p w14:paraId="407DABB8" w14:textId="77777777" w:rsidR="00FD3105" w:rsidRDefault="00FD3105">
      <w:pPr>
        <w:pStyle w:val="pxformhac"/>
        <w:spacing w:before="180"/>
        <w:jc w:val="center"/>
      </w:pPr>
      <w:r>
        <w:t xml:space="preserve">FINAL JUDGMENT </w:t>
      </w:r>
    </w:p>
    <w:p w14:paraId="30317B5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This action was tried before the court. On the evidence presented</w:t>
      </w:r>
    </w:p>
    <w:p w14:paraId="7555E67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IT IS ADJUDGED that:</w:t>
      </w:r>
    </w:p>
    <w:p w14:paraId="7B76401C" w14:textId="77777777" w:rsidR="00FD3105" w:rsidRDefault="00FD3105">
      <w:pPr>
        <w:pStyle w:val="pxformfl"/>
        <w:ind w:left="500"/>
      </w:pPr>
      <w:r>
        <w:t xml:space="preserve"> </w:t>
      </w:r>
    </w:p>
    <w:p w14:paraId="028661E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8663B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The contract between plaintiff </w:t>
      </w:r>
      <w:r>
        <w:rPr>
          <w:rStyle w:val="pxfinstr"/>
          <w:i/>
          <w:iCs/>
        </w:rPr>
        <w:t>[NAME OF PLAINTIFF]</w:t>
      </w:r>
      <w:r>
        <w:t xml:space="preserve"> and defendant </w:t>
      </w:r>
      <w:r>
        <w:rPr>
          <w:rStyle w:val="pxfinstr"/>
          <w:i/>
          <w:iCs/>
        </w:rPr>
        <w:t>[NAME OF DEFENDANT]</w:t>
      </w:r>
      <w:r>
        <w:t xml:space="preserve"> dated </w:t>
      </w:r>
      <w:r>
        <w:rPr>
          <w:rStyle w:val="pxfinstr"/>
          <w:i/>
          <w:iCs/>
        </w:rPr>
        <w:t>[date of contract]</w:t>
      </w:r>
      <w:r>
        <w:t>, a copy of which is attached to the amended complaint filed in this action, is rescinded because the evidence shows impossibility of performance.</w:t>
      </w:r>
    </w:p>
    <w:p w14:paraId="04F51A2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9FA0B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as costs that shall bear interest at the rate prescribed by law, for which let execution issue forthwith.</w:t>
      </w:r>
    </w:p>
    <w:p w14:paraId="18A4E2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ORDERED at </w:t>
      </w:r>
      <w:r>
        <w:rPr>
          <w:rStyle w:val="pxfinstr"/>
          <w:i/>
          <w:iCs/>
        </w:rPr>
        <w:t>[name of city]</w:t>
      </w:r>
      <w:r>
        <w:t xml:space="preserve">, Florida on </w:t>
      </w:r>
      <w:r>
        <w:rPr>
          <w:rStyle w:val="pxfinstr"/>
          <w:i/>
          <w:iCs/>
        </w:rPr>
        <w:t>[date of judgment]</w:t>
      </w:r>
      <w:r>
        <w:t>.</w:t>
      </w:r>
    </w:p>
    <w:p w14:paraId="0889162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E23D30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F62720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EBC636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tbl.ident="I09JPA4"</w:instrText>
      </w:r>
      <w:r>
        <w:fldChar w:fldCharType="end"/>
      </w:r>
      <w:r>
        <w:fldChar w:fldCharType="begin"/>
      </w:r>
      <w:r>
        <w:instrText>tbl.uuid="I01NG00"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C3D8A5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FF0AFA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F8F6C2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C35609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39877AC" w14:textId="77777777">
        <w:tblPrEx>
          <w:tblCellMar>
            <w:top w:w="0" w:type="dxa"/>
            <w:left w:w="0" w:type="dxa"/>
            <w:bottom w:w="0" w:type="dxa"/>
            <w:right w:w="0" w:type="dxa"/>
          </w:tblCellMar>
        </w:tblPrEx>
        <w:tc>
          <w:tcPr>
            <w:tcW w:w="4320" w:type="dxa"/>
            <w:tcBorders>
              <w:top w:val="nil"/>
              <w:left w:val="nil"/>
              <w:bottom w:val="nil"/>
              <w:right w:val="nil"/>
            </w:tcBorders>
          </w:tcPr>
          <w:p w14:paraId="46C6AE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F27594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C5992AE" w14:textId="77777777">
        <w:tblPrEx>
          <w:tblCellMar>
            <w:top w:w="0" w:type="dxa"/>
            <w:left w:w="0" w:type="dxa"/>
            <w:bottom w:w="0" w:type="dxa"/>
            <w:right w:w="0" w:type="dxa"/>
          </w:tblCellMar>
        </w:tblPrEx>
        <w:tc>
          <w:tcPr>
            <w:tcW w:w="4320" w:type="dxa"/>
            <w:tcBorders>
              <w:top w:val="nil"/>
              <w:left w:val="nil"/>
              <w:bottom w:val="nil"/>
              <w:right w:val="nil"/>
            </w:tcBorders>
          </w:tcPr>
          <w:p w14:paraId="7B33BF8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B4760C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35D00DE" w14:textId="77777777" w:rsidR="00FD3105" w:rsidRDefault="00FD3105">
      <w:pPr>
        <w:pStyle w:val="pxtbody"/>
      </w:pPr>
    </w:p>
    <w:p w14:paraId="41F70E74" w14:textId="77777777" w:rsidR="00FD3105" w:rsidRDefault="00FD3105"/>
    <w:p w14:paraId="3DF24EC2" w14:textId="77777777" w:rsidR="00FD3105" w:rsidRDefault="00FD3105">
      <w:pPr>
        <w:pStyle w:val="pxcomnt"/>
      </w:pPr>
    </w:p>
    <w:p w14:paraId="13C4416B" w14:textId="77777777" w:rsidR="00FD3105" w:rsidRDefault="00FD3105">
      <w:pPr>
        <w:pStyle w:val="pxhac"/>
        <w:spacing w:before="180"/>
        <w:jc w:val="center"/>
      </w:pPr>
      <w:r>
        <w:rPr>
          <w:rStyle w:val="pxb"/>
          <w:b/>
          <w:bCs/>
        </w:rPr>
        <w:t>Author's Comment</w:t>
      </w:r>
    </w:p>
    <w:p w14:paraId="6B0E70A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This example was dervied from </w:t>
      </w:r>
      <w:r>
        <w:rPr>
          <w:rStyle w:val="pxcc"/>
          <w:color w:val="FF0000"/>
          <w:sz w:val="20"/>
          <w:szCs w:val="20"/>
          <w:vertAlign w:val="superscript"/>
        </w:rPr>
        <w:t>►</w:t>
      </w:r>
      <w:r>
        <w:rPr>
          <w:rStyle w:val="pxcc"/>
        </w:rPr>
        <w:fldChar w:fldCharType="begin"/>
      </w:r>
      <w:r>
        <w:rPr>
          <w:rStyle w:val="pxcc"/>
        </w:rPr>
        <w:instrText>cc.ref.id="I0308HO"</w:instrText>
      </w:r>
      <w:r>
        <w:rPr>
          <w:rStyle w:val="pxcc"/>
        </w:rPr>
        <w:fldChar w:fldCharType="end"/>
      </w:r>
      <w:r>
        <w:rPr>
          <w:rStyle w:val="pxcc"/>
        </w:rPr>
        <w:t>Carter v. Colson, 194 So. 619 (Fla. 1940)</w:t>
      </w:r>
      <w:r>
        <w:t xml:space="preserve"> and </w:t>
      </w:r>
      <w:r>
        <w:rPr>
          <w:rStyle w:val="pxcc"/>
          <w:color w:val="FF0000"/>
          <w:sz w:val="20"/>
          <w:szCs w:val="20"/>
          <w:vertAlign w:val="superscript"/>
        </w:rPr>
        <w:t>►</w:t>
      </w:r>
      <w:r>
        <w:rPr>
          <w:rStyle w:val="pxcc"/>
        </w:rPr>
        <w:fldChar w:fldCharType="begin"/>
      </w:r>
      <w:r>
        <w:rPr>
          <w:rStyle w:val="pxcc"/>
        </w:rPr>
        <w:instrText>cc.ref.id="I0308IT"</w:instrText>
      </w:r>
      <w:r>
        <w:rPr>
          <w:rStyle w:val="pxcc"/>
        </w:rPr>
        <w:fldChar w:fldCharType="end"/>
      </w:r>
      <w:r>
        <w:rPr>
          <w:rStyle w:val="pxcc"/>
        </w:rPr>
        <w:t>Musselwhite v. Oleson, 60 Fla. 342, 53 So. 944 (Fla. 1910)</w:t>
      </w:r>
      <w:r>
        <w:t xml:space="preserve">. Rescission and cancellation are similar, but distinguishable because rescission effects a judicial voiding of the instrument. Cancellation requires the physical surrender of the instrument in order to effect the voiding of it. See </w:t>
      </w:r>
      <w:r>
        <w:rPr>
          <w:rStyle w:val="pxcc"/>
          <w:color w:val="FF0000"/>
          <w:sz w:val="20"/>
          <w:szCs w:val="20"/>
          <w:vertAlign w:val="superscript"/>
        </w:rPr>
        <w:t>►</w:t>
      </w:r>
      <w:r>
        <w:rPr>
          <w:rStyle w:val="pxcc"/>
        </w:rPr>
        <w:fldChar w:fldCharType="begin"/>
      </w:r>
      <w:r>
        <w:rPr>
          <w:rStyle w:val="pxcc"/>
        </w:rPr>
        <w:instrText>cc.ref.id="I0308IW"</w:instrText>
      </w:r>
      <w:r>
        <w:rPr>
          <w:rStyle w:val="pxcc"/>
        </w:rPr>
        <w:fldChar w:fldCharType="end"/>
      </w:r>
      <w:r>
        <w:rPr>
          <w:rStyle w:val="pxcc"/>
        </w:rPr>
        <w:t>Willis v. Fowler, 136 So. 358 (Fla. 1931)</w:t>
      </w:r>
      <w:r>
        <w:t>.</w:t>
      </w:r>
    </w:p>
    <w:p w14:paraId="240474C9" w14:textId="77777777" w:rsidR="00FD3105" w:rsidRDefault="00FD3105">
      <w:pPr>
        <w:pStyle w:val="pxs"/>
        <w:spacing w:before="180"/>
        <w:rPr>
          <w:sz w:val="27"/>
          <w:szCs w:val="27"/>
        </w:rPr>
      </w:pPr>
      <w:r>
        <w:rPr>
          <w:sz w:val="27"/>
          <w:szCs w:val="27"/>
        </w:rPr>
        <w:t>10:59. Judgment</w:t>
      </w:r>
      <w:r>
        <w:rPr>
          <w:rStyle w:val="pxsep"/>
        </w:rPr>
        <w:t xml:space="preserve">-- </w:t>
      </w:r>
      <w:r>
        <w:rPr>
          <w:sz w:val="27"/>
          <w:szCs w:val="27"/>
        </w:rPr>
        <w:t>Specific performance, contract to sell land</w:t>
      </w:r>
    </w:p>
    <w:p w14:paraId="5A010CD3" w14:textId="77777777" w:rsidR="00FD3105" w:rsidRDefault="00FD3105">
      <w:pPr>
        <w:pStyle w:val="pxov"/>
        <w:rPr>
          <w:vanish/>
        </w:rPr>
      </w:pPr>
      <w:r>
        <w:rPr>
          <w:vanish/>
        </w:rPr>
        <w:t>FMS</w:t>
      </w:r>
    </w:p>
    <w:p w14:paraId="7555D144" w14:textId="77777777" w:rsidR="00FD3105" w:rsidRDefault="00FD3105">
      <w:pPr>
        <w:pStyle w:val="pxov"/>
        <w:rPr>
          <w:vanish/>
        </w:rPr>
      </w:pPr>
      <w:r>
        <w:rPr>
          <w:vanish/>
        </w:rPr>
        <w:t>LCV</w:t>
      </w:r>
    </w:p>
    <w:p w14:paraId="784A1D01" w14:textId="77777777" w:rsidR="00FD3105" w:rsidRDefault="00FD3105">
      <w:pPr>
        <w:pStyle w:val="pxov"/>
        <w:rPr>
          <w:vanish/>
        </w:rPr>
      </w:pPr>
      <w:r>
        <w:rPr>
          <w:vanish/>
        </w:rPr>
        <w:t>LSC</w:t>
      </w:r>
    </w:p>
    <w:p w14:paraId="4E47A094" w14:textId="77777777" w:rsidR="00FD3105" w:rsidRDefault="00FD3105">
      <w:pPr>
        <w:pStyle w:val="pxov"/>
        <w:rPr>
          <w:vanish/>
        </w:rPr>
      </w:pPr>
      <w:r>
        <w:rPr>
          <w:vanish/>
        </w:rPr>
        <w:t>LS7</w:t>
      </w:r>
    </w:p>
    <w:p w14:paraId="2CE8394A" w14:textId="77777777" w:rsidR="00FD3105" w:rsidRDefault="00FD3105">
      <w:pPr>
        <w:pStyle w:val="pxov"/>
        <w:rPr>
          <w:vanish/>
        </w:rPr>
      </w:pPr>
      <w:r>
        <w:rPr>
          <w:vanish/>
        </w:rPr>
        <w:t>REL</w:t>
      </w:r>
    </w:p>
    <w:p w14:paraId="63EA9875" w14:textId="77777777" w:rsidR="00FD3105" w:rsidRDefault="00FD3105">
      <w:pPr>
        <w:pStyle w:val="pxov"/>
        <w:rPr>
          <w:vanish/>
        </w:rPr>
      </w:pPr>
      <w:r>
        <w:rPr>
          <w:vanish/>
        </w:rPr>
        <w:t>RPS</w:t>
      </w:r>
    </w:p>
    <w:p w14:paraId="39E7B2C5" w14:textId="77777777" w:rsidR="00FD3105" w:rsidRDefault="00FD3105">
      <w:pPr>
        <w:pStyle w:val="pxov"/>
        <w:rPr>
          <w:vanish/>
        </w:rPr>
      </w:pPr>
      <w:r>
        <w:rPr>
          <w:vanish/>
        </w:rPr>
        <w:t>FCV</w:t>
      </w:r>
    </w:p>
    <w:p w14:paraId="08C2097C" w14:textId="77777777" w:rsidR="00FD3105" w:rsidRDefault="00FD3105">
      <w:pPr>
        <w:pStyle w:val="pxov"/>
        <w:rPr>
          <w:vanish/>
        </w:rPr>
      </w:pPr>
      <w:r>
        <w:rPr>
          <w:vanish/>
        </w:rPr>
        <w:t>FLG</w:t>
      </w:r>
    </w:p>
    <w:p w14:paraId="16F28C5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form.fid="I79d3bf709fed11dfbf230000837214a9"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1FE216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tbl.ident="I03T28T"</w:instrText>
      </w:r>
      <w:r>
        <w:fldChar w:fldCharType="end"/>
      </w:r>
      <w:r>
        <w:fldChar w:fldCharType="begin"/>
      </w:r>
      <w:r>
        <w:instrText>tbl.uuid="I02C7SK"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D54FAD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027AC0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D002D1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ACD9D7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D1E167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64FB72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A5BA3BC" w14:textId="77777777">
        <w:tblPrEx>
          <w:tblCellMar>
            <w:top w:w="0" w:type="dxa"/>
            <w:left w:w="0" w:type="dxa"/>
            <w:bottom w:w="0" w:type="dxa"/>
            <w:right w:w="0" w:type="dxa"/>
          </w:tblCellMar>
        </w:tblPrEx>
        <w:tc>
          <w:tcPr>
            <w:tcW w:w="2160" w:type="dxa"/>
            <w:tcBorders>
              <w:top w:val="nil"/>
              <w:left w:val="nil"/>
              <w:bottom w:val="nil"/>
              <w:right w:val="nil"/>
            </w:tcBorders>
          </w:tcPr>
          <w:p w14:paraId="5B3245A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2A72CD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270737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0ABF5A" w14:textId="77777777" w:rsidR="00FD3105" w:rsidRDefault="00FD3105"/>
        </w:tc>
      </w:tr>
      <w:tr w:rsidR="00FD3105" w14:paraId="386754DA" w14:textId="77777777">
        <w:tblPrEx>
          <w:tblCellMar>
            <w:top w:w="0" w:type="dxa"/>
            <w:left w:w="0" w:type="dxa"/>
            <w:bottom w:w="0" w:type="dxa"/>
            <w:right w:w="0" w:type="dxa"/>
          </w:tblCellMar>
        </w:tblPrEx>
        <w:tc>
          <w:tcPr>
            <w:tcW w:w="2160" w:type="dxa"/>
            <w:tcBorders>
              <w:top w:val="nil"/>
              <w:left w:val="nil"/>
              <w:bottom w:val="nil"/>
              <w:right w:val="nil"/>
            </w:tcBorders>
          </w:tcPr>
          <w:p w14:paraId="48A514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000004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B16B8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1A8162B" w14:textId="77777777" w:rsidR="00FD3105" w:rsidRDefault="00FD3105"/>
        </w:tc>
      </w:tr>
      <w:tr w:rsidR="00FD3105" w14:paraId="3E22A2CA" w14:textId="77777777">
        <w:tblPrEx>
          <w:tblCellMar>
            <w:top w:w="0" w:type="dxa"/>
            <w:left w:w="0" w:type="dxa"/>
            <w:bottom w:w="0" w:type="dxa"/>
            <w:right w:w="0" w:type="dxa"/>
          </w:tblCellMar>
        </w:tblPrEx>
        <w:tc>
          <w:tcPr>
            <w:tcW w:w="2160" w:type="dxa"/>
            <w:tcBorders>
              <w:top w:val="nil"/>
              <w:left w:val="nil"/>
              <w:bottom w:val="nil"/>
              <w:right w:val="nil"/>
            </w:tcBorders>
          </w:tcPr>
          <w:p w14:paraId="6F2EF1E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70237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B2779CD" w14:textId="77777777" w:rsidR="00FD3105" w:rsidRDefault="00FD3105"/>
        </w:tc>
        <w:tc>
          <w:tcPr>
            <w:tcW w:w="2160" w:type="dxa"/>
            <w:tcBorders>
              <w:top w:val="nil"/>
              <w:left w:val="nil"/>
              <w:bottom w:val="nil"/>
              <w:right w:val="nil"/>
            </w:tcBorders>
          </w:tcPr>
          <w:p w14:paraId="24788212" w14:textId="77777777" w:rsidR="00FD3105" w:rsidRDefault="00FD3105"/>
        </w:tc>
      </w:tr>
      <w:tr w:rsidR="00FD3105" w14:paraId="0E6CB440" w14:textId="77777777">
        <w:tblPrEx>
          <w:tblCellMar>
            <w:top w:w="0" w:type="dxa"/>
            <w:left w:w="0" w:type="dxa"/>
            <w:bottom w:w="0" w:type="dxa"/>
            <w:right w:w="0" w:type="dxa"/>
          </w:tblCellMar>
        </w:tblPrEx>
        <w:tc>
          <w:tcPr>
            <w:tcW w:w="2160" w:type="dxa"/>
            <w:tcBorders>
              <w:top w:val="nil"/>
              <w:left w:val="nil"/>
              <w:bottom w:val="nil"/>
              <w:right w:val="nil"/>
            </w:tcBorders>
          </w:tcPr>
          <w:p w14:paraId="51CBE65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65071F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31132F" w14:textId="77777777" w:rsidR="00FD3105" w:rsidRDefault="00FD3105"/>
        </w:tc>
        <w:tc>
          <w:tcPr>
            <w:tcW w:w="2160" w:type="dxa"/>
            <w:tcBorders>
              <w:top w:val="nil"/>
              <w:left w:val="nil"/>
              <w:bottom w:val="nil"/>
              <w:right w:val="nil"/>
            </w:tcBorders>
          </w:tcPr>
          <w:p w14:paraId="20B9AE9E" w14:textId="77777777" w:rsidR="00FD3105" w:rsidRDefault="00FD3105"/>
        </w:tc>
      </w:tr>
      <w:tr w:rsidR="00FD3105" w14:paraId="2DCCFF99" w14:textId="77777777">
        <w:tblPrEx>
          <w:tblCellMar>
            <w:top w:w="0" w:type="dxa"/>
            <w:left w:w="0" w:type="dxa"/>
            <w:bottom w:w="0" w:type="dxa"/>
            <w:right w:w="0" w:type="dxa"/>
          </w:tblCellMar>
        </w:tblPrEx>
        <w:tc>
          <w:tcPr>
            <w:tcW w:w="2160" w:type="dxa"/>
            <w:tcBorders>
              <w:top w:val="nil"/>
              <w:left w:val="nil"/>
              <w:bottom w:val="nil"/>
              <w:right w:val="nil"/>
            </w:tcBorders>
          </w:tcPr>
          <w:p w14:paraId="7B4BAE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16C87E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BA5FD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9FC4418" w14:textId="77777777" w:rsidR="00FD3105" w:rsidRDefault="00FD3105"/>
        </w:tc>
      </w:tr>
    </w:tbl>
    <w:p w14:paraId="2C7650DF" w14:textId="77777777" w:rsidR="00FD3105" w:rsidRDefault="00FD3105">
      <w:pPr>
        <w:pStyle w:val="pxtbody"/>
      </w:pPr>
    </w:p>
    <w:p w14:paraId="52094F01" w14:textId="77777777" w:rsidR="00FD3105" w:rsidRDefault="00FD3105"/>
    <w:p w14:paraId="4A28CAF4" w14:textId="77777777" w:rsidR="00FD3105" w:rsidRDefault="00FD3105">
      <w:pPr>
        <w:pStyle w:val="pxformhac"/>
        <w:spacing w:before="180"/>
        <w:jc w:val="center"/>
      </w:pPr>
      <w:r>
        <w:t xml:space="preserve">FINAL JUDGMENT </w:t>
      </w:r>
    </w:p>
    <w:p w14:paraId="19FEDA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This action was tried before the court. On the evidence presented</w:t>
      </w:r>
    </w:p>
    <w:p w14:paraId="6113C40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IT IS ADJUDGED that:</w:t>
      </w:r>
    </w:p>
    <w:p w14:paraId="4E54ABE4" w14:textId="77777777" w:rsidR="00FD3105" w:rsidRDefault="00FD3105">
      <w:pPr>
        <w:pStyle w:val="pxformfl"/>
        <w:ind w:left="500"/>
      </w:pPr>
      <w:r>
        <w:t xml:space="preserve"> </w:t>
      </w:r>
    </w:p>
    <w:p w14:paraId="215338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09CE5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Defendant </w:t>
      </w:r>
      <w:r>
        <w:rPr>
          <w:rStyle w:val="pxfinstr"/>
          <w:i/>
          <w:iCs/>
        </w:rPr>
        <w:t>[NAME OF DEFENDANT]</w:t>
      </w:r>
      <w:r>
        <w:t xml:space="preserve"> execute and deliver to plaintiff </w:t>
      </w:r>
      <w:r>
        <w:rPr>
          <w:rStyle w:val="pxfinstr"/>
          <w:i/>
          <w:iCs/>
        </w:rPr>
        <w:t>[NAME OF PLAINTIFF]</w:t>
      </w:r>
      <w:r>
        <w:t xml:space="preserve"> a good and sufficient warranty deed without restrictions or encumbrances, except current taxes and restrictions common to the subdivision, for the following described property in </w:t>
      </w:r>
      <w:r>
        <w:rPr>
          <w:rStyle w:val="pxfinstr"/>
          <w:i/>
          <w:iCs/>
        </w:rPr>
        <w:t>[name of county]</w:t>
      </w:r>
      <w:r>
        <w:t>, Florida:</w:t>
      </w:r>
    </w:p>
    <w:p w14:paraId="6E1CB949"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EFD0D4B" w14:textId="77777777" w:rsidR="00FD3105" w:rsidRDefault="00FD3105">
      <w:pPr>
        <w:pStyle w:val="pxformcp"/>
      </w:pPr>
      <w:r>
        <w:t>within 30 days from the date of this judgment.</w:t>
      </w:r>
    </w:p>
    <w:p w14:paraId="2CF3E61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3CFC7A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On the execution and proffer of delivery of the deed plaintiff pay to defendant, whose address is </w:t>
      </w:r>
      <w:r>
        <w:rPr>
          <w:rStyle w:val="pxfinstr"/>
          <w:i/>
          <w:iCs/>
        </w:rPr>
        <w:t>[address of defendant]</w:t>
      </w:r>
      <w:r>
        <w:t>, $</w:t>
      </w:r>
      <w:r>
        <w:rPr>
          <w:rStyle w:val="pxfinstr"/>
          <w:i/>
          <w:iCs/>
        </w:rPr>
        <w:t>[dollar amount of payment]</w:t>
      </w:r>
      <w:r>
        <w:t>, subject to prorations as prescribed in the contract attached to the complaint.</w:t>
      </w:r>
    </w:p>
    <w:p w14:paraId="752AC80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54797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costs of $</w:t>
      </w:r>
      <w:r>
        <w:rPr>
          <w:rStyle w:val="pxfinstr"/>
          <w:i/>
          <w:iCs/>
        </w:rPr>
        <w:t>[dollar amount of costs]</w:t>
      </w:r>
      <w:r>
        <w:t xml:space="preserve"> that shall bear interest at the rate prescribed by law, for which let execution issue forthwith.</w:t>
      </w:r>
    </w:p>
    <w:p w14:paraId="2691614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ORDERED at </w:t>
      </w:r>
      <w:r>
        <w:rPr>
          <w:rStyle w:val="pxfinstr"/>
          <w:i/>
          <w:iCs/>
        </w:rPr>
        <w:t>[name of city]</w:t>
      </w:r>
      <w:r>
        <w:t xml:space="preserve">, Florida on </w:t>
      </w:r>
      <w:r>
        <w:rPr>
          <w:rStyle w:val="pxfinstr"/>
          <w:i/>
          <w:iCs/>
        </w:rPr>
        <w:t>[date of judgment]</w:t>
      </w:r>
      <w:r>
        <w:t>.</w:t>
      </w:r>
    </w:p>
    <w:p w14:paraId="324E579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283BB9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2C0410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48AC98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tbl.ident="I00EP67"</w:instrText>
      </w:r>
      <w:r>
        <w:fldChar w:fldCharType="end"/>
      </w:r>
      <w:r>
        <w:fldChar w:fldCharType="begin"/>
      </w:r>
      <w:r>
        <w:instrText>tbl.uuid="I01NHRY"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B63700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0CCB65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87C41F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1FB34B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C6FFCE4" w14:textId="77777777">
        <w:tblPrEx>
          <w:tblCellMar>
            <w:top w:w="0" w:type="dxa"/>
            <w:left w:w="0" w:type="dxa"/>
            <w:bottom w:w="0" w:type="dxa"/>
            <w:right w:w="0" w:type="dxa"/>
          </w:tblCellMar>
        </w:tblPrEx>
        <w:tc>
          <w:tcPr>
            <w:tcW w:w="4320" w:type="dxa"/>
            <w:tcBorders>
              <w:top w:val="nil"/>
              <w:left w:val="nil"/>
              <w:bottom w:val="nil"/>
              <w:right w:val="nil"/>
            </w:tcBorders>
          </w:tcPr>
          <w:p w14:paraId="7D2308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411DD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B036D75" w14:textId="77777777">
        <w:tblPrEx>
          <w:tblCellMar>
            <w:top w:w="0" w:type="dxa"/>
            <w:left w:w="0" w:type="dxa"/>
            <w:bottom w:w="0" w:type="dxa"/>
            <w:right w:w="0" w:type="dxa"/>
          </w:tblCellMar>
        </w:tblPrEx>
        <w:tc>
          <w:tcPr>
            <w:tcW w:w="4320" w:type="dxa"/>
            <w:tcBorders>
              <w:top w:val="nil"/>
              <w:left w:val="nil"/>
              <w:bottom w:val="nil"/>
              <w:right w:val="nil"/>
            </w:tcBorders>
          </w:tcPr>
          <w:p w14:paraId="6F45B8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0CD9CC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D8AF712" w14:textId="77777777" w:rsidR="00FD3105" w:rsidRDefault="00FD3105">
      <w:pPr>
        <w:pStyle w:val="pxtbody"/>
      </w:pPr>
    </w:p>
    <w:p w14:paraId="37355803" w14:textId="77777777" w:rsidR="00FD3105" w:rsidRDefault="00FD3105"/>
    <w:p w14:paraId="147E4934" w14:textId="77777777" w:rsidR="00FD3105" w:rsidRDefault="00FD3105">
      <w:pPr>
        <w:pStyle w:val="pxcomnt"/>
      </w:pPr>
    </w:p>
    <w:p w14:paraId="4BCB08C3" w14:textId="77777777" w:rsidR="00FD3105" w:rsidRDefault="00FD3105">
      <w:pPr>
        <w:pStyle w:val="pxhac"/>
        <w:spacing w:before="180"/>
        <w:jc w:val="center"/>
      </w:pPr>
      <w:r>
        <w:rPr>
          <w:rStyle w:val="pxb"/>
          <w:b/>
          <w:bCs/>
        </w:rPr>
        <w:t>Author's Comment</w:t>
      </w:r>
    </w:p>
    <w:p w14:paraId="471BF58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cc.ref.id="I0308IY"</w:instrText>
      </w:r>
      <w:r>
        <w:rPr>
          <w:rStyle w:val="pxcc"/>
        </w:rPr>
        <w:fldChar w:fldCharType="end"/>
      </w:r>
      <w:r>
        <w:rPr>
          <w:rStyle w:val="pxcc"/>
        </w:rPr>
        <w:t>Richardson-Kellett Co. v. Kline, , 69 So. 203 (Fla. 1915)</w:t>
      </w:r>
      <w:r>
        <w:t>.</w:t>
      </w:r>
    </w:p>
    <w:p w14:paraId="16A65FCF" w14:textId="77777777" w:rsidR="00FD3105" w:rsidRDefault="00FD3105">
      <w:pPr>
        <w:pStyle w:val="pxs"/>
        <w:spacing w:before="180"/>
        <w:rPr>
          <w:sz w:val="27"/>
          <w:szCs w:val="27"/>
        </w:rPr>
      </w:pPr>
      <w:r>
        <w:rPr>
          <w:sz w:val="27"/>
          <w:szCs w:val="27"/>
        </w:rPr>
        <w:t>10:60. Judgment</w:t>
      </w:r>
      <w:r>
        <w:rPr>
          <w:rStyle w:val="pxsep"/>
        </w:rPr>
        <w:t xml:space="preserve">-- </w:t>
      </w:r>
      <w:r>
        <w:rPr>
          <w:sz w:val="27"/>
          <w:szCs w:val="27"/>
        </w:rPr>
        <w:t>Tenant eviction</w:t>
      </w:r>
    </w:p>
    <w:p w14:paraId="07B64B0A" w14:textId="77777777" w:rsidR="00FD3105" w:rsidRDefault="00FD3105">
      <w:pPr>
        <w:pStyle w:val="pxov"/>
        <w:rPr>
          <w:vanish/>
        </w:rPr>
      </w:pPr>
      <w:r>
        <w:rPr>
          <w:vanish/>
        </w:rPr>
        <w:t>FMS</w:t>
      </w:r>
    </w:p>
    <w:p w14:paraId="77697301" w14:textId="77777777" w:rsidR="00FD3105" w:rsidRDefault="00FD3105">
      <w:pPr>
        <w:pStyle w:val="pxov"/>
        <w:rPr>
          <w:vanish/>
        </w:rPr>
      </w:pPr>
      <w:r>
        <w:rPr>
          <w:vanish/>
        </w:rPr>
        <w:t>LCV</w:t>
      </w:r>
    </w:p>
    <w:p w14:paraId="236DEC4B" w14:textId="77777777" w:rsidR="00FD3105" w:rsidRDefault="00FD3105">
      <w:pPr>
        <w:pStyle w:val="pxov"/>
        <w:rPr>
          <w:vanish/>
        </w:rPr>
      </w:pPr>
      <w:r>
        <w:rPr>
          <w:vanish/>
        </w:rPr>
        <w:t>LSC</w:t>
      </w:r>
    </w:p>
    <w:p w14:paraId="4B0EC7B2" w14:textId="77777777" w:rsidR="00FD3105" w:rsidRDefault="00FD3105">
      <w:pPr>
        <w:pStyle w:val="pxov"/>
        <w:rPr>
          <w:vanish/>
        </w:rPr>
      </w:pPr>
      <w:r>
        <w:rPr>
          <w:vanish/>
        </w:rPr>
        <w:t>LS7</w:t>
      </w:r>
    </w:p>
    <w:p w14:paraId="110FD853" w14:textId="77777777" w:rsidR="00FD3105" w:rsidRDefault="00FD3105">
      <w:pPr>
        <w:pStyle w:val="pxov"/>
        <w:rPr>
          <w:vanish/>
        </w:rPr>
      </w:pPr>
      <w:r>
        <w:rPr>
          <w:vanish/>
        </w:rPr>
        <w:t>REL</w:t>
      </w:r>
    </w:p>
    <w:p w14:paraId="27EAA7C5" w14:textId="77777777" w:rsidR="00FD3105" w:rsidRDefault="00FD3105">
      <w:pPr>
        <w:pStyle w:val="pxov"/>
        <w:rPr>
          <w:vanish/>
        </w:rPr>
      </w:pPr>
      <w:r>
        <w:rPr>
          <w:vanish/>
        </w:rPr>
        <w:t>RPL</w:t>
      </w:r>
    </w:p>
    <w:p w14:paraId="7032EC35" w14:textId="77777777" w:rsidR="00FD3105" w:rsidRDefault="00FD3105">
      <w:pPr>
        <w:pStyle w:val="pxov"/>
        <w:rPr>
          <w:vanish/>
        </w:rPr>
      </w:pPr>
      <w:r>
        <w:rPr>
          <w:vanish/>
        </w:rPr>
        <w:t>RFE</w:t>
      </w:r>
    </w:p>
    <w:p w14:paraId="6C9C9D92" w14:textId="77777777" w:rsidR="00FD3105" w:rsidRDefault="00FD3105">
      <w:pPr>
        <w:pStyle w:val="pxov"/>
        <w:rPr>
          <w:vanish/>
        </w:rPr>
      </w:pPr>
      <w:r>
        <w:rPr>
          <w:vanish/>
        </w:rPr>
        <w:t>FCV</w:t>
      </w:r>
    </w:p>
    <w:p w14:paraId="4F55CEAB" w14:textId="77777777" w:rsidR="00FD3105" w:rsidRDefault="00FD3105">
      <w:pPr>
        <w:pStyle w:val="pxov"/>
        <w:rPr>
          <w:vanish/>
        </w:rPr>
      </w:pPr>
      <w:r>
        <w:rPr>
          <w:vanish/>
        </w:rPr>
        <w:t>FLG</w:t>
      </w:r>
    </w:p>
    <w:p w14:paraId="29E64DD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form.fid="I79d6a5a09fed11dfbf230000837214a9"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0345E5A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tbl.ident="I02YGYZ"</w:instrText>
      </w:r>
      <w:r>
        <w:fldChar w:fldCharType="end"/>
      </w:r>
      <w:r>
        <w:fldChar w:fldCharType="begin"/>
      </w:r>
      <w:r>
        <w:instrText>tbl.uuid="I013IGP"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B885E1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98E35B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B0193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1C3CAA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F42AF6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C4EEAF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E87B188" w14:textId="77777777">
        <w:tblPrEx>
          <w:tblCellMar>
            <w:top w:w="0" w:type="dxa"/>
            <w:left w:w="0" w:type="dxa"/>
            <w:bottom w:w="0" w:type="dxa"/>
            <w:right w:w="0" w:type="dxa"/>
          </w:tblCellMar>
        </w:tblPrEx>
        <w:tc>
          <w:tcPr>
            <w:tcW w:w="2160" w:type="dxa"/>
            <w:tcBorders>
              <w:top w:val="nil"/>
              <w:left w:val="nil"/>
              <w:bottom w:val="nil"/>
              <w:right w:val="nil"/>
            </w:tcBorders>
          </w:tcPr>
          <w:p w14:paraId="7A99C21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7B74EE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E5B0B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E07225" w14:textId="77777777" w:rsidR="00FD3105" w:rsidRDefault="00FD3105"/>
        </w:tc>
      </w:tr>
      <w:tr w:rsidR="00FD3105" w14:paraId="01A9F8CF" w14:textId="77777777">
        <w:tblPrEx>
          <w:tblCellMar>
            <w:top w:w="0" w:type="dxa"/>
            <w:left w:w="0" w:type="dxa"/>
            <w:bottom w:w="0" w:type="dxa"/>
            <w:right w:w="0" w:type="dxa"/>
          </w:tblCellMar>
        </w:tblPrEx>
        <w:tc>
          <w:tcPr>
            <w:tcW w:w="2160" w:type="dxa"/>
            <w:tcBorders>
              <w:top w:val="nil"/>
              <w:left w:val="nil"/>
              <w:bottom w:val="nil"/>
              <w:right w:val="nil"/>
            </w:tcBorders>
          </w:tcPr>
          <w:p w14:paraId="16B2A2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E043DC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3C4278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2C82FC" w14:textId="77777777" w:rsidR="00FD3105" w:rsidRDefault="00FD3105"/>
        </w:tc>
      </w:tr>
      <w:tr w:rsidR="00FD3105" w14:paraId="29342A76" w14:textId="77777777">
        <w:tblPrEx>
          <w:tblCellMar>
            <w:top w:w="0" w:type="dxa"/>
            <w:left w:w="0" w:type="dxa"/>
            <w:bottom w:w="0" w:type="dxa"/>
            <w:right w:w="0" w:type="dxa"/>
          </w:tblCellMar>
        </w:tblPrEx>
        <w:tc>
          <w:tcPr>
            <w:tcW w:w="2160" w:type="dxa"/>
            <w:tcBorders>
              <w:top w:val="nil"/>
              <w:left w:val="nil"/>
              <w:bottom w:val="nil"/>
              <w:right w:val="nil"/>
            </w:tcBorders>
          </w:tcPr>
          <w:p w14:paraId="70BAC9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8BF1B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696F865" w14:textId="77777777" w:rsidR="00FD3105" w:rsidRDefault="00FD3105"/>
        </w:tc>
        <w:tc>
          <w:tcPr>
            <w:tcW w:w="2160" w:type="dxa"/>
            <w:tcBorders>
              <w:top w:val="nil"/>
              <w:left w:val="nil"/>
              <w:bottom w:val="nil"/>
              <w:right w:val="nil"/>
            </w:tcBorders>
          </w:tcPr>
          <w:p w14:paraId="48C42E61" w14:textId="77777777" w:rsidR="00FD3105" w:rsidRDefault="00FD3105"/>
        </w:tc>
      </w:tr>
      <w:tr w:rsidR="00FD3105" w14:paraId="01467EE5" w14:textId="77777777">
        <w:tblPrEx>
          <w:tblCellMar>
            <w:top w:w="0" w:type="dxa"/>
            <w:left w:w="0" w:type="dxa"/>
            <w:bottom w:w="0" w:type="dxa"/>
            <w:right w:w="0" w:type="dxa"/>
          </w:tblCellMar>
        </w:tblPrEx>
        <w:tc>
          <w:tcPr>
            <w:tcW w:w="2160" w:type="dxa"/>
            <w:tcBorders>
              <w:top w:val="nil"/>
              <w:left w:val="nil"/>
              <w:bottom w:val="nil"/>
              <w:right w:val="nil"/>
            </w:tcBorders>
          </w:tcPr>
          <w:p w14:paraId="514DC7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FFBF83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06E0808" w14:textId="77777777" w:rsidR="00FD3105" w:rsidRDefault="00FD3105"/>
        </w:tc>
        <w:tc>
          <w:tcPr>
            <w:tcW w:w="2160" w:type="dxa"/>
            <w:tcBorders>
              <w:top w:val="nil"/>
              <w:left w:val="nil"/>
              <w:bottom w:val="nil"/>
              <w:right w:val="nil"/>
            </w:tcBorders>
          </w:tcPr>
          <w:p w14:paraId="483701A2" w14:textId="77777777" w:rsidR="00FD3105" w:rsidRDefault="00FD3105"/>
        </w:tc>
      </w:tr>
      <w:tr w:rsidR="00FD3105" w14:paraId="54D70617" w14:textId="77777777">
        <w:tblPrEx>
          <w:tblCellMar>
            <w:top w:w="0" w:type="dxa"/>
            <w:left w:w="0" w:type="dxa"/>
            <w:bottom w:w="0" w:type="dxa"/>
            <w:right w:w="0" w:type="dxa"/>
          </w:tblCellMar>
        </w:tblPrEx>
        <w:tc>
          <w:tcPr>
            <w:tcW w:w="2160" w:type="dxa"/>
            <w:tcBorders>
              <w:top w:val="nil"/>
              <w:left w:val="nil"/>
              <w:bottom w:val="nil"/>
              <w:right w:val="nil"/>
            </w:tcBorders>
          </w:tcPr>
          <w:p w14:paraId="087EBEE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16E881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86806C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D9D542" w14:textId="77777777" w:rsidR="00FD3105" w:rsidRDefault="00FD3105"/>
        </w:tc>
      </w:tr>
    </w:tbl>
    <w:p w14:paraId="58117446" w14:textId="77777777" w:rsidR="00FD3105" w:rsidRDefault="00FD3105">
      <w:pPr>
        <w:pStyle w:val="pxtbody"/>
      </w:pPr>
    </w:p>
    <w:p w14:paraId="30A68C0E" w14:textId="77777777" w:rsidR="00FD3105" w:rsidRDefault="00FD3105"/>
    <w:p w14:paraId="0057BAC6" w14:textId="77777777" w:rsidR="00FD3105" w:rsidRDefault="00FD3105">
      <w:pPr>
        <w:pStyle w:val="pxformhac"/>
        <w:spacing w:before="180"/>
        <w:jc w:val="center"/>
      </w:pPr>
      <w:r>
        <w:t xml:space="preserve">FINAL JUDGMENT </w:t>
      </w:r>
    </w:p>
    <w:p w14:paraId="40A4EE8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This action was heard after defendant's default and</w:t>
      </w:r>
    </w:p>
    <w:p w14:paraId="1260B95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possession of the following real property in </w:t>
      </w:r>
      <w:r>
        <w:rPr>
          <w:rStyle w:val="pxfinstr"/>
          <w:i/>
          <w:iCs/>
        </w:rPr>
        <w:t>[name of county]</w:t>
      </w:r>
      <w:r>
        <w:t>, Florida:</w:t>
      </w:r>
    </w:p>
    <w:p w14:paraId="23B4361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38B32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fldChar w:fldCharType="begin"/>
      </w:r>
      <w:r>
        <w:instrText>p.fl="none"</w:instrText>
      </w:r>
      <w:r>
        <w:fldChar w:fldCharType="end"/>
      </w:r>
      <w:r>
        <w:t xml:space="preserve">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with costs of $</w:t>
      </w:r>
      <w:r>
        <w:rPr>
          <w:rStyle w:val="pxfinstr"/>
          <w:i/>
          <w:iCs/>
        </w:rPr>
        <w:t>[dollar amount of costs]</w:t>
      </w:r>
      <w:r>
        <w:t xml:space="preserve"> that shall bear interest at the rate prescribed by law, for which let a writ of possession and execution issue forthwith.</w:t>
      </w:r>
    </w:p>
    <w:p w14:paraId="1E0DAF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ORDERED at </w:t>
      </w:r>
      <w:r>
        <w:rPr>
          <w:rStyle w:val="pxfinstr"/>
          <w:i/>
          <w:iCs/>
        </w:rPr>
        <w:t>[name of city]</w:t>
      </w:r>
      <w:r>
        <w:t xml:space="preserve">, Florida on </w:t>
      </w:r>
      <w:r>
        <w:rPr>
          <w:rStyle w:val="pxfinstr"/>
          <w:i/>
          <w:iCs/>
        </w:rPr>
        <w:t>[date of judgment]</w:t>
      </w:r>
      <w:r>
        <w:t>.</w:t>
      </w:r>
    </w:p>
    <w:p w14:paraId="0E160AC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EA81C6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25595E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864585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tbl.ident="I019AG2"</w:instrText>
      </w:r>
      <w:r>
        <w:fldChar w:fldCharType="end"/>
      </w:r>
      <w:r>
        <w:fldChar w:fldCharType="begin"/>
      </w:r>
      <w:r>
        <w:instrText>tbl.uuid="I01OUSP"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C9D0B5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FC9FD5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30A18C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56465A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710CFAC" w14:textId="77777777">
        <w:tblPrEx>
          <w:tblCellMar>
            <w:top w:w="0" w:type="dxa"/>
            <w:left w:w="0" w:type="dxa"/>
            <w:bottom w:w="0" w:type="dxa"/>
            <w:right w:w="0" w:type="dxa"/>
          </w:tblCellMar>
        </w:tblPrEx>
        <w:tc>
          <w:tcPr>
            <w:tcW w:w="4320" w:type="dxa"/>
            <w:tcBorders>
              <w:top w:val="nil"/>
              <w:left w:val="nil"/>
              <w:bottom w:val="nil"/>
              <w:right w:val="nil"/>
            </w:tcBorders>
          </w:tcPr>
          <w:p w14:paraId="179D75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EA690E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127A6308" w14:textId="77777777">
        <w:tblPrEx>
          <w:tblCellMar>
            <w:top w:w="0" w:type="dxa"/>
            <w:left w:w="0" w:type="dxa"/>
            <w:bottom w:w="0" w:type="dxa"/>
            <w:right w:w="0" w:type="dxa"/>
          </w:tblCellMar>
        </w:tblPrEx>
        <w:tc>
          <w:tcPr>
            <w:tcW w:w="4320" w:type="dxa"/>
            <w:tcBorders>
              <w:top w:val="nil"/>
              <w:left w:val="nil"/>
              <w:bottom w:val="nil"/>
              <w:right w:val="nil"/>
            </w:tcBorders>
          </w:tcPr>
          <w:p w14:paraId="4AFBBB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64F123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C35F355" w14:textId="77777777" w:rsidR="00FD3105" w:rsidRDefault="00FD3105">
      <w:pPr>
        <w:pStyle w:val="pxtbody"/>
      </w:pPr>
    </w:p>
    <w:p w14:paraId="3CC50462" w14:textId="77777777" w:rsidR="00FD3105" w:rsidRDefault="00FD3105"/>
    <w:p w14:paraId="6D45EADB" w14:textId="77777777" w:rsidR="00FD3105" w:rsidRDefault="00FD3105">
      <w:pPr>
        <w:pStyle w:val="pxcomnt"/>
      </w:pPr>
    </w:p>
    <w:p w14:paraId="2E4FC9CC" w14:textId="77777777" w:rsidR="00FD3105" w:rsidRDefault="00FD3105">
      <w:pPr>
        <w:pStyle w:val="pxhac"/>
        <w:spacing w:before="180"/>
        <w:jc w:val="center"/>
      </w:pPr>
      <w:r>
        <w:rPr>
          <w:rStyle w:val="pxb"/>
          <w:b/>
          <w:bCs/>
        </w:rPr>
        <w:t>Author's Comment</w:t>
      </w:r>
    </w:p>
    <w:p w14:paraId="45FD62D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Most tenant evictions result in a default. If judgment for attorney fees is sought, the requirement of </w:t>
      </w:r>
      <w:r>
        <w:rPr>
          <w:rStyle w:val="pxcc"/>
          <w:color w:val="FF0000"/>
          <w:sz w:val="20"/>
          <w:szCs w:val="20"/>
          <w:vertAlign w:val="superscript"/>
        </w:rPr>
        <w:t>►</w:t>
      </w:r>
      <w:r>
        <w:rPr>
          <w:rStyle w:val="pxcc"/>
        </w:rPr>
        <w:fldChar w:fldCharType="begin"/>
      </w:r>
      <w:r>
        <w:rPr>
          <w:rStyle w:val="pxcc"/>
        </w:rPr>
        <w:instrText>cc.ref.id="I06RHHO"</w:instrText>
      </w:r>
      <w:r>
        <w:rPr>
          <w:rStyle w:val="pxcc"/>
        </w:rPr>
        <w:fldChar w:fldCharType="end"/>
      </w:r>
      <w:r>
        <w:rPr>
          <w:rStyle w:val="pxcc"/>
        </w:rPr>
        <w:t>Florida Patient's Compensation Fund v. Rowe, 472 So. 2d 1145 (Fla. 1985) (holding modified by, Standard Guar. Ins. Co. v. Quanstrom, 555 So. 2d 828 (Fla. 1990))</w:t>
      </w:r>
      <w:r>
        <w:t xml:space="preserve"> must be complied with. See </w:t>
      </w:r>
      <w:r>
        <w:rPr>
          <w:rStyle w:val="pxx"/>
          <w:color w:val="FF0000"/>
          <w:sz w:val="20"/>
          <w:szCs w:val="20"/>
          <w:vertAlign w:val="superscript"/>
        </w:rPr>
        <w:t>►</w:t>
      </w:r>
      <w:r>
        <w:rPr>
          <w:rStyle w:val="pxx"/>
        </w:rPr>
        <w:fldChar w:fldCharType="begin"/>
      </w:r>
      <w:r>
        <w:rPr>
          <w:rStyle w:val="pxx"/>
        </w:rPr>
        <w:instrText>x.ref.id="I013K9D"</w:instrText>
      </w:r>
      <w:r>
        <w:rPr>
          <w:rStyle w:val="pxx"/>
        </w:rPr>
        <w:fldChar w:fldCharType="end"/>
      </w:r>
      <w:r>
        <w:rPr>
          <w:rStyle w:val="pxx"/>
        </w:rPr>
        <w:t>section 10:6</w:t>
      </w:r>
      <w:r>
        <w:t xml:space="preserve"> for the form of findings.</w:t>
      </w:r>
    </w:p>
    <w:p w14:paraId="24C68444" w14:textId="77777777" w:rsidR="00FD3105" w:rsidRDefault="00FD3105">
      <w:pPr>
        <w:pStyle w:val="pxs"/>
        <w:spacing w:before="180"/>
        <w:rPr>
          <w:sz w:val="27"/>
          <w:szCs w:val="27"/>
        </w:rPr>
      </w:pPr>
      <w:r>
        <w:rPr>
          <w:sz w:val="27"/>
          <w:szCs w:val="27"/>
        </w:rPr>
        <w:t>10:61. Judgment</w:t>
      </w:r>
      <w:r>
        <w:rPr>
          <w:rStyle w:val="pxsep"/>
        </w:rPr>
        <w:t xml:space="preserve">-- </w:t>
      </w:r>
      <w:r>
        <w:rPr>
          <w:sz w:val="27"/>
          <w:szCs w:val="27"/>
        </w:rPr>
        <w:t>Termination of parental rights pending adoption</w:t>
      </w:r>
    </w:p>
    <w:p w14:paraId="6ECCDF38" w14:textId="77777777" w:rsidR="00FD3105" w:rsidRDefault="00FD3105">
      <w:pPr>
        <w:pStyle w:val="pxov"/>
        <w:rPr>
          <w:vanish/>
        </w:rPr>
      </w:pPr>
      <w:r>
        <w:rPr>
          <w:vanish/>
        </w:rPr>
        <w:t>FMS</w:t>
      </w:r>
    </w:p>
    <w:p w14:paraId="449C623A" w14:textId="77777777" w:rsidR="00FD3105" w:rsidRDefault="00FD3105">
      <w:pPr>
        <w:pStyle w:val="pxov"/>
        <w:rPr>
          <w:vanish/>
        </w:rPr>
      </w:pPr>
      <w:r>
        <w:rPr>
          <w:vanish/>
        </w:rPr>
        <w:t>FAM</w:t>
      </w:r>
    </w:p>
    <w:p w14:paraId="3E7120B7" w14:textId="77777777" w:rsidR="00FD3105" w:rsidRDefault="00FD3105">
      <w:pPr>
        <w:pStyle w:val="pxov"/>
        <w:rPr>
          <w:vanish/>
        </w:rPr>
      </w:pPr>
      <w:r>
        <w:rPr>
          <w:vanish/>
        </w:rPr>
        <w:t>ADP</w:t>
      </w:r>
    </w:p>
    <w:p w14:paraId="1500D790" w14:textId="77777777" w:rsidR="00FD3105" w:rsidRDefault="00FD3105">
      <w:pPr>
        <w:pStyle w:val="pxov"/>
        <w:rPr>
          <w:vanish/>
        </w:rPr>
      </w:pPr>
      <w:r>
        <w:rPr>
          <w:vanish/>
        </w:rPr>
        <w:t>LCV</w:t>
      </w:r>
    </w:p>
    <w:p w14:paraId="5C5A62F0" w14:textId="77777777" w:rsidR="00FD3105" w:rsidRDefault="00FD3105">
      <w:pPr>
        <w:pStyle w:val="pxov"/>
        <w:rPr>
          <w:vanish/>
        </w:rPr>
      </w:pPr>
      <w:r>
        <w:rPr>
          <w:vanish/>
        </w:rPr>
        <w:t>LSC</w:t>
      </w:r>
    </w:p>
    <w:p w14:paraId="129270CD" w14:textId="77777777" w:rsidR="00FD3105" w:rsidRDefault="00FD3105">
      <w:pPr>
        <w:pStyle w:val="pxov"/>
        <w:rPr>
          <w:vanish/>
        </w:rPr>
      </w:pPr>
      <w:r>
        <w:rPr>
          <w:vanish/>
        </w:rPr>
        <w:t>LS7</w:t>
      </w:r>
    </w:p>
    <w:p w14:paraId="16FE1342" w14:textId="77777777" w:rsidR="00FD3105" w:rsidRDefault="00FD3105">
      <w:pPr>
        <w:pStyle w:val="pxov"/>
        <w:rPr>
          <w:vanish/>
        </w:rPr>
      </w:pPr>
      <w:r>
        <w:rPr>
          <w:vanish/>
        </w:rPr>
        <w:t>FCV</w:t>
      </w:r>
    </w:p>
    <w:p w14:paraId="2C3599F4" w14:textId="77777777" w:rsidR="00FD3105" w:rsidRDefault="00FD3105">
      <w:pPr>
        <w:pStyle w:val="pxov"/>
        <w:rPr>
          <w:vanish/>
        </w:rPr>
      </w:pPr>
      <w:r>
        <w:rPr>
          <w:vanish/>
        </w:rPr>
        <w:t>FLG</w:t>
      </w:r>
    </w:p>
    <w:p w14:paraId="1F5FEA5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form.fid="I72de96e09fed11dfbf230000837214a9"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DAE47D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tbl.ident="I05BXV5"</w:instrText>
      </w:r>
      <w:r>
        <w:fldChar w:fldCharType="end"/>
      </w:r>
      <w:r>
        <w:fldChar w:fldCharType="begin"/>
      </w:r>
      <w:r>
        <w:instrText>tbl.uuid="I056EEO"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2064E4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6F5F7D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4531210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colspec.colwidth="67*"</w:instrText>
      </w:r>
      <w:r>
        <w:fldChar w:fldCharType="end"/>
      </w:r>
    </w:p>
    <w:p w14:paraId="08CE1A4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colspec.colwidth="5*"</w:instrText>
      </w:r>
      <w:r>
        <w:fldChar w:fldCharType="end"/>
      </w:r>
    </w:p>
    <w:p w14:paraId="65D23FB3"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9FCC98E" w14:textId="77777777">
        <w:tblPrEx>
          <w:tblCellMar>
            <w:top w:w="0" w:type="dxa"/>
            <w:left w:w="0" w:type="dxa"/>
            <w:bottom w:w="0" w:type="dxa"/>
            <w:right w:w="0" w:type="dxa"/>
          </w:tblCellMar>
        </w:tblPrEx>
        <w:tc>
          <w:tcPr>
            <w:tcW w:w="2880" w:type="dxa"/>
            <w:tcBorders>
              <w:top w:val="nil"/>
              <w:left w:val="nil"/>
              <w:bottom w:val="nil"/>
              <w:right w:val="nil"/>
            </w:tcBorders>
          </w:tcPr>
          <w:p w14:paraId="4DE29B2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w:t>
            </w:r>
          </w:p>
        </w:tc>
        <w:tc>
          <w:tcPr>
            <w:tcW w:w="2880" w:type="dxa"/>
            <w:tcBorders>
              <w:top w:val="nil"/>
              <w:left w:val="nil"/>
              <w:bottom w:val="nil"/>
              <w:right w:val="nil"/>
            </w:tcBorders>
          </w:tcPr>
          <w:p w14:paraId="096815C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918DD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6E76E335" w14:textId="77777777">
        <w:tblPrEx>
          <w:tblCellMar>
            <w:top w:w="0" w:type="dxa"/>
            <w:left w:w="0" w:type="dxa"/>
            <w:bottom w:w="0" w:type="dxa"/>
            <w:right w:w="0" w:type="dxa"/>
          </w:tblCellMar>
        </w:tblPrEx>
        <w:tc>
          <w:tcPr>
            <w:tcW w:w="2880" w:type="dxa"/>
            <w:tcBorders>
              <w:top w:val="nil"/>
              <w:left w:val="nil"/>
              <w:bottom w:val="nil"/>
              <w:right w:val="nil"/>
            </w:tcBorders>
          </w:tcPr>
          <w:p w14:paraId="01CD1D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TERMINATION OF PARENTAL</w:t>
            </w:r>
          </w:p>
        </w:tc>
        <w:tc>
          <w:tcPr>
            <w:tcW w:w="2880" w:type="dxa"/>
            <w:tcBorders>
              <w:top w:val="nil"/>
              <w:left w:val="nil"/>
              <w:bottom w:val="nil"/>
              <w:right w:val="nil"/>
            </w:tcBorders>
          </w:tcPr>
          <w:p w14:paraId="34FA84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09B13625" w14:textId="77777777" w:rsidR="00FD3105" w:rsidRDefault="00FD3105"/>
        </w:tc>
      </w:tr>
      <w:tr w:rsidR="00FD3105" w14:paraId="4674B67B" w14:textId="77777777">
        <w:tblPrEx>
          <w:tblCellMar>
            <w:top w:w="0" w:type="dxa"/>
            <w:left w:w="0" w:type="dxa"/>
            <w:bottom w:w="0" w:type="dxa"/>
            <w:right w:w="0" w:type="dxa"/>
          </w:tblCellMar>
        </w:tblPrEx>
        <w:tc>
          <w:tcPr>
            <w:tcW w:w="2880" w:type="dxa"/>
            <w:tcBorders>
              <w:top w:val="nil"/>
              <w:left w:val="nil"/>
              <w:bottom w:val="nil"/>
              <w:right w:val="nil"/>
            </w:tcBorders>
          </w:tcPr>
          <w:p w14:paraId="61F76A2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RIGHTS FOR PROPOSED</w:t>
            </w:r>
          </w:p>
        </w:tc>
        <w:tc>
          <w:tcPr>
            <w:tcW w:w="2880" w:type="dxa"/>
            <w:tcBorders>
              <w:top w:val="nil"/>
              <w:left w:val="nil"/>
              <w:bottom w:val="nil"/>
              <w:right w:val="nil"/>
            </w:tcBorders>
          </w:tcPr>
          <w:p w14:paraId="6BB13F5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9D834F8" w14:textId="77777777" w:rsidR="00FD3105" w:rsidRDefault="00FD3105"/>
        </w:tc>
      </w:tr>
      <w:tr w:rsidR="00FD3105" w14:paraId="75CB9247" w14:textId="77777777">
        <w:tblPrEx>
          <w:tblCellMar>
            <w:top w:w="0" w:type="dxa"/>
            <w:left w:w="0" w:type="dxa"/>
            <w:bottom w:w="0" w:type="dxa"/>
            <w:right w:w="0" w:type="dxa"/>
          </w:tblCellMar>
        </w:tblPrEx>
        <w:tc>
          <w:tcPr>
            <w:tcW w:w="2880" w:type="dxa"/>
            <w:tcBorders>
              <w:top w:val="nil"/>
              <w:left w:val="nil"/>
              <w:bottom w:val="nil"/>
              <w:right w:val="nil"/>
            </w:tcBorders>
          </w:tcPr>
          <w:p w14:paraId="068962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ADOPTION OF </w:t>
            </w:r>
            <w:r>
              <w:rPr>
                <w:rStyle w:val="pxfinstr"/>
                <w:i/>
                <w:iCs/>
              </w:rPr>
              <w:t>[NAME OF CHILD]</w:t>
            </w:r>
            <w:r>
              <w:rPr>
                <w:rStyle w:val="pxrowentry"/>
              </w:rPr>
              <w:t xml:space="preserve">, </w:t>
            </w:r>
          </w:p>
        </w:tc>
        <w:tc>
          <w:tcPr>
            <w:tcW w:w="2880" w:type="dxa"/>
            <w:tcBorders>
              <w:top w:val="nil"/>
              <w:left w:val="nil"/>
              <w:bottom w:val="nil"/>
              <w:right w:val="nil"/>
            </w:tcBorders>
          </w:tcPr>
          <w:p w14:paraId="5FA21A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8E6B571" w14:textId="77777777" w:rsidR="00FD3105" w:rsidRDefault="00FD3105"/>
        </w:tc>
      </w:tr>
      <w:tr w:rsidR="00FD3105" w14:paraId="0165AAF4" w14:textId="77777777">
        <w:tblPrEx>
          <w:tblCellMar>
            <w:top w:w="0" w:type="dxa"/>
            <w:left w:w="0" w:type="dxa"/>
            <w:bottom w:w="0" w:type="dxa"/>
            <w:right w:w="0" w:type="dxa"/>
          </w:tblCellMar>
        </w:tblPrEx>
        <w:tc>
          <w:tcPr>
            <w:tcW w:w="2880" w:type="dxa"/>
            <w:tcBorders>
              <w:top w:val="nil"/>
              <w:left w:val="nil"/>
              <w:bottom w:val="nil"/>
              <w:right w:val="nil"/>
            </w:tcBorders>
          </w:tcPr>
          <w:p w14:paraId="1DB7B3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MINOR CHILD.</w:t>
            </w:r>
          </w:p>
        </w:tc>
        <w:tc>
          <w:tcPr>
            <w:tcW w:w="2880" w:type="dxa"/>
            <w:tcBorders>
              <w:top w:val="nil"/>
              <w:left w:val="nil"/>
              <w:bottom w:val="nil"/>
              <w:right w:val="nil"/>
            </w:tcBorders>
          </w:tcPr>
          <w:p w14:paraId="2B5B78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F35E380" w14:textId="77777777" w:rsidR="00FD3105" w:rsidRDefault="00FD3105"/>
        </w:tc>
      </w:tr>
    </w:tbl>
    <w:p w14:paraId="345BF316" w14:textId="77777777" w:rsidR="00FD3105" w:rsidRDefault="00FD3105">
      <w:pPr>
        <w:pStyle w:val="pxtbody"/>
      </w:pPr>
    </w:p>
    <w:p w14:paraId="46895F6C" w14:textId="77777777" w:rsidR="00FD3105" w:rsidRDefault="00FD3105"/>
    <w:p w14:paraId="1F1E7BB4" w14:textId="77777777" w:rsidR="00FD3105" w:rsidRDefault="00FD3105">
      <w:pPr>
        <w:pStyle w:val="pxformhac"/>
        <w:spacing w:before="180"/>
        <w:jc w:val="center"/>
      </w:pPr>
      <w:r>
        <w:t xml:space="preserve">FINAL JUDGMENT </w:t>
      </w:r>
    </w:p>
    <w:p w14:paraId="6F7C72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This action was heard on the petition to terminate parental rights pending adoption of </w:t>
      </w:r>
      <w:r>
        <w:rPr>
          <w:rStyle w:val="pxfinstr"/>
          <w:i/>
          <w:iCs/>
        </w:rPr>
        <w:t>[NAME OF MINOR]</w:t>
      </w:r>
      <w:r>
        <w:t xml:space="preserve"> and the court finds by clear and convincing evidence that all persons required to give a consent under </w:t>
      </w:r>
      <w:r>
        <w:rPr>
          <w:rStyle w:val="pxst"/>
          <w:color w:val="FF0000"/>
          <w:sz w:val="20"/>
          <w:szCs w:val="20"/>
          <w:vertAlign w:val="superscript"/>
        </w:rPr>
        <w:t>►</w:t>
      </w:r>
      <w:r>
        <w:rPr>
          <w:rStyle w:val="pxst"/>
        </w:rPr>
        <w:fldChar w:fldCharType="begin"/>
      </w:r>
      <w:r>
        <w:rPr>
          <w:rStyle w:val="pxst"/>
        </w:rPr>
        <w:instrText>st.ref.id="I03W3GQ"</w:instrText>
      </w:r>
      <w:r>
        <w:rPr>
          <w:rStyle w:val="pxst"/>
        </w:rPr>
        <w:fldChar w:fldCharType="end"/>
      </w:r>
      <w:r>
        <w:rPr>
          <w:rStyle w:val="pxst"/>
          <w:vanish/>
        </w:rPr>
        <w:t>&amp;s;</w:t>
      </w:r>
      <w:r>
        <w:rPr>
          <w:rStyle w:val="pxvis"/>
          <w:rFonts w:ascii="Times NewRoman" w:hAnsi="Times NewRoman"/>
          <w:b w:val="0"/>
          <w:sz w:val="24"/>
        </w:rPr>
        <w:t>§</w:t>
      </w:r>
      <w:r>
        <w:rPr>
          <w:rStyle w:val="pxst"/>
        </w:rPr>
        <w:t>63.062 Florida Statutes</w:t>
      </w:r>
      <w:r>
        <w:t xml:space="preserve"> have executed a valid consent obtained in accordance with the requirements of </w:t>
      </w:r>
      <w:r>
        <w:rPr>
          <w:rStyle w:val="pxst"/>
          <w:color w:val="FF0000"/>
          <w:sz w:val="20"/>
          <w:szCs w:val="20"/>
          <w:vertAlign w:val="superscript"/>
        </w:rPr>
        <w:t>►</w:t>
      </w:r>
      <w:r>
        <w:rPr>
          <w:rStyle w:val="pxst"/>
        </w:rPr>
        <w:fldChar w:fldCharType="begin"/>
      </w:r>
      <w:r>
        <w:rPr>
          <w:rStyle w:val="pxst"/>
        </w:rPr>
        <w:instrText>st.ref.id="I03W3GT"</w:instrText>
      </w:r>
      <w:r>
        <w:rPr>
          <w:rStyle w:val="pxst"/>
        </w:rPr>
        <w:fldChar w:fldCharType="end"/>
      </w:r>
      <w:r>
        <w:rPr>
          <w:rStyle w:val="pxst"/>
        </w:rPr>
        <w:t>Chapter 63 Florida Statutes</w:t>
      </w:r>
      <w:r>
        <w:t xml:space="preserve"> and have been properly served with notice of the petition and this hearing and have abandoned the minor child that is the subject of this proceeding and have made no provision for the child's support although they are able to do so and have made little or no effort to communicate with the child and the situation is sufficient to evince an intent to reject parental responsibilities so</w:t>
      </w:r>
    </w:p>
    <w:p w14:paraId="144F9D9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IT IS ADJUDGED that:</w:t>
      </w:r>
    </w:p>
    <w:p w14:paraId="4D5E90B0" w14:textId="77777777" w:rsidR="00FD3105" w:rsidRDefault="00FD3105">
      <w:pPr>
        <w:pStyle w:val="pxformfl"/>
        <w:ind w:left="500"/>
      </w:pPr>
      <w:r>
        <w:t xml:space="preserve"> </w:t>
      </w:r>
    </w:p>
    <w:p w14:paraId="3FE1850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9BA51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The parental rights of </w:t>
      </w:r>
      <w:r>
        <w:rPr>
          <w:rStyle w:val="pxfinstr"/>
          <w:i/>
          <w:iCs/>
        </w:rPr>
        <w:t>[NAMES OF PARENTS]</w:t>
      </w:r>
      <w:r>
        <w:t xml:space="preserve"> over the child named </w:t>
      </w:r>
      <w:r>
        <w:rPr>
          <w:rStyle w:val="pxfinstr"/>
          <w:i/>
          <w:iCs/>
        </w:rPr>
        <w:t>[NAME OF CHILD]</w:t>
      </w:r>
      <w:r>
        <w:t xml:space="preserve"> are terminated.</w:t>
      </w:r>
    </w:p>
    <w:p w14:paraId="0BC6960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C75A7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natural parents shall have no further parental claim concerning the minor child.</w:t>
      </w:r>
    </w:p>
    <w:p w14:paraId="28AFDAE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D6E2F2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petition for adoption may be filed by the adoptive parents forthwith.</w:t>
      </w:r>
    </w:p>
    <w:p w14:paraId="0712E2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ORDERED at </w:t>
      </w:r>
      <w:r>
        <w:rPr>
          <w:rStyle w:val="pxfinstr"/>
          <w:i/>
          <w:iCs/>
        </w:rPr>
        <w:t>[name of city]</w:t>
      </w:r>
      <w:r>
        <w:t xml:space="preserve">, Florida on </w:t>
      </w:r>
      <w:r>
        <w:rPr>
          <w:rStyle w:val="pxfinstr"/>
          <w:i/>
          <w:iCs/>
        </w:rPr>
        <w:t>[date of judgment]</w:t>
      </w:r>
      <w:r>
        <w:t>.</w:t>
      </w:r>
    </w:p>
    <w:p w14:paraId="7A9955B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77A850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24F44D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6102B38"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tbl.uuid="I01OWC7"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556D1A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EB579A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309369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381065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B408A41" w14:textId="77777777">
        <w:tblPrEx>
          <w:tblCellMar>
            <w:top w:w="0" w:type="dxa"/>
            <w:left w:w="0" w:type="dxa"/>
            <w:bottom w:w="0" w:type="dxa"/>
            <w:right w:w="0" w:type="dxa"/>
          </w:tblCellMar>
        </w:tblPrEx>
        <w:tc>
          <w:tcPr>
            <w:tcW w:w="4320" w:type="dxa"/>
            <w:tcBorders>
              <w:top w:val="nil"/>
              <w:left w:val="nil"/>
              <w:bottom w:val="nil"/>
              <w:right w:val="nil"/>
            </w:tcBorders>
          </w:tcPr>
          <w:p w14:paraId="17DE1C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EE967D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604A47A" w14:textId="77777777" w:rsidR="00FD3105" w:rsidRDefault="00FD3105">
      <w:pPr>
        <w:pStyle w:val="pxtbody"/>
      </w:pPr>
    </w:p>
    <w:p w14:paraId="4B268D06" w14:textId="77777777" w:rsidR="00FD3105" w:rsidRDefault="00FD3105"/>
    <w:p w14:paraId="20FCFB92" w14:textId="77777777" w:rsidR="00FD3105" w:rsidRDefault="00FD3105">
      <w:pPr>
        <w:pStyle w:val="pxcomnt"/>
      </w:pPr>
    </w:p>
    <w:p w14:paraId="244BC218" w14:textId="77777777" w:rsidR="00FD3105" w:rsidRDefault="00FD3105">
      <w:pPr>
        <w:pStyle w:val="pxhac"/>
        <w:spacing w:before="180"/>
        <w:jc w:val="center"/>
      </w:pPr>
      <w:r>
        <w:rPr>
          <w:rStyle w:val="pxb"/>
          <w:b/>
          <w:bCs/>
        </w:rPr>
        <w:t>Author's Comment</w:t>
      </w:r>
    </w:p>
    <w:p w14:paraId="0961D31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st.ref.id="I048XLX"</w:instrText>
      </w:r>
      <w:r>
        <w:rPr>
          <w:rStyle w:val="pxst"/>
        </w:rPr>
        <w:fldChar w:fldCharType="end"/>
      </w:r>
      <w:r>
        <w:rPr>
          <w:rStyle w:val="pxst"/>
          <w:vanish/>
        </w:rPr>
        <w:t>&amp;s;</w:t>
      </w:r>
      <w:r>
        <w:rPr>
          <w:rStyle w:val="pxvis"/>
          <w:rFonts w:ascii="Times NewRoman" w:hAnsi="Times NewRoman"/>
          <w:b w:val="0"/>
          <w:sz w:val="24"/>
        </w:rPr>
        <w:t>§</w:t>
      </w:r>
      <w:r>
        <w:rPr>
          <w:rStyle w:val="pxst"/>
        </w:rPr>
        <w:t>63.089(6)(a), Fla. Stat.</w:t>
      </w:r>
      <w:r>
        <w:t xml:space="preserve">; </w:t>
      </w:r>
      <w:r>
        <w:rPr>
          <w:rStyle w:val="pxst"/>
          <w:color w:val="FF0000"/>
          <w:sz w:val="20"/>
          <w:szCs w:val="20"/>
          <w:vertAlign w:val="superscript"/>
        </w:rPr>
        <w:t>►</w:t>
      </w:r>
      <w:r>
        <w:rPr>
          <w:rStyle w:val="pxst"/>
        </w:rPr>
        <w:fldChar w:fldCharType="begin"/>
      </w:r>
      <w:r>
        <w:rPr>
          <w:rStyle w:val="pxst"/>
        </w:rPr>
        <w:instrText>st.ref.id="I048X92"</w:instrText>
      </w:r>
      <w:r>
        <w:rPr>
          <w:rStyle w:val="pxst"/>
        </w:rPr>
        <w:fldChar w:fldCharType="end"/>
      </w:r>
      <w:r>
        <w:rPr>
          <w:rStyle w:val="pxst"/>
          <w:vanish/>
        </w:rPr>
        <w:t>&amp;s;</w:t>
      </w:r>
      <w:r>
        <w:rPr>
          <w:rStyle w:val="pxvis"/>
          <w:rFonts w:ascii="Times NewRoman" w:hAnsi="Times NewRoman"/>
          <w:b w:val="0"/>
          <w:sz w:val="24"/>
        </w:rPr>
        <w:t>§</w:t>
      </w:r>
      <w:r>
        <w:rPr>
          <w:rStyle w:val="pxst"/>
        </w:rPr>
        <w:t>63.102(3), Fla. Stat.</w:t>
      </w:r>
    </w:p>
    <w:p w14:paraId="08EBA798" w14:textId="77777777" w:rsidR="00FD3105" w:rsidRDefault="00FD3105">
      <w:pPr>
        <w:pStyle w:val="pxs"/>
        <w:spacing w:before="180"/>
        <w:rPr>
          <w:sz w:val="27"/>
          <w:szCs w:val="27"/>
        </w:rPr>
      </w:pPr>
      <w:r>
        <w:rPr>
          <w:sz w:val="27"/>
          <w:szCs w:val="27"/>
        </w:rPr>
        <w:t>10:62. Judgment</w:t>
      </w:r>
      <w:r>
        <w:rPr>
          <w:rStyle w:val="pxsep"/>
        </w:rPr>
        <w:t xml:space="preserve">-- </w:t>
      </w:r>
      <w:r>
        <w:rPr>
          <w:sz w:val="27"/>
          <w:szCs w:val="27"/>
        </w:rPr>
        <w:t>Third-party claim after levy</w:t>
      </w:r>
    </w:p>
    <w:p w14:paraId="53893953" w14:textId="77777777" w:rsidR="00FD3105" w:rsidRDefault="00FD3105">
      <w:pPr>
        <w:pStyle w:val="pxov"/>
        <w:rPr>
          <w:vanish/>
        </w:rPr>
      </w:pPr>
      <w:r>
        <w:rPr>
          <w:vanish/>
        </w:rPr>
        <w:t>FMS</w:t>
      </w:r>
    </w:p>
    <w:p w14:paraId="52690D74" w14:textId="77777777" w:rsidR="00FD3105" w:rsidRDefault="00FD3105">
      <w:pPr>
        <w:pStyle w:val="pxov"/>
        <w:rPr>
          <w:vanish/>
        </w:rPr>
      </w:pPr>
      <w:r>
        <w:rPr>
          <w:vanish/>
        </w:rPr>
        <w:t>LCV</w:t>
      </w:r>
    </w:p>
    <w:p w14:paraId="2335EEFD" w14:textId="77777777" w:rsidR="00FD3105" w:rsidRDefault="00FD3105">
      <w:pPr>
        <w:pStyle w:val="pxov"/>
        <w:rPr>
          <w:vanish/>
        </w:rPr>
      </w:pPr>
      <w:r>
        <w:rPr>
          <w:vanish/>
        </w:rPr>
        <w:t>LSC</w:t>
      </w:r>
    </w:p>
    <w:p w14:paraId="671E1D33" w14:textId="77777777" w:rsidR="00FD3105" w:rsidRDefault="00FD3105">
      <w:pPr>
        <w:pStyle w:val="pxov"/>
        <w:rPr>
          <w:vanish/>
        </w:rPr>
      </w:pPr>
      <w:r>
        <w:rPr>
          <w:vanish/>
        </w:rPr>
        <w:t>LS7</w:t>
      </w:r>
    </w:p>
    <w:p w14:paraId="09531DB3" w14:textId="77777777" w:rsidR="00FD3105" w:rsidRDefault="00FD3105">
      <w:pPr>
        <w:pStyle w:val="pxov"/>
        <w:rPr>
          <w:vanish/>
        </w:rPr>
      </w:pPr>
      <w:r>
        <w:rPr>
          <w:vanish/>
        </w:rPr>
        <w:t>REL</w:t>
      </w:r>
    </w:p>
    <w:p w14:paraId="54A70C48" w14:textId="77777777" w:rsidR="00FD3105" w:rsidRDefault="00FD3105">
      <w:pPr>
        <w:pStyle w:val="pxov"/>
        <w:rPr>
          <w:vanish/>
        </w:rPr>
      </w:pPr>
      <w:r>
        <w:rPr>
          <w:vanish/>
        </w:rPr>
        <w:t>RTD</w:t>
      </w:r>
    </w:p>
    <w:p w14:paraId="278EFF19" w14:textId="77777777" w:rsidR="00FD3105" w:rsidRDefault="00FD3105">
      <w:pPr>
        <w:pStyle w:val="pxov"/>
        <w:rPr>
          <w:vanish/>
        </w:rPr>
      </w:pPr>
      <w:r>
        <w:rPr>
          <w:vanish/>
        </w:rPr>
        <w:t>FCV</w:t>
      </w:r>
    </w:p>
    <w:p w14:paraId="33DD2CDD" w14:textId="77777777" w:rsidR="00FD3105" w:rsidRDefault="00FD3105">
      <w:pPr>
        <w:pStyle w:val="pxov"/>
        <w:rPr>
          <w:vanish/>
        </w:rPr>
      </w:pPr>
      <w:r>
        <w:rPr>
          <w:vanish/>
        </w:rPr>
        <w:t>FLG</w:t>
      </w:r>
    </w:p>
    <w:p w14:paraId="470ED86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form.fid="I72e06ba09fed11dfbf230000837214a9"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F90B12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tbl.ident="I023VP5"</w:instrText>
      </w:r>
      <w:r>
        <w:fldChar w:fldCharType="end"/>
      </w:r>
      <w:r>
        <w:fldChar w:fldCharType="begin"/>
      </w:r>
      <w:r>
        <w:instrText>tbl.uuid="I02LQNM"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CE8CE7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A45153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74B364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B6EC34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345263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ED8267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2C5CCE1" w14:textId="77777777">
        <w:tblPrEx>
          <w:tblCellMar>
            <w:top w:w="0" w:type="dxa"/>
            <w:left w:w="0" w:type="dxa"/>
            <w:bottom w:w="0" w:type="dxa"/>
            <w:right w:w="0" w:type="dxa"/>
          </w:tblCellMar>
        </w:tblPrEx>
        <w:tc>
          <w:tcPr>
            <w:tcW w:w="2160" w:type="dxa"/>
            <w:tcBorders>
              <w:top w:val="nil"/>
              <w:left w:val="nil"/>
              <w:bottom w:val="nil"/>
              <w:right w:val="nil"/>
            </w:tcBorders>
          </w:tcPr>
          <w:p w14:paraId="45492B5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311007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E4C07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CADE7B" w14:textId="77777777" w:rsidR="00FD3105" w:rsidRDefault="00FD3105"/>
        </w:tc>
      </w:tr>
      <w:tr w:rsidR="00FD3105" w14:paraId="26C92646" w14:textId="77777777">
        <w:tblPrEx>
          <w:tblCellMar>
            <w:top w:w="0" w:type="dxa"/>
            <w:left w:w="0" w:type="dxa"/>
            <w:bottom w:w="0" w:type="dxa"/>
            <w:right w:w="0" w:type="dxa"/>
          </w:tblCellMar>
        </w:tblPrEx>
        <w:tc>
          <w:tcPr>
            <w:tcW w:w="2160" w:type="dxa"/>
            <w:tcBorders>
              <w:top w:val="nil"/>
              <w:left w:val="nil"/>
              <w:bottom w:val="nil"/>
              <w:right w:val="nil"/>
            </w:tcBorders>
          </w:tcPr>
          <w:p w14:paraId="2951B6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ED0094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DFFC90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D0A14E" w14:textId="77777777" w:rsidR="00FD3105" w:rsidRDefault="00FD3105"/>
        </w:tc>
      </w:tr>
      <w:tr w:rsidR="00FD3105" w14:paraId="12191BD7" w14:textId="77777777">
        <w:tblPrEx>
          <w:tblCellMar>
            <w:top w:w="0" w:type="dxa"/>
            <w:left w:w="0" w:type="dxa"/>
            <w:bottom w:w="0" w:type="dxa"/>
            <w:right w:w="0" w:type="dxa"/>
          </w:tblCellMar>
        </w:tblPrEx>
        <w:tc>
          <w:tcPr>
            <w:tcW w:w="2160" w:type="dxa"/>
            <w:tcBorders>
              <w:top w:val="nil"/>
              <w:left w:val="nil"/>
              <w:bottom w:val="nil"/>
              <w:right w:val="nil"/>
            </w:tcBorders>
          </w:tcPr>
          <w:p w14:paraId="0DCE055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3B010D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4828BA2" w14:textId="77777777" w:rsidR="00FD3105" w:rsidRDefault="00FD3105"/>
        </w:tc>
        <w:tc>
          <w:tcPr>
            <w:tcW w:w="2160" w:type="dxa"/>
            <w:tcBorders>
              <w:top w:val="nil"/>
              <w:left w:val="nil"/>
              <w:bottom w:val="nil"/>
              <w:right w:val="nil"/>
            </w:tcBorders>
          </w:tcPr>
          <w:p w14:paraId="1F336792" w14:textId="77777777" w:rsidR="00FD3105" w:rsidRDefault="00FD3105"/>
        </w:tc>
      </w:tr>
      <w:tr w:rsidR="00FD3105" w14:paraId="10DC3CD8" w14:textId="77777777">
        <w:tblPrEx>
          <w:tblCellMar>
            <w:top w:w="0" w:type="dxa"/>
            <w:left w:w="0" w:type="dxa"/>
            <w:bottom w:w="0" w:type="dxa"/>
            <w:right w:w="0" w:type="dxa"/>
          </w:tblCellMar>
        </w:tblPrEx>
        <w:tc>
          <w:tcPr>
            <w:tcW w:w="2160" w:type="dxa"/>
            <w:tcBorders>
              <w:top w:val="nil"/>
              <w:left w:val="nil"/>
              <w:bottom w:val="nil"/>
              <w:right w:val="nil"/>
            </w:tcBorders>
          </w:tcPr>
          <w:p w14:paraId="684DCB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B8DFA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0C3C5D3" w14:textId="77777777" w:rsidR="00FD3105" w:rsidRDefault="00FD3105"/>
        </w:tc>
        <w:tc>
          <w:tcPr>
            <w:tcW w:w="2160" w:type="dxa"/>
            <w:tcBorders>
              <w:top w:val="nil"/>
              <w:left w:val="nil"/>
              <w:bottom w:val="nil"/>
              <w:right w:val="nil"/>
            </w:tcBorders>
          </w:tcPr>
          <w:p w14:paraId="518906F1" w14:textId="77777777" w:rsidR="00FD3105" w:rsidRDefault="00FD3105"/>
        </w:tc>
      </w:tr>
      <w:tr w:rsidR="00FD3105" w14:paraId="542CA414" w14:textId="77777777">
        <w:tblPrEx>
          <w:tblCellMar>
            <w:top w:w="0" w:type="dxa"/>
            <w:left w:w="0" w:type="dxa"/>
            <w:bottom w:w="0" w:type="dxa"/>
            <w:right w:w="0" w:type="dxa"/>
          </w:tblCellMar>
        </w:tblPrEx>
        <w:tc>
          <w:tcPr>
            <w:tcW w:w="2160" w:type="dxa"/>
            <w:tcBorders>
              <w:top w:val="nil"/>
              <w:left w:val="nil"/>
              <w:bottom w:val="nil"/>
              <w:right w:val="nil"/>
            </w:tcBorders>
          </w:tcPr>
          <w:p w14:paraId="6C16F68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7FC342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16A262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472393" w14:textId="77777777" w:rsidR="00FD3105" w:rsidRDefault="00FD3105"/>
        </w:tc>
      </w:tr>
    </w:tbl>
    <w:p w14:paraId="4F9F7FC3" w14:textId="77777777" w:rsidR="00FD3105" w:rsidRDefault="00FD3105">
      <w:pPr>
        <w:pStyle w:val="pxtbody"/>
      </w:pPr>
    </w:p>
    <w:p w14:paraId="34F53647" w14:textId="77777777" w:rsidR="00FD3105" w:rsidRDefault="00FD3105"/>
    <w:p w14:paraId="3E3024D9" w14:textId="77777777" w:rsidR="00FD3105" w:rsidRDefault="00FD3105">
      <w:pPr>
        <w:pStyle w:val="pxformhac"/>
        <w:spacing w:before="180"/>
        <w:jc w:val="center"/>
      </w:pPr>
      <w:r>
        <w:t xml:space="preserve">FINAL JUDGMENT </w:t>
      </w:r>
    </w:p>
    <w:p w14:paraId="580277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This action was heard on the third-party claim of </w:t>
      </w:r>
      <w:r>
        <w:rPr>
          <w:rStyle w:val="pxfinstr"/>
          <w:i/>
          <w:iCs/>
        </w:rPr>
        <w:t>[name of party]</w:t>
      </w:r>
      <w:r>
        <w:t xml:space="preserve"> to property levied on by the Sheriff of </w:t>
      </w:r>
      <w:r>
        <w:rPr>
          <w:rStyle w:val="pxfinstr"/>
          <w:i/>
          <w:iCs/>
        </w:rPr>
        <w:t>[name of county]</w:t>
      </w:r>
      <w:r>
        <w:t>, Florida. Pursuant to the verdict rendered in this action</w:t>
      </w:r>
    </w:p>
    <w:p w14:paraId="71B3B9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IT IS ADJUDGED that:</w:t>
      </w:r>
    </w:p>
    <w:p w14:paraId="16E4DEB5" w14:textId="77777777" w:rsidR="00FD3105" w:rsidRDefault="00FD3105">
      <w:pPr>
        <w:pStyle w:val="pxformfl"/>
        <w:ind w:left="500"/>
      </w:pPr>
      <w:r>
        <w:t xml:space="preserve"> </w:t>
      </w:r>
    </w:p>
    <w:p w14:paraId="6540866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77187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The property described in third-party claimant's affidavit:</w:t>
      </w:r>
    </w:p>
    <w:p w14:paraId="596217F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233DD584" w14:textId="77777777" w:rsidR="00FD3105" w:rsidRDefault="00FD3105">
      <w:pPr>
        <w:pStyle w:val="pxformcp"/>
      </w:pPr>
      <w:r>
        <w:t xml:space="preserve">is the property of defendant </w:t>
      </w:r>
      <w:r>
        <w:rPr>
          <w:rStyle w:val="pxfinstr"/>
          <w:i/>
          <w:iCs/>
        </w:rPr>
        <w:t>[NAME OF DEFENDANT]</w:t>
      </w:r>
      <w:r>
        <w:t xml:space="preserve"> and subject to execution.</w:t>
      </w:r>
    </w:p>
    <w:p w14:paraId="1634F5A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8C1EE0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third-party claimant </w:t>
      </w:r>
      <w:r>
        <w:rPr>
          <w:rStyle w:val="pxfinstr"/>
          <w:i/>
          <w:iCs/>
        </w:rPr>
        <w:t>[NAME OF THIRD-PARTY]</w:t>
      </w:r>
      <w:r>
        <w:t xml:space="preserve"> </w:t>
      </w:r>
      <w:r>
        <w:rPr>
          <w:rStyle w:val="pxfinstr"/>
          <w:i/>
          <w:iCs/>
        </w:rPr>
        <w:t>[OPTIONAL:, whose address is [address of third-party] and the last four digits of Social Security number are [last four numbers of Social Security number],]</w:t>
      </w:r>
      <w:r>
        <w:t xml:space="preserve"> and claimant's surety </w:t>
      </w:r>
      <w:r>
        <w:rPr>
          <w:rStyle w:val="pxfinstr"/>
          <w:i/>
          <w:iCs/>
        </w:rPr>
        <w:t>[name of surety]</w:t>
      </w:r>
      <w:r>
        <w:t xml:space="preserve"> the sum of $</w:t>
      </w:r>
      <w:r>
        <w:rPr>
          <w:rStyle w:val="pxfinstr"/>
          <w:i/>
          <w:iCs/>
        </w:rPr>
        <w:t>[dollar amount of property]</w:t>
      </w:r>
      <w:r>
        <w:t xml:space="preserve"> as the value of the property subject to execution, $</w:t>
      </w:r>
      <w:r>
        <w:rPr>
          <w:rStyle w:val="pxfinstr"/>
          <w:i/>
          <w:iCs/>
        </w:rPr>
        <w:t>[dollar amount of damages]</w:t>
      </w:r>
      <w:r>
        <w:t xml:space="preserve"> as damages with costs of $</w:t>
      </w:r>
      <w:r>
        <w:rPr>
          <w:rStyle w:val="pxfinstr"/>
          <w:i/>
          <w:iCs/>
        </w:rPr>
        <w:t>[dollar amount of costs]</w:t>
      </w:r>
      <w:r>
        <w:t xml:space="preserve"> making a total sum of $</w:t>
      </w:r>
      <w:r>
        <w:rPr>
          <w:rStyle w:val="pxfinstr"/>
          <w:i/>
          <w:iCs/>
        </w:rPr>
        <w:t>[dollar amount of total recovery]</w:t>
      </w:r>
      <w:r>
        <w:t>, that shall bear interest at the rate prescribed by law, for which let execution issue forthwith.</w:t>
      </w:r>
    </w:p>
    <w:p w14:paraId="12D63A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ORDERED at </w:t>
      </w:r>
      <w:r>
        <w:rPr>
          <w:rStyle w:val="pxfinstr"/>
          <w:i/>
          <w:iCs/>
        </w:rPr>
        <w:t>[name of city]</w:t>
      </w:r>
      <w:r>
        <w:t xml:space="preserve">, Florida on </w:t>
      </w:r>
      <w:r>
        <w:rPr>
          <w:rStyle w:val="pxfinstr"/>
          <w:i/>
          <w:iCs/>
        </w:rPr>
        <w:t>[date of judgment]</w:t>
      </w:r>
      <w:r>
        <w:t>.</w:t>
      </w:r>
    </w:p>
    <w:p w14:paraId="3F8B0E1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4A809D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D8EE25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D8CE30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tbl.ident="I09KW7L"</w:instrText>
      </w:r>
      <w:r>
        <w:fldChar w:fldCharType="end"/>
      </w:r>
      <w:r>
        <w:fldChar w:fldCharType="begin"/>
      </w:r>
      <w:r>
        <w:instrText>tbl.uuid="I01Q960"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0EED78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5CEB78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64527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1BCB2E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169857D" w14:textId="77777777">
        <w:tblPrEx>
          <w:tblCellMar>
            <w:top w:w="0" w:type="dxa"/>
            <w:left w:w="0" w:type="dxa"/>
            <w:bottom w:w="0" w:type="dxa"/>
            <w:right w:w="0" w:type="dxa"/>
          </w:tblCellMar>
        </w:tblPrEx>
        <w:tc>
          <w:tcPr>
            <w:tcW w:w="4320" w:type="dxa"/>
            <w:tcBorders>
              <w:top w:val="nil"/>
              <w:left w:val="nil"/>
              <w:bottom w:val="nil"/>
              <w:right w:val="nil"/>
            </w:tcBorders>
          </w:tcPr>
          <w:p w14:paraId="2F28955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2F739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1286F23F" w14:textId="77777777">
        <w:tblPrEx>
          <w:tblCellMar>
            <w:top w:w="0" w:type="dxa"/>
            <w:left w:w="0" w:type="dxa"/>
            <w:bottom w:w="0" w:type="dxa"/>
            <w:right w:w="0" w:type="dxa"/>
          </w:tblCellMar>
        </w:tblPrEx>
        <w:tc>
          <w:tcPr>
            <w:tcW w:w="4320" w:type="dxa"/>
            <w:tcBorders>
              <w:top w:val="nil"/>
              <w:left w:val="nil"/>
              <w:bottom w:val="nil"/>
              <w:right w:val="nil"/>
            </w:tcBorders>
          </w:tcPr>
          <w:p w14:paraId="6832DD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25F067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89539C8" w14:textId="77777777">
        <w:tblPrEx>
          <w:tblCellMar>
            <w:top w:w="0" w:type="dxa"/>
            <w:left w:w="0" w:type="dxa"/>
            <w:bottom w:w="0" w:type="dxa"/>
            <w:right w:w="0" w:type="dxa"/>
          </w:tblCellMar>
        </w:tblPrEx>
        <w:tc>
          <w:tcPr>
            <w:tcW w:w="4320" w:type="dxa"/>
            <w:tcBorders>
              <w:top w:val="nil"/>
              <w:left w:val="nil"/>
              <w:bottom w:val="nil"/>
              <w:right w:val="nil"/>
            </w:tcBorders>
          </w:tcPr>
          <w:p w14:paraId="5E08228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9212BA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FD66E78" w14:textId="77777777" w:rsidR="00FD3105" w:rsidRDefault="00FD3105">
      <w:pPr>
        <w:pStyle w:val="pxtbody"/>
      </w:pPr>
    </w:p>
    <w:p w14:paraId="4058D001" w14:textId="77777777" w:rsidR="00FD3105" w:rsidRDefault="00FD3105"/>
    <w:p w14:paraId="2A308B1C" w14:textId="77777777" w:rsidR="00FD3105" w:rsidRDefault="00FD3105">
      <w:pPr>
        <w:pStyle w:val="pxcomnt"/>
      </w:pPr>
    </w:p>
    <w:p w14:paraId="2355755C" w14:textId="77777777" w:rsidR="00FD3105" w:rsidRDefault="00FD3105">
      <w:pPr>
        <w:pStyle w:val="pxhac"/>
        <w:spacing w:before="180"/>
        <w:jc w:val="center"/>
      </w:pPr>
      <w:r>
        <w:rPr>
          <w:rStyle w:val="pxb"/>
          <w:b/>
          <w:bCs/>
        </w:rPr>
        <w:t>Author's Comment</w:t>
      </w:r>
    </w:p>
    <w:p w14:paraId="2084092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st.ref.id="I048X8Z"</w:instrText>
      </w:r>
      <w:r>
        <w:rPr>
          <w:rStyle w:val="pxst"/>
        </w:rPr>
        <w:fldChar w:fldCharType="end"/>
      </w:r>
      <w:r>
        <w:rPr>
          <w:rStyle w:val="pxst"/>
          <w:vanish/>
        </w:rPr>
        <w:t>&amp;s;</w:t>
      </w:r>
      <w:r>
        <w:rPr>
          <w:rStyle w:val="pxvis"/>
          <w:rFonts w:ascii="Times NewRoman" w:hAnsi="Times NewRoman"/>
          <w:b w:val="0"/>
          <w:sz w:val="24"/>
        </w:rPr>
        <w:t>§</w:t>
      </w:r>
      <w:r>
        <w:rPr>
          <w:rStyle w:val="pxst"/>
        </w:rPr>
        <w:t>56.19, Fla. Stat.</w:t>
      </w:r>
      <w:r>
        <w:t xml:space="preserve">; </w:t>
      </w:r>
      <w:r>
        <w:rPr>
          <w:rStyle w:val="pxst"/>
          <w:color w:val="FF0000"/>
          <w:sz w:val="20"/>
          <w:szCs w:val="20"/>
          <w:vertAlign w:val="superscript"/>
        </w:rPr>
        <w:t>►</w:t>
      </w:r>
      <w:r>
        <w:rPr>
          <w:rStyle w:val="pxst"/>
        </w:rPr>
        <w:fldChar w:fldCharType="begin"/>
      </w:r>
      <w:r>
        <w:rPr>
          <w:rStyle w:val="pxst"/>
        </w:rPr>
        <w:instrText>st.ref.id="I02UKZ7"</w:instrText>
      </w:r>
      <w:r>
        <w:rPr>
          <w:rStyle w:val="pxst"/>
        </w:rPr>
        <w:fldChar w:fldCharType="end"/>
      </w:r>
      <w:r>
        <w:rPr>
          <w:rStyle w:val="pxst"/>
          <w:vanish/>
        </w:rPr>
        <w:t>&amp;s;</w:t>
      </w:r>
      <w:r>
        <w:rPr>
          <w:rStyle w:val="pxvis"/>
          <w:rFonts w:ascii="Times NewRoman" w:hAnsi="Times NewRoman"/>
          <w:b w:val="0"/>
          <w:sz w:val="24"/>
        </w:rPr>
        <w:t>§</w:t>
      </w:r>
      <w:r>
        <w:rPr>
          <w:rStyle w:val="pxst"/>
        </w:rPr>
        <w:t>76.21, Fla. Stat.</w:t>
      </w:r>
      <w:r>
        <w:t xml:space="preserve">; </w:t>
      </w:r>
      <w:r>
        <w:rPr>
          <w:rStyle w:val="pxst"/>
          <w:color w:val="FF0000"/>
          <w:sz w:val="20"/>
          <w:szCs w:val="20"/>
          <w:vertAlign w:val="superscript"/>
        </w:rPr>
        <w:t>►</w:t>
      </w:r>
      <w:r>
        <w:rPr>
          <w:rStyle w:val="pxst"/>
        </w:rPr>
        <w:fldChar w:fldCharType="begin"/>
      </w:r>
      <w:r>
        <w:rPr>
          <w:rStyle w:val="pxst"/>
        </w:rPr>
        <w:instrText>st.ref.id="I02UKZ9"</w:instrText>
      </w:r>
      <w:r>
        <w:rPr>
          <w:rStyle w:val="pxst"/>
        </w:rPr>
        <w:fldChar w:fldCharType="end"/>
      </w:r>
      <w:r>
        <w:rPr>
          <w:rStyle w:val="pxst"/>
          <w:vanish/>
        </w:rPr>
        <w:t>&amp;s;</w:t>
      </w:r>
      <w:r>
        <w:rPr>
          <w:rStyle w:val="pxvis"/>
          <w:rFonts w:ascii="Times NewRoman" w:hAnsi="Times NewRoman"/>
          <w:b w:val="0"/>
          <w:sz w:val="24"/>
        </w:rPr>
        <w:t>§</w:t>
      </w:r>
      <w:r>
        <w:rPr>
          <w:rStyle w:val="pxst"/>
        </w:rPr>
        <w:t>77.16, Fla. Stat.</w:t>
      </w:r>
    </w:p>
    <w:p w14:paraId="045F5ED5" w14:textId="77777777" w:rsidR="00FD3105" w:rsidRDefault="00FD3105">
      <w:pPr>
        <w:pStyle w:val="pxs"/>
        <w:spacing w:before="180"/>
        <w:rPr>
          <w:sz w:val="27"/>
          <w:szCs w:val="27"/>
        </w:rPr>
      </w:pPr>
      <w:r>
        <w:rPr>
          <w:sz w:val="27"/>
          <w:szCs w:val="27"/>
        </w:rPr>
        <w:t>10:63. Judgment</w:t>
      </w:r>
      <w:r>
        <w:rPr>
          <w:rStyle w:val="pxsep"/>
        </w:rPr>
        <w:t xml:space="preserve">-- </w:t>
      </w:r>
      <w:r>
        <w:rPr>
          <w:sz w:val="27"/>
          <w:szCs w:val="27"/>
        </w:rPr>
        <w:t>Way of necessity</w:t>
      </w:r>
    </w:p>
    <w:p w14:paraId="59C5C00F" w14:textId="77777777" w:rsidR="00FD3105" w:rsidRDefault="00FD3105">
      <w:pPr>
        <w:pStyle w:val="pxov"/>
        <w:rPr>
          <w:vanish/>
        </w:rPr>
      </w:pPr>
      <w:r>
        <w:rPr>
          <w:vanish/>
        </w:rPr>
        <w:t>FMS</w:t>
      </w:r>
    </w:p>
    <w:p w14:paraId="1265DF83" w14:textId="77777777" w:rsidR="00FD3105" w:rsidRDefault="00FD3105">
      <w:pPr>
        <w:pStyle w:val="pxov"/>
        <w:rPr>
          <w:vanish/>
        </w:rPr>
      </w:pPr>
      <w:r>
        <w:rPr>
          <w:vanish/>
        </w:rPr>
        <w:t>LCV</w:t>
      </w:r>
    </w:p>
    <w:p w14:paraId="693C52D2" w14:textId="77777777" w:rsidR="00FD3105" w:rsidRDefault="00FD3105">
      <w:pPr>
        <w:pStyle w:val="pxov"/>
        <w:rPr>
          <w:vanish/>
        </w:rPr>
      </w:pPr>
      <w:r>
        <w:rPr>
          <w:vanish/>
        </w:rPr>
        <w:t>LSC</w:t>
      </w:r>
    </w:p>
    <w:p w14:paraId="4A421EE6" w14:textId="77777777" w:rsidR="00FD3105" w:rsidRDefault="00FD3105">
      <w:pPr>
        <w:pStyle w:val="pxov"/>
        <w:rPr>
          <w:vanish/>
        </w:rPr>
      </w:pPr>
      <w:r>
        <w:rPr>
          <w:vanish/>
        </w:rPr>
        <w:t>LS7</w:t>
      </w:r>
    </w:p>
    <w:p w14:paraId="65A84AE0" w14:textId="77777777" w:rsidR="00FD3105" w:rsidRDefault="00FD3105">
      <w:pPr>
        <w:pStyle w:val="pxov"/>
        <w:rPr>
          <w:vanish/>
        </w:rPr>
      </w:pPr>
      <w:r>
        <w:rPr>
          <w:vanish/>
        </w:rPr>
        <w:t>REL</w:t>
      </w:r>
    </w:p>
    <w:p w14:paraId="044D4DBE" w14:textId="77777777" w:rsidR="00FD3105" w:rsidRDefault="00FD3105">
      <w:pPr>
        <w:pStyle w:val="pxov"/>
        <w:rPr>
          <w:vanish/>
        </w:rPr>
      </w:pPr>
      <w:r>
        <w:rPr>
          <w:vanish/>
        </w:rPr>
        <w:t>COV</w:t>
      </w:r>
    </w:p>
    <w:p w14:paraId="24AC27C0" w14:textId="77777777" w:rsidR="00FD3105" w:rsidRDefault="00FD3105">
      <w:pPr>
        <w:pStyle w:val="pxov"/>
        <w:rPr>
          <w:vanish/>
        </w:rPr>
      </w:pPr>
      <w:r>
        <w:rPr>
          <w:vanish/>
        </w:rPr>
        <w:t>FCV</w:t>
      </w:r>
    </w:p>
    <w:p w14:paraId="7B7DAD4A" w14:textId="77777777" w:rsidR="00FD3105" w:rsidRDefault="00FD3105">
      <w:pPr>
        <w:pStyle w:val="pxov"/>
        <w:rPr>
          <w:vanish/>
        </w:rPr>
      </w:pPr>
      <w:r>
        <w:rPr>
          <w:vanish/>
        </w:rPr>
        <w:t>FLG</w:t>
      </w:r>
    </w:p>
    <w:p w14:paraId="1F6DE71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form.fid="I79d805309fed11dfbf230000837214a9"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6475D4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tbl.ident="I05I8SH"</w:instrText>
      </w:r>
      <w:r>
        <w:fldChar w:fldCharType="end"/>
      </w:r>
      <w:r>
        <w:fldChar w:fldCharType="begin"/>
      </w:r>
      <w:r>
        <w:instrText>tbl.uuid="I04F1L5"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AD1892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386ED9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A55869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E18DBF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ABB8AC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7C75A9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0222AA4" w14:textId="77777777">
        <w:tblPrEx>
          <w:tblCellMar>
            <w:top w:w="0" w:type="dxa"/>
            <w:left w:w="0" w:type="dxa"/>
            <w:bottom w:w="0" w:type="dxa"/>
            <w:right w:w="0" w:type="dxa"/>
          </w:tblCellMar>
        </w:tblPrEx>
        <w:tc>
          <w:tcPr>
            <w:tcW w:w="2160" w:type="dxa"/>
            <w:tcBorders>
              <w:top w:val="nil"/>
              <w:left w:val="nil"/>
              <w:bottom w:val="nil"/>
              <w:right w:val="nil"/>
            </w:tcBorders>
          </w:tcPr>
          <w:p w14:paraId="75EB477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E20AC2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679B9A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D4E356" w14:textId="77777777" w:rsidR="00FD3105" w:rsidRDefault="00FD3105"/>
        </w:tc>
      </w:tr>
      <w:tr w:rsidR="00FD3105" w14:paraId="443C69FA" w14:textId="77777777">
        <w:tblPrEx>
          <w:tblCellMar>
            <w:top w:w="0" w:type="dxa"/>
            <w:left w:w="0" w:type="dxa"/>
            <w:bottom w:w="0" w:type="dxa"/>
            <w:right w:w="0" w:type="dxa"/>
          </w:tblCellMar>
        </w:tblPrEx>
        <w:tc>
          <w:tcPr>
            <w:tcW w:w="2160" w:type="dxa"/>
            <w:tcBorders>
              <w:top w:val="nil"/>
              <w:left w:val="nil"/>
              <w:bottom w:val="nil"/>
              <w:right w:val="nil"/>
            </w:tcBorders>
          </w:tcPr>
          <w:p w14:paraId="49CAAB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F25D42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9482E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2B4680" w14:textId="77777777" w:rsidR="00FD3105" w:rsidRDefault="00FD3105"/>
        </w:tc>
      </w:tr>
      <w:tr w:rsidR="00FD3105" w14:paraId="4C7927DB" w14:textId="77777777">
        <w:tblPrEx>
          <w:tblCellMar>
            <w:top w:w="0" w:type="dxa"/>
            <w:left w:w="0" w:type="dxa"/>
            <w:bottom w:w="0" w:type="dxa"/>
            <w:right w:w="0" w:type="dxa"/>
          </w:tblCellMar>
        </w:tblPrEx>
        <w:tc>
          <w:tcPr>
            <w:tcW w:w="2160" w:type="dxa"/>
            <w:tcBorders>
              <w:top w:val="nil"/>
              <w:left w:val="nil"/>
              <w:bottom w:val="nil"/>
              <w:right w:val="nil"/>
            </w:tcBorders>
          </w:tcPr>
          <w:p w14:paraId="5CBA6E9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732723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554D1D7" w14:textId="77777777" w:rsidR="00FD3105" w:rsidRDefault="00FD3105"/>
        </w:tc>
        <w:tc>
          <w:tcPr>
            <w:tcW w:w="2160" w:type="dxa"/>
            <w:tcBorders>
              <w:top w:val="nil"/>
              <w:left w:val="nil"/>
              <w:bottom w:val="nil"/>
              <w:right w:val="nil"/>
            </w:tcBorders>
          </w:tcPr>
          <w:p w14:paraId="02031CEB" w14:textId="77777777" w:rsidR="00FD3105" w:rsidRDefault="00FD3105"/>
        </w:tc>
      </w:tr>
      <w:tr w:rsidR="00FD3105" w14:paraId="5DECF9E9" w14:textId="77777777">
        <w:tblPrEx>
          <w:tblCellMar>
            <w:top w:w="0" w:type="dxa"/>
            <w:left w:w="0" w:type="dxa"/>
            <w:bottom w:w="0" w:type="dxa"/>
            <w:right w:w="0" w:type="dxa"/>
          </w:tblCellMar>
        </w:tblPrEx>
        <w:tc>
          <w:tcPr>
            <w:tcW w:w="2160" w:type="dxa"/>
            <w:tcBorders>
              <w:top w:val="nil"/>
              <w:left w:val="nil"/>
              <w:bottom w:val="nil"/>
              <w:right w:val="nil"/>
            </w:tcBorders>
          </w:tcPr>
          <w:p w14:paraId="5EFAD7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81CAE6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5CCC29" w14:textId="77777777" w:rsidR="00FD3105" w:rsidRDefault="00FD3105"/>
        </w:tc>
        <w:tc>
          <w:tcPr>
            <w:tcW w:w="2160" w:type="dxa"/>
            <w:tcBorders>
              <w:top w:val="nil"/>
              <w:left w:val="nil"/>
              <w:bottom w:val="nil"/>
              <w:right w:val="nil"/>
            </w:tcBorders>
          </w:tcPr>
          <w:p w14:paraId="06113A0F" w14:textId="77777777" w:rsidR="00FD3105" w:rsidRDefault="00FD3105"/>
        </w:tc>
      </w:tr>
      <w:tr w:rsidR="00FD3105" w14:paraId="54C5252B" w14:textId="77777777">
        <w:tblPrEx>
          <w:tblCellMar>
            <w:top w:w="0" w:type="dxa"/>
            <w:left w:w="0" w:type="dxa"/>
            <w:bottom w:w="0" w:type="dxa"/>
            <w:right w:w="0" w:type="dxa"/>
          </w:tblCellMar>
        </w:tblPrEx>
        <w:tc>
          <w:tcPr>
            <w:tcW w:w="2160" w:type="dxa"/>
            <w:tcBorders>
              <w:top w:val="nil"/>
              <w:left w:val="nil"/>
              <w:bottom w:val="nil"/>
              <w:right w:val="nil"/>
            </w:tcBorders>
          </w:tcPr>
          <w:p w14:paraId="673C3CC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CF4960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E2C6E6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9503F2" w14:textId="77777777" w:rsidR="00FD3105" w:rsidRDefault="00FD3105"/>
        </w:tc>
      </w:tr>
    </w:tbl>
    <w:p w14:paraId="2A2FBCB0" w14:textId="77777777" w:rsidR="00FD3105" w:rsidRDefault="00FD3105">
      <w:pPr>
        <w:pStyle w:val="pxtbody"/>
      </w:pPr>
    </w:p>
    <w:p w14:paraId="04666C28" w14:textId="77777777" w:rsidR="00FD3105" w:rsidRDefault="00FD3105"/>
    <w:p w14:paraId="684FE131" w14:textId="77777777" w:rsidR="00FD3105" w:rsidRDefault="00FD3105">
      <w:pPr>
        <w:pStyle w:val="pxformhac"/>
        <w:spacing w:before="180"/>
        <w:jc w:val="center"/>
      </w:pPr>
      <w:r>
        <w:t xml:space="preserve">FINAL JUDGMENT </w:t>
      </w:r>
    </w:p>
    <w:p w14:paraId="5B7F0A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This action was tried before the court on all issues, except compensation for the way of necessity. The court finds that plaintiff is entitled to a statutory way of necessity because plaintiff's property, described hereinafter, is outside any municipality, is used for agricultural purposes and has no practicable route of egress or ingress to the nearest practicable public or private road. Pursuant to the verdict rendered in this action on compensation, the court hereinafter adjudicates the amount of compensation for the way of necessity. On the evidence presented</w:t>
      </w:r>
    </w:p>
    <w:p w14:paraId="33C32B2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IT IS ADJUDGED that:</w:t>
      </w:r>
    </w:p>
    <w:p w14:paraId="615ADEF7" w14:textId="77777777" w:rsidR="00FD3105" w:rsidRDefault="00FD3105">
      <w:pPr>
        <w:pStyle w:val="pxformfl"/>
        <w:ind w:left="500"/>
      </w:pPr>
      <w:r>
        <w:t xml:space="preserve"> </w:t>
      </w:r>
    </w:p>
    <w:p w14:paraId="762890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D3213D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Plaintiff </w:t>
      </w:r>
      <w:r>
        <w:rPr>
          <w:rStyle w:val="pxfinstr"/>
          <w:i/>
          <w:iCs/>
        </w:rPr>
        <w:t>[NAME OF PLAINTIFF]</w:t>
      </w:r>
      <w:r>
        <w:t xml:space="preserve"> is entitled to a statutory way of necessity pursuant to </w:t>
      </w:r>
      <w:r>
        <w:rPr>
          <w:rStyle w:val="pxst"/>
          <w:color w:val="FF0000"/>
          <w:sz w:val="20"/>
          <w:szCs w:val="20"/>
          <w:vertAlign w:val="superscript"/>
        </w:rPr>
        <w:t>►</w:t>
      </w:r>
      <w:r>
        <w:rPr>
          <w:rStyle w:val="pxst"/>
        </w:rPr>
        <w:fldChar w:fldCharType="begin"/>
      </w:r>
      <w:r>
        <w:rPr>
          <w:rStyle w:val="pxst"/>
        </w:rPr>
        <w:instrText>st.ref.id="I03W3NT"</w:instrText>
      </w:r>
      <w:r>
        <w:rPr>
          <w:rStyle w:val="pxst"/>
        </w:rPr>
        <w:fldChar w:fldCharType="end"/>
      </w:r>
      <w:r>
        <w:rPr>
          <w:rStyle w:val="pxst"/>
          <w:vanish/>
        </w:rPr>
        <w:t>&amp;s;</w:t>
      </w:r>
      <w:r>
        <w:rPr>
          <w:rStyle w:val="pxvis"/>
          <w:rFonts w:ascii="Times NewRoman" w:hAnsi="Times NewRoman"/>
          <w:b w:val="0"/>
          <w:sz w:val="24"/>
        </w:rPr>
        <w:t>§</w:t>
      </w:r>
      <w:r>
        <w:rPr>
          <w:rStyle w:val="pxst"/>
        </w:rPr>
        <w:t>704.01 Florida Statutes</w:t>
      </w:r>
      <w:r>
        <w:t>.</w:t>
      </w:r>
    </w:p>
    <w:p w14:paraId="55308C1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27BAF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way of necessity shall be over the following described property of defendant </w:t>
      </w:r>
      <w:r>
        <w:rPr>
          <w:rStyle w:val="pxfinstr"/>
          <w:i/>
          <w:iCs/>
        </w:rPr>
        <w:t>[NAME OF DEFENDANT]</w:t>
      </w:r>
      <w:r>
        <w:t xml:space="preserve"> in </w:t>
      </w:r>
      <w:r>
        <w:rPr>
          <w:rStyle w:val="pxfinstr"/>
          <w:i/>
          <w:iCs/>
        </w:rPr>
        <w:t>[name of county]</w:t>
      </w:r>
      <w:r>
        <w:t>, Florida:</w:t>
      </w:r>
    </w:p>
    <w:p w14:paraId="1E0C0E25"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4F87768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ADC32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easement shall continue until plaintiff's property located in </w:t>
      </w:r>
      <w:r>
        <w:rPr>
          <w:rStyle w:val="pxfinstr"/>
          <w:i/>
          <w:iCs/>
        </w:rPr>
        <w:t>[name of county]</w:t>
      </w:r>
      <w:r>
        <w:t>, Florida and described as:</w:t>
      </w:r>
    </w:p>
    <w:p w14:paraId="0C9C714C"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68B3273B" w14:textId="77777777" w:rsidR="00FD3105" w:rsidRDefault="00FD3105">
      <w:pPr>
        <w:pStyle w:val="pxformcp"/>
      </w:pPr>
      <w:r>
        <w:t>has direct access to a practicable public or private road without crossing defendant's property.</w:t>
      </w:r>
    </w:p>
    <w:p w14:paraId="3BF4EC3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3E177F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Defendant's refusal to permit a statutory way of necessity before the commencement of this action was not unreasonable so plaintiff is not entitled to attorney fees or costs.</w:t>
      </w:r>
    </w:p>
    <w:p w14:paraId="2685488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623CF4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jury award of $</w:t>
      </w:r>
      <w:r>
        <w:rPr>
          <w:rStyle w:val="pxfinstr"/>
          <w:i/>
          <w:iCs/>
        </w:rPr>
        <w:t>[dollar amount of jury award]</w:t>
      </w:r>
      <w:r>
        <w:t xml:space="preserve"> is the amount of compensation to which defendant, whose address is </w:t>
      </w:r>
      <w:r>
        <w:rPr>
          <w:rStyle w:val="pxfinstr"/>
          <w:i/>
          <w:iCs/>
        </w:rPr>
        <w:t>[address of defendant]</w:t>
      </w:r>
      <w:r>
        <w:t xml:space="preserve">, is entitled for plaintiff's use of the way of necessity and defendant </w:t>
      </w:r>
      <w:r>
        <w:rPr>
          <w:rStyle w:val="pxfinstr"/>
          <w:i/>
          <w:iCs/>
        </w:rPr>
        <w:t>[NAME OF DEFENDANT]</w:t>
      </w:r>
      <w:r>
        <w:t xml:space="preserve"> shall recover from plaintiff </w:t>
      </w:r>
      <w:r>
        <w:rPr>
          <w:rStyle w:val="pxfinstr"/>
          <w:i/>
          <w:iCs/>
        </w:rPr>
        <w:t>[NAME OF PLAINTIFF]</w:t>
      </w:r>
      <w:r>
        <w:t xml:space="preserve">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jury award]</w:t>
      </w:r>
      <w:r>
        <w:t xml:space="preserve"> that shall bear interest at the rate prescribed by law, until paid.</w:t>
      </w:r>
    </w:p>
    <w:p w14:paraId="576F7F7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6B78F4E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way of necessity shall date from the time the amount awarded in paragraph 5 is paid by plaintiff to defendant.</w:t>
      </w:r>
    </w:p>
    <w:p w14:paraId="1A574B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ORDERED at </w:t>
      </w:r>
      <w:r>
        <w:rPr>
          <w:rStyle w:val="pxfinstr"/>
          <w:i/>
          <w:iCs/>
        </w:rPr>
        <w:t>[name of city]</w:t>
      </w:r>
      <w:r>
        <w:t xml:space="preserve">, Florida on </w:t>
      </w:r>
      <w:r>
        <w:rPr>
          <w:rStyle w:val="pxfinstr"/>
          <w:i/>
          <w:iCs/>
        </w:rPr>
        <w:t>[date of judgment]</w:t>
      </w:r>
      <w:r>
        <w:t>.</w:t>
      </w:r>
    </w:p>
    <w:p w14:paraId="220AB9E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08B4F2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B6767E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909C44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tbl.ident="I023VPX"</w:instrText>
      </w:r>
      <w:r>
        <w:fldChar w:fldCharType="end"/>
      </w:r>
      <w:r>
        <w:fldChar w:fldCharType="begin"/>
      </w:r>
      <w:r>
        <w:instrText>tbl.uuid="I01QJ1M"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6BB12C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1CC77B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C18B6D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B2C15E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1CDB99E" w14:textId="77777777">
        <w:tblPrEx>
          <w:tblCellMar>
            <w:top w:w="0" w:type="dxa"/>
            <w:left w:w="0" w:type="dxa"/>
            <w:bottom w:w="0" w:type="dxa"/>
            <w:right w:w="0" w:type="dxa"/>
          </w:tblCellMar>
        </w:tblPrEx>
        <w:tc>
          <w:tcPr>
            <w:tcW w:w="4320" w:type="dxa"/>
            <w:tcBorders>
              <w:top w:val="nil"/>
              <w:left w:val="nil"/>
              <w:bottom w:val="nil"/>
              <w:right w:val="nil"/>
            </w:tcBorders>
          </w:tcPr>
          <w:p w14:paraId="5550FBA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ED44E5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27CF0E8" w14:textId="77777777">
        <w:tblPrEx>
          <w:tblCellMar>
            <w:top w:w="0" w:type="dxa"/>
            <w:left w:w="0" w:type="dxa"/>
            <w:bottom w:w="0" w:type="dxa"/>
            <w:right w:w="0" w:type="dxa"/>
          </w:tblCellMar>
        </w:tblPrEx>
        <w:tc>
          <w:tcPr>
            <w:tcW w:w="4320" w:type="dxa"/>
            <w:tcBorders>
              <w:top w:val="nil"/>
              <w:left w:val="nil"/>
              <w:bottom w:val="nil"/>
              <w:right w:val="nil"/>
            </w:tcBorders>
          </w:tcPr>
          <w:p w14:paraId="5C56B8B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5F927E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E32D743" w14:textId="77777777" w:rsidR="00FD3105" w:rsidRDefault="00FD3105">
      <w:pPr>
        <w:pStyle w:val="pxtbody"/>
      </w:pPr>
    </w:p>
    <w:p w14:paraId="0F78FD29" w14:textId="77777777" w:rsidR="00FD3105" w:rsidRDefault="00FD3105"/>
    <w:p w14:paraId="2F94BCE0" w14:textId="77777777" w:rsidR="00FD3105" w:rsidRDefault="00FD3105">
      <w:pPr>
        <w:pStyle w:val="pxcomnt"/>
      </w:pPr>
    </w:p>
    <w:p w14:paraId="781EB2F1" w14:textId="77777777" w:rsidR="00FD3105" w:rsidRDefault="00FD3105">
      <w:pPr>
        <w:pStyle w:val="pxhac"/>
        <w:spacing w:before="180"/>
        <w:jc w:val="center"/>
      </w:pPr>
      <w:r>
        <w:rPr>
          <w:rStyle w:val="pxb"/>
          <w:b/>
          <w:bCs/>
        </w:rPr>
        <w:t>Author's Comment</w:t>
      </w:r>
    </w:p>
    <w:p w14:paraId="4CC3B20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st.ref.id="I048X7R"</w:instrText>
      </w:r>
      <w:r>
        <w:rPr>
          <w:rStyle w:val="pxst"/>
        </w:rPr>
        <w:fldChar w:fldCharType="end"/>
      </w:r>
      <w:r>
        <w:rPr>
          <w:rStyle w:val="pxst"/>
          <w:vanish/>
        </w:rPr>
        <w:t>&amp;s;</w:t>
      </w:r>
      <w:r>
        <w:rPr>
          <w:rStyle w:val="pxvis"/>
          <w:rFonts w:ascii="Times NewRoman" w:hAnsi="Times NewRoman"/>
          <w:b w:val="0"/>
          <w:sz w:val="24"/>
        </w:rPr>
        <w:t>§</w:t>
      </w:r>
      <w:r>
        <w:rPr>
          <w:rStyle w:val="pxst"/>
        </w:rPr>
        <w:t>704.04, Fla. Stat.</w:t>
      </w:r>
      <w:r>
        <w:t xml:space="preserve">; </w:t>
      </w:r>
      <w:r>
        <w:rPr>
          <w:rStyle w:val="pxcc"/>
          <w:color w:val="FF0000"/>
          <w:sz w:val="20"/>
          <w:szCs w:val="20"/>
          <w:vertAlign w:val="superscript"/>
        </w:rPr>
        <w:t>►</w:t>
      </w:r>
      <w:r>
        <w:rPr>
          <w:rStyle w:val="pxcc"/>
        </w:rPr>
        <w:fldChar w:fldCharType="begin"/>
      </w:r>
      <w:r>
        <w:rPr>
          <w:rStyle w:val="pxcc"/>
        </w:rPr>
        <w:instrText>cc.ref.id="I01O7I2"</w:instrText>
      </w:r>
      <w:r>
        <w:rPr>
          <w:rStyle w:val="pxcc"/>
        </w:rPr>
        <w:fldChar w:fldCharType="end"/>
      </w:r>
      <w:r>
        <w:rPr>
          <w:rStyle w:val="pxcc"/>
        </w:rPr>
        <w:t>Blanton v. City of Pinellas Park, 887 So. 2d 1224 (Fla. 2004)</w:t>
      </w:r>
      <w:r>
        <w:t>.</w:t>
      </w:r>
    </w:p>
    <w:p w14:paraId="0A916E5E" w14:textId="77777777" w:rsidR="00FD3105" w:rsidRDefault="00FD3105">
      <w:pPr>
        <w:pStyle w:val="pxs"/>
        <w:spacing w:before="180"/>
        <w:rPr>
          <w:sz w:val="27"/>
          <w:szCs w:val="27"/>
        </w:rPr>
      </w:pPr>
      <w:r>
        <w:rPr>
          <w:sz w:val="27"/>
          <w:szCs w:val="27"/>
        </w:rPr>
        <w:t>10:64. Order</w:t>
      </w:r>
      <w:r>
        <w:rPr>
          <w:rStyle w:val="pxsep"/>
        </w:rPr>
        <w:t xml:space="preserve">-- </w:t>
      </w:r>
      <w:r>
        <w:rPr>
          <w:sz w:val="27"/>
          <w:szCs w:val="27"/>
        </w:rPr>
        <w:t>Accounting, liability to account</w:t>
      </w:r>
    </w:p>
    <w:p w14:paraId="0843CBFE" w14:textId="77777777" w:rsidR="00FD3105" w:rsidRDefault="00FD3105">
      <w:pPr>
        <w:pStyle w:val="pxov"/>
        <w:rPr>
          <w:vanish/>
        </w:rPr>
      </w:pPr>
      <w:r>
        <w:rPr>
          <w:vanish/>
        </w:rPr>
        <w:t>FMS</w:t>
      </w:r>
    </w:p>
    <w:p w14:paraId="2BF57976" w14:textId="77777777" w:rsidR="00FD3105" w:rsidRDefault="00FD3105">
      <w:pPr>
        <w:pStyle w:val="pxov"/>
        <w:rPr>
          <w:vanish/>
        </w:rPr>
      </w:pPr>
      <w:r>
        <w:rPr>
          <w:vanish/>
        </w:rPr>
        <w:t>LCV</w:t>
      </w:r>
    </w:p>
    <w:p w14:paraId="03416176" w14:textId="77777777" w:rsidR="00FD3105" w:rsidRDefault="00FD3105">
      <w:pPr>
        <w:pStyle w:val="pxov"/>
        <w:rPr>
          <w:vanish/>
        </w:rPr>
      </w:pPr>
      <w:r>
        <w:rPr>
          <w:vanish/>
        </w:rPr>
        <w:t>LSC</w:t>
      </w:r>
    </w:p>
    <w:p w14:paraId="7E44AB2E" w14:textId="77777777" w:rsidR="00FD3105" w:rsidRDefault="00FD3105">
      <w:pPr>
        <w:pStyle w:val="pxov"/>
        <w:rPr>
          <w:vanish/>
        </w:rPr>
      </w:pPr>
      <w:r>
        <w:rPr>
          <w:vanish/>
        </w:rPr>
        <w:t>LS7</w:t>
      </w:r>
    </w:p>
    <w:p w14:paraId="2B67F036" w14:textId="77777777" w:rsidR="00FD3105" w:rsidRDefault="00FD3105">
      <w:pPr>
        <w:pStyle w:val="pxov"/>
        <w:rPr>
          <w:vanish/>
        </w:rPr>
      </w:pPr>
      <w:r>
        <w:rPr>
          <w:vanish/>
        </w:rPr>
        <w:t>FCV</w:t>
      </w:r>
    </w:p>
    <w:p w14:paraId="4D7712C5" w14:textId="77777777" w:rsidR="00FD3105" w:rsidRDefault="00FD3105">
      <w:pPr>
        <w:pStyle w:val="pxov"/>
        <w:rPr>
          <w:vanish/>
        </w:rPr>
      </w:pPr>
      <w:r>
        <w:rPr>
          <w:vanish/>
        </w:rPr>
        <w:t>FLG</w:t>
      </w:r>
    </w:p>
    <w:p w14:paraId="6C17F085"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form.fid="I79dcc0209fed11dfbf230000837214a9"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D73202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tbl.ident="I066J4Z"</w:instrText>
      </w:r>
      <w:r>
        <w:fldChar w:fldCharType="end"/>
      </w:r>
      <w:r>
        <w:fldChar w:fldCharType="begin"/>
      </w:r>
      <w:r>
        <w:instrText>tbl.uuid="I051HSX"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4A5E33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0AADD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3BBEA8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B1FD85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FBC338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212011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CAC0292" w14:textId="77777777">
        <w:tblPrEx>
          <w:tblCellMar>
            <w:top w:w="0" w:type="dxa"/>
            <w:left w:w="0" w:type="dxa"/>
            <w:bottom w:w="0" w:type="dxa"/>
            <w:right w:w="0" w:type="dxa"/>
          </w:tblCellMar>
        </w:tblPrEx>
        <w:tc>
          <w:tcPr>
            <w:tcW w:w="2160" w:type="dxa"/>
            <w:tcBorders>
              <w:top w:val="nil"/>
              <w:left w:val="nil"/>
              <w:bottom w:val="nil"/>
              <w:right w:val="nil"/>
            </w:tcBorders>
          </w:tcPr>
          <w:p w14:paraId="27C1703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2FA5D5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9DBEC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15B420" w14:textId="77777777" w:rsidR="00FD3105" w:rsidRDefault="00FD3105"/>
        </w:tc>
      </w:tr>
      <w:tr w:rsidR="00FD3105" w14:paraId="3EFC7AAC" w14:textId="77777777">
        <w:tblPrEx>
          <w:tblCellMar>
            <w:top w:w="0" w:type="dxa"/>
            <w:left w:w="0" w:type="dxa"/>
            <w:bottom w:w="0" w:type="dxa"/>
            <w:right w:w="0" w:type="dxa"/>
          </w:tblCellMar>
        </w:tblPrEx>
        <w:tc>
          <w:tcPr>
            <w:tcW w:w="2160" w:type="dxa"/>
            <w:tcBorders>
              <w:top w:val="nil"/>
              <w:left w:val="nil"/>
              <w:bottom w:val="nil"/>
              <w:right w:val="nil"/>
            </w:tcBorders>
          </w:tcPr>
          <w:p w14:paraId="7DEB77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5FC85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E9690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2C63C7" w14:textId="77777777" w:rsidR="00FD3105" w:rsidRDefault="00FD3105"/>
        </w:tc>
      </w:tr>
      <w:tr w:rsidR="00FD3105" w14:paraId="6EB93BE4" w14:textId="77777777">
        <w:tblPrEx>
          <w:tblCellMar>
            <w:top w:w="0" w:type="dxa"/>
            <w:left w:w="0" w:type="dxa"/>
            <w:bottom w:w="0" w:type="dxa"/>
            <w:right w:w="0" w:type="dxa"/>
          </w:tblCellMar>
        </w:tblPrEx>
        <w:tc>
          <w:tcPr>
            <w:tcW w:w="2160" w:type="dxa"/>
            <w:tcBorders>
              <w:top w:val="nil"/>
              <w:left w:val="nil"/>
              <w:bottom w:val="nil"/>
              <w:right w:val="nil"/>
            </w:tcBorders>
          </w:tcPr>
          <w:p w14:paraId="76FAE6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2775F9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89BCDD9" w14:textId="77777777" w:rsidR="00FD3105" w:rsidRDefault="00FD3105"/>
        </w:tc>
        <w:tc>
          <w:tcPr>
            <w:tcW w:w="2160" w:type="dxa"/>
            <w:tcBorders>
              <w:top w:val="nil"/>
              <w:left w:val="nil"/>
              <w:bottom w:val="nil"/>
              <w:right w:val="nil"/>
            </w:tcBorders>
          </w:tcPr>
          <w:p w14:paraId="5C34C011" w14:textId="77777777" w:rsidR="00FD3105" w:rsidRDefault="00FD3105"/>
        </w:tc>
      </w:tr>
      <w:tr w:rsidR="00FD3105" w14:paraId="4CA407DE" w14:textId="77777777">
        <w:tblPrEx>
          <w:tblCellMar>
            <w:top w:w="0" w:type="dxa"/>
            <w:left w:w="0" w:type="dxa"/>
            <w:bottom w:w="0" w:type="dxa"/>
            <w:right w:w="0" w:type="dxa"/>
          </w:tblCellMar>
        </w:tblPrEx>
        <w:tc>
          <w:tcPr>
            <w:tcW w:w="2160" w:type="dxa"/>
            <w:tcBorders>
              <w:top w:val="nil"/>
              <w:left w:val="nil"/>
              <w:bottom w:val="nil"/>
              <w:right w:val="nil"/>
            </w:tcBorders>
          </w:tcPr>
          <w:p w14:paraId="533B935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F91223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DDB54A0" w14:textId="77777777" w:rsidR="00FD3105" w:rsidRDefault="00FD3105"/>
        </w:tc>
        <w:tc>
          <w:tcPr>
            <w:tcW w:w="2160" w:type="dxa"/>
            <w:tcBorders>
              <w:top w:val="nil"/>
              <w:left w:val="nil"/>
              <w:bottom w:val="nil"/>
              <w:right w:val="nil"/>
            </w:tcBorders>
          </w:tcPr>
          <w:p w14:paraId="124A6F7F" w14:textId="77777777" w:rsidR="00FD3105" w:rsidRDefault="00FD3105"/>
        </w:tc>
      </w:tr>
      <w:tr w:rsidR="00FD3105" w14:paraId="23BB42C6" w14:textId="77777777">
        <w:tblPrEx>
          <w:tblCellMar>
            <w:top w:w="0" w:type="dxa"/>
            <w:left w:w="0" w:type="dxa"/>
            <w:bottom w:w="0" w:type="dxa"/>
            <w:right w:w="0" w:type="dxa"/>
          </w:tblCellMar>
        </w:tblPrEx>
        <w:tc>
          <w:tcPr>
            <w:tcW w:w="2160" w:type="dxa"/>
            <w:tcBorders>
              <w:top w:val="nil"/>
              <w:left w:val="nil"/>
              <w:bottom w:val="nil"/>
              <w:right w:val="nil"/>
            </w:tcBorders>
          </w:tcPr>
          <w:p w14:paraId="4BCEBA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CFB4F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F5EFA6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B9B0AA" w14:textId="77777777" w:rsidR="00FD3105" w:rsidRDefault="00FD3105"/>
        </w:tc>
      </w:tr>
    </w:tbl>
    <w:p w14:paraId="61FD77AD" w14:textId="77777777" w:rsidR="00FD3105" w:rsidRDefault="00FD3105">
      <w:pPr>
        <w:pStyle w:val="pxtbody"/>
      </w:pPr>
    </w:p>
    <w:p w14:paraId="53E50834" w14:textId="77777777" w:rsidR="00FD3105" w:rsidRDefault="00FD3105"/>
    <w:p w14:paraId="1478A35C" w14:textId="77777777" w:rsidR="00FD3105" w:rsidRDefault="00FD3105">
      <w:pPr>
        <w:pStyle w:val="pxformhac"/>
        <w:spacing w:before="180"/>
        <w:jc w:val="center"/>
      </w:pPr>
      <w:r>
        <w:t xml:space="preserve">ORDER FOR ACCOUNTING </w:t>
      </w:r>
    </w:p>
    <w:p w14:paraId="731FCC8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This action was heard on the issue of defendant's liability to account to plaintiff and the court finds that a joint venture existed between the parties so</w:t>
      </w:r>
    </w:p>
    <w:p w14:paraId="25F705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IT IS ADJUDGED that:</w:t>
      </w:r>
    </w:p>
    <w:p w14:paraId="10A1B091" w14:textId="77777777" w:rsidR="00FD3105" w:rsidRDefault="00FD3105">
      <w:pPr>
        <w:pStyle w:val="pxformfl"/>
        <w:ind w:left="500"/>
      </w:pPr>
      <w:r>
        <w:t xml:space="preserve"> </w:t>
      </w:r>
    </w:p>
    <w:p w14:paraId="25FF61A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152E9C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Defendant </w:t>
      </w:r>
      <w:r>
        <w:rPr>
          <w:rStyle w:val="pxfinstr"/>
          <w:i/>
          <w:iCs/>
        </w:rPr>
        <w:t>[NAME OF DEFENDANT]</w:t>
      </w:r>
      <w:r>
        <w:t xml:space="preserve"> shall account for all assets, income, expenses and acts of defendant in connection with the joint venture between the parties known as </w:t>
      </w:r>
      <w:r>
        <w:rPr>
          <w:rStyle w:val="pxfinstr"/>
          <w:i/>
          <w:iCs/>
        </w:rPr>
        <w:t>[name of joint venture]</w:t>
      </w:r>
      <w:r>
        <w:t>.</w:t>
      </w:r>
    </w:p>
    <w:p w14:paraId="74DEB55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EE043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rPr>
          <w:rStyle w:val="pxfinstr"/>
          <w:i/>
          <w:iCs/>
        </w:rPr>
        <w:t>[Name of special master]</w:t>
      </w:r>
      <w:r>
        <w:t xml:space="preserve"> is appointed as special master in this action to take all evidence presented by the parties in the accounting and to report the evidence with the special master's findings of fact to this court with all dispatch.</w:t>
      </w:r>
    </w:p>
    <w:p w14:paraId="1C9967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ORDERED at </w:t>
      </w:r>
      <w:r>
        <w:rPr>
          <w:rStyle w:val="pxfinstr"/>
          <w:i/>
          <w:iCs/>
        </w:rPr>
        <w:t>[name of city]</w:t>
      </w:r>
      <w:r>
        <w:t xml:space="preserve">, Florida on </w:t>
      </w:r>
      <w:r>
        <w:rPr>
          <w:rStyle w:val="pxfinstr"/>
          <w:i/>
          <w:iCs/>
        </w:rPr>
        <w:t>[date of judgment]</w:t>
      </w:r>
      <w:r>
        <w:t>.</w:t>
      </w:r>
    </w:p>
    <w:p w14:paraId="4435EB9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39B9B3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39DFF3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F53EAD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tbl.ident="I02YGZS"</w:instrText>
      </w:r>
      <w:r>
        <w:fldChar w:fldCharType="end"/>
      </w:r>
      <w:r>
        <w:fldChar w:fldCharType="begin"/>
      </w:r>
      <w:r>
        <w:instrText>tbl.uuid="I03AG8V"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16442F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E6A054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4593ED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ECBE9C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A94EBEA" w14:textId="77777777">
        <w:tblPrEx>
          <w:tblCellMar>
            <w:top w:w="0" w:type="dxa"/>
            <w:left w:w="0" w:type="dxa"/>
            <w:bottom w:w="0" w:type="dxa"/>
            <w:right w:w="0" w:type="dxa"/>
          </w:tblCellMar>
        </w:tblPrEx>
        <w:tc>
          <w:tcPr>
            <w:tcW w:w="4320" w:type="dxa"/>
            <w:tcBorders>
              <w:top w:val="nil"/>
              <w:left w:val="nil"/>
              <w:bottom w:val="nil"/>
              <w:right w:val="nil"/>
            </w:tcBorders>
          </w:tcPr>
          <w:p w14:paraId="6FD59D2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0FA3A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87080C1" w14:textId="77777777">
        <w:tblPrEx>
          <w:tblCellMar>
            <w:top w:w="0" w:type="dxa"/>
            <w:left w:w="0" w:type="dxa"/>
            <w:bottom w:w="0" w:type="dxa"/>
            <w:right w:w="0" w:type="dxa"/>
          </w:tblCellMar>
        </w:tblPrEx>
        <w:tc>
          <w:tcPr>
            <w:tcW w:w="4320" w:type="dxa"/>
            <w:tcBorders>
              <w:top w:val="nil"/>
              <w:left w:val="nil"/>
              <w:bottom w:val="nil"/>
              <w:right w:val="nil"/>
            </w:tcBorders>
          </w:tcPr>
          <w:p w14:paraId="4E2B47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D60DFA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F082E6D" w14:textId="77777777" w:rsidR="00FD3105" w:rsidRDefault="00FD3105">
      <w:pPr>
        <w:pStyle w:val="pxtbody"/>
      </w:pPr>
    </w:p>
    <w:p w14:paraId="07E9DBED" w14:textId="77777777" w:rsidR="00FD3105" w:rsidRDefault="00FD3105"/>
    <w:p w14:paraId="31A6BBC9" w14:textId="77777777" w:rsidR="00FD3105" w:rsidRDefault="00FD3105">
      <w:pPr>
        <w:pStyle w:val="pxcomnt"/>
      </w:pPr>
    </w:p>
    <w:p w14:paraId="647ED9B2" w14:textId="77777777" w:rsidR="00FD3105" w:rsidRDefault="00FD3105">
      <w:pPr>
        <w:pStyle w:val="pxhac"/>
        <w:spacing w:before="180"/>
        <w:jc w:val="center"/>
      </w:pPr>
      <w:r>
        <w:rPr>
          <w:rStyle w:val="pxb"/>
          <w:b/>
          <w:bCs/>
        </w:rPr>
        <w:t>Author's Comment</w:t>
      </w:r>
    </w:p>
    <w:p w14:paraId="71726D0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Accountings have two phases. The first phase is on the liability to account. This form is a determination of liability. Ordinarily, the accounting itself is conducted by a magistrate. See </w:t>
      </w:r>
      <w:r>
        <w:rPr>
          <w:rStyle w:val="pxst"/>
          <w:color w:val="FF0000"/>
          <w:sz w:val="20"/>
          <w:szCs w:val="20"/>
          <w:vertAlign w:val="superscript"/>
        </w:rPr>
        <w:t>►</w:t>
      </w:r>
      <w:r>
        <w:rPr>
          <w:rStyle w:val="pxst"/>
        </w:rPr>
        <w:fldChar w:fldCharType="begin"/>
      </w:r>
      <w:r>
        <w:rPr>
          <w:rStyle w:val="pxst"/>
        </w:rPr>
        <w:instrText>st.ref.id="I035K0J"</w:instrText>
      </w:r>
      <w:r>
        <w:rPr>
          <w:rStyle w:val="pxst"/>
        </w:rPr>
        <w:fldChar w:fldCharType="end"/>
      </w:r>
      <w:r>
        <w:rPr>
          <w:rStyle w:val="pxst"/>
        </w:rPr>
        <w:t>Fla. R. Civ. P. 1.490</w:t>
      </w:r>
      <w:r>
        <w:t>. A finding of no liability results in the usual nonjury judgment for defendant.</w:t>
      </w:r>
    </w:p>
    <w:p w14:paraId="4DCDD746" w14:textId="77777777" w:rsidR="00FD3105" w:rsidRDefault="00FD3105">
      <w:pPr>
        <w:pStyle w:val="pxs"/>
        <w:spacing w:before="180"/>
        <w:rPr>
          <w:sz w:val="27"/>
          <w:szCs w:val="27"/>
        </w:rPr>
      </w:pPr>
      <w:r>
        <w:rPr>
          <w:sz w:val="27"/>
          <w:szCs w:val="27"/>
        </w:rPr>
        <w:t>10:65. Order</w:t>
      </w:r>
      <w:r>
        <w:rPr>
          <w:rStyle w:val="pxsep"/>
        </w:rPr>
        <w:t xml:space="preserve">-- </w:t>
      </w:r>
      <w:r>
        <w:rPr>
          <w:sz w:val="27"/>
          <w:szCs w:val="27"/>
        </w:rPr>
        <w:t>Dissolution of marriage, income deduction</w:t>
      </w:r>
    </w:p>
    <w:p w14:paraId="6CC86C92" w14:textId="77777777" w:rsidR="00FD3105" w:rsidRDefault="00FD3105">
      <w:pPr>
        <w:pStyle w:val="pxcomnt"/>
      </w:pPr>
    </w:p>
    <w:p w14:paraId="5FFA1C91" w14:textId="77777777" w:rsidR="00FD3105" w:rsidRDefault="00FD3105">
      <w:pPr>
        <w:pStyle w:val="pxhac"/>
        <w:spacing w:before="180"/>
        <w:jc w:val="center"/>
      </w:pPr>
      <w:r>
        <w:rPr>
          <w:rStyle w:val="pxb"/>
          <w:b/>
          <w:bCs/>
        </w:rPr>
        <w:t>Author's Comment</w:t>
      </w:r>
    </w:p>
    <w:p w14:paraId="1926C68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p.ct.id="3d29be30775711ee8e1ba9ecff0bf883|65|10:65"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st.ref.id="I02VNUY"</w:instrText>
      </w:r>
      <w:r>
        <w:rPr>
          <w:rStyle w:val="pxst"/>
        </w:rPr>
        <w:fldChar w:fldCharType="end"/>
      </w:r>
      <w:r>
        <w:rPr>
          <w:rStyle w:val="pxst"/>
        </w:rPr>
        <w:t>Fla. Fam. L. R. P. 12.996(a)</w:t>
      </w:r>
      <w:r>
        <w:t xml:space="preserve">; </w:t>
      </w:r>
      <w:r>
        <w:rPr>
          <w:rStyle w:val="pxst"/>
          <w:color w:val="FF0000"/>
          <w:sz w:val="20"/>
          <w:szCs w:val="20"/>
          <w:vertAlign w:val="superscript"/>
        </w:rPr>
        <w:t>►</w:t>
      </w:r>
      <w:r>
        <w:rPr>
          <w:rStyle w:val="pxst"/>
        </w:rPr>
        <w:fldChar w:fldCharType="begin"/>
      </w:r>
      <w:r>
        <w:rPr>
          <w:rStyle w:val="pxst"/>
        </w:rPr>
        <w:instrText>st.ref.id="I048X7M"</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r>
        <w:t xml:space="preserve"> Section 61.1301(1)(e) requires a statement to the obligor of his rights, remedies and duties under the income deduction order. See Form 12.996(b) and </w:t>
      </w:r>
      <w:r>
        <w:rPr>
          <w:rStyle w:val="pxx"/>
          <w:color w:val="FF0000"/>
          <w:sz w:val="20"/>
          <w:szCs w:val="20"/>
          <w:vertAlign w:val="superscript"/>
        </w:rPr>
        <w:t>►</w:t>
      </w:r>
      <w:ins w:id="508" w:author="Debra M. Salisbury" w:date="2024-02-24T12:55:00Z">
        <w:r w:rsidR="00754BBE">
          <w:rPr>
            <w:rStyle w:val="pxx"/>
          </w:rPr>
          <w:t xml:space="preserve">Comments in </w:t>
        </w:r>
      </w:ins>
      <w:r>
        <w:rPr>
          <w:rStyle w:val="pxx"/>
        </w:rPr>
        <w:fldChar w:fldCharType="begin"/>
      </w:r>
      <w:r>
        <w:rPr>
          <w:rStyle w:val="pxx"/>
        </w:rPr>
        <w:instrText>x.ref.id="I013KF8"</w:instrText>
      </w:r>
      <w:r>
        <w:rPr>
          <w:rStyle w:val="pxx"/>
        </w:rPr>
        <w:fldChar w:fldCharType="end"/>
      </w:r>
      <w:del w:id="509" w:author="Debra M. Salisbury" w:date="2024-05-05T12:12:00Z">
        <w:r w:rsidDel="00030D9D">
          <w:rPr>
            <w:rStyle w:val="pxx"/>
          </w:rPr>
          <w:delText xml:space="preserve">section </w:delText>
        </w:r>
      </w:del>
      <w:ins w:id="510" w:author="Debra M. Salisbury" w:date="2024-05-05T12:12:00Z">
        <w:r w:rsidR="00030D9D">
          <w:rPr>
            <w:rStyle w:val="pxx"/>
            <w:rFonts w:ascii="Times New Roman" w:hAnsi="Times New Roman"/>
          </w:rPr>
          <w:t>§</w:t>
        </w:r>
      </w:ins>
      <w:r>
        <w:rPr>
          <w:rStyle w:val="pxx"/>
        </w:rPr>
        <w:t>10:69</w:t>
      </w:r>
      <w:r>
        <w:t xml:space="preserve"> for the method of computing the sum in accordance with the </w:t>
      </w:r>
      <w:r>
        <w:rPr>
          <w:rStyle w:val="pxsst"/>
          <w:color w:val="FF0000"/>
          <w:sz w:val="20"/>
          <w:szCs w:val="20"/>
          <w:vertAlign w:val="superscript"/>
        </w:rPr>
        <w:t>►</w:t>
      </w:r>
      <w:r>
        <w:rPr>
          <w:rStyle w:val="pxsst"/>
        </w:rPr>
        <w:fldChar w:fldCharType="begin"/>
      </w:r>
      <w:r>
        <w:rPr>
          <w:rStyle w:val="pxsst"/>
        </w:rPr>
        <w:instrText>sst.ref.id="I03YX6Z"</w:instrText>
      </w:r>
      <w:r>
        <w:rPr>
          <w:rStyle w:val="pxsst"/>
        </w:rPr>
        <w:fldChar w:fldCharType="end"/>
      </w:r>
      <w:r>
        <w:rPr>
          <w:rStyle w:val="pxsst"/>
        </w:rPr>
        <w:t>Consumer Credit Protection Act</w:t>
      </w:r>
      <w:r>
        <w:t xml:space="preserve">. See also </w:t>
      </w:r>
      <w:r>
        <w:rPr>
          <w:rStyle w:val="pxst"/>
          <w:color w:val="FF0000"/>
          <w:sz w:val="20"/>
          <w:szCs w:val="20"/>
          <w:vertAlign w:val="superscript"/>
        </w:rPr>
        <w:t>►</w:t>
      </w:r>
      <w:r>
        <w:rPr>
          <w:rStyle w:val="pxst"/>
        </w:rPr>
        <w:fldChar w:fldCharType="begin"/>
      </w:r>
      <w:r>
        <w:rPr>
          <w:rStyle w:val="pxst"/>
        </w:rPr>
        <w:instrText>st.ref.id="I0463X3"</w:instrText>
      </w:r>
      <w:r>
        <w:rPr>
          <w:rStyle w:val="pxst"/>
        </w:rPr>
        <w:fldChar w:fldCharType="end"/>
      </w:r>
      <w:r>
        <w:rPr>
          <w:rStyle w:val="pxst"/>
        </w:rPr>
        <w:t>Fla. Fam. L. R. P. Form 12.996(d)</w:t>
      </w:r>
      <w:r>
        <w:t>.</w:t>
      </w:r>
    </w:p>
    <w:p w14:paraId="7F9A4F46" w14:textId="77777777" w:rsidR="00FD3105" w:rsidRDefault="00FD3105">
      <w:pPr>
        <w:pStyle w:val="pxs"/>
        <w:spacing w:before="180"/>
        <w:rPr>
          <w:sz w:val="27"/>
          <w:szCs w:val="27"/>
        </w:rPr>
      </w:pPr>
      <w:r>
        <w:rPr>
          <w:sz w:val="27"/>
          <w:szCs w:val="27"/>
        </w:rPr>
        <w:t>10:66. Order</w:t>
      </w:r>
      <w:r>
        <w:rPr>
          <w:rStyle w:val="pxsep"/>
        </w:rPr>
        <w:t xml:space="preserve">-- </w:t>
      </w:r>
      <w:r>
        <w:rPr>
          <w:sz w:val="27"/>
          <w:szCs w:val="27"/>
        </w:rPr>
        <w:t>Garnishment, continuing writ</w:t>
      </w:r>
    </w:p>
    <w:p w14:paraId="5DE03FC4" w14:textId="77777777" w:rsidR="00FD3105" w:rsidRDefault="00FD3105">
      <w:pPr>
        <w:pStyle w:val="pxov"/>
        <w:rPr>
          <w:vanish/>
        </w:rPr>
      </w:pPr>
      <w:r>
        <w:rPr>
          <w:vanish/>
        </w:rPr>
        <w:t>FMS</w:t>
      </w:r>
    </w:p>
    <w:p w14:paraId="7EFB2E79" w14:textId="77777777" w:rsidR="00FD3105" w:rsidRDefault="00FD3105">
      <w:pPr>
        <w:pStyle w:val="pxov"/>
        <w:rPr>
          <w:vanish/>
        </w:rPr>
      </w:pPr>
      <w:r>
        <w:rPr>
          <w:vanish/>
        </w:rPr>
        <w:t>COL</w:t>
      </w:r>
    </w:p>
    <w:p w14:paraId="0532C3DC" w14:textId="77777777" w:rsidR="00FD3105" w:rsidRDefault="00FD3105">
      <w:pPr>
        <w:pStyle w:val="pxov"/>
        <w:rPr>
          <w:vanish/>
        </w:rPr>
      </w:pPr>
      <w:r>
        <w:rPr>
          <w:vanish/>
        </w:rPr>
        <w:t>AMT</w:t>
      </w:r>
    </w:p>
    <w:p w14:paraId="0790719E" w14:textId="77777777" w:rsidR="00FD3105" w:rsidRDefault="00FD3105">
      <w:pPr>
        <w:pStyle w:val="pxov"/>
        <w:rPr>
          <w:vanish/>
        </w:rPr>
      </w:pPr>
      <w:r>
        <w:rPr>
          <w:vanish/>
        </w:rPr>
        <w:t>CML</w:t>
      </w:r>
    </w:p>
    <w:p w14:paraId="4B6371B2" w14:textId="77777777" w:rsidR="00FD3105" w:rsidRDefault="00FD3105">
      <w:pPr>
        <w:pStyle w:val="pxov"/>
        <w:rPr>
          <w:vanish/>
        </w:rPr>
      </w:pPr>
      <w:r>
        <w:rPr>
          <w:vanish/>
        </w:rPr>
        <w:t>CRD</w:t>
      </w:r>
    </w:p>
    <w:p w14:paraId="410D9574" w14:textId="77777777" w:rsidR="00FD3105" w:rsidRDefault="00FD3105">
      <w:pPr>
        <w:pStyle w:val="pxov"/>
        <w:rPr>
          <w:vanish/>
        </w:rPr>
      </w:pPr>
      <w:r>
        <w:rPr>
          <w:vanish/>
        </w:rPr>
        <w:t>CRC</w:t>
      </w:r>
    </w:p>
    <w:p w14:paraId="412B4A2C" w14:textId="77777777" w:rsidR="00FD3105" w:rsidRDefault="00FD3105">
      <w:pPr>
        <w:pStyle w:val="pxov"/>
        <w:rPr>
          <w:vanish/>
        </w:rPr>
      </w:pPr>
      <w:r>
        <w:rPr>
          <w:vanish/>
        </w:rPr>
        <w:t>LCV</w:t>
      </w:r>
    </w:p>
    <w:p w14:paraId="34C95B51" w14:textId="77777777" w:rsidR="00FD3105" w:rsidRDefault="00FD3105">
      <w:pPr>
        <w:pStyle w:val="pxov"/>
        <w:rPr>
          <w:vanish/>
        </w:rPr>
      </w:pPr>
      <w:r>
        <w:rPr>
          <w:vanish/>
        </w:rPr>
        <w:t>LSC</w:t>
      </w:r>
    </w:p>
    <w:p w14:paraId="2BC10A65" w14:textId="77777777" w:rsidR="00FD3105" w:rsidRDefault="00FD3105">
      <w:pPr>
        <w:pStyle w:val="pxov"/>
        <w:rPr>
          <w:vanish/>
        </w:rPr>
      </w:pPr>
      <w:r>
        <w:rPr>
          <w:vanish/>
        </w:rPr>
        <w:t>LS7</w:t>
      </w:r>
    </w:p>
    <w:p w14:paraId="27B8819C" w14:textId="77777777" w:rsidR="00FD3105" w:rsidRDefault="00FD3105">
      <w:pPr>
        <w:pStyle w:val="pxov"/>
        <w:rPr>
          <w:vanish/>
        </w:rPr>
      </w:pPr>
      <w:r>
        <w:rPr>
          <w:vanish/>
        </w:rPr>
        <w:t>FCV</w:t>
      </w:r>
    </w:p>
    <w:p w14:paraId="6C510AFF" w14:textId="77777777" w:rsidR="00FD3105" w:rsidRDefault="00FD3105">
      <w:pPr>
        <w:pStyle w:val="pxov"/>
        <w:rPr>
          <w:vanish/>
        </w:rPr>
      </w:pPr>
      <w:r>
        <w:rPr>
          <w:vanish/>
        </w:rPr>
        <w:t>FLG</w:t>
      </w:r>
    </w:p>
    <w:p w14:paraId="7C1FC3D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form.fid="I7bf762c09fed11dfbf230000837214a9"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9A9A61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tbl.ident="I04NNIN"</w:instrText>
      </w:r>
      <w:r>
        <w:fldChar w:fldCharType="end"/>
      </w:r>
      <w:r>
        <w:fldChar w:fldCharType="begin"/>
      </w:r>
      <w:r>
        <w:instrText>tbl.uuid="I04S5X6"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C54973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43B00C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69A020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D4B91D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725D44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14D30B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C01AD07" w14:textId="77777777">
        <w:tblPrEx>
          <w:tblCellMar>
            <w:top w:w="0" w:type="dxa"/>
            <w:left w:w="0" w:type="dxa"/>
            <w:bottom w:w="0" w:type="dxa"/>
            <w:right w:w="0" w:type="dxa"/>
          </w:tblCellMar>
        </w:tblPrEx>
        <w:tc>
          <w:tcPr>
            <w:tcW w:w="2160" w:type="dxa"/>
            <w:tcBorders>
              <w:top w:val="nil"/>
              <w:left w:val="nil"/>
              <w:bottom w:val="nil"/>
              <w:right w:val="nil"/>
            </w:tcBorders>
          </w:tcPr>
          <w:p w14:paraId="6952813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D33352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08AF8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76BB70" w14:textId="77777777" w:rsidR="00FD3105" w:rsidRDefault="00FD3105"/>
        </w:tc>
      </w:tr>
      <w:tr w:rsidR="00FD3105" w14:paraId="4A4C6C63" w14:textId="77777777">
        <w:tblPrEx>
          <w:tblCellMar>
            <w:top w:w="0" w:type="dxa"/>
            <w:left w:w="0" w:type="dxa"/>
            <w:bottom w:w="0" w:type="dxa"/>
            <w:right w:w="0" w:type="dxa"/>
          </w:tblCellMar>
        </w:tblPrEx>
        <w:tc>
          <w:tcPr>
            <w:tcW w:w="2160" w:type="dxa"/>
            <w:tcBorders>
              <w:top w:val="nil"/>
              <w:left w:val="nil"/>
              <w:bottom w:val="nil"/>
              <w:right w:val="nil"/>
            </w:tcBorders>
          </w:tcPr>
          <w:p w14:paraId="5757AA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31087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91F596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2B6CFBD" w14:textId="77777777" w:rsidR="00FD3105" w:rsidRDefault="00FD3105"/>
        </w:tc>
      </w:tr>
      <w:tr w:rsidR="00FD3105" w14:paraId="382DBC4E" w14:textId="77777777">
        <w:tblPrEx>
          <w:tblCellMar>
            <w:top w:w="0" w:type="dxa"/>
            <w:left w:w="0" w:type="dxa"/>
            <w:bottom w:w="0" w:type="dxa"/>
            <w:right w:w="0" w:type="dxa"/>
          </w:tblCellMar>
        </w:tblPrEx>
        <w:tc>
          <w:tcPr>
            <w:tcW w:w="2160" w:type="dxa"/>
            <w:tcBorders>
              <w:top w:val="nil"/>
              <w:left w:val="nil"/>
              <w:bottom w:val="nil"/>
              <w:right w:val="nil"/>
            </w:tcBorders>
          </w:tcPr>
          <w:p w14:paraId="70E6EC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61C2D9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20CFC0D" w14:textId="77777777" w:rsidR="00FD3105" w:rsidRDefault="00FD3105"/>
        </w:tc>
        <w:tc>
          <w:tcPr>
            <w:tcW w:w="2160" w:type="dxa"/>
            <w:tcBorders>
              <w:top w:val="nil"/>
              <w:left w:val="nil"/>
              <w:bottom w:val="nil"/>
              <w:right w:val="nil"/>
            </w:tcBorders>
          </w:tcPr>
          <w:p w14:paraId="272E598A" w14:textId="77777777" w:rsidR="00FD3105" w:rsidRDefault="00FD3105"/>
        </w:tc>
      </w:tr>
      <w:tr w:rsidR="00FD3105" w14:paraId="2A2C7065" w14:textId="77777777">
        <w:tblPrEx>
          <w:tblCellMar>
            <w:top w:w="0" w:type="dxa"/>
            <w:left w:w="0" w:type="dxa"/>
            <w:bottom w:w="0" w:type="dxa"/>
            <w:right w:w="0" w:type="dxa"/>
          </w:tblCellMar>
        </w:tblPrEx>
        <w:tc>
          <w:tcPr>
            <w:tcW w:w="2160" w:type="dxa"/>
            <w:tcBorders>
              <w:top w:val="nil"/>
              <w:left w:val="nil"/>
              <w:bottom w:val="nil"/>
              <w:right w:val="nil"/>
            </w:tcBorders>
          </w:tcPr>
          <w:p w14:paraId="4D9DC68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8D589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2F77C0E" w14:textId="77777777" w:rsidR="00FD3105" w:rsidRDefault="00FD3105"/>
        </w:tc>
        <w:tc>
          <w:tcPr>
            <w:tcW w:w="2160" w:type="dxa"/>
            <w:tcBorders>
              <w:top w:val="nil"/>
              <w:left w:val="nil"/>
              <w:bottom w:val="nil"/>
              <w:right w:val="nil"/>
            </w:tcBorders>
          </w:tcPr>
          <w:p w14:paraId="1B5F181A" w14:textId="77777777" w:rsidR="00FD3105" w:rsidRDefault="00FD3105"/>
        </w:tc>
      </w:tr>
      <w:tr w:rsidR="00FD3105" w14:paraId="27FDF445" w14:textId="77777777">
        <w:tblPrEx>
          <w:tblCellMar>
            <w:top w:w="0" w:type="dxa"/>
            <w:left w:w="0" w:type="dxa"/>
            <w:bottom w:w="0" w:type="dxa"/>
            <w:right w:w="0" w:type="dxa"/>
          </w:tblCellMar>
        </w:tblPrEx>
        <w:tc>
          <w:tcPr>
            <w:tcW w:w="2160" w:type="dxa"/>
            <w:tcBorders>
              <w:top w:val="nil"/>
              <w:left w:val="nil"/>
              <w:bottom w:val="nil"/>
              <w:right w:val="nil"/>
            </w:tcBorders>
          </w:tcPr>
          <w:p w14:paraId="05E089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1F80C4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3FAC5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672AA58" w14:textId="77777777" w:rsidR="00FD3105" w:rsidRDefault="00FD3105"/>
        </w:tc>
      </w:tr>
    </w:tbl>
    <w:p w14:paraId="5490D01C" w14:textId="77777777" w:rsidR="00FD3105" w:rsidRDefault="00FD3105">
      <w:pPr>
        <w:pStyle w:val="pxtbody"/>
      </w:pPr>
    </w:p>
    <w:p w14:paraId="528CA23B" w14:textId="77777777" w:rsidR="00FD3105" w:rsidRDefault="00FD3105"/>
    <w:p w14:paraId="78388606" w14:textId="77777777" w:rsidR="00FD3105" w:rsidRDefault="00FD3105">
      <w:pPr>
        <w:pStyle w:val="pxformhac"/>
        <w:spacing w:before="180"/>
        <w:jc w:val="center"/>
      </w:pPr>
      <w:r>
        <w:t xml:space="preserve">ORDER FOR CONTINUING GARNISHMENT </w:t>
      </w:r>
    </w:p>
    <w:p w14:paraId="2B7A97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This action was heard on the motion for a continuing writ of garnishment directed to defendant's employer and</w:t>
      </w:r>
    </w:p>
    <w:p w14:paraId="1905A0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IT IS ADJUDGED that the clerk of this court shall issue a continuing writ of garnishment naming </w:t>
      </w:r>
      <w:r>
        <w:rPr>
          <w:rStyle w:val="pxfinstr"/>
          <w:i/>
          <w:iCs/>
        </w:rPr>
        <w:t>[name of employer]</w:t>
      </w:r>
      <w:r>
        <w:t xml:space="preserve"> as garnishee requiring garnishee to answer the writ and say whether defendant </w:t>
      </w:r>
      <w:r>
        <w:rPr>
          <w:rStyle w:val="pxfinstr"/>
          <w:i/>
          <w:iCs/>
        </w:rPr>
        <w:t>[NAME OF DEFENDANT]</w:t>
      </w:r>
      <w:r>
        <w:t xml:space="preserve"> is employed by garnishee and, if so, the gross amount of periodic payments of salary or wages payable to defendant, the amount of deductions required by law from the gross salary or wages, the period for which each payment is made and to withhold the amount in excess of 25</w:t>
      </w:r>
      <w:r>
        <w:rPr>
          <w:vanish/>
        </w:rPr>
        <w:t>&amp;percnt;</w:t>
      </w:r>
      <w:r>
        <w:rPr>
          <w:rStyle w:val="pxvis"/>
          <w:rFonts w:ascii="Times NewRoman" w:hAnsi="Times NewRoman"/>
          <w:b w:val="0"/>
          <w:sz w:val="24"/>
        </w:rPr>
        <w:t>%</w:t>
      </w:r>
      <w:r>
        <w:t xml:space="preserve"> of defendant's net disposable earnings, unless defendant is exempt under </w:t>
      </w:r>
      <w:r>
        <w:rPr>
          <w:rStyle w:val="pxst"/>
          <w:color w:val="FF0000"/>
          <w:sz w:val="20"/>
          <w:szCs w:val="20"/>
          <w:vertAlign w:val="superscript"/>
        </w:rPr>
        <w:t>►</w:t>
      </w:r>
      <w:r>
        <w:rPr>
          <w:rStyle w:val="pxst"/>
        </w:rPr>
        <w:fldChar w:fldCharType="begin"/>
      </w:r>
      <w:r>
        <w:rPr>
          <w:rStyle w:val="pxst"/>
        </w:rPr>
        <w:instrText>st.ref.id="I03W4AG"</w:instrText>
      </w:r>
      <w:r>
        <w:rPr>
          <w:rStyle w:val="pxst"/>
        </w:rPr>
        <w:fldChar w:fldCharType="end"/>
      </w:r>
      <w:r>
        <w:rPr>
          <w:rStyle w:val="pxst"/>
          <w:vanish/>
        </w:rPr>
        <w:t>&amp;s;</w:t>
      </w:r>
      <w:r>
        <w:rPr>
          <w:rStyle w:val="pxvis"/>
          <w:rFonts w:ascii="Times NewRoman" w:hAnsi="Times NewRoman"/>
          <w:b w:val="0"/>
          <w:sz w:val="24"/>
        </w:rPr>
        <w:t>§</w:t>
      </w:r>
      <w:r>
        <w:rPr>
          <w:rStyle w:val="pxst"/>
        </w:rPr>
        <w:t>222.11 Florida Statutes</w:t>
      </w:r>
      <w:r>
        <w:t>, from each payment of salary or wages due from garnishee to defendant and to hold the withheld amount pending the further order of the court.</w:t>
      </w:r>
    </w:p>
    <w:p w14:paraId="07EAB5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ORDERED at </w:t>
      </w:r>
      <w:r>
        <w:rPr>
          <w:rStyle w:val="pxfinstr"/>
          <w:i/>
          <w:iCs/>
        </w:rPr>
        <w:t>[name of city]</w:t>
      </w:r>
      <w:r>
        <w:t xml:space="preserve">, Florida on </w:t>
      </w:r>
      <w:r>
        <w:rPr>
          <w:rStyle w:val="pxfinstr"/>
          <w:i/>
          <w:iCs/>
        </w:rPr>
        <w:t>[date of judgment]</w:t>
      </w:r>
      <w:r>
        <w:t>.</w:t>
      </w:r>
    </w:p>
    <w:p w14:paraId="524C490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39A015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632F74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C44EB8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tbl.ident="I0714E0"</w:instrText>
      </w:r>
      <w:r>
        <w:fldChar w:fldCharType="end"/>
      </w:r>
      <w:r>
        <w:fldChar w:fldCharType="begin"/>
      </w:r>
      <w:r>
        <w:instrText>tbl.uuid="I06OVNT"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B0C959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CD3FCA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B90661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DA8540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41CD919" w14:textId="77777777">
        <w:tblPrEx>
          <w:tblCellMar>
            <w:top w:w="0" w:type="dxa"/>
            <w:left w:w="0" w:type="dxa"/>
            <w:bottom w:w="0" w:type="dxa"/>
            <w:right w:w="0" w:type="dxa"/>
          </w:tblCellMar>
        </w:tblPrEx>
        <w:tc>
          <w:tcPr>
            <w:tcW w:w="4320" w:type="dxa"/>
            <w:tcBorders>
              <w:top w:val="nil"/>
              <w:left w:val="nil"/>
              <w:bottom w:val="nil"/>
              <w:right w:val="nil"/>
            </w:tcBorders>
          </w:tcPr>
          <w:p w14:paraId="4DAC26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047F8B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A011AAF" w14:textId="77777777">
        <w:tblPrEx>
          <w:tblCellMar>
            <w:top w:w="0" w:type="dxa"/>
            <w:left w:w="0" w:type="dxa"/>
            <w:bottom w:w="0" w:type="dxa"/>
            <w:right w:w="0" w:type="dxa"/>
          </w:tblCellMar>
        </w:tblPrEx>
        <w:tc>
          <w:tcPr>
            <w:tcW w:w="4320" w:type="dxa"/>
            <w:tcBorders>
              <w:top w:val="nil"/>
              <w:left w:val="nil"/>
              <w:bottom w:val="nil"/>
              <w:right w:val="nil"/>
            </w:tcBorders>
          </w:tcPr>
          <w:p w14:paraId="21C167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3A8B3A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7697F92" w14:textId="77777777" w:rsidR="00FD3105" w:rsidRDefault="00FD3105">
      <w:pPr>
        <w:pStyle w:val="pxtbody"/>
      </w:pPr>
    </w:p>
    <w:p w14:paraId="154FCF45" w14:textId="77777777" w:rsidR="00FD3105" w:rsidRDefault="00FD3105"/>
    <w:p w14:paraId="31CF4BA1" w14:textId="77777777" w:rsidR="00FD3105" w:rsidRDefault="00FD3105">
      <w:pPr>
        <w:pStyle w:val="pxcomnt"/>
      </w:pPr>
    </w:p>
    <w:p w14:paraId="789536DA" w14:textId="77777777" w:rsidR="00FD3105" w:rsidRDefault="00FD3105">
      <w:pPr>
        <w:pStyle w:val="pxhac"/>
        <w:spacing w:before="180"/>
        <w:jc w:val="center"/>
      </w:pPr>
      <w:r>
        <w:rPr>
          <w:rStyle w:val="pxb"/>
          <w:b/>
          <w:bCs/>
        </w:rPr>
        <w:t>Author's Comment</w:t>
      </w:r>
    </w:p>
    <w:p w14:paraId="0F66417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st.ref.id="I048X1W"</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w:t>
      </w:r>
      <w:r>
        <w:rPr>
          <w:rStyle w:val="pxst"/>
          <w:color w:val="FF0000"/>
          <w:sz w:val="20"/>
          <w:szCs w:val="20"/>
          <w:vertAlign w:val="superscript"/>
        </w:rPr>
        <w:t>►</w:t>
      </w:r>
      <w:r>
        <w:rPr>
          <w:rStyle w:val="pxst"/>
        </w:rPr>
        <w:fldChar w:fldCharType="begin"/>
      </w:r>
      <w:r>
        <w:rPr>
          <w:rStyle w:val="pxst"/>
        </w:rPr>
        <w:instrText>st.ref.id="I048WTF"</w:instrText>
      </w:r>
      <w:r>
        <w:rPr>
          <w:rStyle w:val="pxst"/>
        </w:rPr>
        <w:fldChar w:fldCharType="end"/>
      </w:r>
      <w:r>
        <w:rPr>
          <w:rStyle w:val="pxst"/>
          <w:vanish/>
        </w:rPr>
        <w:t>&amp;s;</w:t>
      </w:r>
      <w:r>
        <w:rPr>
          <w:rStyle w:val="pxvis"/>
          <w:rFonts w:ascii="Times NewRoman" w:hAnsi="Times NewRoman"/>
          <w:b w:val="0"/>
          <w:sz w:val="24"/>
        </w:rPr>
        <w:t>§</w:t>
      </w:r>
      <w:r>
        <w:rPr>
          <w:rStyle w:val="pxst"/>
        </w:rPr>
        <w:t>61.12, Fla. Stat.</w:t>
      </w:r>
      <w:r>
        <w:t xml:space="preserve"> </w:t>
      </w:r>
      <w:r>
        <w:rPr>
          <w:rStyle w:val="pxst"/>
          <w:color w:val="FF0000"/>
          <w:sz w:val="20"/>
          <w:szCs w:val="20"/>
          <w:vertAlign w:val="superscript"/>
        </w:rPr>
        <w:t>►</w:t>
      </w:r>
      <w:r>
        <w:rPr>
          <w:rStyle w:val="pxst"/>
        </w:rPr>
        <w:fldChar w:fldCharType="begin"/>
      </w:r>
      <w:r>
        <w:rPr>
          <w:rStyle w:val="pxst"/>
        </w:rPr>
        <w:instrText>st.ref.id="I02XE4A"</w:instrText>
      </w:r>
      <w:r>
        <w:rPr>
          <w:rStyle w:val="pxst"/>
        </w:rPr>
        <w:fldChar w:fldCharType="end"/>
      </w:r>
      <w:r>
        <w:rPr>
          <w:rStyle w:val="pxst"/>
        </w:rPr>
        <w:t>Section 61.12, Florida Statutes</w:t>
      </w:r>
      <w:r>
        <w:t xml:space="preserve"> applies to temporary relief as well as after judgment. See </w:t>
      </w:r>
      <w:r>
        <w:rPr>
          <w:rStyle w:val="pxst"/>
          <w:color w:val="FF0000"/>
          <w:sz w:val="20"/>
          <w:szCs w:val="20"/>
          <w:vertAlign w:val="superscript"/>
        </w:rPr>
        <w:t>►</w:t>
      </w:r>
      <w:r>
        <w:rPr>
          <w:rStyle w:val="pxst"/>
        </w:rPr>
        <w:fldChar w:fldCharType="begin"/>
      </w:r>
      <w:r>
        <w:rPr>
          <w:rStyle w:val="pxst"/>
        </w:rPr>
        <w:instrText>st.ref.id="I05XUTI"</w:instrText>
      </w:r>
      <w:r>
        <w:rPr>
          <w:rStyle w:val="pxst"/>
        </w:rPr>
        <w:fldChar w:fldCharType="end"/>
      </w:r>
      <w:r>
        <w:rPr>
          <w:rStyle w:val="pxst"/>
        </w:rPr>
        <w:t xml:space="preserve">Title 15 U.S.C.A. </w:t>
      </w:r>
      <w:r>
        <w:rPr>
          <w:rStyle w:val="pxst"/>
          <w:vanish/>
        </w:rPr>
        <w:t>&amp;ss;</w:t>
      </w:r>
      <w:r>
        <w:rPr>
          <w:rStyle w:val="pxvis"/>
          <w:rFonts w:ascii="Times NewRoman" w:hAnsi="Times NewRoman"/>
          <w:b w:val="0"/>
          <w:sz w:val="24"/>
        </w:rPr>
        <w:t>§§</w:t>
      </w:r>
      <w:r>
        <w:rPr>
          <w:rStyle w:val="pxst"/>
        </w:rPr>
        <w:t>1672 and 1673</w:t>
      </w:r>
      <w:r>
        <w:t xml:space="preserve"> for a limitation on the amount that can be garnished. See </w:t>
      </w:r>
      <w:r>
        <w:rPr>
          <w:rStyle w:val="pxx"/>
          <w:color w:val="FF0000"/>
          <w:sz w:val="20"/>
          <w:szCs w:val="20"/>
          <w:vertAlign w:val="superscript"/>
        </w:rPr>
        <w:t>►</w:t>
      </w:r>
      <w:r>
        <w:rPr>
          <w:rStyle w:val="pxx"/>
        </w:rPr>
        <w:fldChar w:fldCharType="begin"/>
      </w:r>
      <w:r>
        <w:rPr>
          <w:rStyle w:val="pxx"/>
        </w:rPr>
        <w:instrText>x.ref.id="I013KFA"</w:instrText>
      </w:r>
      <w:r>
        <w:rPr>
          <w:rStyle w:val="pxx"/>
        </w:rPr>
        <w:fldChar w:fldCharType="end"/>
      </w:r>
      <w:ins w:id="511" w:author="Debra M. Salisbury" w:date="2024-02-24T12:57:00Z">
        <w:r w:rsidR="00754BBE">
          <w:rPr>
            <w:rStyle w:val="pxx"/>
          </w:rPr>
          <w:t xml:space="preserve">Comments </w:t>
        </w:r>
      </w:ins>
      <w:del w:id="512" w:author="Debra M. Salisbury" w:date="2024-02-24T12:57:00Z">
        <w:r w:rsidDel="00754BBE">
          <w:rPr>
            <w:rStyle w:val="pxx"/>
          </w:rPr>
          <w:delText>s</w:delText>
        </w:r>
      </w:del>
      <w:del w:id="513" w:author="Debra M. Salisbury" w:date="2024-05-05T12:13:00Z">
        <w:r w:rsidDel="00030D9D">
          <w:rPr>
            <w:rStyle w:val="pxx"/>
          </w:rPr>
          <w:delText xml:space="preserve">ection </w:delText>
        </w:r>
      </w:del>
      <w:ins w:id="514" w:author="Debra M. Salisbury" w:date="2024-05-05T12:13:00Z">
        <w:r w:rsidR="00030D9D">
          <w:rPr>
            <w:rStyle w:val="pxx"/>
            <w:rFonts w:ascii="Times New Roman" w:hAnsi="Times New Roman"/>
          </w:rPr>
          <w:t>§</w:t>
        </w:r>
      </w:ins>
      <w:r>
        <w:rPr>
          <w:rStyle w:val="pxx"/>
        </w:rPr>
        <w:t>10:69</w:t>
      </w:r>
      <w:r>
        <w:t xml:space="preserve"> for the writ and the method of computing withholding in compliance with the </w:t>
      </w:r>
      <w:r>
        <w:rPr>
          <w:rStyle w:val="pxsst"/>
          <w:color w:val="FF0000"/>
          <w:sz w:val="20"/>
          <w:szCs w:val="20"/>
          <w:vertAlign w:val="superscript"/>
        </w:rPr>
        <w:t>►</w:t>
      </w:r>
      <w:r>
        <w:rPr>
          <w:rStyle w:val="pxsst"/>
        </w:rPr>
        <w:fldChar w:fldCharType="begin"/>
      </w:r>
      <w:r>
        <w:rPr>
          <w:rStyle w:val="pxsst"/>
        </w:rPr>
        <w:instrText>sst.ref.id="I03W4G6"</w:instrText>
      </w:r>
      <w:r>
        <w:rPr>
          <w:rStyle w:val="pxsst"/>
        </w:rPr>
        <w:fldChar w:fldCharType="end"/>
      </w:r>
      <w:r>
        <w:rPr>
          <w:rStyle w:val="pxsst"/>
        </w:rPr>
        <w:t>Consumer Credit Protection Act</w:t>
      </w:r>
      <w:r>
        <w:t xml:space="preserve">. This form is for a writ not used to collect alimony or support. The percentage for alimony or support is higher. See </w:t>
      </w:r>
      <w:r>
        <w:rPr>
          <w:rStyle w:val="pxx"/>
          <w:color w:val="FF0000"/>
          <w:sz w:val="20"/>
          <w:szCs w:val="20"/>
          <w:vertAlign w:val="superscript"/>
        </w:rPr>
        <w:t>►</w:t>
      </w:r>
      <w:r>
        <w:rPr>
          <w:rStyle w:val="pxx"/>
        </w:rPr>
        <w:fldChar w:fldCharType="begin"/>
      </w:r>
      <w:r>
        <w:rPr>
          <w:rStyle w:val="pxx"/>
        </w:rPr>
        <w:instrText>x.ref.id="I03YXL2"</w:instrText>
      </w:r>
      <w:r>
        <w:rPr>
          <w:rStyle w:val="pxx"/>
        </w:rPr>
        <w:fldChar w:fldCharType="end"/>
      </w:r>
      <w:r>
        <w:rPr>
          <w:rStyle w:val="pxx"/>
          <w:vanish/>
        </w:rPr>
        <w:t>&amp;s;</w:t>
      </w:r>
      <w:r>
        <w:rPr>
          <w:rStyle w:val="pxvis"/>
          <w:rFonts w:ascii="Times NewRoman" w:hAnsi="Times NewRoman"/>
          <w:b w:val="0"/>
          <w:sz w:val="24"/>
        </w:rPr>
        <w:t>§</w:t>
      </w:r>
      <w:r>
        <w:rPr>
          <w:rStyle w:val="pxx"/>
        </w:rPr>
        <w:t>10:70</w:t>
      </w:r>
      <w:r>
        <w:t>. This form authorizes payment from garnishee directly to plaintiff.</w:t>
      </w:r>
    </w:p>
    <w:p w14:paraId="60E9ED82" w14:textId="77777777" w:rsidR="00FD3105" w:rsidRDefault="00FD3105">
      <w:pPr>
        <w:pStyle w:val="pxs"/>
        <w:spacing w:before="180"/>
        <w:rPr>
          <w:sz w:val="27"/>
          <w:szCs w:val="27"/>
        </w:rPr>
      </w:pPr>
      <w:r>
        <w:rPr>
          <w:sz w:val="27"/>
          <w:szCs w:val="27"/>
        </w:rPr>
        <w:t>10:67. Order</w:t>
      </w:r>
      <w:r>
        <w:rPr>
          <w:rStyle w:val="pxsep"/>
        </w:rPr>
        <w:t xml:space="preserve">-- </w:t>
      </w:r>
      <w:r>
        <w:rPr>
          <w:sz w:val="27"/>
          <w:szCs w:val="27"/>
        </w:rPr>
        <w:t>Interpleader</w:t>
      </w:r>
    </w:p>
    <w:p w14:paraId="0949836C" w14:textId="77777777" w:rsidR="00FD3105" w:rsidRDefault="00FD3105">
      <w:pPr>
        <w:pStyle w:val="pxov"/>
        <w:rPr>
          <w:vanish/>
        </w:rPr>
      </w:pPr>
      <w:r>
        <w:rPr>
          <w:vanish/>
        </w:rPr>
        <w:t>FMS</w:t>
      </w:r>
    </w:p>
    <w:p w14:paraId="64438EFD" w14:textId="77777777" w:rsidR="00FD3105" w:rsidRDefault="00FD3105">
      <w:pPr>
        <w:pStyle w:val="pxov"/>
        <w:rPr>
          <w:vanish/>
        </w:rPr>
      </w:pPr>
      <w:r>
        <w:rPr>
          <w:vanish/>
        </w:rPr>
        <w:t>LCV</w:t>
      </w:r>
    </w:p>
    <w:p w14:paraId="0ED16810" w14:textId="77777777" w:rsidR="00FD3105" w:rsidRDefault="00FD3105">
      <w:pPr>
        <w:pStyle w:val="pxov"/>
        <w:rPr>
          <w:vanish/>
        </w:rPr>
      </w:pPr>
      <w:r>
        <w:rPr>
          <w:vanish/>
        </w:rPr>
        <w:t>LSC</w:t>
      </w:r>
    </w:p>
    <w:p w14:paraId="1291F3B9" w14:textId="77777777" w:rsidR="00FD3105" w:rsidRDefault="00FD3105">
      <w:pPr>
        <w:pStyle w:val="pxov"/>
        <w:rPr>
          <w:vanish/>
        </w:rPr>
      </w:pPr>
      <w:r>
        <w:rPr>
          <w:vanish/>
        </w:rPr>
        <w:t>LS3</w:t>
      </w:r>
    </w:p>
    <w:p w14:paraId="043FC5BF" w14:textId="77777777" w:rsidR="00FD3105" w:rsidRDefault="00FD3105">
      <w:pPr>
        <w:pStyle w:val="pxov"/>
        <w:rPr>
          <w:vanish/>
        </w:rPr>
      </w:pPr>
      <w:r>
        <w:rPr>
          <w:vanish/>
        </w:rPr>
        <w:t>LS7</w:t>
      </w:r>
    </w:p>
    <w:p w14:paraId="1D91D315" w14:textId="77777777" w:rsidR="00FD3105" w:rsidRDefault="00FD3105">
      <w:pPr>
        <w:pStyle w:val="pxov"/>
        <w:rPr>
          <w:vanish/>
        </w:rPr>
      </w:pPr>
      <w:r>
        <w:rPr>
          <w:vanish/>
        </w:rPr>
        <w:t>FCV</w:t>
      </w:r>
    </w:p>
    <w:p w14:paraId="7E5B83EC" w14:textId="77777777" w:rsidR="00FD3105" w:rsidRDefault="00FD3105">
      <w:pPr>
        <w:pStyle w:val="pxov"/>
        <w:rPr>
          <w:vanish/>
        </w:rPr>
      </w:pPr>
      <w:r>
        <w:rPr>
          <w:vanish/>
        </w:rPr>
        <w:t>FLG</w:t>
      </w:r>
    </w:p>
    <w:p w14:paraId="17E0F6E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form.fid="I714ab0709fed11dfbf230000837214a9"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C6C299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tbl.ident="I03MRBH"</w:instrText>
      </w:r>
      <w:r>
        <w:fldChar w:fldCharType="end"/>
      </w:r>
      <w:r>
        <w:fldChar w:fldCharType="begin"/>
      </w:r>
      <w:r>
        <w:instrText>tbl.uuid="I02QLDH"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C83AE5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2C4137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72B066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8A29A4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colspec.colwidth="28*"</w:instrText>
      </w:r>
      <w:r>
        <w:fldChar w:fldCharType="end"/>
      </w:r>
    </w:p>
    <w:p w14:paraId="11057A5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1A33792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89C6AF8" w14:textId="77777777">
        <w:tblPrEx>
          <w:tblCellMar>
            <w:top w:w="0" w:type="dxa"/>
            <w:left w:w="0" w:type="dxa"/>
            <w:bottom w:w="0" w:type="dxa"/>
            <w:right w:w="0" w:type="dxa"/>
          </w:tblCellMar>
        </w:tblPrEx>
        <w:tc>
          <w:tcPr>
            <w:tcW w:w="2160" w:type="dxa"/>
            <w:tcBorders>
              <w:top w:val="nil"/>
              <w:left w:val="nil"/>
              <w:bottom w:val="nil"/>
              <w:right w:val="nil"/>
            </w:tcBorders>
          </w:tcPr>
          <w:p w14:paraId="43BCB32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9329A8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5F8E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DC5458" w14:textId="77777777" w:rsidR="00FD3105" w:rsidRDefault="00FD3105"/>
        </w:tc>
      </w:tr>
      <w:tr w:rsidR="00FD3105" w14:paraId="5E61BA25" w14:textId="77777777">
        <w:tblPrEx>
          <w:tblCellMar>
            <w:top w:w="0" w:type="dxa"/>
            <w:left w:w="0" w:type="dxa"/>
            <w:bottom w:w="0" w:type="dxa"/>
            <w:right w:w="0" w:type="dxa"/>
          </w:tblCellMar>
        </w:tblPrEx>
        <w:tc>
          <w:tcPr>
            <w:tcW w:w="2160" w:type="dxa"/>
            <w:tcBorders>
              <w:top w:val="nil"/>
              <w:left w:val="nil"/>
              <w:bottom w:val="nil"/>
              <w:right w:val="nil"/>
            </w:tcBorders>
          </w:tcPr>
          <w:p w14:paraId="13C06C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7FC603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8050A5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6B2B1C" w14:textId="77777777" w:rsidR="00FD3105" w:rsidRDefault="00FD3105"/>
        </w:tc>
      </w:tr>
      <w:tr w:rsidR="00FD3105" w14:paraId="171845E3" w14:textId="77777777">
        <w:tblPrEx>
          <w:tblCellMar>
            <w:top w:w="0" w:type="dxa"/>
            <w:left w:w="0" w:type="dxa"/>
            <w:bottom w:w="0" w:type="dxa"/>
            <w:right w:w="0" w:type="dxa"/>
          </w:tblCellMar>
        </w:tblPrEx>
        <w:tc>
          <w:tcPr>
            <w:tcW w:w="2160" w:type="dxa"/>
            <w:tcBorders>
              <w:top w:val="nil"/>
              <w:left w:val="nil"/>
              <w:bottom w:val="nil"/>
              <w:right w:val="nil"/>
            </w:tcBorders>
          </w:tcPr>
          <w:p w14:paraId="662F09A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59197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D60339E" w14:textId="77777777" w:rsidR="00FD3105" w:rsidRDefault="00FD3105"/>
        </w:tc>
        <w:tc>
          <w:tcPr>
            <w:tcW w:w="2160" w:type="dxa"/>
            <w:tcBorders>
              <w:top w:val="nil"/>
              <w:left w:val="nil"/>
              <w:bottom w:val="nil"/>
              <w:right w:val="nil"/>
            </w:tcBorders>
          </w:tcPr>
          <w:p w14:paraId="5EA911AF" w14:textId="77777777" w:rsidR="00FD3105" w:rsidRDefault="00FD3105"/>
        </w:tc>
      </w:tr>
      <w:tr w:rsidR="00FD3105" w14:paraId="6555632D" w14:textId="77777777">
        <w:tblPrEx>
          <w:tblCellMar>
            <w:top w:w="0" w:type="dxa"/>
            <w:left w:w="0" w:type="dxa"/>
            <w:bottom w:w="0" w:type="dxa"/>
            <w:right w:w="0" w:type="dxa"/>
          </w:tblCellMar>
        </w:tblPrEx>
        <w:tc>
          <w:tcPr>
            <w:tcW w:w="2160" w:type="dxa"/>
            <w:tcBorders>
              <w:top w:val="nil"/>
              <w:left w:val="nil"/>
              <w:bottom w:val="nil"/>
              <w:right w:val="nil"/>
            </w:tcBorders>
          </w:tcPr>
          <w:p w14:paraId="193DCA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729794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1A2C79" w14:textId="77777777" w:rsidR="00FD3105" w:rsidRDefault="00FD3105"/>
        </w:tc>
        <w:tc>
          <w:tcPr>
            <w:tcW w:w="2160" w:type="dxa"/>
            <w:tcBorders>
              <w:top w:val="nil"/>
              <w:left w:val="nil"/>
              <w:bottom w:val="nil"/>
              <w:right w:val="nil"/>
            </w:tcBorders>
          </w:tcPr>
          <w:p w14:paraId="5328F53F" w14:textId="77777777" w:rsidR="00FD3105" w:rsidRDefault="00FD3105"/>
        </w:tc>
      </w:tr>
      <w:tr w:rsidR="00FD3105" w14:paraId="086375EB" w14:textId="77777777">
        <w:tblPrEx>
          <w:tblCellMar>
            <w:top w:w="0" w:type="dxa"/>
            <w:left w:w="0" w:type="dxa"/>
            <w:bottom w:w="0" w:type="dxa"/>
            <w:right w:w="0" w:type="dxa"/>
          </w:tblCellMar>
        </w:tblPrEx>
        <w:tc>
          <w:tcPr>
            <w:tcW w:w="2160" w:type="dxa"/>
            <w:tcBorders>
              <w:top w:val="nil"/>
              <w:left w:val="nil"/>
              <w:bottom w:val="nil"/>
              <w:right w:val="nil"/>
            </w:tcBorders>
          </w:tcPr>
          <w:p w14:paraId="17CAA7C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492CBB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1E9D15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564A0C" w14:textId="77777777" w:rsidR="00FD3105" w:rsidRDefault="00FD3105"/>
        </w:tc>
      </w:tr>
    </w:tbl>
    <w:p w14:paraId="6AAF7DC1" w14:textId="77777777" w:rsidR="00FD3105" w:rsidRDefault="00FD3105">
      <w:pPr>
        <w:pStyle w:val="pxtbody"/>
      </w:pPr>
    </w:p>
    <w:p w14:paraId="69783698" w14:textId="77777777" w:rsidR="00FD3105" w:rsidRDefault="00FD3105"/>
    <w:p w14:paraId="43D34B1F" w14:textId="77777777" w:rsidR="00FD3105" w:rsidRDefault="00FD3105">
      <w:pPr>
        <w:pStyle w:val="pxformhac"/>
        <w:spacing w:before="180"/>
        <w:jc w:val="center"/>
      </w:pPr>
      <w:r>
        <w:t xml:space="preserve">ORDER OF INTERPLEADER </w:t>
      </w:r>
    </w:p>
    <w:p w14:paraId="1BF5BF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action was heard on plaintiff's application for an order of interpleader and on the evidence presented the court finds that plaintiff's attorney reasonably expended </w:t>
      </w:r>
      <w:r>
        <w:rPr>
          <w:rStyle w:val="pxfinstr"/>
          <w:i/>
          <w:iCs/>
        </w:rPr>
        <w:t>[number of hours]</w:t>
      </w:r>
      <w:r>
        <w:t xml:space="preserve"> hours in representing plaintiff in this action and that $</w:t>
      </w:r>
      <w:r>
        <w:rPr>
          <w:rStyle w:val="pxfinstr"/>
          <w:i/>
          <w:iCs/>
        </w:rPr>
        <w:t>[dollar amount of services]</w:t>
      </w:r>
      <w:r>
        <w:t xml:space="preserve"> is a reasonable hourly rate for the services and</w:t>
      </w:r>
    </w:p>
    <w:p w14:paraId="3DB8BB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IT IS ADJUDGED that:</w:t>
      </w:r>
    </w:p>
    <w:p w14:paraId="72EC9F89" w14:textId="77777777" w:rsidR="00FD3105" w:rsidRDefault="00FD3105">
      <w:pPr>
        <w:pStyle w:val="pxformfl"/>
        <w:ind w:left="500"/>
      </w:pPr>
      <w:r>
        <w:t xml:space="preserve"> </w:t>
      </w:r>
    </w:p>
    <w:p w14:paraId="7AB1455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DBE6DD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Plaintiff </w:t>
      </w:r>
      <w:r>
        <w:rPr>
          <w:rStyle w:val="pxfinstr"/>
          <w:i/>
          <w:iCs/>
        </w:rPr>
        <w:t>[NAME OF PLAINTIFF]</w:t>
      </w:r>
      <w:r>
        <w:t xml:space="preserve"> is authorized to deposit the sum of $</w:t>
      </w:r>
      <w:r>
        <w:rPr>
          <w:rStyle w:val="pxfinstr"/>
          <w:i/>
          <w:iCs/>
        </w:rPr>
        <w:t>[dollar amount of deposit]</w:t>
      </w:r>
      <w:r>
        <w:t xml:space="preserve"> in the registry of this court to be held pending the further order of this court, except as provided in paragraph 2. The sum is the amount of the real estate deposit in dispute between the defendants.</w:t>
      </w:r>
    </w:p>
    <w:p w14:paraId="0D8839A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E189B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From the deposit the clerk shall pay to </w:t>
      </w:r>
      <w:r>
        <w:rPr>
          <w:rStyle w:val="pxfinstr"/>
          <w:i/>
          <w:iCs/>
        </w:rPr>
        <w:t>[name of attorney]</w:t>
      </w:r>
      <w:r>
        <w:t xml:space="preserve"> as attorney for plaintiff, the sum of $</w:t>
      </w:r>
      <w:r>
        <w:rPr>
          <w:rStyle w:val="pxfinstr"/>
          <w:i/>
          <w:iCs/>
        </w:rPr>
        <w:t>[dollar amount of attorney's fees]</w:t>
      </w:r>
      <w:r>
        <w:t xml:space="preserve"> for attorney fees incurred on behalf of plaintiff in this action with costs of $</w:t>
      </w:r>
      <w:r>
        <w:rPr>
          <w:rStyle w:val="pxfinstr"/>
          <w:i/>
          <w:iCs/>
        </w:rPr>
        <w:t>[dollar amount of costs]</w:t>
      </w:r>
      <w:r>
        <w:t xml:space="preserve"> that shall bear interest at the rate prescribed by law, making a total of $</w:t>
      </w:r>
      <w:r>
        <w:rPr>
          <w:rStyle w:val="pxfinstr"/>
          <w:i/>
          <w:iCs/>
        </w:rPr>
        <w:t>[dollar amount of payment]</w:t>
      </w:r>
      <w:r>
        <w:t xml:space="preserve"> within ten days from the date of this order.</w:t>
      </w:r>
    </w:p>
    <w:p w14:paraId="5106E41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06859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Defendants may serve pleadings between them concerning the right to the interpleaded funds within 20 days from the date of this order.</w:t>
      </w:r>
    </w:p>
    <w:p w14:paraId="0E4386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F8D9BE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Defendants, and each of them, their agents and attorneys, are permanently enjoined from instituting, prosecuting or maintaining any action against plaintiff in connection with the deposit made by defendant </w:t>
      </w:r>
      <w:r>
        <w:rPr>
          <w:rStyle w:val="pxfinstr"/>
          <w:i/>
          <w:iCs/>
        </w:rPr>
        <w:t>[NAME OF DEFENDANT]</w:t>
      </w:r>
      <w:r>
        <w:t xml:space="preserve"> under the real estate contract between defendants.</w:t>
      </w:r>
    </w:p>
    <w:p w14:paraId="06A1B3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ORDERED at </w:t>
      </w:r>
      <w:r>
        <w:rPr>
          <w:rStyle w:val="pxfinstr"/>
          <w:i/>
          <w:iCs/>
        </w:rPr>
        <w:t>[name of city]</w:t>
      </w:r>
      <w:r>
        <w:t xml:space="preserve">, Florida on </w:t>
      </w:r>
      <w:r>
        <w:rPr>
          <w:rStyle w:val="pxfinstr"/>
          <w:i/>
          <w:iCs/>
        </w:rPr>
        <w:t>[date of judgment]</w:t>
      </w:r>
      <w:r>
        <w:t>.</w:t>
      </w:r>
    </w:p>
    <w:p w14:paraId="04664DA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3BEE53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D6CB3D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E3B394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tbl.ident="I07VPNV"</w:instrText>
      </w:r>
      <w:r>
        <w:fldChar w:fldCharType="end"/>
      </w:r>
      <w:r>
        <w:fldChar w:fldCharType="begin"/>
      </w:r>
      <w:r>
        <w:instrText>tbl.uuid="I03BW6W"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1116FA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4F4194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3799B1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B3ED95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32EE3DC" w14:textId="77777777">
        <w:tblPrEx>
          <w:tblCellMar>
            <w:top w:w="0" w:type="dxa"/>
            <w:left w:w="0" w:type="dxa"/>
            <w:bottom w:w="0" w:type="dxa"/>
            <w:right w:w="0" w:type="dxa"/>
          </w:tblCellMar>
        </w:tblPrEx>
        <w:tc>
          <w:tcPr>
            <w:tcW w:w="4320" w:type="dxa"/>
            <w:tcBorders>
              <w:top w:val="nil"/>
              <w:left w:val="nil"/>
              <w:bottom w:val="nil"/>
              <w:right w:val="nil"/>
            </w:tcBorders>
          </w:tcPr>
          <w:p w14:paraId="5523DD8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BF578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81881AB" w14:textId="77777777">
        <w:tblPrEx>
          <w:tblCellMar>
            <w:top w:w="0" w:type="dxa"/>
            <w:left w:w="0" w:type="dxa"/>
            <w:bottom w:w="0" w:type="dxa"/>
            <w:right w:w="0" w:type="dxa"/>
          </w:tblCellMar>
        </w:tblPrEx>
        <w:tc>
          <w:tcPr>
            <w:tcW w:w="4320" w:type="dxa"/>
            <w:tcBorders>
              <w:top w:val="nil"/>
              <w:left w:val="nil"/>
              <w:bottom w:val="nil"/>
              <w:right w:val="nil"/>
            </w:tcBorders>
          </w:tcPr>
          <w:p w14:paraId="68E8755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8EA85B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C4FB59A" w14:textId="77777777">
        <w:tblPrEx>
          <w:tblCellMar>
            <w:top w:w="0" w:type="dxa"/>
            <w:left w:w="0" w:type="dxa"/>
            <w:bottom w:w="0" w:type="dxa"/>
            <w:right w:w="0" w:type="dxa"/>
          </w:tblCellMar>
        </w:tblPrEx>
        <w:tc>
          <w:tcPr>
            <w:tcW w:w="4320" w:type="dxa"/>
            <w:tcBorders>
              <w:top w:val="nil"/>
              <w:left w:val="nil"/>
              <w:bottom w:val="nil"/>
              <w:right w:val="nil"/>
            </w:tcBorders>
          </w:tcPr>
          <w:p w14:paraId="7F333BD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B8B5B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8F6B513" w14:textId="77777777" w:rsidR="00FD3105" w:rsidRDefault="00FD3105">
      <w:pPr>
        <w:pStyle w:val="pxtbody"/>
      </w:pPr>
    </w:p>
    <w:p w14:paraId="2B8D9BD4" w14:textId="77777777" w:rsidR="00FD3105" w:rsidRDefault="00FD3105"/>
    <w:p w14:paraId="729FECA7" w14:textId="77777777" w:rsidR="00FD3105" w:rsidRDefault="00FD3105">
      <w:pPr>
        <w:pStyle w:val="pxcomnt"/>
      </w:pPr>
    </w:p>
    <w:p w14:paraId="7C46BE4C" w14:textId="77777777" w:rsidR="00FD3105" w:rsidRDefault="00FD3105">
      <w:pPr>
        <w:pStyle w:val="pxhac"/>
        <w:spacing w:before="180"/>
        <w:jc w:val="center"/>
      </w:pPr>
      <w:r>
        <w:rPr>
          <w:rStyle w:val="pxb"/>
          <w:b/>
          <w:bCs/>
        </w:rPr>
        <w:t>Author's Comment</w:t>
      </w:r>
    </w:p>
    <w:p w14:paraId="40FF5EB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form is the final order in the first phase of an interpleader action. This form assumes plaintiff is only a stakeholder. It contains the findings required by </w:t>
      </w:r>
      <w:r>
        <w:rPr>
          <w:rStyle w:val="pxcc"/>
          <w:color w:val="FF0000"/>
          <w:sz w:val="20"/>
          <w:szCs w:val="20"/>
          <w:vertAlign w:val="superscript"/>
        </w:rPr>
        <w:t>►</w:t>
      </w:r>
      <w:r>
        <w:rPr>
          <w:rStyle w:val="pxcc"/>
        </w:rPr>
        <w:fldChar w:fldCharType="begin"/>
      </w:r>
      <w:r>
        <w:rPr>
          <w:rStyle w:val="pxcc"/>
        </w:rPr>
        <w:instrText>cc.ref.id="I06RHAL"</w:instrText>
      </w:r>
      <w:r>
        <w:rPr>
          <w:rStyle w:val="pxcc"/>
        </w:rPr>
        <w:fldChar w:fldCharType="end"/>
      </w:r>
      <w:r>
        <w:rPr>
          <w:rStyle w:val="pxcc"/>
        </w:rPr>
        <w:t>Florida Patient's Compensation Fund v. Rowe, 472 So. 2d 1145 (Fla. 1985) (holding modified by, Standard Guar. Ins. Co. v. Quanstrom, 555 So. 2d 828 (Fla. 1990))</w:t>
      </w:r>
      <w:r>
        <w:t xml:space="preserve"> on fees. Final judgment forms are in </w:t>
      </w:r>
      <w:r>
        <w:rPr>
          <w:rStyle w:val="pxx"/>
          <w:color w:val="FF0000"/>
          <w:sz w:val="20"/>
          <w:szCs w:val="20"/>
          <w:vertAlign w:val="superscript"/>
        </w:rPr>
        <w:t>►</w:t>
      </w:r>
      <w:r>
        <w:rPr>
          <w:rStyle w:val="pxx"/>
        </w:rPr>
        <w:fldChar w:fldCharType="begin"/>
      </w:r>
      <w:r>
        <w:rPr>
          <w:rStyle w:val="pxx"/>
        </w:rPr>
        <w:instrText>x.ref.id="I013KGF"</w:instrText>
      </w:r>
      <w:r>
        <w:rPr>
          <w:rStyle w:val="pxx"/>
        </w:rPr>
        <w:fldChar w:fldCharType="end"/>
      </w:r>
      <w:r>
        <w:rPr>
          <w:rStyle w:val="pxx"/>
        </w:rPr>
        <w:t>sections 10:40 and 10:41</w:t>
      </w:r>
      <w:r>
        <w:t>.</w:t>
      </w:r>
    </w:p>
    <w:p w14:paraId="1FE1B574" w14:textId="77777777" w:rsidR="00FD3105" w:rsidRDefault="00FD3105">
      <w:pPr>
        <w:pStyle w:val="pxs"/>
        <w:spacing w:before="180"/>
        <w:rPr>
          <w:sz w:val="27"/>
          <w:szCs w:val="27"/>
        </w:rPr>
      </w:pPr>
      <w:r>
        <w:rPr>
          <w:sz w:val="27"/>
          <w:szCs w:val="27"/>
        </w:rPr>
        <w:t>10:68. Writ</w:t>
      </w:r>
      <w:r>
        <w:rPr>
          <w:rStyle w:val="pxsep"/>
        </w:rPr>
        <w:t xml:space="preserve">-- </w:t>
      </w:r>
      <w:r>
        <w:rPr>
          <w:sz w:val="27"/>
          <w:szCs w:val="27"/>
        </w:rPr>
        <w:t>Execution</w:t>
      </w:r>
    </w:p>
    <w:p w14:paraId="30FAD93D" w14:textId="77777777" w:rsidR="00FD3105" w:rsidRDefault="00FD3105">
      <w:pPr>
        <w:pStyle w:val="pxcomnt"/>
      </w:pPr>
    </w:p>
    <w:p w14:paraId="226CD88C" w14:textId="77777777" w:rsidR="00FD3105" w:rsidRDefault="00FD3105">
      <w:pPr>
        <w:pStyle w:val="pxhac"/>
        <w:spacing w:before="180"/>
        <w:jc w:val="center"/>
      </w:pPr>
      <w:r>
        <w:rPr>
          <w:rStyle w:val="pxb"/>
          <w:b/>
          <w:bCs/>
        </w:rPr>
        <w:t>Author's Comment</w:t>
      </w:r>
    </w:p>
    <w:p w14:paraId="44BC2F1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p.ct.id="3d29be30775711ee8e1ba9ecff0bf883|68|10:68"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st.ref.id="I048WNP"</w:instrText>
      </w:r>
      <w:r>
        <w:rPr>
          <w:rStyle w:val="pxst"/>
        </w:rPr>
        <w:fldChar w:fldCharType="end"/>
      </w:r>
      <w:r>
        <w:rPr>
          <w:rStyle w:val="pxst"/>
        </w:rPr>
        <w:t>Fla. R. Civ. P. Form 1.914(a)</w:t>
      </w:r>
      <w:r>
        <w:t>. This form can be used for proceedings under the Florida Family Law Rules of Procedure by changing plaintiff to petitioner, defendant to respondent and the caption.</w:t>
      </w:r>
    </w:p>
    <w:p w14:paraId="0267D3C9" w14:textId="77777777" w:rsidR="00FD3105" w:rsidRDefault="00FD3105">
      <w:pPr>
        <w:pStyle w:val="pxs"/>
        <w:spacing w:before="180"/>
        <w:rPr>
          <w:sz w:val="27"/>
          <w:szCs w:val="27"/>
        </w:rPr>
      </w:pPr>
      <w:r>
        <w:rPr>
          <w:sz w:val="27"/>
          <w:szCs w:val="27"/>
        </w:rPr>
        <w:t>10:69. Writ</w:t>
      </w:r>
      <w:r>
        <w:rPr>
          <w:rStyle w:val="pxsep"/>
        </w:rPr>
        <w:t xml:space="preserve">-- </w:t>
      </w:r>
      <w:r>
        <w:rPr>
          <w:sz w:val="27"/>
          <w:szCs w:val="27"/>
        </w:rPr>
        <w:t>Garnishment, continuing</w:t>
      </w:r>
    </w:p>
    <w:p w14:paraId="6434899A" w14:textId="77777777" w:rsidR="00FD3105" w:rsidRDefault="00FD3105">
      <w:pPr>
        <w:pStyle w:val="pxov"/>
        <w:rPr>
          <w:vanish/>
        </w:rPr>
      </w:pPr>
      <w:r>
        <w:rPr>
          <w:vanish/>
        </w:rPr>
        <w:t>FMS</w:t>
      </w:r>
    </w:p>
    <w:p w14:paraId="4E8FD301" w14:textId="77777777" w:rsidR="00FD3105" w:rsidRDefault="00FD3105">
      <w:pPr>
        <w:pStyle w:val="pxov"/>
        <w:rPr>
          <w:vanish/>
        </w:rPr>
      </w:pPr>
      <w:r>
        <w:rPr>
          <w:vanish/>
        </w:rPr>
        <w:t>LCV</w:t>
      </w:r>
    </w:p>
    <w:p w14:paraId="7E9EBA15" w14:textId="77777777" w:rsidR="00FD3105" w:rsidRDefault="00FD3105">
      <w:pPr>
        <w:pStyle w:val="pxov"/>
        <w:rPr>
          <w:vanish/>
        </w:rPr>
      </w:pPr>
      <w:r>
        <w:rPr>
          <w:vanish/>
        </w:rPr>
        <w:t>LSC</w:t>
      </w:r>
    </w:p>
    <w:p w14:paraId="2A55A6F9" w14:textId="77777777" w:rsidR="00FD3105" w:rsidRDefault="00FD3105">
      <w:pPr>
        <w:pStyle w:val="pxov"/>
        <w:rPr>
          <w:vanish/>
        </w:rPr>
      </w:pPr>
      <w:r>
        <w:rPr>
          <w:vanish/>
        </w:rPr>
        <w:t>LS7</w:t>
      </w:r>
    </w:p>
    <w:p w14:paraId="32F3754D" w14:textId="77777777" w:rsidR="00FD3105" w:rsidRDefault="00FD3105">
      <w:pPr>
        <w:pStyle w:val="pxov"/>
        <w:rPr>
          <w:vanish/>
        </w:rPr>
      </w:pPr>
      <w:r>
        <w:rPr>
          <w:vanish/>
        </w:rPr>
        <w:t>FCV</w:t>
      </w:r>
    </w:p>
    <w:p w14:paraId="40E7D274" w14:textId="77777777" w:rsidR="00FD3105" w:rsidRDefault="00FD3105">
      <w:pPr>
        <w:pStyle w:val="pxov"/>
        <w:rPr>
          <w:vanish/>
        </w:rPr>
      </w:pPr>
      <w:r>
        <w:rPr>
          <w:vanish/>
        </w:rPr>
        <w:t>FLG</w:t>
      </w:r>
    </w:p>
    <w:p w14:paraId="188190E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form.fid="I750d5dc09fed11dfbf230000837214a9"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DA16CF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tbl.ident="I02S61N"</w:instrText>
      </w:r>
      <w:r>
        <w:fldChar w:fldCharType="end"/>
      </w:r>
      <w:r>
        <w:fldChar w:fldCharType="begin"/>
      </w:r>
      <w:r>
        <w:instrText>tbl.uuid="I02OT2P"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4DE71F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4C7AF1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B9581A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19B3A7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B1E781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AF1DF2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C196C91" w14:textId="77777777">
        <w:tblPrEx>
          <w:tblCellMar>
            <w:top w:w="0" w:type="dxa"/>
            <w:left w:w="0" w:type="dxa"/>
            <w:bottom w:w="0" w:type="dxa"/>
            <w:right w:w="0" w:type="dxa"/>
          </w:tblCellMar>
        </w:tblPrEx>
        <w:tc>
          <w:tcPr>
            <w:tcW w:w="2160" w:type="dxa"/>
            <w:tcBorders>
              <w:top w:val="nil"/>
              <w:left w:val="nil"/>
              <w:bottom w:val="nil"/>
              <w:right w:val="nil"/>
            </w:tcBorders>
          </w:tcPr>
          <w:p w14:paraId="0C0B8C8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219EB7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76AC2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C75BCC" w14:textId="77777777" w:rsidR="00FD3105" w:rsidRDefault="00FD3105"/>
        </w:tc>
      </w:tr>
      <w:tr w:rsidR="00FD3105" w14:paraId="3EB50DEF" w14:textId="77777777">
        <w:tblPrEx>
          <w:tblCellMar>
            <w:top w:w="0" w:type="dxa"/>
            <w:left w:w="0" w:type="dxa"/>
            <w:bottom w:w="0" w:type="dxa"/>
            <w:right w:w="0" w:type="dxa"/>
          </w:tblCellMar>
        </w:tblPrEx>
        <w:tc>
          <w:tcPr>
            <w:tcW w:w="2160" w:type="dxa"/>
            <w:tcBorders>
              <w:top w:val="nil"/>
              <w:left w:val="nil"/>
              <w:bottom w:val="nil"/>
              <w:right w:val="nil"/>
            </w:tcBorders>
          </w:tcPr>
          <w:p w14:paraId="4666A6C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B1911A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BC7536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D7ED3C" w14:textId="77777777" w:rsidR="00FD3105" w:rsidRDefault="00FD3105"/>
        </w:tc>
      </w:tr>
      <w:tr w:rsidR="00FD3105" w14:paraId="5190A079" w14:textId="77777777">
        <w:tblPrEx>
          <w:tblCellMar>
            <w:top w:w="0" w:type="dxa"/>
            <w:left w:w="0" w:type="dxa"/>
            <w:bottom w:w="0" w:type="dxa"/>
            <w:right w:w="0" w:type="dxa"/>
          </w:tblCellMar>
        </w:tblPrEx>
        <w:tc>
          <w:tcPr>
            <w:tcW w:w="2160" w:type="dxa"/>
            <w:tcBorders>
              <w:top w:val="nil"/>
              <w:left w:val="nil"/>
              <w:bottom w:val="nil"/>
              <w:right w:val="nil"/>
            </w:tcBorders>
          </w:tcPr>
          <w:p w14:paraId="42E45C5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DB68F1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F9CC610" w14:textId="77777777" w:rsidR="00FD3105" w:rsidRDefault="00FD3105"/>
        </w:tc>
        <w:tc>
          <w:tcPr>
            <w:tcW w:w="2160" w:type="dxa"/>
            <w:tcBorders>
              <w:top w:val="nil"/>
              <w:left w:val="nil"/>
              <w:bottom w:val="nil"/>
              <w:right w:val="nil"/>
            </w:tcBorders>
          </w:tcPr>
          <w:p w14:paraId="6C674A0C" w14:textId="77777777" w:rsidR="00FD3105" w:rsidRDefault="00FD3105"/>
        </w:tc>
      </w:tr>
      <w:tr w:rsidR="00FD3105" w14:paraId="31E70547" w14:textId="77777777">
        <w:tblPrEx>
          <w:tblCellMar>
            <w:top w:w="0" w:type="dxa"/>
            <w:left w:w="0" w:type="dxa"/>
            <w:bottom w:w="0" w:type="dxa"/>
            <w:right w:w="0" w:type="dxa"/>
          </w:tblCellMar>
        </w:tblPrEx>
        <w:tc>
          <w:tcPr>
            <w:tcW w:w="2160" w:type="dxa"/>
            <w:tcBorders>
              <w:top w:val="nil"/>
              <w:left w:val="nil"/>
              <w:bottom w:val="nil"/>
              <w:right w:val="nil"/>
            </w:tcBorders>
          </w:tcPr>
          <w:p w14:paraId="3469346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30B085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4CA830" w14:textId="77777777" w:rsidR="00FD3105" w:rsidRDefault="00FD3105"/>
        </w:tc>
        <w:tc>
          <w:tcPr>
            <w:tcW w:w="2160" w:type="dxa"/>
            <w:tcBorders>
              <w:top w:val="nil"/>
              <w:left w:val="nil"/>
              <w:bottom w:val="nil"/>
              <w:right w:val="nil"/>
            </w:tcBorders>
          </w:tcPr>
          <w:p w14:paraId="2CDCE918" w14:textId="77777777" w:rsidR="00FD3105" w:rsidRDefault="00FD3105"/>
        </w:tc>
      </w:tr>
      <w:tr w:rsidR="00FD3105" w14:paraId="16540339" w14:textId="77777777">
        <w:tblPrEx>
          <w:tblCellMar>
            <w:top w:w="0" w:type="dxa"/>
            <w:left w:w="0" w:type="dxa"/>
            <w:bottom w:w="0" w:type="dxa"/>
            <w:right w:w="0" w:type="dxa"/>
          </w:tblCellMar>
        </w:tblPrEx>
        <w:tc>
          <w:tcPr>
            <w:tcW w:w="2160" w:type="dxa"/>
            <w:tcBorders>
              <w:top w:val="nil"/>
              <w:left w:val="nil"/>
              <w:bottom w:val="nil"/>
              <w:right w:val="nil"/>
            </w:tcBorders>
          </w:tcPr>
          <w:p w14:paraId="06C23A2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43EB1D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438F7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88BCD69" w14:textId="77777777" w:rsidR="00FD3105" w:rsidRDefault="00FD3105"/>
        </w:tc>
      </w:tr>
    </w:tbl>
    <w:p w14:paraId="300C5F86" w14:textId="77777777" w:rsidR="00FD3105" w:rsidRDefault="00FD3105">
      <w:pPr>
        <w:pStyle w:val="pxtbody"/>
      </w:pPr>
    </w:p>
    <w:p w14:paraId="65B96BE6" w14:textId="77777777" w:rsidR="00FD3105" w:rsidRDefault="00FD3105"/>
    <w:p w14:paraId="156D36B1" w14:textId="77777777" w:rsidR="00FD3105" w:rsidRDefault="00FD3105">
      <w:pPr>
        <w:pStyle w:val="pxformhac"/>
        <w:spacing w:before="180"/>
        <w:jc w:val="center"/>
      </w:pPr>
      <w:r>
        <w:t xml:space="preserve">CONTINUING WRIT OF GARNISHMENT </w:t>
      </w:r>
    </w:p>
    <w:p w14:paraId="19D7D981"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08BFDBFE"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436766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plaintiff's attorney]</w:t>
      </w:r>
      <w:r>
        <w:t xml:space="preserve">, plaintiff's attorney, whose address is </w:t>
      </w:r>
      <w:r>
        <w:rPr>
          <w:rStyle w:val="pxfinstr"/>
          <w:i/>
          <w:iCs/>
        </w:rPr>
        <w:t>[address of plaintiff's attorney]</w:t>
      </w:r>
      <w:r>
        <w:t>, and to file the original with the clerk of this court either before service on the attorney or immediately thereafter, stating:</w:t>
      </w:r>
    </w:p>
    <w:p w14:paraId="70D81F26" w14:textId="77777777" w:rsidR="00FD3105" w:rsidRDefault="00FD3105">
      <w:pPr>
        <w:pStyle w:val="pxformfl"/>
        <w:ind w:left="500"/>
      </w:pPr>
      <w:r>
        <w:t xml:space="preserve"> </w:t>
      </w:r>
    </w:p>
    <w:p w14:paraId="2E2FE2A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E16DF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whether defendant </w:t>
      </w:r>
      <w:r>
        <w:rPr>
          <w:rStyle w:val="pxfinstr"/>
          <w:i/>
          <w:iCs/>
        </w:rPr>
        <w:t>[NAME OF DEFENDANT]</w:t>
      </w:r>
      <w:r>
        <w:t>is employed by garnishee, and</w:t>
      </w:r>
    </w:p>
    <w:p w14:paraId="4E7ECD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1B0A6E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if so, the gross amount of periodic payments of salary or wages payable to defendant, and</w:t>
      </w:r>
    </w:p>
    <w:p w14:paraId="20FF661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0FBBA7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the pay period for defendant, and requiring garnishee to withhold from each payment due or coming due of defendant's salary or wages after the service of this writ the amount exceeding:</w:t>
      </w:r>
    </w:p>
    <w:p w14:paraId="542C958F" w14:textId="77777777" w:rsidR="00FD3105" w:rsidRDefault="00FD3105">
      <w:pPr>
        <w:pStyle w:val="pxformfl"/>
        <w:ind w:left="500"/>
      </w:pPr>
      <w:r>
        <w:t xml:space="preserve"> </w:t>
      </w:r>
    </w:p>
    <w:p w14:paraId="4D72693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93C29B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weekly amount]</w:t>
      </w:r>
      <w:r>
        <w:t xml:space="preserve"> dollar if defendant is paid weekly;</w:t>
      </w:r>
    </w:p>
    <w:p w14:paraId="541A3D08"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0DA442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bi-weekly amount]</w:t>
      </w:r>
      <w:r>
        <w:t xml:space="preserve"> dollar if defendant is paid bi-weekly;</w:t>
      </w:r>
    </w:p>
    <w:p w14:paraId="71861CD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410D98E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semi-monthly amount]</w:t>
      </w:r>
      <w:r>
        <w:t xml:space="preserve"> dollar if defendant is paid semi-monthly; or</w:t>
      </w:r>
    </w:p>
    <w:p w14:paraId="41AFE1A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1370E10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monthly amount]</w:t>
      </w:r>
      <w:r>
        <w:t xml:space="preserve"> dollar if defendant is paid monthly; and</w:t>
      </w:r>
    </w:p>
    <w:p w14:paraId="6C75416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6959E16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in addition to the above amount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382A25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BUT IN NO EVENT to withhold more than 25</w:t>
      </w:r>
      <w:r>
        <w:rPr>
          <w:vanish/>
        </w:rPr>
        <w:t>&amp;percnt;</w:t>
      </w:r>
      <w:r>
        <w:rPr>
          <w:rStyle w:val="pxvis"/>
          <w:rFonts w:ascii="Times NewRoman" w:hAnsi="Times NewRoman"/>
          <w:b w:val="0"/>
          <w:sz w:val="24"/>
        </w:rPr>
        <w:t>%</w:t>
      </w:r>
      <w:r>
        <w:t xml:space="preserve"> of the gross salary or wages of defendant after deducting Social Security and income withholding taxes. If defendant is the head of a family residing in Florida, no amount shall be withheld unless the defendant has signed a statutory waiver and earns more than $750 a week. The head of a family is a person who is providing more than one-half of the support for a child or other dependent. If defendant claims to be the head of a family, garnishee shall notify defendant to seek an exemption from this writ and to consult an attorney about the exemption.</w:t>
      </w:r>
    </w:p>
    <w:p w14:paraId="43FFF30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Otherwise, withholding shall continue until plaintiff's judgment in the sum of $</w:t>
      </w:r>
      <w:r>
        <w:rPr>
          <w:rStyle w:val="pxfinstr"/>
          <w:i/>
          <w:iCs/>
        </w:rPr>
        <w:t>[dollar amount of judgment]</w:t>
      </w:r>
      <w:r>
        <w:t xml:space="preserve"> is satisfied or defendant's employment by garnishee terminates or the further order of this court. Withheld payments shall be retained by garnishee until the further order of this court.</w:t>
      </w:r>
    </w:p>
    <w:p w14:paraId="4D1B8C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A failure to comply with this writ may result in garnishee paying the garnished amounts twice and in garnishee being held in contempt of court.</w:t>
      </w:r>
    </w:p>
    <w:p w14:paraId="34F6F5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0135818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CB6D0D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0C7695D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3C5DF32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7B45E78C"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43D0D18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3D0328FF" w14:textId="77777777" w:rsidR="00FD3105" w:rsidRDefault="00FD3105">
      <w:pPr>
        <w:pStyle w:val="pxcomnt"/>
      </w:pPr>
    </w:p>
    <w:p w14:paraId="3D488944" w14:textId="77777777" w:rsidR="00FD3105" w:rsidRDefault="00FD3105">
      <w:pPr>
        <w:pStyle w:val="pxhac"/>
        <w:spacing w:before="180"/>
        <w:jc w:val="center"/>
      </w:pPr>
      <w:r>
        <w:rPr>
          <w:rStyle w:val="pxb"/>
          <w:b/>
          <w:bCs/>
        </w:rPr>
        <w:t>Author's Comment</w:t>
      </w:r>
    </w:p>
    <w:p w14:paraId="22C6CC3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st.ref.id="I048WNM"</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st.ref.id="I02UL6A"</w:instrText>
      </w:r>
      <w:r>
        <w:rPr>
          <w:rStyle w:val="pxst"/>
        </w:rPr>
        <w:fldChar w:fldCharType="end"/>
      </w:r>
      <w:r>
        <w:rPr>
          <w:rStyle w:val="pxst"/>
        </w:rPr>
        <w:t>Florida Rule of Civil Procedure Form 1.907</w:t>
      </w:r>
      <w:ins w:id="515" w:author="Debra M. Salisbury" w:date="2024-02-24T13:03:00Z">
        <w:r w:rsidR="00754BBE">
          <w:rPr>
            <w:rStyle w:val="pxst"/>
          </w:rPr>
          <w:t xml:space="preserve"> </w:t>
        </w:r>
      </w:ins>
      <w:r>
        <w:rPr>
          <w:rStyle w:val="pxst"/>
        </w:rPr>
        <w:t>(b)</w:t>
      </w:r>
      <w:r>
        <w:t xml:space="preserve">. See </w:t>
      </w:r>
      <w:r>
        <w:rPr>
          <w:rStyle w:val="pxx"/>
          <w:color w:val="FF0000"/>
          <w:sz w:val="20"/>
          <w:szCs w:val="20"/>
          <w:vertAlign w:val="superscript"/>
        </w:rPr>
        <w:t>►</w:t>
      </w:r>
      <w:r>
        <w:rPr>
          <w:rStyle w:val="pxx"/>
        </w:rPr>
        <w:fldChar w:fldCharType="begin"/>
      </w:r>
      <w:r>
        <w:rPr>
          <w:rStyle w:val="pxx"/>
        </w:rPr>
        <w:instrText>x.ref.id="I05QEU4"</w:instrText>
      </w:r>
      <w:r>
        <w:rPr>
          <w:rStyle w:val="pxx"/>
        </w:rPr>
        <w:fldChar w:fldCharType="end"/>
      </w:r>
      <w:r>
        <w:rPr>
          <w:rStyle w:val="pxx"/>
          <w:vanish/>
        </w:rPr>
        <w:t>&amp;s;</w:t>
      </w:r>
      <w:r>
        <w:rPr>
          <w:rStyle w:val="pxvis"/>
          <w:rFonts w:ascii="Times NewRoman" w:hAnsi="Times NewRoman"/>
          <w:b w:val="0"/>
          <w:sz w:val="24"/>
        </w:rPr>
        <w:t>§</w:t>
      </w:r>
      <w:r>
        <w:rPr>
          <w:rStyle w:val="pxx"/>
        </w:rPr>
        <w:t>10:66</w:t>
      </w:r>
      <w:r>
        <w:t xml:space="preserve"> for the order to issue the writ. This form contains the method of computing the amounts to be withheld in accordance with the </w:t>
      </w:r>
      <w:r>
        <w:rPr>
          <w:rStyle w:val="pxsst"/>
          <w:color w:val="FF0000"/>
          <w:sz w:val="20"/>
          <w:szCs w:val="20"/>
          <w:vertAlign w:val="superscript"/>
        </w:rPr>
        <w:t>►</w:t>
      </w:r>
      <w:r>
        <w:rPr>
          <w:rStyle w:val="pxsst"/>
        </w:rPr>
        <w:fldChar w:fldCharType="begin"/>
      </w:r>
      <w:r>
        <w:rPr>
          <w:rStyle w:val="pxsst"/>
        </w:rPr>
        <w:instrText>sst.ref.id="I05XU9I"</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st.ref.id="I05V14M"</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It is based on the minimum wage effective September 1, 1997. It limits the computation of disposable earnings and the deductions of Social Security and withholding taxes. Federal cases do not permit the exclusion of other items although many forms of Florida writs do so. See </w:t>
      </w:r>
      <w:r>
        <w:rPr>
          <w:rStyle w:val="pxcc"/>
          <w:color w:val="FF0000"/>
          <w:sz w:val="20"/>
          <w:szCs w:val="20"/>
          <w:vertAlign w:val="superscript"/>
        </w:rPr>
        <w:t>►</w:t>
      </w:r>
      <w:r>
        <w:rPr>
          <w:rStyle w:val="pxcc"/>
        </w:rPr>
        <w:fldChar w:fldCharType="begin"/>
      </w:r>
      <w:r>
        <w:rPr>
          <w:rStyle w:val="pxcc"/>
        </w:rPr>
        <w:instrText>cc.ref.id="I03W4UL"</w:instrText>
      </w:r>
      <w:r>
        <w:rPr>
          <w:rStyle w:val="pxcc"/>
        </w:rPr>
        <w:fldChar w:fldCharType="end"/>
      </w:r>
      <w:r>
        <w:rPr>
          <w:rStyle w:val="pxcc"/>
        </w:rPr>
        <w:t>First Nat. Bank v. Hasty, 415 F. Supp. 170 (E.D. Mich. 1976), aff'd, 573 F.2d 1310 (6th Cir. 1977) and aff'd, 573 F.2d 1310 (6th Cir. 1977)</w:t>
      </w:r>
      <w:r>
        <w:t xml:space="preserve">. The form in this section is not for a writ connected with child support or alimony. The form for child support or alimony is in </w:t>
      </w:r>
      <w:r>
        <w:rPr>
          <w:rStyle w:val="pxx"/>
          <w:color w:val="FF0000"/>
          <w:sz w:val="20"/>
          <w:szCs w:val="20"/>
          <w:vertAlign w:val="superscript"/>
        </w:rPr>
        <w:t>►</w:t>
      </w:r>
      <w:r>
        <w:rPr>
          <w:rStyle w:val="pxx"/>
        </w:rPr>
        <w:fldChar w:fldCharType="begin"/>
      </w:r>
      <w:r>
        <w:rPr>
          <w:rStyle w:val="pxx"/>
        </w:rPr>
        <w:instrText>x.ref.id="I044K99"</w:instrText>
      </w:r>
      <w:r>
        <w:rPr>
          <w:rStyle w:val="pxx"/>
        </w:rPr>
        <w:fldChar w:fldCharType="end"/>
      </w:r>
      <w:r>
        <w:rPr>
          <w:rStyle w:val="pxx"/>
          <w:vanish/>
        </w:rPr>
        <w:t>&amp;s;</w:t>
      </w:r>
      <w:r>
        <w:rPr>
          <w:rStyle w:val="pxvis"/>
          <w:rFonts w:ascii="Times NewRoman" w:hAnsi="Times NewRoman"/>
          <w:b w:val="0"/>
          <w:sz w:val="24"/>
        </w:rPr>
        <w:t>§</w:t>
      </w:r>
      <w:r>
        <w:rPr>
          <w:rStyle w:val="pxx"/>
        </w:rPr>
        <w:t>10:70</w:t>
      </w:r>
      <w:r>
        <w:t xml:space="preserve">. The form includes the exemption provided in </w:t>
      </w:r>
      <w:r>
        <w:rPr>
          <w:rStyle w:val="pxst"/>
          <w:color w:val="FF0000"/>
          <w:sz w:val="20"/>
          <w:szCs w:val="20"/>
          <w:vertAlign w:val="superscript"/>
        </w:rPr>
        <w:t>►</w:t>
      </w:r>
      <w:r>
        <w:rPr>
          <w:rStyle w:val="pxst"/>
        </w:rPr>
        <w:fldChar w:fldCharType="begin"/>
      </w:r>
      <w:r>
        <w:rPr>
          <w:rStyle w:val="pxst"/>
        </w:rPr>
        <w:instrText>st.ref.id="I02XEB8"</w:instrText>
      </w:r>
      <w:r>
        <w:rPr>
          <w:rStyle w:val="pxst"/>
        </w:rPr>
        <w:fldChar w:fldCharType="end"/>
      </w:r>
      <w:r>
        <w:rPr>
          <w:rStyle w:val="pxst"/>
        </w:rPr>
        <w:t>section 222.11, Florida Statutes</w:t>
      </w:r>
      <w:r>
        <w:t xml:space="preserve"> for the head of a family that most writs do not.</w:t>
      </w:r>
    </w:p>
    <w:p w14:paraId="3F965EDC" w14:textId="77777777" w:rsidR="00FD3105" w:rsidRDefault="00FD3105">
      <w:pPr>
        <w:pStyle w:val="pxs"/>
        <w:spacing w:before="180"/>
        <w:rPr>
          <w:sz w:val="27"/>
          <w:szCs w:val="27"/>
        </w:rPr>
      </w:pPr>
      <w:r>
        <w:rPr>
          <w:sz w:val="27"/>
          <w:szCs w:val="27"/>
        </w:rPr>
        <w:t>10:70. Writ</w:t>
      </w:r>
      <w:r>
        <w:rPr>
          <w:rStyle w:val="pxsep"/>
        </w:rPr>
        <w:t xml:space="preserve">-- </w:t>
      </w:r>
      <w:r>
        <w:rPr>
          <w:sz w:val="27"/>
          <w:szCs w:val="27"/>
        </w:rPr>
        <w:t>Garnishment, continuing, alimony and child support</w:t>
      </w:r>
    </w:p>
    <w:p w14:paraId="06C1ECD3" w14:textId="77777777" w:rsidR="00FD3105" w:rsidRDefault="00FD3105">
      <w:pPr>
        <w:pStyle w:val="pxov"/>
        <w:rPr>
          <w:vanish/>
        </w:rPr>
      </w:pPr>
      <w:r>
        <w:rPr>
          <w:vanish/>
        </w:rPr>
        <w:t>FMS</w:t>
      </w:r>
    </w:p>
    <w:p w14:paraId="58A71864" w14:textId="77777777" w:rsidR="00FD3105" w:rsidRDefault="00FD3105">
      <w:pPr>
        <w:pStyle w:val="pxov"/>
        <w:rPr>
          <w:vanish/>
        </w:rPr>
      </w:pPr>
      <w:r>
        <w:rPr>
          <w:vanish/>
        </w:rPr>
        <w:t>FAM</w:t>
      </w:r>
    </w:p>
    <w:p w14:paraId="1D5FA7F2" w14:textId="77777777" w:rsidR="00FD3105" w:rsidRDefault="00FD3105">
      <w:pPr>
        <w:pStyle w:val="pxov"/>
        <w:rPr>
          <w:vanish/>
        </w:rPr>
      </w:pPr>
      <w:r>
        <w:rPr>
          <w:vanish/>
        </w:rPr>
        <w:t>DAS</w:t>
      </w:r>
    </w:p>
    <w:p w14:paraId="79BAACCD" w14:textId="77777777" w:rsidR="00FD3105" w:rsidRDefault="00FD3105">
      <w:pPr>
        <w:pStyle w:val="pxov"/>
        <w:rPr>
          <w:vanish/>
        </w:rPr>
      </w:pPr>
      <w:r>
        <w:rPr>
          <w:vanish/>
        </w:rPr>
        <w:t>CAS</w:t>
      </w:r>
    </w:p>
    <w:p w14:paraId="09843607" w14:textId="77777777" w:rsidR="00FD3105" w:rsidRDefault="00FD3105">
      <w:pPr>
        <w:pStyle w:val="pxov"/>
        <w:rPr>
          <w:vanish/>
        </w:rPr>
      </w:pPr>
      <w:r>
        <w:rPr>
          <w:vanish/>
        </w:rPr>
        <w:t>LCV</w:t>
      </w:r>
    </w:p>
    <w:p w14:paraId="30196045" w14:textId="77777777" w:rsidR="00FD3105" w:rsidRDefault="00FD3105">
      <w:pPr>
        <w:pStyle w:val="pxov"/>
        <w:rPr>
          <w:vanish/>
        </w:rPr>
      </w:pPr>
      <w:r>
        <w:rPr>
          <w:vanish/>
        </w:rPr>
        <w:t>LSC</w:t>
      </w:r>
    </w:p>
    <w:p w14:paraId="588EF39B" w14:textId="77777777" w:rsidR="00FD3105" w:rsidRDefault="00FD3105">
      <w:pPr>
        <w:pStyle w:val="pxov"/>
        <w:rPr>
          <w:vanish/>
        </w:rPr>
      </w:pPr>
      <w:r>
        <w:rPr>
          <w:vanish/>
        </w:rPr>
        <w:t>LS7</w:t>
      </w:r>
    </w:p>
    <w:p w14:paraId="7F247884" w14:textId="77777777" w:rsidR="00FD3105" w:rsidRDefault="00FD3105">
      <w:pPr>
        <w:pStyle w:val="pxov"/>
        <w:rPr>
          <w:vanish/>
        </w:rPr>
      </w:pPr>
      <w:r>
        <w:rPr>
          <w:vanish/>
        </w:rPr>
        <w:t>FCV</w:t>
      </w:r>
    </w:p>
    <w:p w14:paraId="35305FC8" w14:textId="77777777" w:rsidR="00FD3105" w:rsidRDefault="00FD3105">
      <w:pPr>
        <w:pStyle w:val="pxov"/>
        <w:rPr>
          <w:vanish/>
        </w:rPr>
      </w:pPr>
      <w:r>
        <w:rPr>
          <w:vanish/>
        </w:rPr>
        <w:t>FLG</w:t>
      </w:r>
    </w:p>
    <w:p w14:paraId="1BD7510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form.fid="I7512b4f09fed11dfbf230000837214a9"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E4B429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tbl.ident="I0820LZ"</w:instrText>
      </w:r>
      <w:r>
        <w:fldChar w:fldCharType="end"/>
      </w:r>
      <w:r>
        <w:fldChar w:fldCharType="begin"/>
      </w:r>
      <w:r>
        <w:instrText>tbl.uuid="I01ALJS"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8459F2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1F752E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4834BA3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colspec.colwidth="57*"</w:instrText>
      </w:r>
      <w:r>
        <w:fldChar w:fldCharType="end"/>
      </w:r>
    </w:p>
    <w:p w14:paraId="29D9B13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1F6F886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0A7C0C90" w14:textId="77777777">
        <w:tblPrEx>
          <w:tblCellMar>
            <w:top w:w="0" w:type="dxa"/>
            <w:left w:w="0" w:type="dxa"/>
            <w:bottom w:w="0" w:type="dxa"/>
            <w:right w:w="0" w:type="dxa"/>
          </w:tblCellMar>
        </w:tblPrEx>
        <w:tc>
          <w:tcPr>
            <w:tcW w:w="2880" w:type="dxa"/>
            <w:tcBorders>
              <w:top w:val="nil"/>
              <w:left w:val="nil"/>
              <w:bottom w:val="nil"/>
              <w:right w:val="nil"/>
            </w:tcBorders>
          </w:tcPr>
          <w:p w14:paraId="14CFDA7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04FBD56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4C378F2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08347B49" w14:textId="77777777">
        <w:tblPrEx>
          <w:tblCellMar>
            <w:top w:w="0" w:type="dxa"/>
            <w:left w:w="0" w:type="dxa"/>
            <w:bottom w:w="0" w:type="dxa"/>
            <w:right w:w="0" w:type="dxa"/>
          </w:tblCellMar>
        </w:tblPrEx>
        <w:tc>
          <w:tcPr>
            <w:tcW w:w="2880" w:type="dxa"/>
            <w:tcBorders>
              <w:top w:val="nil"/>
              <w:left w:val="nil"/>
              <w:bottom w:val="nil"/>
              <w:right w:val="nil"/>
            </w:tcBorders>
          </w:tcPr>
          <w:p w14:paraId="53FA9CA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880" w:type="dxa"/>
            <w:tcBorders>
              <w:top w:val="nil"/>
              <w:left w:val="nil"/>
              <w:bottom w:val="nil"/>
              <w:right w:val="nil"/>
            </w:tcBorders>
          </w:tcPr>
          <w:p w14:paraId="50593A5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A1FFCDE" w14:textId="77777777" w:rsidR="00FD3105" w:rsidRDefault="00FD3105"/>
        </w:tc>
      </w:tr>
      <w:tr w:rsidR="00FD3105" w14:paraId="7A39C76E" w14:textId="77777777">
        <w:tblPrEx>
          <w:tblCellMar>
            <w:top w:w="0" w:type="dxa"/>
            <w:left w:w="0" w:type="dxa"/>
            <w:bottom w:w="0" w:type="dxa"/>
            <w:right w:w="0" w:type="dxa"/>
          </w:tblCellMar>
        </w:tblPrEx>
        <w:tc>
          <w:tcPr>
            <w:tcW w:w="2880" w:type="dxa"/>
            <w:tcBorders>
              <w:top w:val="nil"/>
              <w:left w:val="nil"/>
              <w:bottom w:val="nil"/>
              <w:right w:val="nil"/>
            </w:tcBorders>
          </w:tcPr>
          <w:p w14:paraId="606A608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Petitoner</w:t>
            </w:r>
          </w:p>
        </w:tc>
        <w:tc>
          <w:tcPr>
            <w:tcW w:w="2880" w:type="dxa"/>
            <w:tcBorders>
              <w:top w:val="nil"/>
              <w:left w:val="nil"/>
              <w:bottom w:val="nil"/>
              <w:right w:val="nil"/>
            </w:tcBorders>
          </w:tcPr>
          <w:p w14:paraId="6C071A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679FD84C" w14:textId="77777777" w:rsidR="00FD3105" w:rsidRDefault="00FD3105"/>
        </w:tc>
      </w:tr>
      <w:tr w:rsidR="00FD3105" w14:paraId="64A972EC" w14:textId="77777777">
        <w:tblPrEx>
          <w:tblCellMar>
            <w:top w:w="0" w:type="dxa"/>
            <w:left w:w="0" w:type="dxa"/>
            <w:bottom w:w="0" w:type="dxa"/>
            <w:right w:w="0" w:type="dxa"/>
          </w:tblCellMar>
        </w:tblPrEx>
        <w:tc>
          <w:tcPr>
            <w:tcW w:w="2880" w:type="dxa"/>
            <w:tcBorders>
              <w:top w:val="nil"/>
              <w:left w:val="nil"/>
              <w:bottom w:val="nil"/>
              <w:right w:val="nil"/>
            </w:tcBorders>
          </w:tcPr>
          <w:p w14:paraId="15A4AF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RESPONDENT]</w:t>
            </w:r>
            <w:r>
              <w:rPr>
                <w:rStyle w:val="pxrowentry"/>
              </w:rPr>
              <w:t>,</w:t>
            </w:r>
          </w:p>
        </w:tc>
        <w:tc>
          <w:tcPr>
            <w:tcW w:w="2880" w:type="dxa"/>
            <w:tcBorders>
              <w:top w:val="nil"/>
              <w:left w:val="nil"/>
              <w:bottom w:val="nil"/>
              <w:right w:val="nil"/>
            </w:tcBorders>
          </w:tcPr>
          <w:p w14:paraId="69EA311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8698F40" w14:textId="77777777" w:rsidR="00FD3105" w:rsidRDefault="00FD3105"/>
        </w:tc>
      </w:tr>
      <w:tr w:rsidR="00FD3105" w14:paraId="4CAAD989" w14:textId="77777777">
        <w:tblPrEx>
          <w:tblCellMar>
            <w:top w:w="0" w:type="dxa"/>
            <w:left w:w="0" w:type="dxa"/>
            <w:bottom w:w="0" w:type="dxa"/>
            <w:right w:w="0" w:type="dxa"/>
          </w:tblCellMar>
        </w:tblPrEx>
        <w:tc>
          <w:tcPr>
            <w:tcW w:w="2880" w:type="dxa"/>
            <w:tcBorders>
              <w:top w:val="nil"/>
              <w:left w:val="nil"/>
              <w:bottom w:val="nil"/>
              <w:right w:val="nil"/>
            </w:tcBorders>
          </w:tcPr>
          <w:p w14:paraId="53AABE6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585804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3A93032" w14:textId="77777777" w:rsidR="00FD3105" w:rsidRDefault="00FD3105"/>
        </w:tc>
      </w:tr>
    </w:tbl>
    <w:p w14:paraId="516841C6" w14:textId="77777777" w:rsidR="00FD3105" w:rsidRDefault="00FD3105">
      <w:pPr>
        <w:pStyle w:val="pxtbody"/>
      </w:pPr>
    </w:p>
    <w:p w14:paraId="27B01D13" w14:textId="77777777" w:rsidR="00FD3105" w:rsidRDefault="00FD3105"/>
    <w:p w14:paraId="2A583B12" w14:textId="77777777" w:rsidR="00FD3105" w:rsidRDefault="00FD3105">
      <w:pPr>
        <w:pStyle w:val="pxformhac"/>
        <w:spacing w:before="180"/>
        <w:jc w:val="center"/>
      </w:pPr>
      <w:r>
        <w:t xml:space="preserve">CONTINUING WRIT OF GARNISHMENT </w:t>
      </w:r>
    </w:p>
    <w:p w14:paraId="15DEDADD"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217F020A"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207E04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petitioner's attorney]</w:t>
      </w:r>
      <w:r>
        <w:t xml:space="preserve">, petitioner's attorney, whose address is </w:t>
      </w:r>
      <w:r>
        <w:rPr>
          <w:rStyle w:val="pxfinstr"/>
          <w:i/>
          <w:iCs/>
        </w:rPr>
        <w:t>[address of petitioner's attorney]</w:t>
      </w:r>
      <w:r>
        <w:t>, within 20 days after service of this writ, exclusive of the day of service, and to file the original with the clerk of this court either before service on the attorney or immediately thereafter, stating:</w:t>
      </w:r>
    </w:p>
    <w:p w14:paraId="1D7EF47F" w14:textId="77777777" w:rsidR="00FD3105" w:rsidRDefault="00FD3105">
      <w:pPr>
        <w:pStyle w:val="pxformfl"/>
        <w:ind w:left="500"/>
      </w:pPr>
      <w:r>
        <w:t xml:space="preserve"> </w:t>
      </w:r>
    </w:p>
    <w:p w14:paraId="2A7671B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CF67C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whether respondent </w:t>
      </w:r>
      <w:r>
        <w:rPr>
          <w:rStyle w:val="pxfinstr"/>
          <w:i/>
          <w:iCs/>
        </w:rPr>
        <w:t>[NAME OF RESPONDENT]</w:t>
      </w:r>
      <w:r>
        <w:t xml:space="preserve"> is employed by garnishee, and</w:t>
      </w:r>
    </w:p>
    <w:p w14:paraId="370FA1A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DBA92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if so, the amount of periodic payments of salary or wages payable to respondent,</w:t>
      </w:r>
    </w:p>
    <w:p w14:paraId="299C202C" w14:textId="77777777" w:rsidR="00FD3105" w:rsidRDefault="00FD3105">
      <w:pPr>
        <w:pStyle w:val="pxformcp"/>
      </w:pPr>
      <w:r>
        <w:t>and requiring garnishee to withhold from each payment due or coming due of respondent's salary or wages after the service of this writ the amount exceeding:</w:t>
      </w:r>
    </w:p>
    <w:p w14:paraId="658B04C9" w14:textId="77777777" w:rsidR="00FD3105" w:rsidRDefault="00FD3105">
      <w:pPr>
        <w:pStyle w:val="pxformfl"/>
        <w:ind w:left="500"/>
      </w:pPr>
      <w:r>
        <w:t xml:space="preserve"> </w:t>
      </w:r>
    </w:p>
    <w:p w14:paraId="214373D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3BF59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weekly amount]</w:t>
      </w:r>
      <w:r>
        <w:t xml:space="preserve"> if respondent is paid weekly;</w:t>
      </w:r>
    </w:p>
    <w:p w14:paraId="4EDBE97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5975EC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bi-weekly amount]</w:t>
      </w:r>
      <w:r>
        <w:t xml:space="preserve"> if respondent is paid bi-weekly;</w:t>
      </w:r>
    </w:p>
    <w:p w14:paraId="7B1AEF9F"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53679A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semi-monthly amount]</w:t>
      </w:r>
      <w:r>
        <w:t xml:space="preserve"> if respondent is paid semi-monthly; or</w:t>
      </w:r>
    </w:p>
    <w:p w14:paraId="48B1382B"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51C4B1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monthly amount]</w:t>
      </w:r>
      <w:r>
        <w:t xml:space="preserve"> if respondent is paid monthly; and</w:t>
      </w:r>
    </w:p>
    <w:p w14:paraId="01CDBFE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4D46B4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in addition to the above amounts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2C87F204" w14:textId="77777777" w:rsidR="00FD3105" w:rsidRDefault="00FD3105">
      <w:pPr>
        <w:pStyle w:val="pxformcp"/>
      </w:pPr>
      <w:r>
        <w:t>BUT IN NO EVENT to withhold more than the following percentages of the gross salary or wages of respondent after deducting Social Security and income withholding taxes:</w:t>
      </w:r>
    </w:p>
    <w:p w14:paraId="765C478F" w14:textId="77777777" w:rsidR="00FD3105" w:rsidRDefault="00FD3105">
      <w:pPr>
        <w:pStyle w:val="pxformfl"/>
        <w:ind w:left="500"/>
      </w:pPr>
      <w:r>
        <w:t xml:space="preserve"> </w:t>
      </w:r>
    </w:p>
    <w:p w14:paraId="4D323D6C"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(1). </w:t>
      </w:r>
    </w:p>
    <w:p w14:paraId="1B6B37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50</w:t>
      </w:r>
      <w:r>
        <w:rPr>
          <w:vanish/>
        </w:rPr>
        <w:t>&amp;percnt;</w:t>
      </w:r>
      <w:r>
        <w:rPr>
          <w:rStyle w:val="pxvis"/>
          <w:rFonts w:ascii="Times NewRoman" w:hAnsi="Times NewRoman"/>
          <w:b w:val="0"/>
          <w:sz w:val="24"/>
        </w:rPr>
        <w:t>%</w:t>
      </w:r>
      <w:r>
        <w:t xml:space="preserve"> if respondent is supporting a wife or dependent child other than the ones for whose benefit this writ is issued;</w:t>
      </w:r>
    </w:p>
    <w:p w14:paraId="7B3BCB42"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(2). </w:t>
      </w:r>
    </w:p>
    <w:p w14:paraId="3FF1ACE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60</w:t>
      </w:r>
      <w:r>
        <w:rPr>
          <w:vanish/>
        </w:rPr>
        <w:t>&amp;percnt;</w:t>
      </w:r>
      <w:r>
        <w:rPr>
          <w:rStyle w:val="pxvis"/>
          <w:rFonts w:ascii="Times NewRoman" w:hAnsi="Times NewRoman"/>
          <w:b w:val="0"/>
          <w:sz w:val="24"/>
        </w:rPr>
        <w:t>%</w:t>
      </w:r>
      <w:r>
        <w:t xml:space="preserve"> otherwise;</w:t>
      </w:r>
    </w:p>
    <w:p w14:paraId="35839CA5"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(3). </w:t>
      </w:r>
    </w:p>
    <w:p w14:paraId="151D47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55</w:t>
      </w:r>
      <w:r>
        <w:rPr>
          <w:vanish/>
        </w:rPr>
        <w:t>&amp;percnt;</w:t>
      </w:r>
      <w:r>
        <w:rPr>
          <w:rStyle w:val="pxvis"/>
          <w:rFonts w:ascii="Times NewRoman" w:hAnsi="Times NewRoman"/>
          <w:b w:val="0"/>
          <w:sz w:val="24"/>
        </w:rPr>
        <w:t>%</w:t>
      </w:r>
      <w:r>
        <w:t xml:space="preserve"> if respondent is supporting a spouse or dependent child other than the ones for whose benefit this writ is issued and if the amounts due are accrued 12 weeks or more before the payment being withheld; or</w:t>
      </w:r>
    </w:p>
    <w:p w14:paraId="1F527FC0"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(4). </w:t>
      </w:r>
    </w:p>
    <w:p w14:paraId="3AFBB7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65</w:t>
      </w:r>
      <w:r>
        <w:rPr>
          <w:vanish/>
        </w:rPr>
        <w:t>&amp;percnt;</w:t>
      </w:r>
      <w:r>
        <w:rPr>
          <w:rStyle w:val="pxvis"/>
          <w:rFonts w:ascii="Times NewRoman" w:hAnsi="Times NewRoman"/>
          <w:b w:val="0"/>
          <w:sz w:val="24"/>
        </w:rPr>
        <w:t>%</w:t>
      </w:r>
      <w:r>
        <w:t xml:space="preserve"> otherwise and the amount due accrued 12 weeks or more before the payment from which withholding is to be made.</w:t>
      </w:r>
    </w:p>
    <w:p w14:paraId="65B89FC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Withholding shall continue until the total amount of $</w:t>
      </w:r>
      <w:r>
        <w:rPr>
          <w:rStyle w:val="pxfinstr"/>
          <w:i/>
          <w:iCs/>
        </w:rPr>
        <w:t>[dollar amount of judgment]</w:t>
      </w:r>
      <w:r>
        <w:t xml:space="preserve"> is satisfied or defendant's employment by garnishee terminates or the further order of this court. Withheld payments shall be retained by garnishee until the further order of this court, but if garnishee is deducting payments under any prior income deduction order or continuing garnishment for alimony or child support, application must be made to this court to determine the amounts to be withheld and their allocation.</w:t>
      </w:r>
    </w:p>
    <w:p w14:paraId="76D72E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A failure to comply with this writ may result in garnishee paying the garnished amounts twice and garnishee being held in contempt of court.</w:t>
      </w:r>
    </w:p>
    <w:p w14:paraId="382852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7DEB931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175ED9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34294C0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2F56273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172A78AA"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5363E0E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39B710C0" w14:textId="77777777" w:rsidR="00FD3105" w:rsidRDefault="00FD3105">
      <w:pPr>
        <w:pStyle w:val="pxcomnt"/>
      </w:pPr>
    </w:p>
    <w:p w14:paraId="3F0A56A3" w14:textId="77777777" w:rsidR="00FD3105" w:rsidRDefault="00FD3105">
      <w:pPr>
        <w:pStyle w:val="pxhac"/>
        <w:spacing w:before="180"/>
        <w:jc w:val="center"/>
      </w:pPr>
      <w:r>
        <w:rPr>
          <w:rStyle w:val="pxb"/>
          <w:b/>
          <w:bCs/>
        </w:rPr>
        <w:t>Author's Comment</w:t>
      </w:r>
    </w:p>
    <w:p w14:paraId="0AAA909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st.ref.id="I01VMC0"</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61.12, Flat. Stat.; </w:t>
      </w:r>
      <w:r>
        <w:rPr>
          <w:rStyle w:val="pxst"/>
          <w:vanish/>
        </w:rPr>
        <w:t>&amp;s;</w:t>
      </w:r>
      <w:r>
        <w:rPr>
          <w:rStyle w:val="pxvis"/>
          <w:rFonts w:ascii="Times NewRoman" w:hAnsi="Times NewRoman"/>
          <w:b w:val="0"/>
          <w:sz w:val="24"/>
        </w:rPr>
        <w:t>§</w:t>
      </w:r>
      <w:r>
        <w:rPr>
          <w:rStyle w:val="pxst"/>
        </w:rPr>
        <w:t>77.0305, Fla. Stat.</w:t>
      </w:r>
      <w:r>
        <w:t xml:space="preserve"> The method of computing the exemption under the </w:t>
      </w:r>
      <w:r>
        <w:rPr>
          <w:rStyle w:val="pxsst"/>
          <w:color w:val="FF0000"/>
          <w:sz w:val="20"/>
          <w:szCs w:val="20"/>
          <w:vertAlign w:val="superscript"/>
        </w:rPr>
        <w:t>►</w:t>
      </w:r>
      <w:r>
        <w:rPr>
          <w:rStyle w:val="pxsst"/>
        </w:rPr>
        <w:fldChar w:fldCharType="begin"/>
      </w:r>
      <w:r>
        <w:rPr>
          <w:rStyle w:val="pxsst"/>
        </w:rPr>
        <w:instrText>sst.ref.id="I044SL6"</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st.ref.id="I047LQ2"</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is shown in </w:t>
      </w:r>
      <w:r>
        <w:rPr>
          <w:rStyle w:val="pxx"/>
          <w:color w:val="FF0000"/>
          <w:sz w:val="20"/>
          <w:szCs w:val="20"/>
          <w:vertAlign w:val="superscript"/>
        </w:rPr>
        <w:t>►</w:t>
      </w:r>
      <w:r>
        <w:rPr>
          <w:rStyle w:val="pxx"/>
        </w:rPr>
        <w:fldChar w:fldCharType="begin"/>
      </w:r>
      <w:r>
        <w:rPr>
          <w:rStyle w:val="pxx"/>
        </w:rPr>
        <w:instrText>x.ref.id="I013KM8"</w:instrText>
      </w:r>
      <w:r>
        <w:rPr>
          <w:rStyle w:val="pxx"/>
        </w:rPr>
        <w:fldChar w:fldCharType="end"/>
      </w:r>
      <w:r>
        <w:rPr>
          <w:rStyle w:val="pxx"/>
        </w:rPr>
        <w:t>section 10:69</w:t>
      </w:r>
      <w:r>
        <w:t>. The sums in subparagraphs (a)</w:t>
      </w:r>
      <w:r>
        <w:rPr>
          <w:vanish/>
        </w:rPr>
        <w:t>&amp;ndash;</w:t>
      </w:r>
      <w:r>
        <w:rPr>
          <w:rStyle w:val="pxvis"/>
          <w:rFonts w:ascii="Times NewRoman" w:hAnsi="Times NewRoman"/>
          <w:b w:val="0"/>
          <w:sz w:val="24"/>
        </w:rPr>
        <w:t>-</w:t>
      </w:r>
      <w:r>
        <w:t xml:space="preserve">(d) are based on the federal minimum wage effective September 1, 1997. The only difference between the two writs is the maximum amount that can be withheld and in containing no exemptions. This form has been largely supplanted by the income deduction order in </w:t>
      </w:r>
      <w:r>
        <w:rPr>
          <w:rStyle w:val="pxx"/>
          <w:color w:val="FF0000"/>
          <w:sz w:val="20"/>
          <w:szCs w:val="20"/>
          <w:vertAlign w:val="superscript"/>
        </w:rPr>
        <w:t>►</w:t>
      </w:r>
      <w:r>
        <w:rPr>
          <w:rStyle w:val="pxx"/>
        </w:rPr>
        <w:fldChar w:fldCharType="begin"/>
      </w:r>
      <w:r>
        <w:rPr>
          <w:rStyle w:val="pxx"/>
        </w:rPr>
        <w:instrText>x.ref.id="I05T808"</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See </w:t>
      </w:r>
      <w:r>
        <w:rPr>
          <w:rStyle w:val="pxst"/>
          <w:color w:val="FF0000"/>
          <w:sz w:val="20"/>
          <w:szCs w:val="20"/>
          <w:vertAlign w:val="superscript"/>
        </w:rPr>
        <w:t>►</w:t>
      </w:r>
      <w:r>
        <w:rPr>
          <w:rStyle w:val="pxst"/>
        </w:rPr>
        <w:fldChar w:fldCharType="begin"/>
      </w:r>
      <w:r>
        <w:rPr>
          <w:rStyle w:val="pxst"/>
        </w:rPr>
        <w:instrText>st.ref.id="I048WMA"</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p>
    <w:p w14:paraId="4C79E7D7" w14:textId="77777777" w:rsidR="00FD3105" w:rsidRDefault="00FD3105">
      <w:pPr>
        <w:pStyle w:val="pxs"/>
        <w:spacing w:before="180"/>
        <w:rPr>
          <w:sz w:val="27"/>
          <w:szCs w:val="27"/>
        </w:rPr>
      </w:pPr>
      <w:r>
        <w:rPr>
          <w:sz w:val="27"/>
          <w:szCs w:val="27"/>
        </w:rPr>
        <w:t>10:71. Writ</w:t>
      </w:r>
      <w:r>
        <w:rPr>
          <w:rStyle w:val="pxsep"/>
        </w:rPr>
        <w:t xml:space="preserve">-- </w:t>
      </w:r>
      <w:r>
        <w:rPr>
          <w:sz w:val="27"/>
          <w:szCs w:val="27"/>
        </w:rPr>
        <w:t>Mandamus</w:t>
      </w:r>
    </w:p>
    <w:p w14:paraId="7BC00E06" w14:textId="77777777" w:rsidR="00FD3105" w:rsidRDefault="00FD3105">
      <w:pPr>
        <w:pStyle w:val="pxov"/>
        <w:rPr>
          <w:vanish/>
        </w:rPr>
      </w:pPr>
      <w:r>
        <w:rPr>
          <w:vanish/>
        </w:rPr>
        <w:t>FMS</w:t>
      </w:r>
    </w:p>
    <w:p w14:paraId="11E7041A" w14:textId="77777777" w:rsidR="00FD3105" w:rsidRDefault="00FD3105">
      <w:pPr>
        <w:pStyle w:val="pxov"/>
        <w:rPr>
          <w:vanish/>
        </w:rPr>
      </w:pPr>
      <w:r>
        <w:rPr>
          <w:vanish/>
        </w:rPr>
        <w:t>LFA</w:t>
      </w:r>
    </w:p>
    <w:p w14:paraId="6695201A" w14:textId="77777777" w:rsidR="00FD3105" w:rsidRDefault="00FD3105">
      <w:pPr>
        <w:pStyle w:val="pxov"/>
        <w:rPr>
          <w:vanish/>
        </w:rPr>
      </w:pPr>
      <w:r>
        <w:rPr>
          <w:vanish/>
        </w:rPr>
        <w:t>LEW</w:t>
      </w:r>
    </w:p>
    <w:p w14:paraId="01FD6A4E" w14:textId="77777777" w:rsidR="00FD3105" w:rsidRDefault="00FD3105">
      <w:pPr>
        <w:pStyle w:val="pxov"/>
        <w:rPr>
          <w:vanish/>
        </w:rPr>
      </w:pPr>
      <w:r>
        <w:rPr>
          <w:vanish/>
        </w:rPr>
        <w:t>FCV</w:t>
      </w:r>
    </w:p>
    <w:p w14:paraId="71E3D22E" w14:textId="77777777" w:rsidR="00FD3105" w:rsidRDefault="00FD3105">
      <w:pPr>
        <w:pStyle w:val="pxov"/>
        <w:rPr>
          <w:vanish/>
        </w:rPr>
      </w:pPr>
      <w:r>
        <w:rPr>
          <w:vanish/>
        </w:rPr>
        <w:t>FLG</w:t>
      </w:r>
    </w:p>
    <w:p w14:paraId="4C03101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form.fid="I7518a8609fed11dfbf230000837214a9"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C8E44E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tbl.ident="I06CU2B"</w:instrText>
      </w:r>
      <w:r>
        <w:fldChar w:fldCharType="end"/>
      </w:r>
      <w:r>
        <w:fldChar w:fldCharType="begin"/>
      </w:r>
      <w:r>
        <w:instrText>tbl.uuid="I02HIIO"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8F67BB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2F4992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CA47B8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D23EEB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068ABCC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379CCC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1585CF6" w14:textId="77777777">
        <w:tblPrEx>
          <w:tblCellMar>
            <w:top w:w="0" w:type="dxa"/>
            <w:left w:w="0" w:type="dxa"/>
            <w:bottom w:w="0" w:type="dxa"/>
            <w:right w:w="0" w:type="dxa"/>
          </w:tblCellMar>
        </w:tblPrEx>
        <w:tc>
          <w:tcPr>
            <w:tcW w:w="2160" w:type="dxa"/>
            <w:tcBorders>
              <w:top w:val="nil"/>
              <w:left w:val="nil"/>
              <w:bottom w:val="nil"/>
              <w:right w:val="nil"/>
            </w:tcBorders>
          </w:tcPr>
          <w:p w14:paraId="42B1D2F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AF85F4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6BC3B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24021AA" w14:textId="77777777" w:rsidR="00FD3105" w:rsidRDefault="00FD3105"/>
        </w:tc>
      </w:tr>
      <w:tr w:rsidR="00FD3105" w14:paraId="62360E36" w14:textId="77777777">
        <w:tblPrEx>
          <w:tblCellMar>
            <w:top w:w="0" w:type="dxa"/>
            <w:left w:w="0" w:type="dxa"/>
            <w:bottom w:w="0" w:type="dxa"/>
            <w:right w:w="0" w:type="dxa"/>
          </w:tblCellMar>
        </w:tblPrEx>
        <w:tc>
          <w:tcPr>
            <w:tcW w:w="2160" w:type="dxa"/>
            <w:tcBorders>
              <w:top w:val="nil"/>
              <w:left w:val="nil"/>
              <w:bottom w:val="nil"/>
              <w:right w:val="nil"/>
            </w:tcBorders>
          </w:tcPr>
          <w:p w14:paraId="55F319E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A3609F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629080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267A7E" w14:textId="77777777" w:rsidR="00FD3105" w:rsidRDefault="00FD3105"/>
        </w:tc>
      </w:tr>
      <w:tr w:rsidR="00FD3105" w14:paraId="5C4DF29A" w14:textId="77777777">
        <w:tblPrEx>
          <w:tblCellMar>
            <w:top w:w="0" w:type="dxa"/>
            <w:left w:w="0" w:type="dxa"/>
            <w:bottom w:w="0" w:type="dxa"/>
            <w:right w:w="0" w:type="dxa"/>
          </w:tblCellMar>
        </w:tblPrEx>
        <w:tc>
          <w:tcPr>
            <w:tcW w:w="2160" w:type="dxa"/>
            <w:tcBorders>
              <w:top w:val="nil"/>
              <w:left w:val="nil"/>
              <w:bottom w:val="nil"/>
              <w:right w:val="nil"/>
            </w:tcBorders>
          </w:tcPr>
          <w:p w14:paraId="4ECC10A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5A875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AA7A94A" w14:textId="77777777" w:rsidR="00FD3105" w:rsidRDefault="00FD3105"/>
        </w:tc>
        <w:tc>
          <w:tcPr>
            <w:tcW w:w="2160" w:type="dxa"/>
            <w:tcBorders>
              <w:top w:val="nil"/>
              <w:left w:val="nil"/>
              <w:bottom w:val="nil"/>
              <w:right w:val="nil"/>
            </w:tcBorders>
          </w:tcPr>
          <w:p w14:paraId="7D1651D2" w14:textId="77777777" w:rsidR="00FD3105" w:rsidRDefault="00FD3105"/>
        </w:tc>
      </w:tr>
      <w:tr w:rsidR="00FD3105" w14:paraId="0ACF5E06" w14:textId="77777777">
        <w:tblPrEx>
          <w:tblCellMar>
            <w:top w:w="0" w:type="dxa"/>
            <w:left w:w="0" w:type="dxa"/>
            <w:bottom w:w="0" w:type="dxa"/>
            <w:right w:w="0" w:type="dxa"/>
          </w:tblCellMar>
        </w:tblPrEx>
        <w:tc>
          <w:tcPr>
            <w:tcW w:w="2160" w:type="dxa"/>
            <w:tcBorders>
              <w:top w:val="nil"/>
              <w:left w:val="nil"/>
              <w:bottom w:val="nil"/>
              <w:right w:val="nil"/>
            </w:tcBorders>
          </w:tcPr>
          <w:p w14:paraId="3560ED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295E5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B8ECE54" w14:textId="77777777" w:rsidR="00FD3105" w:rsidRDefault="00FD3105"/>
        </w:tc>
        <w:tc>
          <w:tcPr>
            <w:tcW w:w="2160" w:type="dxa"/>
            <w:tcBorders>
              <w:top w:val="nil"/>
              <w:left w:val="nil"/>
              <w:bottom w:val="nil"/>
              <w:right w:val="nil"/>
            </w:tcBorders>
          </w:tcPr>
          <w:p w14:paraId="208E368C" w14:textId="77777777" w:rsidR="00FD3105" w:rsidRDefault="00FD3105"/>
        </w:tc>
      </w:tr>
      <w:tr w:rsidR="00FD3105" w14:paraId="120E769F" w14:textId="77777777">
        <w:tblPrEx>
          <w:tblCellMar>
            <w:top w:w="0" w:type="dxa"/>
            <w:left w:w="0" w:type="dxa"/>
            <w:bottom w:w="0" w:type="dxa"/>
            <w:right w:w="0" w:type="dxa"/>
          </w:tblCellMar>
        </w:tblPrEx>
        <w:tc>
          <w:tcPr>
            <w:tcW w:w="2160" w:type="dxa"/>
            <w:tcBorders>
              <w:top w:val="nil"/>
              <w:left w:val="nil"/>
              <w:bottom w:val="nil"/>
              <w:right w:val="nil"/>
            </w:tcBorders>
          </w:tcPr>
          <w:p w14:paraId="5056B26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06989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D18D9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D4EC5FE" w14:textId="77777777" w:rsidR="00FD3105" w:rsidRDefault="00FD3105"/>
        </w:tc>
      </w:tr>
    </w:tbl>
    <w:p w14:paraId="4FE960F7" w14:textId="77777777" w:rsidR="00FD3105" w:rsidRDefault="00FD3105">
      <w:pPr>
        <w:pStyle w:val="pxtbody"/>
      </w:pPr>
    </w:p>
    <w:p w14:paraId="4739CE34" w14:textId="77777777" w:rsidR="00FD3105" w:rsidRDefault="00FD3105"/>
    <w:p w14:paraId="0FA87F01" w14:textId="77777777" w:rsidR="00FD3105" w:rsidRDefault="00FD3105">
      <w:pPr>
        <w:pStyle w:val="pxformhac"/>
        <w:spacing w:before="180"/>
        <w:jc w:val="center"/>
      </w:pPr>
      <w:r>
        <w:t xml:space="preserve">WRIT OF MANDAMUS </w:t>
      </w:r>
    </w:p>
    <w:p w14:paraId="4E1D023C"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49EB8C77"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w:t>
      </w:r>
      <w:r>
        <w:rPr>
          <w:rStyle w:val="pxfinstr"/>
          <w:i/>
          <w:iCs/>
          <w:szCs w:val="24"/>
        </w:rPr>
        <w:t>[NAME OF DEFENDANT]</w:t>
      </w:r>
    </w:p>
    <w:p w14:paraId="6C7894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YOU ARE COMMANDED, individually and in your official capacity as an officer of </w:t>
      </w:r>
      <w:r>
        <w:rPr>
          <w:rStyle w:val="pxfinstr"/>
          <w:i/>
          <w:iCs/>
        </w:rPr>
        <w:t>[name of corporation]</w:t>
      </w:r>
      <w:r>
        <w:t xml:space="preserve">, to forthwith permit petitioner, in person or by petitioner's duly authorized agent or representative, to inspect the minutes of any meeting of the board of directors or of the stockholders or of any action taken by the board of directors or the stockholders without a meeting, accounting records of the corporation, the record of stockholders and any other books and records within the provisions of </w:t>
      </w:r>
      <w:r>
        <w:rPr>
          <w:rStyle w:val="pxst"/>
          <w:color w:val="FF0000"/>
          <w:sz w:val="20"/>
          <w:szCs w:val="20"/>
          <w:vertAlign w:val="superscript"/>
        </w:rPr>
        <w:t>►</w:t>
      </w:r>
      <w:r>
        <w:rPr>
          <w:rStyle w:val="pxst"/>
        </w:rPr>
        <w:fldChar w:fldCharType="begin"/>
      </w:r>
      <w:r>
        <w:rPr>
          <w:rStyle w:val="pxst"/>
        </w:rPr>
        <w:instrText>st.ref.id="I03WDJA"</w:instrText>
      </w:r>
      <w:r>
        <w:rPr>
          <w:rStyle w:val="pxst"/>
        </w:rPr>
        <w:fldChar w:fldCharType="end"/>
      </w:r>
      <w:r>
        <w:rPr>
          <w:rStyle w:val="pxst"/>
        </w:rPr>
        <w:t>Sections 607.1601 and 607.1602 Florida Statutes</w:t>
      </w:r>
      <w:r>
        <w:t xml:space="preserve"> from time to time during regular office hours.</w:t>
      </w:r>
    </w:p>
    <w:p w14:paraId="68F1B2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AND IN THIS YOU SHALL not omit, and how you have obeyed this writ shall be made known to this court on or before </w:t>
      </w:r>
      <w:r>
        <w:rPr>
          <w:rStyle w:val="pxfinstr"/>
          <w:i/>
          <w:iCs/>
        </w:rPr>
        <w:t>[due date of informing]</w:t>
      </w:r>
      <w:r>
        <w:t>.</w:t>
      </w:r>
    </w:p>
    <w:p w14:paraId="1B55CDCC"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45C4BD50"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279F745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B3FE68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4D7AD11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7BB3F3E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41A01C76"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3670C25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1EDC7DE4" w14:textId="77777777" w:rsidR="00FD3105" w:rsidRDefault="00FD3105">
      <w:pPr>
        <w:pStyle w:val="pxcomnt"/>
      </w:pPr>
    </w:p>
    <w:p w14:paraId="0BD65817" w14:textId="77777777" w:rsidR="00FD3105" w:rsidRDefault="00FD3105">
      <w:pPr>
        <w:pStyle w:val="pxhac"/>
        <w:spacing w:before="180"/>
        <w:jc w:val="center"/>
      </w:pPr>
      <w:r>
        <w:rPr>
          <w:rStyle w:val="pxb"/>
          <w:b/>
          <w:bCs/>
        </w:rPr>
        <w:t>Author's Comment</w:t>
      </w:r>
    </w:p>
    <w:p w14:paraId="38FE300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cc.ref.id="I013KMA"</w:instrText>
      </w:r>
      <w:r>
        <w:rPr>
          <w:rStyle w:val="pxcc"/>
        </w:rPr>
        <w:fldChar w:fldCharType="end"/>
      </w:r>
      <w:r>
        <w:rPr>
          <w:rStyle w:val="pxcc"/>
        </w:rPr>
        <w:t>State ex rel. Davidson v. Couch, 161 So. 431 (Fla. 1935)</w:t>
      </w:r>
      <w:r>
        <w:t xml:space="preserve">. The Davidson case was for inspection of municipal records. This form has been changed to accomplish inspection of corporate records under </w:t>
      </w:r>
      <w:bookmarkStart w:id="516" w:name="_Hlk159672559"/>
      <w:r>
        <w:rPr>
          <w:rStyle w:val="pxst"/>
          <w:color w:val="FF0000"/>
          <w:sz w:val="20"/>
          <w:szCs w:val="20"/>
          <w:vertAlign w:val="superscript"/>
        </w:rPr>
        <w:t>►</w:t>
      </w:r>
      <w:bookmarkEnd w:id="516"/>
      <w:r>
        <w:rPr>
          <w:rStyle w:val="pxst"/>
        </w:rPr>
        <w:fldChar w:fldCharType="begin"/>
      </w:r>
      <w:r>
        <w:rPr>
          <w:rStyle w:val="pxst"/>
        </w:rPr>
        <w:instrText>st.ref.id="I02XEBF"</w:instrText>
      </w:r>
      <w:r>
        <w:rPr>
          <w:rStyle w:val="pxst"/>
        </w:rPr>
        <w:fldChar w:fldCharType="end"/>
      </w:r>
      <w:r>
        <w:rPr>
          <w:rStyle w:val="pxst"/>
        </w:rPr>
        <w:t>sections 607.1601 and 607.1602, Florida Statutes</w:t>
      </w:r>
      <w:r>
        <w:t xml:space="preserve">. Since this is not a review action, </w:t>
      </w:r>
      <w:ins w:id="517" w:author="Debra M. Salisbury" w:date="2024-02-24T13:09:00Z">
        <w:r w:rsidR="008B1ADD">
          <w:rPr>
            <w:rStyle w:val="pxst"/>
            <w:color w:val="FF0000"/>
            <w:sz w:val="20"/>
            <w:szCs w:val="20"/>
            <w:vertAlign w:val="superscript"/>
          </w:rPr>
          <w:t>►</w:t>
        </w:r>
        <w:r w:rsidR="008B1ADD">
          <w:t>Fla. R. Civ. P.</w:t>
        </w:r>
      </w:ins>
      <w:del w:id="518" w:author="Debra M. Salisbury" w:date="2024-02-24T13:09:00Z">
        <w:r w:rsidDel="008B1ADD">
          <w:delText>Rule</w:delText>
        </w:r>
      </w:del>
      <w:r>
        <w:t xml:space="preserve"> 1.630 applies.</w:t>
      </w:r>
    </w:p>
    <w:p w14:paraId="0A85C6A1" w14:textId="77777777" w:rsidR="00FD3105" w:rsidRDefault="00FD3105">
      <w:pPr>
        <w:pStyle w:val="pxs"/>
        <w:spacing w:before="180"/>
        <w:rPr>
          <w:sz w:val="27"/>
          <w:szCs w:val="27"/>
        </w:rPr>
      </w:pPr>
      <w:r>
        <w:rPr>
          <w:sz w:val="27"/>
          <w:szCs w:val="27"/>
        </w:rPr>
        <w:t>10:72. Writ</w:t>
      </w:r>
      <w:r>
        <w:rPr>
          <w:rStyle w:val="pxsep"/>
        </w:rPr>
        <w:t xml:space="preserve">-- </w:t>
      </w:r>
      <w:r>
        <w:rPr>
          <w:sz w:val="27"/>
          <w:szCs w:val="27"/>
        </w:rPr>
        <w:t>Possession</w:t>
      </w:r>
    </w:p>
    <w:p w14:paraId="4921BD8B" w14:textId="77777777" w:rsidR="00FD3105" w:rsidRDefault="00FD3105">
      <w:pPr>
        <w:pStyle w:val="pxcomnt"/>
      </w:pPr>
    </w:p>
    <w:p w14:paraId="2E715A09" w14:textId="77777777" w:rsidR="00FD3105" w:rsidRDefault="00FD3105">
      <w:pPr>
        <w:pStyle w:val="pxhac"/>
        <w:spacing w:before="180"/>
        <w:jc w:val="center"/>
      </w:pPr>
      <w:r>
        <w:rPr>
          <w:rStyle w:val="pxb"/>
          <w:b/>
          <w:bCs/>
        </w:rPr>
        <w:t>Author's Comment</w:t>
      </w:r>
    </w:p>
    <w:p w14:paraId="4D97CB4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p.ct.id="3d29be30775711ee8e1ba9ecff0bf883|72|10:72"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st.ref.id="I048OK0"</w:instrText>
      </w:r>
      <w:r>
        <w:rPr>
          <w:rStyle w:val="pxst"/>
        </w:rPr>
        <w:fldChar w:fldCharType="end"/>
      </w:r>
      <w:r>
        <w:rPr>
          <w:rStyle w:val="pxst"/>
        </w:rPr>
        <w:t>Fla. R. Civ. P. Form 1.915</w:t>
      </w:r>
      <w:r>
        <w:t>. This form can be used for proceedings under the Florida Family Law Rules of Procedure by changing plaintiff to petitioner, defendant to respondent and the caption.</w:t>
      </w:r>
    </w:p>
    <w:p w14:paraId="535D8176" w14:textId="77777777" w:rsidR="00FD3105" w:rsidRDefault="00FD3105">
      <w:pPr>
        <w:pStyle w:val="pxs"/>
        <w:spacing w:before="180"/>
        <w:rPr>
          <w:sz w:val="27"/>
          <w:szCs w:val="27"/>
        </w:rPr>
      </w:pPr>
      <w:r>
        <w:rPr>
          <w:sz w:val="27"/>
          <w:szCs w:val="27"/>
        </w:rPr>
        <w:t>10:73. Writ</w:t>
      </w:r>
      <w:r>
        <w:rPr>
          <w:rStyle w:val="pxsep"/>
        </w:rPr>
        <w:t xml:space="preserve">-- </w:t>
      </w:r>
      <w:r>
        <w:rPr>
          <w:sz w:val="27"/>
          <w:szCs w:val="27"/>
        </w:rPr>
        <w:t>Prohibition</w:t>
      </w:r>
    </w:p>
    <w:p w14:paraId="453C6794" w14:textId="77777777" w:rsidR="00FD3105" w:rsidRDefault="00FD3105">
      <w:pPr>
        <w:pStyle w:val="pxov"/>
        <w:rPr>
          <w:vanish/>
        </w:rPr>
      </w:pPr>
      <w:r>
        <w:rPr>
          <w:vanish/>
        </w:rPr>
        <w:t>FMS</w:t>
      </w:r>
    </w:p>
    <w:p w14:paraId="395E7F31" w14:textId="77777777" w:rsidR="00FD3105" w:rsidRDefault="00FD3105">
      <w:pPr>
        <w:pStyle w:val="pxov"/>
        <w:rPr>
          <w:vanish/>
        </w:rPr>
      </w:pPr>
      <w:r>
        <w:rPr>
          <w:vanish/>
        </w:rPr>
        <w:t>LFA</w:t>
      </w:r>
    </w:p>
    <w:p w14:paraId="79426040" w14:textId="77777777" w:rsidR="00FD3105" w:rsidRDefault="00FD3105">
      <w:pPr>
        <w:pStyle w:val="pxov"/>
        <w:rPr>
          <w:vanish/>
        </w:rPr>
      </w:pPr>
      <w:r>
        <w:rPr>
          <w:vanish/>
        </w:rPr>
        <w:t>LEW</w:t>
      </w:r>
    </w:p>
    <w:p w14:paraId="02737535" w14:textId="77777777" w:rsidR="00FD3105" w:rsidRDefault="00FD3105">
      <w:pPr>
        <w:pStyle w:val="pxov"/>
        <w:rPr>
          <w:vanish/>
        </w:rPr>
      </w:pPr>
      <w:r>
        <w:rPr>
          <w:vanish/>
        </w:rPr>
        <w:t>FCV</w:t>
      </w:r>
    </w:p>
    <w:p w14:paraId="226432C5" w14:textId="77777777" w:rsidR="00FD3105" w:rsidRDefault="00FD3105">
      <w:pPr>
        <w:pStyle w:val="pxov"/>
        <w:rPr>
          <w:vanish/>
        </w:rPr>
      </w:pPr>
      <w:r>
        <w:rPr>
          <w:vanish/>
        </w:rPr>
        <w:t>FLG</w:t>
      </w:r>
    </w:p>
    <w:p w14:paraId="78FC721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form.fid="I70c3a6209fed11dfbf230000837214a9"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7B24BA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tbl.ident="I012ZHZ"</w:instrText>
      </w:r>
      <w:r>
        <w:fldChar w:fldCharType="end"/>
      </w:r>
      <w:r>
        <w:fldChar w:fldCharType="begin"/>
      </w:r>
      <w:r>
        <w:instrText>tbl.uuid="I02PXDF"</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E0E0BF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BEE77B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674B2E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5FF291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colspec.colwidth="25*"</w:instrText>
      </w:r>
      <w:r>
        <w:fldChar w:fldCharType="end"/>
      </w:r>
    </w:p>
    <w:p w14:paraId="48D76E6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BB26D1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D22E48A" w14:textId="77777777">
        <w:tblPrEx>
          <w:tblCellMar>
            <w:top w:w="0" w:type="dxa"/>
            <w:left w:w="0" w:type="dxa"/>
            <w:bottom w:w="0" w:type="dxa"/>
            <w:right w:w="0" w:type="dxa"/>
          </w:tblCellMar>
        </w:tblPrEx>
        <w:tc>
          <w:tcPr>
            <w:tcW w:w="2160" w:type="dxa"/>
            <w:tcBorders>
              <w:top w:val="nil"/>
              <w:left w:val="nil"/>
              <w:bottom w:val="nil"/>
              <w:right w:val="nil"/>
            </w:tcBorders>
          </w:tcPr>
          <w:p w14:paraId="570FA36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0DFCB26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2543F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506B38C" w14:textId="77777777" w:rsidR="00FD3105" w:rsidRDefault="00FD3105"/>
        </w:tc>
      </w:tr>
      <w:tr w:rsidR="00FD3105" w14:paraId="05C5A4AF" w14:textId="77777777">
        <w:tblPrEx>
          <w:tblCellMar>
            <w:top w:w="0" w:type="dxa"/>
            <w:left w:w="0" w:type="dxa"/>
            <w:bottom w:w="0" w:type="dxa"/>
            <w:right w:w="0" w:type="dxa"/>
          </w:tblCellMar>
        </w:tblPrEx>
        <w:tc>
          <w:tcPr>
            <w:tcW w:w="2160" w:type="dxa"/>
            <w:tcBorders>
              <w:top w:val="nil"/>
              <w:left w:val="nil"/>
              <w:bottom w:val="nil"/>
              <w:right w:val="nil"/>
            </w:tcBorders>
          </w:tcPr>
          <w:p w14:paraId="4EA664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68028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113556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31F660" w14:textId="77777777" w:rsidR="00FD3105" w:rsidRDefault="00FD3105"/>
        </w:tc>
      </w:tr>
      <w:tr w:rsidR="00FD3105" w14:paraId="0F6D56FC" w14:textId="77777777">
        <w:tblPrEx>
          <w:tblCellMar>
            <w:top w:w="0" w:type="dxa"/>
            <w:left w:w="0" w:type="dxa"/>
            <w:bottom w:w="0" w:type="dxa"/>
            <w:right w:w="0" w:type="dxa"/>
          </w:tblCellMar>
        </w:tblPrEx>
        <w:tc>
          <w:tcPr>
            <w:tcW w:w="2160" w:type="dxa"/>
            <w:tcBorders>
              <w:top w:val="nil"/>
              <w:left w:val="nil"/>
              <w:bottom w:val="nil"/>
              <w:right w:val="nil"/>
            </w:tcBorders>
          </w:tcPr>
          <w:p w14:paraId="0A4B7EF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D5225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362E425" w14:textId="77777777" w:rsidR="00FD3105" w:rsidRDefault="00FD3105"/>
        </w:tc>
        <w:tc>
          <w:tcPr>
            <w:tcW w:w="2160" w:type="dxa"/>
            <w:tcBorders>
              <w:top w:val="nil"/>
              <w:left w:val="nil"/>
              <w:bottom w:val="nil"/>
              <w:right w:val="nil"/>
            </w:tcBorders>
          </w:tcPr>
          <w:p w14:paraId="23D7232E" w14:textId="77777777" w:rsidR="00FD3105" w:rsidRDefault="00FD3105"/>
        </w:tc>
      </w:tr>
      <w:tr w:rsidR="00FD3105" w14:paraId="4629FC79" w14:textId="77777777">
        <w:tblPrEx>
          <w:tblCellMar>
            <w:top w:w="0" w:type="dxa"/>
            <w:left w:w="0" w:type="dxa"/>
            <w:bottom w:w="0" w:type="dxa"/>
            <w:right w:w="0" w:type="dxa"/>
          </w:tblCellMar>
        </w:tblPrEx>
        <w:tc>
          <w:tcPr>
            <w:tcW w:w="2160" w:type="dxa"/>
            <w:tcBorders>
              <w:top w:val="nil"/>
              <w:left w:val="nil"/>
              <w:bottom w:val="nil"/>
              <w:right w:val="nil"/>
            </w:tcBorders>
          </w:tcPr>
          <w:p w14:paraId="70AEA8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77892E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4BDDCB3" w14:textId="77777777" w:rsidR="00FD3105" w:rsidRDefault="00FD3105"/>
        </w:tc>
        <w:tc>
          <w:tcPr>
            <w:tcW w:w="2160" w:type="dxa"/>
            <w:tcBorders>
              <w:top w:val="nil"/>
              <w:left w:val="nil"/>
              <w:bottom w:val="nil"/>
              <w:right w:val="nil"/>
            </w:tcBorders>
          </w:tcPr>
          <w:p w14:paraId="62C8A334" w14:textId="77777777" w:rsidR="00FD3105" w:rsidRDefault="00FD3105"/>
        </w:tc>
      </w:tr>
      <w:tr w:rsidR="00FD3105" w14:paraId="7A23EB3D" w14:textId="77777777">
        <w:tblPrEx>
          <w:tblCellMar>
            <w:top w:w="0" w:type="dxa"/>
            <w:left w:w="0" w:type="dxa"/>
            <w:bottom w:w="0" w:type="dxa"/>
            <w:right w:w="0" w:type="dxa"/>
          </w:tblCellMar>
        </w:tblPrEx>
        <w:tc>
          <w:tcPr>
            <w:tcW w:w="2160" w:type="dxa"/>
            <w:tcBorders>
              <w:top w:val="nil"/>
              <w:left w:val="nil"/>
              <w:bottom w:val="nil"/>
              <w:right w:val="nil"/>
            </w:tcBorders>
          </w:tcPr>
          <w:p w14:paraId="53C78E1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A2E3E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690E86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D58939D" w14:textId="77777777" w:rsidR="00FD3105" w:rsidRDefault="00FD3105"/>
        </w:tc>
      </w:tr>
    </w:tbl>
    <w:p w14:paraId="4F047114" w14:textId="77777777" w:rsidR="00FD3105" w:rsidRDefault="00FD3105">
      <w:pPr>
        <w:pStyle w:val="pxtbody"/>
      </w:pPr>
    </w:p>
    <w:p w14:paraId="7872F816" w14:textId="77777777" w:rsidR="00FD3105" w:rsidRDefault="00FD3105"/>
    <w:p w14:paraId="6DA44C71" w14:textId="77777777" w:rsidR="00FD3105" w:rsidRDefault="00FD3105">
      <w:pPr>
        <w:pStyle w:val="pxformhac"/>
        <w:spacing w:before="180"/>
        <w:jc w:val="center"/>
      </w:pPr>
      <w:r>
        <w:t xml:space="preserve">WRIT OF PROHIBITION </w:t>
      </w:r>
    </w:p>
    <w:p w14:paraId="53156CFB"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7802C29B"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The Honorable </w:t>
      </w:r>
      <w:r>
        <w:rPr>
          <w:rStyle w:val="pxfinstr"/>
          <w:i/>
          <w:iCs/>
          <w:szCs w:val="24"/>
        </w:rPr>
        <w:t>[name of judge]</w:t>
      </w:r>
      <w:r>
        <w:rPr>
          <w:sz w:val="24"/>
          <w:szCs w:val="24"/>
        </w:rPr>
        <w:t xml:space="preserve"> as Judge of the County Court of </w:t>
      </w:r>
      <w:r>
        <w:rPr>
          <w:rStyle w:val="pxfinstr"/>
          <w:i/>
          <w:iCs/>
          <w:szCs w:val="24"/>
        </w:rPr>
        <w:t>[name of county]</w:t>
      </w:r>
      <w:r>
        <w:rPr>
          <w:sz w:val="24"/>
          <w:szCs w:val="24"/>
        </w:rPr>
        <w:t>, Florida</w:t>
      </w:r>
    </w:p>
    <w:p w14:paraId="1CF0A3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YOU ARE COMMANDED to refrain perpetually from exercising or attempting to exercise jurisdiction in the action in the County Court of </w:t>
      </w:r>
      <w:r>
        <w:rPr>
          <w:rStyle w:val="pxfinstr"/>
          <w:i/>
          <w:iCs/>
        </w:rPr>
        <w:t>[name of county]</w:t>
      </w:r>
      <w:r>
        <w:t xml:space="preserve">, Florida, styled </w:t>
      </w:r>
      <w:r>
        <w:rPr>
          <w:rStyle w:val="pxfinstr"/>
          <w:i/>
          <w:iCs/>
        </w:rPr>
        <w:t>[name of plaintiff]</w:t>
      </w:r>
      <w:r>
        <w:t xml:space="preserve"> as plaintiff vs </w:t>
      </w:r>
      <w:r>
        <w:rPr>
          <w:rStyle w:val="pxfinstr"/>
          <w:i/>
          <w:iCs/>
        </w:rPr>
        <w:t>[name of defendant]</w:t>
      </w:r>
      <w:r>
        <w:t xml:space="preserve"> as defendant, being case </w:t>
      </w:r>
      <w:r>
        <w:rPr>
          <w:rStyle w:val="pxfinstr"/>
          <w:i/>
          <w:iCs/>
        </w:rPr>
        <w:t>[CASE NUMBER]</w:t>
      </w:r>
      <w:r>
        <w:t xml:space="preserve"> now pending in your court.</w:t>
      </w:r>
    </w:p>
    <w:p w14:paraId="56CE93FE"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4E1054A2"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638BB12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117168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6DC732B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0DF0BCB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784ACFE"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67ED776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1C0B3A56" w14:textId="77777777" w:rsidR="00FD3105" w:rsidRDefault="00FD3105">
      <w:pPr>
        <w:pStyle w:val="pxcomnt"/>
      </w:pPr>
    </w:p>
    <w:p w14:paraId="75C9AF62" w14:textId="77777777" w:rsidR="00FD3105" w:rsidRDefault="00FD3105">
      <w:pPr>
        <w:pStyle w:val="pxhac"/>
        <w:spacing w:before="180"/>
        <w:jc w:val="center"/>
      </w:pPr>
      <w:r>
        <w:rPr>
          <w:rStyle w:val="pxb"/>
          <w:b/>
          <w:bCs/>
        </w:rPr>
        <w:t>Author's Comment</w:t>
      </w:r>
    </w:p>
    <w:p w14:paraId="555A410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cc.ref.id="I0308VR"</w:instrText>
      </w:r>
      <w:r>
        <w:rPr>
          <w:rStyle w:val="pxcc"/>
        </w:rPr>
        <w:fldChar w:fldCharType="end"/>
      </w:r>
      <w:r>
        <w:rPr>
          <w:rStyle w:val="pxcc"/>
        </w:rPr>
        <w:t>State ex rel. Ayala v. Knott, 3 So. 2d 522 (Fla. 1941)</w:t>
      </w:r>
      <w:r>
        <w:t>. The form in the cited case is for an alternative writ. This form has been modified to make it perpetual or absolute. This is a review action so Florida Rule of Appellate Procedure 9.100(f) governs.</w:t>
      </w:r>
    </w:p>
    <w:p w14:paraId="027CADB1" w14:textId="77777777" w:rsidR="00FD3105" w:rsidRDefault="00FD3105">
      <w:pPr>
        <w:pStyle w:val="pxs"/>
        <w:spacing w:before="180"/>
        <w:rPr>
          <w:sz w:val="27"/>
          <w:szCs w:val="27"/>
        </w:rPr>
      </w:pPr>
      <w:r>
        <w:rPr>
          <w:sz w:val="27"/>
          <w:szCs w:val="27"/>
        </w:rPr>
        <w:t>10:74. Judgment</w:t>
      </w:r>
      <w:r>
        <w:rPr>
          <w:rStyle w:val="pxsep"/>
        </w:rPr>
        <w:t xml:space="preserve">-- </w:t>
      </w:r>
      <w:r>
        <w:rPr>
          <w:sz w:val="27"/>
          <w:szCs w:val="27"/>
        </w:rPr>
        <w:t>Satisfactions</w:t>
      </w:r>
    </w:p>
    <w:p w14:paraId="0420091D" w14:textId="77777777" w:rsidR="00FD3105" w:rsidRDefault="00FD3105">
      <w:pPr>
        <w:pStyle w:val="pxcomnt"/>
      </w:pPr>
    </w:p>
    <w:p w14:paraId="5C0A5EA6" w14:textId="77777777" w:rsidR="00FD3105" w:rsidRDefault="00FD3105">
      <w:pPr>
        <w:pStyle w:val="pxhac"/>
        <w:spacing w:before="180"/>
        <w:jc w:val="center"/>
      </w:pPr>
      <w:r>
        <w:rPr>
          <w:rStyle w:val="pxb"/>
          <w:b/>
          <w:bCs/>
        </w:rPr>
        <w:t>Author's Comment</w:t>
      </w:r>
    </w:p>
    <w:p w14:paraId="14DDF13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p.ct.id="3d29be30775711ee8e1ba9ecff0bf883|74|10:74"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st.ref.id="I048OIV"</w:instrText>
      </w:r>
      <w:r>
        <w:rPr>
          <w:rStyle w:val="pxst"/>
        </w:rPr>
        <w:fldChar w:fldCharType="end"/>
      </w:r>
      <w:r>
        <w:rPr>
          <w:rStyle w:val="pxst"/>
        </w:rPr>
        <w:t>Fla. R. Civ. P. Form 1.981</w:t>
      </w:r>
      <w:r>
        <w:t>. The form must be changed to accommodate the change from Official Records Books in those counties that do not use that terminology.</w:t>
      </w:r>
    </w:p>
    <w:p w14:paraId="217BC39E" w14:textId="77777777" w:rsidR="00FD3105" w:rsidRDefault="00FD3105">
      <w:pPr>
        <w:pStyle w:val="pxs"/>
        <w:spacing w:before="180"/>
        <w:rPr>
          <w:sz w:val="27"/>
          <w:szCs w:val="27"/>
        </w:rPr>
      </w:pPr>
      <w:r>
        <w:rPr>
          <w:sz w:val="27"/>
          <w:szCs w:val="27"/>
        </w:rPr>
        <w:t>10:75. Final disposition form</w:t>
      </w:r>
    </w:p>
    <w:p w14:paraId="240C48CF" w14:textId="77777777" w:rsidR="00FD3105" w:rsidRDefault="00FD3105">
      <w:pPr>
        <w:pStyle w:val="pxcomnt"/>
      </w:pPr>
    </w:p>
    <w:p w14:paraId="065200D3" w14:textId="77777777" w:rsidR="00FD3105" w:rsidRDefault="00FD3105">
      <w:pPr>
        <w:pStyle w:val="pxhac"/>
        <w:spacing w:before="180"/>
        <w:jc w:val="center"/>
      </w:pPr>
      <w:r>
        <w:t>Author's Comment</w:t>
      </w:r>
    </w:p>
    <w:p w14:paraId="12F6470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p.ct.id="3d29be30775711ee8e1ba9ecff0bf883|75|10:75"</w:instrText>
      </w:r>
      <w:r>
        <w:fldChar w:fldCharType="end"/>
      </w:r>
      <w:r>
        <w:t xml:space="preserve">See </w:t>
      </w:r>
      <w:bookmarkStart w:id="519" w:name="_Hlk159673044"/>
      <w:r>
        <w:rPr>
          <w:rStyle w:val="pxst"/>
          <w:color w:val="FF0000"/>
          <w:sz w:val="20"/>
          <w:szCs w:val="20"/>
          <w:vertAlign w:val="superscript"/>
        </w:rPr>
        <w:t>►</w:t>
      </w:r>
      <w:bookmarkEnd w:id="519"/>
      <w:r>
        <w:rPr>
          <w:rStyle w:val="pxst"/>
        </w:rPr>
        <w:fldChar w:fldCharType="begin"/>
      </w:r>
      <w:r>
        <w:rPr>
          <w:rStyle w:val="pxst"/>
        </w:rPr>
        <w:instrText>st.ref.id="I048OIS"</w:instrText>
      </w:r>
      <w:r>
        <w:rPr>
          <w:rStyle w:val="pxst"/>
        </w:rPr>
        <w:fldChar w:fldCharType="end"/>
      </w:r>
      <w:r>
        <w:rPr>
          <w:rStyle w:val="pxst"/>
        </w:rPr>
        <w:t>Fla. R. Civ. P. 1.545</w:t>
      </w:r>
      <w:r>
        <w:t xml:space="preserve">. The Supreme Court adopted </w:t>
      </w:r>
      <w:ins w:id="520" w:author="Debra M. Salisbury" w:date="2024-02-24T13:17:00Z">
        <w:r w:rsidR="005A5EB8">
          <w:rPr>
            <w:rStyle w:val="pxst"/>
            <w:color w:val="FF0000"/>
            <w:sz w:val="20"/>
            <w:szCs w:val="20"/>
            <w:vertAlign w:val="superscript"/>
          </w:rPr>
          <w:t>►</w:t>
        </w:r>
      </w:ins>
      <w:r>
        <w:t xml:space="preserve">Form 1.998 in civil procedure and </w:t>
      </w:r>
      <w:ins w:id="521" w:author="Debra M. Salisbury" w:date="2024-02-24T13:17:00Z">
        <w:r w:rsidR="005A5EB8">
          <w:rPr>
            <w:rStyle w:val="pxst"/>
            <w:color w:val="FF0000"/>
            <w:sz w:val="20"/>
            <w:szCs w:val="20"/>
            <w:vertAlign w:val="superscript"/>
          </w:rPr>
          <w:t>►</w:t>
        </w:r>
      </w:ins>
      <w:r>
        <w:t>Form 12.999 in family procedure. The appropriate form must be filed by the plaintiff or petitioner in family actions and by the prevailing party in civil actions when the matter is finally disposed of. The clerk files it for a pro se party or when the action is dismissed for lack of prosecution.</w:t>
      </w:r>
    </w:p>
    <w:sectPr w:rsidR="00FD310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harter BT">
    <w:altName w:val="Calibri"/>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115"/>
    <w:multiLevelType w:val="hybridMultilevel"/>
    <w:tmpl w:val="FFFFFFFF"/>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47B52A70"/>
    <w:multiLevelType w:val="hybridMultilevel"/>
    <w:tmpl w:val="FFFFFFFF"/>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5EC04297"/>
    <w:multiLevelType w:val="hybridMultilevel"/>
    <w:tmpl w:val="FFFFFFFF"/>
    <w:lvl w:ilvl="0" w:tplc="65DAC4E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6EF16177"/>
    <w:multiLevelType w:val="hybridMultilevel"/>
    <w:tmpl w:val="FFFFFFFF"/>
    <w:lvl w:ilvl="0" w:tplc="48DA2AD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49950809">
    <w:abstractNumId w:val="3"/>
  </w:num>
  <w:num w:numId="2" w16cid:durableId="900215547">
    <w:abstractNumId w:val="2"/>
  </w:num>
  <w:num w:numId="3" w16cid:durableId="54161229">
    <w:abstractNumId w:val="0"/>
  </w:num>
  <w:num w:numId="4" w16cid:durableId="627708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53332"/>
    <w:rsid w:val="00014E31"/>
    <w:rsid w:val="00030D9D"/>
    <w:rsid w:val="00042874"/>
    <w:rsid w:val="00053332"/>
    <w:rsid w:val="000962E0"/>
    <w:rsid w:val="000D4F10"/>
    <w:rsid w:val="000E7EBE"/>
    <w:rsid w:val="00104C03"/>
    <w:rsid w:val="00122855"/>
    <w:rsid w:val="00140027"/>
    <w:rsid w:val="001403E4"/>
    <w:rsid w:val="0014147F"/>
    <w:rsid w:val="00143BC0"/>
    <w:rsid w:val="00155DB3"/>
    <w:rsid w:val="001677A6"/>
    <w:rsid w:val="001704CF"/>
    <w:rsid w:val="00177C7F"/>
    <w:rsid w:val="0018146E"/>
    <w:rsid w:val="001B619A"/>
    <w:rsid w:val="001C0063"/>
    <w:rsid w:val="001D579E"/>
    <w:rsid w:val="002201B7"/>
    <w:rsid w:val="002728D2"/>
    <w:rsid w:val="00292609"/>
    <w:rsid w:val="0032468F"/>
    <w:rsid w:val="0032536B"/>
    <w:rsid w:val="00363653"/>
    <w:rsid w:val="0038335D"/>
    <w:rsid w:val="003B7F77"/>
    <w:rsid w:val="003D0DFE"/>
    <w:rsid w:val="00482F23"/>
    <w:rsid w:val="004E7A29"/>
    <w:rsid w:val="00520940"/>
    <w:rsid w:val="005938D8"/>
    <w:rsid w:val="00594280"/>
    <w:rsid w:val="005A5EB8"/>
    <w:rsid w:val="005B3BDB"/>
    <w:rsid w:val="00600E11"/>
    <w:rsid w:val="00610BE8"/>
    <w:rsid w:val="00644DDF"/>
    <w:rsid w:val="00655928"/>
    <w:rsid w:val="00722624"/>
    <w:rsid w:val="00735F01"/>
    <w:rsid w:val="00754BBE"/>
    <w:rsid w:val="00757ECD"/>
    <w:rsid w:val="00790A60"/>
    <w:rsid w:val="00796EA9"/>
    <w:rsid w:val="007E6DD2"/>
    <w:rsid w:val="007F5140"/>
    <w:rsid w:val="008547F1"/>
    <w:rsid w:val="008966F7"/>
    <w:rsid w:val="008B1ADD"/>
    <w:rsid w:val="008F4604"/>
    <w:rsid w:val="009509E4"/>
    <w:rsid w:val="00963012"/>
    <w:rsid w:val="009B55DF"/>
    <w:rsid w:val="00A36018"/>
    <w:rsid w:val="00A513AD"/>
    <w:rsid w:val="00A65346"/>
    <w:rsid w:val="00A676EF"/>
    <w:rsid w:val="00AF3291"/>
    <w:rsid w:val="00B76189"/>
    <w:rsid w:val="00C05021"/>
    <w:rsid w:val="00C808F1"/>
    <w:rsid w:val="00D00DB0"/>
    <w:rsid w:val="00D347EC"/>
    <w:rsid w:val="00D37A45"/>
    <w:rsid w:val="00E715DD"/>
    <w:rsid w:val="00EF1247"/>
    <w:rsid w:val="00F26721"/>
    <w:rsid w:val="00F4064F"/>
    <w:rsid w:val="00F747DF"/>
    <w:rsid w:val="00F836E0"/>
    <w:rsid w:val="00FD3105"/>
    <w:rsid w:val="00FD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AB6C7"/>
  <w14:defaultImageDpi w14:val="0"/>
  <w15:docId w15:val="{BD48B8F3-2124-4EFE-A50B-F47AECAF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st">
    <w:name w:val="px.st"/>
    <w:uiPriority w:val="99"/>
    <w:rPr>
      <w:sz w:val="24"/>
    </w:rPr>
  </w:style>
  <w:style w:type="character" w:customStyle="1" w:styleId="pxb">
    <w:name w:val="px.b"/>
    <w:uiPriority w:val="99"/>
    <w:rPr>
      <w:sz w:val="24"/>
    </w:rPr>
  </w:style>
  <w:style w:type="character" w:customStyle="1" w:styleId="pxcc">
    <w:name w:val="px.cc"/>
    <w:uiPriority w:val="99"/>
    <w:rPr>
      <w:sz w:val="24"/>
    </w:rPr>
  </w:style>
  <w:style w:type="character" w:customStyle="1" w:styleId="pxsep">
    <w:name w:val="px.sep"/>
    <w:uiPriority w:val="99"/>
    <w:rPr>
      <w:sz w:val="24"/>
    </w:rPr>
  </w:style>
  <w:style w:type="character" w:customStyle="1" w:styleId="pxeol">
    <w:name w:val="px.eol"/>
    <w:uiPriority w:val="99"/>
    <w:rPr>
      <w:sz w:val="24"/>
    </w:rPr>
  </w:style>
  <w:style w:type="character" w:customStyle="1" w:styleId="pxfinstr">
    <w:name w:val="px.finstr"/>
    <w:uiPriority w:val="99"/>
    <w:rPr>
      <w:sz w:val="24"/>
    </w:rPr>
  </w:style>
  <w:style w:type="character" w:customStyle="1" w:styleId="pxvis">
    <w:name w:val="px.vis"/>
    <w:uiPriority w:val="99"/>
    <w:rPr>
      <w:rFonts w:ascii="Arial" w:hAnsi="Arial"/>
      <w:b/>
      <w:sz w:val="28"/>
    </w:rPr>
  </w:style>
  <w:style w:type="character" w:customStyle="1" w:styleId="pxus">
    <w:name w:val="px.us"/>
    <w:uiPriority w:val="99"/>
    <w:rPr>
      <w:sz w:val="24"/>
    </w:rPr>
  </w:style>
  <w:style w:type="character" w:customStyle="1" w:styleId="pxsst">
    <w:name w:val="px.sst"/>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omnt">
    <w:name w:val="px.comnt"/>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ac">
    <w:name w:val="px.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capfac">
    <w:name w:val="px.form.fcap.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ac">
    <w:name w:val="px.form.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formfsigtbl">
    <w:name w:val="px.form.fsig.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oskobcr">
    <w:name w:val="px.form.osk.obcr"/>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comnt">
    <w:name w:val="px.form.comnt"/>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qbqp">
    <w:name w:val="px.form.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styleId="Revision">
    <w:name w:val="Revision"/>
    <w:hidden/>
    <w:uiPriority w:val="99"/>
    <w:semiHidden/>
    <w:rsid w:val="00053332"/>
    <w:pPr>
      <w:spacing w:after="0" w:line="240" w:lineRule="auto"/>
    </w:pPr>
    <w:rPr>
      <w:rFonts w:ascii="Times NewRoman" w:hAnsi="Times NewRoman"/>
      <w:kern w:val="0"/>
      <w:sz w:val="24"/>
      <w:szCs w:val="24"/>
      <w:lang w:val="en-US" w:eastAsia="en-US"/>
    </w:rPr>
  </w:style>
  <w:style w:type="character" w:styleId="CommentReference">
    <w:name w:val="annotation reference"/>
    <w:basedOn w:val="DefaultParagraphFont"/>
    <w:uiPriority w:val="99"/>
    <w:semiHidden/>
    <w:unhideWhenUsed/>
    <w:rsid w:val="00F747DF"/>
    <w:rPr>
      <w:rFonts w:cs="Times New Roman"/>
      <w:sz w:val="16"/>
      <w:szCs w:val="16"/>
    </w:rPr>
  </w:style>
  <w:style w:type="paragraph" w:styleId="CommentText">
    <w:name w:val="annotation text"/>
    <w:basedOn w:val="Normal"/>
    <w:link w:val="CommentTextChar"/>
    <w:uiPriority w:val="99"/>
    <w:semiHidden/>
    <w:unhideWhenUsed/>
    <w:rsid w:val="00F747DF"/>
    <w:rPr>
      <w:sz w:val="20"/>
      <w:szCs w:val="20"/>
    </w:rPr>
  </w:style>
  <w:style w:type="character" w:customStyle="1" w:styleId="CommentTextChar">
    <w:name w:val="Comment Text Char"/>
    <w:basedOn w:val="DefaultParagraphFont"/>
    <w:link w:val="CommentText"/>
    <w:uiPriority w:val="99"/>
    <w:semiHidden/>
    <w:rsid w:val="00F747DF"/>
    <w:rPr>
      <w:rFonts w:ascii="Times NewRoman" w:hAnsi="Times New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F747DF"/>
    <w:rPr>
      <w:b/>
      <w:bCs/>
    </w:rPr>
  </w:style>
  <w:style w:type="character" w:customStyle="1" w:styleId="CommentSubjectChar">
    <w:name w:val="Comment Subject Char"/>
    <w:basedOn w:val="CommentTextChar"/>
    <w:link w:val="CommentSubject"/>
    <w:uiPriority w:val="99"/>
    <w:semiHidden/>
    <w:rsid w:val="00F747DF"/>
    <w:rPr>
      <w:rFonts w:ascii="Times NewRoman" w:hAnsi="Times New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A7DFD-F3D6-4E2F-B1FF-50BA2633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47064</Words>
  <Characters>268270</Characters>
  <Application>Microsoft Office Word</Application>
  <DocSecurity>0</DocSecurity>
  <Lines>2235</Lines>
  <Paragraphs>629</Paragraphs>
  <ScaleCrop>false</ScaleCrop>
  <Company/>
  <LinksUpToDate>false</LinksUpToDate>
  <CharactersWithSpaces>314705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Josephus, David (Content Operations)</dc:creator>
  <cp:keywords/>
  <dc:description/>
  <cp:lastModifiedBy>Bhupathi, Usha Chandana (Operations &amp; Technology)</cp:lastModifiedBy>
  <cp:revision>2</cp:revision>
  <dcterms:created xsi:type="dcterms:W3CDTF">2025-09-11T00:37:00Z</dcterms:created>
  <dcterms:modified xsi:type="dcterms:W3CDTF">2025-09-11T00:37:00Z</dcterms:modified>
</cp:coreProperties>
</file>