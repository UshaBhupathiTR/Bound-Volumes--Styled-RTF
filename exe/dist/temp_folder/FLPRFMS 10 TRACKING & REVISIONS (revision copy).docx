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64175" w14:textId="77777777" w:rsidR="00FD3105" w:rsidRDefault="00FD3105">
      <w:pPr>
        <w:pStyle w:val="pxpub"/>
      </w:pPr>
      <w:r>
        <w:rPr>
          <w:color w:val="FF0000"/>
          <w:sz w:val="20"/>
          <w:szCs w:val="20"/>
          <w:vertAlign w:val="superscript"/>
        </w:rPr>
        <w:t>►</w:t>
      </w:r>
      <w:r>
        <w:fldChar w:fldCharType="begin"/>
      </w:r>
      <w:r>
        <w:instrText>pub.n="incomplete"</w:instrText>
      </w:r>
      <w:r>
        <w:fldChar w:fldCharType="end"/>
      </w:r>
      <w:r>
        <w:t>&lt;?phoenix upid="3d29be30775711ee8e1ba9ecff0bf883"?&gt;</w:t>
      </w:r>
    </w:p>
    <w:p w14:paraId="5E4A1D8A" w14:textId="77777777" w:rsidR="00FD3105" w:rsidRDefault="00FD3105">
      <w:pPr>
        <w:pStyle w:val="pxch"/>
        <w:spacing w:before="180"/>
        <w:jc w:val="center"/>
        <w:rPr>
          <w:sz w:val="40"/>
          <w:szCs w:val="40"/>
        </w:rPr>
      </w:pPr>
      <w:r>
        <w:rPr>
          <w:color w:val="FF0000"/>
          <w:sz w:val="20"/>
          <w:szCs w:val="20"/>
          <w:vertAlign w:val="superscript"/>
        </w:rPr>
        <w:t>►</w:t>
      </w:r>
      <w:r>
        <w:rPr>
          <w:sz w:val="40"/>
          <w:szCs w:val="40"/>
        </w:rPr>
        <w:fldChar w:fldCharType="begin"/>
      </w:r>
      <w:r>
        <w:rPr>
          <w:sz w:val="40"/>
          <w:szCs w:val="40"/>
        </w:rPr>
        <w:instrText>ch.rh="Judgments"</w:instrText>
      </w:r>
      <w:r>
        <w:rPr>
          <w:sz w:val="40"/>
          <w:szCs w:val="40"/>
        </w:rPr>
        <w:fldChar w:fldCharType="end"/>
      </w:r>
      <w:r>
        <w:rPr>
          <w:sz w:val="40"/>
          <w:szCs w:val="40"/>
        </w:rPr>
        <w:t>Chapter 10. Judgments</w:t>
      </w:r>
    </w:p>
    <w:p w14:paraId="5C5C10AC" w14:textId="77777777" w:rsidR="00FD3105" w:rsidRDefault="00FD3105">
      <w:pPr>
        <w:pStyle w:val="pxs"/>
        <w:spacing w:before="180"/>
        <w:rPr>
          <w:sz w:val="27"/>
          <w:szCs w:val="27"/>
        </w:rPr>
      </w:pPr>
      <w:r>
        <w:rPr>
          <w:sz w:val="27"/>
          <w:szCs w:val="27"/>
        </w:rPr>
        <w:t>10:1. Scope</w:t>
      </w:r>
    </w:p>
    <w:p w14:paraId="52F872A5"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p.ct.id="3d29be30775711ee8e1ba9ecff0bf883|1|10:1"</w:instrText>
      </w:r>
      <w:r>
        <w:fldChar w:fldCharType="end"/>
      </w:r>
      <w:r>
        <w:t>This chapter contains forms for final judgments, some forms of orders that are final and some forms of orders that are not final, but partake more of judgments than of the usual interlocutory orders. This chapter also includes forms for final process and for enforcing final judgments.</w:t>
      </w:r>
    </w:p>
    <w:p w14:paraId="20530DD1" w14:textId="77777777" w:rsidR="00FD3105" w:rsidRDefault="00FD3105">
      <w:pPr>
        <w:pStyle w:val="pxs"/>
        <w:spacing w:before="180"/>
        <w:rPr>
          <w:sz w:val="27"/>
          <w:szCs w:val="27"/>
        </w:rPr>
      </w:pPr>
      <w:r>
        <w:rPr>
          <w:sz w:val="27"/>
          <w:szCs w:val="27"/>
        </w:rPr>
        <w:t>10:2. Form and procedure</w:t>
      </w:r>
    </w:p>
    <w:p w14:paraId="2D45D7A7"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p.ct.id="3d29be30775711ee8e1ba9ecff0bf883|2|10:2"</w:instrText>
      </w:r>
      <w:r>
        <w:fldChar w:fldCharType="end"/>
      </w:r>
      <w:r>
        <w:t xml:space="preserve">Judgments and final orders, as well as the orders in this chapter that are not final, contain a caption in the form of the action, a designation as the appropriate judgment or order, a commencement that sometimes includes findings of fact and a body that contains the adjudications made by the judgment or order. See </w:t>
      </w:r>
      <w:r>
        <w:rPr>
          <w:rStyle w:val="pxx"/>
          <w:color w:val="FF0000"/>
          <w:sz w:val="20"/>
          <w:szCs w:val="20"/>
          <w:vertAlign w:val="superscript"/>
        </w:rPr>
        <w:t>►</w:t>
      </w:r>
      <w:r>
        <w:rPr>
          <w:rStyle w:val="pxx"/>
        </w:rPr>
        <w:fldChar w:fldCharType="begin"/>
      </w:r>
      <w:r>
        <w:rPr>
          <w:rStyle w:val="pxx"/>
        </w:rPr>
        <w:instrText>x.ref.id="I05NKP4"</w:instrText>
      </w:r>
      <w:r>
        <w:rPr>
          <w:rStyle w:val="pxx"/>
        </w:rPr>
        <w:fldChar w:fldCharType="end"/>
      </w:r>
      <w:r>
        <w:rPr>
          <w:rStyle w:val="pxx"/>
          <w:vanish/>
        </w:rPr>
        <w:t>&amp;s;</w:t>
      </w:r>
      <w:r>
        <w:rPr>
          <w:rStyle w:val="pxvis"/>
          <w:rFonts w:ascii="Times NewRoman" w:hAnsi="Times NewRoman"/>
          <w:b w:val="0"/>
          <w:sz w:val="24"/>
        </w:rPr>
        <w:t>§</w:t>
      </w:r>
      <w:r>
        <w:rPr>
          <w:rStyle w:val="pxx"/>
        </w:rPr>
        <w:t>2:2</w:t>
      </w:r>
      <w:r>
        <w:t xml:space="preserve">; </w:t>
      </w:r>
      <w:r>
        <w:rPr>
          <w:rStyle w:val="pxst"/>
          <w:color w:val="FF0000"/>
          <w:sz w:val="20"/>
          <w:szCs w:val="20"/>
          <w:vertAlign w:val="superscript"/>
        </w:rPr>
        <w:t>►</w:t>
      </w:r>
      <w:r>
        <w:rPr>
          <w:rStyle w:val="pxst"/>
        </w:rPr>
        <w:fldChar w:fldCharType="begin"/>
      </w:r>
      <w:r>
        <w:rPr>
          <w:rStyle w:val="pxst"/>
        </w:rPr>
        <w:instrText>st.ref.id="I03XWRW"</w:instrText>
      </w:r>
      <w:r>
        <w:rPr>
          <w:rStyle w:val="pxst"/>
        </w:rPr>
        <w:fldChar w:fldCharType="end"/>
      </w:r>
      <w:r>
        <w:rPr>
          <w:rStyle w:val="pxst"/>
        </w:rPr>
        <w:t>Fla. R. Civ. P. 1.100(c)</w:t>
      </w:r>
      <w:r>
        <w:t xml:space="preserve">; </w:t>
      </w:r>
      <w:r>
        <w:rPr>
          <w:rStyle w:val="pxst"/>
          <w:color w:val="FF0000"/>
          <w:sz w:val="20"/>
          <w:szCs w:val="20"/>
          <w:vertAlign w:val="superscript"/>
        </w:rPr>
        <w:t>►</w:t>
      </w:r>
      <w:r>
        <w:rPr>
          <w:rStyle w:val="pxst"/>
        </w:rPr>
        <w:fldChar w:fldCharType="begin"/>
      </w:r>
      <w:r>
        <w:rPr>
          <w:rStyle w:val="pxst"/>
        </w:rPr>
        <w:instrText>st.ref.id="I015V9P"</w:instrText>
      </w:r>
      <w:r>
        <w:rPr>
          <w:rStyle w:val="pxst"/>
        </w:rPr>
        <w:fldChar w:fldCharType="end"/>
      </w:r>
      <w:r>
        <w:rPr>
          <w:rStyle w:val="pxst"/>
        </w:rPr>
        <w:t>Fla. Fam. L. R. P. 12.100(c)</w:t>
      </w:r>
      <w:r>
        <w:t>. Judgments and orders are completed by a conclusion that gives the date and place of entry and the signature of the judge. A notation of the parties or attorneys to whom conformed copies of the judgment have been sent is in the lower left-hand part of the form.</w:t>
      </w:r>
    </w:p>
    <w:p w14:paraId="6B6EFB81"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p.ct.id="3d29be30775711ee8e1ba9ecff0bf883|2|10:2"</w:instrText>
      </w:r>
      <w:r>
        <w:fldChar w:fldCharType="end"/>
      </w:r>
      <w:r>
        <w:t>After a judgment is entered, it must be filed with the clerk, and recorded. If it is not a final judgment or order, it may be recorded if the court so orders. Interlocutory orders that deal with the title to or possession of real property should always be recorded.</w:t>
      </w:r>
    </w:p>
    <w:p w14:paraId="1BB37BE7"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p.ct.id="3d29be30775711ee8e1ba9ecff0bf883|2|10:2"</w:instrText>
      </w:r>
      <w:r>
        <w:fldChar w:fldCharType="end"/>
      </w:r>
      <w:r>
        <w:t>The commencement of final judgments differs. There is one form for an application for judgment after default, others for judgment after motion for judgment on the pleadings, for summary judgment, for dismissal and for jury trials and nonjury trials. The commencement should recite the predicate for its entry, such as one of the motions, a jury or nonjury trial, and then move on to the adjudicatory paragraphs. Most lawyers call the judgment after a motion for summary judgment a summary judgment. It is not. It is a final judgment granted after a motion for summary judgment. It can properly be called a summary final judgment, but it is better to call it simply a final judgment.</w:t>
      </w:r>
    </w:p>
    <w:p w14:paraId="4FA50018"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p.ct.id="3d29be30775711ee8e1ba9ecff0bf883|2|10:2"</w:instrText>
      </w:r>
      <w:r>
        <w:fldChar w:fldCharType="end"/>
      </w:r>
      <w:r>
        <w:t>The commencement must contain findings of fact in some cases.</w:t>
      </w:r>
      <w:ins w:id="0" w:author="Debra M. Salisbury" w:date="2024-02-19T21:02:00Z">
        <w:r w:rsidR="00A65346">
          <w:t xml:space="preserve"> </w:t>
        </w:r>
      </w:ins>
      <w:ins w:id="1" w:author="Debra M. Salisbury" w:date="2024-02-19T21:05:00Z">
        <w:r w:rsidR="00A65346">
          <w:rPr>
            <w:rStyle w:val="pxst"/>
            <w:color w:val="FF0000"/>
            <w:sz w:val="20"/>
            <w:szCs w:val="20"/>
            <w:vertAlign w:val="superscript"/>
          </w:rPr>
          <w:t>►</w:t>
        </w:r>
      </w:ins>
      <w:ins w:id="2" w:author="Debra M. Salisbury" w:date="2024-02-19T21:02:00Z">
        <w:r w:rsidR="00A65346">
          <w:t xml:space="preserve">The failure to include the required findings of fact in </w:t>
        </w:r>
      </w:ins>
      <w:ins w:id="3" w:author="Debra M. Salisbury" w:date="2024-02-19T21:06:00Z">
        <w:r w:rsidR="00A65346">
          <w:t>a</w:t>
        </w:r>
      </w:ins>
      <w:ins w:id="4" w:author="Debra M. Salisbury" w:date="2024-02-19T21:02:00Z">
        <w:r w:rsidR="00A65346">
          <w:t xml:space="preserve"> final judgment</w:t>
        </w:r>
      </w:ins>
      <w:ins w:id="5" w:author="Debra M. Salisbury" w:date="2024-02-19T21:03:00Z">
        <w:r w:rsidR="00A65346">
          <w:t xml:space="preserve"> leave the judgment open to attack by rehearing, appeal, and ultimately a new trial</w:t>
        </w:r>
      </w:ins>
      <w:ins w:id="6" w:author="Debra M. Salisbury" w:date="2024-02-19T21:04:00Z">
        <w:r w:rsidR="00A65346">
          <w:t xml:space="preserve">. </w:t>
        </w:r>
      </w:ins>
      <w:ins w:id="7" w:author="Debra M. Salisbury" w:date="2024-02-19T21:05:00Z">
        <w:r w:rsidR="00A65346">
          <w:rPr>
            <w:rStyle w:val="pxst"/>
            <w:color w:val="FF0000"/>
            <w:sz w:val="20"/>
            <w:szCs w:val="20"/>
            <w:vertAlign w:val="superscript"/>
          </w:rPr>
          <w:t>►</w:t>
        </w:r>
      </w:ins>
      <w:ins w:id="8" w:author="Debra M. Salisbury" w:date="2024-02-19T21:04:00Z">
        <w:r w:rsidR="00A65346">
          <w:t>See Fla. R. Civ. P. 1.530</w:t>
        </w:r>
      </w:ins>
      <w:ins w:id="9" w:author="Debra M. Salisbury" w:date="2024-02-19T21:05:00Z">
        <w:r w:rsidR="00A65346">
          <w:t xml:space="preserve"> and Fam. L. R. P. 12.530.</w:t>
        </w:r>
      </w:ins>
    </w:p>
    <w:p w14:paraId="080174E2"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p.ct.id="3d29be30775711ee8e1ba9ecff0bf883|2|10:2"</w:instrText>
      </w:r>
      <w:r>
        <w:fldChar w:fldCharType="end"/>
      </w:r>
      <w:r>
        <w:rPr>
          <w:rStyle w:val="pxst"/>
          <w:color w:val="FF0000"/>
          <w:sz w:val="20"/>
          <w:szCs w:val="20"/>
          <w:vertAlign w:val="superscript"/>
        </w:rPr>
        <w:t>►</w:t>
      </w:r>
      <w:r>
        <w:rPr>
          <w:rStyle w:val="pxst"/>
        </w:rPr>
        <w:fldChar w:fldCharType="begin"/>
      </w:r>
      <w:r>
        <w:rPr>
          <w:rStyle w:val="pxst"/>
        </w:rPr>
        <w:instrText>st.ref.id="I02T6UB"</w:instrText>
      </w:r>
      <w:r>
        <w:rPr>
          <w:rStyle w:val="pxst"/>
        </w:rPr>
        <w:fldChar w:fldCharType="end"/>
      </w:r>
      <w:r>
        <w:rPr>
          <w:rStyle w:val="pxst"/>
        </w:rPr>
        <w:t>Rule 1.560(c) of the Florida Rules of Civil Procedure</w:t>
      </w:r>
      <w:r>
        <w:t xml:space="preserve"> was amended to authorize a requirement that a judgment debtor furnish a fact information sheet to the judgment creditor's attorney. See </w:t>
      </w:r>
      <w:r>
        <w:rPr>
          <w:rStyle w:val="pxst"/>
          <w:color w:val="FF0000"/>
          <w:sz w:val="20"/>
          <w:szCs w:val="20"/>
          <w:vertAlign w:val="superscript"/>
        </w:rPr>
        <w:t>►</w:t>
      </w:r>
      <w:r>
        <w:rPr>
          <w:rStyle w:val="pxst"/>
        </w:rPr>
        <w:fldChar w:fldCharType="begin"/>
      </w:r>
      <w:r>
        <w:rPr>
          <w:rStyle w:val="pxst"/>
        </w:rPr>
        <w:instrText>st.ref.id="I05VWWO"</w:instrText>
      </w:r>
      <w:r>
        <w:rPr>
          <w:rStyle w:val="pxst"/>
        </w:rPr>
        <w:fldChar w:fldCharType="end"/>
      </w:r>
      <w:r>
        <w:rPr>
          <w:rStyle w:val="pxst"/>
        </w:rPr>
        <w:t>Fla. R. Civ. P. Form 1.977</w:t>
      </w:r>
      <w:r>
        <w:t xml:space="preserve">. The form may be subject to challenge in requiring a nonparty spouse to divulge separate property. A similar requirement form is authorized for small claims. See </w:t>
      </w:r>
      <w:r>
        <w:rPr>
          <w:rStyle w:val="pxst"/>
          <w:color w:val="FF0000"/>
          <w:sz w:val="20"/>
          <w:szCs w:val="20"/>
          <w:vertAlign w:val="superscript"/>
        </w:rPr>
        <w:t>►</w:t>
      </w:r>
      <w:r>
        <w:rPr>
          <w:rStyle w:val="pxst"/>
        </w:rPr>
        <w:fldChar w:fldCharType="begin"/>
      </w:r>
      <w:r>
        <w:rPr>
          <w:rStyle w:val="pxst"/>
        </w:rPr>
        <w:instrText>st.ref.id="I052Z2G"</w:instrText>
      </w:r>
      <w:r>
        <w:rPr>
          <w:rStyle w:val="pxst"/>
        </w:rPr>
        <w:fldChar w:fldCharType="end"/>
      </w:r>
      <w:r>
        <w:rPr>
          <w:rStyle w:val="pxst"/>
        </w:rPr>
        <w:t>Fla. Sm. Cl. R. 7.221</w:t>
      </w:r>
      <w:r>
        <w:t xml:space="preserve">. The provision for the requirement is in </w:t>
      </w:r>
      <w:r>
        <w:rPr>
          <w:rStyle w:val="pxx"/>
          <w:color w:val="FF0000"/>
          <w:sz w:val="20"/>
          <w:szCs w:val="20"/>
          <w:vertAlign w:val="superscript"/>
        </w:rPr>
        <w:t>►</w:t>
      </w:r>
      <w:r>
        <w:rPr>
          <w:rStyle w:val="pxx"/>
        </w:rPr>
        <w:fldChar w:fldCharType="begin"/>
      </w:r>
      <w:r>
        <w:rPr>
          <w:rStyle w:val="pxx"/>
        </w:rPr>
        <w:instrText>x.ref.id="I04693R"</w:instrText>
      </w:r>
      <w:r>
        <w:rPr>
          <w:rStyle w:val="pxx"/>
        </w:rPr>
        <w:fldChar w:fldCharType="end"/>
      </w:r>
      <w:r>
        <w:rPr>
          <w:rStyle w:val="pxx"/>
          <w:vanish/>
        </w:rPr>
        <w:t>&amp;s;</w:t>
      </w:r>
      <w:r>
        <w:rPr>
          <w:rStyle w:val="pxvis"/>
          <w:rFonts w:ascii="Times NewRoman" w:hAnsi="Times NewRoman"/>
          <w:b w:val="0"/>
          <w:sz w:val="24"/>
        </w:rPr>
        <w:t>§</w:t>
      </w:r>
      <w:r>
        <w:rPr>
          <w:rStyle w:val="pxx"/>
        </w:rPr>
        <w:t>10:13</w:t>
      </w:r>
      <w:r>
        <w:t>. It can be added to any other form to which it is applicable.</w:t>
      </w:r>
    </w:p>
    <w:p w14:paraId="3AEDC59D"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p.ct.id="3d29be30775711ee8e1ba9ecff0bf883|2|10:2"</w:instrText>
      </w:r>
      <w:r>
        <w:fldChar w:fldCharType="end"/>
      </w:r>
      <w:r>
        <w:t xml:space="preserve">Costs are included in all of the forms of final judgments. Many times court costs cannot be awarded when judgment is entered so a motion to tax costs must be filed and a separate order taxing costs entered. See </w:t>
      </w:r>
      <w:r>
        <w:rPr>
          <w:rStyle w:val="pxx"/>
          <w:color w:val="FF0000"/>
          <w:sz w:val="20"/>
          <w:szCs w:val="20"/>
          <w:vertAlign w:val="superscript"/>
        </w:rPr>
        <w:lastRenderedPageBreak/>
        <w:t>►</w:t>
      </w:r>
      <w:r>
        <w:rPr>
          <w:rStyle w:val="pxx"/>
        </w:rPr>
        <w:fldChar w:fldCharType="begin"/>
      </w:r>
      <w:r>
        <w:rPr>
          <w:rStyle w:val="pxx"/>
        </w:rPr>
        <w:instrText>x.ref.id="I01QR8R"</w:instrText>
      </w:r>
      <w:r>
        <w:rPr>
          <w:rStyle w:val="pxx"/>
        </w:rPr>
        <w:fldChar w:fldCharType="end"/>
      </w:r>
      <w:r>
        <w:rPr>
          <w:rStyle w:val="pxx"/>
          <w:vanish/>
        </w:rPr>
        <w:t>&amp;s;</w:t>
      </w:r>
      <w:r>
        <w:rPr>
          <w:rStyle w:val="pxvis"/>
          <w:rFonts w:ascii="Times NewRoman" w:hAnsi="Times NewRoman"/>
          <w:b w:val="0"/>
          <w:sz w:val="24"/>
        </w:rPr>
        <w:t>§</w:t>
      </w:r>
      <w:r>
        <w:rPr>
          <w:rStyle w:val="pxx"/>
        </w:rPr>
        <w:t>7:</w:t>
      </w:r>
      <w:ins w:id="10" w:author="Debra M. Salisbury" w:date="2024-02-19T20:51:00Z">
        <w:r w:rsidR="00053332">
          <w:rPr>
            <w:rStyle w:val="pxx"/>
          </w:rPr>
          <w:t>200</w:t>
        </w:r>
      </w:ins>
      <w:del w:id="11" w:author="Debra M. Salisbury" w:date="2024-02-19T20:51:00Z">
        <w:r w:rsidDel="00053332">
          <w:rPr>
            <w:rStyle w:val="pxx"/>
          </w:rPr>
          <w:delText xml:space="preserve">197, </w:delText>
        </w:r>
      </w:del>
      <w:r>
        <w:rPr>
          <w:rStyle w:val="pxx"/>
          <w:vanish/>
        </w:rPr>
        <w:t>&amp;s;</w:t>
      </w:r>
      <w:del w:id="12" w:author="Debra M. Salisbury" w:date="2024-02-19T20:51:00Z">
        <w:r w:rsidDel="00053332">
          <w:rPr>
            <w:rStyle w:val="pxvis"/>
            <w:rFonts w:ascii="Times NewRoman" w:hAnsi="Times NewRoman"/>
            <w:b w:val="0"/>
            <w:sz w:val="24"/>
          </w:rPr>
          <w:delText>§</w:delText>
        </w:r>
        <w:r w:rsidDel="00053332">
          <w:rPr>
            <w:rStyle w:val="pxx"/>
          </w:rPr>
          <w:delText>7:198</w:delText>
        </w:r>
      </w:del>
      <w:r>
        <w:t xml:space="preserve">; </w:t>
      </w:r>
      <w:r>
        <w:rPr>
          <w:rStyle w:val="pxx"/>
          <w:color w:val="FF0000"/>
          <w:sz w:val="20"/>
          <w:szCs w:val="20"/>
          <w:vertAlign w:val="superscript"/>
        </w:rPr>
        <w:t>►</w:t>
      </w:r>
      <w:r>
        <w:rPr>
          <w:rStyle w:val="pxx"/>
        </w:rPr>
        <w:fldChar w:fldCharType="begin"/>
      </w:r>
      <w:r>
        <w:rPr>
          <w:rStyle w:val="pxx"/>
        </w:rPr>
        <w:instrText>x.ref.id="I046954"</w:instrText>
      </w:r>
      <w:r>
        <w:rPr>
          <w:rStyle w:val="pxx"/>
        </w:rPr>
        <w:fldChar w:fldCharType="end"/>
      </w:r>
      <w:r>
        <w:rPr>
          <w:rStyle w:val="pxx"/>
          <w:vanish/>
        </w:rPr>
        <w:t>&amp;s;</w:t>
      </w:r>
      <w:r>
        <w:rPr>
          <w:rStyle w:val="pxvis"/>
          <w:rFonts w:ascii="Times NewRoman" w:hAnsi="Times NewRoman"/>
          <w:b w:val="0"/>
          <w:sz w:val="24"/>
        </w:rPr>
        <w:t>§</w:t>
      </w:r>
      <w:r>
        <w:rPr>
          <w:rStyle w:val="pxx"/>
        </w:rPr>
        <w:t>7:201</w:t>
      </w:r>
      <w:r>
        <w:t xml:space="preserve">; </w:t>
      </w:r>
      <w:r>
        <w:rPr>
          <w:rStyle w:val="pxx"/>
          <w:color w:val="FF0000"/>
          <w:sz w:val="20"/>
          <w:szCs w:val="20"/>
          <w:vertAlign w:val="superscript"/>
        </w:rPr>
        <w:t>►</w:t>
      </w:r>
      <w:r>
        <w:rPr>
          <w:rStyle w:val="pxx"/>
        </w:rPr>
        <w:fldChar w:fldCharType="begin"/>
      </w:r>
      <w:r>
        <w:rPr>
          <w:rStyle w:val="pxx"/>
        </w:rPr>
        <w:instrText>x.ref.id="I0469AR"</w:instrText>
      </w:r>
      <w:r>
        <w:rPr>
          <w:rStyle w:val="pxx"/>
        </w:rPr>
        <w:fldChar w:fldCharType="end"/>
      </w:r>
      <w:r>
        <w:rPr>
          <w:rStyle w:val="pxx"/>
          <w:vanish/>
        </w:rPr>
        <w:t>&amp;s;</w:t>
      </w:r>
      <w:r>
        <w:rPr>
          <w:rStyle w:val="pxvis"/>
          <w:rFonts w:ascii="Times NewRoman" w:hAnsi="Times NewRoman"/>
          <w:b w:val="0"/>
          <w:sz w:val="24"/>
        </w:rPr>
        <w:t>§</w:t>
      </w:r>
      <w:r>
        <w:rPr>
          <w:rStyle w:val="pxx"/>
        </w:rPr>
        <w:t>7:30</w:t>
      </w:r>
      <w:ins w:id="13" w:author="Debra M. Salisbury" w:date="2024-04-27T10:58:00Z">
        <w:r w:rsidR="00757ECD">
          <w:rPr>
            <w:rStyle w:val="pxx"/>
          </w:rPr>
          <w:t>5</w:t>
        </w:r>
      </w:ins>
      <w:del w:id="14" w:author="Debra M. Salisbury" w:date="2024-02-19T20:51:00Z">
        <w:r w:rsidDel="00053332">
          <w:rPr>
            <w:rStyle w:val="pxx"/>
          </w:rPr>
          <w:delText>0</w:delText>
        </w:r>
      </w:del>
      <w:r>
        <w:t>.</w:t>
      </w:r>
    </w:p>
    <w:p w14:paraId="4EC2E4C3"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p.ct.id="3d29be30775711ee8e1ba9ecff0bf883|2|10:2"</w:instrText>
      </w:r>
      <w:r>
        <w:fldChar w:fldCharType="end"/>
      </w:r>
      <w:r>
        <w:t>For a money judgment to become a lien on the judgment debtor's property it must contain the prevailing party's address and the non-prevailing party's address and Social Security number if known or an affidavit must be recorded with the information at the same time as the certified copy of the judgment.</w:t>
      </w:r>
    </w:p>
    <w:p w14:paraId="25CEE6AE" w14:textId="77777777" w:rsidR="00FD3105" w:rsidRDefault="00FD3105">
      <w:pPr>
        <w:pStyle w:val="pxcomnt"/>
      </w:pPr>
    </w:p>
    <w:p w14:paraId="0D7472E3" w14:textId="77777777" w:rsidR="00FD3105" w:rsidRDefault="00FD3105">
      <w:pPr>
        <w:pStyle w:val="pxhac"/>
        <w:spacing w:before="180"/>
        <w:jc w:val="center"/>
      </w:pPr>
      <w:r>
        <w:rPr>
          <w:rStyle w:val="pxb"/>
          <w:b/>
          <w:bCs/>
        </w:rPr>
        <w:t>Author's Comment</w:t>
      </w:r>
    </w:p>
    <w:p w14:paraId="4768217E"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p.ct.id="3d29be30775711ee8e1ba9ecff0bf883|2|10:2"</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st.ref.id="I02T71J"</w:instrText>
      </w:r>
      <w:r>
        <w:rPr>
          <w:rStyle w:val="pxst"/>
        </w:rPr>
        <w:fldChar w:fldCharType="end"/>
      </w:r>
      <w:r>
        <w:rPr>
          <w:rStyle w:val="pxst"/>
          <w:vanish/>
        </w:rPr>
        <w:t>&amp;s;</w:t>
      </w:r>
      <w:r>
        <w:rPr>
          <w:rStyle w:val="pxvis"/>
          <w:rFonts w:ascii="Times NewRoman" w:hAnsi="Times NewRoman"/>
          <w:b w:val="0"/>
          <w:sz w:val="24"/>
        </w:rPr>
        <w:t>§</w:t>
      </w:r>
      <w:r>
        <w:rPr>
          <w:rStyle w:val="pxst"/>
        </w:rPr>
        <w:t>28.222(3)(c), Fla. Stat.</w:t>
      </w:r>
      <w:r>
        <w:t xml:space="preserve">; </w:t>
      </w:r>
      <w:r>
        <w:rPr>
          <w:rStyle w:val="pxst"/>
          <w:color w:val="FF0000"/>
          <w:sz w:val="20"/>
          <w:szCs w:val="20"/>
          <w:vertAlign w:val="superscript"/>
        </w:rPr>
        <w:t>►</w:t>
      </w:r>
      <w:r>
        <w:rPr>
          <w:rStyle w:val="pxst"/>
        </w:rPr>
        <w:fldChar w:fldCharType="begin"/>
      </w:r>
      <w:r>
        <w:rPr>
          <w:rStyle w:val="pxst"/>
        </w:rPr>
        <w:instrText>st.ref.id="I02T776"</w:instrText>
      </w:r>
      <w:r>
        <w:rPr>
          <w:rStyle w:val="pxst"/>
        </w:rPr>
        <w:fldChar w:fldCharType="end"/>
      </w:r>
      <w:r>
        <w:rPr>
          <w:rStyle w:val="pxst"/>
          <w:vanish/>
        </w:rPr>
        <w:t>&amp;s;</w:t>
      </w:r>
      <w:r>
        <w:rPr>
          <w:rStyle w:val="pxvis"/>
          <w:rFonts w:ascii="Times NewRoman" w:hAnsi="Times NewRoman"/>
          <w:b w:val="0"/>
          <w:sz w:val="24"/>
        </w:rPr>
        <w:t>§</w:t>
      </w:r>
      <w:r>
        <w:rPr>
          <w:rStyle w:val="pxst"/>
        </w:rPr>
        <w:t>28.29, Fla. Stat.</w:t>
      </w:r>
      <w:r>
        <w:t xml:space="preserve"> See </w:t>
      </w:r>
      <w:r>
        <w:rPr>
          <w:rStyle w:val="pxcc"/>
          <w:color w:val="FF0000"/>
          <w:sz w:val="20"/>
          <w:szCs w:val="20"/>
          <w:vertAlign w:val="superscript"/>
        </w:rPr>
        <w:t>►</w:t>
      </w:r>
      <w:r>
        <w:rPr>
          <w:rStyle w:val="pxcc"/>
        </w:rPr>
        <w:fldChar w:fldCharType="begin"/>
      </w:r>
      <w:r>
        <w:rPr>
          <w:rStyle w:val="pxcc"/>
        </w:rPr>
        <w:instrText>cc.ref.id="I05QEGP"</w:instrText>
      </w:r>
      <w:r>
        <w:rPr>
          <w:rStyle w:val="pxcc"/>
        </w:rPr>
        <w:fldChar w:fldCharType="end"/>
      </w:r>
      <w:r>
        <w:rPr>
          <w:rStyle w:val="pxcc"/>
        </w:rPr>
        <w:t>Sun Bank/Southwest, N.A. v. Schad, 482 So. 2d 554 (Fla. 2d DCA 1986)</w:t>
      </w:r>
      <w:r>
        <w:t xml:space="preserve"> for the immediate issuance of the execution; and </w:t>
      </w:r>
      <w:r>
        <w:rPr>
          <w:rStyle w:val="pxcc"/>
          <w:color w:val="FF0000"/>
          <w:sz w:val="20"/>
          <w:szCs w:val="20"/>
          <w:vertAlign w:val="superscript"/>
        </w:rPr>
        <w:t>►</w:t>
      </w:r>
      <w:r>
        <w:rPr>
          <w:rStyle w:val="pxcc"/>
        </w:rPr>
        <w:fldChar w:fldCharType="begin"/>
      </w:r>
      <w:r>
        <w:rPr>
          <w:rStyle w:val="pxcc"/>
        </w:rPr>
        <w:instrText>cc.ref.id="I05NLHH"</w:instrText>
      </w:r>
      <w:r>
        <w:rPr>
          <w:rStyle w:val="pxcc"/>
        </w:rPr>
        <w:fldChar w:fldCharType="end"/>
      </w:r>
      <w:r>
        <w:rPr>
          <w:rStyle w:val="pxcc"/>
        </w:rPr>
        <w:t>Robinson v. Sterling Door &amp; Window Co., Inc., 698 So. 2d 570 (Fla. 1st DCA 1997)</w:t>
      </w:r>
      <w:r>
        <w:t xml:space="preserve"> for the requirement of the parties' addresses and the judgment debtor's party's Social Security number for money judgments. See </w:t>
      </w:r>
      <w:r>
        <w:rPr>
          <w:rStyle w:val="pxst"/>
          <w:color w:val="FF0000"/>
          <w:sz w:val="20"/>
          <w:szCs w:val="20"/>
          <w:vertAlign w:val="superscript"/>
        </w:rPr>
        <w:t>►</w:t>
      </w:r>
      <w:r>
        <w:rPr>
          <w:rStyle w:val="pxst"/>
        </w:rPr>
        <w:fldChar w:fldCharType="begin"/>
      </w:r>
      <w:r>
        <w:rPr>
          <w:rStyle w:val="pxst"/>
        </w:rPr>
        <w:instrText>st.ref.id="I05VWI9"</w:instrText>
      </w:r>
      <w:r>
        <w:rPr>
          <w:rStyle w:val="pxst"/>
        </w:rPr>
        <w:fldChar w:fldCharType="end"/>
      </w:r>
      <w:r>
        <w:rPr>
          <w:rStyle w:val="pxst"/>
          <w:vanish/>
        </w:rPr>
        <w:t>&amp;s;</w:t>
      </w:r>
      <w:r>
        <w:rPr>
          <w:rStyle w:val="pxvis"/>
          <w:rFonts w:ascii="Times NewRoman" w:hAnsi="Times NewRoman"/>
          <w:b w:val="0"/>
          <w:sz w:val="24"/>
        </w:rPr>
        <w:t>§</w:t>
      </w:r>
      <w:r>
        <w:rPr>
          <w:rStyle w:val="pxst"/>
        </w:rPr>
        <w:t>55.10(2), Fla. Stat.</w:t>
      </w:r>
    </w:p>
    <w:p w14:paraId="00D9AD01" w14:textId="77777777" w:rsidR="00FD3105" w:rsidRDefault="00FD3105">
      <w:pPr>
        <w:pStyle w:val="pxs"/>
        <w:spacing w:before="180"/>
        <w:rPr>
          <w:sz w:val="27"/>
          <w:szCs w:val="27"/>
        </w:rPr>
      </w:pPr>
      <w:r>
        <w:rPr>
          <w:sz w:val="27"/>
          <w:szCs w:val="27"/>
        </w:rPr>
        <w:t>10:3. Judgment</w:t>
      </w:r>
      <w:r>
        <w:rPr>
          <w:rStyle w:val="pxsep"/>
        </w:rPr>
        <w:t xml:space="preserve">-- </w:t>
      </w:r>
      <w:r>
        <w:rPr>
          <w:sz w:val="27"/>
          <w:szCs w:val="27"/>
        </w:rPr>
        <w:t>Accounting</w:t>
      </w:r>
    </w:p>
    <w:p w14:paraId="39CEA4C1" w14:textId="77777777" w:rsidR="00FD3105" w:rsidRDefault="00FD3105">
      <w:pPr>
        <w:pStyle w:val="pxov"/>
        <w:rPr>
          <w:vanish/>
        </w:rPr>
      </w:pPr>
      <w:r>
        <w:rPr>
          <w:vanish/>
        </w:rPr>
        <w:t>FMS</w:t>
      </w:r>
    </w:p>
    <w:p w14:paraId="47934C17" w14:textId="77777777" w:rsidR="00FD3105" w:rsidRDefault="00FD3105">
      <w:pPr>
        <w:pStyle w:val="pxov"/>
        <w:rPr>
          <w:vanish/>
        </w:rPr>
      </w:pPr>
      <w:r>
        <w:rPr>
          <w:vanish/>
        </w:rPr>
        <w:t>LCV</w:t>
      </w:r>
    </w:p>
    <w:p w14:paraId="78DAFAB3" w14:textId="77777777" w:rsidR="00FD3105" w:rsidRDefault="00FD3105">
      <w:pPr>
        <w:pStyle w:val="pxov"/>
        <w:rPr>
          <w:vanish/>
        </w:rPr>
      </w:pPr>
      <w:r>
        <w:rPr>
          <w:vanish/>
        </w:rPr>
        <w:t>LSC</w:t>
      </w:r>
    </w:p>
    <w:p w14:paraId="03D097E5" w14:textId="77777777" w:rsidR="00FD3105" w:rsidRDefault="00FD3105">
      <w:pPr>
        <w:pStyle w:val="pxov"/>
        <w:rPr>
          <w:vanish/>
        </w:rPr>
      </w:pPr>
      <w:r>
        <w:rPr>
          <w:vanish/>
        </w:rPr>
        <w:t>LS7</w:t>
      </w:r>
    </w:p>
    <w:p w14:paraId="745FF133" w14:textId="77777777" w:rsidR="00FD3105" w:rsidRDefault="00FD3105">
      <w:pPr>
        <w:pStyle w:val="pxov"/>
        <w:rPr>
          <w:vanish/>
        </w:rPr>
      </w:pPr>
      <w:r>
        <w:rPr>
          <w:vanish/>
        </w:rPr>
        <w:t>FCV</w:t>
      </w:r>
    </w:p>
    <w:p w14:paraId="1FB51688" w14:textId="77777777" w:rsidR="00FD3105" w:rsidRDefault="00FD3105">
      <w:pPr>
        <w:pStyle w:val="pxov"/>
        <w:rPr>
          <w:vanish/>
        </w:rPr>
      </w:pPr>
      <w:r>
        <w:rPr>
          <w:vanish/>
        </w:rPr>
        <w:t>FLG</w:t>
      </w:r>
    </w:p>
    <w:p w14:paraId="012E338E" w14:textId="77777777" w:rsidR="00FD3105" w:rsidRDefault="00FD3105">
      <w:pPr>
        <w:pStyle w:val="pxformfcapfac"/>
        <w:jc w:val="center"/>
        <w:rPr>
          <w:sz w:val="24"/>
          <w:szCs w:val="24"/>
        </w:rPr>
      </w:pPr>
      <w:r>
        <w:rPr>
          <w:color w:val="FF0000"/>
          <w:sz w:val="20"/>
          <w:szCs w:val="20"/>
          <w:vertAlign w:val="superscript"/>
        </w:rPr>
        <w:t>►</w:t>
      </w:r>
      <w:r>
        <w:rPr>
          <w:sz w:val="24"/>
          <w:szCs w:val="24"/>
        </w:rPr>
        <w:fldChar w:fldCharType="begin"/>
      </w:r>
      <w:r>
        <w:rPr>
          <w:sz w:val="24"/>
          <w:szCs w:val="24"/>
        </w:rPr>
        <w:instrText>form.du="0"</w:instrText>
      </w:r>
      <w:r>
        <w:rPr>
          <w:sz w:val="24"/>
          <w:szCs w:val="24"/>
        </w:rPr>
        <w:fldChar w:fldCharType="end"/>
      </w:r>
      <w:r>
        <w:rPr>
          <w:sz w:val="24"/>
          <w:szCs w:val="24"/>
        </w:rPr>
        <w:fldChar w:fldCharType="begin"/>
      </w:r>
      <w:r>
        <w:rPr>
          <w:sz w:val="24"/>
          <w:szCs w:val="24"/>
        </w:rPr>
        <w:instrText>form.fid="I7ae15ee09fed11dfbf230000837214a9"</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fcap.ref="manual"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sz w:val="24"/>
          <w:szCs w:val="24"/>
        </w:rPr>
        <w:t xml:space="preserve">IN THE CIRCUIT COURT FOR </w:t>
      </w:r>
      <w:r>
        <w:rPr>
          <w:rStyle w:val="pxfinstr"/>
          <w:i/>
          <w:iCs/>
          <w:szCs w:val="24"/>
        </w:rPr>
        <w:t>[NAME OF COUNTY]</w:t>
      </w:r>
      <w:r>
        <w:rPr>
          <w:sz w:val="24"/>
          <w:szCs w:val="24"/>
        </w:rPr>
        <w:t>, FLORIDA</w:t>
      </w:r>
    </w:p>
    <w:p w14:paraId="647C8163" w14:textId="77777777" w:rsidR="00FD3105" w:rsidRDefault="00FD3105">
      <w:pPr>
        <w:pStyle w:val="pxformfcaptbl"/>
        <w:ind w:left="500"/>
      </w:pPr>
      <w:r>
        <w:t xml:space="preserve"> </w:t>
      </w:r>
      <w:r>
        <w:rPr>
          <w:color w:val="FF0000"/>
          <w:sz w:val="20"/>
          <w:szCs w:val="20"/>
          <w:vertAlign w:val="superscript"/>
        </w:rPr>
        <w:t>►</w:t>
      </w:r>
      <w:r>
        <w:fldChar w:fldCharType="begin"/>
      </w:r>
      <w:r>
        <w:instrText>tbl.brace.end="5"</w:instrText>
      </w:r>
      <w:r>
        <w:fldChar w:fldCharType="end"/>
      </w:r>
      <w:r>
        <w:fldChar w:fldCharType="begin"/>
      </w:r>
      <w:r>
        <w:instrText>tbl.brace.start="1"</w:instrText>
      </w:r>
      <w:r>
        <w:fldChar w:fldCharType="end"/>
      </w:r>
      <w:r>
        <w:fldChar w:fldCharType="begin"/>
      </w:r>
      <w:r>
        <w:instrText>tbl.ident="I03YCP4"</w:instrText>
      </w:r>
      <w:r>
        <w:fldChar w:fldCharType="end"/>
      </w:r>
      <w:r>
        <w:fldChar w:fldCharType="begin"/>
      </w:r>
      <w:r>
        <w:instrText>tbl.uuid="I05PSMR"</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177C92A7"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2112CDE3"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tgroup.cols="4"</w:instrText>
      </w:r>
      <w:r>
        <w:fldChar w:fldCharType="end"/>
      </w:r>
    </w:p>
    <w:p w14:paraId="6971404C"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colspec.colwidth="7*"</w:instrText>
      </w:r>
      <w:r>
        <w:fldChar w:fldCharType="end"/>
      </w:r>
    </w:p>
    <w:p w14:paraId="38BCA4B6"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colspec.colwidth="16*"</w:instrText>
      </w:r>
      <w:r>
        <w:fldChar w:fldCharType="end"/>
      </w:r>
    </w:p>
    <w:p w14:paraId="3807B2AF" w14:textId="77777777" w:rsidR="00FD3105" w:rsidRDefault="00FD3105">
      <w:pPr>
        <w:pStyle w:val="pxcolspec"/>
      </w:pPr>
      <w:r>
        <w:rPr>
          <w:color w:val="FF0000"/>
          <w:sz w:val="20"/>
          <w:szCs w:val="20"/>
          <w:vertAlign w:val="superscript"/>
        </w:rPr>
        <w:t>►</w:t>
      </w:r>
      <w:r>
        <w:fldChar w:fldCharType="begin"/>
      </w:r>
      <w:r>
        <w:instrText>colspec.align="center"</w:instrText>
      </w:r>
      <w:r>
        <w:fldChar w:fldCharType="end"/>
      </w:r>
      <w:r>
        <w:fldChar w:fldCharType="begin"/>
      </w:r>
      <w:r>
        <w:instrText>colspec.colname="3"</w:instrText>
      </w:r>
      <w:r>
        <w:fldChar w:fldCharType="end"/>
      </w:r>
      <w:r>
        <w:fldChar w:fldCharType="begin"/>
      </w:r>
      <w:r>
        <w:instrText>colspec.colnum="3"</w:instrText>
      </w:r>
      <w:r>
        <w:fldChar w:fldCharType="end"/>
      </w:r>
      <w:r>
        <w:fldChar w:fldCharType="begin"/>
      </w:r>
      <w:r>
        <w:instrText>colspec.colwidth="7*"</w:instrText>
      </w:r>
      <w:r>
        <w:fldChar w:fldCharType="end"/>
      </w:r>
    </w:p>
    <w:p w14:paraId="1A5EB1E0" w14:textId="77777777" w:rsidR="00FD3105" w:rsidRDefault="00FD3105">
      <w:pPr>
        <w:pStyle w:val="pxcolspec"/>
      </w:pPr>
      <w:r>
        <w:rPr>
          <w:color w:val="FF0000"/>
          <w:sz w:val="20"/>
          <w:szCs w:val="20"/>
          <w:vertAlign w:val="superscript"/>
        </w:rPr>
        <w:t>►</w:t>
      </w:r>
      <w:r>
        <w:fldChar w:fldCharType="begin"/>
      </w:r>
      <w:r>
        <w:instrText>colspec.colname="4"</w:instrText>
      </w:r>
      <w:r>
        <w:fldChar w:fldCharType="end"/>
      </w:r>
      <w:r>
        <w:fldChar w:fldCharType="begin"/>
      </w:r>
      <w:r>
        <w:instrText>colspec.colnum="4"</w:instrText>
      </w:r>
      <w:r>
        <w:fldChar w:fldCharType="end"/>
      </w:r>
      <w:r>
        <w:fldChar w:fldCharType="begin"/>
      </w:r>
      <w:r>
        <w:instrText>colspec.colwidth="34*"</w:instrText>
      </w:r>
      <w:r>
        <w:fldChar w:fldCharType="end"/>
      </w:r>
    </w:p>
    <w:tbl>
      <w:tblPr>
        <w:tblW w:w="0" w:type="auto"/>
        <w:tblLayout w:type="fixed"/>
        <w:tblCellMar>
          <w:left w:w="0" w:type="dxa"/>
          <w:right w:w="0" w:type="dxa"/>
        </w:tblCellMar>
        <w:tblLook w:val="0000" w:firstRow="0" w:lastRow="0" w:firstColumn="0" w:lastColumn="0" w:noHBand="0" w:noVBand="0"/>
      </w:tblPr>
      <w:tblGrid>
        <w:gridCol w:w="2160"/>
        <w:gridCol w:w="2160"/>
        <w:gridCol w:w="2160"/>
        <w:gridCol w:w="2160"/>
      </w:tblGrid>
      <w:tr w:rsidR="00FD3105" w14:paraId="74B2E89E" w14:textId="77777777">
        <w:tblPrEx>
          <w:tblCellMar>
            <w:top w:w="0" w:type="dxa"/>
            <w:left w:w="0" w:type="dxa"/>
            <w:bottom w:w="0" w:type="dxa"/>
            <w:right w:w="0" w:type="dxa"/>
          </w:tblCellMar>
        </w:tblPrEx>
        <w:tc>
          <w:tcPr>
            <w:tcW w:w="2160" w:type="dxa"/>
            <w:tcBorders>
              <w:top w:val="nil"/>
              <w:left w:val="nil"/>
              <w:bottom w:val="nil"/>
              <w:right w:val="nil"/>
            </w:tcBorders>
          </w:tcPr>
          <w:p w14:paraId="3DDAB119" w14:textId="77777777" w:rsidR="00FD3105" w:rsidRDefault="00FD3105">
            <w:r>
              <w:rPr>
                <w:color w:val="FF0000"/>
                <w:sz w:val="20"/>
                <w:szCs w:val="20"/>
                <w:vertAlign w:val="superscript"/>
              </w:rPr>
              <w:t>►</w:t>
            </w:r>
            <w:r>
              <w:fldChar w:fldCharType="begin"/>
            </w:r>
            <w:r>
              <w:instrText>tbody.valign="top"</w:instrText>
            </w:r>
            <w:r>
              <w:fldChar w:fldCharType="end"/>
            </w:r>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PLAINTIFF]</w:t>
            </w:r>
            <w:r>
              <w:rPr>
                <w:rStyle w:val="pxrowentry"/>
              </w:rPr>
              <w:t>,</w:t>
            </w:r>
          </w:p>
        </w:tc>
        <w:tc>
          <w:tcPr>
            <w:tcW w:w="2160" w:type="dxa"/>
            <w:tcBorders>
              <w:top w:val="nil"/>
              <w:left w:val="nil"/>
              <w:bottom w:val="nil"/>
              <w:right w:val="nil"/>
            </w:tcBorders>
          </w:tcPr>
          <w:p w14:paraId="09C8D3F1" w14:textId="77777777" w:rsidR="00FD3105" w:rsidRDefault="00FD3105">
            <w:r>
              <w:rPr>
                <w:rStyle w:val="pxentry"/>
                <w:color w:val="FF0000"/>
                <w:sz w:val="20"/>
                <w:szCs w:val="20"/>
                <w:vertAlign w:val="superscript"/>
              </w:rPr>
              <w:t>►</w:t>
            </w:r>
            <w:r>
              <w:rPr>
                <w:rStyle w:val="pxentry"/>
              </w:rPr>
              <w:fldChar w:fldCharType="begin"/>
            </w:r>
            <w:r>
              <w:rPr>
                <w:rStyle w:val="pxentry"/>
              </w:rPr>
              <w:instrText>entry.morerows="4"</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vanish/>
              </w:rPr>
              <w:t>&amp;brace;</w:t>
            </w:r>
            <w:r>
              <w:rPr>
                <w:rStyle w:val="pxvis"/>
                <w:rFonts w:ascii="Times NewRoman" w:hAnsi="Times NewRoman"/>
                <w:b w:val="0"/>
                <w:sz w:val="24"/>
              </w:rPr>
              <w:t>}</w:t>
            </w:r>
          </w:p>
        </w:tc>
        <w:tc>
          <w:tcPr>
            <w:tcW w:w="2160" w:type="dxa"/>
            <w:tcBorders>
              <w:top w:val="nil"/>
              <w:left w:val="nil"/>
              <w:bottom w:val="nil"/>
              <w:right w:val="nil"/>
            </w:tcBorders>
          </w:tcPr>
          <w:p w14:paraId="78777F71"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1B61096A" w14:textId="77777777" w:rsidR="00FD3105" w:rsidRDefault="00FD3105"/>
        </w:tc>
      </w:tr>
      <w:tr w:rsidR="00FD3105" w14:paraId="0BBD515A" w14:textId="77777777">
        <w:tblPrEx>
          <w:tblCellMar>
            <w:top w:w="0" w:type="dxa"/>
            <w:left w:w="0" w:type="dxa"/>
            <w:bottom w:w="0" w:type="dxa"/>
            <w:right w:w="0" w:type="dxa"/>
          </w:tblCellMar>
        </w:tblPrEx>
        <w:tc>
          <w:tcPr>
            <w:tcW w:w="2160" w:type="dxa"/>
            <w:tcBorders>
              <w:top w:val="nil"/>
              <w:left w:val="nil"/>
              <w:bottom w:val="nil"/>
              <w:right w:val="nil"/>
            </w:tcBorders>
          </w:tcPr>
          <w:p w14:paraId="0E92EFAF"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3601D0D6"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Plaintiff,</w:t>
            </w:r>
          </w:p>
        </w:tc>
        <w:tc>
          <w:tcPr>
            <w:tcW w:w="2160" w:type="dxa"/>
            <w:tcBorders>
              <w:top w:val="nil"/>
              <w:left w:val="nil"/>
              <w:bottom w:val="nil"/>
              <w:right w:val="nil"/>
            </w:tcBorders>
          </w:tcPr>
          <w:p w14:paraId="7EB5676C"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104D9798" w14:textId="77777777" w:rsidR="00FD3105" w:rsidRDefault="00FD3105"/>
        </w:tc>
      </w:tr>
      <w:tr w:rsidR="00FD3105" w14:paraId="3EAA441C" w14:textId="77777777">
        <w:tblPrEx>
          <w:tblCellMar>
            <w:top w:w="0" w:type="dxa"/>
            <w:left w:w="0" w:type="dxa"/>
            <w:bottom w:w="0" w:type="dxa"/>
            <w:right w:w="0" w:type="dxa"/>
          </w:tblCellMar>
        </w:tblPrEx>
        <w:tc>
          <w:tcPr>
            <w:tcW w:w="2160" w:type="dxa"/>
            <w:tcBorders>
              <w:top w:val="nil"/>
              <w:left w:val="nil"/>
              <w:bottom w:val="nil"/>
              <w:right w:val="nil"/>
            </w:tcBorders>
          </w:tcPr>
          <w:p w14:paraId="78E6A6D5"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entry.align="left"</w:instrText>
            </w:r>
            <w:r>
              <w:rPr>
                <w:rStyle w:val="pxrowentry"/>
              </w:rPr>
              <w:fldChar w:fldCharType="end"/>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v</w:t>
            </w:r>
            <w:r>
              <w:rPr>
                <w:rStyle w:val="pxrowentry"/>
              </w:rPr>
              <w:lastRenderedPageBreak/>
              <w:t>.</w:t>
            </w:r>
          </w:p>
        </w:tc>
        <w:tc>
          <w:tcPr>
            <w:tcW w:w="2160" w:type="dxa"/>
            <w:tcBorders>
              <w:top w:val="nil"/>
              <w:left w:val="nil"/>
              <w:bottom w:val="nil"/>
              <w:right w:val="nil"/>
            </w:tcBorders>
          </w:tcPr>
          <w:p w14:paraId="439B41F9" w14:textId="77777777" w:rsidR="00FD3105" w:rsidRDefault="00FD3105">
            <w:r>
              <w:rPr>
                <w:rStyle w:val="pxentry"/>
                <w:color w:val="FF0000"/>
                <w:sz w:val="20"/>
                <w:szCs w:val="20"/>
                <w:vertAlign w:val="superscript"/>
              </w:rPr>
              <w:lastRenderedPageBreak/>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 xml:space="preserve">CASE </w:t>
            </w:r>
            <w:r>
              <w:rPr>
                <w:rStyle w:val="pxfinstr"/>
                <w:i/>
                <w:iCs/>
              </w:rPr>
              <w:t>[CASE NUMBER]</w:t>
            </w:r>
          </w:p>
        </w:tc>
        <w:tc>
          <w:tcPr>
            <w:tcW w:w="2160" w:type="dxa"/>
            <w:tcBorders>
              <w:top w:val="nil"/>
              <w:left w:val="nil"/>
              <w:bottom w:val="nil"/>
              <w:right w:val="nil"/>
            </w:tcBorders>
          </w:tcPr>
          <w:p w14:paraId="363ECC64" w14:textId="77777777" w:rsidR="00FD3105" w:rsidRDefault="00FD3105"/>
        </w:tc>
        <w:tc>
          <w:tcPr>
            <w:tcW w:w="2160" w:type="dxa"/>
            <w:tcBorders>
              <w:top w:val="nil"/>
              <w:left w:val="nil"/>
              <w:bottom w:val="nil"/>
              <w:right w:val="nil"/>
            </w:tcBorders>
          </w:tcPr>
          <w:p w14:paraId="2233F77D" w14:textId="77777777" w:rsidR="00FD3105" w:rsidRDefault="00FD3105"/>
        </w:tc>
      </w:tr>
      <w:tr w:rsidR="00FD3105" w14:paraId="6EC0E969" w14:textId="77777777">
        <w:tblPrEx>
          <w:tblCellMar>
            <w:top w:w="0" w:type="dxa"/>
            <w:left w:w="0" w:type="dxa"/>
            <w:bottom w:w="0" w:type="dxa"/>
            <w:right w:w="0" w:type="dxa"/>
          </w:tblCellMar>
        </w:tblPrEx>
        <w:tc>
          <w:tcPr>
            <w:tcW w:w="2160" w:type="dxa"/>
            <w:tcBorders>
              <w:top w:val="nil"/>
              <w:left w:val="nil"/>
              <w:bottom w:val="nil"/>
              <w:right w:val="nil"/>
            </w:tcBorders>
          </w:tcPr>
          <w:p w14:paraId="2503CDE0"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DEFENDANT]</w:t>
            </w:r>
            <w:r>
              <w:rPr>
                <w:rStyle w:val="pxrowentry"/>
              </w:rPr>
              <w:t>,</w:t>
            </w:r>
          </w:p>
        </w:tc>
        <w:tc>
          <w:tcPr>
            <w:tcW w:w="2160" w:type="dxa"/>
            <w:tcBorders>
              <w:top w:val="nil"/>
              <w:left w:val="nil"/>
              <w:bottom w:val="nil"/>
              <w:right w:val="nil"/>
            </w:tcBorders>
          </w:tcPr>
          <w:p w14:paraId="1DFDCCD7"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2CA80C01" w14:textId="77777777" w:rsidR="00FD3105" w:rsidRDefault="00FD3105"/>
        </w:tc>
        <w:tc>
          <w:tcPr>
            <w:tcW w:w="2160" w:type="dxa"/>
            <w:tcBorders>
              <w:top w:val="nil"/>
              <w:left w:val="nil"/>
              <w:bottom w:val="nil"/>
              <w:right w:val="nil"/>
            </w:tcBorders>
          </w:tcPr>
          <w:p w14:paraId="45E1492C" w14:textId="77777777" w:rsidR="00FD3105" w:rsidRDefault="00FD3105"/>
        </w:tc>
      </w:tr>
      <w:tr w:rsidR="00FD3105" w14:paraId="43C23C0E" w14:textId="77777777">
        <w:tblPrEx>
          <w:tblCellMar>
            <w:top w:w="0" w:type="dxa"/>
            <w:left w:w="0" w:type="dxa"/>
            <w:bottom w:w="0" w:type="dxa"/>
            <w:right w:w="0" w:type="dxa"/>
          </w:tblCellMar>
        </w:tblPrEx>
        <w:tc>
          <w:tcPr>
            <w:tcW w:w="2160" w:type="dxa"/>
            <w:tcBorders>
              <w:top w:val="nil"/>
              <w:left w:val="nil"/>
              <w:bottom w:val="nil"/>
              <w:right w:val="nil"/>
            </w:tcBorders>
          </w:tcPr>
          <w:p w14:paraId="79C74578"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6CC11530"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Defendant.</w:t>
            </w:r>
          </w:p>
        </w:tc>
        <w:tc>
          <w:tcPr>
            <w:tcW w:w="2160" w:type="dxa"/>
            <w:tcBorders>
              <w:top w:val="nil"/>
              <w:left w:val="nil"/>
              <w:bottom w:val="nil"/>
              <w:right w:val="nil"/>
            </w:tcBorders>
          </w:tcPr>
          <w:p w14:paraId="4656B15F"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06DF68C0" w14:textId="77777777" w:rsidR="00FD3105" w:rsidRDefault="00FD3105"/>
        </w:tc>
      </w:tr>
    </w:tbl>
    <w:p w14:paraId="0D86C8AB" w14:textId="77777777" w:rsidR="00FD3105" w:rsidRDefault="00FD3105">
      <w:pPr>
        <w:pStyle w:val="pxtbody"/>
      </w:pPr>
    </w:p>
    <w:p w14:paraId="06CD0AF6" w14:textId="77777777" w:rsidR="00FD3105" w:rsidRDefault="00FD3105"/>
    <w:p w14:paraId="032A33BF" w14:textId="77777777" w:rsidR="00FD3105" w:rsidRDefault="00FD3105">
      <w:pPr>
        <w:pStyle w:val="pxformhac"/>
        <w:spacing w:before="180"/>
        <w:jc w:val="center"/>
      </w:pPr>
      <w:r>
        <w:t xml:space="preserve">FINAL JUDGMENT </w:t>
      </w:r>
    </w:p>
    <w:p w14:paraId="050FD898"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p.ct.id="3d29be30775711ee8e1ba9ecff0bf883|3|10:3"</w:instrText>
      </w:r>
      <w:r>
        <w:fldChar w:fldCharType="end"/>
      </w:r>
      <w:r>
        <w:t>This action was heard on the report of the special master and the exceptions to it and</w:t>
      </w:r>
    </w:p>
    <w:p w14:paraId="4BF4E728"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p.ct.id="3d29be30775711ee8e1ba9ecff0bf883|3|10:3"</w:instrText>
      </w:r>
      <w:r>
        <w:fldChar w:fldCharType="end"/>
      </w:r>
      <w:r>
        <w:t>IT IS ADJUDGED that:</w:t>
      </w:r>
    </w:p>
    <w:p w14:paraId="0D54D340" w14:textId="77777777" w:rsidR="00FD3105" w:rsidRDefault="00FD3105">
      <w:pPr>
        <w:pStyle w:val="pxformfl"/>
        <w:ind w:left="500"/>
      </w:pPr>
      <w:r>
        <w:t xml:space="preserve"> </w:t>
      </w:r>
    </w:p>
    <w:p w14:paraId="0A38EDC2"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1. </w:t>
      </w:r>
    </w:p>
    <w:p w14:paraId="4505E519"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p.ct.id="3d29be30775711ee8e1ba9ecff0bf883|3|10:3"</w:instrText>
      </w:r>
      <w:r>
        <w:fldChar w:fldCharType="end"/>
      </w:r>
      <w:r>
        <w:t>The special master's report is approved, except for the allowance of defendant's expense for attorney fees of $</w:t>
      </w:r>
      <w:r>
        <w:rPr>
          <w:rStyle w:val="pxfinstr"/>
          <w:i/>
          <w:iCs/>
        </w:rPr>
        <w:t>[dollar amount of attorney's fees]</w:t>
      </w:r>
      <w:r>
        <w:t xml:space="preserve"> that is disallowed.</w:t>
      </w:r>
    </w:p>
    <w:p w14:paraId="0E32BDB6"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2. </w:t>
      </w:r>
    </w:p>
    <w:p w14:paraId="4BA4A97C"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p.ct.id="3d29be30775711ee8e1ba9ecff0bf883|3|10:3"</w:instrText>
      </w:r>
      <w:r>
        <w:fldChar w:fldCharType="end"/>
      </w:r>
      <w:r>
        <w:t>With the disallowance the report shows defendant owes plaintiff the sum of $</w:t>
      </w:r>
      <w:r>
        <w:rPr>
          <w:rStyle w:val="pxfinstr"/>
          <w:i/>
          <w:iCs/>
        </w:rPr>
        <w:t>[dollar amount of debt]</w:t>
      </w:r>
      <w:r>
        <w:t xml:space="preserve"> and an accounting of the net proceeds from the sale of the remaining assets of the joint venture.</w:t>
      </w:r>
    </w:p>
    <w:p w14:paraId="0706E6FF"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3. </w:t>
      </w:r>
    </w:p>
    <w:p w14:paraId="2ED87C29"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p.ct.id="3d29be30775711ee8e1ba9ecff0bf883|3|10:3"</w:instrText>
      </w:r>
      <w:r>
        <w:fldChar w:fldCharType="end"/>
      </w:r>
      <w:r>
        <w:t>Defendant shall account to plaintiff for plaintiff's share of the net proceeds of the sale of the remaining assets of the joint venture:</w:t>
      </w:r>
    </w:p>
    <w:p w14:paraId="421FFB39" w14:textId="77777777" w:rsidR="00FD3105" w:rsidRDefault="00FD3105">
      <w:pPr>
        <w:pStyle w:val="pxformfac"/>
        <w:jc w:val="center"/>
        <w:rPr>
          <w:sz w:val="24"/>
          <w:szCs w:val="24"/>
        </w:rPr>
      </w:pP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rStyle w:val="pxfinstr"/>
          <w:i/>
          <w:iCs/>
          <w:szCs w:val="24"/>
        </w:rPr>
        <w:t>[specification of list of assets]</w:t>
      </w:r>
    </w:p>
    <w:p w14:paraId="5FF59ABD"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p.ct.id="3d29be30775711ee8e1ba9ecff0bf883|3|10:3"</w:instrText>
      </w:r>
      <w:r>
        <w:fldChar w:fldCharType="end"/>
      </w:r>
      <w:r>
        <w:fldChar w:fldCharType="begin"/>
      </w:r>
      <w:r>
        <w:instrText>p.fl="none"</w:instrText>
      </w:r>
      <w:r>
        <w:fldChar w:fldCharType="end"/>
      </w:r>
      <w:r>
        <w:t>within ten days after the sale of each asset.</w:t>
      </w:r>
    </w:p>
    <w:p w14:paraId="6C3E271D"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4. </w:t>
      </w:r>
    </w:p>
    <w:p w14:paraId="276F774D"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p.ct.id="3d29be30775711ee8e1ba9ecff0bf883|3|10:3"</w:instrText>
      </w:r>
      <w:r>
        <w:fldChar w:fldCharType="end"/>
      </w:r>
      <w:r>
        <w:t xml:space="preserve">Plaintiff </w:t>
      </w:r>
      <w:r>
        <w:rPr>
          <w:rStyle w:val="pxfinstr"/>
          <w:i/>
          <w:iCs/>
        </w:rPr>
        <w:t>[NAME OF PLAINTIFF]</w:t>
      </w:r>
      <w:r>
        <w:t xml:space="preserve">, whose address is </w:t>
      </w:r>
      <w:r>
        <w:rPr>
          <w:rStyle w:val="pxfinstr"/>
          <w:i/>
          <w:iCs/>
        </w:rPr>
        <w:t>[address of plaintiff]</w:t>
      </w:r>
      <w:r>
        <w:t xml:space="preserve">, recover from defendant </w:t>
      </w:r>
      <w:r>
        <w:rPr>
          <w:rStyle w:val="pxfinstr"/>
          <w:i/>
          <w:iCs/>
        </w:rPr>
        <w:t>[NAME OF DEFENDANT]</w:t>
      </w:r>
      <w:r>
        <w:t xml:space="preserve"> </w:t>
      </w:r>
      <w:r>
        <w:rPr>
          <w:rStyle w:val="pxfinstr"/>
          <w:i/>
          <w:iCs/>
        </w:rPr>
        <w:t>[OPTIONAL:, whose address is [address of defendant] and the last four digits of Social Security number are [last four numbers of Social Security number],]</w:t>
      </w:r>
      <w:r>
        <w:t xml:space="preserve"> the sum of $</w:t>
      </w:r>
      <w:r>
        <w:rPr>
          <w:rStyle w:val="pxfinstr"/>
          <w:i/>
          <w:iCs/>
        </w:rPr>
        <w:t>[dollar amount of judgment]</w:t>
      </w:r>
      <w:r>
        <w:t xml:space="preserve"> with interest of $</w:t>
      </w:r>
      <w:r>
        <w:rPr>
          <w:rStyle w:val="pxfinstr"/>
          <w:i/>
          <w:iCs/>
        </w:rPr>
        <w:t>[dollar amount of interests]</w:t>
      </w:r>
      <w:r>
        <w:t xml:space="preserve"> to the date of this judgment, and costs in the sum of $</w:t>
      </w:r>
      <w:r>
        <w:rPr>
          <w:rStyle w:val="pxfinstr"/>
          <w:i/>
          <w:iCs/>
        </w:rPr>
        <w:t>[dollar amount of costs]</w:t>
      </w:r>
      <w:r>
        <w:t>, making a total of $</w:t>
      </w:r>
      <w:r>
        <w:rPr>
          <w:rStyle w:val="pxfinstr"/>
          <w:i/>
          <w:iCs/>
        </w:rPr>
        <w:t>[total dollar amount of costs]</w:t>
      </w:r>
      <w:r>
        <w:t>, with interest at the rate prescribed by law, for which let execution issue forthwith.</w:t>
      </w:r>
    </w:p>
    <w:p w14:paraId="7A4090DF"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p.ct.id="3d29be30775711ee8e1ba9ecff0bf883|3|10:3"</w:instrText>
      </w:r>
      <w:r>
        <w:fldChar w:fldCharType="end"/>
      </w:r>
      <w:r>
        <w:t xml:space="preserve">ORDERED at </w:t>
      </w:r>
      <w:r>
        <w:rPr>
          <w:rStyle w:val="pxfinstr"/>
          <w:i/>
          <w:iCs/>
        </w:rPr>
        <w:t>[name of city]</w:t>
      </w:r>
      <w:r>
        <w:t xml:space="preserve">, Florida on </w:t>
      </w:r>
      <w:r>
        <w:rPr>
          <w:rStyle w:val="pxfinstr"/>
          <w:i/>
          <w:iCs/>
        </w:rPr>
        <w:t>[date of order]</w:t>
      </w:r>
      <w:r>
        <w:t>.</w:t>
      </w:r>
    </w:p>
    <w:p w14:paraId="1A02BB4B" w14:textId="77777777" w:rsidR="00FD3105" w:rsidRDefault="00FD3105">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75D7DE85" w14:textId="77777777" w:rsidR="00FD3105" w:rsidRDefault="00FD3105">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judge]</w:t>
      </w:r>
    </w:p>
    <w:p w14:paraId="75808FF2"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judge]</w:t>
      </w:r>
    </w:p>
    <w:p w14:paraId="601F2C06" w14:textId="77777777" w:rsidR="00FD3105" w:rsidRDefault="00FD3105">
      <w:pPr>
        <w:pStyle w:val="pxformfsigtbl"/>
        <w:ind w:left="500"/>
      </w:pPr>
      <w:r>
        <w:t xml:space="preserve"> </w:t>
      </w:r>
      <w:r>
        <w:rPr>
          <w:color w:val="FF0000"/>
          <w:sz w:val="20"/>
          <w:szCs w:val="20"/>
          <w:vertAlign w:val="superscript"/>
        </w:rPr>
        <w:t>►</w:t>
      </w:r>
      <w:r>
        <w:fldChar w:fldCharType="begin"/>
      </w:r>
      <w:r>
        <w:instrText>tbl.ident="I03YCP7"</w:instrText>
      </w:r>
      <w:r>
        <w:fldChar w:fldCharType="end"/>
      </w:r>
      <w:r>
        <w:fldChar w:fldCharType="begin"/>
      </w:r>
      <w:r>
        <w:instrText>tbl.uuid="I01NHDM"</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26E8DECA"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4EB7A17B"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tgroup.cols="2"</w:instrText>
      </w:r>
      <w:r>
        <w:fldChar w:fldCharType="end"/>
      </w:r>
    </w:p>
    <w:p w14:paraId="75BACB10"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colspec.colwidth="17*"</w:instrText>
      </w:r>
      <w:r>
        <w:fldChar w:fldCharType="end"/>
      </w:r>
    </w:p>
    <w:p w14:paraId="1A0D2DC9"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colspec.colwidth="111*"</w:instrText>
      </w:r>
      <w:r>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D3105" w14:paraId="5186BC67" w14:textId="77777777">
        <w:tblPrEx>
          <w:tblCellMar>
            <w:top w:w="0" w:type="dxa"/>
            <w:left w:w="0" w:type="dxa"/>
            <w:bottom w:w="0" w:type="dxa"/>
            <w:right w:w="0" w:type="dxa"/>
          </w:tblCellMar>
        </w:tblPrEx>
        <w:tc>
          <w:tcPr>
            <w:tcW w:w="4320" w:type="dxa"/>
            <w:tcBorders>
              <w:top w:val="nil"/>
              <w:left w:val="nil"/>
              <w:bottom w:val="nil"/>
              <w:right w:val="nil"/>
            </w:tcBorders>
          </w:tcPr>
          <w:p w14:paraId="06A22CFF"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Copies to:</w:t>
            </w:r>
          </w:p>
        </w:tc>
        <w:tc>
          <w:tcPr>
            <w:tcW w:w="4320" w:type="dxa"/>
            <w:tcBorders>
              <w:top w:val="nil"/>
              <w:left w:val="nil"/>
              <w:bottom w:val="nil"/>
              <w:right w:val="nil"/>
            </w:tcBorders>
          </w:tcPr>
          <w:p w14:paraId="16A4F63A"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r w:rsidR="00FD3105" w14:paraId="10BEB7B6" w14:textId="77777777">
        <w:tblPrEx>
          <w:tblCellMar>
            <w:top w:w="0" w:type="dxa"/>
            <w:left w:w="0" w:type="dxa"/>
            <w:bottom w:w="0" w:type="dxa"/>
            <w:right w:w="0" w:type="dxa"/>
          </w:tblCellMar>
        </w:tblPrEx>
        <w:tc>
          <w:tcPr>
            <w:tcW w:w="4320" w:type="dxa"/>
            <w:tcBorders>
              <w:top w:val="nil"/>
              <w:left w:val="nil"/>
              <w:bottom w:val="nil"/>
              <w:right w:val="nil"/>
            </w:tcBorders>
          </w:tcPr>
          <w:p w14:paraId="38F69123"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4320" w:type="dxa"/>
            <w:tcBorders>
              <w:top w:val="nil"/>
              <w:left w:val="nil"/>
              <w:bottom w:val="nil"/>
              <w:right w:val="nil"/>
            </w:tcBorders>
          </w:tcPr>
          <w:p w14:paraId="662ABDC2"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bl>
    <w:p w14:paraId="7F9A7ABC" w14:textId="77777777" w:rsidR="00FD3105" w:rsidRDefault="00FD3105">
      <w:pPr>
        <w:pStyle w:val="pxtbody"/>
      </w:pPr>
    </w:p>
    <w:p w14:paraId="64637249" w14:textId="77777777" w:rsidR="00FD3105" w:rsidRDefault="00FD3105"/>
    <w:p w14:paraId="56243B40" w14:textId="77777777" w:rsidR="00FD3105" w:rsidRDefault="00FD3105">
      <w:pPr>
        <w:pStyle w:val="pxcomnt"/>
      </w:pPr>
    </w:p>
    <w:p w14:paraId="4701F332" w14:textId="77777777" w:rsidR="00FD3105" w:rsidRDefault="00FD3105">
      <w:pPr>
        <w:pStyle w:val="pxhac"/>
        <w:spacing w:before="180"/>
        <w:jc w:val="center"/>
      </w:pPr>
      <w:r>
        <w:rPr>
          <w:rStyle w:val="pxb"/>
          <w:b/>
          <w:bCs/>
        </w:rPr>
        <w:t>Author's Comment</w:t>
      </w:r>
    </w:p>
    <w:p w14:paraId="30DBA30D"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p.ct.id="3d29be30775711ee8e1ba9ecff0bf883|3|10:3"</w:instrText>
      </w:r>
      <w:r>
        <w:fldChar w:fldCharType="end"/>
      </w:r>
      <w:r>
        <w:t xml:space="preserve">This is the final judgment in a joint venture accounting after a reference. See </w:t>
      </w:r>
      <w:r>
        <w:rPr>
          <w:rStyle w:val="pxx"/>
          <w:color w:val="FF0000"/>
          <w:sz w:val="20"/>
          <w:szCs w:val="20"/>
          <w:vertAlign w:val="superscript"/>
        </w:rPr>
        <w:t>►</w:t>
      </w:r>
      <w:r>
        <w:rPr>
          <w:rStyle w:val="pxx"/>
        </w:rPr>
        <w:fldChar w:fldCharType="begin"/>
      </w:r>
      <w:r>
        <w:rPr>
          <w:rStyle w:val="pxx"/>
        </w:rPr>
        <w:instrText>x.ref.id="I013B4T"</w:instrText>
      </w:r>
      <w:r>
        <w:rPr>
          <w:rStyle w:val="pxx"/>
        </w:rPr>
        <w:fldChar w:fldCharType="end"/>
      </w:r>
      <w:r>
        <w:rPr>
          <w:rStyle w:val="pxx"/>
        </w:rPr>
        <w:t>section 10:64</w:t>
      </w:r>
      <w:r>
        <w:t xml:space="preserve"> for the order determining the liability to account. This form assumes the attorney fee disallowance is for an improper charge and the balance of the accounting is proper. If the accounting shows no debt due plaintiff, paragraph 4 would be changed to the usual judgment for defendant. See </w:t>
      </w:r>
      <w:r>
        <w:rPr>
          <w:rStyle w:val="pxx"/>
          <w:color w:val="FF0000"/>
          <w:sz w:val="20"/>
          <w:szCs w:val="20"/>
          <w:vertAlign w:val="superscript"/>
        </w:rPr>
        <w:t>►</w:t>
      </w:r>
      <w:r>
        <w:rPr>
          <w:rStyle w:val="pxx"/>
        </w:rPr>
        <w:fldChar w:fldCharType="begin"/>
      </w:r>
      <w:r>
        <w:rPr>
          <w:rStyle w:val="pxx"/>
        </w:rPr>
        <w:instrText>x.ref.id="I05OQKL"</w:instrText>
      </w:r>
      <w:r>
        <w:rPr>
          <w:rStyle w:val="pxx"/>
        </w:rPr>
        <w:fldChar w:fldCharType="end"/>
      </w:r>
      <w:r>
        <w:rPr>
          <w:rStyle w:val="pxx"/>
          <w:vanish/>
        </w:rPr>
        <w:t>&amp;s;</w:t>
      </w:r>
      <w:r>
        <w:rPr>
          <w:rStyle w:val="pxvis"/>
          <w:rFonts w:ascii="Times NewRoman" w:hAnsi="Times NewRoman"/>
          <w:b w:val="0"/>
          <w:sz w:val="24"/>
        </w:rPr>
        <w:t>§</w:t>
      </w:r>
      <w:r>
        <w:rPr>
          <w:rStyle w:val="pxx"/>
        </w:rPr>
        <w:t>10:12</w:t>
      </w:r>
      <w:r>
        <w:t xml:space="preserve">. This form can be used in family actions: See </w:t>
      </w:r>
      <w:r>
        <w:rPr>
          <w:rStyle w:val="pxx"/>
          <w:color w:val="FF0000"/>
          <w:sz w:val="20"/>
          <w:szCs w:val="20"/>
          <w:vertAlign w:val="superscript"/>
        </w:rPr>
        <w:t>►</w:t>
      </w:r>
      <w:r>
        <w:rPr>
          <w:rStyle w:val="pxx"/>
        </w:rPr>
        <w:fldChar w:fldCharType="begin"/>
      </w:r>
      <w:r>
        <w:rPr>
          <w:rStyle w:val="pxx"/>
        </w:rPr>
        <w:instrText>x.ref.id="I05RJPH"</w:instrText>
      </w:r>
      <w:r>
        <w:rPr>
          <w:rStyle w:val="pxx"/>
        </w:rPr>
        <w:fldChar w:fldCharType="end"/>
      </w:r>
      <w:r>
        <w:rPr>
          <w:rStyle w:val="pxx"/>
          <w:vanish/>
        </w:rPr>
        <w:t>&amp;s;</w:t>
      </w:r>
      <w:r>
        <w:rPr>
          <w:rStyle w:val="pxvis"/>
          <w:rFonts w:ascii="Times NewRoman" w:hAnsi="Times NewRoman"/>
          <w:b w:val="0"/>
          <w:sz w:val="24"/>
        </w:rPr>
        <w:t>§</w:t>
      </w:r>
      <w:r>
        <w:rPr>
          <w:rStyle w:val="pxx"/>
        </w:rPr>
        <w:t>5:5</w:t>
      </w:r>
      <w:r>
        <w:t>, Comment.</w:t>
      </w:r>
    </w:p>
    <w:p w14:paraId="750AF40C" w14:textId="77777777" w:rsidR="00FD3105" w:rsidRDefault="00FD3105">
      <w:pPr>
        <w:pStyle w:val="pxs"/>
        <w:spacing w:before="180"/>
        <w:rPr>
          <w:sz w:val="27"/>
          <w:szCs w:val="27"/>
        </w:rPr>
      </w:pPr>
      <w:r>
        <w:rPr>
          <w:sz w:val="27"/>
          <w:szCs w:val="27"/>
        </w:rPr>
        <w:t>10:4. Judgment</w:t>
      </w:r>
      <w:r>
        <w:rPr>
          <w:rStyle w:val="pxsep"/>
        </w:rPr>
        <w:t xml:space="preserve">-- </w:t>
      </w:r>
      <w:r>
        <w:rPr>
          <w:sz w:val="27"/>
          <w:szCs w:val="27"/>
        </w:rPr>
        <w:t>Adoption</w:t>
      </w:r>
    </w:p>
    <w:p w14:paraId="404177C1" w14:textId="77777777" w:rsidR="00FD3105" w:rsidRDefault="00FD3105">
      <w:pPr>
        <w:pStyle w:val="pxov"/>
        <w:rPr>
          <w:vanish/>
        </w:rPr>
      </w:pPr>
      <w:r>
        <w:rPr>
          <w:vanish/>
        </w:rPr>
        <w:t>FMS</w:t>
      </w:r>
    </w:p>
    <w:p w14:paraId="2A9C09A5" w14:textId="77777777" w:rsidR="00FD3105" w:rsidRDefault="00FD3105">
      <w:pPr>
        <w:pStyle w:val="pxov"/>
        <w:rPr>
          <w:vanish/>
        </w:rPr>
      </w:pPr>
      <w:r>
        <w:rPr>
          <w:vanish/>
        </w:rPr>
        <w:t>FAM</w:t>
      </w:r>
    </w:p>
    <w:p w14:paraId="3F2AD350" w14:textId="77777777" w:rsidR="00FD3105" w:rsidRDefault="00FD3105">
      <w:pPr>
        <w:pStyle w:val="pxov"/>
        <w:rPr>
          <w:vanish/>
        </w:rPr>
      </w:pPr>
      <w:r>
        <w:rPr>
          <w:vanish/>
        </w:rPr>
        <w:t>ADP</w:t>
      </w:r>
    </w:p>
    <w:p w14:paraId="68F96BC4" w14:textId="77777777" w:rsidR="00FD3105" w:rsidRDefault="00FD3105">
      <w:pPr>
        <w:pStyle w:val="pxov"/>
        <w:rPr>
          <w:vanish/>
        </w:rPr>
      </w:pPr>
      <w:r>
        <w:rPr>
          <w:vanish/>
        </w:rPr>
        <w:t>LCV</w:t>
      </w:r>
    </w:p>
    <w:p w14:paraId="43A837E3" w14:textId="77777777" w:rsidR="00FD3105" w:rsidRDefault="00FD3105">
      <w:pPr>
        <w:pStyle w:val="pxov"/>
        <w:rPr>
          <w:vanish/>
        </w:rPr>
      </w:pPr>
      <w:r>
        <w:rPr>
          <w:vanish/>
        </w:rPr>
        <w:t>LSC</w:t>
      </w:r>
    </w:p>
    <w:p w14:paraId="2774D8B5" w14:textId="77777777" w:rsidR="00FD3105" w:rsidRDefault="00FD3105">
      <w:pPr>
        <w:pStyle w:val="pxov"/>
        <w:rPr>
          <w:vanish/>
        </w:rPr>
      </w:pPr>
      <w:r>
        <w:rPr>
          <w:vanish/>
        </w:rPr>
        <w:t>LS7</w:t>
      </w:r>
    </w:p>
    <w:p w14:paraId="48AA580B" w14:textId="77777777" w:rsidR="00FD3105" w:rsidRDefault="00FD3105">
      <w:pPr>
        <w:pStyle w:val="pxov"/>
        <w:rPr>
          <w:vanish/>
        </w:rPr>
      </w:pPr>
      <w:r>
        <w:rPr>
          <w:vanish/>
        </w:rPr>
        <w:t>FCV</w:t>
      </w:r>
    </w:p>
    <w:p w14:paraId="4A0071FE" w14:textId="77777777" w:rsidR="00FD3105" w:rsidRDefault="00FD3105">
      <w:pPr>
        <w:pStyle w:val="pxov"/>
        <w:rPr>
          <w:vanish/>
        </w:rPr>
      </w:pPr>
      <w:r>
        <w:rPr>
          <w:vanish/>
        </w:rPr>
        <w:t>FLG</w:t>
      </w:r>
    </w:p>
    <w:p w14:paraId="0E21E881" w14:textId="77777777" w:rsidR="00FD3105" w:rsidRDefault="00FD3105">
      <w:pPr>
        <w:pStyle w:val="pxformfcapfac"/>
        <w:jc w:val="center"/>
        <w:rPr>
          <w:sz w:val="24"/>
          <w:szCs w:val="24"/>
        </w:rPr>
      </w:pPr>
      <w:r>
        <w:rPr>
          <w:color w:val="FF0000"/>
          <w:sz w:val="20"/>
          <w:szCs w:val="20"/>
          <w:vertAlign w:val="superscript"/>
        </w:rPr>
        <w:t>►</w:t>
      </w:r>
      <w:r>
        <w:rPr>
          <w:sz w:val="24"/>
          <w:szCs w:val="24"/>
        </w:rPr>
        <w:fldChar w:fldCharType="begin"/>
      </w:r>
      <w:r>
        <w:rPr>
          <w:sz w:val="24"/>
          <w:szCs w:val="24"/>
        </w:rPr>
        <w:instrText>form.du="0"</w:instrText>
      </w:r>
      <w:r>
        <w:rPr>
          <w:sz w:val="24"/>
          <w:szCs w:val="24"/>
        </w:rPr>
        <w:fldChar w:fldCharType="end"/>
      </w:r>
      <w:r>
        <w:rPr>
          <w:sz w:val="24"/>
          <w:szCs w:val="24"/>
        </w:rPr>
        <w:fldChar w:fldCharType="begin"/>
      </w:r>
      <w:r>
        <w:rPr>
          <w:sz w:val="24"/>
          <w:szCs w:val="24"/>
        </w:rPr>
        <w:instrText>form.fid="I7ae30c909fed11dfbf230000837214a9"</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fcap.ref="manual"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sz w:val="24"/>
          <w:szCs w:val="24"/>
        </w:rPr>
        <w:t xml:space="preserve">IN THE CIRCUIT COURT FOR </w:t>
      </w:r>
      <w:r>
        <w:rPr>
          <w:rStyle w:val="pxfinstr"/>
          <w:i/>
          <w:iCs/>
          <w:szCs w:val="24"/>
        </w:rPr>
        <w:t>[NAME OF COUNTY]</w:t>
      </w:r>
      <w:r>
        <w:rPr>
          <w:sz w:val="24"/>
          <w:szCs w:val="24"/>
        </w:rPr>
        <w:t>, FLORIDA</w:t>
      </w:r>
    </w:p>
    <w:p w14:paraId="45E15E6D" w14:textId="77777777" w:rsidR="00FD3105" w:rsidRDefault="00FD3105">
      <w:pPr>
        <w:pStyle w:val="pxformfcaptbl"/>
        <w:ind w:left="500"/>
      </w:pPr>
      <w:r>
        <w:t xml:space="preserve"> </w:t>
      </w:r>
      <w:r>
        <w:rPr>
          <w:color w:val="FF0000"/>
          <w:sz w:val="20"/>
          <w:szCs w:val="20"/>
          <w:vertAlign w:val="superscript"/>
        </w:rPr>
        <w:t>►</w:t>
      </w:r>
      <w:r>
        <w:fldChar w:fldCharType="begin"/>
      </w:r>
      <w:r>
        <w:instrText>tbl.brace.end="3"</w:instrText>
      </w:r>
      <w:r>
        <w:fldChar w:fldCharType="end"/>
      </w:r>
      <w:r>
        <w:fldChar w:fldCharType="begin"/>
      </w:r>
      <w:r>
        <w:instrText>tbl.brace.start="1"</w:instrText>
      </w:r>
      <w:r>
        <w:fldChar w:fldCharType="end"/>
      </w:r>
      <w:r>
        <w:fldChar w:fldCharType="begin"/>
      </w:r>
      <w:r>
        <w:instrText>tbl.ident="I0288GA"</w:instrText>
      </w:r>
      <w:r>
        <w:fldChar w:fldCharType="end"/>
      </w:r>
      <w:r>
        <w:fldChar w:fldCharType="begin"/>
      </w:r>
      <w:r>
        <w:instrText>tbl.uuid="I05XCUP"</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71F052F6"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2BAB9FA1"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tgroup.cols="3"</w:instrText>
      </w:r>
      <w:r>
        <w:fldChar w:fldCharType="end"/>
      </w:r>
    </w:p>
    <w:p w14:paraId="7217AB7E"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colspec.colwidth="47*"</w:instrText>
      </w:r>
      <w:r>
        <w:fldChar w:fldCharType="end"/>
      </w:r>
    </w:p>
    <w:p w14:paraId="111AEFF8" w14:textId="77777777" w:rsidR="00FD3105" w:rsidRDefault="00FD3105">
      <w:pPr>
        <w:pStyle w:val="pxcolspec"/>
      </w:pPr>
      <w:r>
        <w:rPr>
          <w:color w:val="FF0000"/>
          <w:sz w:val="20"/>
          <w:szCs w:val="20"/>
          <w:vertAlign w:val="superscript"/>
        </w:rPr>
        <w:t>►</w:t>
      </w:r>
      <w:r>
        <w:fldChar w:fldCharType="begin"/>
      </w:r>
      <w:r>
        <w:instrText>colspec.align="center"</w:instrText>
      </w:r>
      <w:r>
        <w:fldChar w:fldCharType="end"/>
      </w:r>
      <w:r>
        <w:fldChar w:fldCharType="begin"/>
      </w:r>
      <w:r>
        <w:instrText>colspec.colname="2"</w:instrText>
      </w:r>
      <w:r>
        <w:fldChar w:fldCharType="end"/>
      </w:r>
      <w:r>
        <w:fldChar w:fldCharType="begin"/>
      </w:r>
      <w:r>
        <w:instrText>colspec.colnum="2"</w:instrText>
      </w:r>
      <w:r>
        <w:fldChar w:fldCharType="end"/>
      </w:r>
      <w:r>
        <w:fldChar w:fldCharType="begin"/>
      </w:r>
      <w:r>
        <w:instrText>colspec.colwidth="12*"</w:instrText>
      </w:r>
      <w:r>
        <w:fldChar w:fldCharType="end"/>
      </w:r>
    </w:p>
    <w:p w14:paraId="5174C5D9" w14:textId="77777777" w:rsidR="00FD3105" w:rsidRDefault="00FD3105">
      <w:pPr>
        <w:pStyle w:val="pxcolspec"/>
      </w:pPr>
      <w:r>
        <w:rPr>
          <w:color w:val="FF0000"/>
          <w:sz w:val="20"/>
          <w:szCs w:val="20"/>
          <w:vertAlign w:val="superscript"/>
        </w:rPr>
        <w:t>►</w:t>
      </w:r>
      <w:r>
        <w:fldChar w:fldCharType="begin"/>
      </w:r>
      <w:r>
        <w:instrText>colspec.colname="3"</w:instrText>
      </w:r>
      <w:r>
        <w:fldChar w:fldCharType="end"/>
      </w:r>
      <w:r>
        <w:fldChar w:fldCharType="begin"/>
      </w:r>
      <w:r>
        <w:instrText>colspec.colnum="3"</w:instrText>
      </w:r>
      <w:r>
        <w:fldChar w:fldCharType="end"/>
      </w:r>
      <w:r>
        <w:fldChar w:fldCharType="begin"/>
      </w:r>
      <w:r>
        <w:instrText>colspec.colwidth="68*"</w:instrText>
      </w:r>
      <w:r>
        <w:fldChar w:fldCharType="end"/>
      </w:r>
    </w:p>
    <w:tbl>
      <w:tblPr>
        <w:tblW w:w="0" w:type="auto"/>
        <w:tblLayout w:type="fixed"/>
        <w:tblCellMar>
          <w:left w:w="0" w:type="dxa"/>
          <w:right w:w="0" w:type="dxa"/>
        </w:tblCellMar>
        <w:tblLook w:val="0000" w:firstRow="0" w:lastRow="0" w:firstColumn="0" w:lastColumn="0" w:noHBand="0" w:noVBand="0"/>
      </w:tblPr>
      <w:tblGrid>
        <w:gridCol w:w="2880"/>
        <w:gridCol w:w="2880"/>
        <w:gridCol w:w="2880"/>
      </w:tblGrid>
      <w:tr w:rsidR="00FD3105" w14:paraId="795220AF" w14:textId="77777777">
        <w:tblPrEx>
          <w:tblCellMar>
            <w:top w:w="0" w:type="dxa"/>
            <w:left w:w="0" w:type="dxa"/>
            <w:bottom w:w="0" w:type="dxa"/>
            <w:right w:w="0" w:type="dxa"/>
          </w:tblCellMar>
        </w:tblPrEx>
        <w:tc>
          <w:tcPr>
            <w:tcW w:w="2880" w:type="dxa"/>
            <w:tcBorders>
              <w:top w:val="nil"/>
              <w:left w:val="nil"/>
              <w:bottom w:val="nil"/>
              <w:right w:val="nil"/>
            </w:tcBorders>
          </w:tcPr>
          <w:p w14:paraId="07D6FDFC" w14:textId="77777777" w:rsidR="00FD3105" w:rsidRDefault="00FD3105">
            <w:r>
              <w:rPr>
                <w:color w:val="FF0000"/>
                <w:sz w:val="20"/>
                <w:szCs w:val="20"/>
                <w:vertAlign w:val="superscript"/>
              </w:rPr>
              <w:t>►</w:t>
            </w:r>
            <w:r>
              <w:fldChar w:fldCharType="begin"/>
            </w:r>
            <w:r>
              <w:instrText>tbody.valign="top"</w:instrText>
            </w:r>
            <w:r>
              <w:fldChar w:fldCharType="end"/>
            </w:r>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IN RE ADOPTION OF</w:t>
            </w:r>
          </w:p>
        </w:tc>
        <w:tc>
          <w:tcPr>
            <w:tcW w:w="2880" w:type="dxa"/>
            <w:tcBorders>
              <w:top w:val="nil"/>
              <w:left w:val="nil"/>
              <w:bottom w:val="nil"/>
              <w:right w:val="nil"/>
            </w:tcBorders>
          </w:tcPr>
          <w:p w14:paraId="5DDA7274" w14:textId="77777777" w:rsidR="00FD3105" w:rsidRDefault="00FD3105">
            <w:r>
              <w:rPr>
                <w:rStyle w:val="pxentry"/>
                <w:color w:val="FF0000"/>
                <w:sz w:val="20"/>
                <w:szCs w:val="20"/>
                <w:vertAlign w:val="superscript"/>
              </w:rPr>
              <w:t>►</w:t>
            </w:r>
            <w:r>
              <w:rPr>
                <w:rStyle w:val="pxentry"/>
              </w:rPr>
              <w:fldChar w:fldCharType="begin"/>
            </w:r>
            <w:r>
              <w:rPr>
                <w:rStyle w:val="pxentry"/>
              </w:rPr>
              <w:instrText>entry.morerows="2"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vanish/>
              </w:rPr>
              <w:t>&amp;brace;</w:t>
            </w:r>
            <w:r>
              <w:rPr>
                <w:rStyle w:val="pxvis"/>
                <w:rFonts w:ascii="Times NewRoman" w:hAnsi="Times NewRoman"/>
                <w:b w:val="0"/>
                <w:sz w:val="24"/>
              </w:rPr>
              <w:t>}</w:t>
            </w:r>
          </w:p>
        </w:tc>
        <w:tc>
          <w:tcPr>
            <w:tcW w:w="2880" w:type="dxa"/>
            <w:tcBorders>
              <w:top w:val="nil"/>
              <w:left w:val="nil"/>
              <w:bottom w:val="nil"/>
              <w:right w:val="nil"/>
            </w:tcBorders>
          </w:tcPr>
          <w:p w14:paraId="2065B80A"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r>
      <w:tr w:rsidR="00FD3105" w14:paraId="11C6C29D" w14:textId="77777777">
        <w:tblPrEx>
          <w:tblCellMar>
            <w:top w:w="0" w:type="dxa"/>
            <w:left w:w="0" w:type="dxa"/>
            <w:bottom w:w="0" w:type="dxa"/>
            <w:right w:w="0" w:type="dxa"/>
          </w:tblCellMar>
        </w:tblPrEx>
        <w:tc>
          <w:tcPr>
            <w:tcW w:w="2880" w:type="dxa"/>
            <w:tcBorders>
              <w:top w:val="nil"/>
              <w:left w:val="nil"/>
              <w:bottom w:val="nil"/>
              <w:right w:val="nil"/>
            </w:tcBorders>
          </w:tcPr>
          <w:p w14:paraId="5EBCDD99"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[NEW NAME OF MINOR]</w:t>
            </w:r>
          </w:p>
        </w:tc>
        <w:tc>
          <w:tcPr>
            <w:tcW w:w="2880" w:type="dxa"/>
            <w:tcBorders>
              <w:top w:val="nil"/>
              <w:left w:val="nil"/>
              <w:bottom w:val="nil"/>
              <w:right w:val="nil"/>
            </w:tcBorders>
          </w:tcPr>
          <w:p w14:paraId="0E8E1286"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 xml:space="preserve">CASE </w:t>
            </w:r>
            <w:r>
              <w:rPr>
                <w:rStyle w:val="pxfinstr"/>
                <w:i/>
                <w:iCs/>
              </w:rPr>
              <w:t>[CASE NUMBER],</w:t>
            </w:r>
          </w:p>
        </w:tc>
        <w:tc>
          <w:tcPr>
            <w:tcW w:w="2880" w:type="dxa"/>
            <w:tcBorders>
              <w:top w:val="nil"/>
              <w:left w:val="nil"/>
              <w:bottom w:val="nil"/>
              <w:right w:val="nil"/>
            </w:tcBorders>
          </w:tcPr>
          <w:p w14:paraId="7B694D48" w14:textId="77777777" w:rsidR="00FD3105" w:rsidRDefault="00FD3105"/>
        </w:tc>
      </w:tr>
      <w:tr w:rsidR="00FD3105" w14:paraId="16B7B753" w14:textId="77777777">
        <w:tblPrEx>
          <w:tblCellMar>
            <w:top w:w="0" w:type="dxa"/>
            <w:left w:w="0" w:type="dxa"/>
            <w:bottom w:w="0" w:type="dxa"/>
            <w:right w:w="0" w:type="dxa"/>
          </w:tblCellMar>
        </w:tblPrEx>
        <w:tc>
          <w:tcPr>
            <w:tcW w:w="2880" w:type="dxa"/>
            <w:tcBorders>
              <w:top w:val="nil"/>
              <w:left w:val="nil"/>
              <w:bottom w:val="nil"/>
              <w:right w:val="nil"/>
            </w:tcBorders>
          </w:tcPr>
          <w:p w14:paraId="1124B377"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ADOPTEE</w:t>
            </w:r>
          </w:p>
        </w:tc>
        <w:tc>
          <w:tcPr>
            <w:tcW w:w="2880" w:type="dxa"/>
            <w:tcBorders>
              <w:top w:val="nil"/>
              <w:left w:val="nil"/>
              <w:bottom w:val="nil"/>
              <w:right w:val="nil"/>
            </w:tcBorders>
          </w:tcPr>
          <w:p w14:paraId="48059912" w14:textId="77777777" w:rsidR="00FD3105" w:rsidRDefault="00FD3105"/>
        </w:tc>
        <w:tc>
          <w:tcPr>
            <w:tcW w:w="2880" w:type="dxa"/>
            <w:tcBorders>
              <w:top w:val="nil"/>
              <w:left w:val="nil"/>
              <w:bottom w:val="nil"/>
              <w:right w:val="nil"/>
            </w:tcBorders>
          </w:tcPr>
          <w:p w14:paraId="19CE3443" w14:textId="77777777" w:rsidR="00FD3105" w:rsidRDefault="00FD3105"/>
        </w:tc>
      </w:tr>
    </w:tbl>
    <w:p w14:paraId="21009B7C" w14:textId="77777777" w:rsidR="00FD3105" w:rsidRDefault="00FD3105">
      <w:pPr>
        <w:pStyle w:val="pxtbody"/>
      </w:pPr>
    </w:p>
    <w:p w14:paraId="2F599D98" w14:textId="77777777" w:rsidR="00FD3105" w:rsidRDefault="00FD3105"/>
    <w:p w14:paraId="1BFF96E1" w14:textId="77777777" w:rsidR="00FD3105" w:rsidRDefault="00FD3105">
      <w:pPr>
        <w:pStyle w:val="pxformhac"/>
        <w:spacing w:before="180"/>
        <w:jc w:val="center"/>
      </w:pPr>
      <w:r>
        <w:t xml:space="preserve">FINAL JUDGMENT </w:t>
      </w:r>
    </w:p>
    <w:p w14:paraId="374BF43B"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p.ct.id="3d29be30775711ee8e1ba9ecff0bf883|4|10:4"</w:instrText>
      </w:r>
      <w:r>
        <w:fldChar w:fldCharType="end"/>
      </w:r>
      <w:r>
        <w:t>This action was heard on the petition for adoption</w:t>
      </w:r>
      <w:ins w:id="15" w:author="Debra M. Salisbury" w:date="2024-02-19T21:18:00Z">
        <w:r w:rsidR="00655928">
          <w:t>. The petitioners and the minor child appeared before</w:t>
        </w:r>
      </w:ins>
      <w:ins w:id="16" w:author="Debra M. Salisbury" w:date="2024-02-19T21:19:00Z">
        <w:r w:rsidR="00655928">
          <w:t xml:space="preserve"> the court. The</w:t>
        </w:r>
      </w:ins>
      <w:del w:id="17" w:author="Debra M. Salisbury" w:date="2024-02-19T21:19:00Z">
        <w:r w:rsidDel="00655928">
          <w:delText xml:space="preserve"> and the</w:delText>
        </w:r>
      </w:del>
      <w:r>
        <w:t xml:space="preserve"> court finds that </w:t>
      </w:r>
      <w:ins w:id="18" w:author="Debra M. Salisbury" w:date="2024-02-19T21:16:00Z">
        <w:r w:rsidR="00655928">
          <w:t>a valid</w:t>
        </w:r>
      </w:ins>
      <w:del w:id="19" w:author="Debra M. Salisbury" w:date="2024-02-19T21:16:00Z">
        <w:r w:rsidDel="00655928">
          <w:delText>the required</w:delText>
        </w:r>
      </w:del>
      <w:r>
        <w:t xml:space="preserve"> termination of parental rights has been adjudged</w:t>
      </w:r>
      <w:ins w:id="20" w:author="Debra M. Salisbury" w:date="2024-02-19T21:15:00Z">
        <w:r w:rsidR="00655928">
          <w:t xml:space="preserve"> and the date for a birth parent to file an appeal </w:t>
        </w:r>
      </w:ins>
      <w:ins w:id="21" w:author="Debra M. Salisbury" w:date="2024-02-19T21:16:00Z">
        <w:r w:rsidR="00655928">
          <w:t xml:space="preserve">of that judgment </w:t>
        </w:r>
      </w:ins>
      <w:ins w:id="22" w:author="Debra M. Salisbury" w:date="2024-02-19T21:15:00Z">
        <w:r w:rsidR="00655928">
          <w:t xml:space="preserve">has </w:t>
        </w:r>
      </w:ins>
      <w:ins w:id="23" w:author="Debra M. Salisbury" w:date="2024-02-19T21:16:00Z">
        <w:r w:rsidR="00655928">
          <w:t>pas</w:t>
        </w:r>
      </w:ins>
      <w:ins w:id="24" w:author="Debra M. Salisbury" w:date="2024-02-19T21:17:00Z">
        <w:r w:rsidR="00655928">
          <w:t>sed</w:t>
        </w:r>
      </w:ins>
      <w:r>
        <w:t xml:space="preserve">, </w:t>
      </w:r>
      <w:ins w:id="25" w:author="Debra M. Salisbury" w:date="2024-02-19T21:12:00Z">
        <w:r w:rsidR="00655928">
          <w:t xml:space="preserve">a proper </w:t>
        </w:r>
      </w:ins>
      <w:ins w:id="26" w:author="Debra M. Salisbury" w:date="2024-02-19T21:11:00Z">
        <w:r w:rsidR="00655928">
          <w:t>home</w:t>
        </w:r>
      </w:ins>
      <w:ins w:id="27" w:author="Debra M. Salisbury" w:date="2024-02-19T21:12:00Z">
        <w:r w:rsidR="00655928">
          <w:t xml:space="preserve"> study </w:t>
        </w:r>
      </w:ins>
      <w:r>
        <w:t xml:space="preserve">has </w:t>
      </w:r>
      <w:ins w:id="28" w:author="Debra M. Salisbury" w:date="2024-02-19T21:12:00Z">
        <w:r w:rsidR="00655928">
          <w:t xml:space="preserve">been filed and </w:t>
        </w:r>
      </w:ins>
      <w:r>
        <w:t>reviewed</w:t>
      </w:r>
      <w:del w:id="29" w:author="Debra M. Salisbury" w:date="2024-02-19T21:12:00Z">
        <w:r w:rsidDel="00655928">
          <w:delText xml:space="preserve"> the home study</w:delText>
        </w:r>
      </w:del>
      <w:ins w:id="30" w:author="Debra M. Salisbury" w:date="2024-02-19T21:12:00Z">
        <w:r w:rsidR="00655928">
          <w:t>,</w:t>
        </w:r>
      </w:ins>
      <w:r>
        <w:t xml:space="preserve"> and </w:t>
      </w:r>
      <w:del w:id="31" w:author="Debra M. Salisbury" w:date="2024-02-19T21:12:00Z">
        <w:r w:rsidDel="00655928">
          <w:delText xml:space="preserve">finds that </w:delText>
        </w:r>
      </w:del>
      <w:r>
        <w:t>the best interests of the minor will be accomplished by the adoption so</w:t>
      </w:r>
    </w:p>
    <w:p w14:paraId="77E541A3"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p.ct.id="3d29be30775711ee8e1ba9ecff0bf883|4|10:4"</w:instrText>
      </w:r>
      <w:r>
        <w:fldChar w:fldCharType="end"/>
      </w:r>
      <w:r>
        <w:t>IT IS ADJUDGED that:</w:t>
      </w:r>
    </w:p>
    <w:p w14:paraId="311411FC" w14:textId="77777777" w:rsidR="00FD3105" w:rsidRDefault="00FD3105">
      <w:pPr>
        <w:pStyle w:val="pxformfl"/>
        <w:ind w:left="500"/>
      </w:pPr>
      <w:r>
        <w:t xml:space="preserve"> </w:t>
      </w:r>
    </w:p>
    <w:p w14:paraId="6A02CF7B"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1. </w:t>
      </w:r>
    </w:p>
    <w:p w14:paraId="08DE80D9"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p.ct.id="3d29be30775711ee8e1ba9ecff0bf883|4|10:4"</w:instrText>
      </w:r>
      <w:r>
        <w:fldChar w:fldCharType="end"/>
      </w:r>
      <w:r>
        <w:t xml:space="preserve">The </w:t>
      </w:r>
      <w:r>
        <w:rPr>
          <w:rStyle w:val="pxfinstr"/>
          <w:i/>
          <w:iCs/>
        </w:rPr>
        <w:t>[male/female]</w:t>
      </w:r>
      <w:r>
        <w:t xml:space="preserve"> minor child born in </w:t>
      </w:r>
      <w:r>
        <w:rPr>
          <w:rStyle w:val="pxfinstr"/>
          <w:i/>
          <w:iCs/>
        </w:rPr>
        <w:t>[name of county]</w:t>
      </w:r>
      <w:r>
        <w:t xml:space="preserve">, </w:t>
      </w:r>
      <w:r>
        <w:rPr>
          <w:rStyle w:val="pxfinstr"/>
          <w:i/>
          <w:iCs/>
        </w:rPr>
        <w:t>[name of state]</w:t>
      </w:r>
      <w:r>
        <w:t xml:space="preserve"> on </w:t>
      </w:r>
      <w:r>
        <w:rPr>
          <w:rStyle w:val="pxfinstr"/>
          <w:i/>
          <w:iCs/>
        </w:rPr>
        <w:t>[date of birth]</w:t>
      </w:r>
      <w:r>
        <w:t xml:space="preserve"> is the legal child of petitioners </w:t>
      </w:r>
      <w:r>
        <w:rPr>
          <w:rStyle w:val="pxfinstr"/>
          <w:i/>
          <w:iCs/>
        </w:rPr>
        <w:t>[names of petitioners]</w:t>
      </w:r>
      <w:r>
        <w:t xml:space="preserve"> and shall be known as </w:t>
      </w:r>
      <w:r>
        <w:rPr>
          <w:rStyle w:val="pxfinstr"/>
          <w:i/>
          <w:iCs/>
        </w:rPr>
        <w:t>[new name of child]</w:t>
      </w:r>
      <w:r>
        <w:t xml:space="preserve"> hereafter.</w:t>
      </w:r>
    </w:p>
    <w:p w14:paraId="5B01AC2B"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2. </w:t>
      </w:r>
    </w:p>
    <w:p w14:paraId="6A36D552"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p.ct.id="3d29be30775711ee8e1ba9ecff0bf883|4|10:4"</w:instrText>
      </w:r>
      <w:r>
        <w:fldChar w:fldCharType="end"/>
      </w:r>
      <w:r>
        <w:t>All legal relationships between the child and the child's former relatives</w:t>
      </w:r>
      <w:ins w:id="32" w:author="Debra M. Salisbury" w:date="2024-05-05T11:56:00Z">
        <w:r w:rsidR="0038335D">
          <w:t xml:space="preserve"> have previously been </w:t>
        </w:r>
      </w:ins>
      <w:del w:id="33" w:author="Debra M. Salisbury" w:date="2024-05-05T11:56:00Z">
        <w:r w:rsidDel="0038335D">
          <w:delText xml:space="preserve"> are </w:delText>
        </w:r>
      </w:del>
      <w:r>
        <w:t>terminated, including grandparental visitation, and the relationship of parents and child is created between the minor child and petitioners.</w:t>
      </w:r>
    </w:p>
    <w:p w14:paraId="54A2939D"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3. </w:t>
      </w:r>
    </w:p>
    <w:p w14:paraId="7C05CC4B"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p.ct.id="3d29be30775711ee8e1ba9ecff0bf883|4|10:4"</w:instrText>
      </w:r>
      <w:r>
        <w:fldChar w:fldCharType="end"/>
      </w:r>
      <w:r>
        <w:t xml:space="preserve">The name of the minor child is changed to </w:t>
      </w:r>
      <w:r>
        <w:rPr>
          <w:rStyle w:val="pxfinstr"/>
          <w:i/>
          <w:iCs/>
        </w:rPr>
        <w:t>[new name of child]</w:t>
      </w:r>
      <w:r>
        <w:t>.</w:t>
      </w:r>
    </w:p>
    <w:p w14:paraId="057B466C"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p.ct.id="3d29be30775711ee8e1ba9ecff0bf883|4|10:4"</w:instrText>
      </w:r>
      <w:r>
        <w:fldChar w:fldCharType="end"/>
      </w:r>
      <w:r>
        <w:t xml:space="preserve">ORDERED at </w:t>
      </w:r>
      <w:r>
        <w:rPr>
          <w:rStyle w:val="pxfinstr"/>
          <w:i/>
          <w:iCs/>
        </w:rPr>
        <w:t>[name of city]</w:t>
      </w:r>
      <w:r>
        <w:t xml:space="preserve">, Florida on </w:t>
      </w:r>
      <w:r>
        <w:rPr>
          <w:rStyle w:val="pxfinstr"/>
          <w:i/>
          <w:iCs/>
        </w:rPr>
        <w:t>[date of order]</w:t>
      </w:r>
      <w:r>
        <w:t>.</w:t>
      </w:r>
    </w:p>
    <w:p w14:paraId="6549435F" w14:textId="77777777" w:rsidR="00FD3105" w:rsidRDefault="00FD3105">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46AA7ECF" w14:textId="77777777" w:rsidR="00FD3105" w:rsidRDefault="00FD3105">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judge]</w:t>
      </w:r>
    </w:p>
    <w:p w14:paraId="15CFA93D"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judge]</w:t>
      </w:r>
    </w:p>
    <w:p w14:paraId="5A9C3B10" w14:textId="77777777" w:rsidR="00FD3105" w:rsidRDefault="00FD3105">
      <w:pPr>
        <w:pStyle w:val="pxformfsigtbl"/>
        <w:ind w:left="500"/>
      </w:pPr>
      <w:r>
        <w:t xml:space="preserve"> </w:t>
      </w:r>
      <w:r>
        <w:rPr>
          <w:color w:val="FF0000"/>
          <w:sz w:val="20"/>
          <w:szCs w:val="20"/>
          <w:vertAlign w:val="superscript"/>
        </w:rPr>
        <w:t>►</w:t>
      </w:r>
      <w:r>
        <w:fldChar w:fldCharType="begin"/>
      </w:r>
      <w:r>
        <w:instrText>tbl.ident="I0288GE"</w:instrText>
      </w:r>
      <w:r>
        <w:fldChar w:fldCharType="end"/>
      </w:r>
      <w:r>
        <w:fldChar w:fldCharType="begin"/>
      </w:r>
      <w:r>
        <w:instrText>tbl.uuid="I01OW55"</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3692AD9A"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341AD027"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tgroup.cols="2"</w:instrText>
      </w:r>
      <w:r>
        <w:fldChar w:fldCharType="end"/>
      </w:r>
    </w:p>
    <w:p w14:paraId="03B02E88"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colspec.colwidth="17*"</w:instrText>
      </w:r>
      <w:r>
        <w:fldChar w:fldCharType="end"/>
      </w:r>
    </w:p>
    <w:p w14:paraId="18F5BA07"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colspec.colwidth="111*"</w:instrText>
      </w:r>
      <w:r>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D3105" w14:paraId="43AE4464" w14:textId="77777777">
        <w:tblPrEx>
          <w:tblCellMar>
            <w:top w:w="0" w:type="dxa"/>
            <w:left w:w="0" w:type="dxa"/>
            <w:bottom w:w="0" w:type="dxa"/>
            <w:right w:w="0" w:type="dxa"/>
          </w:tblCellMar>
        </w:tblPrEx>
        <w:tc>
          <w:tcPr>
            <w:tcW w:w="4320" w:type="dxa"/>
            <w:tcBorders>
              <w:top w:val="nil"/>
              <w:left w:val="nil"/>
              <w:bottom w:val="nil"/>
              <w:right w:val="nil"/>
            </w:tcBorders>
          </w:tcPr>
          <w:p w14:paraId="25EE4EE0"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Copies to:</w:t>
            </w:r>
          </w:p>
        </w:tc>
        <w:tc>
          <w:tcPr>
            <w:tcW w:w="4320" w:type="dxa"/>
            <w:tcBorders>
              <w:top w:val="nil"/>
              <w:left w:val="nil"/>
              <w:bottom w:val="nil"/>
              <w:right w:val="nil"/>
            </w:tcBorders>
          </w:tcPr>
          <w:p w14:paraId="4254A0EC"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r w:rsidR="00FD3105" w14:paraId="22D89591" w14:textId="77777777">
        <w:tblPrEx>
          <w:tblCellMar>
            <w:top w:w="0" w:type="dxa"/>
            <w:left w:w="0" w:type="dxa"/>
            <w:bottom w:w="0" w:type="dxa"/>
            <w:right w:w="0" w:type="dxa"/>
          </w:tblCellMar>
        </w:tblPrEx>
        <w:tc>
          <w:tcPr>
            <w:tcW w:w="4320" w:type="dxa"/>
            <w:tcBorders>
              <w:top w:val="nil"/>
              <w:left w:val="nil"/>
              <w:bottom w:val="nil"/>
              <w:right w:val="nil"/>
            </w:tcBorders>
          </w:tcPr>
          <w:p w14:paraId="0F82952F"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4320" w:type="dxa"/>
            <w:tcBorders>
              <w:top w:val="nil"/>
              <w:left w:val="nil"/>
              <w:bottom w:val="nil"/>
              <w:right w:val="nil"/>
            </w:tcBorders>
          </w:tcPr>
          <w:p w14:paraId="1FA1F249"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child-placing agency]</w:t>
            </w:r>
          </w:p>
        </w:tc>
      </w:tr>
      <w:tr w:rsidR="00FD3105" w14:paraId="7916CD26" w14:textId="77777777">
        <w:tblPrEx>
          <w:tblCellMar>
            <w:top w:w="0" w:type="dxa"/>
            <w:left w:w="0" w:type="dxa"/>
            <w:bottom w:w="0" w:type="dxa"/>
            <w:right w:w="0" w:type="dxa"/>
          </w:tblCellMar>
        </w:tblPrEx>
        <w:tc>
          <w:tcPr>
            <w:tcW w:w="4320" w:type="dxa"/>
            <w:tcBorders>
              <w:top w:val="nil"/>
              <w:left w:val="nil"/>
              <w:bottom w:val="nil"/>
              <w:right w:val="nil"/>
            </w:tcBorders>
          </w:tcPr>
          <w:p w14:paraId="69EE943F"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4320" w:type="dxa"/>
            <w:tcBorders>
              <w:top w:val="nil"/>
              <w:left w:val="nil"/>
              <w:bottom w:val="nil"/>
              <w:right w:val="nil"/>
            </w:tcBorders>
          </w:tcPr>
          <w:p w14:paraId="00BA140D" w14:textId="77777777" w:rsidR="00FD3105" w:rsidRDefault="00FD3105">
            <w:pPr>
              <w:rPr>
                <w:ins w:id="34" w:author="Debra M. Salisbury" w:date="2024-02-19T21:14:00Z"/>
                <w:rStyle w:val="pxentry"/>
              </w:rPr>
            </w:pPr>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Department of Children and Family Services</w:t>
            </w:r>
          </w:p>
          <w:p w14:paraId="7D9FDE0E" w14:textId="77777777" w:rsidR="00655928" w:rsidRDefault="00655928">
            <w:ins w:id="35" w:author="Debra M. Salisbury" w:date="2024-02-19T21:14:00Z">
              <w:r>
                <w:rPr>
                  <w:rStyle w:val="pxst"/>
                  <w:color w:val="FF0000"/>
                  <w:sz w:val="20"/>
                  <w:szCs w:val="20"/>
                  <w:vertAlign w:val="superscript"/>
                </w:rPr>
                <w:t>►</w:t>
              </w:r>
              <w:r>
                <w:t>Florida Department of Vital Statistics</w:t>
              </w:r>
            </w:ins>
          </w:p>
        </w:tc>
      </w:tr>
    </w:tbl>
    <w:p w14:paraId="7AC91F2A" w14:textId="77777777" w:rsidR="00FD3105" w:rsidRDefault="00FD3105">
      <w:pPr>
        <w:pStyle w:val="pxtbody"/>
      </w:pPr>
    </w:p>
    <w:p w14:paraId="10BD91E9" w14:textId="77777777" w:rsidR="00FD3105" w:rsidRDefault="00FD3105"/>
    <w:p w14:paraId="539350AA" w14:textId="77777777" w:rsidR="00FD3105" w:rsidRDefault="00FD3105">
      <w:pPr>
        <w:pStyle w:val="pxcomnt"/>
      </w:pPr>
    </w:p>
    <w:p w14:paraId="558A6C5D" w14:textId="77777777" w:rsidR="00FD3105" w:rsidRDefault="00FD3105">
      <w:pPr>
        <w:pStyle w:val="pxhac"/>
        <w:spacing w:before="180"/>
        <w:jc w:val="center"/>
      </w:pPr>
      <w:r>
        <w:rPr>
          <w:rStyle w:val="pxb"/>
          <w:b/>
          <w:bCs/>
        </w:rPr>
        <w:t>Author's Comment</w:t>
      </w:r>
    </w:p>
    <w:p w14:paraId="3A6C0720"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p.ct.id="3d29be30775711ee8e1ba9ecff0bf883|4|10:4"</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st.ref.id="I05VODH"</w:instrText>
      </w:r>
      <w:r>
        <w:rPr>
          <w:rStyle w:val="pxst"/>
        </w:rPr>
        <w:fldChar w:fldCharType="end"/>
      </w:r>
      <w:r>
        <w:rPr>
          <w:rStyle w:val="pxst"/>
          <w:vanish/>
        </w:rPr>
        <w:t>&amp;s;</w:t>
      </w:r>
      <w:r>
        <w:rPr>
          <w:rStyle w:val="pxvis"/>
          <w:rFonts w:ascii="Times NewRoman" w:hAnsi="Times NewRoman"/>
          <w:b w:val="0"/>
          <w:sz w:val="24"/>
        </w:rPr>
        <w:t>§</w:t>
      </w:r>
      <w:r>
        <w:rPr>
          <w:rStyle w:val="pxst"/>
        </w:rPr>
        <w:t>63.142(4), Fla. Stat.</w:t>
      </w:r>
      <w:r>
        <w:t xml:space="preserve"> This form assumes that both parents are petitioners. If it is a stepparent adoption, the necessary changes in terminology must be made. See </w:t>
      </w:r>
      <w:r>
        <w:rPr>
          <w:rStyle w:val="pxst"/>
          <w:color w:val="FF0000"/>
          <w:sz w:val="20"/>
          <w:szCs w:val="20"/>
          <w:vertAlign w:val="superscript"/>
        </w:rPr>
        <w:t>►</w:t>
      </w:r>
      <w:r>
        <w:rPr>
          <w:rStyle w:val="pxst"/>
        </w:rPr>
        <w:fldChar w:fldCharType="begin"/>
      </w:r>
      <w:r>
        <w:rPr>
          <w:rStyle w:val="pxst"/>
        </w:rPr>
        <w:instrText>st.ref.id="I05VODF"</w:instrText>
      </w:r>
      <w:r>
        <w:rPr>
          <w:rStyle w:val="pxst"/>
        </w:rPr>
        <w:fldChar w:fldCharType="end"/>
      </w:r>
      <w:r>
        <w:rPr>
          <w:rStyle w:val="pxst"/>
        </w:rPr>
        <w:t>Fla. Fam. L. R. P. Form 12.981(b)(2)</w:t>
      </w:r>
      <w:r>
        <w:t xml:space="preserve">; </w:t>
      </w:r>
      <w:r>
        <w:rPr>
          <w:rStyle w:val="pxst"/>
          <w:color w:val="FF0000"/>
          <w:sz w:val="20"/>
          <w:szCs w:val="20"/>
          <w:vertAlign w:val="superscript"/>
        </w:rPr>
        <w:t>►</w:t>
      </w:r>
      <w:r>
        <w:rPr>
          <w:rStyle w:val="pxst"/>
        </w:rPr>
        <w:fldChar w:fldCharType="begin"/>
      </w:r>
      <w:r>
        <w:rPr>
          <w:rStyle w:val="pxst"/>
        </w:rPr>
        <w:instrText>st.ref.id="I05VO7R"</w:instrText>
      </w:r>
      <w:r>
        <w:rPr>
          <w:rStyle w:val="pxst"/>
        </w:rPr>
        <w:fldChar w:fldCharType="end"/>
      </w:r>
      <w:r>
        <w:rPr>
          <w:rStyle w:val="pxst"/>
          <w:vanish/>
        </w:rPr>
        <w:t>&amp;s;</w:t>
      </w:r>
      <w:r>
        <w:rPr>
          <w:rStyle w:val="pxvis"/>
          <w:rFonts w:ascii="Times NewRoman" w:hAnsi="Times NewRoman"/>
          <w:b w:val="0"/>
          <w:sz w:val="24"/>
        </w:rPr>
        <w:t>§</w:t>
      </w:r>
      <w:r>
        <w:rPr>
          <w:rStyle w:val="pxst"/>
        </w:rPr>
        <w:t>63.102(1), Fla. Stat.</w:t>
      </w:r>
    </w:p>
    <w:p w14:paraId="5D5A1A35" w14:textId="77777777" w:rsidR="00FD3105" w:rsidRDefault="00FD3105">
      <w:pPr>
        <w:pStyle w:val="pxs"/>
        <w:spacing w:before="180"/>
        <w:rPr>
          <w:sz w:val="27"/>
          <w:szCs w:val="27"/>
        </w:rPr>
      </w:pPr>
      <w:r>
        <w:rPr>
          <w:sz w:val="27"/>
          <w:szCs w:val="27"/>
        </w:rPr>
        <w:t>10:5. Judgment</w:t>
      </w:r>
      <w:r>
        <w:rPr>
          <w:rStyle w:val="pxsep"/>
        </w:rPr>
        <w:t xml:space="preserve">-- </w:t>
      </w:r>
      <w:r>
        <w:rPr>
          <w:sz w:val="27"/>
          <w:szCs w:val="27"/>
        </w:rPr>
        <w:t>Amended, after rehearing</w:t>
      </w:r>
    </w:p>
    <w:p w14:paraId="64AC5D4F" w14:textId="77777777" w:rsidR="00FD3105" w:rsidRDefault="00FD3105">
      <w:pPr>
        <w:pStyle w:val="pxov"/>
        <w:rPr>
          <w:vanish/>
        </w:rPr>
      </w:pPr>
      <w:r>
        <w:rPr>
          <w:vanish/>
        </w:rPr>
        <w:t>FMS</w:t>
      </w:r>
    </w:p>
    <w:p w14:paraId="43849BC8" w14:textId="77777777" w:rsidR="00FD3105" w:rsidRDefault="00FD3105">
      <w:pPr>
        <w:pStyle w:val="pxov"/>
        <w:rPr>
          <w:vanish/>
        </w:rPr>
      </w:pPr>
      <w:r>
        <w:rPr>
          <w:vanish/>
        </w:rPr>
        <w:t>LCV</w:t>
      </w:r>
    </w:p>
    <w:p w14:paraId="515919B4" w14:textId="77777777" w:rsidR="00FD3105" w:rsidRDefault="00FD3105">
      <w:pPr>
        <w:pStyle w:val="pxov"/>
        <w:rPr>
          <w:vanish/>
        </w:rPr>
      </w:pPr>
      <w:r>
        <w:rPr>
          <w:vanish/>
        </w:rPr>
        <w:t>LSC</w:t>
      </w:r>
    </w:p>
    <w:p w14:paraId="623BE442" w14:textId="77777777" w:rsidR="00FD3105" w:rsidRDefault="00FD3105">
      <w:pPr>
        <w:pStyle w:val="pxov"/>
        <w:rPr>
          <w:vanish/>
        </w:rPr>
      </w:pPr>
      <w:r>
        <w:rPr>
          <w:vanish/>
        </w:rPr>
        <w:t>LS7</w:t>
      </w:r>
    </w:p>
    <w:p w14:paraId="2EB097F6" w14:textId="77777777" w:rsidR="00FD3105" w:rsidRDefault="00FD3105">
      <w:pPr>
        <w:pStyle w:val="pxov"/>
        <w:rPr>
          <w:vanish/>
        </w:rPr>
      </w:pPr>
      <w:r>
        <w:rPr>
          <w:vanish/>
        </w:rPr>
        <w:t>FCV</w:t>
      </w:r>
    </w:p>
    <w:p w14:paraId="47C285FE" w14:textId="77777777" w:rsidR="00FD3105" w:rsidRDefault="00FD3105">
      <w:pPr>
        <w:pStyle w:val="pxov"/>
        <w:rPr>
          <w:vanish/>
        </w:rPr>
      </w:pPr>
      <w:r>
        <w:rPr>
          <w:vanish/>
        </w:rPr>
        <w:t>FLG</w:t>
      </w:r>
    </w:p>
    <w:p w14:paraId="0C9B4202" w14:textId="77777777" w:rsidR="00FD3105" w:rsidRDefault="00FD3105">
      <w:pPr>
        <w:pStyle w:val="pxformfcapfac"/>
        <w:jc w:val="center"/>
        <w:rPr>
          <w:sz w:val="24"/>
          <w:szCs w:val="24"/>
        </w:rPr>
      </w:pPr>
      <w:r>
        <w:rPr>
          <w:color w:val="FF0000"/>
          <w:sz w:val="20"/>
          <w:szCs w:val="20"/>
          <w:vertAlign w:val="superscript"/>
        </w:rPr>
        <w:t>►</w:t>
      </w:r>
      <w:r>
        <w:rPr>
          <w:sz w:val="24"/>
          <w:szCs w:val="24"/>
        </w:rPr>
        <w:fldChar w:fldCharType="begin"/>
      </w:r>
      <w:r>
        <w:rPr>
          <w:sz w:val="24"/>
          <w:szCs w:val="24"/>
        </w:rPr>
        <w:instrText>form.du="0"</w:instrText>
      </w:r>
      <w:r>
        <w:rPr>
          <w:sz w:val="24"/>
          <w:szCs w:val="24"/>
        </w:rPr>
        <w:fldChar w:fldCharType="end"/>
      </w:r>
      <w:r>
        <w:rPr>
          <w:sz w:val="24"/>
          <w:szCs w:val="24"/>
        </w:rPr>
        <w:fldChar w:fldCharType="begin"/>
      </w:r>
      <w:r>
        <w:rPr>
          <w:sz w:val="24"/>
          <w:szCs w:val="24"/>
        </w:rPr>
        <w:instrText>form.fid="I7aee7e409fed11dfbf230000837214a9"</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fcap.ref="manual"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sz w:val="24"/>
          <w:szCs w:val="24"/>
        </w:rPr>
        <w:t xml:space="preserve">IN THE CIRCUIT COURT FOR </w:t>
      </w:r>
      <w:r>
        <w:rPr>
          <w:rStyle w:val="pxfinstr"/>
          <w:i/>
          <w:iCs/>
          <w:szCs w:val="24"/>
        </w:rPr>
        <w:t>[NAME OF COUNTY]</w:t>
      </w:r>
      <w:r>
        <w:rPr>
          <w:sz w:val="24"/>
          <w:szCs w:val="24"/>
        </w:rPr>
        <w:t>, FLORIDA</w:t>
      </w:r>
    </w:p>
    <w:p w14:paraId="3B400D4F" w14:textId="77777777" w:rsidR="00FD3105" w:rsidRDefault="00FD3105">
      <w:pPr>
        <w:pStyle w:val="pxformfcaptbl"/>
        <w:ind w:left="500"/>
      </w:pPr>
      <w:r>
        <w:t xml:space="preserve"> </w:t>
      </w:r>
      <w:r>
        <w:rPr>
          <w:color w:val="FF0000"/>
          <w:sz w:val="20"/>
          <w:szCs w:val="20"/>
          <w:vertAlign w:val="superscript"/>
        </w:rPr>
        <w:t>►</w:t>
      </w:r>
      <w:r>
        <w:fldChar w:fldCharType="begin"/>
      </w:r>
      <w:r>
        <w:instrText>tbl.brace.end="5"</w:instrText>
      </w:r>
      <w:r>
        <w:fldChar w:fldCharType="end"/>
      </w:r>
      <w:r>
        <w:fldChar w:fldCharType="begin"/>
      </w:r>
      <w:r>
        <w:instrText>tbl.brace.start="1"</w:instrText>
      </w:r>
      <w:r>
        <w:fldChar w:fldCharType="end"/>
      </w:r>
      <w:r>
        <w:fldChar w:fldCharType="begin"/>
      </w:r>
      <w:r>
        <w:instrText>tbl.ident="I00I47G"</w:instrText>
      </w:r>
      <w:r>
        <w:fldChar w:fldCharType="end"/>
      </w:r>
      <w:r>
        <w:fldChar w:fldCharType="begin"/>
      </w:r>
      <w:r>
        <w:instrText>tbl.uuid="I05T381"</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234B6D96"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1FB7DDD3"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tgroup.cols="4"</w:instrText>
      </w:r>
      <w:r>
        <w:fldChar w:fldCharType="end"/>
      </w:r>
    </w:p>
    <w:p w14:paraId="6BC5A252"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colspec.colwidth="7*"</w:instrText>
      </w:r>
      <w:r>
        <w:fldChar w:fldCharType="end"/>
      </w:r>
    </w:p>
    <w:p w14:paraId="17F1063F"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colspec.colwidth="16*"</w:instrText>
      </w:r>
      <w:r>
        <w:fldChar w:fldCharType="end"/>
      </w:r>
    </w:p>
    <w:p w14:paraId="14896C71" w14:textId="77777777" w:rsidR="00FD3105" w:rsidRDefault="00FD3105">
      <w:pPr>
        <w:pStyle w:val="pxcolspec"/>
      </w:pPr>
      <w:r>
        <w:rPr>
          <w:color w:val="FF0000"/>
          <w:sz w:val="20"/>
          <w:szCs w:val="20"/>
          <w:vertAlign w:val="superscript"/>
        </w:rPr>
        <w:t>►</w:t>
      </w:r>
      <w:r>
        <w:fldChar w:fldCharType="begin"/>
      </w:r>
      <w:r>
        <w:instrText>colspec.align="center"</w:instrText>
      </w:r>
      <w:r>
        <w:fldChar w:fldCharType="end"/>
      </w:r>
      <w:r>
        <w:fldChar w:fldCharType="begin"/>
      </w:r>
      <w:r>
        <w:instrText>colspec.colname="3"</w:instrText>
      </w:r>
      <w:r>
        <w:fldChar w:fldCharType="end"/>
      </w:r>
      <w:r>
        <w:fldChar w:fldCharType="begin"/>
      </w:r>
      <w:r>
        <w:instrText>colspec.colnum="3"</w:instrText>
      </w:r>
      <w:r>
        <w:fldChar w:fldCharType="end"/>
      </w:r>
      <w:r>
        <w:fldChar w:fldCharType="begin"/>
      </w:r>
      <w:r>
        <w:instrText>colspec.colwidth="7*"</w:instrText>
      </w:r>
      <w:r>
        <w:fldChar w:fldCharType="end"/>
      </w:r>
    </w:p>
    <w:p w14:paraId="7711DE73" w14:textId="77777777" w:rsidR="00FD3105" w:rsidRDefault="00FD3105">
      <w:pPr>
        <w:pStyle w:val="pxcolspec"/>
      </w:pPr>
      <w:r>
        <w:rPr>
          <w:color w:val="FF0000"/>
          <w:sz w:val="20"/>
          <w:szCs w:val="20"/>
          <w:vertAlign w:val="superscript"/>
        </w:rPr>
        <w:t>►</w:t>
      </w:r>
      <w:r>
        <w:fldChar w:fldCharType="begin"/>
      </w:r>
      <w:r>
        <w:instrText>colspec.colname="4"</w:instrText>
      </w:r>
      <w:r>
        <w:fldChar w:fldCharType="end"/>
      </w:r>
      <w:r>
        <w:fldChar w:fldCharType="begin"/>
      </w:r>
      <w:r>
        <w:instrText>colspec.colnum="4"</w:instrText>
      </w:r>
      <w:r>
        <w:fldChar w:fldCharType="end"/>
      </w:r>
      <w:r>
        <w:fldChar w:fldCharType="begin"/>
      </w:r>
      <w:r>
        <w:instrText>colspec.colwidth="34*"</w:instrText>
      </w:r>
      <w:r>
        <w:fldChar w:fldCharType="end"/>
      </w:r>
    </w:p>
    <w:tbl>
      <w:tblPr>
        <w:tblW w:w="0" w:type="auto"/>
        <w:tblLayout w:type="fixed"/>
        <w:tblCellMar>
          <w:left w:w="0" w:type="dxa"/>
          <w:right w:w="0" w:type="dxa"/>
        </w:tblCellMar>
        <w:tblLook w:val="0000" w:firstRow="0" w:lastRow="0" w:firstColumn="0" w:lastColumn="0" w:noHBand="0" w:noVBand="0"/>
      </w:tblPr>
      <w:tblGrid>
        <w:gridCol w:w="2160"/>
        <w:gridCol w:w="2160"/>
        <w:gridCol w:w="2160"/>
        <w:gridCol w:w="2160"/>
      </w:tblGrid>
      <w:tr w:rsidR="00FD3105" w14:paraId="79FA2947" w14:textId="77777777">
        <w:tblPrEx>
          <w:tblCellMar>
            <w:top w:w="0" w:type="dxa"/>
            <w:left w:w="0" w:type="dxa"/>
            <w:bottom w:w="0" w:type="dxa"/>
            <w:right w:w="0" w:type="dxa"/>
          </w:tblCellMar>
        </w:tblPrEx>
        <w:tc>
          <w:tcPr>
            <w:tcW w:w="2160" w:type="dxa"/>
            <w:tcBorders>
              <w:top w:val="nil"/>
              <w:left w:val="nil"/>
              <w:bottom w:val="nil"/>
              <w:right w:val="nil"/>
            </w:tcBorders>
          </w:tcPr>
          <w:p w14:paraId="038FD2D9" w14:textId="77777777" w:rsidR="00FD3105" w:rsidRDefault="00FD3105">
            <w:r>
              <w:rPr>
                <w:color w:val="FF0000"/>
                <w:sz w:val="20"/>
                <w:szCs w:val="20"/>
                <w:vertAlign w:val="superscript"/>
              </w:rPr>
              <w:t>►</w:t>
            </w:r>
            <w:r>
              <w:fldChar w:fldCharType="begin"/>
            </w:r>
            <w:r>
              <w:instrText>tbody.valign="top"</w:instrText>
            </w:r>
            <w:r>
              <w:fldChar w:fldCharType="end"/>
            </w:r>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PLAINTIFF]</w:t>
            </w:r>
            <w:r>
              <w:rPr>
                <w:rStyle w:val="pxrowentry"/>
              </w:rPr>
              <w:t>,</w:t>
            </w:r>
          </w:p>
        </w:tc>
        <w:tc>
          <w:tcPr>
            <w:tcW w:w="2160" w:type="dxa"/>
            <w:tcBorders>
              <w:top w:val="nil"/>
              <w:left w:val="nil"/>
              <w:bottom w:val="nil"/>
              <w:right w:val="nil"/>
            </w:tcBorders>
          </w:tcPr>
          <w:p w14:paraId="3F98860E" w14:textId="77777777" w:rsidR="00FD3105" w:rsidRDefault="00FD3105">
            <w:r>
              <w:rPr>
                <w:rStyle w:val="pxentry"/>
                <w:color w:val="FF0000"/>
                <w:sz w:val="20"/>
                <w:szCs w:val="20"/>
                <w:vertAlign w:val="superscript"/>
              </w:rPr>
              <w:t>►</w:t>
            </w:r>
            <w:r>
              <w:rPr>
                <w:rStyle w:val="pxentry"/>
              </w:rPr>
              <w:fldChar w:fldCharType="begin"/>
            </w:r>
            <w:r>
              <w:rPr>
                <w:rStyle w:val="pxentry"/>
              </w:rPr>
              <w:instrText>entry.morerows="4"</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vanish/>
              </w:rPr>
              <w:t>&amp;brace;</w:t>
            </w:r>
            <w:r>
              <w:rPr>
                <w:rStyle w:val="pxvis"/>
                <w:rFonts w:ascii="Times NewRoman" w:hAnsi="Times NewRoman"/>
                <w:b w:val="0"/>
                <w:sz w:val="24"/>
              </w:rPr>
              <w:t>}</w:t>
            </w:r>
          </w:p>
        </w:tc>
        <w:tc>
          <w:tcPr>
            <w:tcW w:w="2160" w:type="dxa"/>
            <w:tcBorders>
              <w:top w:val="nil"/>
              <w:left w:val="nil"/>
              <w:bottom w:val="nil"/>
              <w:right w:val="nil"/>
            </w:tcBorders>
          </w:tcPr>
          <w:p w14:paraId="595B9BE7"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2A78DE70" w14:textId="77777777" w:rsidR="00FD3105" w:rsidRDefault="00FD3105"/>
        </w:tc>
      </w:tr>
      <w:tr w:rsidR="00FD3105" w14:paraId="3ECFA935" w14:textId="77777777">
        <w:tblPrEx>
          <w:tblCellMar>
            <w:top w:w="0" w:type="dxa"/>
            <w:left w:w="0" w:type="dxa"/>
            <w:bottom w:w="0" w:type="dxa"/>
            <w:right w:w="0" w:type="dxa"/>
          </w:tblCellMar>
        </w:tblPrEx>
        <w:tc>
          <w:tcPr>
            <w:tcW w:w="2160" w:type="dxa"/>
            <w:tcBorders>
              <w:top w:val="nil"/>
              <w:left w:val="nil"/>
              <w:bottom w:val="nil"/>
              <w:right w:val="nil"/>
            </w:tcBorders>
          </w:tcPr>
          <w:p w14:paraId="0D0E8AA6"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01E9AD8B"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Plaintiff,</w:t>
            </w:r>
          </w:p>
        </w:tc>
        <w:tc>
          <w:tcPr>
            <w:tcW w:w="2160" w:type="dxa"/>
            <w:tcBorders>
              <w:top w:val="nil"/>
              <w:left w:val="nil"/>
              <w:bottom w:val="nil"/>
              <w:right w:val="nil"/>
            </w:tcBorders>
          </w:tcPr>
          <w:p w14:paraId="7CB3598D"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077F6EF0" w14:textId="77777777" w:rsidR="00FD3105" w:rsidRDefault="00FD3105"/>
        </w:tc>
      </w:tr>
      <w:tr w:rsidR="00FD3105" w14:paraId="18A655B9" w14:textId="77777777">
        <w:tblPrEx>
          <w:tblCellMar>
            <w:top w:w="0" w:type="dxa"/>
            <w:left w:w="0" w:type="dxa"/>
            <w:bottom w:w="0" w:type="dxa"/>
            <w:right w:w="0" w:type="dxa"/>
          </w:tblCellMar>
        </w:tblPrEx>
        <w:tc>
          <w:tcPr>
            <w:tcW w:w="2160" w:type="dxa"/>
            <w:tcBorders>
              <w:top w:val="nil"/>
              <w:left w:val="nil"/>
              <w:bottom w:val="nil"/>
              <w:right w:val="nil"/>
            </w:tcBorders>
          </w:tcPr>
          <w:p w14:paraId="3F9B1CB0"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entry.align="left"</w:instrText>
            </w:r>
            <w:r>
              <w:rPr>
                <w:rStyle w:val="pxrowentry"/>
              </w:rPr>
              <w:fldChar w:fldCharType="end"/>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v.</w:t>
            </w:r>
          </w:p>
        </w:tc>
        <w:tc>
          <w:tcPr>
            <w:tcW w:w="2160" w:type="dxa"/>
            <w:tcBorders>
              <w:top w:val="nil"/>
              <w:left w:val="nil"/>
              <w:bottom w:val="nil"/>
              <w:right w:val="nil"/>
            </w:tcBorders>
          </w:tcPr>
          <w:p w14:paraId="3CA85BE3"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 xml:space="preserve">CASE </w:t>
            </w:r>
            <w:r>
              <w:rPr>
                <w:rStyle w:val="pxfinstr"/>
                <w:i/>
                <w:iCs/>
              </w:rPr>
              <w:t>[CASE NUMBER]</w:t>
            </w:r>
          </w:p>
        </w:tc>
        <w:tc>
          <w:tcPr>
            <w:tcW w:w="2160" w:type="dxa"/>
            <w:tcBorders>
              <w:top w:val="nil"/>
              <w:left w:val="nil"/>
              <w:bottom w:val="nil"/>
              <w:right w:val="nil"/>
            </w:tcBorders>
          </w:tcPr>
          <w:p w14:paraId="21D9E60A" w14:textId="77777777" w:rsidR="00FD3105" w:rsidRDefault="00FD3105"/>
        </w:tc>
        <w:tc>
          <w:tcPr>
            <w:tcW w:w="2160" w:type="dxa"/>
            <w:tcBorders>
              <w:top w:val="nil"/>
              <w:left w:val="nil"/>
              <w:bottom w:val="nil"/>
              <w:right w:val="nil"/>
            </w:tcBorders>
          </w:tcPr>
          <w:p w14:paraId="3F5AC78E" w14:textId="77777777" w:rsidR="00FD3105" w:rsidRDefault="00FD3105"/>
        </w:tc>
      </w:tr>
      <w:tr w:rsidR="00FD3105" w14:paraId="151B3144" w14:textId="77777777">
        <w:tblPrEx>
          <w:tblCellMar>
            <w:top w:w="0" w:type="dxa"/>
            <w:left w:w="0" w:type="dxa"/>
            <w:bottom w:w="0" w:type="dxa"/>
            <w:right w:w="0" w:type="dxa"/>
          </w:tblCellMar>
        </w:tblPrEx>
        <w:tc>
          <w:tcPr>
            <w:tcW w:w="2160" w:type="dxa"/>
            <w:tcBorders>
              <w:top w:val="nil"/>
              <w:left w:val="nil"/>
              <w:bottom w:val="nil"/>
              <w:right w:val="nil"/>
            </w:tcBorders>
          </w:tcPr>
          <w:p w14:paraId="40336A75"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DEFENDANT]</w:t>
            </w:r>
            <w:r>
              <w:rPr>
                <w:rStyle w:val="pxrowentry"/>
              </w:rPr>
              <w:t>,</w:t>
            </w:r>
          </w:p>
        </w:tc>
        <w:tc>
          <w:tcPr>
            <w:tcW w:w="2160" w:type="dxa"/>
            <w:tcBorders>
              <w:top w:val="nil"/>
              <w:left w:val="nil"/>
              <w:bottom w:val="nil"/>
              <w:right w:val="nil"/>
            </w:tcBorders>
          </w:tcPr>
          <w:p w14:paraId="0F87D297"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68A6944A" w14:textId="77777777" w:rsidR="00FD3105" w:rsidRDefault="00FD3105"/>
        </w:tc>
        <w:tc>
          <w:tcPr>
            <w:tcW w:w="2160" w:type="dxa"/>
            <w:tcBorders>
              <w:top w:val="nil"/>
              <w:left w:val="nil"/>
              <w:bottom w:val="nil"/>
              <w:right w:val="nil"/>
            </w:tcBorders>
          </w:tcPr>
          <w:p w14:paraId="5993C5E1" w14:textId="77777777" w:rsidR="00FD3105" w:rsidRDefault="00FD3105"/>
        </w:tc>
      </w:tr>
      <w:tr w:rsidR="00FD3105" w14:paraId="57C2E1AE" w14:textId="77777777">
        <w:tblPrEx>
          <w:tblCellMar>
            <w:top w:w="0" w:type="dxa"/>
            <w:left w:w="0" w:type="dxa"/>
            <w:bottom w:w="0" w:type="dxa"/>
            <w:right w:w="0" w:type="dxa"/>
          </w:tblCellMar>
        </w:tblPrEx>
        <w:tc>
          <w:tcPr>
            <w:tcW w:w="2160" w:type="dxa"/>
            <w:tcBorders>
              <w:top w:val="nil"/>
              <w:left w:val="nil"/>
              <w:bottom w:val="nil"/>
              <w:right w:val="nil"/>
            </w:tcBorders>
          </w:tcPr>
          <w:p w14:paraId="4F3DC017"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0EFF09A6"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Defendant.</w:t>
            </w:r>
          </w:p>
        </w:tc>
        <w:tc>
          <w:tcPr>
            <w:tcW w:w="2160" w:type="dxa"/>
            <w:tcBorders>
              <w:top w:val="nil"/>
              <w:left w:val="nil"/>
              <w:bottom w:val="nil"/>
              <w:right w:val="nil"/>
            </w:tcBorders>
          </w:tcPr>
          <w:p w14:paraId="6921F03B"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5609F9D9" w14:textId="77777777" w:rsidR="00FD3105" w:rsidRDefault="00FD3105"/>
        </w:tc>
      </w:tr>
    </w:tbl>
    <w:p w14:paraId="6A58C6F8" w14:textId="77777777" w:rsidR="00FD3105" w:rsidRDefault="00FD3105">
      <w:pPr>
        <w:pStyle w:val="pxtbody"/>
      </w:pPr>
    </w:p>
    <w:p w14:paraId="6AD61479" w14:textId="77777777" w:rsidR="00FD3105" w:rsidRDefault="00FD3105"/>
    <w:p w14:paraId="31DC53E1" w14:textId="77777777" w:rsidR="00FD3105" w:rsidRDefault="00FD3105">
      <w:pPr>
        <w:pStyle w:val="pxformhac"/>
        <w:spacing w:before="180"/>
        <w:jc w:val="center"/>
      </w:pPr>
      <w:r>
        <w:t xml:space="preserve">AMENDED FINAL JUDGMENT </w:t>
      </w:r>
    </w:p>
    <w:p w14:paraId="6C8AA432"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p.ct.id="3d29be30775711ee8e1ba9ecff0bf883|5|10:5"</w:instrText>
      </w:r>
      <w:r>
        <w:fldChar w:fldCharType="end"/>
      </w:r>
      <w:r>
        <w:t>This action was heard on defendant's motion for rehearing and</w:t>
      </w:r>
    </w:p>
    <w:p w14:paraId="1DC9FA9E"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p.ct.id="3d29be30775711ee8e1ba9ecff0bf883|5|10:5"</w:instrText>
      </w:r>
      <w:r>
        <w:fldChar w:fldCharType="end"/>
      </w:r>
      <w:r>
        <w:t>IT IS ADJUDGED that:</w:t>
      </w:r>
    </w:p>
    <w:p w14:paraId="68A03AF7" w14:textId="77777777" w:rsidR="00FD3105" w:rsidRDefault="00FD3105">
      <w:pPr>
        <w:pStyle w:val="pxformfl"/>
        <w:ind w:left="500"/>
      </w:pPr>
      <w:r>
        <w:t xml:space="preserve"> </w:t>
      </w:r>
    </w:p>
    <w:p w14:paraId="6602FF14"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1. </w:t>
      </w:r>
    </w:p>
    <w:p w14:paraId="1C008AF1"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p.ct.id="3d29be30775711ee8e1ba9ecff0bf883|5|10:5"</w:instrText>
      </w:r>
      <w:r>
        <w:fldChar w:fldCharType="end"/>
      </w:r>
      <w:r>
        <w:t xml:space="preserve">The final judgment dated </w:t>
      </w:r>
      <w:r>
        <w:rPr>
          <w:rStyle w:val="pxfinstr"/>
          <w:i/>
          <w:iCs/>
        </w:rPr>
        <w:t>[date of judgment]</w:t>
      </w:r>
      <w:r>
        <w:t xml:space="preserve"> entered in this action and recorded in Official Records Book </w:t>
      </w:r>
      <w:r>
        <w:rPr>
          <w:rStyle w:val="pxfinstr"/>
          <w:i/>
          <w:iCs/>
        </w:rPr>
        <w:t>[number of record]</w:t>
      </w:r>
      <w:r>
        <w:t xml:space="preserve"> at page </w:t>
      </w:r>
      <w:r>
        <w:rPr>
          <w:rStyle w:val="pxfinstr"/>
          <w:i/>
          <w:iCs/>
        </w:rPr>
        <w:t>[number of page]</w:t>
      </w:r>
      <w:r>
        <w:t xml:space="preserve"> of the public records of </w:t>
      </w:r>
      <w:r>
        <w:rPr>
          <w:rStyle w:val="pxfinstr"/>
          <w:i/>
          <w:iCs/>
        </w:rPr>
        <w:t>[name of county]</w:t>
      </w:r>
      <w:r>
        <w:t>, Florida is vacated.</w:t>
      </w:r>
    </w:p>
    <w:p w14:paraId="5BDF0FDF"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2. </w:t>
      </w:r>
    </w:p>
    <w:p w14:paraId="1770D36D"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p.ct.id="3d29be30775711ee8e1ba9ecff0bf883|5|10:5"</w:instrText>
      </w:r>
      <w:r>
        <w:fldChar w:fldCharType="end"/>
      </w:r>
      <w:r>
        <w:t xml:space="preserve">Plaintiff </w:t>
      </w:r>
      <w:r>
        <w:rPr>
          <w:rStyle w:val="pxfinstr"/>
          <w:i/>
          <w:iCs/>
        </w:rPr>
        <w:t>[NAME OF PLAINTIFF]</w:t>
      </w:r>
      <w:r>
        <w:t xml:space="preserve"> takes nothing by this action and defendant </w:t>
      </w:r>
      <w:r>
        <w:rPr>
          <w:rStyle w:val="pxfinstr"/>
          <w:i/>
          <w:iCs/>
        </w:rPr>
        <w:t>[NAME OF DEFENDANT]</w:t>
      </w:r>
      <w:r>
        <w:t xml:space="preserve">, whose address is </w:t>
      </w:r>
      <w:r>
        <w:rPr>
          <w:rStyle w:val="pxfinstr"/>
          <w:i/>
          <w:iCs/>
        </w:rPr>
        <w:t>[address of defendant]</w:t>
      </w:r>
      <w:r>
        <w:t>, go hence without day.</w:t>
      </w:r>
    </w:p>
    <w:p w14:paraId="5E6BC846"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3. </w:t>
      </w:r>
    </w:p>
    <w:p w14:paraId="67EF10CD"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p.ct.id="3d29be30775711ee8e1ba9ecff0bf883|5|10:5"</w:instrText>
      </w:r>
      <w:r>
        <w:fldChar w:fldCharType="end"/>
      </w:r>
      <w:r>
        <w:t xml:space="preserve">Defendant, </w:t>
      </w:r>
      <w:r>
        <w:rPr>
          <w:rStyle w:val="pxfinstr"/>
          <w:i/>
          <w:iCs/>
        </w:rPr>
        <w:t>[OPTIONAL:, whose address is [address of defendant] and the last four digits of Social Security number are [last four numbers of Social Security number],]</w:t>
      </w:r>
      <w:r>
        <w:t xml:space="preserve"> recover costs from plaintiff in the sum of $</w:t>
      </w:r>
      <w:r>
        <w:rPr>
          <w:rStyle w:val="pxfinstr"/>
          <w:i/>
          <w:iCs/>
        </w:rPr>
        <w:t>[dollar amount of costs]</w:t>
      </w:r>
      <w:r>
        <w:t xml:space="preserve"> that shall bear interest at the rate prescribed by law, for which let execution issue forthwith.</w:t>
      </w:r>
    </w:p>
    <w:p w14:paraId="59646D7A"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p.ct.id="3d29be30775711ee8e1ba9ecff0bf883|5|10:5"</w:instrText>
      </w:r>
      <w:r>
        <w:fldChar w:fldCharType="end"/>
      </w:r>
      <w:r>
        <w:t xml:space="preserve">ORDERED at </w:t>
      </w:r>
      <w:r>
        <w:rPr>
          <w:rStyle w:val="pxfinstr"/>
          <w:i/>
          <w:iCs/>
        </w:rPr>
        <w:t>[name of city]</w:t>
      </w:r>
      <w:r>
        <w:t xml:space="preserve">, Florida on </w:t>
      </w:r>
      <w:r>
        <w:rPr>
          <w:rStyle w:val="pxfinstr"/>
          <w:i/>
          <w:iCs/>
        </w:rPr>
        <w:t>[date of order]</w:t>
      </w:r>
      <w:r>
        <w:t>.</w:t>
      </w:r>
    </w:p>
    <w:p w14:paraId="7CC8B576" w14:textId="77777777" w:rsidR="00FD3105" w:rsidRDefault="00FD3105">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3AE66F65" w14:textId="77777777" w:rsidR="00FD3105" w:rsidRDefault="00FD3105">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judge]</w:t>
      </w:r>
    </w:p>
    <w:p w14:paraId="354C5587"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judge]</w:t>
      </w:r>
    </w:p>
    <w:p w14:paraId="4C79DBBB" w14:textId="77777777" w:rsidR="00FD3105" w:rsidRDefault="00FD3105">
      <w:pPr>
        <w:pStyle w:val="pxformfsigtbl"/>
        <w:ind w:left="500"/>
      </w:pPr>
      <w:r>
        <w:t xml:space="preserve"> </w:t>
      </w:r>
      <w:r>
        <w:rPr>
          <w:color w:val="FF0000"/>
          <w:sz w:val="20"/>
          <w:szCs w:val="20"/>
          <w:vertAlign w:val="superscript"/>
        </w:rPr>
        <w:t>►</w:t>
      </w:r>
      <w:r>
        <w:fldChar w:fldCharType="begin"/>
      </w:r>
      <w:r>
        <w:instrText>tbl.ident="I00I47L"</w:instrText>
      </w:r>
      <w:r>
        <w:fldChar w:fldCharType="end"/>
      </w:r>
      <w:r>
        <w:fldChar w:fldCharType="begin"/>
      </w:r>
      <w:r>
        <w:instrText>tbl.uuid="I01Q9Q1"</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79EF7DE8"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73BE197A"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tgroup.cols="2"</w:instrText>
      </w:r>
      <w:r>
        <w:fldChar w:fldCharType="end"/>
      </w:r>
    </w:p>
    <w:p w14:paraId="5EE4423F"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colspec.colwidth="17*"</w:instrText>
      </w:r>
      <w:r>
        <w:fldChar w:fldCharType="end"/>
      </w:r>
    </w:p>
    <w:p w14:paraId="75CE5E80"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colspec.colwidth="111*"</w:instrText>
      </w:r>
      <w:r>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D3105" w14:paraId="14C568BB" w14:textId="77777777">
        <w:tblPrEx>
          <w:tblCellMar>
            <w:top w:w="0" w:type="dxa"/>
            <w:left w:w="0" w:type="dxa"/>
            <w:bottom w:w="0" w:type="dxa"/>
            <w:right w:w="0" w:type="dxa"/>
          </w:tblCellMar>
        </w:tblPrEx>
        <w:tc>
          <w:tcPr>
            <w:tcW w:w="4320" w:type="dxa"/>
            <w:tcBorders>
              <w:top w:val="nil"/>
              <w:left w:val="nil"/>
              <w:bottom w:val="nil"/>
              <w:right w:val="nil"/>
            </w:tcBorders>
          </w:tcPr>
          <w:p w14:paraId="090C38C2"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Copies to:</w:t>
            </w:r>
          </w:p>
        </w:tc>
        <w:tc>
          <w:tcPr>
            <w:tcW w:w="4320" w:type="dxa"/>
            <w:tcBorders>
              <w:top w:val="nil"/>
              <w:left w:val="nil"/>
              <w:bottom w:val="nil"/>
              <w:right w:val="nil"/>
            </w:tcBorders>
          </w:tcPr>
          <w:p w14:paraId="34EA1F74"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r w:rsidR="00FD3105" w14:paraId="2294C248" w14:textId="77777777">
        <w:tblPrEx>
          <w:tblCellMar>
            <w:top w:w="0" w:type="dxa"/>
            <w:left w:w="0" w:type="dxa"/>
            <w:bottom w:w="0" w:type="dxa"/>
            <w:right w:w="0" w:type="dxa"/>
          </w:tblCellMar>
        </w:tblPrEx>
        <w:tc>
          <w:tcPr>
            <w:tcW w:w="4320" w:type="dxa"/>
            <w:tcBorders>
              <w:top w:val="nil"/>
              <w:left w:val="nil"/>
              <w:bottom w:val="nil"/>
              <w:right w:val="nil"/>
            </w:tcBorders>
          </w:tcPr>
          <w:p w14:paraId="744F7B43"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4320" w:type="dxa"/>
            <w:tcBorders>
              <w:top w:val="nil"/>
              <w:left w:val="nil"/>
              <w:bottom w:val="nil"/>
              <w:right w:val="nil"/>
            </w:tcBorders>
          </w:tcPr>
          <w:p w14:paraId="2838B56C"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bl>
    <w:p w14:paraId="3FEE1A06" w14:textId="77777777" w:rsidR="00FD3105" w:rsidRDefault="00FD3105">
      <w:pPr>
        <w:pStyle w:val="pxtbody"/>
      </w:pPr>
    </w:p>
    <w:p w14:paraId="2C69382A" w14:textId="77777777" w:rsidR="00FD3105" w:rsidRDefault="00FD3105"/>
    <w:p w14:paraId="5B9C70E2" w14:textId="77777777" w:rsidR="00FD3105" w:rsidRDefault="00FD3105">
      <w:pPr>
        <w:pStyle w:val="pxcomnt"/>
      </w:pPr>
    </w:p>
    <w:p w14:paraId="1BA36ED6" w14:textId="77777777" w:rsidR="00FD3105" w:rsidRDefault="00FD3105">
      <w:pPr>
        <w:pStyle w:val="pxhac"/>
        <w:spacing w:before="180"/>
        <w:jc w:val="center"/>
      </w:pPr>
      <w:r>
        <w:rPr>
          <w:rStyle w:val="pxb"/>
          <w:b/>
          <w:bCs/>
        </w:rPr>
        <w:t>Author's Comment</w:t>
      </w:r>
    </w:p>
    <w:p w14:paraId="67DFCE53"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p.ct.id="3d29be30775711ee8e1ba9ecff0bf883|5|10:5"</w:instrText>
      </w:r>
      <w:r>
        <w:fldChar w:fldCharType="end"/>
      </w:r>
      <w:r>
        <w:t>This form assumes a change in a final judgment for plaintiff to one for defendant as a result of a rehearing.</w:t>
      </w:r>
    </w:p>
    <w:p w14:paraId="0FFB240A" w14:textId="77777777" w:rsidR="00FD3105" w:rsidRDefault="00FD3105">
      <w:pPr>
        <w:pStyle w:val="pxs"/>
        <w:spacing w:before="180"/>
        <w:rPr>
          <w:sz w:val="27"/>
          <w:szCs w:val="27"/>
        </w:rPr>
      </w:pPr>
      <w:r>
        <w:rPr>
          <w:sz w:val="27"/>
          <w:szCs w:val="27"/>
        </w:rPr>
        <w:t>10:6. Judgment</w:t>
      </w:r>
      <w:r>
        <w:rPr>
          <w:rStyle w:val="pxsep"/>
        </w:rPr>
        <w:t xml:space="preserve">-- </w:t>
      </w:r>
      <w:r>
        <w:rPr>
          <w:sz w:val="27"/>
          <w:szCs w:val="27"/>
        </w:rPr>
        <w:t>Attorney fee and costs</w:t>
      </w:r>
    </w:p>
    <w:p w14:paraId="30A25DF7" w14:textId="77777777" w:rsidR="00FD3105" w:rsidRDefault="00FD3105">
      <w:pPr>
        <w:pStyle w:val="pxov"/>
        <w:rPr>
          <w:vanish/>
        </w:rPr>
      </w:pPr>
      <w:r>
        <w:rPr>
          <w:vanish/>
        </w:rPr>
        <w:t>FMS</w:t>
      </w:r>
    </w:p>
    <w:p w14:paraId="5FFB8766" w14:textId="77777777" w:rsidR="00FD3105" w:rsidRDefault="00FD3105">
      <w:pPr>
        <w:pStyle w:val="pxov"/>
        <w:rPr>
          <w:vanish/>
        </w:rPr>
      </w:pPr>
      <w:r>
        <w:rPr>
          <w:vanish/>
        </w:rPr>
        <w:t>EPR</w:t>
      </w:r>
    </w:p>
    <w:p w14:paraId="4F863683" w14:textId="77777777" w:rsidR="00FD3105" w:rsidRDefault="00FD3105">
      <w:pPr>
        <w:pStyle w:val="pxov"/>
        <w:rPr>
          <w:vanish/>
        </w:rPr>
      </w:pPr>
      <w:r>
        <w:rPr>
          <w:vanish/>
        </w:rPr>
        <w:t>EAF</w:t>
      </w:r>
    </w:p>
    <w:p w14:paraId="6AE60CFD" w14:textId="77777777" w:rsidR="00FD3105" w:rsidRDefault="00FD3105">
      <w:pPr>
        <w:pStyle w:val="pxov"/>
        <w:rPr>
          <w:vanish/>
        </w:rPr>
      </w:pPr>
      <w:r>
        <w:rPr>
          <w:vanish/>
        </w:rPr>
        <w:t>LCV</w:t>
      </w:r>
    </w:p>
    <w:p w14:paraId="168D381B" w14:textId="77777777" w:rsidR="00FD3105" w:rsidRDefault="00FD3105">
      <w:pPr>
        <w:pStyle w:val="pxov"/>
        <w:rPr>
          <w:vanish/>
        </w:rPr>
      </w:pPr>
      <w:r>
        <w:rPr>
          <w:vanish/>
        </w:rPr>
        <w:t>LSC</w:t>
      </w:r>
    </w:p>
    <w:p w14:paraId="42AE1064" w14:textId="77777777" w:rsidR="00FD3105" w:rsidRDefault="00FD3105">
      <w:pPr>
        <w:pStyle w:val="pxov"/>
        <w:rPr>
          <w:vanish/>
        </w:rPr>
      </w:pPr>
      <w:r>
        <w:rPr>
          <w:vanish/>
        </w:rPr>
        <w:t>LS7</w:t>
      </w:r>
    </w:p>
    <w:p w14:paraId="2AB7A917" w14:textId="77777777" w:rsidR="00FD3105" w:rsidRDefault="00FD3105">
      <w:pPr>
        <w:pStyle w:val="pxov"/>
        <w:rPr>
          <w:vanish/>
        </w:rPr>
      </w:pPr>
      <w:r>
        <w:rPr>
          <w:vanish/>
        </w:rPr>
        <w:t>FCV</w:t>
      </w:r>
    </w:p>
    <w:p w14:paraId="62DEAC3F" w14:textId="77777777" w:rsidR="00FD3105" w:rsidRDefault="00FD3105">
      <w:pPr>
        <w:pStyle w:val="pxov"/>
        <w:rPr>
          <w:vanish/>
        </w:rPr>
      </w:pPr>
      <w:r>
        <w:rPr>
          <w:vanish/>
        </w:rPr>
        <w:t>FLG</w:t>
      </w:r>
    </w:p>
    <w:p w14:paraId="1382E560" w14:textId="77777777" w:rsidR="00FD3105" w:rsidRDefault="00FD3105">
      <w:pPr>
        <w:pStyle w:val="pxformfcapfac"/>
        <w:jc w:val="center"/>
        <w:rPr>
          <w:sz w:val="24"/>
          <w:szCs w:val="24"/>
        </w:rPr>
      </w:pPr>
      <w:r>
        <w:rPr>
          <w:color w:val="FF0000"/>
          <w:sz w:val="20"/>
          <w:szCs w:val="20"/>
          <w:vertAlign w:val="superscript"/>
        </w:rPr>
        <w:t>►</w:t>
      </w:r>
      <w:r>
        <w:rPr>
          <w:sz w:val="24"/>
          <w:szCs w:val="24"/>
        </w:rPr>
        <w:fldChar w:fldCharType="begin"/>
      </w:r>
      <w:r>
        <w:rPr>
          <w:sz w:val="24"/>
          <w:szCs w:val="24"/>
        </w:rPr>
        <w:instrText>form.du="0"</w:instrText>
      </w:r>
      <w:r>
        <w:rPr>
          <w:sz w:val="24"/>
          <w:szCs w:val="24"/>
        </w:rPr>
        <w:fldChar w:fldCharType="end"/>
      </w:r>
      <w:r>
        <w:rPr>
          <w:sz w:val="24"/>
          <w:szCs w:val="24"/>
        </w:rPr>
        <w:fldChar w:fldCharType="begin"/>
      </w:r>
      <w:r>
        <w:rPr>
          <w:sz w:val="24"/>
          <w:szCs w:val="24"/>
        </w:rPr>
        <w:instrText>form.fid="I7af44aa09fed11dfbf230000837214a9"</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fcap.ref="manual"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sz w:val="24"/>
          <w:szCs w:val="24"/>
        </w:rPr>
        <w:t xml:space="preserve">IN THE CIRCUIT COURT FOR </w:t>
      </w:r>
      <w:r>
        <w:rPr>
          <w:rStyle w:val="pxfinstr"/>
          <w:i/>
          <w:iCs/>
          <w:szCs w:val="24"/>
        </w:rPr>
        <w:t>[NAME OF COUNTY]</w:t>
      </w:r>
      <w:r>
        <w:rPr>
          <w:sz w:val="24"/>
          <w:szCs w:val="24"/>
        </w:rPr>
        <w:t>, FLORIDA</w:t>
      </w:r>
    </w:p>
    <w:p w14:paraId="1FA64A5A" w14:textId="77777777" w:rsidR="00FD3105" w:rsidRDefault="00FD3105">
      <w:pPr>
        <w:pStyle w:val="pxformfcaptbl"/>
        <w:ind w:left="500"/>
      </w:pPr>
      <w:r>
        <w:t xml:space="preserve"> </w:t>
      </w:r>
      <w:r>
        <w:rPr>
          <w:color w:val="FF0000"/>
          <w:sz w:val="20"/>
          <w:szCs w:val="20"/>
          <w:vertAlign w:val="superscript"/>
        </w:rPr>
        <w:t>►</w:t>
      </w:r>
      <w:r>
        <w:fldChar w:fldCharType="begin"/>
      </w:r>
      <w:r>
        <w:instrText>tbl.brace.end="5"</w:instrText>
      </w:r>
      <w:r>
        <w:fldChar w:fldCharType="end"/>
      </w:r>
      <w:r>
        <w:fldChar w:fldCharType="begin"/>
      </w:r>
      <w:r>
        <w:instrText>tbl.brace.start="1"</w:instrText>
      </w:r>
      <w:r>
        <w:fldChar w:fldCharType="end"/>
      </w:r>
      <w:r>
        <w:fldChar w:fldCharType="begin"/>
      </w:r>
      <w:r>
        <w:instrText>tbl.ident="I01801E"</w:instrText>
      </w:r>
      <w:r>
        <w:fldChar w:fldCharType="end"/>
      </w:r>
      <w:r>
        <w:fldChar w:fldCharType="begin"/>
      </w:r>
      <w:r>
        <w:instrText>tbl.uuid="I0204A6"</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497F1432"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2B36902A"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tgroup.cols="4"</w:instrText>
      </w:r>
      <w:r>
        <w:fldChar w:fldCharType="end"/>
      </w:r>
    </w:p>
    <w:p w14:paraId="67457877"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colspec.colwidth="7*"</w:instrText>
      </w:r>
      <w:r>
        <w:fldChar w:fldCharType="end"/>
      </w:r>
    </w:p>
    <w:p w14:paraId="6F2B6BEF"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colspec.colwidth="16*"</w:instrText>
      </w:r>
      <w:r>
        <w:fldChar w:fldCharType="end"/>
      </w:r>
    </w:p>
    <w:p w14:paraId="6FD88F94" w14:textId="77777777" w:rsidR="00FD3105" w:rsidRDefault="00FD3105">
      <w:pPr>
        <w:pStyle w:val="pxcolspec"/>
      </w:pPr>
      <w:r>
        <w:rPr>
          <w:color w:val="FF0000"/>
          <w:sz w:val="20"/>
          <w:szCs w:val="20"/>
          <w:vertAlign w:val="superscript"/>
        </w:rPr>
        <w:t>►</w:t>
      </w:r>
      <w:r>
        <w:fldChar w:fldCharType="begin"/>
      </w:r>
      <w:r>
        <w:instrText>colspec.align="center"</w:instrText>
      </w:r>
      <w:r>
        <w:fldChar w:fldCharType="end"/>
      </w:r>
      <w:r>
        <w:fldChar w:fldCharType="begin"/>
      </w:r>
      <w:r>
        <w:instrText>colspec.colname="3"</w:instrText>
      </w:r>
      <w:r>
        <w:fldChar w:fldCharType="end"/>
      </w:r>
      <w:r>
        <w:fldChar w:fldCharType="begin"/>
      </w:r>
      <w:r>
        <w:instrText>colspec.colnum="3"</w:instrText>
      </w:r>
      <w:r>
        <w:fldChar w:fldCharType="end"/>
      </w:r>
      <w:r>
        <w:fldChar w:fldCharType="begin"/>
      </w:r>
      <w:r>
        <w:instrText>colspec.colwidth="7*"</w:instrText>
      </w:r>
      <w:r>
        <w:fldChar w:fldCharType="end"/>
      </w:r>
    </w:p>
    <w:p w14:paraId="6209265C" w14:textId="77777777" w:rsidR="00FD3105" w:rsidRDefault="00FD3105">
      <w:pPr>
        <w:pStyle w:val="pxcolspec"/>
      </w:pPr>
      <w:r>
        <w:rPr>
          <w:color w:val="FF0000"/>
          <w:sz w:val="20"/>
          <w:szCs w:val="20"/>
          <w:vertAlign w:val="superscript"/>
        </w:rPr>
        <w:t>►</w:t>
      </w:r>
      <w:r>
        <w:fldChar w:fldCharType="begin"/>
      </w:r>
      <w:r>
        <w:instrText>colspec.colname="4"</w:instrText>
      </w:r>
      <w:r>
        <w:fldChar w:fldCharType="end"/>
      </w:r>
      <w:r>
        <w:fldChar w:fldCharType="begin"/>
      </w:r>
      <w:r>
        <w:instrText>colspec.colnum="4"</w:instrText>
      </w:r>
      <w:r>
        <w:fldChar w:fldCharType="end"/>
      </w:r>
      <w:r>
        <w:fldChar w:fldCharType="begin"/>
      </w:r>
      <w:r>
        <w:instrText>colspec.colwidth="34*"</w:instrText>
      </w:r>
      <w:r>
        <w:fldChar w:fldCharType="end"/>
      </w:r>
    </w:p>
    <w:tbl>
      <w:tblPr>
        <w:tblW w:w="0" w:type="auto"/>
        <w:tblLayout w:type="fixed"/>
        <w:tblCellMar>
          <w:left w:w="0" w:type="dxa"/>
          <w:right w:w="0" w:type="dxa"/>
        </w:tblCellMar>
        <w:tblLook w:val="0000" w:firstRow="0" w:lastRow="0" w:firstColumn="0" w:lastColumn="0" w:noHBand="0" w:noVBand="0"/>
      </w:tblPr>
      <w:tblGrid>
        <w:gridCol w:w="2160"/>
        <w:gridCol w:w="2160"/>
        <w:gridCol w:w="2160"/>
        <w:gridCol w:w="2160"/>
      </w:tblGrid>
      <w:tr w:rsidR="00FD3105" w14:paraId="17F94EBC" w14:textId="77777777">
        <w:tblPrEx>
          <w:tblCellMar>
            <w:top w:w="0" w:type="dxa"/>
            <w:left w:w="0" w:type="dxa"/>
            <w:bottom w:w="0" w:type="dxa"/>
            <w:right w:w="0" w:type="dxa"/>
          </w:tblCellMar>
        </w:tblPrEx>
        <w:tc>
          <w:tcPr>
            <w:tcW w:w="2160" w:type="dxa"/>
            <w:tcBorders>
              <w:top w:val="nil"/>
              <w:left w:val="nil"/>
              <w:bottom w:val="nil"/>
              <w:right w:val="nil"/>
            </w:tcBorders>
          </w:tcPr>
          <w:p w14:paraId="14119288" w14:textId="77777777" w:rsidR="00FD3105" w:rsidRDefault="00FD3105">
            <w:r>
              <w:rPr>
                <w:color w:val="FF0000"/>
                <w:sz w:val="20"/>
                <w:szCs w:val="20"/>
                <w:vertAlign w:val="superscript"/>
              </w:rPr>
              <w:t>►</w:t>
            </w:r>
            <w:r>
              <w:fldChar w:fldCharType="begin"/>
            </w:r>
            <w:r>
              <w:instrText>tbody.valign="top"</w:instrText>
            </w:r>
            <w:r>
              <w:fldChar w:fldCharType="end"/>
            </w:r>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PLAINTIFF]</w:t>
            </w:r>
            <w:r>
              <w:rPr>
                <w:rStyle w:val="pxrowentry"/>
              </w:rPr>
              <w:t>,</w:t>
            </w:r>
          </w:p>
        </w:tc>
        <w:tc>
          <w:tcPr>
            <w:tcW w:w="2160" w:type="dxa"/>
            <w:tcBorders>
              <w:top w:val="nil"/>
              <w:left w:val="nil"/>
              <w:bottom w:val="nil"/>
              <w:right w:val="nil"/>
            </w:tcBorders>
          </w:tcPr>
          <w:p w14:paraId="012F2F98" w14:textId="77777777" w:rsidR="00FD3105" w:rsidRDefault="00FD3105">
            <w:r>
              <w:rPr>
                <w:rStyle w:val="pxentry"/>
                <w:color w:val="FF0000"/>
                <w:sz w:val="20"/>
                <w:szCs w:val="20"/>
                <w:vertAlign w:val="superscript"/>
              </w:rPr>
              <w:t>►</w:t>
            </w:r>
            <w:r>
              <w:rPr>
                <w:rStyle w:val="pxentry"/>
              </w:rPr>
              <w:fldChar w:fldCharType="begin"/>
            </w:r>
            <w:r>
              <w:rPr>
                <w:rStyle w:val="pxentry"/>
              </w:rPr>
              <w:instrText>entry.morerows="4"</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vanish/>
              </w:rPr>
              <w:t>&amp;brace;</w:t>
            </w:r>
            <w:r>
              <w:rPr>
                <w:rStyle w:val="pxvis"/>
                <w:rFonts w:ascii="Times NewRoman" w:hAnsi="Times NewRoman"/>
                <w:b w:val="0"/>
                <w:sz w:val="24"/>
              </w:rPr>
              <w:t>}</w:t>
            </w:r>
          </w:p>
        </w:tc>
        <w:tc>
          <w:tcPr>
            <w:tcW w:w="2160" w:type="dxa"/>
            <w:tcBorders>
              <w:top w:val="nil"/>
              <w:left w:val="nil"/>
              <w:bottom w:val="nil"/>
              <w:right w:val="nil"/>
            </w:tcBorders>
          </w:tcPr>
          <w:p w14:paraId="0A4198F0"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1194E3F1" w14:textId="77777777" w:rsidR="00FD3105" w:rsidRDefault="00FD3105"/>
        </w:tc>
      </w:tr>
      <w:tr w:rsidR="00FD3105" w14:paraId="62AE608E" w14:textId="77777777">
        <w:tblPrEx>
          <w:tblCellMar>
            <w:top w:w="0" w:type="dxa"/>
            <w:left w:w="0" w:type="dxa"/>
            <w:bottom w:w="0" w:type="dxa"/>
            <w:right w:w="0" w:type="dxa"/>
          </w:tblCellMar>
        </w:tblPrEx>
        <w:tc>
          <w:tcPr>
            <w:tcW w:w="2160" w:type="dxa"/>
            <w:tcBorders>
              <w:top w:val="nil"/>
              <w:left w:val="nil"/>
              <w:bottom w:val="nil"/>
              <w:right w:val="nil"/>
            </w:tcBorders>
          </w:tcPr>
          <w:p w14:paraId="524E4AA4"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20924A96"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Plaintiff,</w:t>
            </w:r>
          </w:p>
        </w:tc>
        <w:tc>
          <w:tcPr>
            <w:tcW w:w="2160" w:type="dxa"/>
            <w:tcBorders>
              <w:top w:val="nil"/>
              <w:left w:val="nil"/>
              <w:bottom w:val="nil"/>
              <w:right w:val="nil"/>
            </w:tcBorders>
          </w:tcPr>
          <w:p w14:paraId="274425EC"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7C6FA8DF" w14:textId="77777777" w:rsidR="00FD3105" w:rsidRDefault="00FD3105"/>
        </w:tc>
      </w:tr>
      <w:tr w:rsidR="00FD3105" w14:paraId="3DA59DF5" w14:textId="77777777">
        <w:tblPrEx>
          <w:tblCellMar>
            <w:top w:w="0" w:type="dxa"/>
            <w:left w:w="0" w:type="dxa"/>
            <w:bottom w:w="0" w:type="dxa"/>
            <w:right w:w="0" w:type="dxa"/>
          </w:tblCellMar>
        </w:tblPrEx>
        <w:tc>
          <w:tcPr>
            <w:tcW w:w="2160" w:type="dxa"/>
            <w:tcBorders>
              <w:top w:val="nil"/>
              <w:left w:val="nil"/>
              <w:bottom w:val="nil"/>
              <w:right w:val="nil"/>
            </w:tcBorders>
          </w:tcPr>
          <w:p w14:paraId="56BB1701"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entry.align="left"</w:instrText>
            </w:r>
            <w:r>
              <w:rPr>
                <w:rStyle w:val="pxrowentry"/>
              </w:rPr>
              <w:fldChar w:fldCharType="end"/>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v.</w:t>
            </w:r>
          </w:p>
        </w:tc>
        <w:tc>
          <w:tcPr>
            <w:tcW w:w="2160" w:type="dxa"/>
            <w:tcBorders>
              <w:top w:val="nil"/>
              <w:left w:val="nil"/>
              <w:bottom w:val="nil"/>
              <w:right w:val="nil"/>
            </w:tcBorders>
          </w:tcPr>
          <w:p w14:paraId="626E5F06"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 xml:space="preserve">CASE </w:t>
            </w:r>
            <w:r>
              <w:rPr>
                <w:rStyle w:val="pxfinstr"/>
                <w:i/>
                <w:iCs/>
              </w:rPr>
              <w:t>[CASE NUMBER]</w:t>
            </w:r>
          </w:p>
        </w:tc>
        <w:tc>
          <w:tcPr>
            <w:tcW w:w="2160" w:type="dxa"/>
            <w:tcBorders>
              <w:top w:val="nil"/>
              <w:left w:val="nil"/>
              <w:bottom w:val="nil"/>
              <w:right w:val="nil"/>
            </w:tcBorders>
          </w:tcPr>
          <w:p w14:paraId="3F4044F8" w14:textId="77777777" w:rsidR="00FD3105" w:rsidRDefault="00FD3105"/>
        </w:tc>
        <w:tc>
          <w:tcPr>
            <w:tcW w:w="2160" w:type="dxa"/>
            <w:tcBorders>
              <w:top w:val="nil"/>
              <w:left w:val="nil"/>
              <w:bottom w:val="nil"/>
              <w:right w:val="nil"/>
            </w:tcBorders>
          </w:tcPr>
          <w:p w14:paraId="1FA2A521" w14:textId="77777777" w:rsidR="00FD3105" w:rsidRDefault="00FD3105"/>
        </w:tc>
      </w:tr>
      <w:tr w:rsidR="00FD3105" w14:paraId="4DFBC7D1" w14:textId="77777777">
        <w:tblPrEx>
          <w:tblCellMar>
            <w:top w:w="0" w:type="dxa"/>
            <w:left w:w="0" w:type="dxa"/>
            <w:bottom w:w="0" w:type="dxa"/>
            <w:right w:w="0" w:type="dxa"/>
          </w:tblCellMar>
        </w:tblPrEx>
        <w:tc>
          <w:tcPr>
            <w:tcW w:w="2160" w:type="dxa"/>
            <w:tcBorders>
              <w:top w:val="nil"/>
              <w:left w:val="nil"/>
              <w:bottom w:val="nil"/>
              <w:right w:val="nil"/>
            </w:tcBorders>
          </w:tcPr>
          <w:p w14:paraId="15A997F9"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DEFENDANT]</w:t>
            </w:r>
            <w:r>
              <w:rPr>
                <w:rStyle w:val="pxrowentry"/>
              </w:rPr>
              <w:t>,</w:t>
            </w:r>
          </w:p>
        </w:tc>
        <w:tc>
          <w:tcPr>
            <w:tcW w:w="2160" w:type="dxa"/>
            <w:tcBorders>
              <w:top w:val="nil"/>
              <w:left w:val="nil"/>
              <w:bottom w:val="nil"/>
              <w:right w:val="nil"/>
            </w:tcBorders>
          </w:tcPr>
          <w:p w14:paraId="2637E860"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49DA7833" w14:textId="77777777" w:rsidR="00FD3105" w:rsidRDefault="00FD3105"/>
        </w:tc>
        <w:tc>
          <w:tcPr>
            <w:tcW w:w="2160" w:type="dxa"/>
            <w:tcBorders>
              <w:top w:val="nil"/>
              <w:left w:val="nil"/>
              <w:bottom w:val="nil"/>
              <w:right w:val="nil"/>
            </w:tcBorders>
          </w:tcPr>
          <w:p w14:paraId="5D4227C0" w14:textId="77777777" w:rsidR="00FD3105" w:rsidRDefault="00FD3105"/>
        </w:tc>
      </w:tr>
      <w:tr w:rsidR="00FD3105" w14:paraId="0B17BB43" w14:textId="77777777">
        <w:tblPrEx>
          <w:tblCellMar>
            <w:top w:w="0" w:type="dxa"/>
            <w:left w:w="0" w:type="dxa"/>
            <w:bottom w:w="0" w:type="dxa"/>
            <w:right w:w="0" w:type="dxa"/>
          </w:tblCellMar>
        </w:tblPrEx>
        <w:tc>
          <w:tcPr>
            <w:tcW w:w="2160" w:type="dxa"/>
            <w:tcBorders>
              <w:top w:val="nil"/>
              <w:left w:val="nil"/>
              <w:bottom w:val="nil"/>
              <w:right w:val="nil"/>
            </w:tcBorders>
          </w:tcPr>
          <w:p w14:paraId="4F2D7950"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1E93CA7B"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Defendant.</w:t>
            </w:r>
          </w:p>
        </w:tc>
        <w:tc>
          <w:tcPr>
            <w:tcW w:w="2160" w:type="dxa"/>
            <w:tcBorders>
              <w:top w:val="nil"/>
              <w:left w:val="nil"/>
              <w:bottom w:val="nil"/>
              <w:right w:val="nil"/>
            </w:tcBorders>
          </w:tcPr>
          <w:p w14:paraId="26CB910D"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6A885452" w14:textId="77777777" w:rsidR="00FD3105" w:rsidRDefault="00FD3105"/>
        </w:tc>
      </w:tr>
    </w:tbl>
    <w:p w14:paraId="2877BB47" w14:textId="77777777" w:rsidR="00FD3105" w:rsidRDefault="00FD3105">
      <w:pPr>
        <w:pStyle w:val="pxtbody"/>
      </w:pPr>
    </w:p>
    <w:p w14:paraId="145866A4" w14:textId="77777777" w:rsidR="00FD3105" w:rsidRDefault="00FD3105"/>
    <w:p w14:paraId="1E665EDF" w14:textId="77777777" w:rsidR="00FD3105" w:rsidRDefault="00FD3105">
      <w:pPr>
        <w:pStyle w:val="pxformhac"/>
        <w:spacing w:before="180"/>
        <w:jc w:val="center"/>
      </w:pPr>
      <w:r>
        <w:t xml:space="preserve">FINAL JUDGMENT </w:t>
      </w:r>
    </w:p>
    <w:p w14:paraId="58525AD1"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p.ct.id="3d29be30775711ee8e1ba9ecff0bf883|6|10:6"</w:instrText>
      </w:r>
      <w:r>
        <w:fldChar w:fldCharType="end"/>
      </w:r>
      <w:r>
        <w:t xml:space="preserve">This action was heard on plaintiff's motion for attorney fees and to tax costs and the court finds that plaintiff's attorney has reasonably expended </w:t>
      </w:r>
      <w:r>
        <w:rPr>
          <w:rStyle w:val="pxfinstr"/>
          <w:i/>
          <w:iCs/>
        </w:rPr>
        <w:t>[number of hours]</w:t>
      </w:r>
      <w:r>
        <w:t xml:space="preserve"> hours in representing plaintiff in this action and that $</w:t>
      </w:r>
      <w:r>
        <w:rPr>
          <w:rStyle w:val="pxfinstr"/>
          <w:i/>
          <w:iCs/>
        </w:rPr>
        <w:t>[dollar amount of hourly rate]</w:t>
      </w:r>
      <w:r>
        <w:t xml:space="preserve"> is a reasonable hourly rate for the services </w:t>
      </w:r>
      <w:ins w:id="36" w:author="Debra M. Salisbury" w:date="2024-02-19T21:28:00Z">
        <w:r w:rsidR="005B3BDB">
          <w:t xml:space="preserve">rendered under the facts of this case </w:t>
        </w:r>
      </w:ins>
      <w:ins w:id="37" w:author="Debra M. Salisbury" w:date="2024-02-19T21:29:00Z">
        <w:r w:rsidR="005B3BDB">
          <w:t>therefore</w:t>
        </w:r>
      </w:ins>
      <w:del w:id="38" w:author="Debra M. Salisbury" w:date="2024-02-19T21:29:00Z">
        <w:r w:rsidDel="005B3BDB">
          <w:delText>so</w:delText>
        </w:r>
      </w:del>
    </w:p>
    <w:p w14:paraId="6A72DA8A"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p.ct.id="3d29be30775711ee8e1ba9ecff0bf883|6|10:6"</w:instrText>
      </w:r>
      <w:r>
        <w:fldChar w:fldCharType="end"/>
      </w:r>
      <w:r>
        <w:t xml:space="preserve">IT IS ADJUDGED that plaintiff </w:t>
      </w:r>
      <w:r>
        <w:rPr>
          <w:rStyle w:val="pxfinstr"/>
          <w:i/>
          <w:iCs/>
        </w:rPr>
        <w:t>[NAME OF PLAINTIFF]</w:t>
      </w:r>
      <w:r>
        <w:t xml:space="preserve">, whose address is </w:t>
      </w:r>
      <w:r>
        <w:rPr>
          <w:rStyle w:val="pxfinstr"/>
          <w:i/>
          <w:iCs/>
        </w:rPr>
        <w:t>[address of plaintiff]</w:t>
      </w:r>
      <w:r>
        <w:t xml:space="preserve">, recover from defendant </w:t>
      </w:r>
      <w:r>
        <w:rPr>
          <w:rStyle w:val="pxfinstr"/>
          <w:i/>
          <w:iCs/>
        </w:rPr>
        <w:t>[NAME OF DEFENDANT]</w:t>
      </w:r>
      <w:r>
        <w:t xml:space="preserve"> </w:t>
      </w:r>
      <w:r>
        <w:rPr>
          <w:rStyle w:val="pxfinstr"/>
          <w:i/>
          <w:iCs/>
        </w:rPr>
        <w:t>[OPTIONAL:, whose address is [address of defendant] and the last four digits of Social Security number are [last four numbers of Social Security number],]</w:t>
      </w:r>
      <w:r>
        <w:t xml:space="preserve"> the sum of $</w:t>
      </w:r>
      <w:r>
        <w:rPr>
          <w:rStyle w:val="pxfinstr"/>
          <w:i/>
          <w:iCs/>
        </w:rPr>
        <w:t>[dollar amount of attorney's fees]</w:t>
      </w:r>
      <w:r>
        <w:t xml:space="preserve"> for attorney fees with costs of $</w:t>
      </w:r>
      <w:r>
        <w:rPr>
          <w:rStyle w:val="pxfinstr"/>
          <w:i/>
          <w:iCs/>
        </w:rPr>
        <w:t>[dollar amount of costs]</w:t>
      </w:r>
      <w:r>
        <w:t>, making a total sum of $</w:t>
      </w:r>
      <w:r>
        <w:rPr>
          <w:rStyle w:val="pxfinstr"/>
          <w:i/>
          <w:iCs/>
        </w:rPr>
        <w:t>[dollar amount of total fees]</w:t>
      </w:r>
      <w:r>
        <w:t>, that shall bear interest at the rate prescribed by law, for which let execution issue forthwith.</w:t>
      </w:r>
    </w:p>
    <w:p w14:paraId="5336DF6F"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p.ct.id="3d29be30775711ee8e1ba9ecff0bf883|6|10:6"</w:instrText>
      </w:r>
      <w:r>
        <w:fldChar w:fldCharType="end"/>
      </w:r>
      <w:r>
        <w:t xml:space="preserve">ORDERED at </w:t>
      </w:r>
      <w:r>
        <w:rPr>
          <w:rStyle w:val="pxfinstr"/>
          <w:i/>
          <w:iCs/>
        </w:rPr>
        <w:t>[name of city]</w:t>
      </w:r>
      <w:r>
        <w:t xml:space="preserve">, Florida on </w:t>
      </w:r>
      <w:r>
        <w:rPr>
          <w:rStyle w:val="pxfinstr"/>
          <w:i/>
          <w:iCs/>
        </w:rPr>
        <w:t>[date of order]</w:t>
      </w:r>
      <w:r>
        <w:t>.</w:t>
      </w:r>
    </w:p>
    <w:p w14:paraId="7B269676" w14:textId="77777777" w:rsidR="00FD3105" w:rsidRDefault="00FD3105">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126737B6" w14:textId="77777777" w:rsidR="00FD3105" w:rsidRDefault="00FD3105">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judge]</w:t>
      </w:r>
    </w:p>
    <w:p w14:paraId="1CD10AED"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judge]</w:t>
      </w:r>
    </w:p>
    <w:p w14:paraId="1A9CD65B" w14:textId="77777777" w:rsidR="00FD3105" w:rsidRDefault="00FD3105">
      <w:pPr>
        <w:pStyle w:val="pxformfsigtbl"/>
        <w:ind w:left="500"/>
      </w:pPr>
      <w:r>
        <w:t xml:space="preserve"> </w:t>
      </w:r>
      <w:r>
        <w:rPr>
          <w:color w:val="FF0000"/>
          <w:sz w:val="20"/>
          <w:szCs w:val="20"/>
          <w:vertAlign w:val="superscript"/>
        </w:rPr>
        <w:t>►</w:t>
      </w:r>
      <w:r>
        <w:fldChar w:fldCharType="begin"/>
      </w:r>
      <w:r>
        <w:instrText>tbl.ident="I018018"</w:instrText>
      </w:r>
      <w:r>
        <w:fldChar w:fldCharType="end"/>
      </w:r>
      <w:r>
        <w:fldChar w:fldCharType="begin"/>
      </w:r>
      <w:r>
        <w:instrText>tbl.uuid="I01QJEN"</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0DD813A3"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35761EFF"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tgroup.cols="2"</w:instrText>
      </w:r>
      <w:r>
        <w:fldChar w:fldCharType="end"/>
      </w:r>
    </w:p>
    <w:p w14:paraId="0F8FDAC1"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colspec.colwidth="17*"</w:instrText>
      </w:r>
      <w:r>
        <w:fldChar w:fldCharType="end"/>
      </w:r>
    </w:p>
    <w:p w14:paraId="1CC7E7D8"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colspec.colwidth="111*"</w:instrText>
      </w:r>
      <w:r>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D3105" w14:paraId="28D057C6" w14:textId="77777777">
        <w:tblPrEx>
          <w:tblCellMar>
            <w:top w:w="0" w:type="dxa"/>
            <w:left w:w="0" w:type="dxa"/>
            <w:bottom w:w="0" w:type="dxa"/>
            <w:right w:w="0" w:type="dxa"/>
          </w:tblCellMar>
        </w:tblPrEx>
        <w:tc>
          <w:tcPr>
            <w:tcW w:w="4320" w:type="dxa"/>
            <w:tcBorders>
              <w:top w:val="nil"/>
              <w:left w:val="nil"/>
              <w:bottom w:val="nil"/>
              <w:right w:val="nil"/>
            </w:tcBorders>
          </w:tcPr>
          <w:p w14:paraId="3C16191E"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Copies to:</w:t>
            </w:r>
          </w:p>
        </w:tc>
        <w:tc>
          <w:tcPr>
            <w:tcW w:w="4320" w:type="dxa"/>
            <w:tcBorders>
              <w:top w:val="nil"/>
              <w:left w:val="nil"/>
              <w:bottom w:val="nil"/>
              <w:right w:val="nil"/>
            </w:tcBorders>
          </w:tcPr>
          <w:p w14:paraId="36CE70F6"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r w:rsidR="00FD3105" w14:paraId="58271DDD" w14:textId="77777777">
        <w:tblPrEx>
          <w:tblCellMar>
            <w:top w:w="0" w:type="dxa"/>
            <w:left w:w="0" w:type="dxa"/>
            <w:bottom w:w="0" w:type="dxa"/>
            <w:right w:w="0" w:type="dxa"/>
          </w:tblCellMar>
        </w:tblPrEx>
        <w:tc>
          <w:tcPr>
            <w:tcW w:w="4320" w:type="dxa"/>
            <w:tcBorders>
              <w:top w:val="nil"/>
              <w:left w:val="nil"/>
              <w:bottom w:val="nil"/>
              <w:right w:val="nil"/>
            </w:tcBorders>
          </w:tcPr>
          <w:p w14:paraId="5BC40891"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4320" w:type="dxa"/>
            <w:tcBorders>
              <w:top w:val="nil"/>
              <w:left w:val="nil"/>
              <w:bottom w:val="nil"/>
              <w:right w:val="nil"/>
            </w:tcBorders>
          </w:tcPr>
          <w:p w14:paraId="0A898104"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bl>
    <w:p w14:paraId="6FB195F4" w14:textId="77777777" w:rsidR="00FD3105" w:rsidRDefault="00FD3105">
      <w:pPr>
        <w:pStyle w:val="pxtbody"/>
      </w:pPr>
    </w:p>
    <w:p w14:paraId="0AD29659" w14:textId="77777777" w:rsidR="00FD3105" w:rsidRDefault="00FD3105"/>
    <w:p w14:paraId="4BDE8C9A" w14:textId="77777777" w:rsidR="00FD3105" w:rsidRDefault="00FD3105">
      <w:pPr>
        <w:pStyle w:val="pxcomnt"/>
      </w:pPr>
    </w:p>
    <w:p w14:paraId="33C4D998" w14:textId="77777777" w:rsidR="00FD3105" w:rsidRDefault="00FD3105">
      <w:pPr>
        <w:pStyle w:val="pxhac"/>
        <w:spacing w:before="180"/>
        <w:jc w:val="center"/>
      </w:pPr>
      <w:r>
        <w:rPr>
          <w:rStyle w:val="pxb"/>
          <w:b/>
          <w:bCs/>
        </w:rPr>
        <w:t>Author's Comment</w:t>
      </w:r>
    </w:p>
    <w:p w14:paraId="21DC7A68"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p.ct.id="3d29be30775711ee8e1ba9ecff0bf883|6|10:6"</w:instrText>
      </w:r>
      <w:r>
        <w:fldChar w:fldCharType="end"/>
      </w:r>
      <w:r>
        <w:t xml:space="preserve">This example was derived from </w:t>
      </w:r>
      <w:r>
        <w:rPr>
          <w:rStyle w:val="pxst"/>
          <w:color w:val="FF0000"/>
          <w:sz w:val="20"/>
          <w:szCs w:val="20"/>
          <w:vertAlign w:val="superscript"/>
        </w:rPr>
        <w:t>►</w:t>
      </w:r>
      <w:r>
        <w:rPr>
          <w:rStyle w:val="pxst"/>
        </w:rPr>
        <w:fldChar w:fldCharType="begin"/>
      </w:r>
      <w:r>
        <w:rPr>
          <w:rStyle w:val="pxst"/>
        </w:rPr>
        <w:instrText>st.ref.id="I02T7EI"</w:instrText>
      </w:r>
      <w:r>
        <w:rPr>
          <w:rStyle w:val="pxst"/>
        </w:rPr>
        <w:fldChar w:fldCharType="end"/>
      </w:r>
      <w:r>
        <w:rPr>
          <w:rStyle w:val="pxst"/>
        </w:rPr>
        <w:t>Florida Rule of Civil Procedure Form 1.990</w:t>
      </w:r>
      <w:r>
        <w:t xml:space="preserve"> with the required findings from </w:t>
      </w:r>
      <w:r>
        <w:rPr>
          <w:rStyle w:val="pxcc"/>
          <w:color w:val="FF0000"/>
          <w:sz w:val="20"/>
          <w:szCs w:val="20"/>
          <w:vertAlign w:val="superscript"/>
        </w:rPr>
        <w:t>►</w:t>
      </w:r>
      <w:r>
        <w:rPr>
          <w:rStyle w:val="pxcc"/>
        </w:rPr>
        <w:fldChar w:fldCharType="begin"/>
      </w:r>
      <w:r>
        <w:rPr>
          <w:rStyle w:val="pxcc"/>
        </w:rPr>
        <w:instrText>cc.ref.id="I06RQJK"</w:instrText>
      </w:r>
      <w:r>
        <w:rPr>
          <w:rStyle w:val="pxcc"/>
        </w:rPr>
        <w:fldChar w:fldCharType="end"/>
      </w:r>
      <w:r>
        <w:rPr>
          <w:rStyle w:val="pxcc"/>
        </w:rPr>
        <w:t>Florida Patient's Compensation Fund v. Rowe, 472 So. 2d 1145 (Fla. 1985), holding modified by Standard Guar. Ins. Co. v. Quanstrom, 555 So. 2d 828 (Fla. 1990)</w:t>
      </w:r>
      <w:r>
        <w:t xml:space="preserve">. This form can be used in family actions after changing the caption and party designations. See </w:t>
      </w:r>
      <w:r>
        <w:rPr>
          <w:rStyle w:val="pxx"/>
          <w:color w:val="FF0000"/>
          <w:sz w:val="20"/>
          <w:szCs w:val="20"/>
          <w:vertAlign w:val="superscript"/>
        </w:rPr>
        <w:t>►</w:t>
      </w:r>
      <w:r>
        <w:rPr>
          <w:rStyle w:val="pxx"/>
        </w:rPr>
        <w:fldChar w:fldCharType="begin"/>
      </w:r>
      <w:r>
        <w:rPr>
          <w:rStyle w:val="pxx"/>
        </w:rPr>
        <w:instrText>x.ref.id="I04ALBQ"</w:instrText>
      </w:r>
      <w:r>
        <w:rPr>
          <w:rStyle w:val="pxx"/>
        </w:rPr>
        <w:fldChar w:fldCharType="end"/>
      </w:r>
      <w:r>
        <w:rPr>
          <w:rStyle w:val="pxx"/>
          <w:vanish/>
        </w:rPr>
        <w:t>&amp;s;</w:t>
      </w:r>
      <w:r>
        <w:rPr>
          <w:rStyle w:val="pxvis"/>
          <w:rFonts w:ascii="Times NewRoman" w:hAnsi="Times NewRoman"/>
          <w:b w:val="0"/>
          <w:sz w:val="24"/>
        </w:rPr>
        <w:t>§</w:t>
      </w:r>
      <w:r>
        <w:rPr>
          <w:rStyle w:val="pxx"/>
        </w:rPr>
        <w:t>5:5</w:t>
      </w:r>
      <w:r>
        <w:t>.</w:t>
      </w:r>
      <w:ins w:id="39" w:author="Debra M. Salisbury" w:date="2024-02-19T21:27:00Z">
        <w:r w:rsidR="005B3BDB">
          <w:t xml:space="preserve"> I</w:t>
        </w:r>
      </w:ins>
      <w:ins w:id="40" w:author="Debra M. Salisbury" w:date="2024-02-19T21:34:00Z">
        <w:r w:rsidR="005938D8">
          <w:t>f</w:t>
        </w:r>
      </w:ins>
      <w:ins w:id="41" w:author="Debra M. Salisbury" w:date="2024-02-19T21:27:00Z">
        <w:r w:rsidR="005B3BDB">
          <w:t xml:space="preserve"> the Plaintiff owes the attorney </w:t>
        </w:r>
      </w:ins>
      <w:ins w:id="42" w:author="Debra M. Salisbury" w:date="2024-02-19T21:28:00Z">
        <w:r w:rsidR="005B3BDB">
          <w:t xml:space="preserve">for the services rendered, </w:t>
        </w:r>
      </w:ins>
      <w:ins w:id="43" w:author="Debra M. Salisbury" w:date="2024-02-19T21:36:00Z">
        <w:r w:rsidR="00735F01">
          <w:t>consideration should be given to</w:t>
        </w:r>
      </w:ins>
      <w:ins w:id="44" w:author="Debra M. Salisbury" w:date="2024-02-19T21:37:00Z">
        <w:r w:rsidR="00735F01">
          <w:t xml:space="preserve"> i</w:t>
        </w:r>
      </w:ins>
      <w:ins w:id="45" w:author="Debra M. Salisbury" w:date="2024-02-19T21:35:00Z">
        <w:r w:rsidR="005938D8">
          <w:t>nclud</w:t>
        </w:r>
      </w:ins>
      <w:ins w:id="46" w:author="Debra M. Salisbury" w:date="2024-02-19T21:37:00Z">
        <w:r w:rsidR="00735F01">
          <w:t>ing</w:t>
        </w:r>
      </w:ins>
      <w:ins w:id="47" w:author="Debra M. Salisbury" w:date="2024-02-19T21:28:00Z">
        <w:r w:rsidR="005B3BDB">
          <w:t xml:space="preserve"> language</w:t>
        </w:r>
      </w:ins>
      <w:ins w:id="48" w:author="Debra M. Salisbury" w:date="2024-02-19T21:33:00Z">
        <w:r w:rsidR="005938D8">
          <w:t xml:space="preserve"> that payment is to be made directly to the lawyer and failure of the defendan</w:t>
        </w:r>
      </w:ins>
      <w:ins w:id="49" w:author="Debra M. Salisbury" w:date="2024-02-19T21:34:00Z">
        <w:r w:rsidR="005938D8">
          <w:t xml:space="preserve">t to pay said funds shall </w:t>
        </w:r>
      </w:ins>
      <w:ins w:id="50" w:author="Debra M. Salisbury" w:date="2024-02-19T21:37:00Z">
        <w:r w:rsidR="00735F01">
          <w:t xml:space="preserve">also be </w:t>
        </w:r>
      </w:ins>
      <w:ins w:id="51" w:author="Debra M. Salisbury" w:date="2024-02-19T21:34:00Z">
        <w:r w:rsidR="005938D8">
          <w:t>actionable by the lawyer.</w:t>
        </w:r>
      </w:ins>
    </w:p>
    <w:p w14:paraId="2250A79F" w14:textId="77777777" w:rsidR="00FD3105" w:rsidRDefault="00FD3105">
      <w:pPr>
        <w:pStyle w:val="pxs"/>
        <w:spacing w:before="180"/>
        <w:rPr>
          <w:sz w:val="27"/>
          <w:szCs w:val="27"/>
        </w:rPr>
      </w:pPr>
      <w:r>
        <w:rPr>
          <w:sz w:val="27"/>
          <w:szCs w:val="27"/>
        </w:rPr>
        <w:t>10:7. Judgment</w:t>
      </w:r>
      <w:r>
        <w:rPr>
          <w:rStyle w:val="pxsep"/>
        </w:rPr>
        <w:t xml:space="preserve">-- </w:t>
      </w:r>
      <w:r>
        <w:rPr>
          <w:sz w:val="27"/>
          <w:szCs w:val="27"/>
        </w:rPr>
        <w:t>Cancellation, promissory note</w:t>
      </w:r>
    </w:p>
    <w:p w14:paraId="0B3B4F50" w14:textId="77777777" w:rsidR="00FD3105" w:rsidRDefault="00FD3105">
      <w:pPr>
        <w:pStyle w:val="pxov"/>
        <w:rPr>
          <w:vanish/>
        </w:rPr>
      </w:pPr>
      <w:r>
        <w:rPr>
          <w:vanish/>
        </w:rPr>
        <w:t>FMS</w:t>
      </w:r>
    </w:p>
    <w:p w14:paraId="7D5E6DA6" w14:textId="77777777" w:rsidR="00FD3105" w:rsidRDefault="00FD3105">
      <w:pPr>
        <w:pStyle w:val="pxov"/>
        <w:rPr>
          <w:vanish/>
        </w:rPr>
      </w:pPr>
      <w:r>
        <w:rPr>
          <w:vanish/>
        </w:rPr>
        <w:t>CML</w:t>
      </w:r>
    </w:p>
    <w:p w14:paraId="2AA18559" w14:textId="77777777" w:rsidR="00FD3105" w:rsidRDefault="00FD3105">
      <w:pPr>
        <w:pStyle w:val="pxov"/>
        <w:rPr>
          <w:vanish/>
        </w:rPr>
      </w:pPr>
      <w:r>
        <w:rPr>
          <w:vanish/>
        </w:rPr>
        <w:t>UA3</w:t>
      </w:r>
    </w:p>
    <w:p w14:paraId="11856D8B" w14:textId="77777777" w:rsidR="00FD3105" w:rsidRDefault="00FD3105">
      <w:pPr>
        <w:pStyle w:val="pxov"/>
        <w:rPr>
          <w:vanish/>
        </w:rPr>
      </w:pPr>
      <w:r>
        <w:rPr>
          <w:vanish/>
        </w:rPr>
        <w:t>LCV</w:t>
      </w:r>
    </w:p>
    <w:p w14:paraId="46C8288A" w14:textId="77777777" w:rsidR="00FD3105" w:rsidRDefault="00FD3105">
      <w:pPr>
        <w:pStyle w:val="pxov"/>
        <w:rPr>
          <w:vanish/>
        </w:rPr>
      </w:pPr>
      <w:r>
        <w:rPr>
          <w:vanish/>
        </w:rPr>
        <w:t>LSC</w:t>
      </w:r>
    </w:p>
    <w:p w14:paraId="07C81512" w14:textId="77777777" w:rsidR="00FD3105" w:rsidRDefault="00FD3105">
      <w:pPr>
        <w:pStyle w:val="pxov"/>
        <w:rPr>
          <w:vanish/>
        </w:rPr>
      </w:pPr>
      <w:r>
        <w:rPr>
          <w:vanish/>
        </w:rPr>
        <w:t>LS7</w:t>
      </w:r>
    </w:p>
    <w:p w14:paraId="21DD0C56" w14:textId="77777777" w:rsidR="00FD3105" w:rsidRDefault="00FD3105">
      <w:pPr>
        <w:pStyle w:val="pxov"/>
        <w:rPr>
          <w:vanish/>
        </w:rPr>
      </w:pPr>
      <w:r>
        <w:rPr>
          <w:vanish/>
        </w:rPr>
        <w:t>FCV</w:t>
      </w:r>
    </w:p>
    <w:p w14:paraId="382F0CF2" w14:textId="77777777" w:rsidR="00FD3105" w:rsidRDefault="00FD3105">
      <w:pPr>
        <w:pStyle w:val="pxov"/>
        <w:rPr>
          <w:vanish/>
        </w:rPr>
      </w:pPr>
      <w:r>
        <w:rPr>
          <w:vanish/>
        </w:rPr>
        <w:t>FLG</w:t>
      </w:r>
    </w:p>
    <w:p w14:paraId="00106141" w14:textId="77777777" w:rsidR="00FD3105" w:rsidRDefault="00FD3105">
      <w:pPr>
        <w:pStyle w:val="pxformoskobcr"/>
        <w:rPr>
          <w:vanish/>
        </w:rPr>
      </w:pPr>
      <w:r>
        <w:rPr>
          <w:vanish/>
          <w:color w:val="FF0000"/>
          <w:sz w:val="20"/>
          <w:szCs w:val="20"/>
          <w:vertAlign w:val="superscript"/>
        </w:rPr>
        <w:t>►</w:t>
      </w:r>
      <w:r>
        <w:rPr>
          <w:vanish/>
        </w:rPr>
        <w:fldChar w:fldCharType="begin"/>
      </w:r>
      <w:r>
        <w:rPr>
          <w:vanish/>
        </w:rPr>
        <w:instrText>form.du="0"</w:instrText>
      </w:r>
      <w:r>
        <w:rPr>
          <w:vanish/>
        </w:rPr>
        <w:fldChar w:fldCharType="end"/>
      </w:r>
      <w:r>
        <w:rPr>
          <w:vanish/>
        </w:rPr>
        <w:fldChar w:fldCharType="begin"/>
      </w:r>
      <w:r>
        <w:rPr>
          <w:vanish/>
        </w:rPr>
        <w:instrText>form.fid="I7af61f609fed11dfbf230000837214a9"</w:instrText>
      </w:r>
      <w:r>
        <w:rPr>
          <w:vanish/>
        </w:rPr>
        <w:fldChar w:fldCharType="end"/>
      </w:r>
      <w:r>
        <w:rPr>
          <w:vanish/>
        </w:rPr>
        <w:t>1000</w:t>
      </w:r>
    </w:p>
    <w:p w14:paraId="0F6FBD14" w14:textId="77777777" w:rsidR="00FD3105" w:rsidRDefault="00FD3105">
      <w:pPr>
        <w:pStyle w:val="pxformfcapfac"/>
        <w:jc w:val="center"/>
        <w:rPr>
          <w:sz w:val="24"/>
          <w:szCs w:val="24"/>
        </w:rPr>
      </w:pPr>
      <w:r>
        <w:rPr>
          <w:color w:val="FF0000"/>
          <w:sz w:val="20"/>
          <w:szCs w:val="20"/>
          <w:vertAlign w:val="superscript"/>
        </w:rPr>
        <w:t>►</w:t>
      </w:r>
      <w:r>
        <w:rPr>
          <w:sz w:val="24"/>
          <w:szCs w:val="24"/>
        </w:rPr>
        <w:fldChar w:fldCharType="begin"/>
      </w:r>
      <w:r>
        <w:rPr>
          <w:sz w:val="24"/>
          <w:szCs w:val="24"/>
        </w:rPr>
        <w:instrText>fcap.ref="manual"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sz w:val="24"/>
          <w:szCs w:val="24"/>
        </w:rPr>
        <w:t xml:space="preserve">IN THE CIRCUIT COURT FOR </w:t>
      </w:r>
      <w:r>
        <w:rPr>
          <w:rStyle w:val="pxfinstr"/>
          <w:i/>
          <w:iCs/>
          <w:szCs w:val="24"/>
        </w:rPr>
        <w:t>[NAME OF COUNTY]</w:t>
      </w:r>
      <w:r>
        <w:rPr>
          <w:sz w:val="24"/>
          <w:szCs w:val="24"/>
        </w:rPr>
        <w:t>, FLORIDA</w:t>
      </w:r>
    </w:p>
    <w:p w14:paraId="4CB5602A" w14:textId="77777777" w:rsidR="00FD3105" w:rsidRDefault="00FD3105">
      <w:pPr>
        <w:pStyle w:val="pxformfcaptbl"/>
        <w:ind w:left="500"/>
      </w:pPr>
      <w:r>
        <w:t xml:space="preserve"> </w:t>
      </w:r>
      <w:r>
        <w:rPr>
          <w:color w:val="FF0000"/>
          <w:sz w:val="20"/>
          <w:szCs w:val="20"/>
          <w:vertAlign w:val="superscript"/>
        </w:rPr>
        <w:t>►</w:t>
      </w:r>
      <w:r>
        <w:fldChar w:fldCharType="begin"/>
      </w:r>
      <w:r>
        <w:instrText>tbl.brace.end="5"</w:instrText>
      </w:r>
      <w:r>
        <w:fldChar w:fldCharType="end"/>
      </w:r>
      <w:r>
        <w:fldChar w:fldCharType="begin"/>
      </w:r>
      <w:r>
        <w:instrText>tbl.brace.start="1"</w:instrText>
      </w:r>
      <w:r>
        <w:fldChar w:fldCharType="end"/>
      </w:r>
      <w:r>
        <w:fldChar w:fldCharType="begin"/>
      </w:r>
      <w:r>
        <w:instrText>tbl.ident="I071H3K"</w:instrText>
      </w:r>
      <w:r>
        <w:fldChar w:fldCharType="end"/>
      </w:r>
      <w:r>
        <w:fldChar w:fldCharType="begin"/>
      </w:r>
      <w:r>
        <w:instrText>tbl.uuid="I01NQE7"</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6536FFB8"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09FD2305"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tgroup.cols="4"</w:instrText>
      </w:r>
      <w:r>
        <w:fldChar w:fldCharType="end"/>
      </w:r>
    </w:p>
    <w:p w14:paraId="4F351CE1"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colspec.colwidth="7*"</w:instrText>
      </w:r>
      <w:r>
        <w:fldChar w:fldCharType="end"/>
      </w:r>
    </w:p>
    <w:p w14:paraId="43A1C811"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colspec.colwidth="16*"</w:instrText>
      </w:r>
      <w:r>
        <w:fldChar w:fldCharType="end"/>
      </w:r>
    </w:p>
    <w:p w14:paraId="30851655" w14:textId="77777777" w:rsidR="00FD3105" w:rsidRDefault="00FD3105">
      <w:pPr>
        <w:pStyle w:val="pxcolspec"/>
      </w:pPr>
      <w:r>
        <w:rPr>
          <w:color w:val="FF0000"/>
          <w:sz w:val="20"/>
          <w:szCs w:val="20"/>
          <w:vertAlign w:val="superscript"/>
        </w:rPr>
        <w:t>►</w:t>
      </w:r>
      <w:r>
        <w:fldChar w:fldCharType="begin"/>
      </w:r>
      <w:r>
        <w:instrText>colspec.align="center"</w:instrText>
      </w:r>
      <w:r>
        <w:fldChar w:fldCharType="end"/>
      </w:r>
      <w:r>
        <w:fldChar w:fldCharType="begin"/>
      </w:r>
      <w:r>
        <w:instrText>colspec.colname="3"</w:instrText>
      </w:r>
      <w:r>
        <w:fldChar w:fldCharType="end"/>
      </w:r>
      <w:r>
        <w:fldChar w:fldCharType="begin"/>
      </w:r>
      <w:r>
        <w:instrText>colspec.colnum="3"</w:instrText>
      </w:r>
      <w:r>
        <w:fldChar w:fldCharType="end"/>
      </w:r>
      <w:r>
        <w:fldChar w:fldCharType="begin"/>
      </w:r>
      <w:r>
        <w:instrText>colspec.colwidth="7*"</w:instrText>
      </w:r>
      <w:r>
        <w:fldChar w:fldCharType="end"/>
      </w:r>
    </w:p>
    <w:p w14:paraId="7CB692C4" w14:textId="77777777" w:rsidR="00FD3105" w:rsidRDefault="00FD3105">
      <w:pPr>
        <w:pStyle w:val="pxcolspec"/>
      </w:pPr>
      <w:r>
        <w:rPr>
          <w:color w:val="FF0000"/>
          <w:sz w:val="20"/>
          <w:szCs w:val="20"/>
          <w:vertAlign w:val="superscript"/>
        </w:rPr>
        <w:t>►</w:t>
      </w:r>
      <w:r>
        <w:fldChar w:fldCharType="begin"/>
      </w:r>
      <w:r>
        <w:instrText>colspec.colname="4"</w:instrText>
      </w:r>
      <w:r>
        <w:fldChar w:fldCharType="end"/>
      </w:r>
      <w:r>
        <w:fldChar w:fldCharType="begin"/>
      </w:r>
      <w:r>
        <w:instrText>colspec.colnum="4"</w:instrText>
      </w:r>
      <w:r>
        <w:fldChar w:fldCharType="end"/>
      </w:r>
      <w:r>
        <w:fldChar w:fldCharType="begin"/>
      </w:r>
      <w:r>
        <w:instrText>colspec.colwidth="34*"</w:instrText>
      </w:r>
      <w:r>
        <w:fldChar w:fldCharType="end"/>
      </w:r>
    </w:p>
    <w:tbl>
      <w:tblPr>
        <w:tblW w:w="0" w:type="auto"/>
        <w:tblLayout w:type="fixed"/>
        <w:tblCellMar>
          <w:left w:w="0" w:type="dxa"/>
          <w:right w:w="0" w:type="dxa"/>
        </w:tblCellMar>
        <w:tblLook w:val="0000" w:firstRow="0" w:lastRow="0" w:firstColumn="0" w:lastColumn="0" w:noHBand="0" w:noVBand="0"/>
      </w:tblPr>
      <w:tblGrid>
        <w:gridCol w:w="2160"/>
        <w:gridCol w:w="2160"/>
        <w:gridCol w:w="2160"/>
        <w:gridCol w:w="2160"/>
      </w:tblGrid>
      <w:tr w:rsidR="00FD3105" w14:paraId="5DBA7014" w14:textId="77777777">
        <w:tblPrEx>
          <w:tblCellMar>
            <w:top w:w="0" w:type="dxa"/>
            <w:left w:w="0" w:type="dxa"/>
            <w:bottom w:w="0" w:type="dxa"/>
            <w:right w:w="0" w:type="dxa"/>
          </w:tblCellMar>
        </w:tblPrEx>
        <w:tc>
          <w:tcPr>
            <w:tcW w:w="2160" w:type="dxa"/>
            <w:tcBorders>
              <w:top w:val="nil"/>
              <w:left w:val="nil"/>
              <w:bottom w:val="nil"/>
              <w:right w:val="nil"/>
            </w:tcBorders>
          </w:tcPr>
          <w:p w14:paraId="03296BE2" w14:textId="77777777" w:rsidR="00FD3105" w:rsidRDefault="00FD3105">
            <w:r>
              <w:rPr>
                <w:color w:val="FF0000"/>
                <w:sz w:val="20"/>
                <w:szCs w:val="20"/>
                <w:vertAlign w:val="superscript"/>
              </w:rPr>
              <w:t>►</w:t>
            </w:r>
            <w:r>
              <w:fldChar w:fldCharType="begin"/>
            </w:r>
            <w:r>
              <w:instrText>tbody.valign="top"</w:instrText>
            </w:r>
            <w:r>
              <w:fldChar w:fldCharType="end"/>
            </w:r>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PLAINTIFF]</w:t>
            </w:r>
            <w:r>
              <w:rPr>
                <w:rStyle w:val="pxrowentry"/>
              </w:rPr>
              <w:t>,</w:t>
            </w:r>
          </w:p>
        </w:tc>
        <w:tc>
          <w:tcPr>
            <w:tcW w:w="2160" w:type="dxa"/>
            <w:tcBorders>
              <w:top w:val="nil"/>
              <w:left w:val="nil"/>
              <w:bottom w:val="nil"/>
              <w:right w:val="nil"/>
            </w:tcBorders>
          </w:tcPr>
          <w:p w14:paraId="671C682F" w14:textId="77777777" w:rsidR="00FD3105" w:rsidRDefault="00FD3105">
            <w:r>
              <w:rPr>
                <w:rStyle w:val="pxentry"/>
                <w:color w:val="FF0000"/>
                <w:sz w:val="20"/>
                <w:szCs w:val="20"/>
                <w:vertAlign w:val="superscript"/>
              </w:rPr>
              <w:t>►</w:t>
            </w:r>
            <w:r>
              <w:rPr>
                <w:rStyle w:val="pxentry"/>
              </w:rPr>
              <w:fldChar w:fldCharType="begin"/>
            </w:r>
            <w:r>
              <w:rPr>
                <w:rStyle w:val="pxentry"/>
              </w:rPr>
              <w:instrText>entry.morerows="4"</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vanish/>
              </w:rPr>
              <w:t>&amp;brace;</w:t>
            </w:r>
            <w:r>
              <w:rPr>
                <w:rStyle w:val="pxvis"/>
                <w:rFonts w:ascii="Times NewRoman" w:hAnsi="Times NewRoman"/>
                <w:b w:val="0"/>
                <w:sz w:val="24"/>
              </w:rPr>
              <w:t>}</w:t>
            </w:r>
          </w:p>
        </w:tc>
        <w:tc>
          <w:tcPr>
            <w:tcW w:w="2160" w:type="dxa"/>
            <w:tcBorders>
              <w:top w:val="nil"/>
              <w:left w:val="nil"/>
              <w:bottom w:val="nil"/>
              <w:right w:val="nil"/>
            </w:tcBorders>
          </w:tcPr>
          <w:p w14:paraId="47D5BDED"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6DE3F853" w14:textId="77777777" w:rsidR="00FD3105" w:rsidRDefault="00FD3105"/>
        </w:tc>
      </w:tr>
      <w:tr w:rsidR="00FD3105" w14:paraId="4D3D2EEF" w14:textId="77777777">
        <w:tblPrEx>
          <w:tblCellMar>
            <w:top w:w="0" w:type="dxa"/>
            <w:left w:w="0" w:type="dxa"/>
            <w:bottom w:w="0" w:type="dxa"/>
            <w:right w:w="0" w:type="dxa"/>
          </w:tblCellMar>
        </w:tblPrEx>
        <w:tc>
          <w:tcPr>
            <w:tcW w:w="2160" w:type="dxa"/>
            <w:tcBorders>
              <w:top w:val="nil"/>
              <w:left w:val="nil"/>
              <w:bottom w:val="nil"/>
              <w:right w:val="nil"/>
            </w:tcBorders>
          </w:tcPr>
          <w:p w14:paraId="546A86B5"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15BEA69F"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Plaintiff,</w:t>
            </w:r>
          </w:p>
        </w:tc>
        <w:tc>
          <w:tcPr>
            <w:tcW w:w="2160" w:type="dxa"/>
            <w:tcBorders>
              <w:top w:val="nil"/>
              <w:left w:val="nil"/>
              <w:bottom w:val="nil"/>
              <w:right w:val="nil"/>
            </w:tcBorders>
          </w:tcPr>
          <w:p w14:paraId="4E0AE592"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1315FAA4" w14:textId="77777777" w:rsidR="00FD3105" w:rsidRDefault="00FD3105"/>
        </w:tc>
      </w:tr>
      <w:tr w:rsidR="00FD3105" w14:paraId="677ABFA5" w14:textId="77777777">
        <w:tblPrEx>
          <w:tblCellMar>
            <w:top w:w="0" w:type="dxa"/>
            <w:left w:w="0" w:type="dxa"/>
            <w:bottom w:w="0" w:type="dxa"/>
            <w:right w:w="0" w:type="dxa"/>
          </w:tblCellMar>
        </w:tblPrEx>
        <w:tc>
          <w:tcPr>
            <w:tcW w:w="2160" w:type="dxa"/>
            <w:tcBorders>
              <w:top w:val="nil"/>
              <w:left w:val="nil"/>
              <w:bottom w:val="nil"/>
              <w:right w:val="nil"/>
            </w:tcBorders>
          </w:tcPr>
          <w:p w14:paraId="3F3E59FF"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entry.align="left"</w:instrText>
            </w:r>
            <w:r>
              <w:rPr>
                <w:rStyle w:val="pxrowentry"/>
              </w:rPr>
              <w:fldChar w:fldCharType="end"/>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v.</w:t>
            </w:r>
          </w:p>
        </w:tc>
        <w:tc>
          <w:tcPr>
            <w:tcW w:w="2160" w:type="dxa"/>
            <w:tcBorders>
              <w:top w:val="nil"/>
              <w:left w:val="nil"/>
              <w:bottom w:val="nil"/>
              <w:right w:val="nil"/>
            </w:tcBorders>
          </w:tcPr>
          <w:p w14:paraId="560F56F0"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 xml:space="preserve">CASE </w:t>
            </w:r>
            <w:r>
              <w:rPr>
                <w:rStyle w:val="pxfinstr"/>
                <w:i/>
                <w:iCs/>
              </w:rPr>
              <w:t>[CASE NUMBER]</w:t>
            </w:r>
          </w:p>
        </w:tc>
        <w:tc>
          <w:tcPr>
            <w:tcW w:w="2160" w:type="dxa"/>
            <w:tcBorders>
              <w:top w:val="nil"/>
              <w:left w:val="nil"/>
              <w:bottom w:val="nil"/>
              <w:right w:val="nil"/>
            </w:tcBorders>
          </w:tcPr>
          <w:p w14:paraId="25872415" w14:textId="77777777" w:rsidR="00FD3105" w:rsidRDefault="00FD3105"/>
        </w:tc>
        <w:tc>
          <w:tcPr>
            <w:tcW w:w="2160" w:type="dxa"/>
            <w:tcBorders>
              <w:top w:val="nil"/>
              <w:left w:val="nil"/>
              <w:bottom w:val="nil"/>
              <w:right w:val="nil"/>
            </w:tcBorders>
          </w:tcPr>
          <w:p w14:paraId="4C800CE0" w14:textId="77777777" w:rsidR="00FD3105" w:rsidRDefault="00FD3105"/>
        </w:tc>
      </w:tr>
      <w:tr w:rsidR="00FD3105" w14:paraId="225F413F" w14:textId="77777777">
        <w:tblPrEx>
          <w:tblCellMar>
            <w:top w:w="0" w:type="dxa"/>
            <w:left w:w="0" w:type="dxa"/>
            <w:bottom w:w="0" w:type="dxa"/>
            <w:right w:w="0" w:type="dxa"/>
          </w:tblCellMar>
        </w:tblPrEx>
        <w:tc>
          <w:tcPr>
            <w:tcW w:w="2160" w:type="dxa"/>
            <w:tcBorders>
              <w:top w:val="nil"/>
              <w:left w:val="nil"/>
              <w:bottom w:val="nil"/>
              <w:right w:val="nil"/>
            </w:tcBorders>
          </w:tcPr>
          <w:p w14:paraId="6B1707B6"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DEFENDANT]</w:t>
            </w:r>
            <w:r>
              <w:rPr>
                <w:rStyle w:val="pxrowentry"/>
              </w:rPr>
              <w:t>,</w:t>
            </w:r>
          </w:p>
        </w:tc>
        <w:tc>
          <w:tcPr>
            <w:tcW w:w="2160" w:type="dxa"/>
            <w:tcBorders>
              <w:top w:val="nil"/>
              <w:left w:val="nil"/>
              <w:bottom w:val="nil"/>
              <w:right w:val="nil"/>
            </w:tcBorders>
          </w:tcPr>
          <w:p w14:paraId="6D8FCB19"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406F7332" w14:textId="77777777" w:rsidR="00FD3105" w:rsidRDefault="00FD3105"/>
        </w:tc>
        <w:tc>
          <w:tcPr>
            <w:tcW w:w="2160" w:type="dxa"/>
            <w:tcBorders>
              <w:top w:val="nil"/>
              <w:left w:val="nil"/>
              <w:bottom w:val="nil"/>
              <w:right w:val="nil"/>
            </w:tcBorders>
          </w:tcPr>
          <w:p w14:paraId="0EA31B69" w14:textId="77777777" w:rsidR="00FD3105" w:rsidRDefault="00FD3105"/>
        </w:tc>
      </w:tr>
      <w:tr w:rsidR="00FD3105" w14:paraId="7692D813" w14:textId="77777777">
        <w:tblPrEx>
          <w:tblCellMar>
            <w:top w:w="0" w:type="dxa"/>
            <w:left w:w="0" w:type="dxa"/>
            <w:bottom w:w="0" w:type="dxa"/>
            <w:right w:w="0" w:type="dxa"/>
          </w:tblCellMar>
        </w:tblPrEx>
        <w:tc>
          <w:tcPr>
            <w:tcW w:w="2160" w:type="dxa"/>
            <w:tcBorders>
              <w:top w:val="nil"/>
              <w:left w:val="nil"/>
              <w:bottom w:val="nil"/>
              <w:right w:val="nil"/>
            </w:tcBorders>
          </w:tcPr>
          <w:p w14:paraId="3B56C6E8"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0B1994E4"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Defendant.</w:t>
            </w:r>
          </w:p>
        </w:tc>
        <w:tc>
          <w:tcPr>
            <w:tcW w:w="2160" w:type="dxa"/>
            <w:tcBorders>
              <w:top w:val="nil"/>
              <w:left w:val="nil"/>
              <w:bottom w:val="nil"/>
              <w:right w:val="nil"/>
            </w:tcBorders>
          </w:tcPr>
          <w:p w14:paraId="6F71A3CD"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75A5D96B" w14:textId="77777777" w:rsidR="00FD3105" w:rsidRDefault="00FD3105"/>
        </w:tc>
      </w:tr>
    </w:tbl>
    <w:p w14:paraId="7A785AFE" w14:textId="77777777" w:rsidR="00FD3105" w:rsidRDefault="00FD3105">
      <w:pPr>
        <w:pStyle w:val="pxtbody"/>
      </w:pPr>
    </w:p>
    <w:p w14:paraId="7647B97B" w14:textId="77777777" w:rsidR="00FD3105" w:rsidRDefault="00FD3105"/>
    <w:p w14:paraId="38A3A396" w14:textId="77777777" w:rsidR="00FD3105" w:rsidRDefault="00FD3105">
      <w:pPr>
        <w:pStyle w:val="pxformhac"/>
        <w:spacing w:before="180"/>
        <w:jc w:val="center"/>
      </w:pPr>
      <w:r>
        <w:t xml:space="preserve">FINAL JUDGMENT </w:t>
      </w:r>
    </w:p>
    <w:p w14:paraId="78C78DBA"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p.ct.id="3d29be30775711ee8e1ba9ecff0bf883|7|10:7"</w:instrText>
      </w:r>
      <w:r>
        <w:fldChar w:fldCharType="end"/>
      </w:r>
      <w:r>
        <w:t>This action was tried before the court. On the evidence presented</w:t>
      </w:r>
    </w:p>
    <w:p w14:paraId="1A95096A"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p.ct.id="3d29be30775711ee8e1ba9ecff0bf883|7|10:7"</w:instrText>
      </w:r>
      <w:r>
        <w:fldChar w:fldCharType="end"/>
      </w:r>
      <w:r>
        <w:t>IT IS ADJUDGED that:</w:t>
      </w:r>
    </w:p>
    <w:p w14:paraId="6296F043" w14:textId="77777777" w:rsidR="00FD3105" w:rsidRDefault="00FD3105">
      <w:pPr>
        <w:pStyle w:val="pxformfl"/>
        <w:ind w:left="500"/>
      </w:pPr>
      <w:r>
        <w:t xml:space="preserve"> </w:t>
      </w:r>
    </w:p>
    <w:p w14:paraId="538C227D"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1. </w:t>
      </w:r>
    </w:p>
    <w:p w14:paraId="421401AF"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p.ct.id="3d29be30775711ee8e1ba9ecff0bf883|7|10:7"</w:instrText>
      </w:r>
      <w:r>
        <w:fldChar w:fldCharType="end"/>
      </w:r>
      <w:r>
        <w:t xml:space="preserve">The promissory note dated </w:t>
      </w:r>
      <w:r>
        <w:rPr>
          <w:rStyle w:val="pxfinstr"/>
          <w:i/>
          <w:iCs/>
        </w:rPr>
        <w:t>[date of note]</w:t>
      </w:r>
      <w:r>
        <w:t xml:space="preserve"> in the principal sum of $</w:t>
      </w:r>
      <w:r>
        <w:rPr>
          <w:rStyle w:val="pxfinstr"/>
          <w:i/>
          <w:iCs/>
        </w:rPr>
        <w:t>[dollar amount of note]</w:t>
      </w:r>
      <w:r>
        <w:t xml:space="preserve"> given by plaintiff </w:t>
      </w:r>
      <w:r>
        <w:rPr>
          <w:rStyle w:val="pxfinstr"/>
          <w:i/>
          <w:iCs/>
        </w:rPr>
        <w:t>[NAME OF PLAINTIFF]</w:t>
      </w:r>
      <w:r>
        <w:t xml:space="preserve"> to defendant </w:t>
      </w:r>
      <w:r>
        <w:rPr>
          <w:rStyle w:val="pxfinstr"/>
          <w:i/>
          <w:iCs/>
        </w:rPr>
        <w:t>[NAME OF DEFENDANT]</w:t>
      </w:r>
      <w:r>
        <w:t xml:space="preserve"> was obtained by fraud and is canceled.</w:t>
      </w:r>
    </w:p>
    <w:p w14:paraId="14915C1C"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2. </w:t>
      </w:r>
    </w:p>
    <w:p w14:paraId="2787673B"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p.ct.id="3d29be30775711ee8e1ba9ecff0bf883|7|10:7"</w:instrText>
      </w:r>
      <w:r>
        <w:fldChar w:fldCharType="end"/>
      </w:r>
      <w:r>
        <w:t xml:space="preserve">Defendant shall cancel and surrender the </w:t>
      </w:r>
      <w:r>
        <w:rPr>
          <w:rStyle w:val="pxfinstr"/>
          <w:i/>
          <w:iCs/>
        </w:rPr>
        <w:t>[promissory note]</w:t>
      </w:r>
      <w:r>
        <w:t xml:space="preserve"> identified in paragraph 1 of this judgment within 40 days from the date of this judgment.</w:t>
      </w:r>
    </w:p>
    <w:p w14:paraId="108FF9BC"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3. </w:t>
      </w:r>
    </w:p>
    <w:p w14:paraId="7E6C56B8"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p.ct.id="3d29be30775711ee8e1ba9ecff0bf883|7|10:7"</w:instrText>
      </w:r>
      <w:r>
        <w:fldChar w:fldCharType="end"/>
      </w:r>
      <w:r>
        <w:t>The clerk of this court shall permit defendant to withdraw the promissory note identified in paragraph 1 of this judgment and introduced in evidence as plaintiff's Exhibit 1 so that it can be canceled and surrendered. The clerk shall make a copy of the note before delivering it to defendant.</w:t>
      </w:r>
    </w:p>
    <w:p w14:paraId="1D47BE3E"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4. </w:t>
      </w:r>
    </w:p>
    <w:p w14:paraId="645A0B7D"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p.ct.id="3d29be30775711ee8e1ba9ecff0bf883|7|10:7"</w:instrText>
      </w:r>
      <w:r>
        <w:fldChar w:fldCharType="end"/>
      </w:r>
      <w:r>
        <w:t xml:space="preserve">Plaintiff </w:t>
      </w:r>
      <w:r>
        <w:rPr>
          <w:rStyle w:val="pxfinstr"/>
          <w:i/>
          <w:iCs/>
        </w:rPr>
        <w:t>[OPTIONAL:, whose address is [address of plaintiff] and the last four digits of Social Security number are [last four numbers of Social Security number],]</w:t>
      </w:r>
      <w:r>
        <w:t xml:space="preserve"> recovers from defendant $</w:t>
      </w:r>
      <w:r>
        <w:rPr>
          <w:rStyle w:val="pxfinstr"/>
          <w:i/>
          <w:iCs/>
        </w:rPr>
        <w:t>[dollar amount of costs]</w:t>
      </w:r>
      <w:r>
        <w:t xml:space="preserve"> as costs that shall bear interest at the rate prescribed by law, for which let execution issue forthwith.</w:t>
      </w:r>
    </w:p>
    <w:p w14:paraId="6D77B8BD"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p.ct.id="3d29be30775711ee8e1ba9ecff0bf883|7|10:7"</w:instrText>
      </w:r>
      <w:r>
        <w:fldChar w:fldCharType="end"/>
      </w:r>
      <w:r>
        <w:t xml:space="preserve">ORDERED at </w:t>
      </w:r>
      <w:r>
        <w:rPr>
          <w:rStyle w:val="pxfinstr"/>
          <w:i/>
          <w:iCs/>
        </w:rPr>
        <w:t>[name of city]</w:t>
      </w:r>
      <w:r>
        <w:t xml:space="preserve">, Florida on </w:t>
      </w:r>
      <w:r>
        <w:rPr>
          <w:rStyle w:val="pxfinstr"/>
          <w:i/>
          <w:iCs/>
        </w:rPr>
        <w:t>[date of order]</w:t>
      </w:r>
      <w:r>
        <w:t>.</w:t>
      </w:r>
    </w:p>
    <w:p w14:paraId="24F70DF1" w14:textId="77777777" w:rsidR="00FD3105" w:rsidRDefault="00FD3105">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34DEA3F4" w14:textId="77777777" w:rsidR="00FD3105" w:rsidRDefault="00FD3105">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judge]</w:t>
      </w:r>
    </w:p>
    <w:p w14:paraId="5C449377"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judge]</w:t>
      </w:r>
    </w:p>
    <w:p w14:paraId="4DDA358A" w14:textId="77777777" w:rsidR="00FD3105" w:rsidRDefault="00FD3105">
      <w:pPr>
        <w:pStyle w:val="pxformfsigtbl"/>
        <w:ind w:left="500"/>
      </w:pPr>
      <w:r>
        <w:t xml:space="preserve"> </w:t>
      </w:r>
      <w:r>
        <w:rPr>
          <w:color w:val="FF0000"/>
          <w:sz w:val="20"/>
          <w:szCs w:val="20"/>
          <w:vertAlign w:val="superscript"/>
        </w:rPr>
        <w:t>►</w:t>
      </w:r>
      <w:r>
        <w:fldChar w:fldCharType="begin"/>
      </w:r>
      <w:r>
        <w:instrText>tbl.ident="I071H3R"</w:instrText>
      </w:r>
      <w:r>
        <w:fldChar w:fldCharType="end"/>
      </w:r>
      <w:r>
        <w:fldChar w:fldCharType="begin"/>
      </w:r>
      <w:r>
        <w:instrText>tbl.uuid="I03APQ8"</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4744CBE5"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354EE516"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tgroup.cols="2"</w:instrText>
      </w:r>
      <w:r>
        <w:fldChar w:fldCharType="end"/>
      </w:r>
    </w:p>
    <w:p w14:paraId="2EB74F1D"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colspec.colwidth="17*"</w:instrText>
      </w:r>
      <w:r>
        <w:fldChar w:fldCharType="end"/>
      </w:r>
    </w:p>
    <w:p w14:paraId="4962E85F"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colspec.colwidth="111*"</w:instrText>
      </w:r>
      <w:r>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D3105" w14:paraId="1A5B3EAA" w14:textId="77777777">
        <w:tblPrEx>
          <w:tblCellMar>
            <w:top w:w="0" w:type="dxa"/>
            <w:left w:w="0" w:type="dxa"/>
            <w:bottom w:w="0" w:type="dxa"/>
            <w:right w:w="0" w:type="dxa"/>
          </w:tblCellMar>
        </w:tblPrEx>
        <w:tc>
          <w:tcPr>
            <w:tcW w:w="4320" w:type="dxa"/>
            <w:tcBorders>
              <w:top w:val="nil"/>
              <w:left w:val="nil"/>
              <w:bottom w:val="nil"/>
              <w:right w:val="nil"/>
            </w:tcBorders>
          </w:tcPr>
          <w:p w14:paraId="7279605F"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Copies to:</w:t>
            </w:r>
          </w:p>
        </w:tc>
        <w:tc>
          <w:tcPr>
            <w:tcW w:w="4320" w:type="dxa"/>
            <w:tcBorders>
              <w:top w:val="nil"/>
              <w:left w:val="nil"/>
              <w:bottom w:val="nil"/>
              <w:right w:val="nil"/>
            </w:tcBorders>
          </w:tcPr>
          <w:p w14:paraId="357310E0"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r w:rsidR="00FD3105" w14:paraId="1A43C501" w14:textId="77777777">
        <w:tblPrEx>
          <w:tblCellMar>
            <w:top w:w="0" w:type="dxa"/>
            <w:left w:w="0" w:type="dxa"/>
            <w:bottom w:w="0" w:type="dxa"/>
            <w:right w:w="0" w:type="dxa"/>
          </w:tblCellMar>
        </w:tblPrEx>
        <w:tc>
          <w:tcPr>
            <w:tcW w:w="4320" w:type="dxa"/>
            <w:tcBorders>
              <w:top w:val="nil"/>
              <w:left w:val="nil"/>
              <w:bottom w:val="nil"/>
              <w:right w:val="nil"/>
            </w:tcBorders>
          </w:tcPr>
          <w:p w14:paraId="397FB8B4"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4320" w:type="dxa"/>
            <w:tcBorders>
              <w:top w:val="nil"/>
              <w:left w:val="nil"/>
              <w:bottom w:val="nil"/>
              <w:right w:val="nil"/>
            </w:tcBorders>
          </w:tcPr>
          <w:p w14:paraId="73DDAD06"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bl>
    <w:p w14:paraId="34E97ABA" w14:textId="77777777" w:rsidR="00FD3105" w:rsidRDefault="00FD3105">
      <w:pPr>
        <w:pStyle w:val="pxtbody"/>
      </w:pPr>
    </w:p>
    <w:p w14:paraId="7C15F05B" w14:textId="77777777" w:rsidR="00FD3105" w:rsidRDefault="00FD3105"/>
    <w:p w14:paraId="70B2DB80" w14:textId="77777777" w:rsidR="00FD3105" w:rsidRDefault="00FD3105">
      <w:pPr>
        <w:pStyle w:val="pxcomnt"/>
      </w:pPr>
    </w:p>
    <w:p w14:paraId="189BB4DD" w14:textId="77777777" w:rsidR="00FD3105" w:rsidRDefault="00FD3105">
      <w:pPr>
        <w:pStyle w:val="pxhac"/>
        <w:spacing w:before="180"/>
        <w:jc w:val="center"/>
      </w:pPr>
      <w:r>
        <w:rPr>
          <w:rStyle w:val="pxb"/>
          <w:b/>
          <w:bCs/>
        </w:rPr>
        <w:t>Author's Comment</w:t>
      </w:r>
    </w:p>
    <w:p w14:paraId="28764366"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p.ct.id="3d29be30775711ee8e1ba9ecff0bf883|7|10:7"</w:instrText>
      </w:r>
      <w:r>
        <w:fldChar w:fldCharType="end"/>
      </w:r>
      <w:r>
        <w:t xml:space="preserve">This form was derived from </w:t>
      </w:r>
      <w:r>
        <w:rPr>
          <w:rStyle w:val="pxcc"/>
          <w:color w:val="FF0000"/>
          <w:sz w:val="20"/>
          <w:szCs w:val="20"/>
          <w:vertAlign w:val="superscript"/>
        </w:rPr>
        <w:t>►</w:t>
      </w:r>
      <w:r>
        <w:rPr>
          <w:rStyle w:val="pxcc"/>
        </w:rPr>
        <w:fldChar w:fldCharType="begin"/>
      </w:r>
      <w:r>
        <w:rPr>
          <w:rStyle w:val="pxcc"/>
        </w:rPr>
        <w:instrText>cc.ref.id="I02Z37H"</w:instrText>
      </w:r>
      <w:r>
        <w:rPr>
          <w:rStyle w:val="pxcc"/>
        </w:rPr>
        <w:fldChar w:fldCharType="end"/>
      </w:r>
      <w:r>
        <w:rPr>
          <w:rStyle w:val="pxcc"/>
        </w:rPr>
        <w:t>Musselwhite v. Oleson, 53 So. 944 (Fla. 1910)</w:t>
      </w:r>
      <w:r>
        <w:t xml:space="preserve">. Rescission and cancellation are similar, but distinguishable because rescission effects a judicial voiding of the instrument. Cancellation requires the physical surrender of the instrument in order to effect the voiding. See </w:t>
      </w:r>
      <w:r>
        <w:rPr>
          <w:rStyle w:val="pxcc"/>
          <w:color w:val="FF0000"/>
          <w:sz w:val="20"/>
          <w:szCs w:val="20"/>
          <w:vertAlign w:val="superscript"/>
        </w:rPr>
        <w:t>►</w:t>
      </w:r>
      <w:r>
        <w:rPr>
          <w:rStyle w:val="pxcc"/>
        </w:rPr>
        <w:fldChar w:fldCharType="begin"/>
      </w:r>
      <w:r>
        <w:rPr>
          <w:rStyle w:val="pxcc"/>
        </w:rPr>
        <w:instrText>cc.ref.id="I02Z38M"</w:instrText>
      </w:r>
      <w:r>
        <w:rPr>
          <w:rStyle w:val="pxcc"/>
        </w:rPr>
        <w:fldChar w:fldCharType="end"/>
      </w:r>
      <w:r>
        <w:rPr>
          <w:rStyle w:val="pxcc"/>
        </w:rPr>
        <w:t>Willis v. Fowler, 136 So. 358 (Fla. 1931)</w:t>
      </w:r>
      <w:r>
        <w:t>. Thus a recorded instrument can be rescinded, but it cannot be canceled since it is a part of the public records.</w:t>
      </w:r>
    </w:p>
    <w:p w14:paraId="5C0473F9" w14:textId="77777777" w:rsidR="00FD3105" w:rsidRDefault="00FD3105">
      <w:pPr>
        <w:pStyle w:val="pxs"/>
        <w:spacing w:before="180"/>
        <w:rPr>
          <w:sz w:val="27"/>
          <w:szCs w:val="27"/>
        </w:rPr>
      </w:pPr>
      <w:r>
        <w:rPr>
          <w:sz w:val="27"/>
          <w:szCs w:val="27"/>
        </w:rPr>
        <w:t>10:8. Judgment</w:t>
      </w:r>
      <w:r>
        <w:rPr>
          <w:rStyle w:val="pxsep"/>
        </w:rPr>
        <w:t xml:space="preserve">-- </w:t>
      </w:r>
      <w:r>
        <w:rPr>
          <w:sz w:val="27"/>
          <w:szCs w:val="27"/>
        </w:rPr>
        <w:t>Certiorari denied</w:t>
      </w:r>
    </w:p>
    <w:p w14:paraId="31E20215" w14:textId="77777777" w:rsidR="00FD3105" w:rsidRDefault="00FD3105">
      <w:pPr>
        <w:pStyle w:val="pxov"/>
        <w:rPr>
          <w:vanish/>
        </w:rPr>
      </w:pPr>
      <w:r>
        <w:rPr>
          <w:vanish/>
        </w:rPr>
        <w:t>FMS</w:t>
      </w:r>
    </w:p>
    <w:p w14:paraId="4676A550" w14:textId="77777777" w:rsidR="00FD3105" w:rsidRDefault="00FD3105">
      <w:pPr>
        <w:pStyle w:val="pxov"/>
        <w:rPr>
          <w:vanish/>
        </w:rPr>
      </w:pPr>
      <w:r>
        <w:rPr>
          <w:vanish/>
        </w:rPr>
        <w:t>LCV</w:t>
      </w:r>
    </w:p>
    <w:p w14:paraId="50B0C50E" w14:textId="77777777" w:rsidR="00FD3105" w:rsidRDefault="00FD3105">
      <w:pPr>
        <w:pStyle w:val="pxov"/>
        <w:rPr>
          <w:vanish/>
        </w:rPr>
      </w:pPr>
      <w:r>
        <w:rPr>
          <w:vanish/>
        </w:rPr>
        <w:t>LSC</w:t>
      </w:r>
    </w:p>
    <w:p w14:paraId="28847F82" w14:textId="77777777" w:rsidR="00FD3105" w:rsidRDefault="00FD3105">
      <w:pPr>
        <w:pStyle w:val="pxov"/>
        <w:rPr>
          <w:vanish/>
        </w:rPr>
      </w:pPr>
      <w:r>
        <w:rPr>
          <w:vanish/>
        </w:rPr>
        <w:t>LS7</w:t>
      </w:r>
    </w:p>
    <w:p w14:paraId="7E1C5465" w14:textId="77777777" w:rsidR="00FD3105" w:rsidRDefault="00FD3105">
      <w:pPr>
        <w:pStyle w:val="pxov"/>
        <w:rPr>
          <w:vanish/>
        </w:rPr>
      </w:pPr>
      <w:r>
        <w:rPr>
          <w:vanish/>
        </w:rPr>
        <w:t>LFA</w:t>
      </w:r>
    </w:p>
    <w:p w14:paraId="1FDEB369" w14:textId="77777777" w:rsidR="00FD3105" w:rsidRDefault="00FD3105">
      <w:pPr>
        <w:pStyle w:val="pxov"/>
        <w:rPr>
          <w:vanish/>
        </w:rPr>
      </w:pPr>
      <w:r>
        <w:rPr>
          <w:vanish/>
        </w:rPr>
        <w:t>LUC</w:t>
      </w:r>
    </w:p>
    <w:p w14:paraId="3D957B6B" w14:textId="77777777" w:rsidR="00FD3105" w:rsidRDefault="00FD3105">
      <w:pPr>
        <w:pStyle w:val="pxov"/>
        <w:rPr>
          <w:vanish/>
        </w:rPr>
      </w:pPr>
      <w:r>
        <w:rPr>
          <w:vanish/>
        </w:rPr>
        <w:t>FCV</w:t>
      </w:r>
    </w:p>
    <w:p w14:paraId="2AAC7B29" w14:textId="77777777" w:rsidR="00FD3105" w:rsidRDefault="00FD3105">
      <w:pPr>
        <w:pStyle w:val="pxov"/>
        <w:rPr>
          <w:vanish/>
        </w:rPr>
      </w:pPr>
      <w:r>
        <w:rPr>
          <w:vanish/>
        </w:rPr>
        <w:t>FLG</w:t>
      </w:r>
    </w:p>
    <w:p w14:paraId="35FD8BB8" w14:textId="77777777" w:rsidR="00FD3105" w:rsidRDefault="00FD3105">
      <w:pPr>
        <w:pStyle w:val="pxformfcapfac"/>
        <w:jc w:val="center"/>
        <w:rPr>
          <w:sz w:val="24"/>
          <w:szCs w:val="24"/>
        </w:rPr>
      </w:pPr>
      <w:r>
        <w:rPr>
          <w:color w:val="FF0000"/>
          <w:sz w:val="20"/>
          <w:szCs w:val="20"/>
          <w:vertAlign w:val="superscript"/>
        </w:rPr>
        <w:t>►</w:t>
      </w:r>
      <w:r>
        <w:rPr>
          <w:sz w:val="24"/>
          <w:szCs w:val="24"/>
        </w:rPr>
        <w:fldChar w:fldCharType="begin"/>
      </w:r>
      <w:r>
        <w:rPr>
          <w:sz w:val="24"/>
          <w:szCs w:val="24"/>
        </w:rPr>
        <w:instrText>form.du="0"</w:instrText>
      </w:r>
      <w:r>
        <w:rPr>
          <w:sz w:val="24"/>
          <w:szCs w:val="24"/>
        </w:rPr>
        <w:fldChar w:fldCharType="end"/>
      </w:r>
      <w:r>
        <w:rPr>
          <w:sz w:val="24"/>
          <w:szCs w:val="24"/>
        </w:rPr>
        <w:fldChar w:fldCharType="begin"/>
      </w:r>
      <w:r>
        <w:rPr>
          <w:sz w:val="24"/>
          <w:szCs w:val="24"/>
        </w:rPr>
        <w:instrText>form.fid="I7afa8c309fed11dfbf230000837214a9"</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fcap.ref="manual"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sz w:val="24"/>
          <w:szCs w:val="24"/>
        </w:rPr>
        <w:t xml:space="preserve">IN THE CIRCUIT COURT FOR </w:t>
      </w:r>
      <w:r>
        <w:rPr>
          <w:rStyle w:val="pxfinstr"/>
          <w:i/>
          <w:iCs/>
          <w:szCs w:val="24"/>
        </w:rPr>
        <w:t>[NAME OF COUNTY]</w:t>
      </w:r>
      <w:r>
        <w:rPr>
          <w:sz w:val="24"/>
          <w:szCs w:val="24"/>
        </w:rPr>
        <w:t>, FLORIDA</w:t>
      </w:r>
    </w:p>
    <w:p w14:paraId="5AE5D1AE" w14:textId="77777777" w:rsidR="00FD3105" w:rsidRDefault="00FD3105">
      <w:pPr>
        <w:pStyle w:val="pxformfcaptbl"/>
        <w:ind w:left="500"/>
      </w:pPr>
      <w:r>
        <w:t xml:space="preserve"> </w:t>
      </w:r>
      <w:r>
        <w:rPr>
          <w:color w:val="FF0000"/>
          <w:sz w:val="20"/>
          <w:szCs w:val="20"/>
          <w:vertAlign w:val="superscript"/>
        </w:rPr>
        <w:t>►</w:t>
      </w:r>
      <w:r>
        <w:fldChar w:fldCharType="begin"/>
      </w:r>
      <w:r>
        <w:instrText>tbl.brace.end="5"</w:instrText>
      </w:r>
      <w:r>
        <w:fldChar w:fldCharType="end"/>
      </w:r>
      <w:r>
        <w:fldChar w:fldCharType="begin"/>
      </w:r>
      <w:r>
        <w:instrText>tbl.brace.start="1"</w:instrText>
      </w:r>
      <w:r>
        <w:fldChar w:fldCharType="end"/>
      </w:r>
      <w:r>
        <w:fldChar w:fldCharType="begin"/>
      </w:r>
      <w:r>
        <w:instrText>tbl.ident="I04O8J2"</w:instrText>
      </w:r>
      <w:r>
        <w:fldChar w:fldCharType="end"/>
      </w:r>
      <w:r>
        <w:fldChar w:fldCharType="begin"/>
      </w:r>
      <w:r>
        <w:instrText>tbl.uuid="I02NTN9"</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3DA9F71F"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3C7A4437"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tgroup.cols="4"</w:instrText>
      </w:r>
      <w:r>
        <w:fldChar w:fldCharType="end"/>
      </w:r>
    </w:p>
    <w:p w14:paraId="3997D7A9"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colspec.colwidth="7*"</w:instrText>
      </w:r>
      <w:r>
        <w:fldChar w:fldCharType="end"/>
      </w:r>
    </w:p>
    <w:p w14:paraId="11393488"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colspec.colwidth="21*"</w:instrText>
      </w:r>
      <w:r>
        <w:fldChar w:fldCharType="end"/>
      </w:r>
    </w:p>
    <w:p w14:paraId="5AA0F97B" w14:textId="77777777" w:rsidR="00FD3105" w:rsidRDefault="00FD3105">
      <w:pPr>
        <w:pStyle w:val="pxcolspec"/>
      </w:pPr>
      <w:r>
        <w:rPr>
          <w:color w:val="FF0000"/>
          <w:sz w:val="20"/>
          <w:szCs w:val="20"/>
          <w:vertAlign w:val="superscript"/>
        </w:rPr>
        <w:t>►</w:t>
      </w:r>
      <w:r>
        <w:fldChar w:fldCharType="begin"/>
      </w:r>
      <w:r>
        <w:instrText>colspec.align="center"</w:instrText>
      </w:r>
      <w:r>
        <w:fldChar w:fldCharType="end"/>
      </w:r>
      <w:r>
        <w:fldChar w:fldCharType="begin"/>
      </w:r>
      <w:r>
        <w:instrText>colspec.colname="3"</w:instrText>
      </w:r>
      <w:r>
        <w:fldChar w:fldCharType="end"/>
      </w:r>
      <w:r>
        <w:fldChar w:fldCharType="begin"/>
      </w:r>
      <w:r>
        <w:instrText>colspec.colnum="3"</w:instrText>
      </w:r>
      <w:r>
        <w:fldChar w:fldCharType="end"/>
      </w:r>
      <w:r>
        <w:fldChar w:fldCharType="begin"/>
      </w:r>
      <w:r>
        <w:instrText>colspec.colwidth="7*"</w:instrText>
      </w:r>
      <w:r>
        <w:fldChar w:fldCharType="end"/>
      </w:r>
    </w:p>
    <w:p w14:paraId="6C8FC6BD" w14:textId="77777777" w:rsidR="00FD3105" w:rsidRDefault="00FD3105">
      <w:pPr>
        <w:pStyle w:val="pxcolspec"/>
      </w:pPr>
      <w:r>
        <w:rPr>
          <w:color w:val="FF0000"/>
          <w:sz w:val="20"/>
          <w:szCs w:val="20"/>
          <w:vertAlign w:val="superscript"/>
        </w:rPr>
        <w:t>►</w:t>
      </w:r>
      <w:r>
        <w:fldChar w:fldCharType="begin"/>
      </w:r>
      <w:r>
        <w:instrText>colspec.colname="4"</w:instrText>
      </w:r>
      <w:r>
        <w:fldChar w:fldCharType="end"/>
      </w:r>
      <w:r>
        <w:fldChar w:fldCharType="begin"/>
      </w:r>
      <w:r>
        <w:instrText>colspec.colnum="4"</w:instrText>
      </w:r>
      <w:r>
        <w:fldChar w:fldCharType="end"/>
      </w:r>
      <w:r>
        <w:fldChar w:fldCharType="begin"/>
      </w:r>
      <w:r>
        <w:instrText>colspec.colwidth="29*"</w:instrText>
      </w:r>
      <w:r>
        <w:fldChar w:fldCharType="end"/>
      </w:r>
    </w:p>
    <w:tbl>
      <w:tblPr>
        <w:tblW w:w="0" w:type="auto"/>
        <w:tblLayout w:type="fixed"/>
        <w:tblCellMar>
          <w:left w:w="0" w:type="dxa"/>
          <w:right w:w="0" w:type="dxa"/>
        </w:tblCellMar>
        <w:tblLook w:val="0000" w:firstRow="0" w:lastRow="0" w:firstColumn="0" w:lastColumn="0" w:noHBand="0" w:noVBand="0"/>
      </w:tblPr>
      <w:tblGrid>
        <w:gridCol w:w="2160"/>
        <w:gridCol w:w="2160"/>
        <w:gridCol w:w="2160"/>
        <w:gridCol w:w="2160"/>
      </w:tblGrid>
      <w:tr w:rsidR="00FD3105" w14:paraId="111F47C2" w14:textId="77777777">
        <w:tblPrEx>
          <w:tblCellMar>
            <w:top w:w="0" w:type="dxa"/>
            <w:left w:w="0" w:type="dxa"/>
            <w:bottom w:w="0" w:type="dxa"/>
            <w:right w:w="0" w:type="dxa"/>
          </w:tblCellMar>
        </w:tblPrEx>
        <w:tc>
          <w:tcPr>
            <w:tcW w:w="2160" w:type="dxa"/>
            <w:tcBorders>
              <w:top w:val="nil"/>
              <w:left w:val="nil"/>
              <w:bottom w:val="nil"/>
              <w:right w:val="nil"/>
            </w:tcBorders>
          </w:tcPr>
          <w:p w14:paraId="62C81F71" w14:textId="77777777" w:rsidR="00FD3105" w:rsidRDefault="00FD3105">
            <w:r>
              <w:rPr>
                <w:color w:val="FF0000"/>
                <w:sz w:val="20"/>
                <w:szCs w:val="20"/>
                <w:vertAlign w:val="superscript"/>
              </w:rPr>
              <w:t>►</w:t>
            </w:r>
            <w:r>
              <w:fldChar w:fldCharType="begin"/>
            </w:r>
            <w:r>
              <w:instrText>tbody.valign="top"</w:instrText>
            </w:r>
            <w:r>
              <w:fldChar w:fldCharType="end"/>
            </w:r>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PETITIONER]</w:t>
            </w:r>
            <w:r>
              <w:rPr>
                <w:rStyle w:val="pxrowentry"/>
              </w:rPr>
              <w:t>,</w:t>
            </w:r>
          </w:p>
        </w:tc>
        <w:tc>
          <w:tcPr>
            <w:tcW w:w="2160" w:type="dxa"/>
            <w:tcBorders>
              <w:top w:val="nil"/>
              <w:left w:val="nil"/>
              <w:bottom w:val="nil"/>
              <w:right w:val="nil"/>
            </w:tcBorders>
          </w:tcPr>
          <w:p w14:paraId="326B29B6" w14:textId="77777777" w:rsidR="00FD3105" w:rsidRDefault="00FD3105">
            <w:r>
              <w:rPr>
                <w:rStyle w:val="pxentry"/>
                <w:color w:val="FF0000"/>
                <w:sz w:val="20"/>
                <w:szCs w:val="20"/>
                <w:vertAlign w:val="superscript"/>
              </w:rPr>
              <w:t>►</w:t>
            </w:r>
            <w:r>
              <w:rPr>
                <w:rStyle w:val="pxentry"/>
              </w:rPr>
              <w:fldChar w:fldCharType="begin"/>
            </w:r>
            <w:r>
              <w:rPr>
                <w:rStyle w:val="pxentry"/>
              </w:rPr>
              <w:instrText>entry.morerows="4"</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vanish/>
              </w:rPr>
              <w:t>&amp;brace;</w:t>
            </w:r>
            <w:r>
              <w:rPr>
                <w:rStyle w:val="pxvis"/>
                <w:rFonts w:ascii="Times NewRoman" w:hAnsi="Times NewRoman"/>
                <w:b w:val="0"/>
                <w:sz w:val="24"/>
              </w:rPr>
              <w:t>}</w:t>
            </w:r>
          </w:p>
        </w:tc>
        <w:tc>
          <w:tcPr>
            <w:tcW w:w="2160" w:type="dxa"/>
            <w:tcBorders>
              <w:top w:val="nil"/>
              <w:left w:val="nil"/>
              <w:bottom w:val="nil"/>
              <w:right w:val="nil"/>
            </w:tcBorders>
          </w:tcPr>
          <w:p w14:paraId="542C0807"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383CD760" w14:textId="77777777" w:rsidR="00FD3105" w:rsidRDefault="00FD3105"/>
        </w:tc>
      </w:tr>
      <w:tr w:rsidR="00FD3105" w14:paraId="1416E25B" w14:textId="77777777">
        <w:tblPrEx>
          <w:tblCellMar>
            <w:top w:w="0" w:type="dxa"/>
            <w:left w:w="0" w:type="dxa"/>
            <w:bottom w:w="0" w:type="dxa"/>
            <w:right w:w="0" w:type="dxa"/>
          </w:tblCellMar>
        </w:tblPrEx>
        <w:tc>
          <w:tcPr>
            <w:tcW w:w="2160" w:type="dxa"/>
            <w:tcBorders>
              <w:top w:val="nil"/>
              <w:left w:val="nil"/>
              <w:bottom w:val="nil"/>
              <w:right w:val="nil"/>
            </w:tcBorders>
          </w:tcPr>
          <w:p w14:paraId="781094B2"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2F256BD9"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Petitioner,</w:t>
            </w:r>
          </w:p>
        </w:tc>
        <w:tc>
          <w:tcPr>
            <w:tcW w:w="2160" w:type="dxa"/>
            <w:tcBorders>
              <w:top w:val="nil"/>
              <w:left w:val="nil"/>
              <w:bottom w:val="nil"/>
              <w:right w:val="nil"/>
            </w:tcBorders>
          </w:tcPr>
          <w:p w14:paraId="49A72EFC"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2DC25A81" w14:textId="77777777" w:rsidR="00FD3105" w:rsidRDefault="00FD3105"/>
        </w:tc>
      </w:tr>
      <w:tr w:rsidR="00FD3105" w14:paraId="6AAFEB96" w14:textId="77777777">
        <w:tblPrEx>
          <w:tblCellMar>
            <w:top w:w="0" w:type="dxa"/>
            <w:left w:w="0" w:type="dxa"/>
            <w:bottom w:w="0" w:type="dxa"/>
            <w:right w:w="0" w:type="dxa"/>
          </w:tblCellMar>
        </w:tblPrEx>
        <w:tc>
          <w:tcPr>
            <w:tcW w:w="2160" w:type="dxa"/>
            <w:tcBorders>
              <w:top w:val="nil"/>
              <w:left w:val="nil"/>
              <w:bottom w:val="nil"/>
              <w:right w:val="nil"/>
            </w:tcBorders>
          </w:tcPr>
          <w:p w14:paraId="4CF66838"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entry.align="left"</w:instrText>
            </w:r>
            <w:r>
              <w:rPr>
                <w:rStyle w:val="pxrowentry"/>
              </w:rPr>
              <w:fldChar w:fldCharType="end"/>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v.</w:t>
            </w:r>
          </w:p>
        </w:tc>
        <w:tc>
          <w:tcPr>
            <w:tcW w:w="2160" w:type="dxa"/>
            <w:tcBorders>
              <w:top w:val="nil"/>
              <w:left w:val="nil"/>
              <w:bottom w:val="nil"/>
              <w:right w:val="nil"/>
            </w:tcBorders>
          </w:tcPr>
          <w:p w14:paraId="2408F7CC"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 xml:space="preserve">CASE </w:t>
            </w:r>
            <w:r>
              <w:rPr>
                <w:rStyle w:val="pxfinstr"/>
                <w:i/>
                <w:iCs/>
              </w:rPr>
              <w:t>[CASE NUMBER]</w:t>
            </w:r>
          </w:p>
        </w:tc>
        <w:tc>
          <w:tcPr>
            <w:tcW w:w="2160" w:type="dxa"/>
            <w:tcBorders>
              <w:top w:val="nil"/>
              <w:left w:val="nil"/>
              <w:bottom w:val="nil"/>
              <w:right w:val="nil"/>
            </w:tcBorders>
          </w:tcPr>
          <w:p w14:paraId="07172395" w14:textId="77777777" w:rsidR="00FD3105" w:rsidRDefault="00FD3105"/>
        </w:tc>
        <w:tc>
          <w:tcPr>
            <w:tcW w:w="2160" w:type="dxa"/>
            <w:tcBorders>
              <w:top w:val="nil"/>
              <w:left w:val="nil"/>
              <w:bottom w:val="nil"/>
              <w:right w:val="nil"/>
            </w:tcBorders>
          </w:tcPr>
          <w:p w14:paraId="1DBCAFC5" w14:textId="77777777" w:rsidR="00FD3105" w:rsidRDefault="00FD3105"/>
        </w:tc>
      </w:tr>
      <w:tr w:rsidR="00FD3105" w14:paraId="2326CA95" w14:textId="77777777">
        <w:tblPrEx>
          <w:tblCellMar>
            <w:top w:w="0" w:type="dxa"/>
            <w:left w:w="0" w:type="dxa"/>
            <w:bottom w:w="0" w:type="dxa"/>
            <w:right w:w="0" w:type="dxa"/>
          </w:tblCellMar>
        </w:tblPrEx>
        <w:tc>
          <w:tcPr>
            <w:tcW w:w="2160" w:type="dxa"/>
            <w:tcBorders>
              <w:top w:val="nil"/>
              <w:left w:val="nil"/>
              <w:bottom w:val="nil"/>
              <w:right w:val="nil"/>
            </w:tcBorders>
          </w:tcPr>
          <w:p w14:paraId="79EDBD38"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RESPONDENT]</w:t>
            </w:r>
            <w:r>
              <w:rPr>
                <w:rStyle w:val="pxrowentry"/>
              </w:rPr>
              <w:t>,</w:t>
            </w:r>
          </w:p>
        </w:tc>
        <w:tc>
          <w:tcPr>
            <w:tcW w:w="2160" w:type="dxa"/>
            <w:tcBorders>
              <w:top w:val="nil"/>
              <w:left w:val="nil"/>
              <w:bottom w:val="nil"/>
              <w:right w:val="nil"/>
            </w:tcBorders>
          </w:tcPr>
          <w:p w14:paraId="3081047B"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6095B554" w14:textId="77777777" w:rsidR="00FD3105" w:rsidRDefault="00FD3105"/>
        </w:tc>
        <w:tc>
          <w:tcPr>
            <w:tcW w:w="2160" w:type="dxa"/>
            <w:tcBorders>
              <w:top w:val="nil"/>
              <w:left w:val="nil"/>
              <w:bottom w:val="nil"/>
              <w:right w:val="nil"/>
            </w:tcBorders>
          </w:tcPr>
          <w:p w14:paraId="6A5A3EC4" w14:textId="77777777" w:rsidR="00FD3105" w:rsidRDefault="00FD3105"/>
        </w:tc>
      </w:tr>
      <w:tr w:rsidR="00FD3105" w14:paraId="0E8525C9" w14:textId="77777777">
        <w:tblPrEx>
          <w:tblCellMar>
            <w:top w:w="0" w:type="dxa"/>
            <w:left w:w="0" w:type="dxa"/>
            <w:bottom w:w="0" w:type="dxa"/>
            <w:right w:w="0" w:type="dxa"/>
          </w:tblCellMar>
        </w:tblPrEx>
        <w:tc>
          <w:tcPr>
            <w:tcW w:w="2160" w:type="dxa"/>
            <w:tcBorders>
              <w:top w:val="nil"/>
              <w:left w:val="nil"/>
              <w:bottom w:val="nil"/>
              <w:right w:val="nil"/>
            </w:tcBorders>
          </w:tcPr>
          <w:p w14:paraId="223686C1"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20DC5EAD"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Respondent.</w:t>
            </w:r>
          </w:p>
        </w:tc>
        <w:tc>
          <w:tcPr>
            <w:tcW w:w="2160" w:type="dxa"/>
            <w:tcBorders>
              <w:top w:val="nil"/>
              <w:left w:val="nil"/>
              <w:bottom w:val="nil"/>
              <w:right w:val="nil"/>
            </w:tcBorders>
          </w:tcPr>
          <w:p w14:paraId="4128CE0B"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55754281" w14:textId="77777777" w:rsidR="00FD3105" w:rsidRDefault="00FD3105"/>
        </w:tc>
      </w:tr>
    </w:tbl>
    <w:p w14:paraId="2507381C" w14:textId="77777777" w:rsidR="00FD3105" w:rsidRDefault="00FD3105">
      <w:pPr>
        <w:pStyle w:val="pxtbody"/>
      </w:pPr>
    </w:p>
    <w:p w14:paraId="21004478" w14:textId="77777777" w:rsidR="00FD3105" w:rsidRDefault="00FD3105"/>
    <w:p w14:paraId="224F6F36" w14:textId="77777777" w:rsidR="00FD3105" w:rsidRDefault="00FD3105">
      <w:pPr>
        <w:pStyle w:val="pxformhac"/>
        <w:spacing w:before="180"/>
        <w:jc w:val="center"/>
      </w:pPr>
      <w:r>
        <w:t xml:space="preserve">FINAL JUDGMENT </w:t>
      </w:r>
    </w:p>
    <w:p w14:paraId="5C6A2642"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p.ct.id="3d29be30775711ee8e1ba9ecff0bf883|8|10:8"</w:instrText>
      </w:r>
      <w:r>
        <w:fldChar w:fldCharType="end"/>
      </w:r>
      <w:r>
        <w:t xml:space="preserve">This action seeks a writ of certiorari to the City of </w:t>
      </w:r>
      <w:r>
        <w:rPr>
          <w:rStyle w:val="pxfinstr"/>
          <w:i/>
          <w:iCs/>
        </w:rPr>
        <w:t>[name of city]</w:t>
      </w:r>
      <w:r>
        <w:t xml:space="preserve"> to rezone the property described in the petition to permit construction of a commercial establishment. The property is presently zoned for single family residences only. The City refused to rezone the property at a public hearing. Petitioner contends that the City refused the rezoning petition because of the political pressure brought by the number of opponents of the rezoning request who were present at the public hearing. Petitioner did not have a court reporter present and the record from the electronic recording machines is so poor that the events transpiring at the hearing cannot be determined with certainty. Since there is an inadequate record of the proceedings below from which it can be determined that the City erred as a matter of law.</w:t>
      </w:r>
    </w:p>
    <w:p w14:paraId="6F4AA24B"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p.ct.id="3d29be30775711ee8e1ba9ecff0bf883|8|10:8"</w:instrText>
      </w:r>
      <w:r>
        <w:fldChar w:fldCharType="end"/>
      </w:r>
      <w:r>
        <w:t>IT IS ADJUDGED that:</w:t>
      </w:r>
    </w:p>
    <w:p w14:paraId="1D40FBCD" w14:textId="77777777" w:rsidR="00FD3105" w:rsidRDefault="00FD3105">
      <w:pPr>
        <w:pStyle w:val="pxformfl"/>
        <w:ind w:left="500"/>
      </w:pPr>
      <w:r>
        <w:t xml:space="preserve"> </w:t>
      </w:r>
    </w:p>
    <w:p w14:paraId="6108B852"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1. </w:t>
      </w:r>
    </w:p>
    <w:p w14:paraId="2693FB41"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p.ct.id="3d29be30775711ee8e1ba9ecff0bf883|8|10:8"</w:instrText>
      </w:r>
      <w:r>
        <w:fldChar w:fldCharType="end"/>
      </w:r>
      <w:r>
        <w:t>Certiorari is denied.</w:t>
      </w:r>
    </w:p>
    <w:p w14:paraId="161AC1CF"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2. </w:t>
      </w:r>
    </w:p>
    <w:p w14:paraId="1B89E9D5"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p.ct.id="3d29be30775711ee8e1ba9ecff0bf883|8|10:8"</w:instrText>
      </w:r>
      <w:r>
        <w:fldChar w:fldCharType="end"/>
      </w:r>
      <w:r>
        <w:t>The court reserves jurisdiction to tax costs.</w:t>
      </w:r>
    </w:p>
    <w:p w14:paraId="14DC5CBC"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p.ct.id="3d29be30775711ee8e1ba9ecff0bf883|8|10:8"</w:instrText>
      </w:r>
      <w:r>
        <w:fldChar w:fldCharType="end"/>
      </w:r>
      <w:r>
        <w:t xml:space="preserve">ORDERED at </w:t>
      </w:r>
      <w:r>
        <w:rPr>
          <w:rStyle w:val="pxfinstr"/>
          <w:i/>
          <w:iCs/>
        </w:rPr>
        <w:t>[name of city]</w:t>
      </w:r>
      <w:r>
        <w:t xml:space="preserve">, Florida on </w:t>
      </w:r>
      <w:r>
        <w:rPr>
          <w:rStyle w:val="pxfinstr"/>
          <w:i/>
          <w:iCs/>
        </w:rPr>
        <w:t>[date of order]</w:t>
      </w:r>
      <w:r>
        <w:t>.</w:t>
      </w:r>
    </w:p>
    <w:p w14:paraId="64DE4F4B" w14:textId="77777777" w:rsidR="00FD3105" w:rsidRDefault="00FD3105">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3F94D686" w14:textId="77777777" w:rsidR="00FD3105" w:rsidRDefault="00FD3105">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judge]</w:t>
      </w:r>
    </w:p>
    <w:p w14:paraId="4BF6AA32"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judge]</w:t>
      </w:r>
    </w:p>
    <w:p w14:paraId="50EC1FFF" w14:textId="77777777" w:rsidR="00FD3105" w:rsidRDefault="00FD3105">
      <w:pPr>
        <w:pStyle w:val="pxformfsigtbl"/>
        <w:ind w:left="500"/>
      </w:pPr>
      <w:r>
        <w:t xml:space="preserve"> </w:t>
      </w:r>
      <w:r>
        <w:rPr>
          <w:color w:val="FF0000"/>
          <w:sz w:val="20"/>
          <w:szCs w:val="20"/>
          <w:vertAlign w:val="superscript"/>
        </w:rPr>
        <w:t>►</w:t>
      </w:r>
      <w:r>
        <w:fldChar w:fldCharType="begin"/>
      </w:r>
      <w:r>
        <w:instrText>tbl.ident="I04O8IU"</w:instrText>
      </w:r>
      <w:r>
        <w:fldChar w:fldCharType="end"/>
      </w:r>
      <w:r>
        <w:fldChar w:fldCharType="begin"/>
      </w:r>
      <w:r>
        <w:instrText>tbl.uuid="I06NQ6B"</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0D945FB1"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1027CBEA"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tgroup.cols="2"</w:instrText>
      </w:r>
      <w:r>
        <w:fldChar w:fldCharType="end"/>
      </w:r>
    </w:p>
    <w:p w14:paraId="61C695D7"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colspec.colwidth="17*"</w:instrText>
      </w:r>
      <w:r>
        <w:fldChar w:fldCharType="end"/>
      </w:r>
    </w:p>
    <w:p w14:paraId="1A6F3E09"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colspec.colwidth="111*"</w:instrText>
      </w:r>
      <w:r>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D3105" w14:paraId="77BAA855" w14:textId="77777777">
        <w:tblPrEx>
          <w:tblCellMar>
            <w:top w:w="0" w:type="dxa"/>
            <w:left w:w="0" w:type="dxa"/>
            <w:bottom w:w="0" w:type="dxa"/>
            <w:right w:w="0" w:type="dxa"/>
          </w:tblCellMar>
        </w:tblPrEx>
        <w:tc>
          <w:tcPr>
            <w:tcW w:w="4320" w:type="dxa"/>
            <w:tcBorders>
              <w:top w:val="nil"/>
              <w:left w:val="nil"/>
              <w:bottom w:val="nil"/>
              <w:right w:val="nil"/>
            </w:tcBorders>
          </w:tcPr>
          <w:p w14:paraId="38ABAC72"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Copies to:</w:t>
            </w:r>
          </w:p>
        </w:tc>
        <w:tc>
          <w:tcPr>
            <w:tcW w:w="4320" w:type="dxa"/>
            <w:tcBorders>
              <w:top w:val="nil"/>
              <w:left w:val="nil"/>
              <w:bottom w:val="nil"/>
              <w:right w:val="nil"/>
            </w:tcBorders>
          </w:tcPr>
          <w:p w14:paraId="2D036EB4"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r w:rsidR="00FD3105" w14:paraId="11CF989D" w14:textId="77777777">
        <w:tblPrEx>
          <w:tblCellMar>
            <w:top w:w="0" w:type="dxa"/>
            <w:left w:w="0" w:type="dxa"/>
            <w:bottom w:w="0" w:type="dxa"/>
            <w:right w:w="0" w:type="dxa"/>
          </w:tblCellMar>
        </w:tblPrEx>
        <w:tc>
          <w:tcPr>
            <w:tcW w:w="4320" w:type="dxa"/>
            <w:tcBorders>
              <w:top w:val="nil"/>
              <w:left w:val="nil"/>
              <w:bottom w:val="nil"/>
              <w:right w:val="nil"/>
            </w:tcBorders>
          </w:tcPr>
          <w:p w14:paraId="4ED8C6E1"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4320" w:type="dxa"/>
            <w:tcBorders>
              <w:top w:val="nil"/>
              <w:left w:val="nil"/>
              <w:bottom w:val="nil"/>
              <w:right w:val="nil"/>
            </w:tcBorders>
          </w:tcPr>
          <w:p w14:paraId="6D528545"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bl>
    <w:p w14:paraId="641E6BEA" w14:textId="77777777" w:rsidR="00FD3105" w:rsidRDefault="00FD3105">
      <w:pPr>
        <w:pStyle w:val="pxtbody"/>
      </w:pPr>
    </w:p>
    <w:p w14:paraId="7E1EE8A4" w14:textId="77777777" w:rsidR="00FD3105" w:rsidRDefault="00FD3105"/>
    <w:p w14:paraId="02CFC65B" w14:textId="77777777" w:rsidR="00FD3105" w:rsidRDefault="00FD3105">
      <w:pPr>
        <w:pStyle w:val="pxs"/>
        <w:spacing w:before="180"/>
        <w:rPr>
          <w:sz w:val="27"/>
          <w:szCs w:val="27"/>
        </w:rPr>
      </w:pPr>
      <w:r>
        <w:rPr>
          <w:sz w:val="27"/>
          <w:szCs w:val="27"/>
        </w:rPr>
        <w:t>10:9. Judgment</w:t>
      </w:r>
      <w:r>
        <w:rPr>
          <w:rStyle w:val="pxsep"/>
        </w:rPr>
        <w:t xml:space="preserve">-- </w:t>
      </w:r>
      <w:r>
        <w:rPr>
          <w:sz w:val="27"/>
          <w:szCs w:val="27"/>
        </w:rPr>
        <w:t>Certiorari granted</w:t>
      </w:r>
    </w:p>
    <w:p w14:paraId="77F93E63" w14:textId="77777777" w:rsidR="00FD3105" w:rsidRDefault="00FD3105">
      <w:pPr>
        <w:pStyle w:val="pxov"/>
        <w:rPr>
          <w:vanish/>
        </w:rPr>
      </w:pPr>
      <w:r>
        <w:rPr>
          <w:vanish/>
        </w:rPr>
        <w:t>FMS</w:t>
      </w:r>
    </w:p>
    <w:p w14:paraId="2FDB580D" w14:textId="77777777" w:rsidR="00FD3105" w:rsidRDefault="00FD3105">
      <w:pPr>
        <w:pStyle w:val="pxov"/>
        <w:rPr>
          <w:vanish/>
        </w:rPr>
      </w:pPr>
      <w:r>
        <w:rPr>
          <w:vanish/>
        </w:rPr>
        <w:t>LFA</w:t>
      </w:r>
    </w:p>
    <w:p w14:paraId="0CCDAD7D" w14:textId="77777777" w:rsidR="00FD3105" w:rsidRDefault="00FD3105">
      <w:pPr>
        <w:pStyle w:val="pxov"/>
        <w:rPr>
          <w:vanish/>
        </w:rPr>
      </w:pPr>
      <w:r>
        <w:rPr>
          <w:vanish/>
        </w:rPr>
        <w:t>LUC</w:t>
      </w:r>
    </w:p>
    <w:p w14:paraId="498541D1" w14:textId="77777777" w:rsidR="00FD3105" w:rsidRDefault="00FD3105">
      <w:pPr>
        <w:pStyle w:val="pxov"/>
        <w:rPr>
          <w:vanish/>
        </w:rPr>
      </w:pPr>
      <w:r>
        <w:rPr>
          <w:vanish/>
        </w:rPr>
        <w:t>FCV</w:t>
      </w:r>
    </w:p>
    <w:p w14:paraId="183ACB9D" w14:textId="77777777" w:rsidR="00FD3105" w:rsidRDefault="00FD3105">
      <w:pPr>
        <w:pStyle w:val="pxov"/>
        <w:rPr>
          <w:vanish/>
        </w:rPr>
      </w:pPr>
      <w:r>
        <w:rPr>
          <w:vanish/>
        </w:rPr>
        <w:t>FLG</w:t>
      </w:r>
    </w:p>
    <w:p w14:paraId="22A213F6" w14:textId="77777777" w:rsidR="00FD3105" w:rsidRDefault="00FD3105">
      <w:pPr>
        <w:pStyle w:val="pxformfcapfac"/>
        <w:jc w:val="center"/>
        <w:rPr>
          <w:sz w:val="24"/>
          <w:szCs w:val="24"/>
        </w:rPr>
      </w:pPr>
      <w:r>
        <w:rPr>
          <w:color w:val="FF0000"/>
          <w:sz w:val="20"/>
          <w:szCs w:val="20"/>
          <w:vertAlign w:val="superscript"/>
        </w:rPr>
        <w:t>►</w:t>
      </w:r>
      <w:r>
        <w:rPr>
          <w:sz w:val="24"/>
          <w:szCs w:val="24"/>
        </w:rPr>
        <w:fldChar w:fldCharType="begin"/>
      </w:r>
      <w:r>
        <w:rPr>
          <w:sz w:val="24"/>
          <w:szCs w:val="24"/>
        </w:rPr>
        <w:instrText>form.du="0"</w:instrText>
      </w:r>
      <w:r>
        <w:rPr>
          <w:sz w:val="24"/>
          <w:szCs w:val="24"/>
        </w:rPr>
        <w:fldChar w:fldCharType="end"/>
      </w:r>
      <w:r>
        <w:rPr>
          <w:sz w:val="24"/>
          <w:szCs w:val="24"/>
        </w:rPr>
        <w:fldChar w:fldCharType="begin"/>
      </w:r>
      <w:r>
        <w:rPr>
          <w:sz w:val="24"/>
          <w:szCs w:val="24"/>
        </w:rPr>
        <w:instrText>form.fid="I7b00f4d09fed11dfbf230000837214a9"</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fcap.ref="manual"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sz w:val="24"/>
          <w:szCs w:val="24"/>
        </w:rPr>
        <w:t xml:space="preserve">IN THE CIRCUIT COURT FOR </w:t>
      </w:r>
      <w:r>
        <w:rPr>
          <w:rStyle w:val="pxfinstr"/>
          <w:i/>
          <w:iCs/>
          <w:szCs w:val="24"/>
        </w:rPr>
        <w:t>[NAME OF COUNTY]</w:t>
      </w:r>
      <w:r>
        <w:rPr>
          <w:sz w:val="24"/>
          <w:szCs w:val="24"/>
        </w:rPr>
        <w:t>, FLORIDA</w:t>
      </w:r>
    </w:p>
    <w:p w14:paraId="3EE49A9C" w14:textId="77777777" w:rsidR="00FD3105" w:rsidRDefault="00FD3105">
      <w:pPr>
        <w:pStyle w:val="pxformfcaptbl"/>
        <w:ind w:left="500"/>
      </w:pPr>
      <w:r>
        <w:t xml:space="preserve"> </w:t>
      </w:r>
      <w:r>
        <w:rPr>
          <w:color w:val="FF0000"/>
          <w:sz w:val="20"/>
          <w:szCs w:val="20"/>
          <w:vertAlign w:val="superscript"/>
        </w:rPr>
        <w:t>►</w:t>
      </w:r>
      <w:r>
        <w:fldChar w:fldCharType="begin"/>
      </w:r>
      <w:r>
        <w:instrText>tbl.brace.end="5"</w:instrText>
      </w:r>
      <w:r>
        <w:fldChar w:fldCharType="end"/>
      </w:r>
      <w:r>
        <w:fldChar w:fldCharType="begin"/>
      </w:r>
      <w:r>
        <w:instrText>tbl.brace.start="1"</w:instrText>
      </w:r>
      <w:r>
        <w:fldChar w:fldCharType="end"/>
      </w:r>
      <w:r>
        <w:fldChar w:fldCharType="begin"/>
      </w:r>
      <w:r>
        <w:instrText>tbl.ident="I03L8LW"</w:instrText>
      </w:r>
      <w:r>
        <w:fldChar w:fldCharType="end"/>
      </w:r>
      <w:r>
        <w:fldChar w:fldCharType="begin"/>
      </w:r>
      <w:r>
        <w:instrText>tbl.uuid="I02PD0Z"</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630C2F22"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65790ABC"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tgroup.cols="4"</w:instrText>
      </w:r>
      <w:r>
        <w:fldChar w:fldCharType="end"/>
      </w:r>
    </w:p>
    <w:p w14:paraId="6F9DB0E6"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colspec.colwidth="7*"</w:instrText>
      </w:r>
      <w:r>
        <w:fldChar w:fldCharType="end"/>
      </w:r>
    </w:p>
    <w:p w14:paraId="0F986942"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colspec.colwidth="21*"</w:instrText>
      </w:r>
      <w:r>
        <w:fldChar w:fldCharType="end"/>
      </w:r>
    </w:p>
    <w:p w14:paraId="650ACCA3" w14:textId="77777777" w:rsidR="00FD3105" w:rsidRDefault="00FD3105">
      <w:pPr>
        <w:pStyle w:val="pxcolspec"/>
      </w:pPr>
      <w:r>
        <w:rPr>
          <w:color w:val="FF0000"/>
          <w:sz w:val="20"/>
          <w:szCs w:val="20"/>
          <w:vertAlign w:val="superscript"/>
        </w:rPr>
        <w:t>►</w:t>
      </w:r>
      <w:r>
        <w:fldChar w:fldCharType="begin"/>
      </w:r>
      <w:r>
        <w:instrText>colspec.align="center"</w:instrText>
      </w:r>
      <w:r>
        <w:fldChar w:fldCharType="end"/>
      </w:r>
      <w:r>
        <w:fldChar w:fldCharType="begin"/>
      </w:r>
      <w:r>
        <w:instrText>colspec.colname="3"</w:instrText>
      </w:r>
      <w:r>
        <w:fldChar w:fldCharType="end"/>
      </w:r>
      <w:r>
        <w:fldChar w:fldCharType="begin"/>
      </w:r>
      <w:r>
        <w:instrText>colspec.colnum="3"</w:instrText>
      </w:r>
      <w:r>
        <w:fldChar w:fldCharType="end"/>
      </w:r>
      <w:r>
        <w:fldChar w:fldCharType="begin"/>
      </w:r>
      <w:r>
        <w:instrText>colspec.colwidth="7*"</w:instrText>
      </w:r>
      <w:r>
        <w:fldChar w:fldCharType="end"/>
      </w:r>
    </w:p>
    <w:p w14:paraId="6A5963E0" w14:textId="77777777" w:rsidR="00FD3105" w:rsidRDefault="00FD3105">
      <w:pPr>
        <w:pStyle w:val="pxcolspec"/>
      </w:pPr>
      <w:r>
        <w:rPr>
          <w:color w:val="FF0000"/>
          <w:sz w:val="20"/>
          <w:szCs w:val="20"/>
          <w:vertAlign w:val="superscript"/>
        </w:rPr>
        <w:t>►</w:t>
      </w:r>
      <w:r>
        <w:fldChar w:fldCharType="begin"/>
      </w:r>
      <w:r>
        <w:instrText>colspec.colname="4"</w:instrText>
      </w:r>
      <w:r>
        <w:fldChar w:fldCharType="end"/>
      </w:r>
      <w:r>
        <w:fldChar w:fldCharType="begin"/>
      </w:r>
      <w:r>
        <w:instrText>colspec.colnum="4"</w:instrText>
      </w:r>
      <w:r>
        <w:fldChar w:fldCharType="end"/>
      </w:r>
      <w:r>
        <w:fldChar w:fldCharType="begin"/>
      </w:r>
      <w:r>
        <w:instrText>colspec.colwidth="29*"</w:instrText>
      </w:r>
      <w:r>
        <w:fldChar w:fldCharType="end"/>
      </w:r>
    </w:p>
    <w:tbl>
      <w:tblPr>
        <w:tblW w:w="0" w:type="auto"/>
        <w:tblLayout w:type="fixed"/>
        <w:tblCellMar>
          <w:left w:w="0" w:type="dxa"/>
          <w:right w:w="0" w:type="dxa"/>
        </w:tblCellMar>
        <w:tblLook w:val="0000" w:firstRow="0" w:lastRow="0" w:firstColumn="0" w:lastColumn="0" w:noHBand="0" w:noVBand="0"/>
      </w:tblPr>
      <w:tblGrid>
        <w:gridCol w:w="2160"/>
        <w:gridCol w:w="2160"/>
        <w:gridCol w:w="2160"/>
        <w:gridCol w:w="2160"/>
      </w:tblGrid>
      <w:tr w:rsidR="00FD3105" w14:paraId="7836493B" w14:textId="77777777">
        <w:tblPrEx>
          <w:tblCellMar>
            <w:top w:w="0" w:type="dxa"/>
            <w:left w:w="0" w:type="dxa"/>
            <w:bottom w:w="0" w:type="dxa"/>
            <w:right w:w="0" w:type="dxa"/>
          </w:tblCellMar>
        </w:tblPrEx>
        <w:tc>
          <w:tcPr>
            <w:tcW w:w="2160" w:type="dxa"/>
            <w:tcBorders>
              <w:top w:val="nil"/>
              <w:left w:val="nil"/>
              <w:bottom w:val="nil"/>
              <w:right w:val="nil"/>
            </w:tcBorders>
          </w:tcPr>
          <w:p w14:paraId="02598057" w14:textId="77777777" w:rsidR="00FD3105" w:rsidRDefault="00FD3105">
            <w:r>
              <w:rPr>
                <w:color w:val="FF0000"/>
                <w:sz w:val="20"/>
                <w:szCs w:val="20"/>
                <w:vertAlign w:val="superscript"/>
              </w:rPr>
              <w:t>►</w:t>
            </w:r>
            <w:r>
              <w:fldChar w:fldCharType="begin"/>
            </w:r>
            <w:r>
              <w:instrText>tbody.valign="top"</w:instrText>
            </w:r>
            <w:r>
              <w:fldChar w:fldCharType="end"/>
            </w:r>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PETITIONER]</w:t>
            </w:r>
            <w:r>
              <w:rPr>
                <w:rStyle w:val="pxrowentry"/>
              </w:rPr>
              <w:t>,</w:t>
            </w:r>
          </w:p>
        </w:tc>
        <w:tc>
          <w:tcPr>
            <w:tcW w:w="2160" w:type="dxa"/>
            <w:tcBorders>
              <w:top w:val="nil"/>
              <w:left w:val="nil"/>
              <w:bottom w:val="nil"/>
              <w:right w:val="nil"/>
            </w:tcBorders>
          </w:tcPr>
          <w:p w14:paraId="3E9D35AA" w14:textId="77777777" w:rsidR="00FD3105" w:rsidRDefault="00FD3105">
            <w:r>
              <w:rPr>
                <w:rStyle w:val="pxentry"/>
                <w:color w:val="FF0000"/>
                <w:sz w:val="20"/>
                <w:szCs w:val="20"/>
                <w:vertAlign w:val="superscript"/>
              </w:rPr>
              <w:t>►</w:t>
            </w:r>
            <w:r>
              <w:rPr>
                <w:rStyle w:val="pxentry"/>
              </w:rPr>
              <w:fldChar w:fldCharType="begin"/>
            </w:r>
            <w:r>
              <w:rPr>
                <w:rStyle w:val="pxentry"/>
              </w:rPr>
              <w:instrText>entry.morerows="4"</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vanish/>
              </w:rPr>
              <w:t>&amp;brace;</w:t>
            </w:r>
            <w:r>
              <w:rPr>
                <w:rStyle w:val="pxvis"/>
                <w:rFonts w:ascii="Times NewRoman" w:hAnsi="Times NewRoman"/>
                <w:b w:val="0"/>
                <w:sz w:val="24"/>
              </w:rPr>
              <w:t>}</w:t>
            </w:r>
          </w:p>
        </w:tc>
        <w:tc>
          <w:tcPr>
            <w:tcW w:w="2160" w:type="dxa"/>
            <w:tcBorders>
              <w:top w:val="nil"/>
              <w:left w:val="nil"/>
              <w:bottom w:val="nil"/>
              <w:right w:val="nil"/>
            </w:tcBorders>
          </w:tcPr>
          <w:p w14:paraId="30208D1C"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6BD22730" w14:textId="77777777" w:rsidR="00FD3105" w:rsidRDefault="00FD3105"/>
        </w:tc>
      </w:tr>
      <w:tr w:rsidR="00FD3105" w14:paraId="7306C844" w14:textId="77777777">
        <w:tblPrEx>
          <w:tblCellMar>
            <w:top w:w="0" w:type="dxa"/>
            <w:left w:w="0" w:type="dxa"/>
            <w:bottom w:w="0" w:type="dxa"/>
            <w:right w:w="0" w:type="dxa"/>
          </w:tblCellMar>
        </w:tblPrEx>
        <w:tc>
          <w:tcPr>
            <w:tcW w:w="2160" w:type="dxa"/>
            <w:tcBorders>
              <w:top w:val="nil"/>
              <w:left w:val="nil"/>
              <w:bottom w:val="nil"/>
              <w:right w:val="nil"/>
            </w:tcBorders>
          </w:tcPr>
          <w:p w14:paraId="55A452BF"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1C073C09"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Petitioner,</w:t>
            </w:r>
          </w:p>
        </w:tc>
        <w:tc>
          <w:tcPr>
            <w:tcW w:w="2160" w:type="dxa"/>
            <w:tcBorders>
              <w:top w:val="nil"/>
              <w:left w:val="nil"/>
              <w:bottom w:val="nil"/>
              <w:right w:val="nil"/>
            </w:tcBorders>
          </w:tcPr>
          <w:p w14:paraId="5C96E628"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240871E9" w14:textId="77777777" w:rsidR="00FD3105" w:rsidRDefault="00FD3105"/>
        </w:tc>
      </w:tr>
      <w:tr w:rsidR="00FD3105" w14:paraId="74F51F82" w14:textId="77777777">
        <w:tblPrEx>
          <w:tblCellMar>
            <w:top w:w="0" w:type="dxa"/>
            <w:left w:w="0" w:type="dxa"/>
            <w:bottom w:w="0" w:type="dxa"/>
            <w:right w:w="0" w:type="dxa"/>
          </w:tblCellMar>
        </w:tblPrEx>
        <w:tc>
          <w:tcPr>
            <w:tcW w:w="2160" w:type="dxa"/>
            <w:tcBorders>
              <w:top w:val="nil"/>
              <w:left w:val="nil"/>
              <w:bottom w:val="nil"/>
              <w:right w:val="nil"/>
            </w:tcBorders>
          </w:tcPr>
          <w:p w14:paraId="663DC3A0"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entry.align="left"</w:instrText>
            </w:r>
            <w:r>
              <w:rPr>
                <w:rStyle w:val="pxrowentry"/>
              </w:rPr>
              <w:fldChar w:fldCharType="end"/>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v.</w:t>
            </w:r>
          </w:p>
        </w:tc>
        <w:tc>
          <w:tcPr>
            <w:tcW w:w="2160" w:type="dxa"/>
            <w:tcBorders>
              <w:top w:val="nil"/>
              <w:left w:val="nil"/>
              <w:bottom w:val="nil"/>
              <w:right w:val="nil"/>
            </w:tcBorders>
          </w:tcPr>
          <w:p w14:paraId="6A86B2C1"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 xml:space="preserve">CASE </w:t>
            </w:r>
            <w:r>
              <w:rPr>
                <w:rStyle w:val="pxfinstr"/>
                <w:i/>
                <w:iCs/>
              </w:rPr>
              <w:t>[CASE NUMBER]</w:t>
            </w:r>
          </w:p>
        </w:tc>
        <w:tc>
          <w:tcPr>
            <w:tcW w:w="2160" w:type="dxa"/>
            <w:tcBorders>
              <w:top w:val="nil"/>
              <w:left w:val="nil"/>
              <w:bottom w:val="nil"/>
              <w:right w:val="nil"/>
            </w:tcBorders>
          </w:tcPr>
          <w:p w14:paraId="4C8489F4" w14:textId="77777777" w:rsidR="00FD3105" w:rsidRDefault="00FD3105"/>
        </w:tc>
        <w:tc>
          <w:tcPr>
            <w:tcW w:w="2160" w:type="dxa"/>
            <w:tcBorders>
              <w:top w:val="nil"/>
              <w:left w:val="nil"/>
              <w:bottom w:val="nil"/>
              <w:right w:val="nil"/>
            </w:tcBorders>
          </w:tcPr>
          <w:p w14:paraId="13AD2870" w14:textId="77777777" w:rsidR="00FD3105" w:rsidRDefault="00FD3105"/>
        </w:tc>
      </w:tr>
      <w:tr w:rsidR="00FD3105" w14:paraId="3D2BC6D5" w14:textId="77777777">
        <w:tblPrEx>
          <w:tblCellMar>
            <w:top w:w="0" w:type="dxa"/>
            <w:left w:w="0" w:type="dxa"/>
            <w:bottom w:w="0" w:type="dxa"/>
            <w:right w:w="0" w:type="dxa"/>
          </w:tblCellMar>
        </w:tblPrEx>
        <w:tc>
          <w:tcPr>
            <w:tcW w:w="2160" w:type="dxa"/>
            <w:tcBorders>
              <w:top w:val="nil"/>
              <w:left w:val="nil"/>
              <w:bottom w:val="nil"/>
              <w:right w:val="nil"/>
            </w:tcBorders>
          </w:tcPr>
          <w:p w14:paraId="7AC6C1B9"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RESPONDENT]</w:t>
            </w:r>
            <w:r>
              <w:rPr>
                <w:rStyle w:val="pxrowentry"/>
              </w:rPr>
              <w:t>,</w:t>
            </w:r>
          </w:p>
        </w:tc>
        <w:tc>
          <w:tcPr>
            <w:tcW w:w="2160" w:type="dxa"/>
            <w:tcBorders>
              <w:top w:val="nil"/>
              <w:left w:val="nil"/>
              <w:bottom w:val="nil"/>
              <w:right w:val="nil"/>
            </w:tcBorders>
          </w:tcPr>
          <w:p w14:paraId="3602CE05"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24A65A61" w14:textId="77777777" w:rsidR="00FD3105" w:rsidRDefault="00FD3105"/>
        </w:tc>
        <w:tc>
          <w:tcPr>
            <w:tcW w:w="2160" w:type="dxa"/>
            <w:tcBorders>
              <w:top w:val="nil"/>
              <w:left w:val="nil"/>
              <w:bottom w:val="nil"/>
              <w:right w:val="nil"/>
            </w:tcBorders>
          </w:tcPr>
          <w:p w14:paraId="1CE5F66F" w14:textId="77777777" w:rsidR="00FD3105" w:rsidRDefault="00FD3105"/>
        </w:tc>
      </w:tr>
      <w:tr w:rsidR="00FD3105" w14:paraId="2EA85807" w14:textId="77777777">
        <w:tblPrEx>
          <w:tblCellMar>
            <w:top w:w="0" w:type="dxa"/>
            <w:left w:w="0" w:type="dxa"/>
            <w:bottom w:w="0" w:type="dxa"/>
            <w:right w:w="0" w:type="dxa"/>
          </w:tblCellMar>
        </w:tblPrEx>
        <w:tc>
          <w:tcPr>
            <w:tcW w:w="2160" w:type="dxa"/>
            <w:tcBorders>
              <w:top w:val="nil"/>
              <w:left w:val="nil"/>
              <w:bottom w:val="nil"/>
              <w:right w:val="nil"/>
            </w:tcBorders>
          </w:tcPr>
          <w:p w14:paraId="5377B04B"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31B3220F"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Respondent.</w:t>
            </w:r>
          </w:p>
        </w:tc>
        <w:tc>
          <w:tcPr>
            <w:tcW w:w="2160" w:type="dxa"/>
            <w:tcBorders>
              <w:top w:val="nil"/>
              <w:left w:val="nil"/>
              <w:bottom w:val="nil"/>
              <w:right w:val="nil"/>
            </w:tcBorders>
          </w:tcPr>
          <w:p w14:paraId="402E7A1B"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520F43C9" w14:textId="77777777" w:rsidR="00FD3105" w:rsidRDefault="00FD3105"/>
        </w:tc>
      </w:tr>
    </w:tbl>
    <w:p w14:paraId="0B45CE80" w14:textId="77777777" w:rsidR="00FD3105" w:rsidRDefault="00FD3105">
      <w:pPr>
        <w:pStyle w:val="pxtbody"/>
      </w:pPr>
    </w:p>
    <w:p w14:paraId="100FC2B2" w14:textId="77777777" w:rsidR="00FD3105" w:rsidRDefault="00FD3105"/>
    <w:p w14:paraId="47ACD100" w14:textId="77777777" w:rsidR="00FD3105" w:rsidRDefault="00FD3105">
      <w:pPr>
        <w:pStyle w:val="pxformhac"/>
        <w:spacing w:before="180"/>
        <w:jc w:val="center"/>
      </w:pPr>
      <w:r>
        <w:t xml:space="preserve">FINAL JUDGMENT </w:t>
      </w:r>
    </w:p>
    <w:p w14:paraId="4BDAB887"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p.ct.id="3d29be30775711ee8e1ba9ecff0bf883|9|10:9"</w:instrText>
      </w:r>
      <w:r>
        <w:fldChar w:fldCharType="end"/>
      </w:r>
      <w:r>
        <w:t xml:space="preserve">This action seeks a writ of certiorari to the County Court of </w:t>
      </w:r>
      <w:r>
        <w:rPr>
          <w:rStyle w:val="pxfinstr"/>
          <w:i/>
          <w:iCs/>
        </w:rPr>
        <w:t>[name of county]</w:t>
      </w:r>
      <w:r>
        <w:t xml:space="preserve">, Florida, to review a discovery order. Petitioner in this action is plaintiff in the county court and seeks damages for breach of contract. Defendant counterclaimed for malicious interference. Defendant propounded interrogatories seeking information about plaintiff's assets, liabilities, customer names and other financial information. The pleadings do not seek punitive damages at this stage and no discovery has been conducted as contemplated by </w:t>
      </w:r>
      <w:r>
        <w:rPr>
          <w:rStyle w:val="pxst"/>
          <w:color w:val="FF0000"/>
          <w:sz w:val="20"/>
          <w:szCs w:val="20"/>
          <w:vertAlign w:val="superscript"/>
        </w:rPr>
        <w:t>►</w:t>
      </w:r>
      <w:r>
        <w:rPr>
          <w:rStyle w:val="pxst"/>
        </w:rPr>
        <w:fldChar w:fldCharType="begin"/>
      </w:r>
      <w:r>
        <w:rPr>
          <w:rStyle w:val="pxst"/>
        </w:rPr>
        <w:instrText>st.ref.id="I05Q5XJ"</w:instrText>
      </w:r>
      <w:r>
        <w:rPr>
          <w:rStyle w:val="pxst"/>
        </w:rPr>
        <w:fldChar w:fldCharType="end"/>
      </w:r>
      <w:r>
        <w:rPr>
          <w:rStyle w:val="pxst"/>
          <w:vanish/>
        </w:rPr>
        <w:t>&amp;s;</w:t>
      </w:r>
      <w:r>
        <w:rPr>
          <w:rStyle w:val="pxvis"/>
          <w:rFonts w:ascii="Times NewRoman" w:hAnsi="Times NewRoman"/>
          <w:b w:val="0"/>
          <w:sz w:val="24"/>
        </w:rPr>
        <w:t>§</w:t>
      </w:r>
      <w:r>
        <w:rPr>
          <w:rStyle w:val="pxst"/>
        </w:rPr>
        <w:t>768.72 Florida Statutes</w:t>
      </w:r>
      <w:r>
        <w:t xml:space="preserve"> as a predicate for amending to plead punitive damages.</w:t>
      </w:r>
    </w:p>
    <w:p w14:paraId="20E5F07B"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p.ct.id="3d29be30775711ee8e1ba9ecff0bf883|9|10:9"</w:instrText>
      </w:r>
      <w:r>
        <w:fldChar w:fldCharType="end"/>
      </w:r>
      <w:r>
        <w:t xml:space="preserve">Plaintiff objected to interrogatories </w:t>
      </w:r>
      <w:r>
        <w:rPr>
          <w:rStyle w:val="pxfinstr"/>
          <w:i/>
          <w:iCs/>
        </w:rPr>
        <w:t>[designation of interrogatories]</w:t>
      </w:r>
      <w:r>
        <w:t xml:space="preserve"> that seek financial and business information on the grounds that customers' names were a trade secret and financial information was not relevant. The county court overruled the objections and ordered plaintiff to provide the requested discovery.</w:t>
      </w:r>
    </w:p>
    <w:p w14:paraId="30476591"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p.ct.id="3d29be30775711ee8e1ba9ecff0bf883|9|10:9"</w:instrText>
      </w:r>
      <w:r>
        <w:fldChar w:fldCharType="end"/>
      </w:r>
      <w:r>
        <w:t>Defendant supports the county court order on the grounds that it may lead to admissible evidence and provide the basis for punitive damages. Plaintiff contends that discovery on that basis is premature.</w:t>
      </w:r>
    </w:p>
    <w:p w14:paraId="3E103F12"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p.ct.id="3d29be30775711ee8e1ba9ecff0bf883|9|10:9"</w:instrText>
      </w:r>
      <w:r>
        <w:fldChar w:fldCharType="end"/>
      </w:r>
      <w:r>
        <w:t>The court finds that the interrogatories are premature, except interrogatory 16 seeking customer names, so</w:t>
      </w:r>
    </w:p>
    <w:p w14:paraId="105075C0"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p.ct.id="3d29be30775711ee8e1ba9ecff0bf883|9|10:9"</w:instrText>
      </w:r>
      <w:r>
        <w:fldChar w:fldCharType="end"/>
      </w:r>
      <w:r>
        <w:t>IT IS ADJUDGED that:</w:t>
      </w:r>
    </w:p>
    <w:p w14:paraId="79C202EA" w14:textId="77777777" w:rsidR="00FD3105" w:rsidRDefault="00FD3105">
      <w:pPr>
        <w:pStyle w:val="pxformfl"/>
        <w:ind w:left="500"/>
      </w:pPr>
      <w:r>
        <w:t xml:space="preserve"> </w:t>
      </w:r>
    </w:p>
    <w:p w14:paraId="22F6C5BE"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1. </w:t>
      </w:r>
    </w:p>
    <w:p w14:paraId="700CD1E1"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p.ct.id="3d29be30775711ee8e1ba9ecff0bf883|9|10:9"</w:instrText>
      </w:r>
      <w:r>
        <w:fldChar w:fldCharType="end"/>
      </w:r>
      <w:r>
        <w:t xml:space="preserve">Certiorari is granted and the order of the County Court of </w:t>
      </w:r>
      <w:r>
        <w:rPr>
          <w:rStyle w:val="pxfinstr"/>
          <w:i/>
          <w:iCs/>
        </w:rPr>
        <w:t>[name of county]</w:t>
      </w:r>
      <w:r>
        <w:t xml:space="preserve">, Florida dated </w:t>
      </w:r>
      <w:r>
        <w:rPr>
          <w:rStyle w:val="pxfinstr"/>
          <w:i/>
          <w:iCs/>
        </w:rPr>
        <w:t>[date of order]</w:t>
      </w:r>
      <w:r>
        <w:t xml:space="preserve"> overruling plaintiff's objections to defendant's interrogatories is quashed, except for interrogatory </w:t>
      </w:r>
      <w:r>
        <w:rPr>
          <w:rStyle w:val="pxfinstr"/>
          <w:i/>
          <w:iCs/>
        </w:rPr>
        <w:t>[designation of interrogatory]</w:t>
      </w:r>
      <w:r>
        <w:t>.</w:t>
      </w:r>
    </w:p>
    <w:p w14:paraId="36DC85FF"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2. </w:t>
      </w:r>
    </w:p>
    <w:p w14:paraId="450D58C9"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p.ct.id="3d29be30775711ee8e1ba9ecff0bf883|9|10:9"</w:instrText>
      </w:r>
      <w:r>
        <w:fldChar w:fldCharType="end"/>
      </w:r>
      <w:r>
        <w:t xml:space="preserve">This action is remanded to the County Court of </w:t>
      </w:r>
      <w:r>
        <w:rPr>
          <w:rStyle w:val="pxfinstr"/>
          <w:i/>
          <w:iCs/>
        </w:rPr>
        <w:t>[name of county]</w:t>
      </w:r>
      <w:r>
        <w:t>, Florida for further proceedings consistent with this judgment.</w:t>
      </w:r>
    </w:p>
    <w:p w14:paraId="2C13E5FF"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3. </w:t>
      </w:r>
    </w:p>
    <w:p w14:paraId="126B2C59"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p.ct.id="3d29be30775711ee8e1ba9ecff0bf883|9|10:9"</w:instrText>
      </w:r>
      <w:r>
        <w:fldChar w:fldCharType="end"/>
      </w:r>
      <w:r>
        <w:t xml:space="preserve">Petitioner </w:t>
      </w:r>
      <w:r>
        <w:rPr>
          <w:rStyle w:val="pxfinstr"/>
          <w:i/>
          <w:iCs/>
        </w:rPr>
        <w:t>[NAME OF PLAINTIFF]</w:t>
      </w:r>
      <w:r>
        <w:t xml:space="preserve">, whose address is </w:t>
      </w:r>
      <w:r>
        <w:rPr>
          <w:rStyle w:val="pxfinstr"/>
          <w:i/>
          <w:iCs/>
        </w:rPr>
        <w:t>[address of petitioner]</w:t>
      </w:r>
      <w:r>
        <w:t xml:space="preserve">, recover from </w:t>
      </w:r>
      <w:r>
        <w:rPr>
          <w:rStyle w:val="pxfinstr"/>
          <w:i/>
          <w:iCs/>
        </w:rPr>
        <w:t>[NAME OF DEFENDANT]</w:t>
      </w:r>
      <w:r>
        <w:t xml:space="preserve"> </w:t>
      </w:r>
      <w:r>
        <w:rPr>
          <w:rStyle w:val="pxfinstr"/>
          <w:i/>
          <w:iCs/>
        </w:rPr>
        <w:t>[OPTIONAL:, whose address is [address of defendant] and the last four digits of Social Security number are [last four numbers of Social Security number],]</w:t>
      </w:r>
      <w:r>
        <w:t xml:space="preserve"> the sum of $</w:t>
      </w:r>
      <w:r>
        <w:rPr>
          <w:rStyle w:val="pxfinstr"/>
          <w:i/>
          <w:iCs/>
        </w:rPr>
        <w:t>[dollar amount of costs]</w:t>
      </w:r>
      <w:r>
        <w:t xml:space="preserve"> for costs that shall bear interest at the rate prescribed by law, for which let execution issue forthwith.</w:t>
      </w:r>
    </w:p>
    <w:p w14:paraId="34911B77"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p.ct.id="3d29be30775711ee8e1ba9ecff0bf883|9|10:9"</w:instrText>
      </w:r>
      <w:r>
        <w:fldChar w:fldCharType="end"/>
      </w:r>
      <w:r>
        <w:t xml:space="preserve">ORDERED at </w:t>
      </w:r>
      <w:r>
        <w:rPr>
          <w:rStyle w:val="pxfinstr"/>
          <w:i/>
          <w:iCs/>
        </w:rPr>
        <w:t>[name of city]</w:t>
      </w:r>
      <w:r>
        <w:t xml:space="preserve">, Florida on </w:t>
      </w:r>
      <w:r>
        <w:rPr>
          <w:rStyle w:val="pxfinstr"/>
          <w:i/>
          <w:iCs/>
        </w:rPr>
        <w:t>[date of order]</w:t>
      </w:r>
      <w:r>
        <w:t>.</w:t>
      </w:r>
    </w:p>
    <w:p w14:paraId="3DD7627F" w14:textId="77777777" w:rsidR="00FD3105" w:rsidRDefault="00FD3105">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0AEA79CE" w14:textId="77777777" w:rsidR="00FD3105" w:rsidRDefault="00FD3105">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judge]</w:t>
      </w:r>
    </w:p>
    <w:p w14:paraId="604F9B3E"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judge]</w:t>
      </w:r>
    </w:p>
    <w:p w14:paraId="69037755" w14:textId="77777777" w:rsidR="00FD3105" w:rsidRDefault="00FD3105">
      <w:pPr>
        <w:pStyle w:val="pxformfsigtbl"/>
        <w:ind w:left="500"/>
      </w:pPr>
      <w:r>
        <w:t xml:space="preserve"> </w:t>
      </w:r>
      <w:r>
        <w:rPr>
          <w:color w:val="FF0000"/>
          <w:sz w:val="20"/>
          <w:szCs w:val="20"/>
          <w:vertAlign w:val="superscript"/>
        </w:rPr>
        <w:t>►</w:t>
      </w:r>
      <w:r>
        <w:fldChar w:fldCharType="begin"/>
      </w:r>
      <w:r>
        <w:instrText>tbl.ident="I03L8M5"</w:instrText>
      </w:r>
      <w:r>
        <w:fldChar w:fldCharType="end"/>
      </w:r>
      <w:r>
        <w:fldChar w:fldCharType="begin"/>
      </w:r>
      <w:r>
        <w:instrText>tbl.uuid="I03C4OP"</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4505E19A"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0DACB61A"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tgroup.cols="2"</w:instrText>
      </w:r>
      <w:r>
        <w:fldChar w:fldCharType="end"/>
      </w:r>
    </w:p>
    <w:p w14:paraId="35D2BF2A"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colspec.colwidth="17*"</w:instrText>
      </w:r>
      <w:r>
        <w:fldChar w:fldCharType="end"/>
      </w:r>
    </w:p>
    <w:p w14:paraId="70FC7F2D"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colspec.colwidth="111*"</w:instrText>
      </w:r>
      <w:r>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D3105" w14:paraId="259403D5" w14:textId="77777777">
        <w:tblPrEx>
          <w:tblCellMar>
            <w:top w:w="0" w:type="dxa"/>
            <w:left w:w="0" w:type="dxa"/>
            <w:bottom w:w="0" w:type="dxa"/>
            <w:right w:w="0" w:type="dxa"/>
          </w:tblCellMar>
        </w:tblPrEx>
        <w:tc>
          <w:tcPr>
            <w:tcW w:w="4320" w:type="dxa"/>
            <w:tcBorders>
              <w:top w:val="nil"/>
              <w:left w:val="nil"/>
              <w:bottom w:val="nil"/>
              <w:right w:val="nil"/>
            </w:tcBorders>
          </w:tcPr>
          <w:p w14:paraId="21A7E825"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Copies to:</w:t>
            </w:r>
          </w:p>
        </w:tc>
        <w:tc>
          <w:tcPr>
            <w:tcW w:w="4320" w:type="dxa"/>
            <w:tcBorders>
              <w:top w:val="nil"/>
              <w:left w:val="nil"/>
              <w:bottom w:val="nil"/>
              <w:right w:val="nil"/>
            </w:tcBorders>
          </w:tcPr>
          <w:p w14:paraId="4181A497"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r w:rsidR="00FD3105" w14:paraId="540927AD" w14:textId="77777777">
        <w:tblPrEx>
          <w:tblCellMar>
            <w:top w:w="0" w:type="dxa"/>
            <w:left w:w="0" w:type="dxa"/>
            <w:bottom w:w="0" w:type="dxa"/>
            <w:right w:w="0" w:type="dxa"/>
          </w:tblCellMar>
        </w:tblPrEx>
        <w:tc>
          <w:tcPr>
            <w:tcW w:w="4320" w:type="dxa"/>
            <w:tcBorders>
              <w:top w:val="nil"/>
              <w:left w:val="nil"/>
              <w:bottom w:val="nil"/>
              <w:right w:val="nil"/>
            </w:tcBorders>
          </w:tcPr>
          <w:p w14:paraId="3A63C717"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4320" w:type="dxa"/>
            <w:tcBorders>
              <w:top w:val="nil"/>
              <w:left w:val="nil"/>
              <w:bottom w:val="nil"/>
              <w:right w:val="nil"/>
            </w:tcBorders>
          </w:tcPr>
          <w:p w14:paraId="20D9867D"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bl>
    <w:p w14:paraId="7E43EF83" w14:textId="77777777" w:rsidR="00FD3105" w:rsidRDefault="00FD3105">
      <w:pPr>
        <w:pStyle w:val="pxtbody"/>
      </w:pPr>
    </w:p>
    <w:p w14:paraId="0F48625D" w14:textId="77777777" w:rsidR="00FD3105" w:rsidRDefault="00FD3105"/>
    <w:p w14:paraId="66F2414E" w14:textId="77777777" w:rsidR="00FD3105" w:rsidRDefault="00FD3105">
      <w:pPr>
        <w:pStyle w:val="pxcomnt"/>
      </w:pPr>
    </w:p>
    <w:p w14:paraId="76C03E06" w14:textId="77777777" w:rsidR="00FD3105" w:rsidRDefault="00FD3105">
      <w:pPr>
        <w:pStyle w:val="pxhac"/>
        <w:spacing w:before="180"/>
        <w:jc w:val="center"/>
      </w:pPr>
      <w:r>
        <w:rPr>
          <w:rStyle w:val="pxb"/>
          <w:b/>
          <w:bCs/>
        </w:rPr>
        <w:t>Author's Comment</w:t>
      </w:r>
    </w:p>
    <w:p w14:paraId="48187393"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p.ct.id="3d29be30775711ee8e1ba9ecff0bf883|9|10:9"</w:instrText>
      </w:r>
      <w:r>
        <w:fldChar w:fldCharType="end"/>
      </w:r>
      <w:r>
        <w:t xml:space="preserve">Note that most certiorari petitions to review discovery orders in the county court will now be submitted the district courts of appeal, not to the circuit court as in the example above. Jurisdiction to issue an extraordinary writ follows appeal jurisdiction, see </w:t>
      </w:r>
      <w:r>
        <w:rPr>
          <w:rStyle w:val="pxcc"/>
          <w:color w:val="FF0000"/>
          <w:sz w:val="20"/>
          <w:szCs w:val="20"/>
          <w:vertAlign w:val="superscript"/>
        </w:rPr>
        <w:t>►</w:t>
      </w:r>
      <w:r>
        <w:rPr>
          <w:rStyle w:val="pxcc"/>
        </w:rPr>
        <w:fldChar w:fldCharType="begin"/>
      </w:r>
      <w:r>
        <w:rPr>
          <w:rStyle w:val="pxcc"/>
        </w:rPr>
        <w:instrText>cc.ref.id="I05MOWH"</w:instrText>
      </w:r>
      <w:r>
        <w:rPr>
          <w:rStyle w:val="pxcc"/>
        </w:rPr>
        <w:fldChar w:fldCharType="end"/>
      </w:r>
      <w:r>
        <w:rPr>
          <w:rStyle w:val="pxcc"/>
        </w:rPr>
        <w:t>Florida Dept. of Community Affairs v. Escambia County, 582 So. 2d 1237 (Fla. 1st DCA 1991)</w:t>
      </w:r>
      <w:r>
        <w:t xml:space="preserve">; </w:t>
      </w:r>
      <w:r>
        <w:rPr>
          <w:rStyle w:val="pxcc"/>
          <w:color w:val="FF0000"/>
          <w:sz w:val="20"/>
          <w:szCs w:val="20"/>
          <w:vertAlign w:val="superscript"/>
        </w:rPr>
        <w:t>►</w:t>
      </w:r>
      <w:r>
        <w:rPr>
          <w:rStyle w:val="pxcc"/>
        </w:rPr>
        <w:fldChar w:fldCharType="begin"/>
      </w:r>
      <w:r>
        <w:rPr>
          <w:rStyle w:val="pxcc"/>
        </w:rPr>
        <w:instrText>cc.ref.id="I05MOPC"</w:instrText>
      </w:r>
      <w:r>
        <w:rPr>
          <w:rStyle w:val="pxcc"/>
        </w:rPr>
        <w:fldChar w:fldCharType="end"/>
      </w:r>
      <w:r>
        <w:rPr>
          <w:rStyle w:val="pxcc"/>
        </w:rPr>
        <w:t>Wovas v. Tousa Homes, Inc., 940 So. 2d 1166 (Fla. 2d DCA 2006)</w:t>
      </w:r>
      <w:r>
        <w:t xml:space="preserve">, and the appellate jurisdiction of the circuit court has now been restricted to a limited class of cases. See </w:t>
      </w:r>
      <w:r>
        <w:rPr>
          <w:rStyle w:val="pxst"/>
          <w:color w:val="FF0000"/>
          <w:sz w:val="20"/>
          <w:szCs w:val="20"/>
          <w:vertAlign w:val="superscript"/>
        </w:rPr>
        <w:t>►</w:t>
      </w:r>
      <w:r>
        <w:rPr>
          <w:rStyle w:val="pxst"/>
        </w:rPr>
        <w:fldChar w:fldCharType="begin"/>
      </w:r>
      <w:r>
        <w:rPr>
          <w:rStyle w:val="pxst"/>
        </w:rPr>
        <w:instrText>st.ref.id="I04ZP60"</w:instrText>
      </w:r>
      <w:r>
        <w:rPr>
          <w:rStyle w:val="pxst"/>
        </w:rPr>
        <w:fldChar w:fldCharType="end"/>
      </w:r>
      <w:r>
        <w:rPr>
          <w:rStyle w:val="pxst"/>
          <w:vanish/>
        </w:rPr>
        <w:t>&amp;s;</w:t>
      </w:r>
      <w:r>
        <w:rPr>
          <w:rStyle w:val="pxvis"/>
          <w:rFonts w:ascii="Times NewRoman" w:hAnsi="Times NewRoman"/>
          <w:b w:val="0"/>
          <w:sz w:val="24"/>
        </w:rPr>
        <w:t>§</w:t>
      </w:r>
      <w:r>
        <w:rPr>
          <w:rStyle w:val="pxst"/>
        </w:rPr>
        <w:t>26.012(1), Fla. Stat.</w:t>
      </w:r>
    </w:p>
    <w:p w14:paraId="6D16B0EE" w14:textId="77777777" w:rsidR="00FD3105" w:rsidRDefault="00FD3105">
      <w:pPr>
        <w:pStyle w:val="pxs"/>
        <w:spacing w:before="180"/>
        <w:rPr>
          <w:sz w:val="27"/>
          <w:szCs w:val="27"/>
        </w:rPr>
      </w:pPr>
      <w:r>
        <w:rPr>
          <w:sz w:val="27"/>
          <w:szCs w:val="27"/>
        </w:rPr>
        <w:t>10:10. Judgment</w:t>
      </w:r>
      <w:r>
        <w:rPr>
          <w:rStyle w:val="pxsep"/>
        </w:rPr>
        <w:t xml:space="preserve">-- </w:t>
      </w:r>
      <w:r>
        <w:rPr>
          <w:sz w:val="27"/>
          <w:szCs w:val="27"/>
        </w:rPr>
        <w:t>Change of name</w:t>
      </w:r>
    </w:p>
    <w:p w14:paraId="1A8E9532" w14:textId="77777777" w:rsidR="00FD3105" w:rsidRDefault="00FD3105">
      <w:pPr>
        <w:pStyle w:val="pxov"/>
        <w:rPr>
          <w:vanish/>
        </w:rPr>
      </w:pPr>
      <w:r>
        <w:rPr>
          <w:vanish/>
        </w:rPr>
        <w:t>FMS</w:t>
      </w:r>
    </w:p>
    <w:p w14:paraId="6AFE6705" w14:textId="77777777" w:rsidR="00FD3105" w:rsidRDefault="00FD3105">
      <w:pPr>
        <w:pStyle w:val="pxov"/>
        <w:rPr>
          <w:vanish/>
        </w:rPr>
      </w:pPr>
      <w:r>
        <w:rPr>
          <w:vanish/>
        </w:rPr>
        <w:t>LCV</w:t>
      </w:r>
    </w:p>
    <w:p w14:paraId="3CC30C13" w14:textId="77777777" w:rsidR="00FD3105" w:rsidRDefault="00FD3105">
      <w:pPr>
        <w:pStyle w:val="pxov"/>
        <w:rPr>
          <w:vanish/>
        </w:rPr>
      </w:pPr>
      <w:r>
        <w:rPr>
          <w:vanish/>
        </w:rPr>
        <w:t>LSC</w:t>
      </w:r>
    </w:p>
    <w:p w14:paraId="21B3060D" w14:textId="77777777" w:rsidR="00FD3105" w:rsidRDefault="00FD3105">
      <w:pPr>
        <w:pStyle w:val="pxov"/>
        <w:rPr>
          <w:vanish/>
        </w:rPr>
      </w:pPr>
      <w:r>
        <w:rPr>
          <w:vanish/>
        </w:rPr>
        <w:t>LS3</w:t>
      </w:r>
    </w:p>
    <w:p w14:paraId="6BFBEFB2" w14:textId="77777777" w:rsidR="00FD3105" w:rsidRDefault="00FD3105">
      <w:pPr>
        <w:pStyle w:val="pxov"/>
        <w:rPr>
          <w:vanish/>
        </w:rPr>
      </w:pPr>
      <w:r>
        <w:rPr>
          <w:vanish/>
        </w:rPr>
        <w:t>LS7</w:t>
      </w:r>
    </w:p>
    <w:p w14:paraId="3B276ABD" w14:textId="77777777" w:rsidR="00FD3105" w:rsidRDefault="00FD3105">
      <w:pPr>
        <w:pStyle w:val="pxov"/>
        <w:rPr>
          <w:vanish/>
        </w:rPr>
      </w:pPr>
      <w:r>
        <w:rPr>
          <w:vanish/>
        </w:rPr>
        <w:t>FCV</w:t>
      </w:r>
    </w:p>
    <w:p w14:paraId="72369DDD" w14:textId="77777777" w:rsidR="00FD3105" w:rsidRDefault="00FD3105">
      <w:pPr>
        <w:pStyle w:val="pxov"/>
        <w:rPr>
          <w:vanish/>
        </w:rPr>
      </w:pPr>
      <w:r>
        <w:rPr>
          <w:vanish/>
        </w:rPr>
        <w:t>FLG</w:t>
      </w:r>
    </w:p>
    <w:p w14:paraId="345312E2" w14:textId="77777777" w:rsidR="00FD3105" w:rsidRDefault="00FD3105">
      <w:pPr>
        <w:pStyle w:val="pxformfcapfac"/>
        <w:jc w:val="center"/>
        <w:rPr>
          <w:sz w:val="24"/>
          <w:szCs w:val="24"/>
        </w:rPr>
      </w:pPr>
      <w:r>
        <w:rPr>
          <w:color w:val="FF0000"/>
          <w:sz w:val="20"/>
          <w:szCs w:val="20"/>
          <w:vertAlign w:val="superscript"/>
        </w:rPr>
        <w:t>►</w:t>
      </w:r>
      <w:r>
        <w:rPr>
          <w:sz w:val="24"/>
          <w:szCs w:val="24"/>
        </w:rPr>
        <w:fldChar w:fldCharType="begin"/>
      </w:r>
      <w:r>
        <w:rPr>
          <w:sz w:val="24"/>
          <w:szCs w:val="24"/>
        </w:rPr>
        <w:instrText>form.du="0"</w:instrText>
      </w:r>
      <w:r>
        <w:rPr>
          <w:sz w:val="24"/>
          <w:szCs w:val="24"/>
        </w:rPr>
        <w:fldChar w:fldCharType="end"/>
      </w:r>
      <w:r>
        <w:rPr>
          <w:sz w:val="24"/>
          <w:szCs w:val="24"/>
        </w:rPr>
        <w:fldChar w:fldCharType="begin"/>
      </w:r>
      <w:r>
        <w:rPr>
          <w:sz w:val="24"/>
          <w:szCs w:val="24"/>
        </w:rPr>
        <w:instrText>form.fid="I7b06c1309fed11dfbf230000837214a9"</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fcap.ref="manual"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sz w:val="24"/>
          <w:szCs w:val="24"/>
        </w:rPr>
        <w:t xml:space="preserve">IN THE CIRCUIT COURT FOR </w:t>
      </w:r>
      <w:r>
        <w:rPr>
          <w:rStyle w:val="pxfinstr"/>
          <w:i/>
          <w:iCs/>
          <w:szCs w:val="24"/>
        </w:rPr>
        <w:t>[NAME OF COUNTY]</w:t>
      </w:r>
      <w:r>
        <w:rPr>
          <w:sz w:val="24"/>
          <w:szCs w:val="24"/>
        </w:rPr>
        <w:t>, FLORIDA</w:t>
      </w:r>
    </w:p>
    <w:p w14:paraId="72083BA5" w14:textId="77777777" w:rsidR="00FD3105" w:rsidRDefault="00FD3105">
      <w:pPr>
        <w:pStyle w:val="pxformfcaptbl"/>
        <w:ind w:left="500"/>
      </w:pPr>
      <w:r>
        <w:t xml:space="preserve"> </w:t>
      </w:r>
      <w:r>
        <w:rPr>
          <w:color w:val="FF0000"/>
          <w:sz w:val="20"/>
          <w:szCs w:val="20"/>
          <w:vertAlign w:val="superscript"/>
        </w:rPr>
        <w:t>►</w:t>
      </w:r>
      <w:r>
        <w:fldChar w:fldCharType="begin"/>
      </w:r>
      <w:r>
        <w:instrText>tbl.brace.end="3"</w:instrText>
      </w:r>
      <w:r>
        <w:fldChar w:fldCharType="end"/>
      </w:r>
      <w:r>
        <w:fldChar w:fldCharType="begin"/>
      </w:r>
      <w:r>
        <w:instrText>tbl.brace.start="1"</w:instrText>
      </w:r>
      <w:r>
        <w:fldChar w:fldCharType="end"/>
      </w:r>
      <w:r>
        <w:fldChar w:fldCharType="begin"/>
      </w:r>
      <w:r>
        <w:instrText>tbl.ident="I08APH3"</w:instrText>
      </w:r>
      <w:r>
        <w:fldChar w:fldCharType="end"/>
      </w:r>
      <w:r>
        <w:fldChar w:fldCharType="begin"/>
      </w:r>
      <w:r>
        <w:instrText>tbl.uuid="I04S5X7"</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40E51716"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2FB3816F"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tgroup.cols="3"</w:instrText>
      </w:r>
      <w:r>
        <w:fldChar w:fldCharType="end"/>
      </w:r>
    </w:p>
    <w:p w14:paraId="14793C05"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colspec.colwidth="51*"</w:instrText>
      </w:r>
      <w:r>
        <w:fldChar w:fldCharType="end"/>
      </w:r>
    </w:p>
    <w:p w14:paraId="0A00443E" w14:textId="77777777" w:rsidR="00FD3105" w:rsidRDefault="00FD3105">
      <w:pPr>
        <w:pStyle w:val="pxcolspec"/>
      </w:pPr>
      <w:r>
        <w:rPr>
          <w:color w:val="FF0000"/>
          <w:sz w:val="20"/>
          <w:szCs w:val="20"/>
          <w:vertAlign w:val="superscript"/>
        </w:rPr>
        <w:t>►</w:t>
      </w:r>
      <w:r>
        <w:fldChar w:fldCharType="begin"/>
      </w:r>
      <w:r>
        <w:instrText>colspec.align="center"</w:instrText>
      </w:r>
      <w:r>
        <w:fldChar w:fldCharType="end"/>
      </w:r>
      <w:r>
        <w:fldChar w:fldCharType="begin"/>
      </w:r>
      <w:r>
        <w:instrText>colspec.colname="2"</w:instrText>
      </w:r>
      <w:r>
        <w:fldChar w:fldCharType="end"/>
      </w:r>
      <w:r>
        <w:fldChar w:fldCharType="begin"/>
      </w:r>
      <w:r>
        <w:instrText>colspec.colnum="2"</w:instrText>
      </w:r>
      <w:r>
        <w:fldChar w:fldCharType="end"/>
      </w:r>
      <w:r>
        <w:fldChar w:fldCharType="begin"/>
      </w:r>
      <w:r>
        <w:instrText>colspec.colwidth="13*"</w:instrText>
      </w:r>
      <w:r>
        <w:fldChar w:fldCharType="end"/>
      </w:r>
    </w:p>
    <w:p w14:paraId="4746A962" w14:textId="77777777" w:rsidR="00FD3105" w:rsidRDefault="00FD3105">
      <w:pPr>
        <w:pStyle w:val="pxcolspec"/>
      </w:pPr>
      <w:r>
        <w:rPr>
          <w:color w:val="FF0000"/>
          <w:sz w:val="20"/>
          <w:szCs w:val="20"/>
          <w:vertAlign w:val="superscript"/>
        </w:rPr>
        <w:t>►</w:t>
      </w:r>
      <w:r>
        <w:fldChar w:fldCharType="begin"/>
      </w:r>
      <w:r>
        <w:instrText>colspec.colname="3"</w:instrText>
      </w:r>
      <w:r>
        <w:fldChar w:fldCharType="end"/>
      </w:r>
      <w:r>
        <w:fldChar w:fldCharType="begin"/>
      </w:r>
      <w:r>
        <w:instrText>colspec.colnum="3"</w:instrText>
      </w:r>
      <w:r>
        <w:fldChar w:fldCharType="end"/>
      </w:r>
      <w:r>
        <w:fldChar w:fldCharType="begin"/>
      </w:r>
      <w:r>
        <w:instrText>colspec.colwidth="63*"</w:instrText>
      </w:r>
      <w:r>
        <w:fldChar w:fldCharType="end"/>
      </w:r>
    </w:p>
    <w:tbl>
      <w:tblPr>
        <w:tblW w:w="0" w:type="auto"/>
        <w:tblLayout w:type="fixed"/>
        <w:tblCellMar>
          <w:left w:w="0" w:type="dxa"/>
          <w:right w:w="0" w:type="dxa"/>
        </w:tblCellMar>
        <w:tblLook w:val="0000" w:firstRow="0" w:lastRow="0" w:firstColumn="0" w:lastColumn="0" w:noHBand="0" w:noVBand="0"/>
      </w:tblPr>
      <w:tblGrid>
        <w:gridCol w:w="2880"/>
        <w:gridCol w:w="2880"/>
        <w:gridCol w:w="2880"/>
      </w:tblGrid>
      <w:tr w:rsidR="00FD3105" w14:paraId="086EA102" w14:textId="77777777">
        <w:tblPrEx>
          <w:tblCellMar>
            <w:top w:w="0" w:type="dxa"/>
            <w:left w:w="0" w:type="dxa"/>
            <w:bottom w:w="0" w:type="dxa"/>
            <w:right w:w="0" w:type="dxa"/>
          </w:tblCellMar>
        </w:tblPrEx>
        <w:tc>
          <w:tcPr>
            <w:tcW w:w="2880" w:type="dxa"/>
            <w:tcBorders>
              <w:top w:val="nil"/>
              <w:left w:val="nil"/>
              <w:bottom w:val="nil"/>
              <w:right w:val="nil"/>
            </w:tcBorders>
          </w:tcPr>
          <w:p w14:paraId="7CDCEA8A" w14:textId="77777777" w:rsidR="00FD3105" w:rsidRDefault="00FD3105">
            <w:r>
              <w:rPr>
                <w:color w:val="FF0000"/>
                <w:sz w:val="20"/>
                <w:szCs w:val="20"/>
                <w:vertAlign w:val="superscript"/>
              </w:rPr>
              <w:t>►</w:t>
            </w:r>
            <w:r>
              <w:fldChar w:fldCharType="begin"/>
            </w:r>
            <w:r>
              <w:instrText>tbody.valign="top"</w:instrText>
            </w:r>
            <w:r>
              <w:fldChar w:fldCharType="end"/>
            </w:r>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IN RE: The Change of Name</w:t>
            </w:r>
          </w:p>
        </w:tc>
        <w:tc>
          <w:tcPr>
            <w:tcW w:w="2880" w:type="dxa"/>
            <w:tcBorders>
              <w:top w:val="nil"/>
              <w:left w:val="nil"/>
              <w:bottom w:val="nil"/>
              <w:right w:val="nil"/>
            </w:tcBorders>
          </w:tcPr>
          <w:p w14:paraId="421EBD73" w14:textId="77777777" w:rsidR="00FD3105" w:rsidRDefault="00FD3105">
            <w:r>
              <w:rPr>
                <w:rStyle w:val="pxentry"/>
                <w:color w:val="FF0000"/>
                <w:sz w:val="20"/>
                <w:szCs w:val="20"/>
                <w:vertAlign w:val="superscript"/>
              </w:rPr>
              <w:t>►</w:t>
            </w:r>
            <w:r>
              <w:rPr>
                <w:rStyle w:val="pxentry"/>
              </w:rPr>
              <w:fldChar w:fldCharType="begin"/>
            </w:r>
            <w:r>
              <w:rPr>
                <w:rStyle w:val="pxentry"/>
              </w:rPr>
              <w:instrText>entry.morerows="2"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vanish/>
              </w:rPr>
              <w:t>&amp;brace;</w:t>
            </w:r>
            <w:r>
              <w:rPr>
                <w:rStyle w:val="pxvis"/>
                <w:rFonts w:ascii="Times NewRoman" w:hAnsi="Times NewRoman"/>
                <w:b w:val="0"/>
                <w:sz w:val="24"/>
              </w:rPr>
              <w:t>}</w:t>
            </w:r>
          </w:p>
        </w:tc>
        <w:tc>
          <w:tcPr>
            <w:tcW w:w="2880" w:type="dxa"/>
            <w:tcBorders>
              <w:top w:val="nil"/>
              <w:left w:val="nil"/>
              <w:bottom w:val="nil"/>
              <w:right w:val="nil"/>
            </w:tcBorders>
          </w:tcPr>
          <w:p w14:paraId="3056AE6F"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r>
      <w:tr w:rsidR="00FD3105" w14:paraId="68C2017C" w14:textId="77777777">
        <w:tblPrEx>
          <w:tblCellMar>
            <w:top w:w="0" w:type="dxa"/>
            <w:left w:w="0" w:type="dxa"/>
            <w:bottom w:w="0" w:type="dxa"/>
            <w:right w:w="0" w:type="dxa"/>
          </w:tblCellMar>
        </w:tblPrEx>
        <w:tc>
          <w:tcPr>
            <w:tcW w:w="2880" w:type="dxa"/>
            <w:tcBorders>
              <w:top w:val="nil"/>
              <w:left w:val="nil"/>
              <w:bottom w:val="nil"/>
              <w:right w:val="nil"/>
            </w:tcBorders>
          </w:tcPr>
          <w:p w14:paraId="1723848C"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of</w:t>
            </w:r>
          </w:p>
        </w:tc>
        <w:tc>
          <w:tcPr>
            <w:tcW w:w="2880" w:type="dxa"/>
            <w:tcBorders>
              <w:top w:val="nil"/>
              <w:left w:val="nil"/>
              <w:bottom w:val="nil"/>
              <w:right w:val="nil"/>
            </w:tcBorders>
          </w:tcPr>
          <w:p w14:paraId="48A0B8E3"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880" w:type="dxa"/>
            <w:tcBorders>
              <w:top w:val="nil"/>
              <w:left w:val="nil"/>
              <w:bottom w:val="nil"/>
              <w:right w:val="nil"/>
            </w:tcBorders>
          </w:tcPr>
          <w:p w14:paraId="58E1C7FC" w14:textId="77777777" w:rsidR="00FD3105" w:rsidRDefault="00FD3105"/>
        </w:tc>
      </w:tr>
      <w:tr w:rsidR="00FD3105" w14:paraId="5D7CB122" w14:textId="77777777">
        <w:tblPrEx>
          <w:tblCellMar>
            <w:top w:w="0" w:type="dxa"/>
            <w:left w:w="0" w:type="dxa"/>
            <w:bottom w:w="0" w:type="dxa"/>
            <w:right w:w="0" w:type="dxa"/>
          </w:tblCellMar>
        </w:tblPrEx>
        <w:tc>
          <w:tcPr>
            <w:tcW w:w="2880" w:type="dxa"/>
            <w:tcBorders>
              <w:top w:val="nil"/>
              <w:left w:val="nil"/>
              <w:bottom w:val="nil"/>
              <w:right w:val="nil"/>
            </w:tcBorders>
          </w:tcPr>
          <w:p w14:paraId="75BFE44F"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PETITIONER]</w:t>
            </w:r>
          </w:p>
        </w:tc>
        <w:tc>
          <w:tcPr>
            <w:tcW w:w="2880" w:type="dxa"/>
            <w:tcBorders>
              <w:top w:val="nil"/>
              <w:left w:val="nil"/>
              <w:bottom w:val="nil"/>
              <w:right w:val="nil"/>
            </w:tcBorders>
          </w:tcPr>
          <w:p w14:paraId="5DA6AAFA"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 xml:space="preserve">CASE </w:t>
            </w:r>
            <w:r>
              <w:rPr>
                <w:rStyle w:val="pxfinstr"/>
                <w:i/>
                <w:iCs/>
              </w:rPr>
              <w:t>[CASE NUMBER]</w:t>
            </w:r>
          </w:p>
        </w:tc>
        <w:tc>
          <w:tcPr>
            <w:tcW w:w="2880" w:type="dxa"/>
            <w:tcBorders>
              <w:top w:val="nil"/>
              <w:left w:val="nil"/>
              <w:bottom w:val="nil"/>
              <w:right w:val="nil"/>
            </w:tcBorders>
          </w:tcPr>
          <w:p w14:paraId="5DFA1175" w14:textId="77777777" w:rsidR="00FD3105" w:rsidRDefault="00FD3105"/>
        </w:tc>
      </w:tr>
    </w:tbl>
    <w:p w14:paraId="13A45A51" w14:textId="77777777" w:rsidR="00FD3105" w:rsidRDefault="00FD3105">
      <w:pPr>
        <w:pStyle w:val="pxtbody"/>
      </w:pPr>
    </w:p>
    <w:p w14:paraId="23299DA9" w14:textId="77777777" w:rsidR="00FD3105" w:rsidRDefault="00FD3105"/>
    <w:p w14:paraId="0E9213C5" w14:textId="77777777" w:rsidR="00FD3105" w:rsidRDefault="00FD3105">
      <w:pPr>
        <w:pStyle w:val="pxformhac"/>
        <w:spacing w:before="180"/>
        <w:jc w:val="center"/>
      </w:pPr>
      <w:r>
        <w:t xml:space="preserve">FINAL JUDGMENT </w:t>
      </w:r>
    </w:p>
    <w:p w14:paraId="150D28F6"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p.ct.id="3d29be30775711ee8e1ba9ecff0bf883|10|10:10"</w:instrText>
      </w:r>
      <w:r>
        <w:fldChar w:fldCharType="end"/>
      </w:r>
      <w:r>
        <w:t xml:space="preserve">This action was heard on the petition of </w:t>
      </w:r>
      <w:r>
        <w:rPr>
          <w:rStyle w:val="pxfinstr"/>
          <w:i/>
          <w:iCs/>
        </w:rPr>
        <w:t>[NAME OF PETITIONER]</w:t>
      </w:r>
      <w:r>
        <w:t xml:space="preserve"> for a change of name. On the evidence presented,</w:t>
      </w:r>
    </w:p>
    <w:p w14:paraId="34E92847"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p.ct.id="3d29be30775711ee8e1ba9ecff0bf883|10|10:10"</w:instrText>
      </w:r>
      <w:r>
        <w:fldChar w:fldCharType="end"/>
      </w:r>
      <w:r>
        <w:t xml:space="preserve">IT IS ADJUDGED that the name of petitioner is changed from </w:t>
      </w:r>
      <w:r>
        <w:rPr>
          <w:rStyle w:val="pxfinstr"/>
          <w:i/>
          <w:iCs/>
        </w:rPr>
        <w:t>[FORMER NAME OF PETITIONER]</w:t>
      </w:r>
      <w:r>
        <w:t xml:space="preserve"> to </w:t>
      </w:r>
      <w:r>
        <w:rPr>
          <w:rStyle w:val="pxfinstr"/>
          <w:i/>
          <w:iCs/>
        </w:rPr>
        <w:t>[NEW NAME OF PETITIONER]</w:t>
      </w:r>
      <w:r>
        <w:t xml:space="preserve"> by which name petitioner shall be known hereafter.</w:t>
      </w:r>
    </w:p>
    <w:p w14:paraId="6FBB0D7F"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p.ct.id="3d29be30775711ee8e1ba9ecff0bf883|10|10:10"</w:instrText>
      </w:r>
      <w:r>
        <w:fldChar w:fldCharType="end"/>
      </w:r>
      <w:r>
        <w:t xml:space="preserve">ORDERED at </w:t>
      </w:r>
      <w:r>
        <w:rPr>
          <w:rStyle w:val="pxfinstr"/>
          <w:i/>
          <w:iCs/>
        </w:rPr>
        <w:t>[name of town]</w:t>
      </w:r>
      <w:r>
        <w:t xml:space="preserve">, Florida on </w:t>
      </w:r>
      <w:r>
        <w:rPr>
          <w:rStyle w:val="pxfinstr"/>
          <w:i/>
          <w:iCs/>
        </w:rPr>
        <w:t>[date of order]</w:t>
      </w:r>
      <w:r>
        <w:t>.</w:t>
      </w:r>
    </w:p>
    <w:p w14:paraId="7601BBF1" w14:textId="77777777" w:rsidR="00FD3105" w:rsidRDefault="00FD3105">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3B9401AA" w14:textId="77777777" w:rsidR="00FD3105" w:rsidRDefault="00FD3105">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judge]</w:t>
      </w:r>
    </w:p>
    <w:p w14:paraId="3810AD00"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judge]</w:t>
      </w:r>
    </w:p>
    <w:p w14:paraId="72C9B575" w14:textId="77777777" w:rsidR="00FD3105" w:rsidRDefault="00FD3105">
      <w:pPr>
        <w:pStyle w:val="pxformfsigtbl"/>
        <w:ind w:left="500"/>
      </w:pPr>
      <w:r>
        <w:t xml:space="preserve"> </w:t>
      </w:r>
      <w:r>
        <w:rPr>
          <w:color w:val="FF0000"/>
          <w:sz w:val="20"/>
          <w:szCs w:val="20"/>
          <w:vertAlign w:val="superscript"/>
        </w:rPr>
        <w:t>►</w:t>
      </w:r>
      <w:r>
        <w:fldChar w:fldCharType="begin"/>
      </w:r>
      <w:r>
        <w:instrText>tbl.uuid="I06MAZC"</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3F434F40"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14442CEF"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tgroup.cols="2"</w:instrText>
      </w:r>
      <w:r>
        <w:fldChar w:fldCharType="end"/>
      </w:r>
    </w:p>
    <w:p w14:paraId="167C88C5"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colspec.colwidth="17*"</w:instrText>
      </w:r>
      <w:r>
        <w:fldChar w:fldCharType="end"/>
      </w:r>
    </w:p>
    <w:p w14:paraId="4297AD08"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colspec.colwidth="111*"</w:instrText>
      </w:r>
      <w:r>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D3105" w14:paraId="68B71941" w14:textId="77777777">
        <w:tblPrEx>
          <w:tblCellMar>
            <w:top w:w="0" w:type="dxa"/>
            <w:left w:w="0" w:type="dxa"/>
            <w:bottom w:w="0" w:type="dxa"/>
            <w:right w:w="0" w:type="dxa"/>
          </w:tblCellMar>
        </w:tblPrEx>
        <w:tc>
          <w:tcPr>
            <w:tcW w:w="4320" w:type="dxa"/>
            <w:tcBorders>
              <w:top w:val="nil"/>
              <w:left w:val="nil"/>
              <w:bottom w:val="nil"/>
              <w:right w:val="nil"/>
            </w:tcBorders>
          </w:tcPr>
          <w:p w14:paraId="4FD5DFFA"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Copy to:</w:t>
            </w:r>
          </w:p>
        </w:tc>
        <w:tc>
          <w:tcPr>
            <w:tcW w:w="4320" w:type="dxa"/>
            <w:tcBorders>
              <w:top w:val="nil"/>
              <w:left w:val="nil"/>
              <w:bottom w:val="nil"/>
              <w:right w:val="nil"/>
            </w:tcBorders>
          </w:tcPr>
          <w:p w14:paraId="5AFE4C04"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 of petitioner]</w:t>
            </w:r>
          </w:p>
        </w:tc>
      </w:tr>
    </w:tbl>
    <w:p w14:paraId="5350D0B7" w14:textId="77777777" w:rsidR="00FD3105" w:rsidRDefault="00FD3105">
      <w:pPr>
        <w:pStyle w:val="pxtbody"/>
      </w:pPr>
    </w:p>
    <w:p w14:paraId="5E63F138" w14:textId="77777777" w:rsidR="00FD3105" w:rsidRDefault="00FD3105"/>
    <w:p w14:paraId="3B29CB09" w14:textId="77777777" w:rsidR="00FD3105" w:rsidRDefault="00FD3105">
      <w:pPr>
        <w:pStyle w:val="pxcomnt"/>
      </w:pPr>
    </w:p>
    <w:p w14:paraId="4D5EDC01" w14:textId="77777777" w:rsidR="00FD3105" w:rsidRDefault="00FD3105">
      <w:pPr>
        <w:pStyle w:val="pxhac"/>
        <w:spacing w:before="180"/>
        <w:jc w:val="center"/>
      </w:pPr>
      <w:r>
        <w:rPr>
          <w:rStyle w:val="pxb"/>
          <w:b/>
          <w:bCs/>
        </w:rPr>
        <w:t>Author's Comment</w:t>
      </w:r>
    </w:p>
    <w:p w14:paraId="4B2AF3FF"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p.ct.id="3d29be30775711ee8e1ba9ecff0bf883|10|10:10"</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st.ref.id="I04BRJ6"</w:instrText>
      </w:r>
      <w:r>
        <w:rPr>
          <w:rStyle w:val="pxst"/>
        </w:rPr>
        <w:fldChar w:fldCharType="end"/>
      </w:r>
      <w:r>
        <w:rPr>
          <w:rStyle w:val="pxst"/>
          <w:vanish/>
        </w:rPr>
        <w:t>&amp;s;</w:t>
      </w:r>
      <w:r>
        <w:rPr>
          <w:rStyle w:val="pxvis"/>
          <w:rFonts w:ascii="Times NewRoman" w:hAnsi="Times NewRoman"/>
          <w:b w:val="0"/>
          <w:sz w:val="24"/>
        </w:rPr>
        <w:t>§</w:t>
      </w:r>
      <w:r>
        <w:rPr>
          <w:rStyle w:val="pxst"/>
        </w:rPr>
        <w:t>68.07, Fla. Stat.</w:t>
      </w:r>
      <w:r>
        <w:t xml:space="preserve"> Florida Family Law Rules of Procedure Form 12.982(b) is a form approved by the Supreme Court for an adult and </w:t>
      </w:r>
      <w:ins w:id="52" w:author="Debra M. Salisbury" w:date="2024-02-19T21:47:00Z">
        <w:r w:rsidR="000D4F10">
          <w:rPr>
            <w:rStyle w:val="pxst"/>
            <w:color w:val="FF0000"/>
            <w:sz w:val="20"/>
            <w:szCs w:val="20"/>
            <w:vertAlign w:val="superscript"/>
          </w:rPr>
          <w:t>►</w:t>
        </w:r>
        <w:r w:rsidR="000D4F10">
          <w:t xml:space="preserve">Fla. Fam. L. R. P. </w:t>
        </w:r>
      </w:ins>
      <w:r>
        <w:t>Form</w:t>
      </w:r>
      <w:del w:id="53" w:author="Debra M. Salisbury" w:date="2024-02-19T21:47:00Z">
        <w:r w:rsidDel="000D4F10">
          <w:delText>s</w:delText>
        </w:r>
      </w:del>
      <w:r>
        <w:t xml:space="preserve"> 12.982(e) and </w:t>
      </w:r>
      <w:ins w:id="54" w:author="Debra M. Salisbury" w:date="2024-02-19T21:47:00Z">
        <w:r w:rsidR="000D4F10">
          <w:rPr>
            <w:rStyle w:val="pxst"/>
            <w:color w:val="FF0000"/>
            <w:sz w:val="20"/>
            <w:szCs w:val="20"/>
            <w:vertAlign w:val="superscript"/>
          </w:rPr>
          <w:t>►</w:t>
        </w:r>
        <w:r w:rsidR="000D4F10">
          <w:t xml:space="preserve">Form </w:t>
        </w:r>
      </w:ins>
      <w:r>
        <w:t>12.982(g) are for a minor and a family. All have findings not required by the statute. It is a special statutory proceeding so the statute governs.</w:t>
      </w:r>
    </w:p>
    <w:p w14:paraId="49DF4B1D" w14:textId="77777777" w:rsidR="00FD3105" w:rsidRDefault="00FD3105">
      <w:pPr>
        <w:pStyle w:val="pxs"/>
        <w:spacing w:before="180"/>
        <w:rPr>
          <w:sz w:val="27"/>
          <w:szCs w:val="27"/>
        </w:rPr>
      </w:pPr>
      <w:r>
        <w:rPr>
          <w:sz w:val="27"/>
          <w:szCs w:val="27"/>
        </w:rPr>
        <w:t>10:11. Judgment</w:t>
      </w:r>
      <w:r>
        <w:rPr>
          <w:rStyle w:val="pxsep"/>
        </w:rPr>
        <w:t xml:space="preserve">-- </w:t>
      </w:r>
      <w:r>
        <w:rPr>
          <w:sz w:val="27"/>
          <w:szCs w:val="27"/>
        </w:rPr>
        <w:t>Damages, for defendant, on verdict</w:t>
      </w:r>
    </w:p>
    <w:p w14:paraId="16516A55" w14:textId="77777777" w:rsidR="00FD3105" w:rsidRDefault="00FD3105">
      <w:pPr>
        <w:pStyle w:val="pxcomnt"/>
      </w:pPr>
    </w:p>
    <w:p w14:paraId="4C690DB4" w14:textId="77777777" w:rsidR="00FD3105" w:rsidRDefault="00FD3105">
      <w:pPr>
        <w:pStyle w:val="pxhac"/>
        <w:spacing w:before="180"/>
        <w:jc w:val="center"/>
      </w:pPr>
      <w:r>
        <w:rPr>
          <w:rStyle w:val="pxb"/>
          <w:b/>
          <w:bCs/>
        </w:rPr>
        <w:t>Author's Comment</w:t>
      </w:r>
    </w:p>
    <w:p w14:paraId="753F8F86"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p.ct.id="3d29be30775711ee8e1ba9ecff0bf883|11|10:11"</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st.ref.id="I04BRDC"</w:instrText>
      </w:r>
      <w:r>
        <w:rPr>
          <w:rStyle w:val="pxst"/>
        </w:rPr>
        <w:fldChar w:fldCharType="end"/>
      </w:r>
      <w:r>
        <w:rPr>
          <w:rStyle w:val="pxst"/>
        </w:rPr>
        <w:t>Fla. R. Civ. P. Form 1.991</w:t>
      </w:r>
      <w:r>
        <w:t xml:space="preserve">. This is the standard form of judgment for defendant after a verdict. See </w:t>
      </w:r>
      <w:r>
        <w:rPr>
          <w:rStyle w:val="pxx"/>
          <w:color w:val="FF0000"/>
          <w:sz w:val="20"/>
          <w:szCs w:val="20"/>
          <w:vertAlign w:val="superscript"/>
        </w:rPr>
        <w:t>►</w:t>
      </w:r>
      <w:r>
        <w:rPr>
          <w:rStyle w:val="pxx"/>
        </w:rPr>
        <w:fldChar w:fldCharType="begin"/>
      </w:r>
      <w:r>
        <w:rPr>
          <w:rStyle w:val="pxx"/>
        </w:rPr>
        <w:instrText>x.ref.id="I043KUI"</w:instrText>
      </w:r>
      <w:r>
        <w:rPr>
          <w:rStyle w:val="pxx"/>
        </w:rPr>
        <w:fldChar w:fldCharType="end"/>
      </w:r>
      <w:r>
        <w:rPr>
          <w:rStyle w:val="pxx"/>
          <w:vanish/>
        </w:rPr>
        <w:t>&amp;s;</w:t>
      </w:r>
      <w:r>
        <w:rPr>
          <w:rStyle w:val="pxvis"/>
          <w:rFonts w:ascii="Times NewRoman" w:hAnsi="Times NewRoman"/>
          <w:b w:val="0"/>
          <w:sz w:val="24"/>
        </w:rPr>
        <w:t>§</w:t>
      </w:r>
      <w:r>
        <w:rPr>
          <w:rStyle w:val="pxx"/>
        </w:rPr>
        <w:t>10:12</w:t>
      </w:r>
      <w:r>
        <w:t xml:space="preserve"> for the nonjury form.</w:t>
      </w:r>
    </w:p>
    <w:p w14:paraId="2271FF6B" w14:textId="77777777" w:rsidR="00FD3105" w:rsidRDefault="00FD3105">
      <w:pPr>
        <w:pStyle w:val="pxs"/>
        <w:spacing w:before="180"/>
        <w:rPr>
          <w:sz w:val="27"/>
          <w:szCs w:val="27"/>
        </w:rPr>
      </w:pPr>
      <w:r>
        <w:rPr>
          <w:sz w:val="27"/>
          <w:szCs w:val="27"/>
        </w:rPr>
        <w:t>10:12. Judgment</w:t>
      </w:r>
      <w:r>
        <w:rPr>
          <w:rStyle w:val="pxsep"/>
        </w:rPr>
        <w:t xml:space="preserve">-- </w:t>
      </w:r>
      <w:r>
        <w:rPr>
          <w:sz w:val="27"/>
          <w:szCs w:val="27"/>
        </w:rPr>
        <w:t>For defendant, nonjury</w:t>
      </w:r>
    </w:p>
    <w:p w14:paraId="0A60698A" w14:textId="77777777" w:rsidR="00FD3105" w:rsidRDefault="00FD3105">
      <w:pPr>
        <w:pStyle w:val="pxcomnt"/>
      </w:pPr>
    </w:p>
    <w:p w14:paraId="2FBD996B" w14:textId="77777777" w:rsidR="00FD3105" w:rsidRDefault="00FD3105">
      <w:pPr>
        <w:pStyle w:val="pxhac"/>
        <w:spacing w:before="180"/>
        <w:jc w:val="center"/>
      </w:pPr>
      <w:r>
        <w:rPr>
          <w:rStyle w:val="pxb"/>
          <w:b/>
          <w:bCs/>
        </w:rPr>
        <w:t>Author's Comment</w:t>
      </w:r>
    </w:p>
    <w:p w14:paraId="17B35FE3"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p.ct.id="3d29be30775711ee8e1ba9ecff0bf883|12|10:12"</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st.ref.id="I04BQZB"</w:instrText>
      </w:r>
      <w:r>
        <w:rPr>
          <w:rStyle w:val="pxst"/>
        </w:rPr>
        <w:fldChar w:fldCharType="end"/>
      </w:r>
      <w:r>
        <w:rPr>
          <w:rStyle w:val="pxst"/>
        </w:rPr>
        <w:t>Fla. R. Civ. P. Form 1.994</w:t>
      </w:r>
      <w:r>
        <w:t xml:space="preserve">; </w:t>
      </w:r>
      <w:r>
        <w:rPr>
          <w:rStyle w:val="pxx"/>
          <w:color w:val="FF0000"/>
          <w:sz w:val="20"/>
          <w:szCs w:val="20"/>
          <w:vertAlign w:val="superscript"/>
        </w:rPr>
        <w:t>►</w:t>
      </w:r>
      <w:r>
        <w:rPr>
          <w:rStyle w:val="pxx"/>
        </w:rPr>
        <w:fldChar w:fldCharType="begin"/>
      </w:r>
      <w:r>
        <w:rPr>
          <w:rStyle w:val="pxx"/>
        </w:rPr>
        <w:instrText>x.ref.id="I046DZB"</w:instrText>
      </w:r>
      <w:r>
        <w:rPr>
          <w:rStyle w:val="pxx"/>
        </w:rPr>
        <w:fldChar w:fldCharType="end"/>
      </w:r>
      <w:r>
        <w:rPr>
          <w:rStyle w:val="pxx"/>
          <w:vanish/>
        </w:rPr>
        <w:t>&amp;s;</w:t>
      </w:r>
      <w:r>
        <w:rPr>
          <w:rStyle w:val="pxvis"/>
          <w:rFonts w:ascii="Times NewRoman" w:hAnsi="Times NewRoman"/>
          <w:b w:val="0"/>
          <w:sz w:val="24"/>
        </w:rPr>
        <w:t>§</w:t>
      </w:r>
      <w:r>
        <w:rPr>
          <w:rStyle w:val="pxx"/>
        </w:rPr>
        <w:t>10:11</w:t>
      </w:r>
      <w:r>
        <w:t>, Comment.</w:t>
      </w:r>
    </w:p>
    <w:p w14:paraId="57723BEA" w14:textId="77777777" w:rsidR="00FD3105" w:rsidRDefault="00FD3105">
      <w:pPr>
        <w:pStyle w:val="pxs"/>
        <w:spacing w:before="180"/>
        <w:rPr>
          <w:sz w:val="27"/>
          <w:szCs w:val="27"/>
        </w:rPr>
      </w:pPr>
      <w:r>
        <w:rPr>
          <w:sz w:val="27"/>
          <w:szCs w:val="27"/>
        </w:rPr>
        <w:t>10:13. Judgment</w:t>
      </w:r>
      <w:r>
        <w:rPr>
          <w:rStyle w:val="pxsep"/>
        </w:rPr>
        <w:t xml:space="preserve">-- </w:t>
      </w:r>
      <w:r>
        <w:rPr>
          <w:sz w:val="27"/>
          <w:szCs w:val="27"/>
        </w:rPr>
        <w:t>Damages, for plaintiff, on verdict</w:t>
      </w:r>
    </w:p>
    <w:p w14:paraId="54715F8A" w14:textId="77777777" w:rsidR="00FD3105" w:rsidRDefault="00FD3105">
      <w:pPr>
        <w:pStyle w:val="pxcomnt"/>
      </w:pPr>
    </w:p>
    <w:p w14:paraId="1C6B21AD" w14:textId="77777777" w:rsidR="00FD3105" w:rsidRDefault="00FD3105">
      <w:pPr>
        <w:pStyle w:val="pxhac"/>
        <w:spacing w:before="180"/>
        <w:jc w:val="center"/>
      </w:pPr>
      <w:r>
        <w:rPr>
          <w:rStyle w:val="pxb"/>
          <w:b/>
          <w:bCs/>
        </w:rPr>
        <w:t>Author's Comment</w:t>
      </w:r>
    </w:p>
    <w:p w14:paraId="54F7BCF1"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p.ct.id="3d29be30775711ee8e1ba9ecff0bf883|13|10:13"</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st.ref.id="I04BQZ9"</w:instrText>
      </w:r>
      <w:r>
        <w:rPr>
          <w:rStyle w:val="pxst"/>
        </w:rPr>
        <w:fldChar w:fldCharType="end"/>
      </w:r>
      <w:r>
        <w:rPr>
          <w:rStyle w:val="pxst"/>
        </w:rPr>
        <w:t>Fla. R. Civ. P. Form 1.990</w:t>
      </w:r>
      <w:r>
        <w:t xml:space="preserve">. This is the standard form for a money judgment on a verdict. See </w:t>
      </w:r>
      <w:r>
        <w:rPr>
          <w:rStyle w:val="pxst"/>
          <w:color w:val="FF0000"/>
          <w:sz w:val="20"/>
          <w:szCs w:val="20"/>
          <w:vertAlign w:val="superscript"/>
        </w:rPr>
        <w:t>►</w:t>
      </w:r>
      <w:r>
        <w:rPr>
          <w:rStyle w:val="pxst"/>
        </w:rPr>
        <w:fldChar w:fldCharType="begin"/>
      </w:r>
      <w:r>
        <w:rPr>
          <w:rStyle w:val="pxst"/>
        </w:rPr>
        <w:instrText>st.ref.id="I01RO2S"</w:instrText>
      </w:r>
      <w:r>
        <w:rPr>
          <w:rStyle w:val="pxst"/>
        </w:rPr>
        <w:fldChar w:fldCharType="end"/>
      </w:r>
      <w:r>
        <w:rPr>
          <w:rStyle w:val="pxst"/>
          <w:vanish/>
        </w:rPr>
        <w:t>&amp;s;</w:t>
      </w:r>
      <w:r>
        <w:rPr>
          <w:rStyle w:val="pxvis"/>
          <w:rFonts w:ascii="Times NewRoman" w:hAnsi="Times NewRoman"/>
          <w:b w:val="0"/>
          <w:sz w:val="24"/>
        </w:rPr>
        <w:t>§</w:t>
      </w:r>
      <w:r>
        <w:rPr>
          <w:rStyle w:val="pxst"/>
        </w:rPr>
        <w:t xml:space="preserve">55.10, Fla. Stat; </w:t>
      </w:r>
      <w:r>
        <w:rPr>
          <w:rStyle w:val="pxst"/>
          <w:vanish/>
        </w:rPr>
        <w:t>&amp;s;</w:t>
      </w:r>
      <w:r>
        <w:rPr>
          <w:rStyle w:val="pxvis"/>
          <w:rFonts w:ascii="Times NewRoman" w:hAnsi="Times NewRoman"/>
          <w:b w:val="0"/>
          <w:sz w:val="24"/>
        </w:rPr>
        <w:t>§</w:t>
      </w:r>
      <w:r>
        <w:rPr>
          <w:rStyle w:val="pxst"/>
        </w:rPr>
        <w:t>55.202, Fla. Stat.</w:t>
      </w:r>
      <w:r>
        <w:t xml:space="preserve">; </w:t>
      </w:r>
      <w:r>
        <w:rPr>
          <w:rStyle w:val="pxst"/>
          <w:color w:val="FF0000"/>
          <w:sz w:val="20"/>
          <w:szCs w:val="20"/>
          <w:vertAlign w:val="superscript"/>
        </w:rPr>
        <w:t>►</w:t>
      </w:r>
      <w:r>
        <w:rPr>
          <w:rStyle w:val="pxst"/>
        </w:rPr>
        <w:fldChar w:fldCharType="begin"/>
      </w:r>
      <w:r>
        <w:rPr>
          <w:rStyle w:val="pxst"/>
        </w:rPr>
        <w:instrText>st.ref.id="I032GT2"</w:instrText>
      </w:r>
      <w:r>
        <w:rPr>
          <w:rStyle w:val="pxst"/>
        </w:rPr>
        <w:fldChar w:fldCharType="end"/>
      </w:r>
      <w:r>
        <w:rPr>
          <w:rStyle w:val="pxst"/>
        </w:rPr>
        <w:t>Fla. R. Civ. P. 1.560(c), (d)</w:t>
      </w:r>
      <w:r>
        <w:t xml:space="preserve">; </w:t>
      </w:r>
      <w:r>
        <w:rPr>
          <w:rStyle w:val="pxst"/>
          <w:color w:val="FF0000"/>
          <w:sz w:val="20"/>
          <w:szCs w:val="20"/>
          <w:vertAlign w:val="superscript"/>
        </w:rPr>
        <w:t>►</w:t>
      </w:r>
      <w:r>
        <w:rPr>
          <w:rStyle w:val="pxst"/>
        </w:rPr>
        <w:fldChar w:fldCharType="begin"/>
      </w:r>
      <w:r>
        <w:rPr>
          <w:rStyle w:val="pxst"/>
        </w:rPr>
        <w:instrText>st.ref.id="I032GU8"</w:instrText>
      </w:r>
      <w:r>
        <w:rPr>
          <w:rStyle w:val="pxst"/>
        </w:rPr>
        <w:fldChar w:fldCharType="end"/>
      </w:r>
      <w:r>
        <w:rPr>
          <w:rStyle w:val="pxst"/>
        </w:rPr>
        <w:t>Fla. Sm. Cl. R. 7.221</w:t>
      </w:r>
      <w:r>
        <w:t>.</w:t>
      </w:r>
    </w:p>
    <w:p w14:paraId="3F185440" w14:textId="77777777" w:rsidR="00FD3105" w:rsidRDefault="00FD3105">
      <w:pPr>
        <w:pStyle w:val="pxs"/>
        <w:spacing w:before="180"/>
        <w:rPr>
          <w:sz w:val="27"/>
          <w:szCs w:val="27"/>
        </w:rPr>
      </w:pPr>
      <w:r>
        <w:rPr>
          <w:sz w:val="27"/>
          <w:szCs w:val="27"/>
        </w:rPr>
        <w:t>10:14. Judgment</w:t>
      </w:r>
      <w:r>
        <w:rPr>
          <w:rStyle w:val="pxsep"/>
        </w:rPr>
        <w:t xml:space="preserve">-- </w:t>
      </w:r>
      <w:r>
        <w:rPr>
          <w:sz w:val="27"/>
          <w:szCs w:val="27"/>
        </w:rPr>
        <w:t>Declaratory, construction default</w:t>
      </w:r>
    </w:p>
    <w:p w14:paraId="2364E7E7" w14:textId="77777777" w:rsidR="00FD3105" w:rsidRDefault="00FD3105">
      <w:pPr>
        <w:pStyle w:val="pxformfcapfac"/>
        <w:jc w:val="center"/>
        <w:rPr>
          <w:sz w:val="24"/>
          <w:szCs w:val="24"/>
        </w:rPr>
      </w:pPr>
      <w:r>
        <w:rPr>
          <w:color w:val="FF0000"/>
          <w:sz w:val="20"/>
          <w:szCs w:val="20"/>
          <w:vertAlign w:val="superscript"/>
        </w:rPr>
        <w:t>►</w:t>
      </w:r>
      <w:r>
        <w:rPr>
          <w:sz w:val="24"/>
          <w:szCs w:val="24"/>
        </w:rPr>
        <w:fldChar w:fldCharType="begin"/>
      </w:r>
      <w:r>
        <w:rPr>
          <w:sz w:val="24"/>
          <w:szCs w:val="24"/>
        </w:rPr>
        <w:instrText>form.samp="y"</w:instrText>
      </w:r>
      <w:r>
        <w:rPr>
          <w:sz w:val="24"/>
          <w:szCs w:val="24"/>
        </w:rPr>
        <w:fldChar w:fldCharType="end"/>
      </w:r>
      <w:r>
        <w:rPr>
          <w:sz w:val="24"/>
          <w:szCs w:val="24"/>
        </w:rPr>
        <w:fldChar w:fldCharType="begin"/>
      </w:r>
      <w:r>
        <w:rPr>
          <w:sz w:val="24"/>
          <w:szCs w:val="24"/>
        </w:rPr>
        <w:instrText>form.du="0"</w:instrText>
      </w:r>
      <w:r>
        <w:rPr>
          <w:sz w:val="24"/>
          <w:szCs w:val="24"/>
        </w:rPr>
        <w:fldChar w:fldCharType="end"/>
      </w:r>
      <w:r>
        <w:rPr>
          <w:sz w:val="24"/>
          <w:szCs w:val="24"/>
        </w:rPr>
        <w:fldChar w:fldCharType="begin"/>
      </w:r>
      <w:r>
        <w:rPr>
          <w:sz w:val="24"/>
          <w:szCs w:val="24"/>
        </w:rPr>
        <w:instrText>form.fid="I6cb1c7609fed11dfbf230000837214a9"</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fcap.ref="manual"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sz w:val="24"/>
          <w:szCs w:val="24"/>
        </w:rPr>
        <w:t xml:space="preserve">IN THE CIRCUIT COURT FOR </w:t>
      </w:r>
      <w:r>
        <w:rPr>
          <w:rStyle w:val="pxfinstr"/>
          <w:i/>
          <w:iCs/>
          <w:szCs w:val="24"/>
        </w:rPr>
        <w:t>[NAME OF COUNTY]</w:t>
      </w:r>
      <w:r>
        <w:rPr>
          <w:sz w:val="24"/>
          <w:szCs w:val="24"/>
        </w:rPr>
        <w:t>, FLORIDA</w:t>
      </w:r>
    </w:p>
    <w:p w14:paraId="71215BC9" w14:textId="77777777" w:rsidR="00FD3105" w:rsidRDefault="00FD3105">
      <w:pPr>
        <w:pStyle w:val="pxformfcaptbl"/>
        <w:ind w:left="500"/>
      </w:pPr>
      <w:r>
        <w:t xml:space="preserve"> </w:t>
      </w:r>
      <w:r>
        <w:rPr>
          <w:color w:val="FF0000"/>
          <w:sz w:val="20"/>
          <w:szCs w:val="20"/>
          <w:vertAlign w:val="superscript"/>
        </w:rPr>
        <w:t>►</w:t>
      </w:r>
      <w:r>
        <w:fldChar w:fldCharType="begin"/>
      </w:r>
      <w:r>
        <w:instrText>tbl.brace.end="5"</w:instrText>
      </w:r>
      <w:r>
        <w:fldChar w:fldCharType="end"/>
      </w:r>
      <w:r>
        <w:fldChar w:fldCharType="begin"/>
      </w:r>
      <w:r>
        <w:instrText>tbl.brace.start="1"</w:instrText>
      </w:r>
      <w:r>
        <w:fldChar w:fldCharType="end"/>
      </w:r>
      <w:r>
        <w:fldChar w:fldCharType="begin"/>
      </w:r>
      <w:r>
        <w:instrText>tbl.ident="I02JH6J"</w:instrText>
      </w:r>
      <w:r>
        <w:fldChar w:fldCharType="end"/>
      </w:r>
      <w:r>
        <w:fldChar w:fldCharType="begin"/>
      </w:r>
      <w:r>
        <w:instrText>tbl.uuid="I02TE47"</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27CB2A2D"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381DD970"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tgroup.cols="4"</w:instrText>
      </w:r>
      <w:r>
        <w:fldChar w:fldCharType="end"/>
      </w:r>
    </w:p>
    <w:p w14:paraId="6C2B7666"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colspec.colwidth="7*"</w:instrText>
      </w:r>
      <w:r>
        <w:fldChar w:fldCharType="end"/>
      </w:r>
    </w:p>
    <w:p w14:paraId="5A6A29A7"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colspec.colwidth="16*"</w:instrText>
      </w:r>
      <w:r>
        <w:fldChar w:fldCharType="end"/>
      </w:r>
    </w:p>
    <w:p w14:paraId="35CCDC96" w14:textId="77777777" w:rsidR="00FD3105" w:rsidRDefault="00FD3105">
      <w:pPr>
        <w:pStyle w:val="pxcolspec"/>
      </w:pPr>
      <w:r>
        <w:rPr>
          <w:color w:val="FF0000"/>
          <w:sz w:val="20"/>
          <w:szCs w:val="20"/>
          <w:vertAlign w:val="superscript"/>
        </w:rPr>
        <w:t>►</w:t>
      </w:r>
      <w:r>
        <w:fldChar w:fldCharType="begin"/>
      </w:r>
      <w:r>
        <w:instrText>colspec.align="center"</w:instrText>
      </w:r>
      <w:r>
        <w:fldChar w:fldCharType="end"/>
      </w:r>
      <w:r>
        <w:fldChar w:fldCharType="begin"/>
      </w:r>
      <w:r>
        <w:instrText>colspec.colname="3"</w:instrText>
      </w:r>
      <w:r>
        <w:fldChar w:fldCharType="end"/>
      </w:r>
      <w:r>
        <w:fldChar w:fldCharType="begin"/>
      </w:r>
      <w:r>
        <w:instrText>colspec.colnum="3"</w:instrText>
      </w:r>
      <w:r>
        <w:fldChar w:fldCharType="end"/>
      </w:r>
      <w:r>
        <w:fldChar w:fldCharType="begin"/>
      </w:r>
      <w:r>
        <w:instrText>colspec.colwidth="7*"</w:instrText>
      </w:r>
      <w:r>
        <w:fldChar w:fldCharType="end"/>
      </w:r>
    </w:p>
    <w:p w14:paraId="0F373612" w14:textId="77777777" w:rsidR="00FD3105" w:rsidRDefault="00FD3105">
      <w:pPr>
        <w:pStyle w:val="pxcolspec"/>
      </w:pPr>
      <w:r>
        <w:rPr>
          <w:color w:val="FF0000"/>
          <w:sz w:val="20"/>
          <w:szCs w:val="20"/>
          <w:vertAlign w:val="superscript"/>
        </w:rPr>
        <w:t>►</w:t>
      </w:r>
      <w:r>
        <w:fldChar w:fldCharType="begin"/>
      </w:r>
      <w:r>
        <w:instrText>colspec.colname="4"</w:instrText>
      </w:r>
      <w:r>
        <w:fldChar w:fldCharType="end"/>
      </w:r>
      <w:r>
        <w:fldChar w:fldCharType="begin"/>
      </w:r>
      <w:r>
        <w:instrText>colspec.colnum="4"</w:instrText>
      </w:r>
      <w:r>
        <w:fldChar w:fldCharType="end"/>
      </w:r>
      <w:r>
        <w:fldChar w:fldCharType="begin"/>
      </w:r>
      <w:r>
        <w:instrText>colspec.colwidth="34*"</w:instrText>
      </w:r>
      <w:r>
        <w:fldChar w:fldCharType="end"/>
      </w:r>
    </w:p>
    <w:tbl>
      <w:tblPr>
        <w:tblW w:w="0" w:type="auto"/>
        <w:tblLayout w:type="fixed"/>
        <w:tblCellMar>
          <w:left w:w="0" w:type="dxa"/>
          <w:right w:w="0" w:type="dxa"/>
        </w:tblCellMar>
        <w:tblLook w:val="0000" w:firstRow="0" w:lastRow="0" w:firstColumn="0" w:lastColumn="0" w:noHBand="0" w:noVBand="0"/>
      </w:tblPr>
      <w:tblGrid>
        <w:gridCol w:w="2160"/>
        <w:gridCol w:w="2160"/>
        <w:gridCol w:w="2160"/>
        <w:gridCol w:w="2160"/>
      </w:tblGrid>
      <w:tr w:rsidR="00FD3105" w14:paraId="16CD2184" w14:textId="77777777">
        <w:tblPrEx>
          <w:tblCellMar>
            <w:top w:w="0" w:type="dxa"/>
            <w:left w:w="0" w:type="dxa"/>
            <w:bottom w:w="0" w:type="dxa"/>
            <w:right w:w="0" w:type="dxa"/>
          </w:tblCellMar>
        </w:tblPrEx>
        <w:tc>
          <w:tcPr>
            <w:tcW w:w="2160" w:type="dxa"/>
            <w:tcBorders>
              <w:top w:val="nil"/>
              <w:left w:val="nil"/>
              <w:bottom w:val="nil"/>
              <w:right w:val="nil"/>
            </w:tcBorders>
          </w:tcPr>
          <w:p w14:paraId="54220044" w14:textId="77777777" w:rsidR="00FD3105" w:rsidRDefault="00FD3105">
            <w:r>
              <w:rPr>
                <w:color w:val="FF0000"/>
                <w:sz w:val="20"/>
                <w:szCs w:val="20"/>
                <w:vertAlign w:val="superscript"/>
              </w:rPr>
              <w:t>►</w:t>
            </w:r>
            <w:r>
              <w:fldChar w:fldCharType="begin"/>
            </w:r>
            <w:r>
              <w:instrText>tbody.valign="top"</w:instrText>
            </w:r>
            <w:r>
              <w:fldChar w:fldCharType="end"/>
            </w:r>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PLAINTIFF]</w:t>
            </w:r>
            <w:r>
              <w:rPr>
                <w:rStyle w:val="pxrowentry"/>
              </w:rPr>
              <w:t>,</w:t>
            </w:r>
          </w:p>
        </w:tc>
        <w:tc>
          <w:tcPr>
            <w:tcW w:w="2160" w:type="dxa"/>
            <w:tcBorders>
              <w:top w:val="nil"/>
              <w:left w:val="nil"/>
              <w:bottom w:val="nil"/>
              <w:right w:val="nil"/>
            </w:tcBorders>
          </w:tcPr>
          <w:p w14:paraId="37712598" w14:textId="77777777" w:rsidR="00FD3105" w:rsidRDefault="00FD3105">
            <w:r>
              <w:rPr>
                <w:rStyle w:val="pxentry"/>
                <w:color w:val="FF0000"/>
                <w:sz w:val="20"/>
                <w:szCs w:val="20"/>
                <w:vertAlign w:val="superscript"/>
              </w:rPr>
              <w:t>►</w:t>
            </w:r>
            <w:r>
              <w:rPr>
                <w:rStyle w:val="pxentry"/>
              </w:rPr>
              <w:fldChar w:fldCharType="begin"/>
            </w:r>
            <w:r>
              <w:rPr>
                <w:rStyle w:val="pxentry"/>
              </w:rPr>
              <w:instrText>entry.morerows="4"</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vanish/>
              </w:rPr>
              <w:t>&amp;brace;</w:t>
            </w:r>
            <w:r>
              <w:rPr>
                <w:rStyle w:val="pxvis"/>
                <w:rFonts w:ascii="Times NewRoman" w:hAnsi="Times NewRoman"/>
                <w:b w:val="0"/>
                <w:sz w:val="24"/>
              </w:rPr>
              <w:t>}</w:t>
            </w:r>
          </w:p>
        </w:tc>
        <w:tc>
          <w:tcPr>
            <w:tcW w:w="2160" w:type="dxa"/>
            <w:tcBorders>
              <w:top w:val="nil"/>
              <w:left w:val="nil"/>
              <w:bottom w:val="nil"/>
              <w:right w:val="nil"/>
            </w:tcBorders>
          </w:tcPr>
          <w:p w14:paraId="0ABBF97C"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685EC58A" w14:textId="77777777" w:rsidR="00FD3105" w:rsidRDefault="00FD3105"/>
        </w:tc>
      </w:tr>
      <w:tr w:rsidR="00FD3105" w14:paraId="075ABADD" w14:textId="77777777">
        <w:tblPrEx>
          <w:tblCellMar>
            <w:top w:w="0" w:type="dxa"/>
            <w:left w:w="0" w:type="dxa"/>
            <w:bottom w:w="0" w:type="dxa"/>
            <w:right w:w="0" w:type="dxa"/>
          </w:tblCellMar>
        </w:tblPrEx>
        <w:tc>
          <w:tcPr>
            <w:tcW w:w="2160" w:type="dxa"/>
            <w:tcBorders>
              <w:top w:val="nil"/>
              <w:left w:val="nil"/>
              <w:bottom w:val="nil"/>
              <w:right w:val="nil"/>
            </w:tcBorders>
          </w:tcPr>
          <w:p w14:paraId="568B8B62"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426F24EA"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Plaintiff,</w:t>
            </w:r>
          </w:p>
        </w:tc>
        <w:tc>
          <w:tcPr>
            <w:tcW w:w="2160" w:type="dxa"/>
            <w:tcBorders>
              <w:top w:val="nil"/>
              <w:left w:val="nil"/>
              <w:bottom w:val="nil"/>
              <w:right w:val="nil"/>
            </w:tcBorders>
          </w:tcPr>
          <w:p w14:paraId="3CE7F794"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2A11C90D" w14:textId="77777777" w:rsidR="00FD3105" w:rsidRDefault="00FD3105"/>
        </w:tc>
      </w:tr>
      <w:tr w:rsidR="00FD3105" w14:paraId="2D2C86AB" w14:textId="77777777">
        <w:tblPrEx>
          <w:tblCellMar>
            <w:top w:w="0" w:type="dxa"/>
            <w:left w:w="0" w:type="dxa"/>
            <w:bottom w:w="0" w:type="dxa"/>
            <w:right w:w="0" w:type="dxa"/>
          </w:tblCellMar>
        </w:tblPrEx>
        <w:tc>
          <w:tcPr>
            <w:tcW w:w="2160" w:type="dxa"/>
            <w:tcBorders>
              <w:top w:val="nil"/>
              <w:left w:val="nil"/>
              <w:bottom w:val="nil"/>
              <w:right w:val="nil"/>
            </w:tcBorders>
          </w:tcPr>
          <w:p w14:paraId="3EBF5A2C"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entry.align="left"</w:instrText>
            </w:r>
            <w:r>
              <w:rPr>
                <w:rStyle w:val="pxrowentry"/>
              </w:rPr>
              <w:fldChar w:fldCharType="end"/>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v.</w:t>
            </w:r>
          </w:p>
        </w:tc>
        <w:tc>
          <w:tcPr>
            <w:tcW w:w="2160" w:type="dxa"/>
            <w:tcBorders>
              <w:top w:val="nil"/>
              <w:left w:val="nil"/>
              <w:bottom w:val="nil"/>
              <w:right w:val="nil"/>
            </w:tcBorders>
          </w:tcPr>
          <w:p w14:paraId="4DF31211"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 xml:space="preserve">CASE </w:t>
            </w:r>
            <w:r>
              <w:rPr>
                <w:rStyle w:val="pxfinstr"/>
                <w:i/>
                <w:iCs/>
              </w:rPr>
              <w:t>[CASE NUMBER]</w:t>
            </w:r>
          </w:p>
        </w:tc>
        <w:tc>
          <w:tcPr>
            <w:tcW w:w="2160" w:type="dxa"/>
            <w:tcBorders>
              <w:top w:val="nil"/>
              <w:left w:val="nil"/>
              <w:bottom w:val="nil"/>
              <w:right w:val="nil"/>
            </w:tcBorders>
          </w:tcPr>
          <w:p w14:paraId="0108E5FB" w14:textId="77777777" w:rsidR="00FD3105" w:rsidRDefault="00FD3105"/>
        </w:tc>
        <w:tc>
          <w:tcPr>
            <w:tcW w:w="2160" w:type="dxa"/>
            <w:tcBorders>
              <w:top w:val="nil"/>
              <w:left w:val="nil"/>
              <w:bottom w:val="nil"/>
              <w:right w:val="nil"/>
            </w:tcBorders>
          </w:tcPr>
          <w:p w14:paraId="4D6B6C74" w14:textId="77777777" w:rsidR="00FD3105" w:rsidRDefault="00FD3105"/>
        </w:tc>
      </w:tr>
      <w:tr w:rsidR="00FD3105" w14:paraId="03AC2D5E" w14:textId="77777777">
        <w:tblPrEx>
          <w:tblCellMar>
            <w:top w:w="0" w:type="dxa"/>
            <w:left w:w="0" w:type="dxa"/>
            <w:bottom w:w="0" w:type="dxa"/>
            <w:right w:w="0" w:type="dxa"/>
          </w:tblCellMar>
        </w:tblPrEx>
        <w:tc>
          <w:tcPr>
            <w:tcW w:w="2160" w:type="dxa"/>
            <w:tcBorders>
              <w:top w:val="nil"/>
              <w:left w:val="nil"/>
              <w:bottom w:val="nil"/>
              <w:right w:val="nil"/>
            </w:tcBorders>
          </w:tcPr>
          <w:p w14:paraId="20371BF9"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DEFENDANT]</w:t>
            </w:r>
            <w:r>
              <w:rPr>
                <w:rStyle w:val="pxrowentry"/>
              </w:rPr>
              <w:t>,</w:t>
            </w:r>
          </w:p>
        </w:tc>
        <w:tc>
          <w:tcPr>
            <w:tcW w:w="2160" w:type="dxa"/>
            <w:tcBorders>
              <w:top w:val="nil"/>
              <w:left w:val="nil"/>
              <w:bottom w:val="nil"/>
              <w:right w:val="nil"/>
            </w:tcBorders>
          </w:tcPr>
          <w:p w14:paraId="7D38EEBA"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0C2B5C85" w14:textId="77777777" w:rsidR="00FD3105" w:rsidRDefault="00FD3105"/>
        </w:tc>
        <w:tc>
          <w:tcPr>
            <w:tcW w:w="2160" w:type="dxa"/>
            <w:tcBorders>
              <w:top w:val="nil"/>
              <w:left w:val="nil"/>
              <w:bottom w:val="nil"/>
              <w:right w:val="nil"/>
            </w:tcBorders>
          </w:tcPr>
          <w:p w14:paraId="76891309" w14:textId="77777777" w:rsidR="00FD3105" w:rsidRDefault="00FD3105"/>
        </w:tc>
      </w:tr>
      <w:tr w:rsidR="00FD3105" w14:paraId="0D1AC6AA" w14:textId="77777777">
        <w:tblPrEx>
          <w:tblCellMar>
            <w:top w:w="0" w:type="dxa"/>
            <w:left w:w="0" w:type="dxa"/>
            <w:bottom w:w="0" w:type="dxa"/>
            <w:right w:w="0" w:type="dxa"/>
          </w:tblCellMar>
        </w:tblPrEx>
        <w:tc>
          <w:tcPr>
            <w:tcW w:w="2160" w:type="dxa"/>
            <w:tcBorders>
              <w:top w:val="nil"/>
              <w:left w:val="nil"/>
              <w:bottom w:val="nil"/>
              <w:right w:val="nil"/>
            </w:tcBorders>
          </w:tcPr>
          <w:p w14:paraId="7F55349A"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02D006C3"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Defendant.</w:t>
            </w:r>
          </w:p>
        </w:tc>
        <w:tc>
          <w:tcPr>
            <w:tcW w:w="2160" w:type="dxa"/>
            <w:tcBorders>
              <w:top w:val="nil"/>
              <w:left w:val="nil"/>
              <w:bottom w:val="nil"/>
              <w:right w:val="nil"/>
            </w:tcBorders>
          </w:tcPr>
          <w:p w14:paraId="01A02269"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7754D921" w14:textId="77777777" w:rsidR="00FD3105" w:rsidRDefault="00FD3105"/>
        </w:tc>
      </w:tr>
    </w:tbl>
    <w:p w14:paraId="57441BFB" w14:textId="77777777" w:rsidR="00FD3105" w:rsidRDefault="00FD3105">
      <w:pPr>
        <w:pStyle w:val="pxtbody"/>
      </w:pPr>
    </w:p>
    <w:p w14:paraId="6AF25D2C" w14:textId="77777777" w:rsidR="00FD3105" w:rsidRDefault="00FD3105"/>
    <w:p w14:paraId="6EED5DE3" w14:textId="77777777" w:rsidR="00FD3105" w:rsidRDefault="00FD3105">
      <w:pPr>
        <w:pStyle w:val="pxformhac"/>
        <w:spacing w:before="180"/>
        <w:jc w:val="center"/>
      </w:pPr>
      <w:r>
        <w:t xml:space="preserve">FINAL JUDGMENT </w:t>
      </w:r>
    </w:p>
    <w:p w14:paraId="2337C5E0"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p.ct.id="3d29be30775711ee8e1ba9ecff0bf883|14|10:14"</w:instrText>
      </w:r>
      <w:r>
        <w:fldChar w:fldCharType="end"/>
      </w:r>
      <w:r>
        <w:t>This action was tried before the court. On the evidence presented</w:t>
      </w:r>
    </w:p>
    <w:p w14:paraId="2DAEF852"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p.ct.id="3d29be30775711ee8e1ba9ecff0bf883|14|10:14"</w:instrText>
      </w:r>
      <w:r>
        <w:fldChar w:fldCharType="end"/>
      </w:r>
      <w:r>
        <w:t>IT IS ADJUDGED that:</w:t>
      </w:r>
    </w:p>
    <w:p w14:paraId="2C792261" w14:textId="77777777" w:rsidR="00FD3105" w:rsidRDefault="00FD3105">
      <w:pPr>
        <w:pStyle w:val="pxformfl"/>
        <w:ind w:left="500"/>
      </w:pPr>
      <w:r>
        <w:t xml:space="preserve"> </w:t>
      </w:r>
    </w:p>
    <w:p w14:paraId="3E28ACBE"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1. </w:t>
      </w:r>
    </w:p>
    <w:p w14:paraId="3977D622"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p.ct.id="3d29be30775711ee8e1ba9ecff0bf883|14|10:14"</w:instrText>
      </w:r>
      <w:r>
        <w:fldChar w:fldCharType="end"/>
      </w:r>
      <w:r>
        <w:t>Defendant did not construct the apartment building as specified by the drawings and specifications in the following particulars:</w:t>
      </w:r>
    </w:p>
    <w:p w14:paraId="455E996A" w14:textId="77777777" w:rsidR="00FD3105" w:rsidRDefault="00FD3105">
      <w:pPr>
        <w:pStyle w:val="pxformfl"/>
        <w:ind w:left="500"/>
      </w:pPr>
      <w:r>
        <w:t xml:space="preserve"> </w:t>
      </w:r>
    </w:p>
    <w:p w14:paraId="593040C9" w14:textId="77777777" w:rsidR="00FD3105" w:rsidRDefault="00FD3105">
      <w:pPr>
        <w:pStyle w:val="pxformfin"/>
      </w:pPr>
      <w:r>
        <w:rPr>
          <w:color w:val="FF0000"/>
          <w:sz w:val="20"/>
          <w:szCs w:val="20"/>
          <w:vertAlign w:val="superscript"/>
        </w:rPr>
        <w:t>►</w:t>
      </w:r>
      <w:r>
        <w:fldChar w:fldCharType="begin"/>
      </w:r>
      <w:r>
        <w:instrText>fi.lvl="2"</w:instrText>
      </w:r>
      <w:r>
        <w:fldChar w:fldCharType="end"/>
      </w:r>
      <w:r>
        <w:t xml:space="preserve">(a). </w:t>
      </w:r>
    </w:p>
    <w:p w14:paraId="2B325196"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p.ct.id="3d29be30775711ee8e1ba9ecff0bf883|14|10:14"</w:instrText>
      </w:r>
      <w:r>
        <w:fldChar w:fldCharType="end"/>
      </w:r>
      <w:r>
        <w:t>The concrete in the grade beams and columns was not of the strength specified, testing at less than half the required strength;</w:t>
      </w:r>
    </w:p>
    <w:p w14:paraId="4470B6EB" w14:textId="77777777" w:rsidR="00FD3105" w:rsidRDefault="00FD3105">
      <w:pPr>
        <w:pStyle w:val="pxformfin"/>
      </w:pPr>
      <w:r>
        <w:rPr>
          <w:color w:val="FF0000"/>
          <w:sz w:val="20"/>
          <w:szCs w:val="20"/>
          <w:vertAlign w:val="superscript"/>
        </w:rPr>
        <w:t>►</w:t>
      </w:r>
      <w:r>
        <w:fldChar w:fldCharType="begin"/>
      </w:r>
      <w:r>
        <w:instrText>fi.lvl="2"</w:instrText>
      </w:r>
      <w:r>
        <w:fldChar w:fldCharType="end"/>
      </w:r>
      <w:r>
        <w:t xml:space="preserve">(b). </w:t>
      </w:r>
    </w:p>
    <w:p w14:paraId="33261D87"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p.ct.id="3d29be30775711ee8e1ba9ecff0bf883|14|10:14"</w:instrText>
      </w:r>
      <w:r>
        <w:fldChar w:fldCharType="end"/>
      </w:r>
      <w:r>
        <w:t>The interior drywall was exposed to the elements before installation with resulting deterioration so that it buckled and would not take wallpaper;</w:t>
      </w:r>
    </w:p>
    <w:p w14:paraId="58479ACF" w14:textId="77777777" w:rsidR="00FD3105" w:rsidRDefault="00FD3105">
      <w:pPr>
        <w:pStyle w:val="pxformfin"/>
      </w:pPr>
      <w:r>
        <w:rPr>
          <w:color w:val="FF0000"/>
          <w:sz w:val="20"/>
          <w:szCs w:val="20"/>
          <w:vertAlign w:val="superscript"/>
        </w:rPr>
        <w:t>►</w:t>
      </w:r>
      <w:r>
        <w:fldChar w:fldCharType="begin"/>
      </w:r>
      <w:r>
        <w:instrText>fi.lvl="2"</w:instrText>
      </w:r>
      <w:r>
        <w:fldChar w:fldCharType="end"/>
      </w:r>
      <w:r>
        <w:t xml:space="preserve">(c). </w:t>
      </w:r>
    </w:p>
    <w:p w14:paraId="4E0ADE13"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p.ct.id="3d29be30775711ee8e1ba9ecff0bf883|14|10:14"</w:instrText>
      </w:r>
      <w:r>
        <w:fldChar w:fldCharType="end"/>
      </w:r>
      <w:r>
        <w:t>Aluminum electrical wiring was installed instead of copper.</w:t>
      </w:r>
    </w:p>
    <w:p w14:paraId="11F667CE"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2. </w:t>
      </w:r>
    </w:p>
    <w:p w14:paraId="34F908B4"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p.ct.id="3d29be30775711ee8e1ba9ecff0bf883|14|10:14"</w:instrText>
      </w:r>
      <w:r>
        <w:fldChar w:fldCharType="end"/>
      </w:r>
      <w:r>
        <w:t>The completion of the building was delayed by 187 days. The contractor is responsible for 92 days of delay. The remaining delay was caused by the failure of the architect to prepare the drawings and specification in accordance with the Standard Building Code and to promptly process change orders.</w:t>
      </w:r>
    </w:p>
    <w:p w14:paraId="50CFA413"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3. </w:t>
      </w:r>
    </w:p>
    <w:p w14:paraId="48D66011"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p.ct.id="3d29be30775711ee8e1ba9ecff0bf883|14|10:14"</w:instrText>
      </w:r>
      <w:r>
        <w:fldChar w:fldCharType="end"/>
      </w:r>
      <w:r>
        <w:t>Plaintiff did not pay defendant at the times required by the contract documents. The delays in timely payments caused damages to defendant of $67,258.19 in lost discounts, interest on delayed payments and disruption of defendant's operations on the project.</w:t>
      </w:r>
    </w:p>
    <w:p w14:paraId="63304CFB"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4. </w:t>
      </w:r>
    </w:p>
    <w:p w14:paraId="4F062D19"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p.ct.id="3d29be30775711ee8e1ba9ecff0bf883|14|10:14"</w:instrText>
      </w:r>
      <w:r>
        <w:fldChar w:fldCharType="end"/>
      </w:r>
      <w:r>
        <w:t>Defendant's delay in completion, disregarding the delays caused by the architect, caused plaintiff to lose $30,000 in rent.</w:t>
      </w:r>
    </w:p>
    <w:p w14:paraId="3AFCF1D9"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5. </w:t>
      </w:r>
    </w:p>
    <w:p w14:paraId="14D6DC8A"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p.ct.id="3d29be30775711ee8e1ba9ecff0bf883|14|10:14"</w:instrText>
      </w:r>
      <w:r>
        <w:fldChar w:fldCharType="end"/>
      </w:r>
      <w:r>
        <w:t>Change orders directed by plaintiff that have not been paid to defendant have a value of $110,516.</w:t>
      </w:r>
    </w:p>
    <w:p w14:paraId="11D75148"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6. </w:t>
      </w:r>
    </w:p>
    <w:p w14:paraId="0C560503"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p.ct.id="3d29be30775711ee8e1ba9ecff0bf883|14|10:14"</w:instrText>
      </w:r>
      <w:r>
        <w:fldChar w:fldCharType="end"/>
      </w:r>
      <w:r>
        <w:t>The apartment building was not substantially completed because of the defects listed in paragraph 1. Nevertheless, plaintiff elected to accept the building and sought an equitable reduction in the contract price. Plaintiff is entitled to a reduction of $180,500 for the defects.</w:t>
      </w:r>
    </w:p>
    <w:p w14:paraId="5B0AED00"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7. </w:t>
      </w:r>
    </w:p>
    <w:p w14:paraId="4D32F995"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p.ct.id="3d29be30775711ee8e1ba9ecff0bf883|14|10:14"</w:instrText>
      </w:r>
      <w:r>
        <w:fldChar w:fldCharType="end"/>
      </w:r>
      <w:r>
        <w:t>Defendant's surety is jointly and severally liable with defendant to plaintiff under the performance bond for the failure to perform the contract. The surety is not liable under the payment bond for reimbursement to plaintiff for amounts paid to discharge construction liens because the bond contains a condition precedent that plaintiff pay progress payments in accordance with the contract documents. Plaintiff did not do so as adjudged in paragraph 3.</w:t>
      </w:r>
    </w:p>
    <w:p w14:paraId="379DA824"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8. </w:t>
      </w:r>
    </w:p>
    <w:p w14:paraId="36482CD8"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p.ct.id="3d29be30775711ee8e1ba9ecff0bf883|14|10:14"</w:instrText>
      </w:r>
      <w:r>
        <w:fldChar w:fldCharType="end"/>
      </w:r>
      <w:r>
        <w:t>Defendant and the surety are liable to plaintiff for $32,725.81.</w:t>
      </w:r>
    </w:p>
    <w:p w14:paraId="09ED240D"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9. </w:t>
      </w:r>
    </w:p>
    <w:p w14:paraId="698CC86F"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p.ct.id="3d29be30775711ee8e1ba9ecff0bf883|14|10:14"</w:instrText>
      </w:r>
      <w:r>
        <w:fldChar w:fldCharType="end"/>
      </w:r>
      <w:r>
        <w:t>Jurisdiction is reserved to award supplemental relief and attorney fees and to tax costs.</w:t>
      </w:r>
    </w:p>
    <w:p w14:paraId="58F22FA0"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p.ct.id="3d29be30775711ee8e1ba9ecff0bf883|14|10:14"</w:instrText>
      </w:r>
      <w:r>
        <w:fldChar w:fldCharType="end"/>
      </w:r>
      <w:r>
        <w:t xml:space="preserve">ORDERED at </w:t>
      </w:r>
      <w:r>
        <w:rPr>
          <w:rStyle w:val="pxfinstr"/>
          <w:i/>
          <w:iCs/>
        </w:rPr>
        <w:t>[name of city]</w:t>
      </w:r>
      <w:r>
        <w:t xml:space="preserve">, Florida on </w:t>
      </w:r>
      <w:r>
        <w:rPr>
          <w:rStyle w:val="pxfinstr"/>
          <w:i/>
          <w:iCs/>
        </w:rPr>
        <w:t>[date of order]</w:t>
      </w:r>
      <w:r>
        <w:t>.</w:t>
      </w:r>
    </w:p>
    <w:p w14:paraId="5E19FD24" w14:textId="77777777" w:rsidR="00FD3105" w:rsidRDefault="00FD3105">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26113D20" w14:textId="77777777" w:rsidR="00FD3105" w:rsidRDefault="00FD3105">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judge]</w:t>
      </w:r>
    </w:p>
    <w:p w14:paraId="7E62AF71"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judge]</w:t>
      </w:r>
    </w:p>
    <w:p w14:paraId="2AF17272" w14:textId="77777777" w:rsidR="00FD3105" w:rsidRDefault="00FD3105">
      <w:pPr>
        <w:pStyle w:val="pxformfsigtbl"/>
        <w:ind w:left="500"/>
      </w:pPr>
      <w:r>
        <w:t xml:space="preserve"> </w:t>
      </w:r>
      <w:r>
        <w:rPr>
          <w:color w:val="FF0000"/>
          <w:sz w:val="20"/>
          <w:szCs w:val="20"/>
          <w:vertAlign w:val="superscript"/>
        </w:rPr>
        <w:t>►</w:t>
      </w:r>
      <w:r>
        <w:fldChar w:fldCharType="begin"/>
      </w:r>
      <w:r>
        <w:instrText>tbl.ident="I08APGZ"</w:instrText>
      </w:r>
      <w:r>
        <w:fldChar w:fldCharType="end"/>
      </w:r>
      <w:r>
        <w:fldChar w:fldCharType="begin"/>
      </w:r>
      <w:r>
        <w:instrText>tbl.uuid="I03EPD4"</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0BC04494"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6A1387FA"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tgroup.cols="2"</w:instrText>
      </w:r>
      <w:r>
        <w:fldChar w:fldCharType="end"/>
      </w:r>
    </w:p>
    <w:p w14:paraId="0A547417"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colspec.colwidth="17*"</w:instrText>
      </w:r>
      <w:r>
        <w:fldChar w:fldCharType="end"/>
      </w:r>
    </w:p>
    <w:p w14:paraId="64F649E7"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colspec.colwidth="111*"</w:instrText>
      </w:r>
      <w:r>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D3105" w14:paraId="128664F7" w14:textId="77777777">
        <w:tblPrEx>
          <w:tblCellMar>
            <w:top w:w="0" w:type="dxa"/>
            <w:left w:w="0" w:type="dxa"/>
            <w:bottom w:w="0" w:type="dxa"/>
            <w:right w:w="0" w:type="dxa"/>
          </w:tblCellMar>
        </w:tblPrEx>
        <w:tc>
          <w:tcPr>
            <w:tcW w:w="4320" w:type="dxa"/>
            <w:tcBorders>
              <w:top w:val="nil"/>
              <w:left w:val="nil"/>
              <w:bottom w:val="nil"/>
              <w:right w:val="nil"/>
            </w:tcBorders>
          </w:tcPr>
          <w:p w14:paraId="577E21EC"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Copies to:</w:t>
            </w:r>
          </w:p>
        </w:tc>
        <w:tc>
          <w:tcPr>
            <w:tcW w:w="4320" w:type="dxa"/>
            <w:tcBorders>
              <w:top w:val="nil"/>
              <w:left w:val="nil"/>
              <w:bottom w:val="nil"/>
              <w:right w:val="nil"/>
            </w:tcBorders>
          </w:tcPr>
          <w:p w14:paraId="1CE83001"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r w:rsidR="00FD3105" w14:paraId="369B0E34" w14:textId="77777777">
        <w:tblPrEx>
          <w:tblCellMar>
            <w:top w:w="0" w:type="dxa"/>
            <w:left w:w="0" w:type="dxa"/>
            <w:bottom w:w="0" w:type="dxa"/>
            <w:right w:w="0" w:type="dxa"/>
          </w:tblCellMar>
        </w:tblPrEx>
        <w:tc>
          <w:tcPr>
            <w:tcW w:w="4320" w:type="dxa"/>
            <w:tcBorders>
              <w:top w:val="nil"/>
              <w:left w:val="nil"/>
              <w:bottom w:val="nil"/>
              <w:right w:val="nil"/>
            </w:tcBorders>
          </w:tcPr>
          <w:p w14:paraId="48DC1FF6"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4320" w:type="dxa"/>
            <w:tcBorders>
              <w:top w:val="nil"/>
              <w:left w:val="nil"/>
              <w:bottom w:val="nil"/>
              <w:right w:val="nil"/>
            </w:tcBorders>
          </w:tcPr>
          <w:p w14:paraId="3FC2FE1A"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bl>
    <w:p w14:paraId="757CA3CC" w14:textId="77777777" w:rsidR="00FD3105" w:rsidRDefault="00FD3105">
      <w:pPr>
        <w:pStyle w:val="pxtbody"/>
      </w:pPr>
    </w:p>
    <w:p w14:paraId="49A4D12E" w14:textId="77777777" w:rsidR="00FD3105" w:rsidRDefault="00FD3105"/>
    <w:p w14:paraId="52F9A627" w14:textId="77777777" w:rsidR="00FD3105" w:rsidRDefault="00FD3105">
      <w:pPr>
        <w:pStyle w:val="pxcomnt"/>
      </w:pPr>
    </w:p>
    <w:p w14:paraId="4E681B35" w14:textId="77777777" w:rsidR="00FD3105" w:rsidRDefault="00FD3105">
      <w:pPr>
        <w:pStyle w:val="pxhac"/>
        <w:spacing w:before="180"/>
        <w:jc w:val="center"/>
      </w:pPr>
      <w:r>
        <w:rPr>
          <w:rStyle w:val="pxb"/>
          <w:b/>
          <w:bCs/>
        </w:rPr>
        <w:t>Author's Comment</w:t>
      </w:r>
    </w:p>
    <w:p w14:paraId="0AE88F75"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p.ct.id="3d29be30775711ee8e1ba9ecff0bf883|14|10:14"</w:instrText>
      </w:r>
      <w:r>
        <w:fldChar w:fldCharType="end"/>
      </w:r>
      <w:r>
        <w:t xml:space="preserve">A judgment for declaratory relief must give the requested declaration. See </w:t>
      </w:r>
      <w:r>
        <w:rPr>
          <w:rStyle w:val="pxcc"/>
          <w:color w:val="FF0000"/>
          <w:sz w:val="20"/>
          <w:szCs w:val="20"/>
          <w:vertAlign w:val="superscript"/>
        </w:rPr>
        <w:t>►</w:t>
      </w:r>
      <w:r>
        <w:rPr>
          <w:rStyle w:val="pxcc"/>
        </w:rPr>
        <w:fldChar w:fldCharType="begin"/>
      </w:r>
      <w:r>
        <w:rPr>
          <w:rStyle w:val="pxcc"/>
        </w:rPr>
        <w:instrText>cc.ref.id="I04829L"</w:instrText>
      </w:r>
      <w:r>
        <w:rPr>
          <w:rStyle w:val="pxcc"/>
        </w:rPr>
        <w:fldChar w:fldCharType="end"/>
      </w:r>
      <w:r>
        <w:rPr>
          <w:rStyle w:val="pxcc"/>
        </w:rPr>
        <w:t>Ennis v. Warm Mineral Springs, Inc., 203 So. 2d 514 (Fla. 2d DCA 1967)</w:t>
      </w:r>
      <w:r>
        <w:t xml:space="preserve">; </w:t>
      </w:r>
      <w:r>
        <w:rPr>
          <w:rStyle w:val="pxcc"/>
          <w:color w:val="FF0000"/>
          <w:sz w:val="20"/>
          <w:szCs w:val="20"/>
          <w:vertAlign w:val="superscript"/>
        </w:rPr>
        <w:t>►</w:t>
      </w:r>
      <w:r>
        <w:rPr>
          <w:rStyle w:val="pxcc"/>
        </w:rPr>
        <w:fldChar w:fldCharType="begin"/>
      </w:r>
      <w:r>
        <w:rPr>
          <w:rStyle w:val="pxcc"/>
        </w:rPr>
        <w:instrText>cc.ref.id="I04594P"</w:instrText>
      </w:r>
      <w:r>
        <w:rPr>
          <w:rStyle w:val="pxcc"/>
        </w:rPr>
        <w:fldChar w:fldCharType="end"/>
      </w:r>
      <w:r>
        <w:rPr>
          <w:rStyle w:val="pxcc"/>
        </w:rPr>
        <w:t>Hildebrandt v. Department of Natural Resources, Division of Interior Resources, 313 So. 2d 73 (Fla. 3d DCA 1975)</w:t>
      </w:r>
      <w:r>
        <w:t>. This applies even when the declaration is against the plaintiff. Paragraph 8 of the form is an adjudication of liability. It is not a judgment for money. This form assumes the pleadings did not contain a predicate for the money judgment. The money judgment can be obtained by a motion for supplemental relief.</w:t>
      </w:r>
    </w:p>
    <w:p w14:paraId="16D42EC2" w14:textId="77777777" w:rsidR="00FD3105" w:rsidRDefault="00FD3105">
      <w:pPr>
        <w:pStyle w:val="pxs"/>
        <w:spacing w:before="180"/>
        <w:rPr>
          <w:sz w:val="27"/>
          <w:szCs w:val="27"/>
        </w:rPr>
      </w:pPr>
      <w:r>
        <w:rPr>
          <w:sz w:val="27"/>
          <w:szCs w:val="27"/>
        </w:rPr>
        <w:t>10:15. Judgment</w:t>
      </w:r>
      <w:r>
        <w:rPr>
          <w:rStyle w:val="pxsep"/>
        </w:rPr>
        <w:t xml:space="preserve">-- </w:t>
      </w:r>
      <w:r>
        <w:rPr>
          <w:sz w:val="27"/>
          <w:szCs w:val="27"/>
        </w:rPr>
        <w:t>Default, damages, including prejudgment interest and attorney fees</w:t>
      </w:r>
    </w:p>
    <w:p w14:paraId="6512853E" w14:textId="77777777" w:rsidR="00FD3105" w:rsidRDefault="00FD3105">
      <w:pPr>
        <w:pStyle w:val="pxov"/>
        <w:rPr>
          <w:vanish/>
        </w:rPr>
      </w:pPr>
      <w:r>
        <w:rPr>
          <w:vanish/>
        </w:rPr>
        <w:t>FMS</w:t>
      </w:r>
    </w:p>
    <w:p w14:paraId="128E8147" w14:textId="77777777" w:rsidR="00FD3105" w:rsidRDefault="00FD3105">
      <w:pPr>
        <w:pStyle w:val="pxov"/>
        <w:rPr>
          <w:vanish/>
        </w:rPr>
      </w:pPr>
      <w:r>
        <w:rPr>
          <w:vanish/>
        </w:rPr>
        <w:t>EPR</w:t>
      </w:r>
    </w:p>
    <w:p w14:paraId="00024DE6" w14:textId="77777777" w:rsidR="00FD3105" w:rsidRDefault="00FD3105">
      <w:pPr>
        <w:pStyle w:val="pxov"/>
        <w:rPr>
          <w:vanish/>
        </w:rPr>
      </w:pPr>
      <w:r>
        <w:rPr>
          <w:vanish/>
        </w:rPr>
        <w:t>EAF</w:t>
      </w:r>
    </w:p>
    <w:p w14:paraId="73732082" w14:textId="77777777" w:rsidR="00FD3105" w:rsidRDefault="00FD3105">
      <w:pPr>
        <w:pStyle w:val="pxov"/>
        <w:rPr>
          <w:vanish/>
        </w:rPr>
      </w:pPr>
      <w:r>
        <w:rPr>
          <w:vanish/>
        </w:rPr>
        <w:t>LCV</w:t>
      </w:r>
    </w:p>
    <w:p w14:paraId="22B2FEA9" w14:textId="77777777" w:rsidR="00FD3105" w:rsidRDefault="00FD3105">
      <w:pPr>
        <w:pStyle w:val="pxov"/>
        <w:rPr>
          <w:vanish/>
        </w:rPr>
      </w:pPr>
      <w:r>
        <w:rPr>
          <w:vanish/>
        </w:rPr>
        <w:t>LSC</w:t>
      </w:r>
    </w:p>
    <w:p w14:paraId="47E05C28" w14:textId="77777777" w:rsidR="00FD3105" w:rsidRDefault="00FD3105">
      <w:pPr>
        <w:pStyle w:val="pxov"/>
        <w:rPr>
          <w:vanish/>
        </w:rPr>
      </w:pPr>
      <w:r>
        <w:rPr>
          <w:vanish/>
        </w:rPr>
        <w:t>LS7</w:t>
      </w:r>
    </w:p>
    <w:p w14:paraId="053C3E4E" w14:textId="77777777" w:rsidR="00FD3105" w:rsidRDefault="00FD3105">
      <w:pPr>
        <w:pStyle w:val="pxov"/>
        <w:rPr>
          <w:vanish/>
        </w:rPr>
      </w:pPr>
      <w:r>
        <w:rPr>
          <w:vanish/>
        </w:rPr>
        <w:t>FCV</w:t>
      </w:r>
    </w:p>
    <w:p w14:paraId="732EECA8" w14:textId="77777777" w:rsidR="00FD3105" w:rsidRDefault="00FD3105">
      <w:pPr>
        <w:pStyle w:val="pxov"/>
        <w:rPr>
          <w:vanish/>
        </w:rPr>
      </w:pPr>
      <w:r>
        <w:rPr>
          <w:vanish/>
        </w:rPr>
        <w:t>FLG</w:t>
      </w:r>
    </w:p>
    <w:p w14:paraId="6A39DD51" w14:textId="77777777" w:rsidR="00FD3105" w:rsidRDefault="00FD3105">
      <w:pPr>
        <w:pStyle w:val="pxformfcapfac"/>
        <w:jc w:val="center"/>
        <w:rPr>
          <w:sz w:val="24"/>
          <w:szCs w:val="24"/>
        </w:rPr>
      </w:pPr>
      <w:r>
        <w:rPr>
          <w:color w:val="FF0000"/>
          <w:sz w:val="20"/>
          <w:szCs w:val="20"/>
          <w:vertAlign w:val="superscript"/>
        </w:rPr>
        <w:t>►</w:t>
      </w:r>
      <w:r>
        <w:rPr>
          <w:sz w:val="24"/>
          <w:szCs w:val="24"/>
        </w:rPr>
        <w:fldChar w:fldCharType="begin"/>
      </w:r>
      <w:r>
        <w:rPr>
          <w:sz w:val="24"/>
          <w:szCs w:val="24"/>
        </w:rPr>
        <w:instrText>form.du="0"</w:instrText>
      </w:r>
      <w:r>
        <w:rPr>
          <w:sz w:val="24"/>
          <w:szCs w:val="24"/>
        </w:rPr>
        <w:fldChar w:fldCharType="end"/>
      </w:r>
      <w:r>
        <w:rPr>
          <w:sz w:val="24"/>
          <w:szCs w:val="24"/>
        </w:rPr>
        <w:fldChar w:fldCharType="begin"/>
      </w:r>
      <w:r>
        <w:rPr>
          <w:sz w:val="24"/>
          <w:szCs w:val="24"/>
        </w:rPr>
        <w:instrText>form.fid="I6cb3ea409fed11dfbf230000837214a9"</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fcap.ref="manual"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sz w:val="24"/>
          <w:szCs w:val="24"/>
        </w:rPr>
        <w:t xml:space="preserve">IN THE CIRCUIT COURT FOR </w:t>
      </w:r>
      <w:r>
        <w:rPr>
          <w:rStyle w:val="pxfinstr"/>
          <w:i/>
          <w:iCs/>
          <w:szCs w:val="24"/>
        </w:rPr>
        <w:t>[NAME OF COUNTY]</w:t>
      </w:r>
      <w:r>
        <w:rPr>
          <w:sz w:val="24"/>
          <w:szCs w:val="24"/>
        </w:rPr>
        <w:t>, FLORIDA</w:t>
      </w:r>
    </w:p>
    <w:p w14:paraId="48EC6908" w14:textId="77777777" w:rsidR="00FD3105" w:rsidRDefault="00FD3105">
      <w:pPr>
        <w:pStyle w:val="pxformfcaptbl"/>
        <w:ind w:left="500"/>
      </w:pPr>
      <w:r>
        <w:t xml:space="preserve"> </w:t>
      </w:r>
      <w:r>
        <w:rPr>
          <w:color w:val="FF0000"/>
          <w:sz w:val="20"/>
          <w:szCs w:val="20"/>
          <w:vertAlign w:val="superscript"/>
        </w:rPr>
        <w:t>►</w:t>
      </w:r>
      <w:r>
        <w:fldChar w:fldCharType="begin"/>
      </w:r>
      <w:r>
        <w:instrText>tbl.brace.end="5"</w:instrText>
      </w:r>
      <w:r>
        <w:fldChar w:fldCharType="end"/>
      </w:r>
      <w:r>
        <w:fldChar w:fldCharType="begin"/>
      </w:r>
      <w:r>
        <w:instrText>tbl.brace.start="1"</w:instrText>
      </w:r>
      <w:r>
        <w:fldChar w:fldCharType="end"/>
      </w:r>
      <w:r>
        <w:fldChar w:fldCharType="begin"/>
      </w:r>
      <w:r>
        <w:instrText>tbl.ident="I03E2GD"</w:instrText>
      </w:r>
      <w:r>
        <w:fldChar w:fldCharType="end"/>
      </w:r>
      <w:r>
        <w:fldChar w:fldCharType="begin"/>
      </w:r>
      <w:r>
        <w:instrText>tbl.uuid="I049OLQ"</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3086345E"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2793D989"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tgroup.cols="4"</w:instrText>
      </w:r>
      <w:r>
        <w:fldChar w:fldCharType="end"/>
      </w:r>
    </w:p>
    <w:p w14:paraId="6E0D1902"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colspec.colwidth="7*"</w:instrText>
      </w:r>
      <w:r>
        <w:fldChar w:fldCharType="end"/>
      </w:r>
    </w:p>
    <w:p w14:paraId="0785636E"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colspec.colwidth="16*"</w:instrText>
      </w:r>
      <w:r>
        <w:fldChar w:fldCharType="end"/>
      </w:r>
    </w:p>
    <w:p w14:paraId="234436A0" w14:textId="77777777" w:rsidR="00FD3105" w:rsidRDefault="00FD3105">
      <w:pPr>
        <w:pStyle w:val="pxcolspec"/>
      </w:pPr>
      <w:r>
        <w:rPr>
          <w:color w:val="FF0000"/>
          <w:sz w:val="20"/>
          <w:szCs w:val="20"/>
          <w:vertAlign w:val="superscript"/>
        </w:rPr>
        <w:t>►</w:t>
      </w:r>
      <w:r>
        <w:fldChar w:fldCharType="begin"/>
      </w:r>
      <w:r>
        <w:instrText>colspec.align="center"</w:instrText>
      </w:r>
      <w:r>
        <w:fldChar w:fldCharType="end"/>
      </w:r>
      <w:r>
        <w:fldChar w:fldCharType="begin"/>
      </w:r>
      <w:r>
        <w:instrText>colspec.colname="3"</w:instrText>
      </w:r>
      <w:r>
        <w:fldChar w:fldCharType="end"/>
      </w:r>
      <w:r>
        <w:fldChar w:fldCharType="begin"/>
      </w:r>
      <w:r>
        <w:instrText>colspec.colnum="3"</w:instrText>
      </w:r>
      <w:r>
        <w:fldChar w:fldCharType="end"/>
      </w:r>
      <w:r>
        <w:fldChar w:fldCharType="begin"/>
      </w:r>
      <w:r>
        <w:instrText>colspec.colwidth="7*"</w:instrText>
      </w:r>
      <w:r>
        <w:fldChar w:fldCharType="end"/>
      </w:r>
    </w:p>
    <w:p w14:paraId="0AF04C6E" w14:textId="77777777" w:rsidR="00FD3105" w:rsidRDefault="00FD3105">
      <w:pPr>
        <w:pStyle w:val="pxcolspec"/>
      </w:pPr>
      <w:r>
        <w:rPr>
          <w:color w:val="FF0000"/>
          <w:sz w:val="20"/>
          <w:szCs w:val="20"/>
          <w:vertAlign w:val="superscript"/>
        </w:rPr>
        <w:t>►</w:t>
      </w:r>
      <w:r>
        <w:fldChar w:fldCharType="begin"/>
      </w:r>
      <w:r>
        <w:instrText>colspec.colname="4"</w:instrText>
      </w:r>
      <w:r>
        <w:fldChar w:fldCharType="end"/>
      </w:r>
      <w:r>
        <w:fldChar w:fldCharType="begin"/>
      </w:r>
      <w:r>
        <w:instrText>colspec.colnum="4"</w:instrText>
      </w:r>
      <w:r>
        <w:fldChar w:fldCharType="end"/>
      </w:r>
      <w:r>
        <w:fldChar w:fldCharType="begin"/>
      </w:r>
      <w:r>
        <w:instrText>colspec.colwidth="34*"</w:instrText>
      </w:r>
      <w:r>
        <w:fldChar w:fldCharType="end"/>
      </w:r>
    </w:p>
    <w:tbl>
      <w:tblPr>
        <w:tblW w:w="0" w:type="auto"/>
        <w:tblLayout w:type="fixed"/>
        <w:tblCellMar>
          <w:left w:w="0" w:type="dxa"/>
          <w:right w:w="0" w:type="dxa"/>
        </w:tblCellMar>
        <w:tblLook w:val="0000" w:firstRow="0" w:lastRow="0" w:firstColumn="0" w:lastColumn="0" w:noHBand="0" w:noVBand="0"/>
      </w:tblPr>
      <w:tblGrid>
        <w:gridCol w:w="2160"/>
        <w:gridCol w:w="2160"/>
        <w:gridCol w:w="2160"/>
        <w:gridCol w:w="2160"/>
      </w:tblGrid>
      <w:tr w:rsidR="00FD3105" w14:paraId="0E6ACA7F" w14:textId="77777777">
        <w:tblPrEx>
          <w:tblCellMar>
            <w:top w:w="0" w:type="dxa"/>
            <w:left w:w="0" w:type="dxa"/>
            <w:bottom w:w="0" w:type="dxa"/>
            <w:right w:w="0" w:type="dxa"/>
          </w:tblCellMar>
        </w:tblPrEx>
        <w:tc>
          <w:tcPr>
            <w:tcW w:w="2160" w:type="dxa"/>
            <w:tcBorders>
              <w:top w:val="nil"/>
              <w:left w:val="nil"/>
              <w:bottom w:val="nil"/>
              <w:right w:val="nil"/>
            </w:tcBorders>
          </w:tcPr>
          <w:p w14:paraId="3FB0C332" w14:textId="77777777" w:rsidR="00FD3105" w:rsidRDefault="00FD3105">
            <w:r>
              <w:rPr>
                <w:color w:val="FF0000"/>
                <w:sz w:val="20"/>
                <w:szCs w:val="20"/>
                <w:vertAlign w:val="superscript"/>
              </w:rPr>
              <w:t>►</w:t>
            </w:r>
            <w:r>
              <w:fldChar w:fldCharType="begin"/>
            </w:r>
            <w:r>
              <w:instrText>tbody.valign="top"</w:instrText>
            </w:r>
            <w:r>
              <w:fldChar w:fldCharType="end"/>
            </w:r>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PLAINTIFF]</w:t>
            </w:r>
            <w:r>
              <w:rPr>
                <w:rStyle w:val="pxrowentry"/>
              </w:rPr>
              <w:t>,</w:t>
            </w:r>
          </w:p>
        </w:tc>
        <w:tc>
          <w:tcPr>
            <w:tcW w:w="2160" w:type="dxa"/>
            <w:tcBorders>
              <w:top w:val="nil"/>
              <w:left w:val="nil"/>
              <w:bottom w:val="nil"/>
              <w:right w:val="nil"/>
            </w:tcBorders>
          </w:tcPr>
          <w:p w14:paraId="7B3D2795" w14:textId="77777777" w:rsidR="00FD3105" w:rsidRDefault="00FD3105">
            <w:r>
              <w:rPr>
                <w:rStyle w:val="pxentry"/>
                <w:color w:val="FF0000"/>
                <w:sz w:val="20"/>
                <w:szCs w:val="20"/>
                <w:vertAlign w:val="superscript"/>
              </w:rPr>
              <w:t>►</w:t>
            </w:r>
            <w:r>
              <w:rPr>
                <w:rStyle w:val="pxentry"/>
              </w:rPr>
              <w:fldChar w:fldCharType="begin"/>
            </w:r>
            <w:r>
              <w:rPr>
                <w:rStyle w:val="pxentry"/>
              </w:rPr>
              <w:instrText>entry.morerows="4"</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vanish/>
              </w:rPr>
              <w:t>&amp;brace;</w:t>
            </w:r>
            <w:r>
              <w:rPr>
                <w:rStyle w:val="pxvis"/>
                <w:rFonts w:ascii="Times NewRoman" w:hAnsi="Times NewRoman"/>
                <w:b w:val="0"/>
                <w:sz w:val="24"/>
              </w:rPr>
              <w:t>}</w:t>
            </w:r>
          </w:p>
        </w:tc>
        <w:tc>
          <w:tcPr>
            <w:tcW w:w="2160" w:type="dxa"/>
            <w:tcBorders>
              <w:top w:val="nil"/>
              <w:left w:val="nil"/>
              <w:bottom w:val="nil"/>
              <w:right w:val="nil"/>
            </w:tcBorders>
          </w:tcPr>
          <w:p w14:paraId="742477D6"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36163E8F" w14:textId="77777777" w:rsidR="00FD3105" w:rsidRDefault="00FD3105"/>
        </w:tc>
      </w:tr>
      <w:tr w:rsidR="00FD3105" w14:paraId="5D155121" w14:textId="77777777">
        <w:tblPrEx>
          <w:tblCellMar>
            <w:top w:w="0" w:type="dxa"/>
            <w:left w:w="0" w:type="dxa"/>
            <w:bottom w:w="0" w:type="dxa"/>
            <w:right w:w="0" w:type="dxa"/>
          </w:tblCellMar>
        </w:tblPrEx>
        <w:tc>
          <w:tcPr>
            <w:tcW w:w="2160" w:type="dxa"/>
            <w:tcBorders>
              <w:top w:val="nil"/>
              <w:left w:val="nil"/>
              <w:bottom w:val="nil"/>
              <w:right w:val="nil"/>
            </w:tcBorders>
          </w:tcPr>
          <w:p w14:paraId="31E715BF"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093A0F4A"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Plaintiff,</w:t>
            </w:r>
          </w:p>
        </w:tc>
        <w:tc>
          <w:tcPr>
            <w:tcW w:w="2160" w:type="dxa"/>
            <w:tcBorders>
              <w:top w:val="nil"/>
              <w:left w:val="nil"/>
              <w:bottom w:val="nil"/>
              <w:right w:val="nil"/>
            </w:tcBorders>
          </w:tcPr>
          <w:p w14:paraId="136947A0"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48ED9260" w14:textId="77777777" w:rsidR="00FD3105" w:rsidRDefault="00FD3105"/>
        </w:tc>
      </w:tr>
      <w:tr w:rsidR="00FD3105" w14:paraId="00E52492" w14:textId="77777777">
        <w:tblPrEx>
          <w:tblCellMar>
            <w:top w:w="0" w:type="dxa"/>
            <w:left w:w="0" w:type="dxa"/>
            <w:bottom w:w="0" w:type="dxa"/>
            <w:right w:w="0" w:type="dxa"/>
          </w:tblCellMar>
        </w:tblPrEx>
        <w:tc>
          <w:tcPr>
            <w:tcW w:w="2160" w:type="dxa"/>
            <w:tcBorders>
              <w:top w:val="nil"/>
              <w:left w:val="nil"/>
              <w:bottom w:val="nil"/>
              <w:right w:val="nil"/>
            </w:tcBorders>
          </w:tcPr>
          <w:p w14:paraId="15D63A2E"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entry.align="left"</w:instrText>
            </w:r>
            <w:r>
              <w:rPr>
                <w:rStyle w:val="pxrowentry"/>
              </w:rPr>
              <w:fldChar w:fldCharType="end"/>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v.</w:t>
            </w:r>
          </w:p>
        </w:tc>
        <w:tc>
          <w:tcPr>
            <w:tcW w:w="2160" w:type="dxa"/>
            <w:tcBorders>
              <w:top w:val="nil"/>
              <w:left w:val="nil"/>
              <w:bottom w:val="nil"/>
              <w:right w:val="nil"/>
            </w:tcBorders>
          </w:tcPr>
          <w:p w14:paraId="5682AC5C"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 xml:space="preserve">CASE </w:t>
            </w:r>
            <w:r>
              <w:rPr>
                <w:rStyle w:val="pxfinstr"/>
                <w:i/>
                <w:iCs/>
              </w:rPr>
              <w:t>[CASE NUMBER]</w:t>
            </w:r>
          </w:p>
        </w:tc>
        <w:tc>
          <w:tcPr>
            <w:tcW w:w="2160" w:type="dxa"/>
            <w:tcBorders>
              <w:top w:val="nil"/>
              <w:left w:val="nil"/>
              <w:bottom w:val="nil"/>
              <w:right w:val="nil"/>
            </w:tcBorders>
          </w:tcPr>
          <w:p w14:paraId="6E1B215B" w14:textId="77777777" w:rsidR="00FD3105" w:rsidRDefault="00FD3105"/>
        </w:tc>
        <w:tc>
          <w:tcPr>
            <w:tcW w:w="2160" w:type="dxa"/>
            <w:tcBorders>
              <w:top w:val="nil"/>
              <w:left w:val="nil"/>
              <w:bottom w:val="nil"/>
              <w:right w:val="nil"/>
            </w:tcBorders>
          </w:tcPr>
          <w:p w14:paraId="21DB9B65" w14:textId="77777777" w:rsidR="00FD3105" w:rsidRDefault="00FD3105"/>
        </w:tc>
      </w:tr>
      <w:tr w:rsidR="00FD3105" w14:paraId="2874F7C4" w14:textId="77777777">
        <w:tblPrEx>
          <w:tblCellMar>
            <w:top w:w="0" w:type="dxa"/>
            <w:left w:w="0" w:type="dxa"/>
            <w:bottom w:w="0" w:type="dxa"/>
            <w:right w:w="0" w:type="dxa"/>
          </w:tblCellMar>
        </w:tblPrEx>
        <w:tc>
          <w:tcPr>
            <w:tcW w:w="2160" w:type="dxa"/>
            <w:tcBorders>
              <w:top w:val="nil"/>
              <w:left w:val="nil"/>
              <w:bottom w:val="nil"/>
              <w:right w:val="nil"/>
            </w:tcBorders>
          </w:tcPr>
          <w:p w14:paraId="71B8B553"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DEFENDANT]</w:t>
            </w:r>
            <w:r>
              <w:rPr>
                <w:rStyle w:val="pxrowentry"/>
              </w:rPr>
              <w:t>,</w:t>
            </w:r>
          </w:p>
        </w:tc>
        <w:tc>
          <w:tcPr>
            <w:tcW w:w="2160" w:type="dxa"/>
            <w:tcBorders>
              <w:top w:val="nil"/>
              <w:left w:val="nil"/>
              <w:bottom w:val="nil"/>
              <w:right w:val="nil"/>
            </w:tcBorders>
          </w:tcPr>
          <w:p w14:paraId="56112B83"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6BBF176E" w14:textId="77777777" w:rsidR="00FD3105" w:rsidRDefault="00FD3105"/>
        </w:tc>
        <w:tc>
          <w:tcPr>
            <w:tcW w:w="2160" w:type="dxa"/>
            <w:tcBorders>
              <w:top w:val="nil"/>
              <w:left w:val="nil"/>
              <w:bottom w:val="nil"/>
              <w:right w:val="nil"/>
            </w:tcBorders>
          </w:tcPr>
          <w:p w14:paraId="1CF2C4CF" w14:textId="77777777" w:rsidR="00FD3105" w:rsidRDefault="00FD3105"/>
        </w:tc>
      </w:tr>
      <w:tr w:rsidR="00FD3105" w14:paraId="551ECB51" w14:textId="77777777">
        <w:tblPrEx>
          <w:tblCellMar>
            <w:top w:w="0" w:type="dxa"/>
            <w:left w:w="0" w:type="dxa"/>
            <w:bottom w:w="0" w:type="dxa"/>
            <w:right w:w="0" w:type="dxa"/>
          </w:tblCellMar>
        </w:tblPrEx>
        <w:tc>
          <w:tcPr>
            <w:tcW w:w="2160" w:type="dxa"/>
            <w:tcBorders>
              <w:top w:val="nil"/>
              <w:left w:val="nil"/>
              <w:bottom w:val="nil"/>
              <w:right w:val="nil"/>
            </w:tcBorders>
          </w:tcPr>
          <w:p w14:paraId="2A51E762"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23265187"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Defendant.</w:t>
            </w:r>
          </w:p>
        </w:tc>
        <w:tc>
          <w:tcPr>
            <w:tcW w:w="2160" w:type="dxa"/>
            <w:tcBorders>
              <w:top w:val="nil"/>
              <w:left w:val="nil"/>
              <w:bottom w:val="nil"/>
              <w:right w:val="nil"/>
            </w:tcBorders>
          </w:tcPr>
          <w:p w14:paraId="101260FE"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2C1FA58D" w14:textId="77777777" w:rsidR="00FD3105" w:rsidRDefault="00FD3105"/>
        </w:tc>
      </w:tr>
    </w:tbl>
    <w:p w14:paraId="196ACC01" w14:textId="77777777" w:rsidR="00FD3105" w:rsidRDefault="00FD3105">
      <w:pPr>
        <w:pStyle w:val="pxtbody"/>
      </w:pPr>
    </w:p>
    <w:p w14:paraId="3120F338" w14:textId="77777777" w:rsidR="00FD3105" w:rsidRDefault="00FD3105"/>
    <w:p w14:paraId="581F6F4D" w14:textId="77777777" w:rsidR="00FD3105" w:rsidRDefault="00FD3105">
      <w:pPr>
        <w:pStyle w:val="pxformhac"/>
        <w:spacing w:before="180"/>
        <w:jc w:val="center"/>
      </w:pPr>
      <w:r>
        <w:t xml:space="preserve">FINAL JUDGMENT </w:t>
      </w:r>
    </w:p>
    <w:p w14:paraId="48FDD382"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p.ct.id="3d29be30775711ee8e1ba9ecff0bf883|15|10:15"</w:instrText>
      </w:r>
      <w:r>
        <w:fldChar w:fldCharType="end"/>
      </w:r>
      <w:r>
        <w:t xml:space="preserve">This action was heard after entry of default against defendant and the court finds that plaintiff's attorney has reasonably expended </w:t>
      </w:r>
      <w:r>
        <w:rPr>
          <w:rStyle w:val="pxfinstr"/>
          <w:i/>
          <w:iCs/>
        </w:rPr>
        <w:t>[number of hours]</w:t>
      </w:r>
      <w:r>
        <w:t xml:space="preserve"> hours in representing plaintiff in this action and that $</w:t>
      </w:r>
      <w:r>
        <w:rPr>
          <w:rStyle w:val="pxfinstr"/>
          <w:i/>
          <w:iCs/>
        </w:rPr>
        <w:t>[dollar amount of hourly rate of attorney's fees]</w:t>
      </w:r>
      <w:r>
        <w:t xml:space="preserve"> is a reasonable hourly rate for the services</w:t>
      </w:r>
      <w:ins w:id="55" w:author="Debra M. Salisbury" w:date="2024-02-19T22:10:00Z">
        <w:r w:rsidR="00F747DF">
          <w:t xml:space="preserve"> and the services rendered were reasonable under the facts of this case</w:t>
        </w:r>
      </w:ins>
      <w:r>
        <w:t xml:space="preserve"> so</w:t>
      </w:r>
    </w:p>
    <w:p w14:paraId="4CA809B4"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p.ct.id="3d29be30775711ee8e1ba9ecff0bf883|15|10:15"</w:instrText>
      </w:r>
      <w:r>
        <w:fldChar w:fldCharType="end"/>
      </w:r>
      <w:r>
        <w:t xml:space="preserve">IT IS ADJUDGED that plaintiff </w:t>
      </w:r>
      <w:r>
        <w:rPr>
          <w:rStyle w:val="pxfinstr"/>
          <w:i/>
          <w:iCs/>
        </w:rPr>
        <w:t>[NAME OF PLAINTIFF]</w:t>
      </w:r>
      <w:r>
        <w:t xml:space="preserve">, whose address is </w:t>
      </w:r>
      <w:r>
        <w:rPr>
          <w:rStyle w:val="pxfinstr"/>
          <w:i/>
          <w:iCs/>
        </w:rPr>
        <w:t>[address of plaintiff]</w:t>
      </w:r>
      <w:r>
        <w:t xml:space="preserve">, recover from defendant </w:t>
      </w:r>
      <w:r>
        <w:rPr>
          <w:rStyle w:val="pxfinstr"/>
          <w:i/>
          <w:iCs/>
        </w:rPr>
        <w:t>[NAME OF DEFENDANT]</w:t>
      </w:r>
      <w:r>
        <w:t xml:space="preserve"> </w:t>
      </w:r>
      <w:r>
        <w:rPr>
          <w:rStyle w:val="pxfinstr"/>
          <w:i/>
          <w:iCs/>
        </w:rPr>
        <w:t>[OPTIONAL:, whose address is [address of defendant] and the last four digits of Social Security number are [last four numbers of Social Security number],]</w:t>
      </w:r>
      <w:r>
        <w:t xml:space="preserve"> the sum of $</w:t>
      </w:r>
      <w:r>
        <w:rPr>
          <w:rStyle w:val="pxfinstr"/>
          <w:i/>
          <w:iCs/>
        </w:rPr>
        <w:t>[dollar amount of judgment]</w:t>
      </w:r>
      <w:r>
        <w:t xml:space="preserve"> on principal, $</w:t>
      </w:r>
      <w:r>
        <w:rPr>
          <w:rStyle w:val="pxfinstr"/>
          <w:i/>
          <w:iCs/>
        </w:rPr>
        <w:t>[dollar amount of interest]</w:t>
      </w:r>
      <w:r>
        <w:t xml:space="preserve"> for interest to the date of this judgment, $</w:t>
      </w:r>
      <w:r>
        <w:rPr>
          <w:rStyle w:val="pxfinstr"/>
          <w:i/>
          <w:iCs/>
        </w:rPr>
        <w:t>[dollar amount of attorney's fees]</w:t>
      </w:r>
      <w:r>
        <w:t xml:space="preserve"> for attorney fees, with costs in the sum of $</w:t>
      </w:r>
      <w:r>
        <w:rPr>
          <w:rStyle w:val="pxfinstr"/>
          <w:i/>
          <w:iCs/>
        </w:rPr>
        <w:t>[dollar amount of costs]</w:t>
      </w:r>
      <w:r>
        <w:t>, making a total of $</w:t>
      </w:r>
      <w:r>
        <w:rPr>
          <w:rStyle w:val="pxfinstr"/>
          <w:i/>
          <w:iCs/>
        </w:rPr>
        <w:t>[dollar amount of judgment]</w:t>
      </w:r>
      <w:r>
        <w:t>, that shall bear interest at the rate prescribed by law, for which let execution issue forthwith.</w:t>
      </w:r>
    </w:p>
    <w:p w14:paraId="6589124F"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p.ct.id="3d29be30775711ee8e1ba9ecff0bf883|15|10:15"</w:instrText>
      </w:r>
      <w:r>
        <w:fldChar w:fldCharType="end"/>
      </w:r>
      <w:r>
        <w:t xml:space="preserve">ORDERED at </w:t>
      </w:r>
      <w:r>
        <w:rPr>
          <w:rStyle w:val="pxfinstr"/>
          <w:i/>
          <w:iCs/>
        </w:rPr>
        <w:t>[name of city]</w:t>
      </w:r>
      <w:r>
        <w:t xml:space="preserve">, Florida on </w:t>
      </w:r>
      <w:r>
        <w:rPr>
          <w:rStyle w:val="pxfinstr"/>
          <w:i/>
          <w:iCs/>
        </w:rPr>
        <w:t>[date of order]</w:t>
      </w:r>
      <w:r>
        <w:t>.</w:t>
      </w:r>
    </w:p>
    <w:p w14:paraId="56904B52" w14:textId="77777777" w:rsidR="00FD3105" w:rsidRDefault="00FD3105">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78A674D5" w14:textId="77777777" w:rsidR="00FD3105" w:rsidRDefault="00FD3105">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judge]</w:t>
      </w:r>
    </w:p>
    <w:p w14:paraId="24DD0CBC"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judge]</w:t>
      </w:r>
    </w:p>
    <w:p w14:paraId="4F3E5DCA" w14:textId="77777777" w:rsidR="00FD3105" w:rsidRDefault="00FD3105">
      <w:pPr>
        <w:pStyle w:val="pxformfsigtbl"/>
        <w:ind w:left="500"/>
      </w:pPr>
      <w:r>
        <w:t xml:space="preserve"> </w:t>
      </w:r>
      <w:r>
        <w:rPr>
          <w:color w:val="FF0000"/>
          <w:sz w:val="20"/>
          <w:szCs w:val="20"/>
          <w:vertAlign w:val="superscript"/>
        </w:rPr>
        <w:t>►</w:t>
      </w:r>
      <w:r>
        <w:fldChar w:fldCharType="begin"/>
      </w:r>
      <w:r>
        <w:instrText>tbl.uuid="I03G3AX"</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26A0F1E4"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076C73B3"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tgroup.cols="2"</w:instrText>
      </w:r>
      <w:r>
        <w:fldChar w:fldCharType="end"/>
      </w:r>
    </w:p>
    <w:p w14:paraId="669F5285"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colspec.colwidth="17*"</w:instrText>
      </w:r>
      <w:r>
        <w:fldChar w:fldCharType="end"/>
      </w:r>
    </w:p>
    <w:p w14:paraId="092DB6E0"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colspec.colwidth="111*"</w:instrText>
      </w:r>
      <w:r>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D3105" w14:paraId="4549D9BD" w14:textId="77777777">
        <w:tblPrEx>
          <w:tblCellMar>
            <w:top w:w="0" w:type="dxa"/>
            <w:left w:w="0" w:type="dxa"/>
            <w:bottom w:w="0" w:type="dxa"/>
            <w:right w:w="0" w:type="dxa"/>
          </w:tblCellMar>
        </w:tblPrEx>
        <w:tc>
          <w:tcPr>
            <w:tcW w:w="4320" w:type="dxa"/>
            <w:tcBorders>
              <w:top w:val="nil"/>
              <w:left w:val="nil"/>
              <w:bottom w:val="nil"/>
              <w:right w:val="nil"/>
            </w:tcBorders>
          </w:tcPr>
          <w:p w14:paraId="39CD5AD6"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Copies to:</w:t>
            </w:r>
          </w:p>
        </w:tc>
        <w:tc>
          <w:tcPr>
            <w:tcW w:w="4320" w:type="dxa"/>
            <w:tcBorders>
              <w:top w:val="nil"/>
              <w:left w:val="nil"/>
              <w:bottom w:val="nil"/>
              <w:right w:val="nil"/>
            </w:tcBorders>
          </w:tcPr>
          <w:p w14:paraId="162284B5"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[Names of persons served]</w:t>
            </w:r>
          </w:p>
        </w:tc>
      </w:tr>
    </w:tbl>
    <w:p w14:paraId="3D32F42A" w14:textId="77777777" w:rsidR="00FD3105" w:rsidRDefault="00FD3105">
      <w:pPr>
        <w:pStyle w:val="pxtbody"/>
      </w:pPr>
    </w:p>
    <w:p w14:paraId="66CDB431" w14:textId="77777777" w:rsidR="00FD3105" w:rsidRDefault="00FD3105"/>
    <w:p w14:paraId="7C8699D5" w14:textId="77777777" w:rsidR="00FD3105" w:rsidRDefault="00FD3105">
      <w:pPr>
        <w:pStyle w:val="pxcomnt"/>
      </w:pPr>
    </w:p>
    <w:p w14:paraId="52C87F02" w14:textId="77777777" w:rsidR="00FD3105" w:rsidRDefault="00FD3105">
      <w:pPr>
        <w:pStyle w:val="pxhac"/>
        <w:spacing w:before="180"/>
        <w:jc w:val="center"/>
      </w:pPr>
      <w:r>
        <w:rPr>
          <w:rStyle w:val="pxb"/>
          <w:b/>
          <w:bCs/>
        </w:rPr>
        <w:t>Author's Comment</w:t>
      </w:r>
    </w:p>
    <w:p w14:paraId="70BD48AA" w14:textId="77777777" w:rsidR="00F747DF" w:rsidRDefault="00FD3105" w:rsidP="00F747DF">
      <w:pPr>
        <w:pStyle w:val="pxp"/>
        <w:rPr>
          <w:ins w:id="56" w:author="Debra M. Salisbury" w:date="2024-02-19T22:11:00Z"/>
        </w:rPr>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p.ct.id="3d29be30775711ee8e1ba9ecff0bf883|15|10:15"</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st.ref.id="I04BQJR"</w:instrText>
      </w:r>
      <w:r>
        <w:rPr>
          <w:rStyle w:val="pxst"/>
        </w:rPr>
        <w:fldChar w:fldCharType="end"/>
      </w:r>
      <w:r>
        <w:rPr>
          <w:rStyle w:val="pxst"/>
        </w:rPr>
        <w:t>Fla. R. Civ. P. Form 1.988(b)</w:t>
      </w:r>
      <w:r>
        <w:t xml:space="preserve">. The address and Social Security number of the defendant are omitted because most often they are not known. If known, the address and last four digits of the Social Security number must be inserted. See </w:t>
      </w:r>
      <w:r>
        <w:rPr>
          <w:rStyle w:val="pxx"/>
          <w:color w:val="FF0000"/>
          <w:sz w:val="20"/>
          <w:szCs w:val="20"/>
          <w:vertAlign w:val="superscript"/>
        </w:rPr>
        <w:t>►</w:t>
      </w:r>
      <w:r>
        <w:rPr>
          <w:rStyle w:val="pxx"/>
        </w:rPr>
        <w:fldChar w:fldCharType="begin"/>
      </w:r>
      <w:r>
        <w:rPr>
          <w:rStyle w:val="pxx"/>
        </w:rPr>
        <w:instrText>x.ref.id="I05RJPN"</w:instrText>
      </w:r>
      <w:r>
        <w:rPr>
          <w:rStyle w:val="pxx"/>
        </w:rPr>
        <w:fldChar w:fldCharType="end"/>
      </w:r>
      <w:r>
        <w:rPr>
          <w:rStyle w:val="pxx"/>
          <w:vanish/>
        </w:rPr>
        <w:t>&amp;s;</w:t>
      </w:r>
      <w:r>
        <w:rPr>
          <w:rStyle w:val="pxvis"/>
          <w:rFonts w:ascii="Times NewRoman" w:hAnsi="Times NewRoman"/>
          <w:b w:val="0"/>
          <w:sz w:val="24"/>
        </w:rPr>
        <w:t>§</w:t>
      </w:r>
      <w:r>
        <w:rPr>
          <w:rStyle w:val="pxx"/>
        </w:rPr>
        <w:t>10:13</w:t>
      </w:r>
      <w:r>
        <w:t>, Comment.</w:t>
      </w:r>
      <w:ins w:id="57" w:author="Debra M. Salisbury" w:date="2024-02-19T22:11:00Z">
        <w:r w:rsidR="00F747DF" w:rsidRPr="00F747DF">
          <w:t xml:space="preserve"> </w:t>
        </w:r>
        <w:r w:rsidR="00F747DF">
          <w:t>. If the Plaintiff owes the attorney for the services rendered, consideration should be given to including language that payment is to be made directly to the lawyer and failure of the defendant to pay said funds shall also be actionable by the lawyer.</w:t>
        </w:r>
      </w:ins>
    </w:p>
    <w:p w14:paraId="289992E7" w14:textId="77777777" w:rsidR="00FD3105" w:rsidRDefault="00FD3105">
      <w:pPr>
        <w:pStyle w:val="pxp"/>
      </w:pPr>
    </w:p>
    <w:p w14:paraId="26A5662F" w14:textId="77777777" w:rsidR="00FD3105" w:rsidRDefault="00FD3105">
      <w:pPr>
        <w:pStyle w:val="pxs"/>
        <w:spacing w:before="180"/>
        <w:rPr>
          <w:sz w:val="27"/>
          <w:szCs w:val="27"/>
        </w:rPr>
      </w:pPr>
      <w:r>
        <w:rPr>
          <w:sz w:val="27"/>
          <w:szCs w:val="27"/>
        </w:rPr>
        <w:t>10:16. Judgment</w:t>
      </w:r>
      <w:r>
        <w:rPr>
          <w:rStyle w:val="pxsep"/>
        </w:rPr>
        <w:t xml:space="preserve">-- </w:t>
      </w:r>
      <w:r>
        <w:rPr>
          <w:sz w:val="27"/>
          <w:szCs w:val="27"/>
        </w:rPr>
        <w:t>Default, damages, no prejudgment interest or attorney fees</w:t>
      </w:r>
    </w:p>
    <w:p w14:paraId="324DF0BE" w14:textId="77777777" w:rsidR="00FD3105" w:rsidRDefault="00FD3105">
      <w:pPr>
        <w:pStyle w:val="pxcomnt"/>
      </w:pPr>
    </w:p>
    <w:p w14:paraId="7319706D" w14:textId="77777777" w:rsidR="00FD3105" w:rsidRDefault="00FD3105">
      <w:pPr>
        <w:pStyle w:val="pxhac"/>
        <w:spacing w:before="180"/>
        <w:jc w:val="center"/>
      </w:pPr>
      <w:r>
        <w:rPr>
          <w:rStyle w:val="pxb"/>
          <w:b/>
          <w:bCs/>
        </w:rPr>
        <w:t>Author's Comment</w:t>
      </w:r>
    </w:p>
    <w:p w14:paraId="31FB09C6"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p.ct.id="3d29be30775711ee8e1ba9ecff0bf883|16|10:16"</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st.ref.id="I04BQJO"</w:instrText>
      </w:r>
      <w:r>
        <w:rPr>
          <w:rStyle w:val="pxst"/>
        </w:rPr>
        <w:fldChar w:fldCharType="end"/>
      </w:r>
      <w:r>
        <w:rPr>
          <w:rStyle w:val="pxst"/>
        </w:rPr>
        <w:t>Fla. R. Civ. P. Form 1.988</w:t>
      </w:r>
      <w:ins w:id="58" w:author="Debra M. Salisbury" w:date="2024-02-19T22:15:00Z">
        <w:r w:rsidR="00F747DF">
          <w:rPr>
            <w:rStyle w:val="pxst"/>
          </w:rPr>
          <w:t xml:space="preserve"> </w:t>
        </w:r>
      </w:ins>
      <w:r>
        <w:rPr>
          <w:rStyle w:val="pxst"/>
        </w:rPr>
        <w:t>(a)</w:t>
      </w:r>
      <w:r>
        <w:t xml:space="preserve">; </w:t>
      </w:r>
      <w:r>
        <w:rPr>
          <w:rStyle w:val="pxx"/>
          <w:color w:val="FF0000"/>
          <w:sz w:val="20"/>
          <w:szCs w:val="20"/>
          <w:vertAlign w:val="superscript"/>
        </w:rPr>
        <w:t>►</w:t>
      </w:r>
      <w:r>
        <w:rPr>
          <w:rStyle w:val="pxx"/>
        </w:rPr>
        <w:fldChar w:fldCharType="begin"/>
      </w:r>
      <w:r>
        <w:rPr>
          <w:rStyle w:val="pxx"/>
        </w:rPr>
        <w:instrText>x.ref.id="I02KOFP"</w:instrText>
      </w:r>
      <w:r>
        <w:rPr>
          <w:rStyle w:val="pxx"/>
        </w:rPr>
        <w:fldChar w:fldCharType="end"/>
      </w:r>
      <w:r>
        <w:rPr>
          <w:rStyle w:val="pxx"/>
          <w:vanish/>
        </w:rPr>
        <w:t>&amp;s;</w:t>
      </w:r>
      <w:r>
        <w:rPr>
          <w:rStyle w:val="pxvis"/>
          <w:rFonts w:ascii="Times NewRoman" w:hAnsi="Times NewRoman"/>
          <w:b w:val="0"/>
          <w:sz w:val="24"/>
        </w:rPr>
        <w:t>§</w:t>
      </w:r>
      <w:r>
        <w:rPr>
          <w:rStyle w:val="pxx"/>
        </w:rPr>
        <w:t>10:13</w:t>
      </w:r>
      <w:r>
        <w:t xml:space="preserve">, Comment; </w:t>
      </w:r>
      <w:r>
        <w:rPr>
          <w:rStyle w:val="pxx"/>
          <w:color w:val="FF0000"/>
          <w:sz w:val="20"/>
          <w:szCs w:val="20"/>
          <w:vertAlign w:val="superscript"/>
        </w:rPr>
        <w:t>►</w:t>
      </w:r>
      <w:r>
        <w:rPr>
          <w:rStyle w:val="pxx"/>
        </w:rPr>
        <w:fldChar w:fldCharType="begin"/>
      </w:r>
      <w:r>
        <w:rPr>
          <w:rStyle w:val="pxx"/>
        </w:rPr>
        <w:instrText>x.ref.id="I02T7SO"</w:instrText>
      </w:r>
      <w:r>
        <w:rPr>
          <w:rStyle w:val="pxx"/>
        </w:rPr>
        <w:fldChar w:fldCharType="end"/>
      </w:r>
      <w:r>
        <w:rPr>
          <w:rStyle w:val="pxx"/>
          <w:vanish/>
        </w:rPr>
        <w:t>&amp;s;</w:t>
      </w:r>
      <w:r>
        <w:rPr>
          <w:rStyle w:val="pxvis"/>
          <w:rFonts w:ascii="Times NewRoman" w:hAnsi="Times NewRoman"/>
          <w:b w:val="0"/>
          <w:sz w:val="24"/>
        </w:rPr>
        <w:t>§</w:t>
      </w:r>
      <w:r>
        <w:rPr>
          <w:rStyle w:val="pxx"/>
        </w:rPr>
        <w:t>10:15</w:t>
      </w:r>
      <w:r>
        <w:t>, Comment. The address and the last four digits of the Social Security number for the defendant are omitted because generally when default occurs these are not known to the plaintiff.</w:t>
      </w:r>
    </w:p>
    <w:p w14:paraId="06B2B44B" w14:textId="77777777" w:rsidR="00FD3105" w:rsidRDefault="00FD3105">
      <w:pPr>
        <w:pStyle w:val="pxs"/>
        <w:spacing w:before="180"/>
        <w:rPr>
          <w:sz w:val="27"/>
          <w:szCs w:val="27"/>
        </w:rPr>
      </w:pPr>
      <w:r>
        <w:rPr>
          <w:sz w:val="27"/>
          <w:szCs w:val="27"/>
        </w:rPr>
        <w:t>10:17. Judgment</w:t>
      </w:r>
      <w:r>
        <w:rPr>
          <w:rStyle w:val="pxsep"/>
        </w:rPr>
        <w:t xml:space="preserve">-- </w:t>
      </w:r>
      <w:r>
        <w:rPr>
          <w:sz w:val="27"/>
          <w:szCs w:val="27"/>
        </w:rPr>
        <w:t>Deficiency judgment</w:t>
      </w:r>
    </w:p>
    <w:p w14:paraId="10BB600A" w14:textId="77777777" w:rsidR="00FD3105" w:rsidRDefault="00FD3105">
      <w:pPr>
        <w:pStyle w:val="pxov"/>
        <w:rPr>
          <w:vanish/>
        </w:rPr>
      </w:pPr>
      <w:r>
        <w:rPr>
          <w:vanish/>
        </w:rPr>
        <w:t>FMS</w:t>
      </w:r>
    </w:p>
    <w:p w14:paraId="7F601B59" w14:textId="77777777" w:rsidR="00FD3105" w:rsidRDefault="00FD3105">
      <w:pPr>
        <w:pStyle w:val="pxov"/>
        <w:rPr>
          <w:vanish/>
        </w:rPr>
      </w:pPr>
      <w:r>
        <w:rPr>
          <w:vanish/>
        </w:rPr>
        <w:t>LCV</w:t>
      </w:r>
    </w:p>
    <w:p w14:paraId="25061C9F" w14:textId="77777777" w:rsidR="00FD3105" w:rsidRDefault="00FD3105">
      <w:pPr>
        <w:pStyle w:val="pxov"/>
        <w:rPr>
          <w:vanish/>
        </w:rPr>
      </w:pPr>
      <w:r>
        <w:rPr>
          <w:vanish/>
        </w:rPr>
        <w:t>LSC</w:t>
      </w:r>
    </w:p>
    <w:p w14:paraId="7684B9D4" w14:textId="77777777" w:rsidR="00FD3105" w:rsidRDefault="00FD3105">
      <w:pPr>
        <w:pStyle w:val="pxov"/>
        <w:rPr>
          <w:vanish/>
        </w:rPr>
      </w:pPr>
      <w:r>
        <w:rPr>
          <w:vanish/>
        </w:rPr>
        <w:t>LS7</w:t>
      </w:r>
    </w:p>
    <w:p w14:paraId="5CD9F173" w14:textId="77777777" w:rsidR="00FD3105" w:rsidRDefault="00FD3105">
      <w:pPr>
        <w:pStyle w:val="pxov"/>
        <w:rPr>
          <w:vanish/>
        </w:rPr>
      </w:pPr>
      <w:r>
        <w:rPr>
          <w:vanish/>
        </w:rPr>
        <w:t>FCV</w:t>
      </w:r>
    </w:p>
    <w:p w14:paraId="3010B74C" w14:textId="77777777" w:rsidR="00FD3105" w:rsidRDefault="00FD3105">
      <w:pPr>
        <w:pStyle w:val="pxov"/>
        <w:rPr>
          <w:vanish/>
        </w:rPr>
      </w:pPr>
      <w:r>
        <w:rPr>
          <w:vanish/>
        </w:rPr>
        <w:t>FLG</w:t>
      </w:r>
    </w:p>
    <w:p w14:paraId="0C54B561" w14:textId="77777777" w:rsidR="00FD3105" w:rsidRDefault="00FD3105">
      <w:pPr>
        <w:pStyle w:val="pxformfcapfac"/>
        <w:jc w:val="center"/>
        <w:rPr>
          <w:sz w:val="24"/>
          <w:szCs w:val="24"/>
        </w:rPr>
      </w:pPr>
      <w:r>
        <w:rPr>
          <w:color w:val="FF0000"/>
          <w:sz w:val="20"/>
          <w:szCs w:val="20"/>
          <w:vertAlign w:val="superscript"/>
        </w:rPr>
        <w:t>►</w:t>
      </w:r>
      <w:r>
        <w:rPr>
          <w:sz w:val="24"/>
          <w:szCs w:val="24"/>
        </w:rPr>
        <w:fldChar w:fldCharType="begin"/>
      </w:r>
      <w:r>
        <w:rPr>
          <w:sz w:val="24"/>
          <w:szCs w:val="24"/>
        </w:rPr>
        <w:instrText>form.du="0"</w:instrText>
      </w:r>
      <w:r>
        <w:rPr>
          <w:sz w:val="24"/>
          <w:szCs w:val="24"/>
        </w:rPr>
        <w:fldChar w:fldCharType="end"/>
      </w:r>
      <w:r>
        <w:rPr>
          <w:sz w:val="24"/>
          <w:szCs w:val="24"/>
        </w:rPr>
        <w:fldChar w:fldCharType="begin"/>
      </w:r>
      <w:r>
        <w:rPr>
          <w:sz w:val="24"/>
          <w:szCs w:val="24"/>
        </w:rPr>
        <w:instrText>form.fid="I6cbc27a09fed11dfbf230000837214a9"</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fcap.ref="manual"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sz w:val="24"/>
          <w:szCs w:val="24"/>
        </w:rPr>
        <w:t xml:space="preserve">IN THE CIRCUIT COURT FOR </w:t>
      </w:r>
      <w:r>
        <w:rPr>
          <w:rStyle w:val="pxfinstr"/>
          <w:i/>
          <w:iCs/>
          <w:szCs w:val="24"/>
        </w:rPr>
        <w:t>[NAME OF COUNTY]</w:t>
      </w:r>
      <w:r>
        <w:rPr>
          <w:sz w:val="24"/>
          <w:szCs w:val="24"/>
        </w:rPr>
        <w:t>, FLORIDA</w:t>
      </w:r>
    </w:p>
    <w:p w14:paraId="28BF0AC1" w14:textId="77777777" w:rsidR="00FD3105" w:rsidRDefault="00FD3105">
      <w:pPr>
        <w:pStyle w:val="pxformfcaptbl"/>
        <w:ind w:left="500"/>
      </w:pPr>
      <w:r>
        <w:t xml:space="preserve"> </w:t>
      </w:r>
      <w:r>
        <w:rPr>
          <w:color w:val="FF0000"/>
          <w:sz w:val="20"/>
          <w:szCs w:val="20"/>
          <w:vertAlign w:val="superscript"/>
        </w:rPr>
        <w:t>►</w:t>
      </w:r>
      <w:r>
        <w:fldChar w:fldCharType="begin"/>
      </w:r>
      <w:r>
        <w:instrText>tbl.brace.end="5"</w:instrText>
      </w:r>
      <w:r>
        <w:fldChar w:fldCharType="end"/>
      </w:r>
      <w:r>
        <w:fldChar w:fldCharType="begin"/>
      </w:r>
      <w:r>
        <w:instrText>tbl.brace.start="1"</w:instrText>
      </w:r>
      <w:r>
        <w:fldChar w:fldCharType="end"/>
      </w:r>
      <w:r>
        <w:fldChar w:fldCharType="begin"/>
      </w:r>
      <w:r>
        <w:instrText>tbl.ident="I048NQ7"</w:instrText>
      </w:r>
      <w:r>
        <w:fldChar w:fldCharType="end"/>
      </w:r>
      <w:r>
        <w:fldChar w:fldCharType="begin"/>
      </w:r>
      <w:r>
        <w:instrText>tbl.uuid="I05CDN9"</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440C50A6"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277ED589"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tgroup.cols="4"</w:instrText>
      </w:r>
      <w:r>
        <w:fldChar w:fldCharType="end"/>
      </w:r>
    </w:p>
    <w:p w14:paraId="47D2AB75"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colspec.colwidth="7*"</w:instrText>
      </w:r>
      <w:r>
        <w:fldChar w:fldCharType="end"/>
      </w:r>
    </w:p>
    <w:p w14:paraId="7808744D"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colspec.colwidth="16*"</w:instrText>
      </w:r>
      <w:r>
        <w:fldChar w:fldCharType="end"/>
      </w:r>
    </w:p>
    <w:p w14:paraId="7762B524" w14:textId="77777777" w:rsidR="00FD3105" w:rsidRDefault="00FD3105">
      <w:pPr>
        <w:pStyle w:val="pxcolspec"/>
      </w:pPr>
      <w:r>
        <w:rPr>
          <w:color w:val="FF0000"/>
          <w:sz w:val="20"/>
          <w:szCs w:val="20"/>
          <w:vertAlign w:val="superscript"/>
        </w:rPr>
        <w:t>►</w:t>
      </w:r>
      <w:r>
        <w:fldChar w:fldCharType="begin"/>
      </w:r>
      <w:r>
        <w:instrText>colspec.align="center"</w:instrText>
      </w:r>
      <w:r>
        <w:fldChar w:fldCharType="end"/>
      </w:r>
      <w:r>
        <w:fldChar w:fldCharType="begin"/>
      </w:r>
      <w:r>
        <w:instrText>colspec.colname="3"</w:instrText>
      </w:r>
      <w:r>
        <w:fldChar w:fldCharType="end"/>
      </w:r>
      <w:r>
        <w:fldChar w:fldCharType="begin"/>
      </w:r>
      <w:r>
        <w:instrText>colspec.colnum="3"</w:instrText>
      </w:r>
      <w:r>
        <w:fldChar w:fldCharType="end"/>
      </w:r>
      <w:r>
        <w:fldChar w:fldCharType="begin"/>
      </w:r>
      <w:r>
        <w:instrText>colspec.colwidth="7*"</w:instrText>
      </w:r>
      <w:r>
        <w:fldChar w:fldCharType="end"/>
      </w:r>
    </w:p>
    <w:p w14:paraId="20CC19FF" w14:textId="77777777" w:rsidR="00FD3105" w:rsidRDefault="00FD3105">
      <w:pPr>
        <w:pStyle w:val="pxcolspec"/>
      </w:pPr>
      <w:r>
        <w:rPr>
          <w:color w:val="FF0000"/>
          <w:sz w:val="20"/>
          <w:szCs w:val="20"/>
          <w:vertAlign w:val="superscript"/>
        </w:rPr>
        <w:t>►</w:t>
      </w:r>
      <w:r>
        <w:fldChar w:fldCharType="begin"/>
      </w:r>
      <w:r>
        <w:instrText>colspec.colname="4"</w:instrText>
      </w:r>
      <w:r>
        <w:fldChar w:fldCharType="end"/>
      </w:r>
      <w:r>
        <w:fldChar w:fldCharType="begin"/>
      </w:r>
      <w:r>
        <w:instrText>colspec.colnum="4"</w:instrText>
      </w:r>
      <w:r>
        <w:fldChar w:fldCharType="end"/>
      </w:r>
      <w:r>
        <w:fldChar w:fldCharType="begin"/>
      </w:r>
      <w:r>
        <w:instrText>colspec.colwidth="34*"</w:instrText>
      </w:r>
      <w:r>
        <w:fldChar w:fldCharType="end"/>
      </w:r>
    </w:p>
    <w:tbl>
      <w:tblPr>
        <w:tblW w:w="0" w:type="auto"/>
        <w:tblLayout w:type="fixed"/>
        <w:tblCellMar>
          <w:left w:w="0" w:type="dxa"/>
          <w:right w:w="0" w:type="dxa"/>
        </w:tblCellMar>
        <w:tblLook w:val="0000" w:firstRow="0" w:lastRow="0" w:firstColumn="0" w:lastColumn="0" w:noHBand="0" w:noVBand="0"/>
      </w:tblPr>
      <w:tblGrid>
        <w:gridCol w:w="2160"/>
        <w:gridCol w:w="2160"/>
        <w:gridCol w:w="2160"/>
        <w:gridCol w:w="2160"/>
      </w:tblGrid>
      <w:tr w:rsidR="00FD3105" w14:paraId="18864060" w14:textId="77777777">
        <w:tblPrEx>
          <w:tblCellMar>
            <w:top w:w="0" w:type="dxa"/>
            <w:left w:w="0" w:type="dxa"/>
            <w:bottom w:w="0" w:type="dxa"/>
            <w:right w:w="0" w:type="dxa"/>
          </w:tblCellMar>
        </w:tblPrEx>
        <w:tc>
          <w:tcPr>
            <w:tcW w:w="2160" w:type="dxa"/>
            <w:tcBorders>
              <w:top w:val="nil"/>
              <w:left w:val="nil"/>
              <w:bottom w:val="nil"/>
              <w:right w:val="nil"/>
            </w:tcBorders>
          </w:tcPr>
          <w:p w14:paraId="510DFF1D" w14:textId="77777777" w:rsidR="00FD3105" w:rsidRDefault="00FD3105">
            <w:r>
              <w:rPr>
                <w:color w:val="FF0000"/>
                <w:sz w:val="20"/>
                <w:szCs w:val="20"/>
                <w:vertAlign w:val="superscript"/>
              </w:rPr>
              <w:t>►</w:t>
            </w:r>
            <w:r>
              <w:fldChar w:fldCharType="begin"/>
            </w:r>
            <w:r>
              <w:instrText>tbody.valign="top"</w:instrText>
            </w:r>
            <w:r>
              <w:fldChar w:fldCharType="end"/>
            </w:r>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PLAINTIFF]</w:t>
            </w:r>
            <w:r>
              <w:rPr>
                <w:rStyle w:val="pxrowentry"/>
              </w:rPr>
              <w:t>,</w:t>
            </w:r>
          </w:p>
        </w:tc>
        <w:tc>
          <w:tcPr>
            <w:tcW w:w="2160" w:type="dxa"/>
            <w:tcBorders>
              <w:top w:val="nil"/>
              <w:left w:val="nil"/>
              <w:bottom w:val="nil"/>
              <w:right w:val="nil"/>
            </w:tcBorders>
          </w:tcPr>
          <w:p w14:paraId="2100CD36" w14:textId="77777777" w:rsidR="00FD3105" w:rsidRDefault="00FD3105">
            <w:r>
              <w:rPr>
                <w:rStyle w:val="pxentry"/>
                <w:color w:val="FF0000"/>
                <w:sz w:val="20"/>
                <w:szCs w:val="20"/>
                <w:vertAlign w:val="superscript"/>
              </w:rPr>
              <w:t>►</w:t>
            </w:r>
            <w:r>
              <w:rPr>
                <w:rStyle w:val="pxentry"/>
              </w:rPr>
              <w:fldChar w:fldCharType="begin"/>
            </w:r>
            <w:r>
              <w:rPr>
                <w:rStyle w:val="pxentry"/>
              </w:rPr>
              <w:instrText>entry.morerows="4"</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vanish/>
              </w:rPr>
              <w:t>&amp;brace;</w:t>
            </w:r>
            <w:r>
              <w:rPr>
                <w:rStyle w:val="pxvis"/>
                <w:rFonts w:ascii="Times NewRoman" w:hAnsi="Times NewRoman"/>
                <w:b w:val="0"/>
                <w:sz w:val="24"/>
              </w:rPr>
              <w:t>}</w:t>
            </w:r>
          </w:p>
        </w:tc>
        <w:tc>
          <w:tcPr>
            <w:tcW w:w="2160" w:type="dxa"/>
            <w:tcBorders>
              <w:top w:val="nil"/>
              <w:left w:val="nil"/>
              <w:bottom w:val="nil"/>
              <w:right w:val="nil"/>
            </w:tcBorders>
          </w:tcPr>
          <w:p w14:paraId="36CD43A5"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7BA8DF2A" w14:textId="77777777" w:rsidR="00FD3105" w:rsidRDefault="00FD3105"/>
        </w:tc>
      </w:tr>
      <w:tr w:rsidR="00FD3105" w14:paraId="3599C923" w14:textId="77777777">
        <w:tblPrEx>
          <w:tblCellMar>
            <w:top w:w="0" w:type="dxa"/>
            <w:left w:w="0" w:type="dxa"/>
            <w:bottom w:w="0" w:type="dxa"/>
            <w:right w:w="0" w:type="dxa"/>
          </w:tblCellMar>
        </w:tblPrEx>
        <w:tc>
          <w:tcPr>
            <w:tcW w:w="2160" w:type="dxa"/>
            <w:tcBorders>
              <w:top w:val="nil"/>
              <w:left w:val="nil"/>
              <w:bottom w:val="nil"/>
              <w:right w:val="nil"/>
            </w:tcBorders>
          </w:tcPr>
          <w:p w14:paraId="71606EED"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1B8C61F3"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Plaintiff,</w:t>
            </w:r>
          </w:p>
        </w:tc>
        <w:tc>
          <w:tcPr>
            <w:tcW w:w="2160" w:type="dxa"/>
            <w:tcBorders>
              <w:top w:val="nil"/>
              <w:left w:val="nil"/>
              <w:bottom w:val="nil"/>
              <w:right w:val="nil"/>
            </w:tcBorders>
          </w:tcPr>
          <w:p w14:paraId="739677D3"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6E7FBD9B" w14:textId="77777777" w:rsidR="00FD3105" w:rsidRDefault="00FD3105"/>
        </w:tc>
      </w:tr>
      <w:tr w:rsidR="00FD3105" w14:paraId="5FF6A195" w14:textId="77777777">
        <w:tblPrEx>
          <w:tblCellMar>
            <w:top w:w="0" w:type="dxa"/>
            <w:left w:w="0" w:type="dxa"/>
            <w:bottom w:w="0" w:type="dxa"/>
            <w:right w:w="0" w:type="dxa"/>
          </w:tblCellMar>
        </w:tblPrEx>
        <w:tc>
          <w:tcPr>
            <w:tcW w:w="2160" w:type="dxa"/>
            <w:tcBorders>
              <w:top w:val="nil"/>
              <w:left w:val="nil"/>
              <w:bottom w:val="nil"/>
              <w:right w:val="nil"/>
            </w:tcBorders>
          </w:tcPr>
          <w:p w14:paraId="67C617DB"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entry.align="left"</w:instrText>
            </w:r>
            <w:r>
              <w:rPr>
                <w:rStyle w:val="pxrowentry"/>
              </w:rPr>
              <w:fldChar w:fldCharType="end"/>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v.</w:t>
            </w:r>
          </w:p>
        </w:tc>
        <w:tc>
          <w:tcPr>
            <w:tcW w:w="2160" w:type="dxa"/>
            <w:tcBorders>
              <w:top w:val="nil"/>
              <w:left w:val="nil"/>
              <w:bottom w:val="nil"/>
              <w:right w:val="nil"/>
            </w:tcBorders>
          </w:tcPr>
          <w:p w14:paraId="358E2C16"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 xml:space="preserve">CASE </w:t>
            </w:r>
            <w:r>
              <w:rPr>
                <w:rStyle w:val="pxfinstr"/>
                <w:i/>
                <w:iCs/>
              </w:rPr>
              <w:t>[CASE NUMBER]</w:t>
            </w:r>
          </w:p>
        </w:tc>
        <w:tc>
          <w:tcPr>
            <w:tcW w:w="2160" w:type="dxa"/>
            <w:tcBorders>
              <w:top w:val="nil"/>
              <w:left w:val="nil"/>
              <w:bottom w:val="nil"/>
              <w:right w:val="nil"/>
            </w:tcBorders>
          </w:tcPr>
          <w:p w14:paraId="2A3E27AD" w14:textId="77777777" w:rsidR="00FD3105" w:rsidRDefault="00FD3105"/>
        </w:tc>
        <w:tc>
          <w:tcPr>
            <w:tcW w:w="2160" w:type="dxa"/>
            <w:tcBorders>
              <w:top w:val="nil"/>
              <w:left w:val="nil"/>
              <w:bottom w:val="nil"/>
              <w:right w:val="nil"/>
            </w:tcBorders>
          </w:tcPr>
          <w:p w14:paraId="2D84EFF7" w14:textId="77777777" w:rsidR="00FD3105" w:rsidRDefault="00FD3105"/>
        </w:tc>
      </w:tr>
      <w:tr w:rsidR="00FD3105" w14:paraId="63C05EE1" w14:textId="77777777">
        <w:tblPrEx>
          <w:tblCellMar>
            <w:top w:w="0" w:type="dxa"/>
            <w:left w:w="0" w:type="dxa"/>
            <w:bottom w:w="0" w:type="dxa"/>
            <w:right w:w="0" w:type="dxa"/>
          </w:tblCellMar>
        </w:tblPrEx>
        <w:tc>
          <w:tcPr>
            <w:tcW w:w="2160" w:type="dxa"/>
            <w:tcBorders>
              <w:top w:val="nil"/>
              <w:left w:val="nil"/>
              <w:bottom w:val="nil"/>
              <w:right w:val="nil"/>
            </w:tcBorders>
          </w:tcPr>
          <w:p w14:paraId="13A1BC94"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DEFENDANT]</w:t>
            </w:r>
            <w:r>
              <w:rPr>
                <w:rStyle w:val="pxrowentry"/>
              </w:rPr>
              <w:t>,</w:t>
            </w:r>
          </w:p>
        </w:tc>
        <w:tc>
          <w:tcPr>
            <w:tcW w:w="2160" w:type="dxa"/>
            <w:tcBorders>
              <w:top w:val="nil"/>
              <w:left w:val="nil"/>
              <w:bottom w:val="nil"/>
              <w:right w:val="nil"/>
            </w:tcBorders>
          </w:tcPr>
          <w:p w14:paraId="3ECC3F60"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3CA815E6" w14:textId="77777777" w:rsidR="00FD3105" w:rsidRDefault="00FD3105"/>
        </w:tc>
        <w:tc>
          <w:tcPr>
            <w:tcW w:w="2160" w:type="dxa"/>
            <w:tcBorders>
              <w:top w:val="nil"/>
              <w:left w:val="nil"/>
              <w:bottom w:val="nil"/>
              <w:right w:val="nil"/>
            </w:tcBorders>
          </w:tcPr>
          <w:p w14:paraId="175CF219" w14:textId="77777777" w:rsidR="00FD3105" w:rsidRDefault="00FD3105"/>
        </w:tc>
      </w:tr>
      <w:tr w:rsidR="00FD3105" w14:paraId="76FEC3A3" w14:textId="77777777">
        <w:tblPrEx>
          <w:tblCellMar>
            <w:top w:w="0" w:type="dxa"/>
            <w:left w:w="0" w:type="dxa"/>
            <w:bottom w:w="0" w:type="dxa"/>
            <w:right w:w="0" w:type="dxa"/>
          </w:tblCellMar>
        </w:tblPrEx>
        <w:tc>
          <w:tcPr>
            <w:tcW w:w="2160" w:type="dxa"/>
            <w:tcBorders>
              <w:top w:val="nil"/>
              <w:left w:val="nil"/>
              <w:bottom w:val="nil"/>
              <w:right w:val="nil"/>
            </w:tcBorders>
          </w:tcPr>
          <w:p w14:paraId="6604C79C"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606A9EC3"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Defendant.</w:t>
            </w:r>
          </w:p>
        </w:tc>
        <w:tc>
          <w:tcPr>
            <w:tcW w:w="2160" w:type="dxa"/>
            <w:tcBorders>
              <w:top w:val="nil"/>
              <w:left w:val="nil"/>
              <w:bottom w:val="nil"/>
              <w:right w:val="nil"/>
            </w:tcBorders>
          </w:tcPr>
          <w:p w14:paraId="755978AD"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04777CE3" w14:textId="77777777" w:rsidR="00FD3105" w:rsidRDefault="00FD3105"/>
        </w:tc>
      </w:tr>
    </w:tbl>
    <w:p w14:paraId="26A446BE" w14:textId="77777777" w:rsidR="00FD3105" w:rsidRDefault="00FD3105">
      <w:pPr>
        <w:pStyle w:val="pxtbody"/>
      </w:pPr>
    </w:p>
    <w:p w14:paraId="073AAAB0" w14:textId="77777777" w:rsidR="00FD3105" w:rsidRDefault="00FD3105"/>
    <w:p w14:paraId="70B2D63C" w14:textId="77777777" w:rsidR="00FD3105" w:rsidRDefault="00FD3105">
      <w:pPr>
        <w:pStyle w:val="pxformhac"/>
        <w:spacing w:before="180"/>
        <w:jc w:val="center"/>
      </w:pPr>
      <w:r>
        <w:t xml:space="preserve">FINAL JUDGMENT </w:t>
      </w:r>
    </w:p>
    <w:p w14:paraId="17D1B3C3"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p.ct.id="3d29be30775711ee8e1ba9ecff0bf883|17|10:17"</w:instrText>
      </w:r>
      <w:r>
        <w:fldChar w:fldCharType="end"/>
      </w:r>
      <w:r>
        <w:t>This action was heard on plaintiff's motion for a deficiency judgment. On the evidence presented,</w:t>
      </w:r>
    </w:p>
    <w:p w14:paraId="62E9EBF9"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p.ct.id="3d29be30775711ee8e1ba9ecff0bf883|17|10:17"</w:instrText>
      </w:r>
      <w:r>
        <w:fldChar w:fldCharType="end"/>
      </w:r>
      <w:r>
        <w:t xml:space="preserve">IT IS ADJUDGED that plaintiff </w:t>
      </w:r>
      <w:r>
        <w:rPr>
          <w:rStyle w:val="pxfinstr"/>
          <w:i/>
          <w:iCs/>
        </w:rPr>
        <w:t>[NAME OF PLAINTIFF]</w:t>
      </w:r>
      <w:r>
        <w:t xml:space="preserve">, whose address is </w:t>
      </w:r>
      <w:r>
        <w:rPr>
          <w:rStyle w:val="pxfinstr"/>
          <w:i/>
          <w:iCs/>
        </w:rPr>
        <w:t>[address of plaintiff]</w:t>
      </w:r>
      <w:r>
        <w:t xml:space="preserve">, recover from defendant </w:t>
      </w:r>
      <w:r>
        <w:rPr>
          <w:rStyle w:val="pxfinstr"/>
          <w:i/>
          <w:iCs/>
        </w:rPr>
        <w:t>[NAME OF DEFENDANT]</w:t>
      </w:r>
      <w:r>
        <w:t xml:space="preserve"> </w:t>
      </w:r>
      <w:r>
        <w:rPr>
          <w:rStyle w:val="pxfinstr"/>
          <w:i/>
          <w:iCs/>
        </w:rPr>
        <w:t>[OPTIONAL:, whose address is [address of defendant] and the last four digits of Social Security number are [last four numbers of Social Security number],]</w:t>
      </w:r>
      <w:r>
        <w:t xml:space="preserve"> the sum of $</w:t>
      </w:r>
      <w:r>
        <w:rPr>
          <w:rStyle w:val="pxfinstr"/>
          <w:i/>
          <w:iCs/>
        </w:rPr>
        <w:t>[dollar amount of judgment due]</w:t>
      </w:r>
      <w:r>
        <w:t xml:space="preserve"> as the balance due on the final judgment entered in this action, $</w:t>
      </w:r>
      <w:r>
        <w:rPr>
          <w:rStyle w:val="pxfinstr"/>
          <w:i/>
          <w:iCs/>
        </w:rPr>
        <w:t>[dollar amount of interest]</w:t>
      </w:r>
      <w:r>
        <w:t xml:space="preserve"> as interest from the date of the final judgment to the date of this deficiency judgment with costs of $</w:t>
      </w:r>
      <w:r>
        <w:rPr>
          <w:rStyle w:val="pxfinstr"/>
          <w:i/>
          <w:iCs/>
        </w:rPr>
        <w:t>[dollar amount of costs]</w:t>
      </w:r>
      <w:r>
        <w:t>, making a total of $</w:t>
      </w:r>
      <w:r>
        <w:rPr>
          <w:rStyle w:val="pxfinstr"/>
          <w:i/>
          <w:iCs/>
        </w:rPr>
        <w:t>[total dollar amount of judgment due]</w:t>
      </w:r>
      <w:r>
        <w:t>, that shall bear interest at the rate prescribed by law, for which let execution issue forthwith.</w:t>
      </w:r>
    </w:p>
    <w:p w14:paraId="430E88C6"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p.ct.id="3d29be30775711ee8e1ba9ecff0bf883|17|10:17"</w:instrText>
      </w:r>
      <w:r>
        <w:fldChar w:fldCharType="end"/>
      </w:r>
      <w:r>
        <w:t xml:space="preserve">ORDERED at </w:t>
      </w:r>
      <w:r>
        <w:rPr>
          <w:rStyle w:val="pxfinstr"/>
          <w:i/>
          <w:iCs/>
        </w:rPr>
        <w:t>[name of city]</w:t>
      </w:r>
      <w:r>
        <w:t xml:space="preserve">, Florida on </w:t>
      </w:r>
      <w:r>
        <w:rPr>
          <w:rStyle w:val="pxfinstr"/>
          <w:i/>
          <w:iCs/>
        </w:rPr>
        <w:t>[date of order]</w:t>
      </w:r>
      <w:r>
        <w:t>.</w:t>
      </w:r>
    </w:p>
    <w:p w14:paraId="1FA1DB30" w14:textId="77777777" w:rsidR="00FD3105" w:rsidRDefault="00FD3105">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1F629050" w14:textId="77777777" w:rsidR="00FD3105" w:rsidRDefault="00FD3105">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judge]</w:t>
      </w:r>
    </w:p>
    <w:p w14:paraId="234718AB"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judge]</w:t>
      </w:r>
    </w:p>
    <w:p w14:paraId="798A1629" w14:textId="77777777" w:rsidR="00FD3105" w:rsidRDefault="00FD3105">
      <w:pPr>
        <w:pStyle w:val="pxformfsigtbl"/>
        <w:ind w:left="500"/>
      </w:pPr>
      <w:r>
        <w:t xml:space="preserve"> </w:t>
      </w:r>
      <w:r>
        <w:rPr>
          <w:color w:val="FF0000"/>
          <w:sz w:val="20"/>
          <w:szCs w:val="20"/>
          <w:vertAlign w:val="superscript"/>
        </w:rPr>
        <w:t>►</w:t>
      </w:r>
      <w:r>
        <w:fldChar w:fldCharType="begin"/>
      </w:r>
      <w:r>
        <w:instrText>tbl.ident="I02JH6O"</w:instrText>
      </w:r>
      <w:r>
        <w:fldChar w:fldCharType="end"/>
      </w:r>
      <w:r>
        <w:fldChar w:fldCharType="begin"/>
      </w:r>
      <w:r>
        <w:instrText>tbl.uuid="I06J8LJ"</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41810C05"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0EB6EFAA"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tgroup.cols="2"</w:instrText>
      </w:r>
      <w:r>
        <w:fldChar w:fldCharType="end"/>
      </w:r>
    </w:p>
    <w:p w14:paraId="1B150A0D"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colspec.colwidth="17*"</w:instrText>
      </w:r>
      <w:r>
        <w:fldChar w:fldCharType="end"/>
      </w:r>
    </w:p>
    <w:p w14:paraId="112F5E88"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colspec.colwidth="111*"</w:instrText>
      </w:r>
      <w:r>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D3105" w14:paraId="595FD905" w14:textId="77777777">
        <w:tblPrEx>
          <w:tblCellMar>
            <w:top w:w="0" w:type="dxa"/>
            <w:left w:w="0" w:type="dxa"/>
            <w:bottom w:w="0" w:type="dxa"/>
            <w:right w:w="0" w:type="dxa"/>
          </w:tblCellMar>
        </w:tblPrEx>
        <w:tc>
          <w:tcPr>
            <w:tcW w:w="4320" w:type="dxa"/>
            <w:tcBorders>
              <w:top w:val="nil"/>
              <w:left w:val="nil"/>
              <w:bottom w:val="nil"/>
              <w:right w:val="nil"/>
            </w:tcBorders>
          </w:tcPr>
          <w:p w14:paraId="614A37A9"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Copies to:</w:t>
            </w:r>
          </w:p>
        </w:tc>
        <w:tc>
          <w:tcPr>
            <w:tcW w:w="4320" w:type="dxa"/>
            <w:tcBorders>
              <w:top w:val="nil"/>
              <w:left w:val="nil"/>
              <w:bottom w:val="nil"/>
              <w:right w:val="nil"/>
            </w:tcBorders>
          </w:tcPr>
          <w:p w14:paraId="77462755"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r w:rsidR="00FD3105" w14:paraId="0D4E070A" w14:textId="77777777">
        <w:tblPrEx>
          <w:tblCellMar>
            <w:top w:w="0" w:type="dxa"/>
            <w:left w:w="0" w:type="dxa"/>
            <w:bottom w:w="0" w:type="dxa"/>
            <w:right w:w="0" w:type="dxa"/>
          </w:tblCellMar>
        </w:tblPrEx>
        <w:tc>
          <w:tcPr>
            <w:tcW w:w="4320" w:type="dxa"/>
            <w:tcBorders>
              <w:top w:val="nil"/>
              <w:left w:val="nil"/>
              <w:bottom w:val="nil"/>
              <w:right w:val="nil"/>
            </w:tcBorders>
          </w:tcPr>
          <w:p w14:paraId="4D157972"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4320" w:type="dxa"/>
            <w:tcBorders>
              <w:top w:val="nil"/>
              <w:left w:val="nil"/>
              <w:bottom w:val="nil"/>
              <w:right w:val="nil"/>
            </w:tcBorders>
          </w:tcPr>
          <w:p w14:paraId="4BE0E214"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bl>
    <w:p w14:paraId="0570C215" w14:textId="77777777" w:rsidR="00FD3105" w:rsidRDefault="00FD3105">
      <w:pPr>
        <w:pStyle w:val="pxtbody"/>
      </w:pPr>
    </w:p>
    <w:p w14:paraId="51D262FD" w14:textId="77777777" w:rsidR="00FD3105" w:rsidRDefault="00FD3105"/>
    <w:p w14:paraId="0F2C6911" w14:textId="77777777" w:rsidR="00FD3105" w:rsidRDefault="00FD3105">
      <w:pPr>
        <w:pStyle w:val="pxcomnt"/>
      </w:pPr>
    </w:p>
    <w:p w14:paraId="35C76CE5" w14:textId="77777777" w:rsidR="00FD3105" w:rsidRDefault="00FD3105">
      <w:pPr>
        <w:pStyle w:val="pxhac"/>
        <w:spacing w:before="180"/>
        <w:jc w:val="center"/>
      </w:pPr>
      <w:r>
        <w:rPr>
          <w:rStyle w:val="pxb"/>
          <w:b/>
          <w:bCs/>
        </w:rPr>
        <w:t>Author's Comment</w:t>
      </w:r>
    </w:p>
    <w:p w14:paraId="3EA95E1D"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p.ct.id="3d29be30775711ee8e1ba9ecff0bf883|17|10:17"</w:instrText>
      </w:r>
      <w:r>
        <w:fldChar w:fldCharType="end"/>
      </w:r>
      <w:r>
        <w:t xml:space="preserve">A deficiency judgment is a money judgment entered in a foreclosure action. If an attorney fee is given, this form must contain the requirements of </w:t>
      </w:r>
      <w:r>
        <w:rPr>
          <w:rStyle w:val="pxcc"/>
          <w:color w:val="FF0000"/>
          <w:sz w:val="20"/>
          <w:szCs w:val="20"/>
          <w:vertAlign w:val="superscript"/>
        </w:rPr>
        <w:t>►</w:t>
      </w:r>
      <w:r>
        <w:rPr>
          <w:rStyle w:val="pxcc"/>
        </w:rPr>
        <w:fldChar w:fldCharType="begin"/>
      </w:r>
      <w:r>
        <w:rPr>
          <w:rStyle w:val="pxcc"/>
        </w:rPr>
        <w:instrText>cc.ref.id="I06RQ6I"</w:instrText>
      </w:r>
      <w:r>
        <w:rPr>
          <w:rStyle w:val="pxcc"/>
        </w:rPr>
        <w:fldChar w:fldCharType="end"/>
      </w:r>
      <w:r>
        <w:rPr>
          <w:rStyle w:val="pxcc"/>
        </w:rPr>
        <w:t>Florida Patient's Compensation Fund v. Rowe, 472 So. 2d 1145 (Fla. 1985), holding modified by Standard Guar. Ins. Co. v. Quanstrom, 555 So. 2d 828 (Fla. 1990)</w:t>
      </w:r>
      <w:r>
        <w:t xml:space="preserve"> or a reservation of jurisdiction to set the fee. See </w:t>
      </w:r>
      <w:r>
        <w:rPr>
          <w:rStyle w:val="pxx"/>
          <w:color w:val="FF0000"/>
          <w:sz w:val="20"/>
          <w:szCs w:val="20"/>
          <w:vertAlign w:val="superscript"/>
        </w:rPr>
        <w:t>►</w:t>
      </w:r>
      <w:r>
        <w:rPr>
          <w:rStyle w:val="pxx"/>
        </w:rPr>
        <w:fldChar w:fldCharType="begin"/>
      </w:r>
      <w:r>
        <w:rPr>
          <w:rStyle w:val="pxx"/>
        </w:rPr>
        <w:instrText>x.ref.id="I042ERT"</w:instrText>
      </w:r>
      <w:r>
        <w:rPr>
          <w:rStyle w:val="pxx"/>
        </w:rPr>
        <w:fldChar w:fldCharType="end"/>
      </w:r>
      <w:r>
        <w:rPr>
          <w:rStyle w:val="pxx"/>
          <w:vanish/>
        </w:rPr>
        <w:t>&amp;s;</w:t>
      </w:r>
      <w:r>
        <w:rPr>
          <w:rStyle w:val="pxvis"/>
          <w:rFonts w:ascii="Times NewRoman" w:hAnsi="Times NewRoman"/>
          <w:b w:val="0"/>
          <w:sz w:val="24"/>
        </w:rPr>
        <w:t>§</w:t>
      </w:r>
      <w:r>
        <w:rPr>
          <w:rStyle w:val="pxx"/>
        </w:rPr>
        <w:t>10:13</w:t>
      </w:r>
      <w:r>
        <w:t>, Comment.</w:t>
      </w:r>
    </w:p>
    <w:p w14:paraId="028C5EF9" w14:textId="77777777" w:rsidR="00FD3105" w:rsidRDefault="00FD3105">
      <w:pPr>
        <w:pStyle w:val="pxs"/>
        <w:spacing w:before="180"/>
        <w:rPr>
          <w:sz w:val="27"/>
          <w:szCs w:val="27"/>
        </w:rPr>
      </w:pPr>
      <w:r>
        <w:rPr>
          <w:sz w:val="27"/>
          <w:szCs w:val="27"/>
        </w:rPr>
        <w:t>10:18. Judgment</w:t>
      </w:r>
      <w:r>
        <w:rPr>
          <w:rStyle w:val="pxsep"/>
        </w:rPr>
        <w:t xml:space="preserve">-- </w:t>
      </w:r>
      <w:r>
        <w:rPr>
          <w:sz w:val="27"/>
          <w:szCs w:val="27"/>
        </w:rPr>
        <w:t>Dismissal, extraordinary writ</w:t>
      </w:r>
    </w:p>
    <w:p w14:paraId="5E24212A" w14:textId="77777777" w:rsidR="00FD3105" w:rsidRDefault="00FD3105">
      <w:pPr>
        <w:pStyle w:val="pxov"/>
        <w:rPr>
          <w:vanish/>
        </w:rPr>
      </w:pPr>
      <w:r>
        <w:rPr>
          <w:vanish/>
        </w:rPr>
        <w:t>FMS</w:t>
      </w:r>
    </w:p>
    <w:p w14:paraId="2B1936A2" w14:textId="77777777" w:rsidR="00FD3105" w:rsidRDefault="00FD3105">
      <w:pPr>
        <w:pStyle w:val="pxov"/>
        <w:rPr>
          <w:vanish/>
        </w:rPr>
      </w:pPr>
      <w:r>
        <w:rPr>
          <w:vanish/>
        </w:rPr>
        <w:t>LFA</w:t>
      </w:r>
    </w:p>
    <w:p w14:paraId="01519E53" w14:textId="77777777" w:rsidR="00FD3105" w:rsidRDefault="00FD3105">
      <w:pPr>
        <w:pStyle w:val="pxov"/>
        <w:rPr>
          <w:vanish/>
        </w:rPr>
      </w:pPr>
      <w:r>
        <w:rPr>
          <w:vanish/>
        </w:rPr>
        <w:t>LEW</w:t>
      </w:r>
    </w:p>
    <w:p w14:paraId="333395D8" w14:textId="77777777" w:rsidR="00FD3105" w:rsidRDefault="00FD3105">
      <w:pPr>
        <w:pStyle w:val="pxov"/>
        <w:rPr>
          <w:vanish/>
        </w:rPr>
      </w:pPr>
      <w:r>
        <w:rPr>
          <w:vanish/>
        </w:rPr>
        <w:t>FCV</w:t>
      </w:r>
    </w:p>
    <w:p w14:paraId="5D084214" w14:textId="77777777" w:rsidR="00FD3105" w:rsidRDefault="00FD3105">
      <w:pPr>
        <w:pStyle w:val="pxov"/>
        <w:rPr>
          <w:vanish/>
        </w:rPr>
      </w:pPr>
      <w:r>
        <w:rPr>
          <w:vanish/>
        </w:rPr>
        <w:t>FLG</w:t>
      </w:r>
    </w:p>
    <w:p w14:paraId="20DBF0F7" w14:textId="77777777" w:rsidR="00FD3105" w:rsidRDefault="00FD3105">
      <w:pPr>
        <w:pStyle w:val="pxformfcapfac"/>
        <w:jc w:val="center"/>
        <w:rPr>
          <w:sz w:val="24"/>
          <w:szCs w:val="24"/>
        </w:rPr>
      </w:pPr>
      <w:r>
        <w:rPr>
          <w:color w:val="FF0000"/>
          <w:sz w:val="20"/>
          <w:szCs w:val="20"/>
          <w:vertAlign w:val="superscript"/>
        </w:rPr>
        <w:t>►</w:t>
      </w:r>
      <w:r>
        <w:rPr>
          <w:sz w:val="24"/>
          <w:szCs w:val="24"/>
        </w:rPr>
        <w:fldChar w:fldCharType="begin"/>
      </w:r>
      <w:r>
        <w:rPr>
          <w:sz w:val="24"/>
          <w:szCs w:val="24"/>
        </w:rPr>
        <w:instrText>form.du="0"</w:instrText>
      </w:r>
      <w:r>
        <w:rPr>
          <w:sz w:val="24"/>
          <w:szCs w:val="24"/>
        </w:rPr>
        <w:fldChar w:fldCharType="end"/>
      </w:r>
      <w:r>
        <w:rPr>
          <w:sz w:val="24"/>
          <w:szCs w:val="24"/>
        </w:rPr>
        <w:fldChar w:fldCharType="begin"/>
      </w:r>
      <w:r>
        <w:rPr>
          <w:sz w:val="24"/>
          <w:szCs w:val="24"/>
        </w:rPr>
        <w:instrText>form.fid="I6cc290409fed11dfbf230000837214a9"</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fcap.ref="manual"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sz w:val="24"/>
          <w:szCs w:val="24"/>
        </w:rPr>
        <w:t xml:space="preserve">IN THE CIRCUIT COURT FOR </w:t>
      </w:r>
      <w:r>
        <w:rPr>
          <w:rStyle w:val="pxfinstr"/>
          <w:i/>
          <w:iCs/>
          <w:szCs w:val="24"/>
        </w:rPr>
        <w:t>[NAME OF COUNTY]</w:t>
      </w:r>
      <w:r>
        <w:rPr>
          <w:sz w:val="24"/>
          <w:szCs w:val="24"/>
        </w:rPr>
        <w:t>, FLORIDA</w:t>
      </w:r>
    </w:p>
    <w:p w14:paraId="30B800E8" w14:textId="77777777" w:rsidR="00FD3105" w:rsidRDefault="00FD3105">
      <w:pPr>
        <w:pStyle w:val="pxformfcaptbl"/>
        <w:ind w:left="500"/>
      </w:pPr>
      <w:r>
        <w:t xml:space="preserve"> </w:t>
      </w:r>
      <w:r>
        <w:rPr>
          <w:color w:val="FF0000"/>
          <w:sz w:val="20"/>
          <w:szCs w:val="20"/>
          <w:vertAlign w:val="superscript"/>
        </w:rPr>
        <w:t>►</w:t>
      </w:r>
      <w:r>
        <w:fldChar w:fldCharType="begin"/>
      </w:r>
      <w:r>
        <w:instrText>tbl.brace.end="5"</w:instrText>
      </w:r>
      <w:r>
        <w:fldChar w:fldCharType="end"/>
      </w:r>
      <w:r>
        <w:fldChar w:fldCharType="begin"/>
      </w:r>
      <w:r>
        <w:instrText>tbl.brace.start="1"</w:instrText>
      </w:r>
      <w:r>
        <w:fldChar w:fldCharType="end"/>
      </w:r>
      <w:r>
        <w:fldChar w:fldCharType="begin"/>
      </w:r>
      <w:r>
        <w:instrText>tbl.ident="I04WCDR"</w:instrText>
      </w:r>
      <w:r>
        <w:fldChar w:fldCharType="end"/>
      </w:r>
      <w:r>
        <w:fldChar w:fldCharType="begin"/>
      </w:r>
      <w:r>
        <w:instrText>tbl.uuid="I01J1NY"</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1E07A192"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25CE16FD"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tgroup.cols="4"</w:instrText>
      </w:r>
      <w:r>
        <w:fldChar w:fldCharType="end"/>
      </w:r>
    </w:p>
    <w:p w14:paraId="6E549D2F"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colspec.colwidth="7*"</w:instrText>
      </w:r>
      <w:r>
        <w:fldChar w:fldCharType="end"/>
      </w:r>
    </w:p>
    <w:p w14:paraId="3F1EF389"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colspec.colwidth="21*"</w:instrText>
      </w:r>
      <w:r>
        <w:fldChar w:fldCharType="end"/>
      </w:r>
    </w:p>
    <w:p w14:paraId="21719222" w14:textId="77777777" w:rsidR="00FD3105" w:rsidRDefault="00FD3105">
      <w:pPr>
        <w:pStyle w:val="pxcolspec"/>
      </w:pPr>
      <w:r>
        <w:rPr>
          <w:color w:val="FF0000"/>
          <w:sz w:val="20"/>
          <w:szCs w:val="20"/>
          <w:vertAlign w:val="superscript"/>
        </w:rPr>
        <w:t>►</w:t>
      </w:r>
      <w:r>
        <w:fldChar w:fldCharType="begin"/>
      </w:r>
      <w:r>
        <w:instrText>colspec.align="center"</w:instrText>
      </w:r>
      <w:r>
        <w:fldChar w:fldCharType="end"/>
      </w:r>
      <w:r>
        <w:fldChar w:fldCharType="begin"/>
      </w:r>
      <w:r>
        <w:instrText>colspec.colname="3"</w:instrText>
      </w:r>
      <w:r>
        <w:fldChar w:fldCharType="end"/>
      </w:r>
      <w:r>
        <w:fldChar w:fldCharType="begin"/>
      </w:r>
      <w:r>
        <w:instrText>colspec.colnum="3"</w:instrText>
      </w:r>
      <w:r>
        <w:fldChar w:fldCharType="end"/>
      </w:r>
      <w:r>
        <w:fldChar w:fldCharType="begin"/>
      </w:r>
      <w:r>
        <w:instrText>colspec.colwidth="7*"</w:instrText>
      </w:r>
      <w:r>
        <w:fldChar w:fldCharType="end"/>
      </w:r>
    </w:p>
    <w:p w14:paraId="1CFFE125" w14:textId="77777777" w:rsidR="00FD3105" w:rsidRDefault="00FD3105">
      <w:pPr>
        <w:pStyle w:val="pxcolspec"/>
      </w:pPr>
      <w:r>
        <w:rPr>
          <w:color w:val="FF0000"/>
          <w:sz w:val="20"/>
          <w:szCs w:val="20"/>
          <w:vertAlign w:val="superscript"/>
        </w:rPr>
        <w:t>►</w:t>
      </w:r>
      <w:r>
        <w:fldChar w:fldCharType="begin"/>
      </w:r>
      <w:r>
        <w:instrText>colspec.colname="4"</w:instrText>
      </w:r>
      <w:r>
        <w:fldChar w:fldCharType="end"/>
      </w:r>
      <w:r>
        <w:fldChar w:fldCharType="begin"/>
      </w:r>
      <w:r>
        <w:instrText>colspec.colnum="4"</w:instrText>
      </w:r>
      <w:r>
        <w:fldChar w:fldCharType="end"/>
      </w:r>
      <w:r>
        <w:fldChar w:fldCharType="begin"/>
      </w:r>
      <w:r>
        <w:instrText>colspec.colwidth="29*"</w:instrText>
      </w:r>
      <w:r>
        <w:fldChar w:fldCharType="end"/>
      </w:r>
    </w:p>
    <w:tbl>
      <w:tblPr>
        <w:tblW w:w="0" w:type="auto"/>
        <w:tblLayout w:type="fixed"/>
        <w:tblCellMar>
          <w:left w:w="0" w:type="dxa"/>
          <w:right w:w="0" w:type="dxa"/>
        </w:tblCellMar>
        <w:tblLook w:val="0000" w:firstRow="0" w:lastRow="0" w:firstColumn="0" w:lastColumn="0" w:noHBand="0" w:noVBand="0"/>
      </w:tblPr>
      <w:tblGrid>
        <w:gridCol w:w="2160"/>
        <w:gridCol w:w="2160"/>
        <w:gridCol w:w="2160"/>
        <w:gridCol w:w="2160"/>
      </w:tblGrid>
      <w:tr w:rsidR="00FD3105" w14:paraId="75A61124" w14:textId="77777777">
        <w:tblPrEx>
          <w:tblCellMar>
            <w:top w:w="0" w:type="dxa"/>
            <w:left w:w="0" w:type="dxa"/>
            <w:bottom w:w="0" w:type="dxa"/>
            <w:right w:w="0" w:type="dxa"/>
          </w:tblCellMar>
        </w:tblPrEx>
        <w:tc>
          <w:tcPr>
            <w:tcW w:w="2160" w:type="dxa"/>
            <w:tcBorders>
              <w:top w:val="nil"/>
              <w:left w:val="nil"/>
              <w:bottom w:val="nil"/>
              <w:right w:val="nil"/>
            </w:tcBorders>
          </w:tcPr>
          <w:p w14:paraId="1F6D0429" w14:textId="77777777" w:rsidR="00FD3105" w:rsidRDefault="00FD3105">
            <w:r>
              <w:rPr>
                <w:color w:val="FF0000"/>
                <w:sz w:val="20"/>
                <w:szCs w:val="20"/>
                <w:vertAlign w:val="superscript"/>
              </w:rPr>
              <w:t>►</w:t>
            </w:r>
            <w:r>
              <w:fldChar w:fldCharType="begin"/>
            </w:r>
            <w:r>
              <w:instrText>tbody.valign="top"</w:instrText>
            </w:r>
            <w:r>
              <w:fldChar w:fldCharType="end"/>
            </w:r>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PLAINTIFF]</w:t>
            </w:r>
            <w:r>
              <w:rPr>
                <w:rStyle w:val="pxrowentry"/>
              </w:rPr>
              <w:t>,</w:t>
            </w:r>
          </w:p>
        </w:tc>
        <w:tc>
          <w:tcPr>
            <w:tcW w:w="2160" w:type="dxa"/>
            <w:tcBorders>
              <w:top w:val="nil"/>
              <w:left w:val="nil"/>
              <w:bottom w:val="nil"/>
              <w:right w:val="nil"/>
            </w:tcBorders>
          </w:tcPr>
          <w:p w14:paraId="344569D1" w14:textId="77777777" w:rsidR="00FD3105" w:rsidRDefault="00FD3105">
            <w:r>
              <w:rPr>
                <w:rStyle w:val="pxentry"/>
                <w:color w:val="FF0000"/>
                <w:sz w:val="20"/>
                <w:szCs w:val="20"/>
                <w:vertAlign w:val="superscript"/>
              </w:rPr>
              <w:t>►</w:t>
            </w:r>
            <w:r>
              <w:rPr>
                <w:rStyle w:val="pxentry"/>
              </w:rPr>
              <w:fldChar w:fldCharType="begin"/>
            </w:r>
            <w:r>
              <w:rPr>
                <w:rStyle w:val="pxentry"/>
              </w:rPr>
              <w:instrText>entry.morerows="4"</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vanish/>
              </w:rPr>
              <w:t>&amp;brace;</w:t>
            </w:r>
            <w:r>
              <w:rPr>
                <w:rStyle w:val="pxvis"/>
                <w:rFonts w:ascii="Times NewRoman" w:hAnsi="Times NewRoman"/>
                <w:b w:val="0"/>
                <w:sz w:val="24"/>
              </w:rPr>
              <w:t>}</w:t>
            </w:r>
          </w:p>
        </w:tc>
        <w:tc>
          <w:tcPr>
            <w:tcW w:w="2160" w:type="dxa"/>
            <w:tcBorders>
              <w:top w:val="nil"/>
              <w:left w:val="nil"/>
              <w:bottom w:val="nil"/>
              <w:right w:val="nil"/>
            </w:tcBorders>
          </w:tcPr>
          <w:p w14:paraId="65F9575B"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2999357F" w14:textId="77777777" w:rsidR="00FD3105" w:rsidRDefault="00FD3105"/>
        </w:tc>
      </w:tr>
      <w:tr w:rsidR="00FD3105" w14:paraId="28FA249C" w14:textId="77777777">
        <w:tblPrEx>
          <w:tblCellMar>
            <w:top w:w="0" w:type="dxa"/>
            <w:left w:w="0" w:type="dxa"/>
            <w:bottom w:w="0" w:type="dxa"/>
            <w:right w:w="0" w:type="dxa"/>
          </w:tblCellMar>
        </w:tblPrEx>
        <w:tc>
          <w:tcPr>
            <w:tcW w:w="2160" w:type="dxa"/>
            <w:tcBorders>
              <w:top w:val="nil"/>
              <w:left w:val="nil"/>
              <w:bottom w:val="nil"/>
              <w:right w:val="nil"/>
            </w:tcBorders>
          </w:tcPr>
          <w:p w14:paraId="7EEC8145"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5228232F"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Plaintiff,</w:t>
            </w:r>
          </w:p>
        </w:tc>
        <w:tc>
          <w:tcPr>
            <w:tcW w:w="2160" w:type="dxa"/>
            <w:tcBorders>
              <w:top w:val="nil"/>
              <w:left w:val="nil"/>
              <w:bottom w:val="nil"/>
              <w:right w:val="nil"/>
            </w:tcBorders>
          </w:tcPr>
          <w:p w14:paraId="68DAAA4C"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27C418DA" w14:textId="77777777" w:rsidR="00FD3105" w:rsidRDefault="00FD3105"/>
        </w:tc>
      </w:tr>
      <w:tr w:rsidR="00FD3105" w14:paraId="24BDDED7" w14:textId="77777777">
        <w:tblPrEx>
          <w:tblCellMar>
            <w:top w:w="0" w:type="dxa"/>
            <w:left w:w="0" w:type="dxa"/>
            <w:bottom w:w="0" w:type="dxa"/>
            <w:right w:w="0" w:type="dxa"/>
          </w:tblCellMar>
        </w:tblPrEx>
        <w:tc>
          <w:tcPr>
            <w:tcW w:w="2160" w:type="dxa"/>
            <w:tcBorders>
              <w:top w:val="nil"/>
              <w:left w:val="nil"/>
              <w:bottom w:val="nil"/>
              <w:right w:val="nil"/>
            </w:tcBorders>
          </w:tcPr>
          <w:p w14:paraId="1F5B3E1B"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entry.align="left"</w:instrText>
            </w:r>
            <w:r>
              <w:rPr>
                <w:rStyle w:val="pxrowentry"/>
              </w:rPr>
              <w:fldChar w:fldCharType="end"/>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v.</w:t>
            </w:r>
          </w:p>
        </w:tc>
        <w:tc>
          <w:tcPr>
            <w:tcW w:w="2160" w:type="dxa"/>
            <w:tcBorders>
              <w:top w:val="nil"/>
              <w:left w:val="nil"/>
              <w:bottom w:val="nil"/>
              <w:right w:val="nil"/>
            </w:tcBorders>
          </w:tcPr>
          <w:p w14:paraId="0A6A4596"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 xml:space="preserve">CASE </w:t>
            </w:r>
            <w:r>
              <w:rPr>
                <w:rStyle w:val="pxfinstr"/>
                <w:i/>
                <w:iCs/>
              </w:rPr>
              <w:t>[CASE NUMBER]</w:t>
            </w:r>
          </w:p>
        </w:tc>
        <w:tc>
          <w:tcPr>
            <w:tcW w:w="2160" w:type="dxa"/>
            <w:tcBorders>
              <w:top w:val="nil"/>
              <w:left w:val="nil"/>
              <w:bottom w:val="nil"/>
              <w:right w:val="nil"/>
            </w:tcBorders>
          </w:tcPr>
          <w:p w14:paraId="29FC52AD" w14:textId="77777777" w:rsidR="00FD3105" w:rsidRDefault="00FD3105"/>
        </w:tc>
        <w:tc>
          <w:tcPr>
            <w:tcW w:w="2160" w:type="dxa"/>
            <w:tcBorders>
              <w:top w:val="nil"/>
              <w:left w:val="nil"/>
              <w:bottom w:val="nil"/>
              <w:right w:val="nil"/>
            </w:tcBorders>
          </w:tcPr>
          <w:p w14:paraId="4FFC7FC1" w14:textId="77777777" w:rsidR="00FD3105" w:rsidRDefault="00FD3105"/>
        </w:tc>
      </w:tr>
      <w:tr w:rsidR="00FD3105" w14:paraId="742A8686" w14:textId="77777777">
        <w:tblPrEx>
          <w:tblCellMar>
            <w:top w:w="0" w:type="dxa"/>
            <w:left w:w="0" w:type="dxa"/>
            <w:bottom w:w="0" w:type="dxa"/>
            <w:right w:w="0" w:type="dxa"/>
          </w:tblCellMar>
        </w:tblPrEx>
        <w:tc>
          <w:tcPr>
            <w:tcW w:w="2160" w:type="dxa"/>
            <w:tcBorders>
              <w:top w:val="nil"/>
              <w:left w:val="nil"/>
              <w:bottom w:val="nil"/>
              <w:right w:val="nil"/>
            </w:tcBorders>
          </w:tcPr>
          <w:p w14:paraId="231A9BC6"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DEFENDANT]</w:t>
            </w:r>
            <w:r>
              <w:rPr>
                <w:rStyle w:val="pxrowentry"/>
              </w:rPr>
              <w:t>,</w:t>
            </w:r>
          </w:p>
        </w:tc>
        <w:tc>
          <w:tcPr>
            <w:tcW w:w="2160" w:type="dxa"/>
            <w:tcBorders>
              <w:top w:val="nil"/>
              <w:left w:val="nil"/>
              <w:bottom w:val="nil"/>
              <w:right w:val="nil"/>
            </w:tcBorders>
          </w:tcPr>
          <w:p w14:paraId="4ED6C136"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1FBF1CFF" w14:textId="77777777" w:rsidR="00FD3105" w:rsidRDefault="00FD3105"/>
        </w:tc>
        <w:tc>
          <w:tcPr>
            <w:tcW w:w="2160" w:type="dxa"/>
            <w:tcBorders>
              <w:top w:val="nil"/>
              <w:left w:val="nil"/>
              <w:bottom w:val="nil"/>
              <w:right w:val="nil"/>
            </w:tcBorders>
          </w:tcPr>
          <w:p w14:paraId="01C81717" w14:textId="77777777" w:rsidR="00FD3105" w:rsidRDefault="00FD3105"/>
        </w:tc>
      </w:tr>
      <w:tr w:rsidR="00FD3105" w14:paraId="3B44019D" w14:textId="77777777">
        <w:tblPrEx>
          <w:tblCellMar>
            <w:top w:w="0" w:type="dxa"/>
            <w:left w:w="0" w:type="dxa"/>
            <w:bottom w:w="0" w:type="dxa"/>
            <w:right w:w="0" w:type="dxa"/>
          </w:tblCellMar>
        </w:tblPrEx>
        <w:tc>
          <w:tcPr>
            <w:tcW w:w="2160" w:type="dxa"/>
            <w:tcBorders>
              <w:top w:val="nil"/>
              <w:left w:val="nil"/>
              <w:bottom w:val="nil"/>
              <w:right w:val="nil"/>
            </w:tcBorders>
          </w:tcPr>
          <w:p w14:paraId="1E77B33A"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71237BE1"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Defendant.</w:t>
            </w:r>
          </w:p>
        </w:tc>
        <w:tc>
          <w:tcPr>
            <w:tcW w:w="2160" w:type="dxa"/>
            <w:tcBorders>
              <w:top w:val="nil"/>
              <w:left w:val="nil"/>
              <w:bottom w:val="nil"/>
              <w:right w:val="nil"/>
            </w:tcBorders>
          </w:tcPr>
          <w:p w14:paraId="79544F56"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327485F6" w14:textId="77777777" w:rsidR="00FD3105" w:rsidRDefault="00FD3105"/>
        </w:tc>
      </w:tr>
    </w:tbl>
    <w:p w14:paraId="3AFEB64F" w14:textId="77777777" w:rsidR="00FD3105" w:rsidRDefault="00FD3105">
      <w:pPr>
        <w:pStyle w:val="pxtbody"/>
      </w:pPr>
    </w:p>
    <w:p w14:paraId="58A4B91C" w14:textId="77777777" w:rsidR="00FD3105" w:rsidRDefault="00FD3105"/>
    <w:p w14:paraId="425E3ACB" w14:textId="77777777" w:rsidR="00FD3105" w:rsidRDefault="00FD3105">
      <w:pPr>
        <w:pStyle w:val="pxformhac"/>
        <w:spacing w:before="180"/>
        <w:jc w:val="center"/>
      </w:pPr>
      <w:r>
        <w:t xml:space="preserve">FINAL JUDGMENT </w:t>
      </w:r>
    </w:p>
    <w:p w14:paraId="34024C7F"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p.ct.id="3d29be30775711ee8e1ba9ecff0bf883|18|10:18"</w:instrText>
      </w:r>
      <w:r>
        <w:fldChar w:fldCharType="end"/>
      </w:r>
      <w:r>
        <w:t>This action was tried before the court. On the evidence presented</w:t>
      </w:r>
    </w:p>
    <w:p w14:paraId="573D7A4E"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p.ct.id="3d29be30775711ee8e1ba9ecff0bf883|18|10:18"</w:instrText>
      </w:r>
      <w:r>
        <w:fldChar w:fldCharType="end"/>
      </w:r>
      <w:r>
        <w:t xml:space="preserve">IT IS ADJUDGED that this action is dismissed and the peremptory writ is denied; that plaintiff </w:t>
      </w:r>
      <w:r>
        <w:rPr>
          <w:rStyle w:val="pxfinstr"/>
          <w:i/>
          <w:iCs/>
        </w:rPr>
        <w:t>[NAME OF PLAINTIFF]</w:t>
      </w:r>
      <w:r>
        <w:t xml:space="preserve">, whose address is </w:t>
      </w:r>
      <w:r>
        <w:rPr>
          <w:rStyle w:val="pxfinstr"/>
          <w:i/>
          <w:iCs/>
        </w:rPr>
        <w:t>[address of plaintiff]</w:t>
      </w:r>
      <w:r>
        <w:t xml:space="preserve">, takes nothing by this action; that defendant </w:t>
      </w:r>
      <w:r>
        <w:rPr>
          <w:rStyle w:val="pxfinstr"/>
          <w:i/>
          <w:iCs/>
        </w:rPr>
        <w:t>[NAME OF DEFENDANT]</w:t>
      </w:r>
      <w:r>
        <w:t>, goes hence without day and recovers from petitioner costs in the sum of $</w:t>
      </w:r>
      <w:r>
        <w:rPr>
          <w:rStyle w:val="pxfinstr"/>
          <w:i/>
          <w:iCs/>
        </w:rPr>
        <w:t>[dollar amount of costs]</w:t>
      </w:r>
      <w:r>
        <w:t xml:space="preserve"> that shall bear interest at the rate prescribed by law, for which let execution issue forthwith.</w:t>
      </w:r>
    </w:p>
    <w:p w14:paraId="6C89D7D4"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p.ct.id="3d29be30775711ee8e1ba9ecff0bf883|18|10:18"</w:instrText>
      </w:r>
      <w:r>
        <w:fldChar w:fldCharType="end"/>
      </w:r>
      <w:r>
        <w:t xml:space="preserve">ORDERED at </w:t>
      </w:r>
      <w:r>
        <w:rPr>
          <w:rStyle w:val="pxfinstr"/>
          <w:i/>
          <w:iCs/>
        </w:rPr>
        <w:t>[name of city]</w:t>
      </w:r>
      <w:r>
        <w:t xml:space="preserve">, Florida on </w:t>
      </w:r>
      <w:r>
        <w:rPr>
          <w:rStyle w:val="pxfinstr"/>
          <w:i/>
          <w:iCs/>
        </w:rPr>
        <w:t>[date of order]</w:t>
      </w:r>
      <w:r>
        <w:t>.</w:t>
      </w:r>
    </w:p>
    <w:p w14:paraId="7F29C384" w14:textId="77777777" w:rsidR="00FD3105" w:rsidRDefault="00FD3105">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003EA78D" w14:textId="77777777" w:rsidR="00FD3105" w:rsidRDefault="00FD3105">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judge]</w:t>
      </w:r>
    </w:p>
    <w:p w14:paraId="7EAE84CA"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judge]</w:t>
      </w:r>
    </w:p>
    <w:p w14:paraId="08293EE9" w14:textId="77777777" w:rsidR="00FD3105" w:rsidRDefault="00FD3105">
      <w:pPr>
        <w:pStyle w:val="pxformfsigtbl"/>
        <w:ind w:left="500"/>
      </w:pPr>
      <w:r>
        <w:t xml:space="preserve"> </w:t>
      </w:r>
      <w:r>
        <w:rPr>
          <w:color w:val="FF0000"/>
          <w:sz w:val="20"/>
          <w:szCs w:val="20"/>
          <w:vertAlign w:val="superscript"/>
        </w:rPr>
        <w:t>►</w:t>
      </w:r>
      <w:r>
        <w:fldChar w:fldCharType="begin"/>
      </w:r>
      <w:r>
        <w:instrText>tbl.ident="I03E2GJ"</w:instrText>
      </w:r>
      <w:r>
        <w:fldChar w:fldCharType="end"/>
      </w:r>
      <w:r>
        <w:fldChar w:fldCharType="begin"/>
      </w:r>
      <w:r>
        <w:instrText>tbl.uuid="I03HI2L"</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315F265F"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2A4FC70E"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tgroup.cols="2"</w:instrText>
      </w:r>
      <w:r>
        <w:fldChar w:fldCharType="end"/>
      </w:r>
    </w:p>
    <w:p w14:paraId="519434EF"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colspec.colwidth="17*"</w:instrText>
      </w:r>
      <w:r>
        <w:fldChar w:fldCharType="end"/>
      </w:r>
    </w:p>
    <w:p w14:paraId="3DBF8E4A"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colspec.colwidth="111*"</w:instrText>
      </w:r>
      <w:r>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D3105" w14:paraId="300043E8" w14:textId="77777777">
        <w:tblPrEx>
          <w:tblCellMar>
            <w:top w:w="0" w:type="dxa"/>
            <w:left w:w="0" w:type="dxa"/>
            <w:bottom w:w="0" w:type="dxa"/>
            <w:right w:w="0" w:type="dxa"/>
          </w:tblCellMar>
        </w:tblPrEx>
        <w:tc>
          <w:tcPr>
            <w:tcW w:w="4320" w:type="dxa"/>
            <w:tcBorders>
              <w:top w:val="nil"/>
              <w:left w:val="nil"/>
              <w:bottom w:val="nil"/>
              <w:right w:val="nil"/>
            </w:tcBorders>
          </w:tcPr>
          <w:p w14:paraId="78C28213"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Copies to:</w:t>
            </w:r>
          </w:p>
        </w:tc>
        <w:tc>
          <w:tcPr>
            <w:tcW w:w="4320" w:type="dxa"/>
            <w:tcBorders>
              <w:top w:val="nil"/>
              <w:left w:val="nil"/>
              <w:bottom w:val="nil"/>
              <w:right w:val="nil"/>
            </w:tcBorders>
          </w:tcPr>
          <w:p w14:paraId="590500E5"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r w:rsidR="00FD3105" w14:paraId="065C5614" w14:textId="77777777">
        <w:tblPrEx>
          <w:tblCellMar>
            <w:top w:w="0" w:type="dxa"/>
            <w:left w:w="0" w:type="dxa"/>
            <w:bottom w:w="0" w:type="dxa"/>
            <w:right w:w="0" w:type="dxa"/>
          </w:tblCellMar>
        </w:tblPrEx>
        <w:tc>
          <w:tcPr>
            <w:tcW w:w="4320" w:type="dxa"/>
            <w:tcBorders>
              <w:top w:val="nil"/>
              <w:left w:val="nil"/>
              <w:bottom w:val="nil"/>
              <w:right w:val="nil"/>
            </w:tcBorders>
          </w:tcPr>
          <w:p w14:paraId="1539F8A5"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4320" w:type="dxa"/>
            <w:tcBorders>
              <w:top w:val="nil"/>
              <w:left w:val="nil"/>
              <w:bottom w:val="nil"/>
              <w:right w:val="nil"/>
            </w:tcBorders>
          </w:tcPr>
          <w:p w14:paraId="6C0491DA"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bl>
    <w:p w14:paraId="1F5EF6BD" w14:textId="77777777" w:rsidR="00FD3105" w:rsidRDefault="00FD3105">
      <w:pPr>
        <w:pStyle w:val="pxtbody"/>
      </w:pPr>
    </w:p>
    <w:p w14:paraId="192C705A" w14:textId="77777777" w:rsidR="00FD3105" w:rsidRDefault="00FD3105"/>
    <w:p w14:paraId="58DEEF4E" w14:textId="77777777" w:rsidR="00FD3105" w:rsidRDefault="00FD3105">
      <w:pPr>
        <w:pStyle w:val="pxcomnt"/>
      </w:pPr>
    </w:p>
    <w:p w14:paraId="7B8F6F87" w14:textId="77777777" w:rsidR="00FD3105" w:rsidRDefault="00FD3105">
      <w:pPr>
        <w:pStyle w:val="pxhac"/>
        <w:spacing w:before="180"/>
        <w:jc w:val="center"/>
      </w:pPr>
      <w:r>
        <w:rPr>
          <w:rStyle w:val="pxb"/>
          <w:b/>
          <w:bCs/>
        </w:rPr>
        <w:t>Author's Comment</w:t>
      </w:r>
    </w:p>
    <w:p w14:paraId="48B69956"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p.ct.id="3d29be30775711ee8e1ba9ecff0bf883|18|10:18"</w:instrText>
      </w:r>
      <w:r>
        <w:fldChar w:fldCharType="end"/>
      </w:r>
      <w:r>
        <w:t xml:space="preserve">This form is a slightly different version of </w:t>
      </w:r>
      <w:r>
        <w:rPr>
          <w:rStyle w:val="pxst"/>
          <w:color w:val="FF0000"/>
          <w:sz w:val="20"/>
          <w:szCs w:val="20"/>
          <w:vertAlign w:val="superscript"/>
        </w:rPr>
        <w:t>►</w:t>
      </w:r>
      <w:r>
        <w:rPr>
          <w:rStyle w:val="pxst"/>
        </w:rPr>
        <w:fldChar w:fldCharType="begin"/>
      </w:r>
      <w:r>
        <w:rPr>
          <w:rStyle w:val="pxst"/>
        </w:rPr>
        <w:instrText>st.ref.id="I02T7TW"</w:instrText>
      </w:r>
      <w:r>
        <w:rPr>
          <w:rStyle w:val="pxst"/>
        </w:rPr>
        <w:fldChar w:fldCharType="end"/>
      </w:r>
      <w:r>
        <w:rPr>
          <w:rStyle w:val="pxst"/>
        </w:rPr>
        <w:t>Florida Rules of Civil Procedure Form 1.994</w:t>
      </w:r>
      <w:r>
        <w:t xml:space="preserve"> in that it is designed for the dismissal of an extraordinary writ action. This form assumes the alternative writ was issued as required by Rule 1.630(d) or Rule 12.630(d). If the writ is granted the terminology would be </w:t>
      </w:r>
      <w:r>
        <w:rPr>
          <w:vanish/>
        </w:rPr>
        <w:t>&amp;ldquo;</w:t>
      </w:r>
      <w:r>
        <w:rPr>
          <w:rStyle w:val="pxvis"/>
          <w:rFonts w:ascii="Times NewRoman" w:hAnsi="Times NewRoman"/>
          <w:b w:val="0"/>
          <w:sz w:val="24"/>
        </w:rPr>
        <w:t>“</w:t>
      </w:r>
      <w:r>
        <w:t>peremptory writ shall be issued and defendant shall obey it.</w:t>
      </w:r>
      <w:r>
        <w:rPr>
          <w:vanish/>
        </w:rPr>
        <w:t>&amp;rdquo;</w:t>
      </w:r>
      <w:r>
        <w:rPr>
          <w:rStyle w:val="pxvis"/>
          <w:rFonts w:ascii="Times NewRoman" w:hAnsi="Times NewRoman"/>
          <w:b w:val="0"/>
          <w:sz w:val="24"/>
        </w:rPr>
        <w:t>”</w:t>
      </w:r>
      <w:r>
        <w:t xml:space="preserve"> Ordinarily, a defendant in a mandamus action will have no assessable costs. See the exception for certiorari in </w:t>
      </w:r>
      <w:r>
        <w:rPr>
          <w:rStyle w:val="pxx"/>
          <w:color w:val="FF0000"/>
          <w:sz w:val="20"/>
          <w:szCs w:val="20"/>
          <w:vertAlign w:val="superscript"/>
        </w:rPr>
        <w:t>►</w:t>
      </w:r>
      <w:r>
        <w:rPr>
          <w:rStyle w:val="pxx"/>
        </w:rPr>
        <w:fldChar w:fldCharType="begin"/>
      </w:r>
      <w:r>
        <w:rPr>
          <w:rStyle w:val="pxx"/>
        </w:rPr>
        <w:instrText>x.ref.id="I013BJ1"</w:instrText>
      </w:r>
      <w:r>
        <w:rPr>
          <w:rStyle w:val="pxx"/>
        </w:rPr>
        <w:fldChar w:fldCharType="end"/>
      </w:r>
      <w:r>
        <w:rPr>
          <w:rStyle w:val="pxx"/>
        </w:rPr>
        <w:t>section 10:8</w:t>
      </w:r>
      <w:r>
        <w:t xml:space="preserve">. See </w:t>
      </w:r>
      <w:r>
        <w:rPr>
          <w:rStyle w:val="pxcc"/>
          <w:color w:val="FF0000"/>
          <w:sz w:val="20"/>
          <w:szCs w:val="20"/>
          <w:vertAlign w:val="superscript"/>
        </w:rPr>
        <w:t>►</w:t>
      </w:r>
      <w:r>
        <w:rPr>
          <w:rStyle w:val="pxcc"/>
        </w:rPr>
        <w:fldChar w:fldCharType="begin"/>
      </w:r>
      <w:r>
        <w:rPr>
          <w:rStyle w:val="pxcc"/>
        </w:rPr>
        <w:instrText>cc.ref.id="I03TU75"</w:instrText>
      </w:r>
      <w:r>
        <w:rPr>
          <w:rStyle w:val="pxcc"/>
        </w:rPr>
        <w:fldChar w:fldCharType="end"/>
      </w:r>
      <w:r>
        <w:rPr>
          <w:rStyle w:val="pxcc"/>
        </w:rPr>
        <w:t>Fla. R. Civ. P. 1.630</w:t>
      </w:r>
      <w:r>
        <w:t xml:space="preserve">; </w:t>
      </w:r>
      <w:r>
        <w:rPr>
          <w:rStyle w:val="pxcc"/>
          <w:color w:val="FF0000"/>
          <w:sz w:val="20"/>
          <w:szCs w:val="20"/>
          <w:vertAlign w:val="superscript"/>
        </w:rPr>
        <w:t>►</w:t>
      </w:r>
      <w:r>
        <w:rPr>
          <w:rStyle w:val="pxcc"/>
        </w:rPr>
        <w:fldChar w:fldCharType="begin"/>
      </w:r>
      <w:r>
        <w:rPr>
          <w:rStyle w:val="pxcc"/>
        </w:rPr>
        <w:instrText>cc.ref.id="I03WNC1"</w:instrText>
      </w:r>
      <w:r>
        <w:rPr>
          <w:rStyle w:val="pxcc"/>
        </w:rPr>
        <w:fldChar w:fldCharType="end"/>
      </w:r>
      <w:r>
        <w:rPr>
          <w:rStyle w:val="pxcc"/>
        </w:rPr>
        <w:t>Fla. Fam. L. R. P. 12.630</w:t>
      </w:r>
      <w:r>
        <w:t xml:space="preserve">; </w:t>
      </w:r>
      <w:r>
        <w:rPr>
          <w:rStyle w:val="pxst"/>
          <w:color w:val="FF0000"/>
          <w:sz w:val="20"/>
          <w:szCs w:val="20"/>
          <w:vertAlign w:val="superscript"/>
        </w:rPr>
        <w:t>►</w:t>
      </w:r>
      <w:r>
        <w:rPr>
          <w:rStyle w:val="pxst"/>
        </w:rPr>
        <w:fldChar w:fldCharType="begin"/>
      </w:r>
      <w:r>
        <w:rPr>
          <w:rStyle w:val="pxst"/>
        </w:rPr>
        <w:instrText>st.ref.id="I0469QC"</w:instrText>
      </w:r>
      <w:r>
        <w:rPr>
          <w:rStyle w:val="pxst"/>
        </w:rPr>
        <w:fldChar w:fldCharType="end"/>
      </w:r>
      <w:r>
        <w:rPr>
          <w:rStyle w:val="pxst"/>
        </w:rPr>
        <w:t>Fla. R. Gen. Prac. &amp; Jud. Admin. 2.130</w:t>
      </w:r>
      <w:r>
        <w:t>.</w:t>
      </w:r>
    </w:p>
    <w:p w14:paraId="2025457F" w14:textId="77777777" w:rsidR="00FD3105" w:rsidRDefault="00FD3105">
      <w:pPr>
        <w:pStyle w:val="pxs"/>
        <w:spacing w:before="180"/>
        <w:rPr>
          <w:sz w:val="27"/>
          <w:szCs w:val="27"/>
        </w:rPr>
      </w:pPr>
      <w:r>
        <w:rPr>
          <w:sz w:val="27"/>
          <w:szCs w:val="27"/>
        </w:rPr>
        <w:t>10:19. Judgment</w:t>
      </w:r>
      <w:r>
        <w:rPr>
          <w:rStyle w:val="pxsep"/>
        </w:rPr>
        <w:t xml:space="preserve">-- </w:t>
      </w:r>
      <w:r>
        <w:rPr>
          <w:sz w:val="27"/>
          <w:szCs w:val="27"/>
        </w:rPr>
        <w:t>Dismissal, lack of prosecution</w:t>
      </w:r>
    </w:p>
    <w:p w14:paraId="50E7D707" w14:textId="77777777" w:rsidR="00FD3105" w:rsidRDefault="00FD3105">
      <w:pPr>
        <w:pStyle w:val="pxov"/>
        <w:rPr>
          <w:vanish/>
        </w:rPr>
      </w:pPr>
      <w:r>
        <w:rPr>
          <w:vanish/>
        </w:rPr>
        <w:t>FMS</w:t>
      </w:r>
    </w:p>
    <w:p w14:paraId="693102BA" w14:textId="77777777" w:rsidR="00FD3105" w:rsidRDefault="00FD3105">
      <w:pPr>
        <w:pStyle w:val="pxov"/>
        <w:rPr>
          <w:vanish/>
        </w:rPr>
      </w:pPr>
      <w:r>
        <w:rPr>
          <w:vanish/>
        </w:rPr>
        <w:t>LCV</w:t>
      </w:r>
    </w:p>
    <w:p w14:paraId="18429BF3" w14:textId="77777777" w:rsidR="00FD3105" w:rsidRDefault="00FD3105">
      <w:pPr>
        <w:pStyle w:val="pxov"/>
        <w:rPr>
          <w:vanish/>
        </w:rPr>
      </w:pPr>
      <w:r>
        <w:rPr>
          <w:vanish/>
        </w:rPr>
        <w:t>LSC</w:t>
      </w:r>
    </w:p>
    <w:p w14:paraId="4E656EDA" w14:textId="77777777" w:rsidR="00FD3105" w:rsidRDefault="00FD3105">
      <w:pPr>
        <w:pStyle w:val="pxov"/>
        <w:rPr>
          <w:vanish/>
        </w:rPr>
      </w:pPr>
      <w:r>
        <w:rPr>
          <w:vanish/>
        </w:rPr>
        <w:t>LS7</w:t>
      </w:r>
    </w:p>
    <w:p w14:paraId="245A762A" w14:textId="77777777" w:rsidR="00FD3105" w:rsidRDefault="00FD3105">
      <w:pPr>
        <w:pStyle w:val="pxov"/>
        <w:rPr>
          <w:vanish/>
        </w:rPr>
      </w:pPr>
      <w:r>
        <w:rPr>
          <w:vanish/>
        </w:rPr>
        <w:t>FCR</w:t>
      </w:r>
    </w:p>
    <w:p w14:paraId="3D740259" w14:textId="77777777" w:rsidR="00FD3105" w:rsidRDefault="00FD3105">
      <w:pPr>
        <w:pStyle w:val="pxov"/>
        <w:rPr>
          <w:vanish/>
        </w:rPr>
      </w:pPr>
      <w:r>
        <w:rPr>
          <w:vanish/>
        </w:rPr>
        <w:t>FLG</w:t>
      </w:r>
    </w:p>
    <w:p w14:paraId="268AE90D" w14:textId="77777777" w:rsidR="00FD3105" w:rsidRDefault="00FD3105">
      <w:pPr>
        <w:pStyle w:val="pxformfcapfac"/>
        <w:jc w:val="center"/>
        <w:rPr>
          <w:sz w:val="24"/>
          <w:szCs w:val="24"/>
        </w:rPr>
      </w:pPr>
      <w:r>
        <w:rPr>
          <w:color w:val="FF0000"/>
          <w:sz w:val="20"/>
          <w:szCs w:val="20"/>
          <w:vertAlign w:val="superscript"/>
        </w:rPr>
        <w:t>►</w:t>
      </w:r>
      <w:r>
        <w:rPr>
          <w:sz w:val="24"/>
          <w:szCs w:val="24"/>
        </w:rPr>
        <w:fldChar w:fldCharType="begin"/>
      </w:r>
      <w:r>
        <w:rPr>
          <w:sz w:val="24"/>
          <w:szCs w:val="24"/>
        </w:rPr>
        <w:instrText>form.du="0"</w:instrText>
      </w:r>
      <w:r>
        <w:rPr>
          <w:sz w:val="24"/>
          <w:szCs w:val="24"/>
        </w:rPr>
        <w:fldChar w:fldCharType="end"/>
      </w:r>
      <w:r>
        <w:rPr>
          <w:sz w:val="24"/>
          <w:szCs w:val="24"/>
        </w:rPr>
        <w:fldChar w:fldCharType="begin"/>
      </w:r>
      <w:r>
        <w:rPr>
          <w:sz w:val="24"/>
          <w:szCs w:val="24"/>
        </w:rPr>
        <w:instrText>form.fid="I7abc71c09fed11dfbf230000837214a9"</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fcap.ref="manual"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sz w:val="24"/>
          <w:szCs w:val="24"/>
        </w:rPr>
        <w:t xml:space="preserve">IN THE CIRCUIT COURT FOR </w:t>
      </w:r>
      <w:r>
        <w:rPr>
          <w:rStyle w:val="pxfinstr"/>
          <w:i/>
          <w:iCs/>
          <w:szCs w:val="24"/>
        </w:rPr>
        <w:t>[NAME OF COUNTY]</w:t>
      </w:r>
      <w:r>
        <w:rPr>
          <w:sz w:val="24"/>
          <w:szCs w:val="24"/>
        </w:rPr>
        <w:t>, FLORIDA</w:t>
      </w:r>
    </w:p>
    <w:p w14:paraId="3A1B4D99" w14:textId="77777777" w:rsidR="00FD3105" w:rsidRDefault="00FD3105">
      <w:pPr>
        <w:pStyle w:val="pxformfcaptbl"/>
        <w:ind w:left="500"/>
      </w:pPr>
      <w:r>
        <w:t xml:space="preserve"> </w:t>
      </w:r>
      <w:r>
        <w:rPr>
          <w:color w:val="FF0000"/>
          <w:sz w:val="20"/>
          <w:szCs w:val="20"/>
          <w:vertAlign w:val="superscript"/>
        </w:rPr>
        <w:t>►</w:t>
      </w:r>
      <w:r>
        <w:fldChar w:fldCharType="begin"/>
      </w:r>
      <w:r>
        <w:instrText>tbl.brace.end="5"</w:instrText>
      </w:r>
      <w:r>
        <w:fldChar w:fldCharType="end"/>
      </w:r>
      <w:r>
        <w:fldChar w:fldCharType="begin"/>
      </w:r>
      <w:r>
        <w:instrText>tbl.brace.start="1"</w:instrText>
      </w:r>
      <w:r>
        <w:fldChar w:fldCharType="end"/>
      </w:r>
      <w:r>
        <w:fldChar w:fldCharType="begin"/>
      </w:r>
      <w:r>
        <w:instrText>tbl.ident="I041R3X"</w:instrText>
      </w:r>
      <w:r>
        <w:fldChar w:fldCharType="end"/>
      </w:r>
      <w:r>
        <w:fldChar w:fldCharType="begin"/>
      </w:r>
      <w:r>
        <w:instrText>tbl.uuid="I033F0C"</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447CB110"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7EA17B6A"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tgroup.cols="4"</w:instrText>
      </w:r>
      <w:r>
        <w:fldChar w:fldCharType="end"/>
      </w:r>
    </w:p>
    <w:p w14:paraId="14089216"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colspec.colwidth="7*"</w:instrText>
      </w:r>
      <w:r>
        <w:fldChar w:fldCharType="end"/>
      </w:r>
    </w:p>
    <w:p w14:paraId="27D92425"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colspec.colwidth="16*"</w:instrText>
      </w:r>
      <w:r>
        <w:fldChar w:fldCharType="end"/>
      </w:r>
    </w:p>
    <w:p w14:paraId="504C643A" w14:textId="77777777" w:rsidR="00FD3105" w:rsidRDefault="00FD3105">
      <w:pPr>
        <w:pStyle w:val="pxcolspec"/>
      </w:pPr>
      <w:r>
        <w:rPr>
          <w:color w:val="FF0000"/>
          <w:sz w:val="20"/>
          <w:szCs w:val="20"/>
          <w:vertAlign w:val="superscript"/>
        </w:rPr>
        <w:t>►</w:t>
      </w:r>
      <w:r>
        <w:fldChar w:fldCharType="begin"/>
      </w:r>
      <w:r>
        <w:instrText>colspec.align="center"</w:instrText>
      </w:r>
      <w:r>
        <w:fldChar w:fldCharType="end"/>
      </w:r>
      <w:r>
        <w:fldChar w:fldCharType="begin"/>
      </w:r>
      <w:r>
        <w:instrText>colspec.colname="3"</w:instrText>
      </w:r>
      <w:r>
        <w:fldChar w:fldCharType="end"/>
      </w:r>
      <w:r>
        <w:fldChar w:fldCharType="begin"/>
      </w:r>
      <w:r>
        <w:instrText>colspec.colnum="3"</w:instrText>
      </w:r>
      <w:r>
        <w:fldChar w:fldCharType="end"/>
      </w:r>
      <w:r>
        <w:fldChar w:fldCharType="begin"/>
      </w:r>
      <w:r>
        <w:instrText>colspec.colwidth="7*"</w:instrText>
      </w:r>
      <w:r>
        <w:fldChar w:fldCharType="end"/>
      </w:r>
    </w:p>
    <w:p w14:paraId="1DADD52C" w14:textId="77777777" w:rsidR="00FD3105" w:rsidRDefault="00FD3105">
      <w:pPr>
        <w:pStyle w:val="pxcolspec"/>
      </w:pPr>
      <w:r>
        <w:rPr>
          <w:color w:val="FF0000"/>
          <w:sz w:val="20"/>
          <w:szCs w:val="20"/>
          <w:vertAlign w:val="superscript"/>
        </w:rPr>
        <w:t>►</w:t>
      </w:r>
      <w:r>
        <w:fldChar w:fldCharType="begin"/>
      </w:r>
      <w:r>
        <w:instrText>colspec.colname="4"</w:instrText>
      </w:r>
      <w:r>
        <w:fldChar w:fldCharType="end"/>
      </w:r>
      <w:r>
        <w:fldChar w:fldCharType="begin"/>
      </w:r>
      <w:r>
        <w:instrText>colspec.colnum="4"</w:instrText>
      </w:r>
      <w:r>
        <w:fldChar w:fldCharType="end"/>
      </w:r>
      <w:r>
        <w:fldChar w:fldCharType="begin"/>
      </w:r>
      <w:r>
        <w:instrText>colspec.colwidth="34*"</w:instrText>
      </w:r>
      <w:r>
        <w:fldChar w:fldCharType="end"/>
      </w:r>
    </w:p>
    <w:tbl>
      <w:tblPr>
        <w:tblW w:w="0" w:type="auto"/>
        <w:tblLayout w:type="fixed"/>
        <w:tblCellMar>
          <w:left w:w="0" w:type="dxa"/>
          <w:right w:w="0" w:type="dxa"/>
        </w:tblCellMar>
        <w:tblLook w:val="0000" w:firstRow="0" w:lastRow="0" w:firstColumn="0" w:lastColumn="0" w:noHBand="0" w:noVBand="0"/>
      </w:tblPr>
      <w:tblGrid>
        <w:gridCol w:w="2160"/>
        <w:gridCol w:w="2160"/>
        <w:gridCol w:w="2160"/>
        <w:gridCol w:w="2160"/>
      </w:tblGrid>
      <w:tr w:rsidR="00FD3105" w14:paraId="6E7674DF" w14:textId="77777777">
        <w:tblPrEx>
          <w:tblCellMar>
            <w:top w:w="0" w:type="dxa"/>
            <w:left w:w="0" w:type="dxa"/>
            <w:bottom w:w="0" w:type="dxa"/>
            <w:right w:w="0" w:type="dxa"/>
          </w:tblCellMar>
        </w:tblPrEx>
        <w:tc>
          <w:tcPr>
            <w:tcW w:w="2160" w:type="dxa"/>
            <w:tcBorders>
              <w:top w:val="nil"/>
              <w:left w:val="nil"/>
              <w:bottom w:val="nil"/>
              <w:right w:val="nil"/>
            </w:tcBorders>
          </w:tcPr>
          <w:p w14:paraId="30D7B321" w14:textId="77777777" w:rsidR="00FD3105" w:rsidRDefault="00FD3105">
            <w:r>
              <w:rPr>
                <w:color w:val="FF0000"/>
                <w:sz w:val="20"/>
                <w:szCs w:val="20"/>
                <w:vertAlign w:val="superscript"/>
              </w:rPr>
              <w:t>►</w:t>
            </w:r>
            <w:r>
              <w:fldChar w:fldCharType="begin"/>
            </w:r>
            <w:r>
              <w:instrText>tbody.valign="top"</w:instrText>
            </w:r>
            <w:r>
              <w:fldChar w:fldCharType="end"/>
            </w:r>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PLAINTIFF]</w:t>
            </w:r>
            <w:r>
              <w:rPr>
                <w:rStyle w:val="pxrowentry"/>
              </w:rPr>
              <w:t>,</w:t>
            </w:r>
          </w:p>
        </w:tc>
        <w:tc>
          <w:tcPr>
            <w:tcW w:w="2160" w:type="dxa"/>
            <w:tcBorders>
              <w:top w:val="nil"/>
              <w:left w:val="nil"/>
              <w:bottom w:val="nil"/>
              <w:right w:val="nil"/>
            </w:tcBorders>
          </w:tcPr>
          <w:p w14:paraId="5DFFD107" w14:textId="77777777" w:rsidR="00FD3105" w:rsidRDefault="00FD3105">
            <w:r>
              <w:rPr>
                <w:rStyle w:val="pxentry"/>
                <w:color w:val="FF0000"/>
                <w:sz w:val="20"/>
                <w:szCs w:val="20"/>
                <w:vertAlign w:val="superscript"/>
              </w:rPr>
              <w:t>►</w:t>
            </w:r>
            <w:r>
              <w:rPr>
                <w:rStyle w:val="pxentry"/>
              </w:rPr>
              <w:fldChar w:fldCharType="begin"/>
            </w:r>
            <w:r>
              <w:rPr>
                <w:rStyle w:val="pxentry"/>
              </w:rPr>
              <w:instrText>entry.morerows="4"</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vanish/>
              </w:rPr>
              <w:t>&amp;brace;</w:t>
            </w:r>
            <w:r>
              <w:rPr>
                <w:rStyle w:val="pxvis"/>
                <w:rFonts w:ascii="Times NewRoman" w:hAnsi="Times NewRoman"/>
                <w:b w:val="0"/>
                <w:sz w:val="24"/>
              </w:rPr>
              <w:t>}</w:t>
            </w:r>
          </w:p>
        </w:tc>
        <w:tc>
          <w:tcPr>
            <w:tcW w:w="2160" w:type="dxa"/>
            <w:tcBorders>
              <w:top w:val="nil"/>
              <w:left w:val="nil"/>
              <w:bottom w:val="nil"/>
              <w:right w:val="nil"/>
            </w:tcBorders>
          </w:tcPr>
          <w:p w14:paraId="3A02E3CB"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1BE9ABF4" w14:textId="77777777" w:rsidR="00FD3105" w:rsidRDefault="00FD3105"/>
        </w:tc>
      </w:tr>
      <w:tr w:rsidR="00FD3105" w14:paraId="181C00CF" w14:textId="77777777">
        <w:tblPrEx>
          <w:tblCellMar>
            <w:top w:w="0" w:type="dxa"/>
            <w:left w:w="0" w:type="dxa"/>
            <w:bottom w:w="0" w:type="dxa"/>
            <w:right w:w="0" w:type="dxa"/>
          </w:tblCellMar>
        </w:tblPrEx>
        <w:tc>
          <w:tcPr>
            <w:tcW w:w="2160" w:type="dxa"/>
            <w:tcBorders>
              <w:top w:val="nil"/>
              <w:left w:val="nil"/>
              <w:bottom w:val="nil"/>
              <w:right w:val="nil"/>
            </w:tcBorders>
          </w:tcPr>
          <w:p w14:paraId="516E88EB"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18878D98"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Plaintiff,</w:t>
            </w:r>
          </w:p>
        </w:tc>
        <w:tc>
          <w:tcPr>
            <w:tcW w:w="2160" w:type="dxa"/>
            <w:tcBorders>
              <w:top w:val="nil"/>
              <w:left w:val="nil"/>
              <w:bottom w:val="nil"/>
              <w:right w:val="nil"/>
            </w:tcBorders>
          </w:tcPr>
          <w:p w14:paraId="234FBB1D"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44CA1888" w14:textId="77777777" w:rsidR="00FD3105" w:rsidRDefault="00FD3105"/>
        </w:tc>
      </w:tr>
      <w:tr w:rsidR="00FD3105" w14:paraId="39FDB865" w14:textId="77777777">
        <w:tblPrEx>
          <w:tblCellMar>
            <w:top w:w="0" w:type="dxa"/>
            <w:left w:w="0" w:type="dxa"/>
            <w:bottom w:w="0" w:type="dxa"/>
            <w:right w:w="0" w:type="dxa"/>
          </w:tblCellMar>
        </w:tblPrEx>
        <w:tc>
          <w:tcPr>
            <w:tcW w:w="2160" w:type="dxa"/>
            <w:tcBorders>
              <w:top w:val="nil"/>
              <w:left w:val="nil"/>
              <w:bottom w:val="nil"/>
              <w:right w:val="nil"/>
            </w:tcBorders>
          </w:tcPr>
          <w:p w14:paraId="0557D228"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entry.align="left"</w:instrText>
            </w:r>
            <w:r>
              <w:rPr>
                <w:rStyle w:val="pxrowentry"/>
              </w:rPr>
              <w:fldChar w:fldCharType="end"/>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v.</w:t>
            </w:r>
          </w:p>
        </w:tc>
        <w:tc>
          <w:tcPr>
            <w:tcW w:w="2160" w:type="dxa"/>
            <w:tcBorders>
              <w:top w:val="nil"/>
              <w:left w:val="nil"/>
              <w:bottom w:val="nil"/>
              <w:right w:val="nil"/>
            </w:tcBorders>
          </w:tcPr>
          <w:p w14:paraId="1525EA8D"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 xml:space="preserve">CASE </w:t>
            </w:r>
            <w:r>
              <w:rPr>
                <w:rStyle w:val="pxfinstr"/>
                <w:i/>
                <w:iCs/>
              </w:rPr>
              <w:t>[CASE NUMBER]</w:t>
            </w:r>
          </w:p>
        </w:tc>
        <w:tc>
          <w:tcPr>
            <w:tcW w:w="2160" w:type="dxa"/>
            <w:tcBorders>
              <w:top w:val="nil"/>
              <w:left w:val="nil"/>
              <w:bottom w:val="nil"/>
              <w:right w:val="nil"/>
            </w:tcBorders>
          </w:tcPr>
          <w:p w14:paraId="6AA3E887" w14:textId="77777777" w:rsidR="00FD3105" w:rsidRDefault="00FD3105"/>
        </w:tc>
        <w:tc>
          <w:tcPr>
            <w:tcW w:w="2160" w:type="dxa"/>
            <w:tcBorders>
              <w:top w:val="nil"/>
              <w:left w:val="nil"/>
              <w:bottom w:val="nil"/>
              <w:right w:val="nil"/>
            </w:tcBorders>
          </w:tcPr>
          <w:p w14:paraId="2D1C83EC" w14:textId="77777777" w:rsidR="00FD3105" w:rsidRDefault="00FD3105"/>
        </w:tc>
      </w:tr>
      <w:tr w:rsidR="00FD3105" w14:paraId="75B4CAC9" w14:textId="77777777">
        <w:tblPrEx>
          <w:tblCellMar>
            <w:top w:w="0" w:type="dxa"/>
            <w:left w:w="0" w:type="dxa"/>
            <w:bottom w:w="0" w:type="dxa"/>
            <w:right w:w="0" w:type="dxa"/>
          </w:tblCellMar>
        </w:tblPrEx>
        <w:tc>
          <w:tcPr>
            <w:tcW w:w="2160" w:type="dxa"/>
            <w:tcBorders>
              <w:top w:val="nil"/>
              <w:left w:val="nil"/>
              <w:bottom w:val="nil"/>
              <w:right w:val="nil"/>
            </w:tcBorders>
          </w:tcPr>
          <w:p w14:paraId="5597D55B"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DEFENDANT]</w:t>
            </w:r>
            <w:r>
              <w:rPr>
                <w:rStyle w:val="pxrowentry"/>
              </w:rPr>
              <w:t>,</w:t>
            </w:r>
          </w:p>
        </w:tc>
        <w:tc>
          <w:tcPr>
            <w:tcW w:w="2160" w:type="dxa"/>
            <w:tcBorders>
              <w:top w:val="nil"/>
              <w:left w:val="nil"/>
              <w:bottom w:val="nil"/>
              <w:right w:val="nil"/>
            </w:tcBorders>
          </w:tcPr>
          <w:p w14:paraId="3CE0D5A8"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18716075" w14:textId="77777777" w:rsidR="00FD3105" w:rsidRDefault="00FD3105"/>
        </w:tc>
        <w:tc>
          <w:tcPr>
            <w:tcW w:w="2160" w:type="dxa"/>
            <w:tcBorders>
              <w:top w:val="nil"/>
              <w:left w:val="nil"/>
              <w:bottom w:val="nil"/>
              <w:right w:val="nil"/>
            </w:tcBorders>
          </w:tcPr>
          <w:p w14:paraId="508E147C" w14:textId="77777777" w:rsidR="00FD3105" w:rsidRDefault="00FD3105"/>
        </w:tc>
      </w:tr>
      <w:tr w:rsidR="00FD3105" w14:paraId="7D07F496" w14:textId="77777777">
        <w:tblPrEx>
          <w:tblCellMar>
            <w:top w:w="0" w:type="dxa"/>
            <w:left w:w="0" w:type="dxa"/>
            <w:bottom w:w="0" w:type="dxa"/>
            <w:right w:w="0" w:type="dxa"/>
          </w:tblCellMar>
        </w:tblPrEx>
        <w:tc>
          <w:tcPr>
            <w:tcW w:w="2160" w:type="dxa"/>
            <w:tcBorders>
              <w:top w:val="nil"/>
              <w:left w:val="nil"/>
              <w:bottom w:val="nil"/>
              <w:right w:val="nil"/>
            </w:tcBorders>
          </w:tcPr>
          <w:p w14:paraId="33D476E2"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78E18B4C"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Defendant.</w:t>
            </w:r>
          </w:p>
        </w:tc>
        <w:tc>
          <w:tcPr>
            <w:tcW w:w="2160" w:type="dxa"/>
            <w:tcBorders>
              <w:top w:val="nil"/>
              <w:left w:val="nil"/>
              <w:bottom w:val="nil"/>
              <w:right w:val="nil"/>
            </w:tcBorders>
          </w:tcPr>
          <w:p w14:paraId="7FA9E295"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336677A0" w14:textId="77777777" w:rsidR="00FD3105" w:rsidRDefault="00FD3105"/>
        </w:tc>
      </w:tr>
    </w:tbl>
    <w:p w14:paraId="353F18ED" w14:textId="77777777" w:rsidR="00FD3105" w:rsidRDefault="00FD3105">
      <w:pPr>
        <w:pStyle w:val="pxtbody"/>
      </w:pPr>
    </w:p>
    <w:p w14:paraId="50AC0E71" w14:textId="77777777" w:rsidR="00FD3105" w:rsidRDefault="00FD3105"/>
    <w:p w14:paraId="73B2F6CA" w14:textId="77777777" w:rsidR="00FD3105" w:rsidRDefault="00FD3105">
      <w:pPr>
        <w:pStyle w:val="pxformhac"/>
        <w:spacing w:before="180"/>
        <w:jc w:val="center"/>
      </w:pPr>
      <w:r>
        <w:t xml:space="preserve">FINAL JUDGMENT OF DISMISSAL </w:t>
      </w:r>
    </w:p>
    <w:p w14:paraId="33B2993F"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p.ct.id="3d29be30775711ee8e1ba9ecff0bf883|19|10:19"</w:instrText>
      </w:r>
      <w:r>
        <w:fldChar w:fldCharType="end"/>
      </w:r>
      <w:r>
        <w:t xml:space="preserve">This action was heard on the motion to dismiss for lack of prosecution served by </w:t>
      </w:r>
      <w:r>
        <w:rPr>
          <w:rStyle w:val="pxfinstr"/>
          <w:i/>
          <w:iCs/>
        </w:rPr>
        <w:t>[name of server]</w:t>
      </w:r>
      <w:r>
        <w:t xml:space="preserve">. The court finds that the notice prescribed by </w:t>
      </w:r>
      <w:r>
        <w:rPr>
          <w:rStyle w:val="pxst"/>
          <w:color w:val="FF0000"/>
          <w:sz w:val="20"/>
          <w:szCs w:val="20"/>
          <w:vertAlign w:val="superscript"/>
        </w:rPr>
        <w:t>►</w:t>
      </w:r>
      <w:r>
        <w:rPr>
          <w:rStyle w:val="pxst"/>
        </w:rPr>
        <w:fldChar w:fldCharType="begin"/>
      </w:r>
      <w:r>
        <w:rPr>
          <w:rStyle w:val="pxst"/>
        </w:rPr>
        <w:instrText>st.ref.id="I04BPZO"</w:instrText>
      </w:r>
      <w:r>
        <w:rPr>
          <w:rStyle w:val="pxst"/>
        </w:rPr>
        <w:fldChar w:fldCharType="end"/>
      </w:r>
      <w:r>
        <w:rPr>
          <w:rStyle w:val="pxst"/>
        </w:rPr>
        <w:t>Fla. R. Civ. P. 1.420(e)</w:t>
      </w:r>
      <w:r>
        <w:t xml:space="preserve"> was served on </w:t>
      </w:r>
      <w:r>
        <w:rPr>
          <w:rStyle w:val="pxfinstr"/>
          <w:i/>
          <w:iCs/>
        </w:rPr>
        <w:t>[date of service of notice]</w:t>
      </w:r>
      <w:r>
        <w:t>; there was no record activity during the ten months immediately proceeding service of the notice; there was no record activity during the 60 days immediately following service of the notice; no stay has been issued or approved by the court; and no party has shown good cause why this action should remain pending so</w:t>
      </w:r>
    </w:p>
    <w:p w14:paraId="65ADD515"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p.ct.id="3d29be30775711ee8e1ba9ecff0bf883|19|10:19"</w:instrText>
      </w:r>
      <w:r>
        <w:fldChar w:fldCharType="end"/>
      </w:r>
      <w:r>
        <w:t xml:space="preserve">IT IS ADJUDGED that this action is dismissed for lack of prosecution, that plaintiff </w:t>
      </w:r>
      <w:r>
        <w:rPr>
          <w:rStyle w:val="pxfinstr"/>
          <w:i/>
          <w:iCs/>
        </w:rPr>
        <w:t>[NAME OF PLAINTIFF]</w:t>
      </w:r>
      <w:r>
        <w:t xml:space="preserve"> takes nothing by this action and that defendant </w:t>
      </w:r>
      <w:r>
        <w:rPr>
          <w:rStyle w:val="pxfinstr"/>
          <w:i/>
          <w:iCs/>
        </w:rPr>
        <w:t>[NAME OF DEFENDANT]</w:t>
      </w:r>
      <w:r>
        <w:t xml:space="preserve"> go hence without day.</w:t>
      </w:r>
    </w:p>
    <w:p w14:paraId="58D4869B"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p.ct.id="3d29be30775711ee8e1ba9ecff0bf883|19|10:19"</w:instrText>
      </w:r>
      <w:r>
        <w:fldChar w:fldCharType="end"/>
      </w:r>
      <w:r>
        <w:t xml:space="preserve">ORDERED at </w:t>
      </w:r>
      <w:r>
        <w:rPr>
          <w:rStyle w:val="pxfinstr"/>
          <w:i/>
          <w:iCs/>
        </w:rPr>
        <w:t>[name of city]</w:t>
      </w:r>
      <w:r>
        <w:t xml:space="preserve">, Florida on </w:t>
      </w:r>
      <w:r>
        <w:rPr>
          <w:rStyle w:val="pxfinstr"/>
          <w:i/>
          <w:iCs/>
        </w:rPr>
        <w:t>[date of order]</w:t>
      </w:r>
      <w:r>
        <w:t>.</w:t>
      </w:r>
    </w:p>
    <w:p w14:paraId="6C3CCB70" w14:textId="77777777" w:rsidR="00FD3105" w:rsidRDefault="00FD3105">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73556D70" w14:textId="77777777" w:rsidR="00FD3105" w:rsidRDefault="00FD3105">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judge]</w:t>
      </w:r>
    </w:p>
    <w:p w14:paraId="2F54554E"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judge]</w:t>
      </w:r>
    </w:p>
    <w:p w14:paraId="51594F4D" w14:textId="77777777" w:rsidR="00FD3105" w:rsidRDefault="00FD3105">
      <w:pPr>
        <w:pStyle w:val="pxformfsigtbl"/>
        <w:ind w:left="500"/>
      </w:pPr>
      <w:r>
        <w:t xml:space="preserve"> </w:t>
      </w:r>
      <w:r>
        <w:rPr>
          <w:color w:val="FF0000"/>
          <w:sz w:val="20"/>
          <w:szCs w:val="20"/>
          <w:vertAlign w:val="superscript"/>
        </w:rPr>
        <w:t>►</w:t>
      </w:r>
      <w:r>
        <w:fldChar w:fldCharType="begin"/>
      </w:r>
      <w:r>
        <w:instrText>tbl.uuid="I03HRCN"</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6A441F20"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526B0CE1"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tgroup.cols="2"</w:instrText>
      </w:r>
      <w:r>
        <w:fldChar w:fldCharType="end"/>
      </w:r>
    </w:p>
    <w:p w14:paraId="6FD9F00C"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colspec.colwidth="17*"</w:instrText>
      </w:r>
      <w:r>
        <w:fldChar w:fldCharType="end"/>
      </w:r>
    </w:p>
    <w:p w14:paraId="16DAF42C"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colspec.colwidth="111*"</w:instrText>
      </w:r>
      <w:r>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D3105" w14:paraId="4557FD98" w14:textId="77777777">
        <w:tblPrEx>
          <w:tblCellMar>
            <w:top w:w="0" w:type="dxa"/>
            <w:left w:w="0" w:type="dxa"/>
            <w:bottom w:w="0" w:type="dxa"/>
            <w:right w:w="0" w:type="dxa"/>
          </w:tblCellMar>
        </w:tblPrEx>
        <w:tc>
          <w:tcPr>
            <w:tcW w:w="4320" w:type="dxa"/>
            <w:tcBorders>
              <w:top w:val="nil"/>
              <w:left w:val="nil"/>
              <w:bottom w:val="nil"/>
              <w:right w:val="nil"/>
            </w:tcBorders>
          </w:tcPr>
          <w:p w14:paraId="68D6008B"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Copies to:</w:t>
            </w:r>
          </w:p>
        </w:tc>
        <w:tc>
          <w:tcPr>
            <w:tcW w:w="4320" w:type="dxa"/>
            <w:tcBorders>
              <w:top w:val="nil"/>
              <w:left w:val="nil"/>
              <w:bottom w:val="nil"/>
              <w:right w:val="nil"/>
            </w:tcBorders>
          </w:tcPr>
          <w:p w14:paraId="74DFB60D"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[Names of persons served]</w:t>
            </w:r>
          </w:p>
        </w:tc>
      </w:tr>
    </w:tbl>
    <w:p w14:paraId="5BA88736" w14:textId="77777777" w:rsidR="00FD3105" w:rsidRDefault="00FD3105">
      <w:pPr>
        <w:pStyle w:val="pxtbody"/>
      </w:pPr>
    </w:p>
    <w:p w14:paraId="6B57F808" w14:textId="77777777" w:rsidR="00FD3105" w:rsidRDefault="00FD3105"/>
    <w:p w14:paraId="28D34DCF" w14:textId="77777777" w:rsidR="00FD3105" w:rsidRDefault="00FD3105">
      <w:pPr>
        <w:pStyle w:val="pxcomnt"/>
      </w:pPr>
    </w:p>
    <w:p w14:paraId="4D5CBE43" w14:textId="77777777" w:rsidR="00FD3105" w:rsidRDefault="00FD3105">
      <w:pPr>
        <w:pStyle w:val="pxhac"/>
        <w:spacing w:before="180"/>
        <w:jc w:val="center"/>
      </w:pPr>
      <w:r>
        <w:rPr>
          <w:rStyle w:val="pxb"/>
          <w:b/>
          <w:bCs/>
        </w:rPr>
        <w:t>Author's Comment</w:t>
      </w:r>
    </w:p>
    <w:p w14:paraId="79FBF5CA"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p.ct.id="3d29be30775711ee8e1ba9ecff0bf883|19|10:19"</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st.ref.id="I04BPZJ"</w:instrText>
      </w:r>
      <w:r>
        <w:rPr>
          <w:rStyle w:val="pxst"/>
        </w:rPr>
        <w:fldChar w:fldCharType="end"/>
      </w:r>
      <w:r>
        <w:rPr>
          <w:rStyle w:val="pxst"/>
        </w:rPr>
        <w:t>Fla. R. Civ. P. Form 1.989</w:t>
      </w:r>
      <w:ins w:id="59" w:author="Debra M. Salisbury" w:date="2024-02-19T22:22:00Z">
        <w:r w:rsidR="001B619A">
          <w:rPr>
            <w:rStyle w:val="pxst"/>
          </w:rPr>
          <w:t xml:space="preserve"> </w:t>
        </w:r>
      </w:ins>
      <w:r>
        <w:rPr>
          <w:rStyle w:val="pxst"/>
        </w:rPr>
        <w:t>(b)</w:t>
      </w:r>
      <w:r>
        <w:t xml:space="preserve">. This form can be used in family actions after changing the caption and party designations. See </w:t>
      </w:r>
      <w:bookmarkStart w:id="60" w:name="_Hlk159273925"/>
      <w:r>
        <w:rPr>
          <w:rStyle w:val="pxst"/>
          <w:color w:val="FF0000"/>
          <w:sz w:val="20"/>
          <w:szCs w:val="20"/>
          <w:vertAlign w:val="superscript"/>
        </w:rPr>
        <w:t>►</w:t>
      </w:r>
      <w:bookmarkEnd w:id="60"/>
      <w:r>
        <w:rPr>
          <w:rStyle w:val="pxst"/>
        </w:rPr>
        <w:fldChar w:fldCharType="begin"/>
      </w:r>
      <w:r>
        <w:rPr>
          <w:rStyle w:val="pxst"/>
        </w:rPr>
        <w:instrText>st.ref.id="I02RGJQ"</w:instrText>
      </w:r>
      <w:r>
        <w:rPr>
          <w:rStyle w:val="pxst"/>
        </w:rPr>
        <w:fldChar w:fldCharType="end"/>
      </w:r>
      <w:r>
        <w:rPr>
          <w:rStyle w:val="pxst"/>
        </w:rPr>
        <w:t>Fla. Fam. L. R. P. 12.420(d)</w:t>
      </w:r>
      <w:r>
        <w:t xml:space="preserve">; </w:t>
      </w:r>
      <w:r>
        <w:rPr>
          <w:rStyle w:val="pxx"/>
          <w:color w:val="FF0000"/>
          <w:sz w:val="20"/>
          <w:szCs w:val="20"/>
          <w:vertAlign w:val="superscript"/>
        </w:rPr>
        <w:t>►</w:t>
      </w:r>
      <w:r>
        <w:rPr>
          <w:rStyle w:val="pxx"/>
        </w:rPr>
        <w:fldChar w:fldCharType="begin"/>
      </w:r>
      <w:r>
        <w:rPr>
          <w:rStyle w:val="pxx"/>
        </w:rPr>
        <w:instrText>x.ref.id="I065DA8"</w:instrText>
      </w:r>
      <w:r>
        <w:rPr>
          <w:rStyle w:val="pxx"/>
        </w:rPr>
        <w:fldChar w:fldCharType="end"/>
      </w:r>
      <w:r>
        <w:rPr>
          <w:rStyle w:val="pxx"/>
          <w:vanish/>
        </w:rPr>
        <w:t>&amp;s;</w:t>
      </w:r>
      <w:r>
        <w:rPr>
          <w:rStyle w:val="pxvis"/>
          <w:rFonts w:ascii="Times NewRoman" w:hAnsi="Times NewRoman"/>
          <w:b w:val="0"/>
          <w:sz w:val="24"/>
        </w:rPr>
        <w:t>§</w:t>
      </w:r>
      <w:r>
        <w:rPr>
          <w:rStyle w:val="pxx"/>
        </w:rPr>
        <w:t>7:6</w:t>
      </w:r>
      <w:ins w:id="61" w:author="Debra M. Salisbury" w:date="2024-04-27T10:10:00Z">
        <w:r w:rsidR="009B55DF">
          <w:rPr>
            <w:rStyle w:val="pxx"/>
          </w:rPr>
          <w:t>8</w:t>
        </w:r>
      </w:ins>
      <w:del w:id="62" w:author="Debra M. Salisbury" w:date="2024-04-27T10:10:00Z">
        <w:r w:rsidDel="009B55DF">
          <w:rPr>
            <w:rStyle w:val="pxx"/>
          </w:rPr>
          <w:delText>7</w:delText>
        </w:r>
      </w:del>
      <w:r>
        <w:t>.</w:t>
      </w:r>
      <w:ins w:id="63" w:author="Debra M. Salisbury" w:date="2024-02-19T22:23:00Z">
        <w:r w:rsidR="001B619A">
          <w:t xml:space="preserve"> See </w:t>
        </w:r>
      </w:ins>
      <w:ins w:id="64" w:author="Debra M. Salisbury" w:date="2024-02-19T22:25:00Z">
        <w:r w:rsidR="0018146E">
          <w:rPr>
            <w:rStyle w:val="pxst"/>
            <w:color w:val="FF0000"/>
            <w:sz w:val="20"/>
            <w:szCs w:val="20"/>
            <w:vertAlign w:val="superscript"/>
          </w:rPr>
          <w:t>►</w:t>
        </w:r>
      </w:ins>
      <w:ins w:id="65" w:author="Debra M. Salisbury" w:date="2024-02-19T22:23:00Z">
        <w:r w:rsidR="001B619A">
          <w:t xml:space="preserve">Trawick’s Florida Practice and Procedure </w:t>
        </w:r>
        <w:r w:rsidR="001B619A">
          <w:rPr>
            <w:rFonts w:ascii="Times New Roman" w:hAnsi="Times New Roman"/>
          </w:rPr>
          <w:t>§</w:t>
        </w:r>
      </w:ins>
      <w:ins w:id="66" w:author="Debra M. Salisbury" w:date="2024-02-19T22:24:00Z">
        <w:r w:rsidR="001B619A">
          <w:rPr>
            <w:rFonts w:ascii="Times New Roman" w:hAnsi="Times New Roman"/>
          </w:rPr>
          <w:t xml:space="preserve"> </w:t>
        </w:r>
        <w:r w:rsidR="001B619A">
          <w:t>21:7.</w:t>
        </w:r>
      </w:ins>
    </w:p>
    <w:p w14:paraId="52114456" w14:textId="77777777" w:rsidR="00FD3105" w:rsidRDefault="00FD3105">
      <w:pPr>
        <w:pStyle w:val="pxs"/>
        <w:spacing w:before="180"/>
        <w:rPr>
          <w:sz w:val="27"/>
          <w:szCs w:val="27"/>
        </w:rPr>
      </w:pPr>
      <w:r>
        <w:rPr>
          <w:sz w:val="27"/>
          <w:szCs w:val="27"/>
        </w:rPr>
        <w:t>10:20. Judgment</w:t>
      </w:r>
      <w:r>
        <w:rPr>
          <w:rStyle w:val="pxsep"/>
        </w:rPr>
        <w:t xml:space="preserve">-- </w:t>
      </w:r>
      <w:r>
        <w:rPr>
          <w:sz w:val="27"/>
          <w:szCs w:val="27"/>
        </w:rPr>
        <w:t>Dismissal, settlement, counterclaim</w:t>
      </w:r>
    </w:p>
    <w:p w14:paraId="7B777E1E" w14:textId="77777777" w:rsidR="00FD3105" w:rsidRDefault="00FD3105">
      <w:pPr>
        <w:pStyle w:val="pxov"/>
        <w:rPr>
          <w:vanish/>
        </w:rPr>
      </w:pPr>
      <w:r>
        <w:rPr>
          <w:vanish/>
        </w:rPr>
        <w:t>FMS</w:t>
      </w:r>
    </w:p>
    <w:p w14:paraId="322E2DCD" w14:textId="77777777" w:rsidR="00FD3105" w:rsidRDefault="00FD3105">
      <w:pPr>
        <w:pStyle w:val="pxov"/>
        <w:rPr>
          <w:vanish/>
        </w:rPr>
      </w:pPr>
      <w:r>
        <w:rPr>
          <w:vanish/>
        </w:rPr>
        <w:t>LCV</w:t>
      </w:r>
    </w:p>
    <w:p w14:paraId="309FD057" w14:textId="77777777" w:rsidR="00FD3105" w:rsidRDefault="00FD3105">
      <w:pPr>
        <w:pStyle w:val="pxov"/>
        <w:rPr>
          <w:vanish/>
        </w:rPr>
      </w:pPr>
      <w:r>
        <w:rPr>
          <w:vanish/>
        </w:rPr>
        <w:t>LSC</w:t>
      </w:r>
    </w:p>
    <w:p w14:paraId="7E085C4A" w14:textId="77777777" w:rsidR="00FD3105" w:rsidRDefault="00FD3105">
      <w:pPr>
        <w:pStyle w:val="pxov"/>
        <w:rPr>
          <w:vanish/>
        </w:rPr>
      </w:pPr>
      <w:r>
        <w:rPr>
          <w:vanish/>
        </w:rPr>
        <w:t>LS2</w:t>
      </w:r>
    </w:p>
    <w:p w14:paraId="21C9760D" w14:textId="77777777" w:rsidR="00FD3105" w:rsidRDefault="00FD3105">
      <w:pPr>
        <w:pStyle w:val="pxov"/>
        <w:rPr>
          <w:vanish/>
        </w:rPr>
      </w:pPr>
      <w:r>
        <w:rPr>
          <w:vanish/>
        </w:rPr>
        <w:t>LS7</w:t>
      </w:r>
    </w:p>
    <w:p w14:paraId="48C28B3E" w14:textId="77777777" w:rsidR="00FD3105" w:rsidRDefault="00FD3105">
      <w:pPr>
        <w:pStyle w:val="pxov"/>
        <w:rPr>
          <w:vanish/>
        </w:rPr>
      </w:pPr>
      <w:r>
        <w:rPr>
          <w:vanish/>
        </w:rPr>
        <w:t>LS9</w:t>
      </w:r>
    </w:p>
    <w:p w14:paraId="6A649E0A" w14:textId="77777777" w:rsidR="00FD3105" w:rsidRDefault="00FD3105">
      <w:pPr>
        <w:pStyle w:val="pxov"/>
        <w:rPr>
          <w:vanish/>
        </w:rPr>
      </w:pPr>
      <w:r>
        <w:rPr>
          <w:vanish/>
        </w:rPr>
        <w:t>FCV</w:t>
      </w:r>
    </w:p>
    <w:p w14:paraId="310FE1A4" w14:textId="77777777" w:rsidR="00FD3105" w:rsidRDefault="00FD3105">
      <w:pPr>
        <w:pStyle w:val="pxov"/>
        <w:rPr>
          <w:vanish/>
        </w:rPr>
      </w:pPr>
      <w:r>
        <w:rPr>
          <w:vanish/>
        </w:rPr>
        <w:t>FLG</w:t>
      </w:r>
    </w:p>
    <w:p w14:paraId="49501BA8" w14:textId="77777777" w:rsidR="00FD3105" w:rsidRDefault="00FD3105">
      <w:pPr>
        <w:pStyle w:val="pxformfcapfac"/>
        <w:jc w:val="center"/>
        <w:rPr>
          <w:sz w:val="24"/>
          <w:szCs w:val="24"/>
        </w:rPr>
      </w:pPr>
      <w:r>
        <w:rPr>
          <w:color w:val="FF0000"/>
          <w:sz w:val="20"/>
          <w:szCs w:val="20"/>
          <w:vertAlign w:val="superscript"/>
        </w:rPr>
        <w:t>►</w:t>
      </w:r>
      <w:r>
        <w:rPr>
          <w:sz w:val="24"/>
          <w:szCs w:val="24"/>
        </w:rPr>
        <w:fldChar w:fldCharType="begin"/>
      </w:r>
      <w:r>
        <w:rPr>
          <w:sz w:val="24"/>
          <w:szCs w:val="24"/>
        </w:rPr>
        <w:instrText>form.du="0"</w:instrText>
      </w:r>
      <w:r>
        <w:rPr>
          <w:sz w:val="24"/>
          <w:szCs w:val="24"/>
        </w:rPr>
        <w:fldChar w:fldCharType="end"/>
      </w:r>
      <w:r>
        <w:rPr>
          <w:sz w:val="24"/>
          <w:szCs w:val="24"/>
        </w:rPr>
        <w:fldChar w:fldCharType="begin"/>
      </w:r>
      <w:r>
        <w:rPr>
          <w:sz w:val="24"/>
          <w:szCs w:val="24"/>
        </w:rPr>
        <w:instrText>form.fid="I7ac153c09fed11dfbf230000837214a9"</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fcap.ref="manual"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sz w:val="24"/>
          <w:szCs w:val="24"/>
        </w:rPr>
        <w:t xml:space="preserve">IN THE CIRCUIT COURT FOR </w:t>
      </w:r>
      <w:r>
        <w:rPr>
          <w:rStyle w:val="pxfinstr"/>
          <w:i/>
          <w:iCs/>
          <w:szCs w:val="24"/>
        </w:rPr>
        <w:t>[NAME OF COUNTY]</w:t>
      </w:r>
      <w:r>
        <w:rPr>
          <w:sz w:val="24"/>
          <w:szCs w:val="24"/>
        </w:rPr>
        <w:t>, FLORIDA</w:t>
      </w:r>
    </w:p>
    <w:p w14:paraId="2141D606" w14:textId="77777777" w:rsidR="00FD3105" w:rsidRDefault="00FD3105">
      <w:pPr>
        <w:pStyle w:val="pxformfcaptbl"/>
        <w:ind w:left="500"/>
      </w:pPr>
      <w:r>
        <w:t xml:space="preserve"> </w:t>
      </w:r>
      <w:r>
        <w:rPr>
          <w:color w:val="FF0000"/>
          <w:sz w:val="20"/>
          <w:szCs w:val="20"/>
          <w:vertAlign w:val="superscript"/>
        </w:rPr>
        <w:t>►</w:t>
      </w:r>
      <w:r>
        <w:fldChar w:fldCharType="begin"/>
      </w:r>
      <w:r>
        <w:instrText>tbl.brace.end="5"</w:instrText>
      </w:r>
      <w:r>
        <w:fldChar w:fldCharType="end"/>
      </w:r>
      <w:r>
        <w:fldChar w:fldCharType="begin"/>
      </w:r>
      <w:r>
        <w:instrText>tbl.brace.start="1"</w:instrText>
      </w:r>
      <w:r>
        <w:fldChar w:fldCharType="end"/>
      </w:r>
      <w:r>
        <w:fldChar w:fldCharType="begin"/>
      </w:r>
      <w:r>
        <w:instrText>tbl.ident="I06LIXF"</w:instrText>
      </w:r>
      <w:r>
        <w:fldChar w:fldCharType="end"/>
      </w:r>
      <w:r>
        <w:fldChar w:fldCharType="begin"/>
      </w:r>
      <w:r>
        <w:instrText>tbl.uuid="I02EC3V"</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75BC5D6C"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5658EFBE"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tgroup.cols="4"</w:instrText>
      </w:r>
      <w:r>
        <w:fldChar w:fldCharType="end"/>
      </w:r>
    </w:p>
    <w:p w14:paraId="2CF24170"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colspec.colwidth="7*"</w:instrText>
      </w:r>
      <w:r>
        <w:fldChar w:fldCharType="end"/>
      </w:r>
    </w:p>
    <w:p w14:paraId="64C5315D"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colspec.colwidth="16*"</w:instrText>
      </w:r>
      <w:r>
        <w:fldChar w:fldCharType="end"/>
      </w:r>
    </w:p>
    <w:p w14:paraId="7C03A827" w14:textId="77777777" w:rsidR="00FD3105" w:rsidRDefault="00FD3105">
      <w:pPr>
        <w:pStyle w:val="pxcolspec"/>
      </w:pPr>
      <w:r>
        <w:rPr>
          <w:color w:val="FF0000"/>
          <w:sz w:val="20"/>
          <w:szCs w:val="20"/>
          <w:vertAlign w:val="superscript"/>
        </w:rPr>
        <w:t>►</w:t>
      </w:r>
      <w:r>
        <w:fldChar w:fldCharType="begin"/>
      </w:r>
      <w:r>
        <w:instrText>colspec.align="center"</w:instrText>
      </w:r>
      <w:r>
        <w:fldChar w:fldCharType="end"/>
      </w:r>
      <w:r>
        <w:fldChar w:fldCharType="begin"/>
      </w:r>
      <w:r>
        <w:instrText>colspec.colname="3"</w:instrText>
      </w:r>
      <w:r>
        <w:fldChar w:fldCharType="end"/>
      </w:r>
      <w:r>
        <w:fldChar w:fldCharType="begin"/>
      </w:r>
      <w:r>
        <w:instrText>colspec.colnum="3"</w:instrText>
      </w:r>
      <w:r>
        <w:fldChar w:fldCharType="end"/>
      </w:r>
      <w:r>
        <w:fldChar w:fldCharType="begin"/>
      </w:r>
      <w:r>
        <w:instrText>colspec.colwidth="7*"</w:instrText>
      </w:r>
      <w:r>
        <w:fldChar w:fldCharType="end"/>
      </w:r>
    </w:p>
    <w:p w14:paraId="3356EB89" w14:textId="77777777" w:rsidR="00FD3105" w:rsidRDefault="00FD3105">
      <w:pPr>
        <w:pStyle w:val="pxcolspec"/>
      </w:pPr>
      <w:r>
        <w:rPr>
          <w:color w:val="FF0000"/>
          <w:sz w:val="20"/>
          <w:szCs w:val="20"/>
          <w:vertAlign w:val="superscript"/>
        </w:rPr>
        <w:t>►</w:t>
      </w:r>
      <w:r>
        <w:fldChar w:fldCharType="begin"/>
      </w:r>
      <w:r>
        <w:instrText>colspec.colname="4"</w:instrText>
      </w:r>
      <w:r>
        <w:fldChar w:fldCharType="end"/>
      </w:r>
      <w:r>
        <w:fldChar w:fldCharType="begin"/>
      </w:r>
      <w:r>
        <w:instrText>colspec.colnum="4"</w:instrText>
      </w:r>
      <w:r>
        <w:fldChar w:fldCharType="end"/>
      </w:r>
      <w:r>
        <w:fldChar w:fldCharType="begin"/>
      </w:r>
      <w:r>
        <w:instrText>colspec.colwidth="34*"</w:instrText>
      </w:r>
      <w:r>
        <w:fldChar w:fldCharType="end"/>
      </w:r>
    </w:p>
    <w:tbl>
      <w:tblPr>
        <w:tblW w:w="0" w:type="auto"/>
        <w:tblLayout w:type="fixed"/>
        <w:tblCellMar>
          <w:left w:w="0" w:type="dxa"/>
          <w:right w:w="0" w:type="dxa"/>
        </w:tblCellMar>
        <w:tblLook w:val="0000" w:firstRow="0" w:lastRow="0" w:firstColumn="0" w:lastColumn="0" w:noHBand="0" w:noVBand="0"/>
      </w:tblPr>
      <w:tblGrid>
        <w:gridCol w:w="2160"/>
        <w:gridCol w:w="2160"/>
        <w:gridCol w:w="2160"/>
        <w:gridCol w:w="2160"/>
      </w:tblGrid>
      <w:tr w:rsidR="00FD3105" w14:paraId="74A66203" w14:textId="77777777">
        <w:tblPrEx>
          <w:tblCellMar>
            <w:top w:w="0" w:type="dxa"/>
            <w:left w:w="0" w:type="dxa"/>
            <w:bottom w:w="0" w:type="dxa"/>
            <w:right w:w="0" w:type="dxa"/>
          </w:tblCellMar>
        </w:tblPrEx>
        <w:tc>
          <w:tcPr>
            <w:tcW w:w="2160" w:type="dxa"/>
            <w:tcBorders>
              <w:top w:val="nil"/>
              <w:left w:val="nil"/>
              <w:bottom w:val="nil"/>
              <w:right w:val="nil"/>
            </w:tcBorders>
          </w:tcPr>
          <w:p w14:paraId="2896BAEA" w14:textId="77777777" w:rsidR="00FD3105" w:rsidRDefault="00FD3105">
            <w:r>
              <w:rPr>
                <w:color w:val="FF0000"/>
                <w:sz w:val="20"/>
                <w:szCs w:val="20"/>
                <w:vertAlign w:val="superscript"/>
              </w:rPr>
              <w:t>►</w:t>
            </w:r>
            <w:r>
              <w:fldChar w:fldCharType="begin"/>
            </w:r>
            <w:r>
              <w:instrText>tbody.valign="top"</w:instrText>
            </w:r>
            <w:r>
              <w:fldChar w:fldCharType="end"/>
            </w:r>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PLAINTIFF]</w:t>
            </w:r>
            <w:r>
              <w:rPr>
                <w:rStyle w:val="pxrowentry"/>
              </w:rPr>
              <w:t>,</w:t>
            </w:r>
          </w:p>
        </w:tc>
        <w:tc>
          <w:tcPr>
            <w:tcW w:w="2160" w:type="dxa"/>
            <w:tcBorders>
              <w:top w:val="nil"/>
              <w:left w:val="nil"/>
              <w:bottom w:val="nil"/>
              <w:right w:val="nil"/>
            </w:tcBorders>
          </w:tcPr>
          <w:p w14:paraId="398D7C2C" w14:textId="77777777" w:rsidR="00FD3105" w:rsidRDefault="00FD3105">
            <w:r>
              <w:rPr>
                <w:rStyle w:val="pxentry"/>
                <w:color w:val="FF0000"/>
                <w:sz w:val="20"/>
                <w:szCs w:val="20"/>
                <w:vertAlign w:val="superscript"/>
              </w:rPr>
              <w:t>►</w:t>
            </w:r>
            <w:r>
              <w:rPr>
                <w:rStyle w:val="pxentry"/>
              </w:rPr>
              <w:fldChar w:fldCharType="begin"/>
            </w:r>
            <w:r>
              <w:rPr>
                <w:rStyle w:val="pxentry"/>
              </w:rPr>
              <w:instrText>entry.morerows="4"</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vanish/>
              </w:rPr>
              <w:t>&amp;brace;</w:t>
            </w:r>
            <w:r>
              <w:rPr>
                <w:rStyle w:val="pxvis"/>
                <w:rFonts w:ascii="Times NewRoman" w:hAnsi="Times NewRoman"/>
                <w:b w:val="0"/>
                <w:sz w:val="24"/>
              </w:rPr>
              <w:t>}</w:t>
            </w:r>
          </w:p>
        </w:tc>
        <w:tc>
          <w:tcPr>
            <w:tcW w:w="2160" w:type="dxa"/>
            <w:tcBorders>
              <w:top w:val="nil"/>
              <w:left w:val="nil"/>
              <w:bottom w:val="nil"/>
              <w:right w:val="nil"/>
            </w:tcBorders>
          </w:tcPr>
          <w:p w14:paraId="03E183AC"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7D850F3C" w14:textId="77777777" w:rsidR="00FD3105" w:rsidRDefault="00FD3105"/>
        </w:tc>
      </w:tr>
      <w:tr w:rsidR="00FD3105" w14:paraId="5E7D3407" w14:textId="77777777">
        <w:tblPrEx>
          <w:tblCellMar>
            <w:top w:w="0" w:type="dxa"/>
            <w:left w:w="0" w:type="dxa"/>
            <w:bottom w:w="0" w:type="dxa"/>
            <w:right w:w="0" w:type="dxa"/>
          </w:tblCellMar>
        </w:tblPrEx>
        <w:tc>
          <w:tcPr>
            <w:tcW w:w="2160" w:type="dxa"/>
            <w:tcBorders>
              <w:top w:val="nil"/>
              <w:left w:val="nil"/>
              <w:bottom w:val="nil"/>
              <w:right w:val="nil"/>
            </w:tcBorders>
          </w:tcPr>
          <w:p w14:paraId="2E0AF89D"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75F06BAF"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Plaintiff,</w:t>
            </w:r>
          </w:p>
        </w:tc>
        <w:tc>
          <w:tcPr>
            <w:tcW w:w="2160" w:type="dxa"/>
            <w:tcBorders>
              <w:top w:val="nil"/>
              <w:left w:val="nil"/>
              <w:bottom w:val="nil"/>
              <w:right w:val="nil"/>
            </w:tcBorders>
          </w:tcPr>
          <w:p w14:paraId="236011CF"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37980825" w14:textId="77777777" w:rsidR="00FD3105" w:rsidRDefault="00FD3105"/>
        </w:tc>
      </w:tr>
      <w:tr w:rsidR="00FD3105" w14:paraId="5C722D0F" w14:textId="77777777">
        <w:tblPrEx>
          <w:tblCellMar>
            <w:top w:w="0" w:type="dxa"/>
            <w:left w:w="0" w:type="dxa"/>
            <w:bottom w:w="0" w:type="dxa"/>
            <w:right w:w="0" w:type="dxa"/>
          </w:tblCellMar>
        </w:tblPrEx>
        <w:tc>
          <w:tcPr>
            <w:tcW w:w="2160" w:type="dxa"/>
            <w:tcBorders>
              <w:top w:val="nil"/>
              <w:left w:val="nil"/>
              <w:bottom w:val="nil"/>
              <w:right w:val="nil"/>
            </w:tcBorders>
          </w:tcPr>
          <w:p w14:paraId="0441E06A"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entry.align="left"</w:instrText>
            </w:r>
            <w:r>
              <w:rPr>
                <w:rStyle w:val="pxrowentry"/>
              </w:rPr>
              <w:fldChar w:fldCharType="end"/>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v.</w:t>
            </w:r>
          </w:p>
        </w:tc>
        <w:tc>
          <w:tcPr>
            <w:tcW w:w="2160" w:type="dxa"/>
            <w:tcBorders>
              <w:top w:val="nil"/>
              <w:left w:val="nil"/>
              <w:bottom w:val="nil"/>
              <w:right w:val="nil"/>
            </w:tcBorders>
          </w:tcPr>
          <w:p w14:paraId="6E4AFD40"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 xml:space="preserve">CASE </w:t>
            </w:r>
            <w:r>
              <w:rPr>
                <w:rStyle w:val="pxfinstr"/>
                <w:i/>
                <w:iCs/>
              </w:rPr>
              <w:t>[CASE NUMBER]</w:t>
            </w:r>
          </w:p>
        </w:tc>
        <w:tc>
          <w:tcPr>
            <w:tcW w:w="2160" w:type="dxa"/>
            <w:tcBorders>
              <w:top w:val="nil"/>
              <w:left w:val="nil"/>
              <w:bottom w:val="nil"/>
              <w:right w:val="nil"/>
            </w:tcBorders>
          </w:tcPr>
          <w:p w14:paraId="4DE269AC" w14:textId="77777777" w:rsidR="00FD3105" w:rsidRDefault="00FD3105"/>
        </w:tc>
        <w:tc>
          <w:tcPr>
            <w:tcW w:w="2160" w:type="dxa"/>
            <w:tcBorders>
              <w:top w:val="nil"/>
              <w:left w:val="nil"/>
              <w:bottom w:val="nil"/>
              <w:right w:val="nil"/>
            </w:tcBorders>
          </w:tcPr>
          <w:p w14:paraId="01FCDB35" w14:textId="77777777" w:rsidR="00FD3105" w:rsidRDefault="00FD3105"/>
        </w:tc>
      </w:tr>
      <w:tr w:rsidR="00FD3105" w14:paraId="3E2418B4" w14:textId="77777777">
        <w:tblPrEx>
          <w:tblCellMar>
            <w:top w:w="0" w:type="dxa"/>
            <w:left w:w="0" w:type="dxa"/>
            <w:bottom w:w="0" w:type="dxa"/>
            <w:right w:w="0" w:type="dxa"/>
          </w:tblCellMar>
        </w:tblPrEx>
        <w:tc>
          <w:tcPr>
            <w:tcW w:w="2160" w:type="dxa"/>
            <w:tcBorders>
              <w:top w:val="nil"/>
              <w:left w:val="nil"/>
              <w:bottom w:val="nil"/>
              <w:right w:val="nil"/>
            </w:tcBorders>
          </w:tcPr>
          <w:p w14:paraId="23378A1F"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DEFENDANT]</w:t>
            </w:r>
            <w:r>
              <w:rPr>
                <w:rStyle w:val="pxrowentry"/>
              </w:rPr>
              <w:t>,</w:t>
            </w:r>
          </w:p>
        </w:tc>
        <w:tc>
          <w:tcPr>
            <w:tcW w:w="2160" w:type="dxa"/>
            <w:tcBorders>
              <w:top w:val="nil"/>
              <w:left w:val="nil"/>
              <w:bottom w:val="nil"/>
              <w:right w:val="nil"/>
            </w:tcBorders>
          </w:tcPr>
          <w:p w14:paraId="24BA806F"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21DDEC81" w14:textId="77777777" w:rsidR="00FD3105" w:rsidRDefault="00FD3105"/>
        </w:tc>
        <w:tc>
          <w:tcPr>
            <w:tcW w:w="2160" w:type="dxa"/>
            <w:tcBorders>
              <w:top w:val="nil"/>
              <w:left w:val="nil"/>
              <w:bottom w:val="nil"/>
              <w:right w:val="nil"/>
            </w:tcBorders>
          </w:tcPr>
          <w:p w14:paraId="59C6E3F5" w14:textId="77777777" w:rsidR="00FD3105" w:rsidRDefault="00FD3105"/>
        </w:tc>
      </w:tr>
      <w:tr w:rsidR="00FD3105" w14:paraId="292AA5ED" w14:textId="77777777">
        <w:tblPrEx>
          <w:tblCellMar>
            <w:top w:w="0" w:type="dxa"/>
            <w:left w:w="0" w:type="dxa"/>
            <w:bottom w:w="0" w:type="dxa"/>
            <w:right w:w="0" w:type="dxa"/>
          </w:tblCellMar>
        </w:tblPrEx>
        <w:tc>
          <w:tcPr>
            <w:tcW w:w="2160" w:type="dxa"/>
            <w:tcBorders>
              <w:top w:val="nil"/>
              <w:left w:val="nil"/>
              <w:bottom w:val="nil"/>
              <w:right w:val="nil"/>
            </w:tcBorders>
          </w:tcPr>
          <w:p w14:paraId="09D47E0C"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37F43EDE"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Defendant.</w:t>
            </w:r>
          </w:p>
        </w:tc>
        <w:tc>
          <w:tcPr>
            <w:tcW w:w="2160" w:type="dxa"/>
            <w:tcBorders>
              <w:top w:val="nil"/>
              <w:left w:val="nil"/>
              <w:bottom w:val="nil"/>
              <w:right w:val="nil"/>
            </w:tcBorders>
          </w:tcPr>
          <w:p w14:paraId="301CA071"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5543E811" w14:textId="77777777" w:rsidR="00FD3105" w:rsidRDefault="00FD3105"/>
        </w:tc>
      </w:tr>
    </w:tbl>
    <w:p w14:paraId="642C2F17" w14:textId="77777777" w:rsidR="00FD3105" w:rsidRDefault="00FD3105">
      <w:pPr>
        <w:pStyle w:val="pxtbody"/>
      </w:pPr>
    </w:p>
    <w:p w14:paraId="0E1775D4" w14:textId="77777777" w:rsidR="00FD3105" w:rsidRDefault="00FD3105"/>
    <w:p w14:paraId="350FEBC8" w14:textId="77777777" w:rsidR="00FD3105" w:rsidRDefault="00FD3105">
      <w:pPr>
        <w:pStyle w:val="pxformhac"/>
        <w:spacing w:before="180"/>
        <w:jc w:val="center"/>
      </w:pPr>
      <w:r>
        <w:t xml:space="preserve">FINAL JUDGMENT OF DISMISSAL </w:t>
      </w:r>
    </w:p>
    <w:p w14:paraId="3ED5201D"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p.ct.id="3d29be30775711ee8e1ba9ecff0bf883|20|10:20"</w:instrText>
      </w:r>
      <w:r>
        <w:fldChar w:fldCharType="end"/>
      </w:r>
      <w:r>
        <w:t>This action was heard on the parties' joint motion for dismissal and</w:t>
      </w:r>
    </w:p>
    <w:p w14:paraId="113DC4D1"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p.ct.id="3d29be30775711ee8e1ba9ecff0bf883|20|10:20"</w:instrText>
      </w:r>
      <w:r>
        <w:fldChar w:fldCharType="end"/>
      </w:r>
      <w:r>
        <w:t>IT IS ADJUDGED that:</w:t>
      </w:r>
    </w:p>
    <w:p w14:paraId="09B435F5" w14:textId="77777777" w:rsidR="00FD3105" w:rsidRDefault="00FD3105">
      <w:pPr>
        <w:pStyle w:val="pxformfl"/>
        <w:ind w:left="500"/>
      </w:pPr>
      <w:r>
        <w:t xml:space="preserve"> </w:t>
      </w:r>
    </w:p>
    <w:p w14:paraId="6186BC09"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1. </w:t>
      </w:r>
    </w:p>
    <w:p w14:paraId="08E8A2C7"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p.ct.id="3d29be30775711ee8e1ba9ecff0bf883|20|10:20"</w:instrText>
      </w:r>
      <w:r>
        <w:fldChar w:fldCharType="end"/>
      </w:r>
      <w:r>
        <w:t>The action is dismissed with prejudice to all parties.</w:t>
      </w:r>
    </w:p>
    <w:p w14:paraId="5FB96948"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2. </w:t>
      </w:r>
    </w:p>
    <w:p w14:paraId="6708E9D0"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p.ct.id="3d29be30775711ee8e1ba9ecff0bf883|20|10:20"</w:instrText>
      </w:r>
      <w:r>
        <w:fldChar w:fldCharType="end"/>
      </w:r>
      <w:r>
        <w:t>Each party takes nothing by that party's action and each party goes hence without day on the opposing party's causes of action.</w:t>
      </w:r>
    </w:p>
    <w:p w14:paraId="5BFEB7AA"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3. </w:t>
      </w:r>
    </w:p>
    <w:p w14:paraId="55D8CC33"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p.ct.id="3d29be30775711ee8e1ba9ecff0bf883|20|10:20"</w:instrText>
      </w:r>
      <w:r>
        <w:fldChar w:fldCharType="end"/>
      </w:r>
      <w:r>
        <w:t>Each party shall pay that party's costs and attorney fees.</w:t>
      </w:r>
    </w:p>
    <w:p w14:paraId="791E9964"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p.ct.id="3d29be30775711ee8e1ba9ecff0bf883|20|10:20"</w:instrText>
      </w:r>
      <w:r>
        <w:fldChar w:fldCharType="end"/>
      </w:r>
      <w:r>
        <w:t xml:space="preserve">ORDERED at </w:t>
      </w:r>
      <w:r>
        <w:rPr>
          <w:rStyle w:val="pxfinstr"/>
          <w:i/>
          <w:iCs/>
        </w:rPr>
        <w:t>[name of city]</w:t>
      </w:r>
      <w:r>
        <w:t xml:space="preserve">, Florida on </w:t>
      </w:r>
      <w:r>
        <w:rPr>
          <w:rStyle w:val="pxfinstr"/>
          <w:i/>
          <w:iCs/>
        </w:rPr>
        <w:t>[date of order]</w:t>
      </w:r>
      <w:r>
        <w:t>.</w:t>
      </w:r>
    </w:p>
    <w:p w14:paraId="25EF7B81" w14:textId="77777777" w:rsidR="00FD3105" w:rsidRDefault="00FD3105">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6F61C62C" w14:textId="77777777" w:rsidR="00FD3105" w:rsidRDefault="00FD3105">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judge]</w:t>
      </w:r>
    </w:p>
    <w:p w14:paraId="14FC7CAC"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judge]</w:t>
      </w:r>
    </w:p>
    <w:p w14:paraId="3547A189" w14:textId="77777777" w:rsidR="00FD3105" w:rsidRDefault="00FD3105">
      <w:pPr>
        <w:pStyle w:val="pxformfsigtbl"/>
        <w:ind w:left="500"/>
      </w:pPr>
      <w:r>
        <w:t xml:space="preserve"> </w:t>
      </w:r>
      <w:r>
        <w:rPr>
          <w:color w:val="FF0000"/>
          <w:sz w:val="20"/>
          <w:szCs w:val="20"/>
          <w:vertAlign w:val="superscript"/>
        </w:rPr>
        <w:t>►</w:t>
      </w:r>
      <w:r>
        <w:fldChar w:fldCharType="begin"/>
      </w:r>
      <w:r>
        <w:instrText>tbl.ident="I06LIX9"</w:instrText>
      </w:r>
      <w:r>
        <w:fldChar w:fldCharType="end"/>
      </w:r>
      <w:r>
        <w:fldChar w:fldCharType="begin"/>
      </w:r>
      <w:r>
        <w:instrText>tbl.uuid="I01DVPA"</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180CD073"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3EA590C9"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tgroup.cols="2"</w:instrText>
      </w:r>
      <w:r>
        <w:fldChar w:fldCharType="end"/>
      </w:r>
    </w:p>
    <w:p w14:paraId="70B05405"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colspec.colwidth="17*"</w:instrText>
      </w:r>
      <w:r>
        <w:fldChar w:fldCharType="end"/>
      </w:r>
    </w:p>
    <w:p w14:paraId="37943E53"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colspec.colwidth="111*"</w:instrText>
      </w:r>
      <w:r>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D3105" w14:paraId="00F4122F" w14:textId="77777777">
        <w:tblPrEx>
          <w:tblCellMar>
            <w:top w:w="0" w:type="dxa"/>
            <w:left w:w="0" w:type="dxa"/>
            <w:bottom w:w="0" w:type="dxa"/>
            <w:right w:w="0" w:type="dxa"/>
          </w:tblCellMar>
        </w:tblPrEx>
        <w:tc>
          <w:tcPr>
            <w:tcW w:w="4320" w:type="dxa"/>
            <w:tcBorders>
              <w:top w:val="nil"/>
              <w:left w:val="nil"/>
              <w:bottom w:val="nil"/>
              <w:right w:val="nil"/>
            </w:tcBorders>
          </w:tcPr>
          <w:p w14:paraId="4D27CF64"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Copies to:</w:t>
            </w:r>
          </w:p>
        </w:tc>
        <w:tc>
          <w:tcPr>
            <w:tcW w:w="4320" w:type="dxa"/>
            <w:tcBorders>
              <w:top w:val="nil"/>
              <w:left w:val="nil"/>
              <w:bottom w:val="nil"/>
              <w:right w:val="nil"/>
            </w:tcBorders>
          </w:tcPr>
          <w:p w14:paraId="0B4C15FC"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r w:rsidR="00FD3105" w14:paraId="2167FF68" w14:textId="77777777">
        <w:tblPrEx>
          <w:tblCellMar>
            <w:top w:w="0" w:type="dxa"/>
            <w:left w:w="0" w:type="dxa"/>
            <w:bottom w:w="0" w:type="dxa"/>
            <w:right w:w="0" w:type="dxa"/>
          </w:tblCellMar>
        </w:tblPrEx>
        <w:tc>
          <w:tcPr>
            <w:tcW w:w="4320" w:type="dxa"/>
            <w:tcBorders>
              <w:top w:val="nil"/>
              <w:left w:val="nil"/>
              <w:bottom w:val="nil"/>
              <w:right w:val="nil"/>
            </w:tcBorders>
          </w:tcPr>
          <w:p w14:paraId="2E6A39F1"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4320" w:type="dxa"/>
            <w:tcBorders>
              <w:top w:val="nil"/>
              <w:left w:val="nil"/>
              <w:bottom w:val="nil"/>
              <w:right w:val="nil"/>
            </w:tcBorders>
          </w:tcPr>
          <w:p w14:paraId="3C3D941D"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bl>
    <w:p w14:paraId="2DBDF2ED" w14:textId="77777777" w:rsidR="00FD3105" w:rsidRDefault="00FD3105">
      <w:pPr>
        <w:pStyle w:val="pxtbody"/>
      </w:pPr>
    </w:p>
    <w:p w14:paraId="6B1D4623" w14:textId="77777777" w:rsidR="00FD3105" w:rsidRDefault="00FD3105"/>
    <w:p w14:paraId="5D1896F6" w14:textId="77777777" w:rsidR="00FD3105" w:rsidRDefault="00FD3105">
      <w:pPr>
        <w:pStyle w:val="pxcomnt"/>
      </w:pPr>
    </w:p>
    <w:p w14:paraId="13644B17" w14:textId="77777777" w:rsidR="00FD3105" w:rsidRDefault="00FD3105">
      <w:pPr>
        <w:pStyle w:val="pxhac"/>
        <w:spacing w:before="180"/>
        <w:jc w:val="center"/>
      </w:pPr>
      <w:r>
        <w:rPr>
          <w:rStyle w:val="pxb"/>
          <w:b/>
          <w:bCs/>
        </w:rPr>
        <w:t>Author's Comment</w:t>
      </w:r>
    </w:p>
    <w:p w14:paraId="09A15E2B"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p.ct.id="3d29be30775711ee8e1ba9ecff0bf883|20|10:20"</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st.ref.id="I04BPYB"</w:instrText>
      </w:r>
      <w:r>
        <w:rPr>
          <w:rStyle w:val="pxst"/>
        </w:rPr>
        <w:fldChar w:fldCharType="end"/>
      </w:r>
      <w:r>
        <w:rPr>
          <w:rStyle w:val="pxst"/>
        </w:rPr>
        <w:t>Fla. R. Civ. P. Form 1.994</w:t>
      </w:r>
      <w:r>
        <w:t>. The example given here was modified for a stipulated settlement and applicability to all parties. This form can be used in family actions after changing the caption and party designations.</w:t>
      </w:r>
    </w:p>
    <w:p w14:paraId="0EA63C90" w14:textId="77777777" w:rsidR="00FD3105" w:rsidRDefault="00FD3105">
      <w:pPr>
        <w:pStyle w:val="pxs"/>
        <w:spacing w:before="180"/>
        <w:rPr>
          <w:sz w:val="27"/>
          <w:szCs w:val="27"/>
        </w:rPr>
      </w:pPr>
      <w:r>
        <w:rPr>
          <w:sz w:val="27"/>
          <w:szCs w:val="27"/>
        </w:rPr>
        <w:t>10:21. Judgment</w:t>
      </w:r>
      <w:r>
        <w:rPr>
          <w:rStyle w:val="pxsep"/>
        </w:rPr>
        <w:t xml:space="preserve">-- </w:t>
      </w:r>
      <w:r>
        <w:rPr>
          <w:sz w:val="27"/>
          <w:szCs w:val="27"/>
        </w:rPr>
        <w:t>Dismissal, settlement, no counterclaim</w:t>
      </w:r>
    </w:p>
    <w:p w14:paraId="1A6E28D9" w14:textId="77777777" w:rsidR="00FD3105" w:rsidRDefault="00FD3105">
      <w:pPr>
        <w:pStyle w:val="pxov"/>
        <w:rPr>
          <w:vanish/>
        </w:rPr>
      </w:pPr>
      <w:r>
        <w:rPr>
          <w:vanish/>
        </w:rPr>
        <w:t>FMS</w:t>
      </w:r>
    </w:p>
    <w:p w14:paraId="0F21B9B8" w14:textId="77777777" w:rsidR="00FD3105" w:rsidRDefault="00FD3105">
      <w:pPr>
        <w:pStyle w:val="pxov"/>
        <w:rPr>
          <w:vanish/>
        </w:rPr>
      </w:pPr>
      <w:r>
        <w:rPr>
          <w:vanish/>
        </w:rPr>
        <w:t>LCV</w:t>
      </w:r>
    </w:p>
    <w:p w14:paraId="1BDE73C1" w14:textId="77777777" w:rsidR="00FD3105" w:rsidRDefault="00FD3105">
      <w:pPr>
        <w:pStyle w:val="pxov"/>
        <w:rPr>
          <w:vanish/>
        </w:rPr>
      </w:pPr>
      <w:r>
        <w:rPr>
          <w:vanish/>
        </w:rPr>
        <w:t>LSC</w:t>
      </w:r>
    </w:p>
    <w:p w14:paraId="400B7786" w14:textId="77777777" w:rsidR="00FD3105" w:rsidRDefault="00FD3105">
      <w:pPr>
        <w:pStyle w:val="pxov"/>
        <w:rPr>
          <w:vanish/>
        </w:rPr>
      </w:pPr>
      <w:r>
        <w:rPr>
          <w:vanish/>
        </w:rPr>
        <w:t>LS7</w:t>
      </w:r>
    </w:p>
    <w:p w14:paraId="12F5234E" w14:textId="77777777" w:rsidR="00FD3105" w:rsidRDefault="00FD3105">
      <w:pPr>
        <w:pStyle w:val="pxov"/>
        <w:rPr>
          <w:vanish/>
        </w:rPr>
      </w:pPr>
      <w:r>
        <w:rPr>
          <w:vanish/>
        </w:rPr>
        <w:t>LS9</w:t>
      </w:r>
    </w:p>
    <w:p w14:paraId="61580FB8" w14:textId="77777777" w:rsidR="00FD3105" w:rsidRDefault="00FD3105">
      <w:pPr>
        <w:pStyle w:val="pxov"/>
        <w:rPr>
          <w:vanish/>
        </w:rPr>
      </w:pPr>
      <w:r>
        <w:rPr>
          <w:vanish/>
        </w:rPr>
        <w:t>FCV</w:t>
      </w:r>
    </w:p>
    <w:p w14:paraId="0A600261" w14:textId="77777777" w:rsidR="00FD3105" w:rsidRDefault="00FD3105">
      <w:pPr>
        <w:pStyle w:val="pxov"/>
        <w:rPr>
          <w:vanish/>
        </w:rPr>
      </w:pPr>
      <w:r>
        <w:rPr>
          <w:vanish/>
        </w:rPr>
        <w:t>FLG</w:t>
      </w:r>
    </w:p>
    <w:p w14:paraId="2047F25F" w14:textId="77777777" w:rsidR="00FD3105" w:rsidRDefault="00FD3105">
      <w:pPr>
        <w:pStyle w:val="pxformfcapfac"/>
        <w:jc w:val="center"/>
        <w:rPr>
          <w:sz w:val="24"/>
          <w:szCs w:val="24"/>
        </w:rPr>
      </w:pPr>
      <w:r>
        <w:rPr>
          <w:color w:val="FF0000"/>
          <w:sz w:val="20"/>
          <w:szCs w:val="20"/>
          <w:vertAlign w:val="superscript"/>
        </w:rPr>
        <w:t>►</w:t>
      </w:r>
      <w:r>
        <w:rPr>
          <w:sz w:val="24"/>
          <w:szCs w:val="24"/>
        </w:rPr>
        <w:fldChar w:fldCharType="begin"/>
      </w:r>
      <w:r>
        <w:rPr>
          <w:sz w:val="24"/>
          <w:szCs w:val="24"/>
        </w:rPr>
        <w:instrText>form.du="0"</w:instrText>
      </w:r>
      <w:r>
        <w:rPr>
          <w:sz w:val="24"/>
          <w:szCs w:val="24"/>
        </w:rPr>
        <w:fldChar w:fldCharType="end"/>
      </w:r>
      <w:r>
        <w:rPr>
          <w:sz w:val="24"/>
          <w:szCs w:val="24"/>
        </w:rPr>
        <w:fldChar w:fldCharType="begin"/>
      </w:r>
      <w:r>
        <w:rPr>
          <w:sz w:val="24"/>
          <w:szCs w:val="24"/>
        </w:rPr>
        <w:instrText>form.fid="I7ac265309fed11dfbf230000837214a9"</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fcap.ref="manual"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sz w:val="24"/>
          <w:szCs w:val="24"/>
        </w:rPr>
        <w:t xml:space="preserve">IN THE CIRCUIT COURT FOR </w:t>
      </w:r>
      <w:r>
        <w:rPr>
          <w:rStyle w:val="pxfinstr"/>
          <w:i/>
          <w:iCs/>
          <w:szCs w:val="24"/>
        </w:rPr>
        <w:t>[NAME OF COUNTY]</w:t>
      </w:r>
      <w:r>
        <w:rPr>
          <w:sz w:val="24"/>
          <w:szCs w:val="24"/>
        </w:rPr>
        <w:t>, FLORIDA</w:t>
      </w:r>
    </w:p>
    <w:p w14:paraId="0329E3A8" w14:textId="77777777" w:rsidR="00FD3105" w:rsidRDefault="00FD3105">
      <w:pPr>
        <w:pStyle w:val="pxformfcaptbl"/>
        <w:ind w:left="500"/>
      </w:pPr>
      <w:r>
        <w:t xml:space="preserve"> </w:t>
      </w:r>
      <w:r>
        <w:rPr>
          <w:color w:val="FF0000"/>
          <w:sz w:val="20"/>
          <w:szCs w:val="20"/>
          <w:vertAlign w:val="superscript"/>
        </w:rPr>
        <w:t>►</w:t>
      </w:r>
      <w:r>
        <w:fldChar w:fldCharType="begin"/>
      </w:r>
      <w:r>
        <w:instrText>tbl.brace.end="5"</w:instrText>
      </w:r>
      <w:r>
        <w:fldChar w:fldCharType="end"/>
      </w:r>
      <w:r>
        <w:fldChar w:fldCharType="begin"/>
      </w:r>
      <w:r>
        <w:instrText>tbl.brace.start="1"</w:instrText>
      </w:r>
      <w:r>
        <w:fldChar w:fldCharType="end"/>
      </w:r>
      <w:r>
        <w:fldChar w:fldCharType="begin"/>
      </w:r>
      <w:r>
        <w:instrText>tbl.ident="I053901"</w:instrText>
      </w:r>
      <w:r>
        <w:fldChar w:fldCharType="end"/>
      </w:r>
      <w:r>
        <w:fldChar w:fldCharType="begin"/>
      </w:r>
      <w:r>
        <w:instrText>tbl.uuid="I059C20"</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790F5FE5"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5DDED96A"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tgroup.cols="4"</w:instrText>
      </w:r>
      <w:r>
        <w:fldChar w:fldCharType="end"/>
      </w:r>
    </w:p>
    <w:p w14:paraId="4947A6C7"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colspec.colwidth="7*"</w:instrText>
      </w:r>
      <w:r>
        <w:fldChar w:fldCharType="end"/>
      </w:r>
    </w:p>
    <w:p w14:paraId="5CD5F004"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colspec.colwidth="16*"</w:instrText>
      </w:r>
      <w:r>
        <w:fldChar w:fldCharType="end"/>
      </w:r>
    </w:p>
    <w:p w14:paraId="1665AD7C" w14:textId="77777777" w:rsidR="00FD3105" w:rsidRDefault="00FD3105">
      <w:pPr>
        <w:pStyle w:val="pxcolspec"/>
      </w:pPr>
      <w:r>
        <w:rPr>
          <w:color w:val="FF0000"/>
          <w:sz w:val="20"/>
          <w:szCs w:val="20"/>
          <w:vertAlign w:val="superscript"/>
        </w:rPr>
        <w:t>►</w:t>
      </w:r>
      <w:r>
        <w:fldChar w:fldCharType="begin"/>
      </w:r>
      <w:r>
        <w:instrText>colspec.align="center"</w:instrText>
      </w:r>
      <w:r>
        <w:fldChar w:fldCharType="end"/>
      </w:r>
      <w:r>
        <w:fldChar w:fldCharType="begin"/>
      </w:r>
      <w:r>
        <w:instrText>colspec.colname="3"</w:instrText>
      </w:r>
      <w:r>
        <w:fldChar w:fldCharType="end"/>
      </w:r>
      <w:r>
        <w:fldChar w:fldCharType="begin"/>
      </w:r>
      <w:r>
        <w:instrText>colspec.colnum="3"</w:instrText>
      </w:r>
      <w:r>
        <w:fldChar w:fldCharType="end"/>
      </w:r>
      <w:r>
        <w:fldChar w:fldCharType="begin"/>
      </w:r>
      <w:r>
        <w:instrText>colspec.colwidth="7*"</w:instrText>
      </w:r>
      <w:r>
        <w:fldChar w:fldCharType="end"/>
      </w:r>
    </w:p>
    <w:p w14:paraId="55BD3454" w14:textId="77777777" w:rsidR="00FD3105" w:rsidRDefault="00FD3105">
      <w:pPr>
        <w:pStyle w:val="pxcolspec"/>
      </w:pPr>
      <w:r>
        <w:rPr>
          <w:color w:val="FF0000"/>
          <w:sz w:val="20"/>
          <w:szCs w:val="20"/>
          <w:vertAlign w:val="superscript"/>
        </w:rPr>
        <w:t>►</w:t>
      </w:r>
      <w:r>
        <w:fldChar w:fldCharType="begin"/>
      </w:r>
      <w:r>
        <w:instrText>colspec.colname="4"</w:instrText>
      </w:r>
      <w:r>
        <w:fldChar w:fldCharType="end"/>
      </w:r>
      <w:r>
        <w:fldChar w:fldCharType="begin"/>
      </w:r>
      <w:r>
        <w:instrText>colspec.colnum="4"</w:instrText>
      </w:r>
      <w:r>
        <w:fldChar w:fldCharType="end"/>
      </w:r>
      <w:r>
        <w:fldChar w:fldCharType="begin"/>
      </w:r>
      <w:r>
        <w:instrText>colspec.colwidth="34*"</w:instrText>
      </w:r>
      <w:r>
        <w:fldChar w:fldCharType="end"/>
      </w:r>
    </w:p>
    <w:tbl>
      <w:tblPr>
        <w:tblW w:w="0" w:type="auto"/>
        <w:tblLayout w:type="fixed"/>
        <w:tblCellMar>
          <w:left w:w="0" w:type="dxa"/>
          <w:right w:w="0" w:type="dxa"/>
        </w:tblCellMar>
        <w:tblLook w:val="0000" w:firstRow="0" w:lastRow="0" w:firstColumn="0" w:lastColumn="0" w:noHBand="0" w:noVBand="0"/>
      </w:tblPr>
      <w:tblGrid>
        <w:gridCol w:w="2160"/>
        <w:gridCol w:w="2160"/>
        <w:gridCol w:w="2160"/>
        <w:gridCol w:w="2160"/>
      </w:tblGrid>
      <w:tr w:rsidR="00FD3105" w14:paraId="6D69FF93" w14:textId="77777777">
        <w:tblPrEx>
          <w:tblCellMar>
            <w:top w:w="0" w:type="dxa"/>
            <w:left w:w="0" w:type="dxa"/>
            <w:bottom w:w="0" w:type="dxa"/>
            <w:right w:w="0" w:type="dxa"/>
          </w:tblCellMar>
        </w:tblPrEx>
        <w:tc>
          <w:tcPr>
            <w:tcW w:w="2160" w:type="dxa"/>
            <w:tcBorders>
              <w:top w:val="nil"/>
              <w:left w:val="nil"/>
              <w:bottom w:val="nil"/>
              <w:right w:val="nil"/>
            </w:tcBorders>
          </w:tcPr>
          <w:p w14:paraId="568D62E4" w14:textId="77777777" w:rsidR="00FD3105" w:rsidRDefault="00FD3105">
            <w:r>
              <w:rPr>
                <w:color w:val="FF0000"/>
                <w:sz w:val="20"/>
                <w:szCs w:val="20"/>
                <w:vertAlign w:val="superscript"/>
              </w:rPr>
              <w:t>►</w:t>
            </w:r>
            <w:r>
              <w:fldChar w:fldCharType="begin"/>
            </w:r>
            <w:r>
              <w:instrText>tbody.valign="top"</w:instrText>
            </w:r>
            <w:r>
              <w:fldChar w:fldCharType="end"/>
            </w:r>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PLAINTIFF]</w:t>
            </w:r>
            <w:r>
              <w:rPr>
                <w:rStyle w:val="pxrowentry"/>
              </w:rPr>
              <w:t>,</w:t>
            </w:r>
          </w:p>
        </w:tc>
        <w:tc>
          <w:tcPr>
            <w:tcW w:w="2160" w:type="dxa"/>
            <w:tcBorders>
              <w:top w:val="nil"/>
              <w:left w:val="nil"/>
              <w:bottom w:val="nil"/>
              <w:right w:val="nil"/>
            </w:tcBorders>
          </w:tcPr>
          <w:p w14:paraId="09179FA5" w14:textId="77777777" w:rsidR="00FD3105" w:rsidRDefault="00FD3105">
            <w:r>
              <w:rPr>
                <w:rStyle w:val="pxentry"/>
                <w:color w:val="FF0000"/>
                <w:sz w:val="20"/>
                <w:szCs w:val="20"/>
                <w:vertAlign w:val="superscript"/>
              </w:rPr>
              <w:t>►</w:t>
            </w:r>
            <w:r>
              <w:rPr>
                <w:rStyle w:val="pxentry"/>
              </w:rPr>
              <w:fldChar w:fldCharType="begin"/>
            </w:r>
            <w:r>
              <w:rPr>
                <w:rStyle w:val="pxentry"/>
              </w:rPr>
              <w:instrText>entry.morerows="4"</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vanish/>
              </w:rPr>
              <w:t>&amp;brace;</w:t>
            </w:r>
            <w:r>
              <w:rPr>
                <w:rStyle w:val="pxvis"/>
                <w:rFonts w:ascii="Times NewRoman" w:hAnsi="Times NewRoman"/>
                <w:b w:val="0"/>
                <w:sz w:val="24"/>
              </w:rPr>
              <w:t>}</w:t>
            </w:r>
          </w:p>
        </w:tc>
        <w:tc>
          <w:tcPr>
            <w:tcW w:w="2160" w:type="dxa"/>
            <w:tcBorders>
              <w:top w:val="nil"/>
              <w:left w:val="nil"/>
              <w:bottom w:val="nil"/>
              <w:right w:val="nil"/>
            </w:tcBorders>
          </w:tcPr>
          <w:p w14:paraId="6A54361C"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3BACC0B7" w14:textId="77777777" w:rsidR="00FD3105" w:rsidRDefault="00FD3105"/>
        </w:tc>
      </w:tr>
      <w:tr w:rsidR="00FD3105" w14:paraId="2EF08157" w14:textId="77777777">
        <w:tblPrEx>
          <w:tblCellMar>
            <w:top w:w="0" w:type="dxa"/>
            <w:left w:w="0" w:type="dxa"/>
            <w:bottom w:w="0" w:type="dxa"/>
            <w:right w:w="0" w:type="dxa"/>
          </w:tblCellMar>
        </w:tblPrEx>
        <w:tc>
          <w:tcPr>
            <w:tcW w:w="2160" w:type="dxa"/>
            <w:tcBorders>
              <w:top w:val="nil"/>
              <w:left w:val="nil"/>
              <w:bottom w:val="nil"/>
              <w:right w:val="nil"/>
            </w:tcBorders>
          </w:tcPr>
          <w:p w14:paraId="167E951A"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112AD31A"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Plaintiff,</w:t>
            </w:r>
          </w:p>
        </w:tc>
        <w:tc>
          <w:tcPr>
            <w:tcW w:w="2160" w:type="dxa"/>
            <w:tcBorders>
              <w:top w:val="nil"/>
              <w:left w:val="nil"/>
              <w:bottom w:val="nil"/>
              <w:right w:val="nil"/>
            </w:tcBorders>
          </w:tcPr>
          <w:p w14:paraId="32F138F4"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6B22BE6E" w14:textId="77777777" w:rsidR="00FD3105" w:rsidRDefault="00FD3105"/>
        </w:tc>
      </w:tr>
      <w:tr w:rsidR="00FD3105" w14:paraId="77C54DC9" w14:textId="77777777">
        <w:tblPrEx>
          <w:tblCellMar>
            <w:top w:w="0" w:type="dxa"/>
            <w:left w:w="0" w:type="dxa"/>
            <w:bottom w:w="0" w:type="dxa"/>
            <w:right w:w="0" w:type="dxa"/>
          </w:tblCellMar>
        </w:tblPrEx>
        <w:tc>
          <w:tcPr>
            <w:tcW w:w="2160" w:type="dxa"/>
            <w:tcBorders>
              <w:top w:val="nil"/>
              <w:left w:val="nil"/>
              <w:bottom w:val="nil"/>
              <w:right w:val="nil"/>
            </w:tcBorders>
          </w:tcPr>
          <w:p w14:paraId="5B9EB85A"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entry.align="left"</w:instrText>
            </w:r>
            <w:r>
              <w:rPr>
                <w:rStyle w:val="pxrowentry"/>
              </w:rPr>
              <w:fldChar w:fldCharType="end"/>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v.</w:t>
            </w:r>
          </w:p>
        </w:tc>
        <w:tc>
          <w:tcPr>
            <w:tcW w:w="2160" w:type="dxa"/>
            <w:tcBorders>
              <w:top w:val="nil"/>
              <w:left w:val="nil"/>
              <w:bottom w:val="nil"/>
              <w:right w:val="nil"/>
            </w:tcBorders>
          </w:tcPr>
          <w:p w14:paraId="7313350D"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 xml:space="preserve">CASE </w:t>
            </w:r>
            <w:r>
              <w:rPr>
                <w:rStyle w:val="pxfinstr"/>
                <w:i/>
                <w:iCs/>
              </w:rPr>
              <w:t>[CASE NUMBER]</w:t>
            </w:r>
          </w:p>
        </w:tc>
        <w:tc>
          <w:tcPr>
            <w:tcW w:w="2160" w:type="dxa"/>
            <w:tcBorders>
              <w:top w:val="nil"/>
              <w:left w:val="nil"/>
              <w:bottom w:val="nil"/>
              <w:right w:val="nil"/>
            </w:tcBorders>
          </w:tcPr>
          <w:p w14:paraId="42E72431" w14:textId="77777777" w:rsidR="00FD3105" w:rsidRDefault="00FD3105"/>
        </w:tc>
        <w:tc>
          <w:tcPr>
            <w:tcW w:w="2160" w:type="dxa"/>
            <w:tcBorders>
              <w:top w:val="nil"/>
              <w:left w:val="nil"/>
              <w:bottom w:val="nil"/>
              <w:right w:val="nil"/>
            </w:tcBorders>
          </w:tcPr>
          <w:p w14:paraId="38643801" w14:textId="77777777" w:rsidR="00FD3105" w:rsidRDefault="00FD3105"/>
        </w:tc>
      </w:tr>
      <w:tr w:rsidR="00FD3105" w14:paraId="06F2C95B" w14:textId="77777777">
        <w:tblPrEx>
          <w:tblCellMar>
            <w:top w:w="0" w:type="dxa"/>
            <w:left w:w="0" w:type="dxa"/>
            <w:bottom w:w="0" w:type="dxa"/>
            <w:right w:w="0" w:type="dxa"/>
          </w:tblCellMar>
        </w:tblPrEx>
        <w:tc>
          <w:tcPr>
            <w:tcW w:w="2160" w:type="dxa"/>
            <w:tcBorders>
              <w:top w:val="nil"/>
              <w:left w:val="nil"/>
              <w:bottom w:val="nil"/>
              <w:right w:val="nil"/>
            </w:tcBorders>
          </w:tcPr>
          <w:p w14:paraId="67460689"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DEFENDANT]</w:t>
            </w:r>
            <w:r>
              <w:rPr>
                <w:rStyle w:val="pxrowentry"/>
              </w:rPr>
              <w:t>,</w:t>
            </w:r>
          </w:p>
        </w:tc>
        <w:tc>
          <w:tcPr>
            <w:tcW w:w="2160" w:type="dxa"/>
            <w:tcBorders>
              <w:top w:val="nil"/>
              <w:left w:val="nil"/>
              <w:bottom w:val="nil"/>
              <w:right w:val="nil"/>
            </w:tcBorders>
          </w:tcPr>
          <w:p w14:paraId="0475B2FB"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325FE84E" w14:textId="77777777" w:rsidR="00FD3105" w:rsidRDefault="00FD3105"/>
        </w:tc>
        <w:tc>
          <w:tcPr>
            <w:tcW w:w="2160" w:type="dxa"/>
            <w:tcBorders>
              <w:top w:val="nil"/>
              <w:left w:val="nil"/>
              <w:bottom w:val="nil"/>
              <w:right w:val="nil"/>
            </w:tcBorders>
          </w:tcPr>
          <w:p w14:paraId="245FB6C1" w14:textId="77777777" w:rsidR="00FD3105" w:rsidRDefault="00FD3105"/>
        </w:tc>
      </w:tr>
      <w:tr w:rsidR="00FD3105" w14:paraId="29A9661C" w14:textId="77777777">
        <w:tblPrEx>
          <w:tblCellMar>
            <w:top w:w="0" w:type="dxa"/>
            <w:left w:w="0" w:type="dxa"/>
            <w:bottom w:w="0" w:type="dxa"/>
            <w:right w:w="0" w:type="dxa"/>
          </w:tblCellMar>
        </w:tblPrEx>
        <w:tc>
          <w:tcPr>
            <w:tcW w:w="2160" w:type="dxa"/>
            <w:tcBorders>
              <w:top w:val="nil"/>
              <w:left w:val="nil"/>
              <w:bottom w:val="nil"/>
              <w:right w:val="nil"/>
            </w:tcBorders>
          </w:tcPr>
          <w:p w14:paraId="2B23673A"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083BD445"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Defendant.</w:t>
            </w:r>
          </w:p>
        </w:tc>
        <w:tc>
          <w:tcPr>
            <w:tcW w:w="2160" w:type="dxa"/>
            <w:tcBorders>
              <w:top w:val="nil"/>
              <w:left w:val="nil"/>
              <w:bottom w:val="nil"/>
              <w:right w:val="nil"/>
            </w:tcBorders>
          </w:tcPr>
          <w:p w14:paraId="7A4B1761"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2DCCECE9" w14:textId="77777777" w:rsidR="00FD3105" w:rsidRDefault="00FD3105"/>
        </w:tc>
      </w:tr>
    </w:tbl>
    <w:p w14:paraId="62BF143D" w14:textId="77777777" w:rsidR="00FD3105" w:rsidRDefault="00FD3105">
      <w:pPr>
        <w:pStyle w:val="pxtbody"/>
      </w:pPr>
    </w:p>
    <w:p w14:paraId="577860B8" w14:textId="77777777" w:rsidR="00FD3105" w:rsidRDefault="00FD3105"/>
    <w:p w14:paraId="402356A6" w14:textId="77777777" w:rsidR="00FD3105" w:rsidRDefault="00FD3105">
      <w:pPr>
        <w:pStyle w:val="pxformhac"/>
        <w:spacing w:before="180"/>
        <w:jc w:val="center"/>
      </w:pPr>
      <w:r>
        <w:t xml:space="preserve">FINAL JUDGMENT OF DISMISSAL </w:t>
      </w:r>
    </w:p>
    <w:p w14:paraId="26BFF60C"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p.ct.id="3d29be30775711ee8e1ba9ecff0bf883|21|10:21"</w:instrText>
      </w:r>
      <w:r>
        <w:fldChar w:fldCharType="end"/>
      </w:r>
      <w:r>
        <w:t>This action was heard on the parties' joint motion for dismissal and</w:t>
      </w:r>
    </w:p>
    <w:p w14:paraId="2D4EF8BC"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p.ct.id="3d29be30775711ee8e1ba9ecff0bf883|21|10:21"</w:instrText>
      </w:r>
      <w:r>
        <w:fldChar w:fldCharType="end"/>
      </w:r>
      <w:r>
        <w:t>IT IS ADJUDGED that:</w:t>
      </w:r>
    </w:p>
    <w:p w14:paraId="49A91DFC" w14:textId="77777777" w:rsidR="00FD3105" w:rsidRDefault="00FD3105">
      <w:pPr>
        <w:pStyle w:val="pxformfl"/>
        <w:ind w:left="500"/>
      </w:pPr>
      <w:r>
        <w:t xml:space="preserve"> </w:t>
      </w:r>
    </w:p>
    <w:p w14:paraId="77F036A4"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1. </w:t>
      </w:r>
    </w:p>
    <w:p w14:paraId="556D3992"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p.ct.id="3d29be30775711ee8e1ba9ecff0bf883|21|10:21"</w:instrText>
      </w:r>
      <w:r>
        <w:fldChar w:fldCharType="end"/>
      </w:r>
      <w:r>
        <w:t>The action is dismissed with prejudice to all parties.</w:t>
      </w:r>
    </w:p>
    <w:p w14:paraId="5A4689F4"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2. </w:t>
      </w:r>
    </w:p>
    <w:p w14:paraId="5F272F67"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p.ct.id="3d29be30775711ee8e1ba9ecff0bf883|21|10:21"</w:instrText>
      </w:r>
      <w:r>
        <w:fldChar w:fldCharType="end"/>
      </w:r>
      <w:r>
        <w:t xml:space="preserve">Plaintiff </w:t>
      </w:r>
      <w:r>
        <w:rPr>
          <w:rStyle w:val="pxfinstr"/>
          <w:i/>
          <w:iCs/>
        </w:rPr>
        <w:t>[NAME OF PLAINTIFF]</w:t>
      </w:r>
      <w:r>
        <w:t xml:space="preserve"> takes nothing by this action and defendant </w:t>
      </w:r>
      <w:r>
        <w:rPr>
          <w:rStyle w:val="pxfinstr"/>
          <w:i/>
          <w:iCs/>
        </w:rPr>
        <w:t>[NAME OF DEFENDANT]</w:t>
      </w:r>
      <w:r>
        <w:t xml:space="preserve"> go hence without day.</w:t>
      </w:r>
    </w:p>
    <w:p w14:paraId="7D52737B"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3. </w:t>
      </w:r>
    </w:p>
    <w:p w14:paraId="5F25398E"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p.ct.id="3d29be30775711ee8e1ba9ecff0bf883|21|10:21"</w:instrText>
      </w:r>
      <w:r>
        <w:fldChar w:fldCharType="end"/>
      </w:r>
      <w:r>
        <w:t>Each party shall pay that party's costs and attorney fees.</w:t>
      </w:r>
    </w:p>
    <w:p w14:paraId="321DF0CD"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p.ct.id="3d29be30775711ee8e1ba9ecff0bf883|21|10:21"</w:instrText>
      </w:r>
      <w:r>
        <w:fldChar w:fldCharType="end"/>
      </w:r>
      <w:r>
        <w:t xml:space="preserve">ORDERED at </w:t>
      </w:r>
      <w:r>
        <w:rPr>
          <w:rStyle w:val="pxfinstr"/>
          <w:i/>
          <w:iCs/>
        </w:rPr>
        <w:t>[name of city]</w:t>
      </w:r>
      <w:r>
        <w:t xml:space="preserve">, Florida on </w:t>
      </w:r>
      <w:r>
        <w:rPr>
          <w:rStyle w:val="pxfinstr"/>
          <w:i/>
          <w:iCs/>
        </w:rPr>
        <w:t>[date of order]</w:t>
      </w:r>
      <w:r>
        <w:t>.</w:t>
      </w:r>
    </w:p>
    <w:p w14:paraId="41ABB7BF" w14:textId="77777777" w:rsidR="00FD3105" w:rsidRDefault="00FD3105">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73B4FAF7" w14:textId="77777777" w:rsidR="00FD3105" w:rsidRDefault="00FD3105">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judge]</w:t>
      </w:r>
    </w:p>
    <w:p w14:paraId="010CDB1B"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judge]</w:t>
      </w:r>
    </w:p>
    <w:p w14:paraId="653E5A92" w14:textId="77777777" w:rsidR="00FD3105" w:rsidRDefault="00FD3105">
      <w:pPr>
        <w:pStyle w:val="pxformfsigtbl"/>
        <w:ind w:left="500"/>
      </w:pPr>
      <w:r>
        <w:t xml:space="preserve"> </w:t>
      </w:r>
      <w:r>
        <w:rPr>
          <w:color w:val="FF0000"/>
          <w:sz w:val="20"/>
          <w:szCs w:val="20"/>
          <w:vertAlign w:val="superscript"/>
        </w:rPr>
        <w:t>►</w:t>
      </w:r>
      <w:r>
        <w:fldChar w:fldCharType="begin"/>
      </w:r>
      <w:r>
        <w:instrText>tbl.ident="I048NQE"</w:instrText>
      </w:r>
      <w:r>
        <w:fldChar w:fldCharType="end"/>
      </w:r>
      <w:r>
        <w:fldChar w:fldCharType="begin"/>
      </w:r>
      <w:r>
        <w:instrText>tbl.uuid="I01F16K"</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242582FC"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4E1ECAB9"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tgroup.cols="2"</w:instrText>
      </w:r>
      <w:r>
        <w:fldChar w:fldCharType="end"/>
      </w:r>
    </w:p>
    <w:p w14:paraId="0E53F87F"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colspec.colwidth="17*"</w:instrText>
      </w:r>
      <w:r>
        <w:fldChar w:fldCharType="end"/>
      </w:r>
    </w:p>
    <w:p w14:paraId="4670D915"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colspec.colwidth="111*"</w:instrText>
      </w:r>
      <w:r>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D3105" w14:paraId="12DDE49F" w14:textId="77777777">
        <w:tblPrEx>
          <w:tblCellMar>
            <w:top w:w="0" w:type="dxa"/>
            <w:left w:w="0" w:type="dxa"/>
            <w:bottom w:w="0" w:type="dxa"/>
            <w:right w:w="0" w:type="dxa"/>
          </w:tblCellMar>
        </w:tblPrEx>
        <w:tc>
          <w:tcPr>
            <w:tcW w:w="4320" w:type="dxa"/>
            <w:tcBorders>
              <w:top w:val="nil"/>
              <w:left w:val="nil"/>
              <w:bottom w:val="nil"/>
              <w:right w:val="nil"/>
            </w:tcBorders>
          </w:tcPr>
          <w:p w14:paraId="7244D643"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Copies to:</w:t>
            </w:r>
          </w:p>
        </w:tc>
        <w:tc>
          <w:tcPr>
            <w:tcW w:w="4320" w:type="dxa"/>
            <w:tcBorders>
              <w:top w:val="nil"/>
              <w:left w:val="nil"/>
              <w:bottom w:val="nil"/>
              <w:right w:val="nil"/>
            </w:tcBorders>
          </w:tcPr>
          <w:p w14:paraId="55DCCE29"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r w:rsidR="00FD3105" w14:paraId="64DBAE42" w14:textId="77777777">
        <w:tblPrEx>
          <w:tblCellMar>
            <w:top w:w="0" w:type="dxa"/>
            <w:left w:w="0" w:type="dxa"/>
            <w:bottom w:w="0" w:type="dxa"/>
            <w:right w:w="0" w:type="dxa"/>
          </w:tblCellMar>
        </w:tblPrEx>
        <w:tc>
          <w:tcPr>
            <w:tcW w:w="4320" w:type="dxa"/>
            <w:tcBorders>
              <w:top w:val="nil"/>
              <w:left w:val="nil"/>
              <w:bottom w:val="nil"/>
              <w:right w:val="nil"/>
            </w:tcBorders>
          </w:tcPr>
          <w:p w14:paraId="6598668D"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4320" w:type="dxa"/>
            <w:tcBorders>
              <w:top w:val="nil"/>
              <w:left w:val="nil"/>
              <w:bottom w:val="nil"/>
              <w:right w:val="nil"/>
            </w:tcBorders>
          </w:tcPr>
          <w:p w14:paraId="22A3114E"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bl>
    <w:p w14:paraId="5AB8FA68" w14:textId="77777777" w:rsidR="00FD3105" w:rsidRDefault="00FD3105">
      <w:pPr>
        <w:pStyle w:val="pxtbody"/>
      </w:pPr>
    </w:p>
    <w:p w14:paraId="056B5F39" w14:textId="77777777" w:rsidR="00FD3105" w:rsidRDefault="00FD3105"/>
    <w:p w14:paraId="0330AF5B" w14:textId="77777777" w:rsidR="00FD3105" w:rsidRDefault="00FD3105">
      <w:pPr>
        <w:pStyle w:val="pxformcomnt"/>
      </w:pPr>
    </w:p>
    <w:p w14:paraId="7DC3D886" w14:textId="77777777" w:rsidR="00FD3105" w:rsidRDefault="00FD3105">
      <w:pPr>
        <w:pStyle w:val="pxformhac"/>
        <w:spacing w:before="180"/>
        <w:jc w:val="center"/>
      </w:pPr>
      <w:r>
        <w:rPr>
          <w:rStyle w:val="pxb"/>
          <w:b/>
          <w:bCs/>
        </w:rPr>
        <w:t>Author's Comment</w:t>
      </w:r>
    </w:p>
    <w:p w14:paraId="5D567BCD"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p.ct.id="3d29be30775711ee8e1ba9ecff0bf883|21|10:21"</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st.ref.id="I04BHW2"</w:instrText>
      </w:r>
      <w:r>
        <w:rPr>
          <w:rStyle w:val="pxst"/>
        </w:rPr>
        <w:fldChar w:fldCharType="end"/>
      </w:r>
      <w:r>
        <w:rPr>
          <w:rStyle w:val="pxst"/>
        </w:rPr>
        <w:t>Fla. R. Civ. P. Form 1.994</w:t>
      </w:r>
      <w:r>
        <w:t>.</w:t>
      </w:r>
    </w:p>
    <w:p w14:paraId="59D84043" w14:textId="77777777" w:rsidR="00FD3105" w:rsidRDefault="00FD3105">
      <w:pPr>
        <w:pStyle w:val="pxs"/>
        <w:spacing w:before="180"/>
        <w:rPr>
          <w:sz w:val="27"/>
          <w:szCs w:val="27"/>
        </w:rPr>
      </w:pPr>
      <w:r>
        <w:rPr>
          <w:sz w:val="27"/>
          <w:szCs w:val="27"/>
        </w:rPr>
        <w:t>10:22. Judgment</w:t>
      </w:r>
      <w:r>
        <w:rPr>
          <w:rStyle w:val="pxsep"/>
        </w:rPr>
        <w:t xml:space="preserve">-- </w:t>
      </w:r>
      <w:r>
        <w:rPr>
          <w:sz w:val="27"/>
          <w:szCs w:val="27"/>
        </w:rPr>
        <w:t>Dissolution of corporation</w:t>
      </w:r>
    </w:p>
    <w:p w14:paraId="58262D8B" w14:textId="77777777" w:rsidR="00FD3105" w:rsidRDefault="00FD3105">
      <w:pPr>
        <w:pStyle w:val="pxformfcapfac"/>
        <w:jc w:val="center"/>
        <w:rPr>
          <w:sz w:val="24"/>
          <w:szCs w:val="24"/>
        </w:rPr>
      </w:pPr>
      <w:r>
        <w:rPr>
          <w:color w:val="FF0000"/>
          <w:sz w:val="20"/>
          <w:szCs w:val="20"/>
          <w:vertAlign w:val="superscript"/>
        </w:rPr>
        <w:t>►</w:t>
      </w:r>
      <w:r>
        <w:rPr>
          <w:sz w:val="24"/>
          <w:szCs w:val="24"/>
        </w:rPr>
        <w:fldChar w:fldCharType="begin"/>
      </w:r>
      <w:r>
        <w:rPr>
          <w:sz w:val="24"/>
          <w:szCs w:val="24"/>
        </w:rPr>
        <w:instrText>form.du="0"</w:instrText>
      </w:r>
      <w:r>
        <w:rPr>
          <w:sz w:val="24"/>
          <w:szCs w:val="24"/>
        </w:rPr>
        <w:fldChar w:fldCharType="end"/>
      </w:r>
      <w:r>
        <w:rPr>
          <w:sz w:val="24"/>
          <w:szCs w:val="24"/>
        </w:rPr>
        <w:fldChar w:fldCharType="begin"/>
      </w:r>
      <w:r>
        <w:rPr>
          <w:sz w:val="24"/>
          <w:szCs w:val="24"/>
        </w:rPr>
        <w:instrText>form.fid="I2201cf600be011e2b6c10000837bc6dd"</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fcap.ref="manual"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sz w:val="24"/>
          <w:szCs w:val="24"/>
        </w:rPr>
        <w:t xml:space="preserve">IN THE CIRCUIT COURT FOR </w:t>
      </w:r>
      <w:r>
        <w:rPr>
          <w:rStyle w:val="pxfinstr"/>
          <w:i/>
          <w:iCs/>
          <w:szCs w:val="24"/>
        </w:rPr>
        <w:t>[NAME OF COUNTY]</w:t>
      </w:r>
      <w:r>
        <w:rPr>
          <w:sz w:val="24"/>
          <w:szCs w:val="24"/>
        </w:rPr>
        <w:t>, FLORIDA</w:t>
      </w:r>
    </w:p>
    <w:p w14:paraId="4BAE1A37" w14:textId="77777777" w:rsidR="00FD3105" w:rsidRDefault="00FD3105">
      <w:pPr>
        <w:pStyle w:val="pxformfcaptbl"/>
        <w:ind w:left="500"/>
      </w:pPr>
      <w:r>
        <w:t xml:space="preserve"> </w:t>
      </w:r>
      <w:r>
        <w:rPr>
          <w:color w:val="FF0000"/>
          <w:sz w:val="20"/>
          <w:szCs w:val="20"/>
          <w:vertAlign w:val="superscript"/>
        </w:rPr>
        <w:t>►</w:t>
      </w:r>
      <w:r>
        <w:fldChar w:fldCharType="begin"/>
      </w:r>
      <w:r>
        <w:instrText>tbl.brace.end="6"</w:instrText>
      </w:r>
      <w:r>
        <w:fldChar w:fldCharType="end"/>
      </w:r>
      <w:r>
        <w:fldChar w:fldCharType="begin"/>
      </w:r>
      <w:r>
        <w:instrText>tbl.brace.start="1"</w:instrText>
      </w:r>
      <w:r>
        <w:fldChar w:fldCharType="end"/>
      </w:r>
      <w:r>
        <w:fldChar w:fldCharType="begin"/>
      </w:r>
      <w:r>
        <w:instrText>tbl.ident="I01V4D2"</w:instrText>
      </w:r>
      <w:r>
        <w:fldChar w:fldCharType="end"/>
      </w:r>
      <w:r>
        <w:fldChar w:fldCharType="begin"/>
      </w:r>
      <w:r>
        <w:instrText>tbl.uuid="I034FIO"</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71309F52"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715D09D7"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tgroup.cols="4"</w:instrText>
      </w:r>
      <w:r>
        <w:fldChar w:fldCharType="end"/>
      </w:r>
    </w:p>
    <w:p w14:paraId="194F8374"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colspec.colwidth="7*"</w:instrText>
      </w:r>
      <w:r>
        <w:fldChar w:fldCharType="end"/>
      </w:r>
    </w:p>
    <w:p w14:paraId="1A72C6D8"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colspec.colwidth="17*"</w:instrText>
      </w:r>
      <w:r>
        <w:fldChar w:fldCharType="end"/>
      </w:r>
    </w:p>
    <w:p w14:paraId="40430DCE" w14:textId="77777777" w:rsidR="00FD3105" w:rsidRDefault="00FD3105">
      <w:pPr>
        <w:pStyle w:val="pxcolspec"/>
      </w:pPr>
      <w:r>
        <w:rPr>
          <w:color w:val="FF0000"/>
          <w:sz w:val="20"/>
          <w:szCs w:val="20"/>
          <w:vertAlign w:val="superscript"/>
        </w:rPr>
        <w:t>►</w:t>
      </w:r>
      <w:r>
        <w:fldChar w:fldCharType="begin"/>
      </w:r>
      <w:r>
        <w:instrText>colspec.align="center"</w:instrText>
      </w:r>
      <w:r>
        <w:fldChar w:fldCharType="end"/>
      </w:r>
      <w:r>
        <w:fldChar w:fldCharType="begin"/>
      </w:r>
      <w:r>
        <w:instrText>colspec.colname="3"</w:instrText>
      </w:r>
      <w:r>
        <w:fldChar w:fldCharType="end"/>
      </w:r>
      <w:r>
        <w:fldChar w:fldCharType="begin"/>
      </w:r>
      <w:r>
        <w:instrText>colspec.colnum="3"</w:instrText>
      </w:r>
      <w:r>
        <w:fldChar w:fldCharType="end"/>
      </w:r>
      <w:r>
        <w:fldChar w:fldCharType="begin"/>
      </w:r>
      <w:r>
        <w:instrText>colspec.colwidth="7*"</w:instrText>
      </w:r>
      <w:r>
        <w:fldChar w:fldCharType="end"/>
      </w:r>
    </w:p>
    <w:p w14:paraId="677580A9" w14:textId="77777777" w:rsidR="00FD3105" w:rsidRDefault="00FD3105">
      <w:pPr>
        <w:pStyle w:val="pxcolspec"/>
      </w:pPr>
      <w:r>
        <w:rPr>
          <w:color w:val="FF0000"/>
          <w:sz w:val="20"/>
          <w:szCs w:val="20"/>
          <w:vertAlign w:val="superscript"/>
        </w:rPr>
        <w:t>►</w:t>
      </w:r>
      <w:r>
        <w:fldChar w:fldCharType="begin"/>
      </w:r>
      <w:r>
        <w:instrText>colspec.colname="4"</w:instrText>
      </w:r>
      <w:r>
        <w:fldChar w:fldCharType="end"/>
      </w:r>
      <w:r>
        <w:fldChar w:fldCharType="begin"/>
      </w:r>
      <w:r>
        <w:instrText>colspec.colnum="4"</w:instrText>
      </w:r>
      <w:r>
        <w:fldChar w:fldCharType="end"/>
      </w:r>
      <w:r>
        <w:fldChar w:fldCharType="begin"/>
      </w:r>
      <w:r>
        <w:instrText>colspec.colwidth="30*"</w:instrText>
      </w:r>
      <w:r>
        <w:fldChar w:fldCharType="end"/>
      </w:r>
    </w:p>
    <w:tbl>
      <w:tblPr>
        <w:tblW w:w="0" w:type="auto"/>
        <w:tblLayout w:type="fixed"/>
        <w:tblCellMar>
          <w:left w:w="0" w:type="dxa"/>
          <w:right w:w="0" w:type="dxa"/>
        </w:tblCellMar>
        <w:tblLook w:val="0000" w:firstRow="0" w:lastRow="0" w:firstColumn="0" w:lastColumn="0" w:noHBand="0" w:noVBand="0"/>
      </w:tblPr>
      <w:tblGrid>
        <w:gridCol w:w="2160"/>
        <w:gridCol w:w="2160"/>
        <w:gridCol w:w="2160"/>
        <w:gridCol w:w="2160"/>
      </w:tblGrid>
      <w:tr w:rsidR="00FD3105" w14:paraId="250B8388" w14:textId="77777777">
        <w:tblPrEx>
          <w:tblCellMar>
            <w:top w:w="0" w:type="dxa"/>
            <w:left w:w="0" w:type="dxa"/>
            <w:bottom w:w="0" w:type="dxa"/>
            <w:right w:w="0" w:type="dxa"/>
          </w:tblCellMar>
        </w:tblPrEx>
        <w:tc>
          <w:tcPr>
            <w:tcW w:w="2160" w:type="dxa"/>
            <w:tcBorders>
              <w:top w:val="nil"/>
              <w:left w:val="nil"/>
              <w:bottom w:val="nil"/>
              <w:right w:val="nil"/>
            </w:tcBorders>
          </w:tcPr>
          <w:p w14:paraId="21D5B1A8" w14:textId="77777777" w:rsidR="00FD3105" w:rsidRDefault="00FD3105">
            <w:r>
              <w:rPr>
                <w:color w:val="FF0000"/>
                <w:sz w:val="20"/>
                <w:szCs w:val="20"/>
                <w:vertAlign w:val="superscript"/>
              </w:rPr>
              <w:t>►</w:t>
            </w:r>
            <w:r>
              <w:fldChar w:fldCharType="begin"/>
            </w:r>
            <w:r>
              <w:instrText>tbody.valign="top"</w:instrText>
            </w:r>
            <w:r>
              <w:fldChar w:fldCharType="end"/>
            </w:r>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PLAINTIFF]</w:t>
            </w:r>
            <w:r>
              <w:rPr>
                <w:rStyle w:val="pxrowentry"/>
              </w:rPr>
              <w:t>,</w:t>
            </w:r>
          </w:p>
        </w:tc>
        <w:tc>
          <w:tcPr>
            <w:tcW w:w="2160" w:type="dxa"/>
            <w:tcBorders>
              <w:top w:val="nil"/>
              <w:left w:val="nil"/>
              <w:bottom w:val="nil"/>
              <w:right w:val="nil"/>
            </w:tcBorders>
          </w:tcPr>
          <w:p w14:paraId="1E0D40D7" w14:textId="77777777" w:rsidR="00FD3105" w:rsidRDefault="00FD3105">
            <w:r>
              <w:rPr>
                <w:rStyle w:val="pxentry"/>
                <w:color w:val="FF0000"/>
                <w:sz w:val="20"/>
                <w:szCs w:val="20"/>
                <w:vertAlign w:val="superscript"/>
              </w:rPr>
              <w:t>►</w:t>
            </w:r>
            <w:r>
              <w:rPr>
                <w:rStyle w:val="pxentry"/>
              </w:rPr>
              <w:fldChar w:fldCharType="begin"/>
            </w:r>
            <w:r>
              <w:rPr>
                <w:rStyle w:val="pxentry"/>
              </w:rPr>
              <w:instrText>entry.morerows="4"</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vanish/>
              </w:rPr>
              <w:t>&amp;brace;</w:t>
            </w:r>
            <w:r>
              <w:rPr>
                <w:rStyle w:val="pxvis"/>
                <w:rFonts w:ascii="Times NewRoman" w:hAnsi="Times NewRoman"/>
                <w:b w:val="0"/>
                <w:sz w:val="24"/>
              </w:rPr>
              <w:t>}</w:t>
            </w:r>
          </w:p>
        </w:tc>
        <w:tc>
          <w:tcPr>
            <w:tcW w:w="2160" w:type="dxa"/>
            <w:tcBorders>
              <w:top w:val="nil"/>
              <w:left w:val="nil"/>
              <w:bottom w:val="nil"/>
              <w:right w:val="nil"/>
            </w:tcBorders>
          </w:tcPr>
          <w:p w14:paraId="7D7D4487"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49BAF9BC" w14:textId="77777777" w:rsidR="00FD3105" w:rsidRDefault="00FD3105"/>
        </w:tc>
      </w:tr>
      <w:tr w:rsidR="00FD3105" w14:paraId="58F1EDED" w14:textId="77777777">
        <w:tblPrEx>
          <w:tblCellMar>
            <w:top w:w="0" w:type="dxa"/>
            <w:left w:w="0" w:type="dxa"/>
            <w:bottom w:w="0" w:type="dxa"/>
            <w:right w:w="0" w:type="dxa"/>
          </w:tblCellMar>
        </w:tblPrEx>
        <w:tc>
          <w:tcPr>
            <w:tcW w:w="2160" w:type="dxa"/>
            <w:tcBorders>
              <w:top w:val="nil"/>
              <w:left w:val="nil"/>
              <w:bottom w:val="nil"/>
              <w:right w:val="nil"/>
            </w:tcBorders>
          </w:tcPr>
          <w:p w14:paraId="45C1B0E7"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32AC661C"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Plaintiff,</w:t>
            </w:r>
          </w:p>
        </w:tc>
        <w:tc>
          <w:tcPr>
            <w:tcW w:w="2160" w:type="dxa"/>
            <w:tcBorders>
              <w:top w:val="nil"/>
              <w:left w:val="nil"/>
              <w:bottom w:val="nil"/>
              <w:right w:val="nil"/>
            </w:tcBorders>
          </w:tcPr>
          <w:p w14:paraId="1AD611FF"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217D249A" w14:textId="77777777" w:rsidR="00FD3105" w:rsidRDefault="00FD3105"/>
        </w:tc>
      </w:tr>
      <w:tr w:rsidR="00FD3105" w14:paraId="3C7CD5C0" w14:textId="77777777">
        <w:tblPrEx>
          <w:tblCellMar>
            <w:top w:w="0" w:type="dxa"/>
            <w:left w:w="0" w:type="dxa"/>
            <w:bottom w:w="0" w:type="dxa"/>
            <w:right w:w="0" w:type="dxa"/>
          </w:tblCellMar>
        </w:tblPrEx>
        <w:tc>
          <w:tcPr>
            <w:tcW w:w="2160" w:type="dxa"/>
            <w:tcBorders>
              <w:top w:val="nil"/>
              <w:left w:val="nil"/>
              <w:bottom w:val="nil"/>
              <w:right w:val="nil"/>
            </w:tcBorders>
          </w:tcPr>
          <w:p w14:paraId="54418FF6"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entry.align="left"</w:instrText>
            </w:r>
            <w:r>
              <w:rPr>
                <w:rStyle w:val="pxrowentry"/>
              </w:rPr>
              <w:fldChar w:fldCharType="end"/>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v.</w:t>
            </w:r>
          </w:p>
        </w:tc>
        <w:tc>
          <w:tcPr>
            <w:tcW w:w="2160" w:type="dxa"/>
            <w:tcBorders>
              <w:top w:val="nil"/>
              <w:left w:val="nil"/>
              <w:bottom w:val="nil"/>
              <w:right w:val="nil"/>
            </w:tcBorders>
          </w:tcPr>
          <w:p w14:paraId="723CBBA9"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 xml:space="preserve">CASE </w:t>
            </w:r>
            <w:r>
              <w:rPr>
                <w:rStyle w:val="pxfinstr"/>
                <w:i/>
                <w:iCs/>
              </w:rPr>
              <w:t>[CASE NUMBER]</w:t>
            </w:r>
          </w:p>
        </w:tc>
        <w:tc>
          <w:tcPr>
            <w:tcW w:w="2160" w:type="dxa"/>
            <w:tcBorders>
              <w:top w:val="nil"/>
              <w:left w:val="nil"/>
              <w:bottom w:val="nil"/>
              <w:right w:val="nil"/>
            </w:tcBorders>
          </w:tcPr>
          <w:p w14:paraId="1EF846CC" w14:textId="77777777" w:rsidR="00FD3105" w:rsidRDefault="00FD3105"/>
        </w:tc>
        <w:tc>
          <w:tcPr>
            <w:tcW w:w="2160" w:type="dxa"/>
            <w:tcBorders>
              <w:top w:val="nil"/>
              <w:left w:val="nil"/>
              <w:bottom w:val="nil"/>
              <w:right w:val="nil"/>
            </w:tcBorders>
          </w:tcPr>
          <w:p w14:paraId="35C0B216" w14:textId="77777777" w:rsidR="00FD3105" w:rsidRDefault="00FD3105"/>
        </w:tc>
      </w:tr>
      <w:tr w:rsidR="00FD3105" w14:paraId="34DD6ECE" w14:textId="77777777">
        <w:tblPrEx>
          <w:tblCellMar>
            <w:top w:w="0" w:type="dxa"/>
            <w:left w:w="0" w:type="dxa"/>
            <w:bottom w:w="0" w:type="dxa"/>
            <w:right w:w="0" w:type="dxa"/>
          </w:tblCellMar>
        </w:tblPrEx>
        <w:tc>
          <w:tcPr>
            <w:tcW w:w="2160" w:type="dxa"/>
            <w:tcBorders>
              <w:top w:val="nil"/>
              <w:left w:val="nil"/>
              <w:bottom w:val="nil"/>
              <w:right w:val="nil"/>
            </w:tcBorders>
          </w:tcPr>
          <w:p w14:paraId="1C2105D6"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DEFENDANT CORPORATION]</w:t>
            </w:r>
            <w:r>
              <w:rPr>
                <w:rStyle w:val="pxrowentry"/>
              </w:rPr>
              <w:t>,</w:t>
            </w:r>
          </w:p>
        </w:tc>
        <w:tc>
          <w:tcPr>
            <w:tcW w:w="2160" w:type="dxa"/>
            <w:tcBorders>
              <w:top w:val="nil"/>
              <w:left w:val="nil"/>
              <w:bottom w:val="nil"/>
              <w:right w:val="nil"/>
            </w:tcBorders>
          </w:tcPr>
          <w:p w14:paraId="39E9A97A"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541772C7" w14:textId="77777777" w:rsidR="00FD3105" w:rsidRDefault="00FD3105"/>
        </w:tc>
        <w:tc>
          <w:tcPr>
            <w:tcW w:w="2160" w:type="dxa"/>
            <w:tcBorders>
              <w:top w:val="nil"/>
              <w:left w:val="nil"/>
              <w:bottom w:val="nil"/>
              <w:right w:val="nil"/>
            </w:tcBorders>
          </w:tcPr>
          <w:p w14:paraId="229B24BF" w14:textId="77777777" w:rsidR="00FD3105" w:rsidRDefault="00FD3105"/>
        </w:tc>
      </w:tr>
      <w:tr w:rsidR="00FD3105" w14:paraId="676C2FAF" w14:textId="77777777">
        <w:tblPrEx>
          <w:tblCellMar>
            <w:top w:w="0" w:type="dxa"/>
            <w:left w:w="0" w:type="dxa"/>
            <w:bottom w:w="0" w:type="dxa"/>
            <w:right w:w="0" w:type="dxa"/>
          </w:tblCellMar>
        </w:tblPrEx>
        <w:tc>
          <w:tcPr>
            <w:tcW w:w="2160" w:type="dxa"/>
            <w:tcBorders>
              <w:top w:val="nil"/>
              <w:left w:val="nil"/>
              <w:bottom w:val="nil"/>
              <w:right w:val="nil"/>
            </w:tcBorders>
          </w:tcPr>
          <w:p w14:paraId="2DF0B040"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05A651CF"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Defendant.</w:t>
            </w:r>
          </w:p>
        </w:tc>
        <w:tc>
          <w:tcPr>
            <w:tcW w:w="2160" w:type="dxa"/>
            <w:tcBorders>
              <w:top w:val="nil"/>
              <w:left w:val="nil"/>
              <w:bottom w:val="nil"/>
              <w:right w:val="nil"/>
            </w:tcBorders>
          </w:tcPr>
          <w:p w14:paraId="589D1B69"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1E31613D" w14:textId="77777777" w:rsidR="00FD3105" w:rsidRDefault="00FD3105"/>
        </w:tc>
      </w:tr>
    </w:tbl>
    <w:p w14:paraId="3C6E3433" w14:textId="77777777" w:rsidR="00FD3105" w:rsidRDefault="00FD3105">
      <w:pPr>
        <w:pStyle w:val="pxtbody"/>
      </w:pPr>
    </w:p>
    <w:p w14:paraId="6AD56A62" w14:textId="77777777" w:rsidR="00FD3105" w:rsidRDefault="00FD3105"/>
    <w:p w14:paraId="185F13FC" w14:textId="77777777" w:rsidR="00FD3105" w:rsidRDefault="00FD3105">
      <w:pPr>
        <w:pStyle w:val="pxformfac"/>
        <w:jc w:val="center"/>
        <w:rPr>
          <w:sz w:val="24"/>
          <w:szCs w:val="24"/>
        </w:rPr>
      </w:pP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rStyle w:val="pxus"/>
          <w:szCs w:val="24"/>
          <w:u w:val="single"/>
        </w:rPr>
        <w:t>FINAL JUDGMENT DISSOLVING CORPORATION</w:t>
      </w:r>
    </w:p>
    <w:p w14:paraId="128E710F"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p.ct.id="3d29be30775711ee8e1ba9ecff0bf883|22|10:22"</w:instrText>
      </w:r>
      <w:r>
        <w:fldChar w:fldCharType="end"/>
      </w:r>
      <w:r>
        <w:t xml:space="preserve">This action was tried before the court. On the evidence presented the court finds that the directors of </w:t>
      </w:r>
      <w:r>
        <w:rPr>
          <w:rStyle w:val="pxfinstr"/>
          <w:i/>
          <w:iCs/>
        </w:rPr>
        <w:t>[NAME OF DEFENDANT CORPORATION]</w:t>
      </w:r>
      <w:r>
        <w:t xml:space="preserve"> are deadlocked in the management of the corporate affairs and the shareholders are unable to break the deadlock. As a result irreparable injury to the corporate defendant's assets is now being suffered and unless the action taken under this final judgment occurs, the assets will be lost to the shareholders. The corporation has complied with </w:t>
      </w:r>
      <w:r>
        <w:rPr>
          <w:rStyle w:val="pxst"/>
          <w:color w:val="FF0000"/>
          <w:sz w:val="20"/>
          <w:szCs w:val="20"/>
          <w:vertAlign w:val="superscript"/>
        </w:rPr>
        <w:t>►</w:t>
      </w:r>
      <w:r>
        <w:rPr>
          <w:rStyle w:val="pxst"/>
        </w:rPr>
        <w:fldChar w:fldCharType="begin"/>
      </w:r>
      <w:r>
        <w:rPr>
          <w:rStyle w:val="pxst"/>
        </w:rPr>
        <w:instrText>st.ref.id="I04BHVZ"</w:instrText>
      </w:r>
      <w:r>
        <w:rPr>
          <w:rStyle w:val="pxst"/>
        </w:rPr>
        <w:fldChar w:fldCharType="end"/>
      </w:r>
      <w:r>
        <w:rPr>
          <w:rStyle w:val="pxst"/>
          <w:vanish/>
        </w:rPr>
        <w:t>&amp;s;</w:t>
      </w:r>
      <w:r>
        <w:rPr>
          <w:rStyle w:val="pxvis"/>
          <w:rFonts w:ascii="Times NewRoman" w:hAnsi="Times NewRoman"/>
          <w:b w:val="0"/>
          <w:sz w:val="24"/>
        </w:rPr>
        <w:t>§</w:t>
      </w:r>
      <w:r>
        <w:rPr>
          <w:rStyle w:val="pxst"/>
        </w:rPr>
        <w:t>607.1431(4), Fla. Stat.</w:t>
      </w:r>
      <w:r>
        <w:t>, however the shareholders have not elected to purchase the plaintiff's shares, therefore</w:t>
      </w:r>
    </w:p>
    <w:p w14:paraId="7D93FD00"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p.ct.id="3d29be30775711ee8e1ba9ecff0bf883|22|10:22"</w:instrText>
      </w:r>
      <w:r>
        <w:fldChar w:fldCharType="end"/>
      </w:r>
      <w:r>
        <w:t>IT IS ADJUDGED that:</w:t>
      </w:r>
    </w:p>
    <w:p w14:paraId="315DDDD0" w14:textId="77777777" w:rsidR="00FD3105" w:rsidRDefault="00FD3105">
      <w:pPr>
        <w:pStyle w:val="pxformfl"/>
        <w:ind w:left="500"/>
      </w:pPr>
      <w:r>
        <w:t xml:space="preserve"> </w:t>
      </w:r>
    </w:p>
    <w:p w14:paraId="7913554B"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1. </w:t>
      </w:r>
    </w:p>
    <w:p w14:paraId="75BC0B30"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p.ct.id="3d29be30775711ee8e1ba9ecff0bf883|22|10:22"</w:instrText>
      </w:r>
      <w:r>
        <w:fldChar w:fldCharType="end"/>
      </w:r>
      <w:r>
        <w:t xml:space="preserve">Defendant </w:t>
      </w:r>
      <w:r>
        <w:rPr>
          <w:rStyle w:val="pxfinstr"/>
          <w:i/>
          <w:iCs/>
        </w:rPr>
        <w:t>[NAME OF DEFENDANT CORPORATION]</w:t>
      </w:r>
      <w:r>
        <w:t xml:space="preserve"> is dissolved effective </w:t>
      </w:r>
      <w:r>
        <w:rPr>
          <w:rStyle w:val="pxfinstr"/>
          <w:i/>
          <w:iCs/>
        </w:rPr>
        <w:t>[date of dissolution]</w:t>
      </w:r>
      <w:r>
        <w:t>.</w:t>
      </w:r>
    </w:p>
    <w:p w14:paraId="4A0634D6"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2. </w:t>
      </w:r>
    </w:p>
    <w:p w14:paraId="6B25CE15"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p.ct.id="3d29be30775711ee8e1ba9ecff0bf883|22|10:22"</w:instrText>
      </w:r>
      <w:r>
        <w:fldChar w:fldCharType="end"/>
      </w:r>
      <w:r>
        <w:t>The directors shall sell all of the assets of the corporation as soon as possible. When sufficient assets are sold so that all creditors can be paid, the directors of the corporation shall pay the debts of the corporation.</w:t>
      </w:r>
    </w:p>
    <w:p w14:paraId="245FDB64"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3. </w:t>
      </w:r>
    </w:p>
    <w:p w14:paraId="0C704434"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p.ct.id="3d29be30775711ee8e1ba9ecff0bf883|22|10:22"</w:instrText>
      </w:r>
      <w:r>
        <w:fldChar w:fldCharType="end"/>
      </w:r>
      <w:r>
        <w:t>If there is an excess of funds after the debts of the corporation are paid, the balance after paying the debts of the corporation shall be paid to the stockholders of the corporation pro rata according to the amounts of stock owned by each.</w:t>
      </w:r>
    </w:p>
    <w:p w14:paraId="49F52D32"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4. </w:t>
      </w:r>
    </w:p>
    <w:p w14:paraId="5DD3BABE"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p.ct.id="3d29be30775711ee8e1ba9ecff0bf883|22|10:22"</w:instrText>
      </w:r>
      <w:r>
        <w:fldChar w:fldCharType="end"/>
      </w:r>
      <w:r>
        <w:t xml:space="preserve">The directors of the corporation shall follow the procedures prescribed by </w:t>
      </w:r>
      <w:r>
        <w:rPr>
          <w:vanish/>
        </w:rPr>
        <w:t>&amp;ss;</w:t>
      </w:r>
      <w:r>
        <w:rPr>
          <w:rStyle w:val="pxvis"/>
          <w:rFonts w:ascii="Times NewRoman" w:hAnsi="Times NewRoman"/>
          <w:b w:val="0"/>
          <w:sz w:val="24"/>
        </w:rPr>
        <w:t>§§</w:t>
      </w:r>
      <w:r>
        <w:t>607.1406 and 607.1407, Florida Statutes as may be necessary to dispose of all claims against the corporation by its creditors.</w:t>
      </w:r>
    </w:p>
    <w:p w14:paraId="1EAFF43A" w14:textId="77777777" w:rsidR="00FD3105" w:rsidRDefault="00FD3105">
      <w:pPr>
        <w:pStyle w:val="pxformfin"/>
      </w:pPr>
      <w:bookmarkStart w:id="67" w:name="_Hlk164272735"/>
      <w:r>
        <w:rPr>
          <w:color w:val="FF0000"/>
          <w:sz w:val="20"/>
          <w:szCs w:val="20"/>
          <w:vertAlign w:val="superscript"/>
        </w:rPr>
        <w:t>►</w:t>
      </w:r>
      <w:bookmarkEnd w:id="67"/>
      <w:r>
        <w:fldChar w:fldCharType="begin"/>
      </w:r>
      <w:r>
        <w:instrText>fi.lvl="1"</w:instrText>
      </w:r>
      <w:r>
        <w:fldChar w:fldCharType="end"/>
      </w:r>
      <w:r>
        <w:t xml:space="preserve">5. </w:t>
      </w:r>
    </w:p>
    <w:p w14:paraId="5F390972"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p.ct.id="3d29be30775711ee8e1ba9ecff0bf883|22|10:22"</w:instrText>
      </w:r>
      <w:r>
        <w:fldChar w:fldCharType="end"/>
      </w:r>
      <w:r>
        <w:t>The court reserves jurisdiction of the corporation to enforce this judgment and to enter any other orders that may be necessary for the complete and proper disposition of the corporation's assets.</w:t>
      </w:r>
    </w:p>
    <w:p w14:paraId="2A2C32FB"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p.ct.id="3d29be30775711ee8e1ba9ecff0bf883|22|10:22"</w:instrText>
      </w:r>
      <w:r>
        <w:fldChar w:fldCharType="end"/>
      </w:r>
      <w:r>
        <w:t xml:space="preserve">ORDERED at </w:t>
      </w:r>
      <w:r>
        <w:rPr>
          <w:rStyle w:val="pxfinstr"/>
          <w:i/>
          <w:iCs/>
        </w:rPr>
        <w:t>[name of city]</w:t>
      </w:r>
      <w:r>
        <w:t xml:space="preserve">, Florida on </w:t>
      </w:r>
      <w:r>
        <w:rPr>
          <w:rStyle w:val="pxfinstr"/>
          <w:i/>
          <w:iCs/>
        </w:rPr>
        <w:t>[date of judgment]</w:t>
      </w:r>
      <w:r>
        <w:t>.</w:t>
      </w:r>
    </w:p>
    <w:p w14:paraId="7CAC957B" w14:textId="77777777" w:rsidR="00FD3105" w:rsidRDefault="00FD3105">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03EF88C6" w14:textId="77777777" w:rsidR="00FD3105" w:rsidRDefault="00FD3105">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judge]</w:t>
      </w:r>
    </w:p>
    <w:p w14:paraId="175EB56D"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judge]</w:t>
      </w:r>
    </w:p>
    <w:p w14:paraId="2762D17E" w14:textId="77777777" w:rsidR="00FD3105" w:rsidRDefault="00FD3105">
      <w:pPr>
        <w:pStyle w:val="pxformfsigtbl"/>
        <w:ind w:left="500"/>
      </w:pPr>
      <w:r>
        <w:t xml:space="preserve"> </w:t>
      </w:r>
      <w:r>
        <w:rPr>
          <w:color w:val="FF0000"/>
          <w:sz w:val="20"/>
          <w:szCs w:val="20"/>
          <w:vertAlign w:val="superscript"/>
        </w:rPr>
        <w:t>►</w:t>
      </w:r>
      <w:r>
        <w:fldChar w:fldCharType="begin"/>
      </w:r>
      <w:r>
        <w:instrText>fsig.pos="l"</w:instrText>
      </w:r>
      <w:r>
        <w:fldChar w:fldCharType="end"/>
      </w:r>
      <w:r>
        <w:rPr>
          <w:color w:val="FF0000"/>
          <w:sz w:val="20"/>
          <w:szCs w:val="20"/>
          <w:vertAlign w:val="superscript"/>
        </w:rPr>
        <w:t>►</w:t>
      </w:r>
      <w:r>
        <w:fldChar w:fldCharType="begin"/>
      </w:r>
      <w:r>
        <w:instrText>tbl.ident="I02ANOZ"</w:instrText>
      </w:r>
      <w:r>
        <w:fldChar w:fldCharType="end"/>
      </w:r>
      <w:r>
        <w:fldChar w:fldCharType="begin"/>
      </w:r>
      <w:r>
        <w:instrText>tbl.uuid="I01FAGR"</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150B9FC6" w14:textId="77777777" w:rsidR="00FD3105" w:rsidRDefault="00FD3105">
      <w:pPr>
        <w:pStyle w:val="pxtable"/>
      </w:pPr>
      <w:r>
        <w:rPr>
          <w:color w:val="FF0000"/>
          <w:sz w:val="20"/>
          <w:szCs w:val="20"/>
          <w:vertAlign w:val="superscript"/>
        </w:rPr>
        <w:t>►</w:t>
      </w:r>
      <w:r>
        <w:fldChar w:fldCharType="begin"/>
      </w:r>
      <w:r>
        <w:instrText>table.tabstyle="formcol"</w:instrText>
      </w:r>
      <w:r>
        <w:fldChar w:fldCharType="end"/>
      </w:r>
      <w:r>
        <w:fldChar w:fldCharType="begin"/>
      </w:r>
      <w:r>
        <w:instrText>table.resize="same"</w:instrText>
      </w:r>
      <w:r>
        <w:fldChar w:fldCharType="end"/>
      </w:r>
    </w:p>
    <w:p w14:paraId="79FD2FF7"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tgroup.cols="3"</w:instrText>
      </w:r>
      <w:r>
        <w:fldChar w:fldCharType="end"/>
      </w:r>
    </w:p>
    <w:p w14:paraId="01260A0D"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colspec.colwidth="37*"</w:instrText>
      </w:r>
      <w:r>
        <w:fldChar w:fldCharType="end"/>
      </w:r>
    </w:p>
    <w:p w14:paraId="2B5C36D1"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colspec.colwidth="67*"</w:instrText>
      </w:r>
      <w:r>
        <w:fldChar w:fldCharType="end"/>
      </w:r>
    </w:p>
    <w:p w14:paraId="0BAFBC35" w14:textId="77777777" w:rsidR="00FD3105" w:rsidRDefault="00FD3105">
      <w:pPr>
        <w:pStyle w:val="pxcolspec"/>
      </w:pPr>
      <w:r>
        <w:rPr>
          <w:color w:val="FF0000"/>
          <w:sz w:val="20"/>
          <w:szCs w:val="20"/>
          <w:vertAlign w:val="superscript"/>
        </w:rPr>
        <w:t>►</w:t>
      </w:r>
      <w:r>
        <w:fldChar w:fldCharType="begin"/>
      </w:r>
      <w:r>
        <w:instrText>colspec.colname="3"</w:instrText>
      </w:r>
      <w:r>
        <w:fldChar w:fldCharType="end"/>
      </w:r>
      <w:r>
        <w:fldChar w:fldCharType="begin"/>
      </w:r>
      <w:r>
        <w:instrText>colspec.colnum="3"</w:instrText>
      </w:r>
      <w:r>
        <w:fldChar w:fldCharType="end"/>
      </w:r>
      <w:r>
        <w:fldChar w:fldCharType="begin"/>
      </w:r>
      <w:r>
        <w:instrText>colspec.colwidth="77*"</w:instrText>
      </w:r>
      <w:r>
        <w:fldChar w:fldCharType="end"/>
      </w:r>
    </w:p>
    <w:tbl>
      <w:tblPr>
        <w:tblW w:w="0" w:type="auto"/>
        <w:tblLayout w:type="fixed"/>
        <w:tblCellMar>
          <w:left w:w="0" w:type="dxa"/>
          <w:right w:w="0" w:type="dxa"/>
        </w:tblCellMar>
        <w:tblLook w:val="0000" w:firstRow="0" w:lastRow="0" w:firstColumn="0" w:lastColumn="0" w:noHBand="0" w:noVBand="0"/>
      </w:tblPr>
      <w:tblGrid>
        <w:gridCol w:w="2880"/>
        <w:gridCol w:w="2880"/>
        <w:gridCol w:w="2880"/>
      </w:tblGrid>
      <w:tr w:rsidR="00FD3105" w14:paraId="6A1124FC" w14:textId="77777777">
        <w:tblPrEx>
          <w:tblCellMar>
            <w:top w:w="0" w:type="dxa"/>
            <w:left w:w="0" w:type="dxa"/>
            <w:bottom w:w="0" w:type="dxa"/>
            <w:right w:w="0" w:type="dxa"/>
          </w:tblCellMar>
        </w:tblPrEx>
        <w:tc>
          <w:tcPr>
            <w:tcW w:w="2880" w:type="dxa"/>
            <w:tcBorders>
              <w:top w:val="nil"/>
              <w:left w:val="nil"/>
              <w:bottom w:val="nil"/>
              <w:right w:val="nil"/>
            </w:tcBorders>
          </w:tcPr>
          <w:p w14:paraId="6FD3F8C8"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Copies to:</w:t>
            </w:r>
          </w:p>
        </w:tc>
        <w:tc>
          <w:tcPr>
            <w:tcW w:w="2880" w:type="dxa"/>
            <w:tcBorders>
              <w:top w:val="nil"/>
              <w:left w:val="nil"/>
              <w:bottom w:val="nil"/>
              <w:right w:val="nil"/>
            </w:tcBorders>
          </w:tcPr>
          <w:p w14:paraId="31FC09B4"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c>
          <w:tcPr>
            <w:tcW w:w="2880" w:type="dxa"/>
            <w:tcBorders>
              <w:top w:val="nil"/>
              <w:left w:val="nil"/>
              <w:bottom w:val="nil"/>
              <w:right w:val="nil"/>
            </w:tcBorders>
          </w:tcPr>
          <w:p w14:paraId="2D0D15FC" w14:textId="77777777" w:rsidR="00FD3105" w:rsidRDefault="00FD3105"/>
        </w:tc>
      </w:tr>
      <w:tr w:rsidR="00FD3105" w14:paraId="2764E06F" w14:textId="77777777">
        <w:tblPrEx>
          <w:tblCellMar>
            <w:top w:w="0" w:type="dxa"/>
            <w:left w:w="0" w:type="dxa"/>
            <w:bottom w:w="0" w:type="dxa"/>
            <w:right w:w="0" w:type="dxa"/>
          </w:tblCellMar>
        </w:tblPrEx>
        <w:tc>
          <w:tcPr>
            <w:tcW w:w="2880" w:type="dxa"/>
            <w:tcBorders>
              <w:top w:val="nil"/>
              <w:left w:val="nil"/>
              <w:bottom w:val="nil"/>
              <w:right w:val="nil"/>
            </w:tcBorders>
          </w:tcPr>
          <w:p w14:paraId="2EC4B97B"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880" w:type="dxa"/>
            <w:tcBorders>
              <w:top w:val="nil"/>
              <w:left w:val="nil"/>
              <w:bottom w:val="nil"/>
              <w:right w:val="nil"/>
            </w:tcBorders>
          </w:tcPr>
          <w:p w14:paraId="4C0C66AB"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c>
          <w:tcPr>
            <w:tcW w:w="2880" w:type="dxa"/>
            <w:tcBorders>
              <w:top w:val="nil"/>
              <w:left w:val="nil"/>
              <w:bottom w:val="nil"/>
              <w:right w:val="nil"/>
            </w:tcBorders>
          </w:tcPr>
          <w:p w14:paraId="12CB96CD" w14:textId="77777777" w:rsidR="00FD3105" w:rsidRDefault="00FD3105"/>
        </w:tc>
      </w:tr>
    </w:tbl>
    <w:p w14:paraId="6402D15F" w14:textId="77777777" w:rsidR="00FD3105" w:rsidRDefault="00FD3105">
      <w:pPr>
        <w:pStyle w:val="pxtbody"/>
      </w:pPr>
    </w:p>
    <w:p w14:paraId="5B271B8D" w14:textId="77777777" w:rsidR="00FD3105" w:rsidRDefault="00FD3105"/>
    <w:p w14:paraId="0658DB99" w14:textId="77777777" w:rsidR="00FD3105" w:rsidRDefault="00FD3105">
      <w:pPr>
        <w:pStyle w:val="pxcomnt"/>
      </w:pPr>
    </w:p>
    <w:p w14:paraId="19ED3B3A" w14:textId="77777777" w:rsidR="00FD3105" w:rsidRDefault="00FD3105">
      <w:pPr>
        <w:pStyle w:val="pxhac"/>
        <w:spacing w:before="180"/>
        <w:jc w:val="center"/>
      </w:pPr>
      <w:r>
        <w:rPr>
          <w:rStyle w:val="pxb"/>
          <w:b/>
          <w:bCs/>
        </w:rPr>
        <w:t>Author's Comment</w:t>
      </w:r>
    </w:p>
    <w:p w14:paraId="3D05CDDA"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p.ct.id="3d29be30775711ee8e1ba9ecff0bf883|22|10:22"</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st.ref.id="I01RP3M"</w:instrText>
      </w:r>
      <w:r>
        <w:rPr>
          <w:rStyle w:val="pxst"/>
        </w:rPr>
        <w:fldChar w:fldCharType="end"/>
      </w:r>
      <w:r>
        <w:rPr>
          <w:rStyle w:val="pxst"/>
          <w:vanish/>
        </w:rPr>
        <w:t>&amp;s;</w:t>
      </w:r>
      <w:r>
        <w:rPr>
          <w:rStyle w:val="pxvis"/>
          <w:rFonts w:ascii="Times NewRoman" w:hAnsi="Times NewRoman"/>
          <w:b w:val="0"/>
          <w:sz w:val="24"/>
        </w:rPr>
        <w:t>§</w:t>
      </w:r>
      <w:r>
        <w:rPr>
          <w:rStyle w:val="pxst"/>
        </w:rPr>
        <w:t xml:space="preserve">607.1430, Fla. Stat.; </w:t>
      </w:r>
      <w:r>
        <w:rPr>
          <w:rStyle w:val="pxst"/>
          <w:vanish/>
        </w:rPr>
        <w:t>&amp;s;</w:t>
      </w:r>
      <w:r>
        <w:rPr>
          <w:rStyle w:val="pxvis"/>
          <w:rFonts w:ascii="Times NewRoman" w:hAnsi="Times NewRoman"/>
          <w:b w:val="0"/>
          <w:sz w:val="24"/>
        </w:rPr>
        <w:t>§</w:t>
      </w:r>
      <w:r>
        <w:rPr>
          <w:rStyle w:val="pxst"/>
        </w:rPr>
        <w:t>607.1431, Fla. Stat.</w:t>
      </w:r>
      <w:r>
        <w:t xml:space="preserve"> This dissolution uses the grounds in subsection (1)(b) of section 607.1430 for the basis of the dissolution. A receiver may be appointed rather than permitting the directors to sell the assets. See </w:t>
      </w:r>
      <w:r>
        <w:rPr>
          <w:rStyle w:val="pxst"/>
          <w:color w:val="FF0000"/>
          <w:sz w:val="20"/>
          <w:szCs w:val="20"/>
          <w:vertAlign w:val="superscript"/>
        </w:rPr>
        <w:t>►</w:t>
      </w:r>
      <w:r>
        <w:rPr>
          <w:rStyle w:val="pxst"/>
        </w:rPr>
        <w:fldChar w:fldCharType="begin"/>
      </w:r>
      <w:r>
        <w:rPr>
          <w:rStyle w:val="pxst"/>
        </w:rPr>
        <w:instrText>st.ref.id="I04BHUS"</w:instrText>
      </w:r>
      <w:r>
        <w:rPr>
          <w:rStyle w:val="pxst"/>
        </w:rPr>
        <w:fldChar w:fldCharType="end"/>
      </w:r>
      <w:r>
        <w:rPr>
          <w:rStyle w:val="pxst"/>
          <w:vanish/>
        </w:rPr>
        <w:t>&amp;s;</w:t>
      </w:r>
      <w:r>
        <w:rPr>
          <w:rStyle w:val="pxvis"/>
          <w:rFonts w:ascii="Times NewRoman" w:hAnsi="Times NewRoman"/>
          <w:b w:val="0"/>
          <w:sz w:val="24"/>
        </w:rPr>
        <w:t>§</w:t>
      </w:r>
      <w:r>
        <w:rPr>
          <w:rStyle w:val="pxst"/>
        </w:rPr>
        <w:t>607.1432, Fla. Stat.</w:t>
      </w:r>
      <w:r>
        <w:t xml:space="preserve"> The court may also take the actions provided for in </w:t>
      </w:r>
      <w:r>
        <w:rPr>
          <w:rStyle w:val="pxst"/>
          <w:color w:val="FF0000"/>
          <w:sz w:val="20"/>
          <w:szCs w:val="20"/>
          <w:vertAlign w:val="superscript"/>
        </w:rPr>
        <w:t>►</w:t>
      </w:r>
      <w:r>
        <w:rPr>
          <w:rStyle w:val="pxst"/>
        </w:rPr>
        <w:fldChar w:fldCharType="begin"/>
      </w:r>
      <w:r>
        <w:rPr>
          <w:rStyle w:val="pxst"/>
        </w:rPr>
        <w:instrText>st.ref.id="I01UI8I"</w:instrText>
      </w:r>
      <w:r>
        <w:rPr>
          <w:rStyle w:val="pxst"/>
        </w:rPr>
        <w:fldChar w:fldCharType="end"/>
      </w:r>
      <w:r>
        <w:rPr>
          <w:rStyle w:val="pxst"/>
          <w:vanish/>
        </w:rPr>
        <w:t>&amp;s;</w:t>
      </w:r>
      <w:r>
        <w:rPr>
          <w:rStyle w:val="pxvis"/>
          <w:rFonts w:ascii="Times NewRoman" w:hAnsi="Times NewRoman"/>
          <w:b w:val="0"/>
          <w:sz w:val="24"/>
        </w:rPr>
        <w:t>§</w:t>
      </w:r>
      <w:r>
        <w:rPr>
          <w:rStyle w:val="pxst"/>
        </w:rPr>
        <w:t xml:space="preserve">607.1433, Fla. Stat.; </w:t>
      </w:r>
      <w:r>
        <w:rPr>
          <w:rStyle w:val="pxst"/>
          <w:vanish/>
        </w:rPr>
        <w:t>&amp;s;</w:t>
      </w:r>
      <w:r>
        <w:rPr>
          <w:rStyle w:val="pxvis"/>
          <w:rFonts w:ascii="Times NewRoman" w:hAnsi="Times NewRoman"/>
          <w:b w:val="0"/>
          <w:sz w:val="24"/>
        </w:rPr>
        <w:t>§</w:t>
      </w:r>
      <w:r>
        <w:rPr>
          <w:rStyle w:val="pxst"/>
        </w:rPr>
        <w:t xml:space="preserve">607.1434, Fla. Stat. or </w:t>
      </w:r>
      <w:r>
        <w:rPr>
          <w:rStyle w:val="pxst"/>
          <w:vanish/>
        </w:rPr>
        <w:t>&amp;s;</w:t>
      </w:r>
      <w:r>
        <w:rPr>
          <w:rStyle w:val="pxvis"/>
          <w:rFonts w:ascii="Times NewRoman" w:hAnsi="Times NewRoman"/>
          <w:b w:val="0"/>
          <w:sz w:val="24"/>
        </w:rPr>
        <w:t>§</w:t>
      </w:r>
      <w:r>
        <w:rPr>
          <w:rStyle w:val="pxst"/>
        </w:rPr>
        <w:t>607.1435, Fla. Stat.</w:t>
      </w:r>
    </w:p>
    <w:p w14:paraId="22B6FD5D" w14:textId="77777777" w:rsidR="00FD3105" w:rsidRDefault="00FD3105">
      <w:pPr>
        <w:pStyle w:val="pxs"/>
        <w:spacing w:before="180"/>
        <w:rPr>
          <w:sz w:val="27"/>
          <w:szCs w:val="27"/>
        </w:rPr>
      </w:pPr>
      <w:r>
        <w:rPr>
          <w:sz w:val="27"/>
          <w:szCs w:val="27"/>
        </w:rPr>
        <w:t>10:23. Judgment</w:t>
      </w:r>
      <w:r>
        <w:rPr>
          <w:rStyle w:val="pxsep"/>
        </w:rPr>
        <w:t xml:space="preserve">-- </w:t>
      </w:r>
      <w:r>
        <w:rPr>
          <w:sz w:val="27"/>
          <w:szCs w:val="27"/>
        </w:rPr>
        <w:t>Dissolution of marriage, alimony, child support, property division</w:t>
      </w:r>
    </w:p>
    <w:p w14:paraId="6122921B" w14:textId="77777777" w:rsidR="00FD3105" w:rsidRDefault="00FD3105">
      <w:pPr>
        <w:pStyle w:val="pxov"/>
        <w:rPr>
          <w:vanish/>
        </w:rPr>
      </w:pPr>
      <w:r>
        <w:rPr>
          <w:vanish/>
        </w:rPr>
        <w:t>FMS</w:t>
      </w:r>
    </w:p>
    <w:p w14:paraId="064BEDEE" w14:textId="77777777" w:rsidR="00FD3105" w:rsidRDefault="00FD3105">
      <w:pPr>
        <w:pStyle w:val="pxov"/>
        <w:rPr>
          <w:vanish/>
        </w:rPr>
      </w:pPr>
      <w:r>
        <w:rPr>
          <w:vanish/>
        </w:rPr>
        <w:t>FAM</w:t>
      </w:r>
    </w:p>
    <w:p w14:paraId="29F367F4" w14:textId="77777777" w:rsidR="00FD3105" w:rsidRDefault="00FD3105">
      <w:pPr>
        <w:pStyle w:val="pxov"/>
        <w:rPr>
          <w:vanish/>
        </w:rPr>
      </w:pPr>
      <w:r>
        <w:rPr>
          <w:vanish/>
        </w:rPr>
        <w:t>DAS</w:t>
      </w:r>
    </w:p>
    <w:p w14:paraId="79E7C0B9" w14:textId="77777777" w:rsidR="00FD3105" w:rsidRDefault="00FD3105">
      <w:pPr>
        <w:pStyle w:val="pxov"/>
        <w:rPr>
          <w:vanish/>
        </w:rPr>
      </w:pPr>
      <w:r>
        <w:rPr>
          <w:vanish/>
        </w:rPr>
        <w:t>CAS</w:t>
      </w:r>
    </w:p>
    <w:p w14:paraId="4AD9652E" w14:textId="77777777" w:rsidR="00FD3105" w:rsidRDefault="00FD3105">
      <w:pPr>
        <w:pStyle w:val="pxov"/>
        <w:rPr>
          <w:vanish/>
        </w:rPr>
      </w:pPr>
      <w:r>
        <w:rPr>
          <w:vanish/>
        </w:rPr>
        <w:t>FCV</w:t>
      </w:r>
    </w:p>
    <w:p w14:paraId="110B65D0" w14:textId="77777777" w:rsidR="00FD3105" w:rsidRDefault="00FD3105">
      <w:pPr>
        <w:pStyle w:val="pxov"/>
        <w:rPr>
          <w:vanish/>
        </w:rPr>
      </w:pPr>
      <w:r>
        <w:rPr>
          <w:vanish/>
        </w:rPr>
        <w:t>FLG</w:t>
      </w:r>
    </w:p>
    <w:p w14:paraId="7D4D96B4" w14:textId="77777777" w:rsidR="00FD3105" w:rsidRDefault="00FD3105">
      <w:pPr>
        <w:pStyle w:val="pxformfcapfac"/>
        <w:jc w:val="center"/>
        <w:rPr>
          <w:sz w:val="24"/>
          <w:szCs w:val="24"/>
        </w:rPr>
      </w:pPr>
      <w:r>
        <w:rPr>
          <w:color w:val="FF0000"/>
          <w:sz w:val="20"/>
          <w:szCs w:val="20"/>
          <w:vertAlign w:val="superscript"/>
        </w:rPr>
        <w:t>►</w:t>
      </w:r>
      <w:r>
        <w:rPr>
          <w:sz w:val="24"/>
          <w:szCs w:val="24"/>
        </w:rPr>
        <w:fldChar w:fldCharType="begin"/>
      </w:r>
      <w:r>
        <w:rPr>
          <w:sz w:val="24"/>
          <w:szCs w:val="24"/>
        </w:rPr>
        <w:instrText>form.du="0"</w:instrText>
      </w:r>
      <w:r>
        <w:rPr>
          <w:sz w:val="24"/>
          <w:szCs w:val="24"/>
        </w:rPr>
        <w:fldChar w:fldCharType="end"/>
      </w:r>
      <w:r>
        <w:rPr>
          <w:sz w:val="24"/>
          <w:szCs w:val="24"/>
        </w:rPr>
        <w:fldChar w:fldCharType="begin"/>
      </w:r>
      <w:r>
        <w:rPr>
          <w:sz w:val="24"/>
          <w:szCs w:val="24"/>
        </w:rPr>
        <w:instrText>form.fid="I7ac4d6309fed11dfbf230000837214a9"</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fcap.ref="manual"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sz w:val="24"/>
          <w:szCs w:val="24"/>
        </w:rPr>
        <w:t xml:space="preserve">IN THE CIRCUIT COURT FOR </w:t>
      </w:r>
      <w:r>
        <w:rPr>
          <w:rStyle w:val="pxfinstr"/>
          <w:i/>
          <w:iCs/>
          <w:szCs w:val="24"/>
        </w:rPr>
        <w:t>[NAME OF COUNTY]</w:t>
      </w:r>
      <w:r>
        <w:rPr>
          <w:sz w:val="24"/>
          <w:szCs w:val="24"/>
        </w:rPr>
        <w:t>, FLORIDA</w:t>
      </w:r>
    </w:p>
    <w:p w14:paraId="249B75CC" w14:textId="77777777" w:rsidR="00FD3105" w:rsidRDefault="00FD3105">
      <w:pPr>
        <w:pStyle w:val="pxformfcaptbl"/>
        <w:ind w:left="500"/>
      </w:pPr>
      <w:r>
        <w:t xml:space="preserve"> </w:t>
      </w:r>
      <w:r>
        <w:rPr>
          <w:color w:val="FF0000"/>
          <w:sz w:val="20"/>
          <w:szCs w:val="20"/>
          <w:vertAlign w:val="superscript"/>
        </w:rPr>
        <w:t>►</w:t>
      </w:r>
      <w:r>
        <w:fldChar w:fldCharType="begin"/>
      </w:r>
      <w:r>
        <w:instrText>tbl.brace.end="6"</w:instrText>
      </w:r>
      <w:r>
        <w:fldChar w:fldCharType="end"/>
      </w:r>
      <w:r>
        <w:fldChar w:fldCharType="begin"/>
      </w:r>
      <w:r>
        <w:instrText>tbl.brace.start="1"</w:instrText>
      </w:r>
      <w:r>
        <w:fldChar w:fldCharType="end"/>
      </w:r>
      <w:r>
        <w:fldChar w:fldCharType="begin"/>
      </w:r>
      <w:r>
        <w:instrText>tbl.ident="I0375U3"</w:instrText>
      </w:r>
      <w:r>
        <w:fldChar w:fldCharType="end"/>
      </w:r>
      <w:r>
        <w:fldChar w:fldCharType="begin"/>
      </w:r>
      <w:r>
        <w:instrText>tbl.uuid="I011Y9S"</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7B02D711"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37019DB7"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tgroup.cols="3"</w:instrText>
      </w:r>
      <w:r>
        <w:fldChar w:fldCharType="end"/>
      </w:r>
    </w:p>
    <w:p w14:paraId="540C36BE"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colspec.colwidth="25*"</w:instrText>
      </w:r>
      <w:r>
        <w:fldChar w:fldCharType="end"/>
      </w:r>
    </w:p>
    <w:p w14:paraId="739CF8E1" w14:textId="77777777" w:rsidR="00FD3105" w:rsidRDefault="00FD3105">
      <w:pPr>
        <w:pStyle w:val="pxcolspec"/>
      </w:pPr>
      <w:r>
        <w:rPr>
          <w:color w:val="FF0000"/>
          <w:sz w:val="20"/>
          <w:szCs w:val="20"/>
          <w:vertAlign w:val="superscript"/>
        </w:rPr>
        <w:t>►</w:t>
      </w:r>
      <w:r>
        <w:fldChar w:fldCharType="begin"/>
      </w:r>
      <w:r>
        <w:instrText>colspec.align="center"</w:instrText>
      </w:r>
      <w:r>
        <w:fldChar w:fldCharType="end"/>
      </w:r>
      <w:r>
        <w:fldChar w:fldCharType="begin"/>
      </w:r>
      <w:r>
        <w:instrText>colspec.colname="2"</w:instrText>
      </w:r>
      <w:r>
        <w:fldChar w:fldCharType="end"/>
      </w:r>
      <w:r>
        <w:fldChar w:fldCharType="begin"/>
      </w:r>
      <w:r>
        <w:instrText>colspec.colnum="2"</w:instrText>
      </w:r>
      <w:r>
        <w:fldChar w:fldCharType="end"/>
      </w:r>
      <w:r>
        <w:fldChar w:fldCharType="begin"/>
      </w:r>
      <w:r>
        <w:instrText>colspec.colwidth="4*"</w:instrText>
      </w:r>
      <w:r>
        <w:fldChar w:fldCharType="end"/>
      </w:r>
    </w:p>
    <w:p w14:paraId="6804B21E" w14:textId="77777777" w:rsidR="00FD3105" w:rsidRDefault="00FD3105">
      <w:pPr>
        <w:pStyle w:val="pxcolspec"/>
      </w:pPr>
      <w:r>
        <w:rPr>
          <w:color w:val="FF0000"/>
          <w:sz w:val="20"/>
          <w:szCs w:val="20"/>
          <w:vertAlign w:val="superscript"/>
        </w:rPr>
        <w:t>►</w:t>
      </w:r>
      <w:r>
        <w:fldChar w:fldCharType="begin"/>
      </w:r>
      <w:r>
        <w:instrText>colspec.colname="3"</w:instrText>
      </w:r>
      <w:r>
        <w:fldChar w:fldCharType="end"/>
      </w:r>
      <w:r>
        <w:fldChar w:fldCharType="begin"/>
      </w:r>
      <w:r>
        <w:instrText>colspec.colnum="3"</w:instrText>
      </w:r>
      <w:r>
        <w:fldChar w:fldCharType="end"/>
      </w:r>
      <w:r>
        <w:fldChar w:fldCharType="begin"/>
      </w:r>
      <w:r>
        <w:instrText>colspec.colwidth="34*"</w:instrText>
      </w:r>
      <w:r>
        <w:fldChar w:fldCharType="end"/>
      </w:r>
    </w:p>
    <w:tbl>
      <w:tblPr>
        <w:tblW w:w="0" w:type="auto"/>
        <w:tblLayout w:type="fixed"/>
        <w:tblCellMar>
          <w:left w:w="0" w:type="dxa"/>
          <w:right w:w="0" w:type="dxa"/>
        </w:tblCellMar>
        <w:tblLook w:val="0000" w:firstRow="0" w:lastRow="0" w:firstColumn="0" w:lastColumn="0" w:noHBand="0" w:noVBand="0"/>
      </w:tblPr>
      <w:tblGrid>
        <w:gridCol w:w="2880"/>
        <w:gridCol w:w="2880"/>
        <w:gridCol w:w="2880"/>
      </w:tblGrid>
      <w:tr w:rsidR="00FD3105" w14:paraId="3FC984DF" w14:textId="77777777">
        <w:tblPrEx>
          <w:tblCellMar>
            <w:top w:w="0" w:type="dxa"/>
            <w:left w:w="0" w:type="dxa"/>
            <w:bottom w:w="0" w:type="dxa"/>
            <w:right w:w="0" w:type="dxa"/>
          </w:tblCellMar>
        </w:tblPrEx>
        <w:tc>
          <w:tcPr>
            <w:tcW w:w="2880" w:type="dxa"/>
            <w:tcBorders>
              <w:top w:val="nil"/>
              <w:left w:val="nil"/>
              <w:bottom w:val="nil"/>
              <w:right w:val="nil"/>
            </w:tcBorders>
          </w:tcPr>
          <w:p w14:paraId="173215C6" w14:textId="77777777" w:rsidR="00FD3105" w:rsidRDefault="00FD3105">
            <w:r>
              <w:rPr>
                <w:color w:val="FF0000"/>
                <w:sz w:val="20"/>
                <w:szCs w:val="20"/>
                <w:vertAlign w:val="superscript"/>
              </w:rPr>
              <w:t>►</w:t>
            </w:r>
            <w:r>
              <w:fldChar w:fldCharType="begin"/>
            </w:r>
            <w:r>
              <w:instrText>tbody.valign="top"</w:instrText>
            </w:r>
            <w:r>
              <w:fldChar w:fldCharType="end"/>
            </w:r>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IN RE THE MARRIAGE OF</w:t>
            </w:r>
          </w:p>
        </w:tc>
        <w:tc>
          <w:tcPr>
            <w:tcW w:w="2880" w:type="dxa"/>
            <w:tcBorders>
              <w:top w:val="nil"/>
              <w:left w:val="nil"/>
              <w:bottom w:val="nil"/>
              <w:right w:val="nil"/>
            </w:tcBorders>
          </w:tcPr>
          <w:p w14:paraId="7779FD7B" w14:textId="77777777" w:rsidR="00FD3105" w:rsidRDefault="00FD3105">
            <w:r>
              <w:rPr>
                <w:rStyle w:val="pxentry"/>
                <w:color w:val="FF0000"/>
                <w:sz w:val="20"/>
                <w:szCs w:val="20"/>
                <w:vertAlign w:val="superscript"/>
              </w:rPr>
              <w:t>►</w:t>
            </w:r>
            <w:r>
              <w:rPr>
                <w:rStyle w:val="pxentry"/>
              </w:rPr>
              <w:fldChar w:fldCharType="begin"/>
            </w:r>
            <w:r>
              <w:rPr>
                <w:rStyle w:val="pxentry"/>
              </w:rPr>
              <w:instrText>entry.morerows="4"</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vanish/>
              </w:rPr>
              <w:t>&amp;brace;</w:t>
            </w:r>
            <w:r>
              <w:rPr>
                <w:rStyle w:val="pxvis"/>
                <w:rFonts w:ascii="Times NewRoman" w:hAnsi="Times NewRoman"/>
                <w:b w:val="0"/>
                <w:sz w:val="24"/>
              </w:rPr>
              <w:t>}</w:t>
            </w:r>
          </w:p>
        </w:tc>
        <w:tc>
          <w:tcPr>
            <w:tcW w:w="2880" w:type="dxa"/>
            <w:tcBorders>
              <w:top w:val="nil"/>
              <w:left w:val="nil"/>
              <w:bottom w:val="nil"/>
              <w:right w:val="nil"/>
            </w:tcBorders>
          </w:tcPr>
          <w:p w14:paraId="1DFE4C80"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r>
      <w:tr w:rsidR="00FD3105" w14:paraId="539123BF" w14:textId="77777777">
        <w:tblPrEx>
          <w:tblCellMar>
            <w:top w:w="0" w:type="dxa"/>
            <w:left w:w="0" w:type="dxa"/>
            <w:bottom w:w="0" w:type="dxa"/>
            <w:right w:w="0" w:type="dxa"/>
          </w:tblCellMar>
        </w:tblPrEx>
        <w:tc>
          <w:tcPr>
            <w:tcW w:w="2880" w:type="dxa"/>
            <w:tcBorders>
              <w:top w:val="nil"/>
              <w:left w:val="nil"/>
              <w:bottom w:val="nil"/>
              <w:right w:val="nil"/>
            </w:tcBorders>
          </w:tcPr>
          <w:p w14:paraId="30FB2598"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SPOUSE 1]</w:t>
            </w:r>
            <w:r>
              <w:rPr>
                <w:rStyle w:val="pxrowentry"/>
              </w:rPr>
              <w:t>,</w:t>
            </w:r>
          </w:p>
        </w:tc>
        <w:tc>
          <w:tcPr>
            <w:tcW w:w="2880" w:type="dxa"/>
            <w:tcBorders>
              <w:top w:val="nil"/>
              <w:left w:val="nil"/>
              <w:bottom w:val="nil"/>
              <w:right w:val="nil"/>
            </w:tcBorders>
          </w:tcPr>
          <w:p w14:paraId="2DDE161B"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880" w:type="dxa"/>
            <w:tcBorders>
              <w:top w:val="nil"/>
              <w:left w:val="nil"/>
              <w:bottom w:val="nil"/>
              <w:right w:val="nil"/>
            </w:tcBorders>
          </w:tcPr>
          <w:p w14:paraId="3C02D423" w14:textId="77777777" w:rsidR="00FD3105" w:rsidRDefault="00FD3105"/>
        </w:tc>
      </w:tr>
      <w:tr w:rsidR="00FD3105" w14:paraId="615A9B0C" w14:textId="77777777">
        <w:tblPrEx>
          <w:tblCellMar>
            <w:top w:w="0" w:type="dxa"/>
            <w:left w:w="0" w:type="dxa"/>
            <w:bottom w:w="0" w:type="dxa"/>
            <w:right w:w="0" w:type="dxa"/>
          </w:tblCellMar>
        </w:tblPrEx>
        <w:tc>
          <w:tcPr>
            <w:tcW w:w="2880" w:type="dxa"/>
            <w:tcBorders>
              <w:top w:val="nil"/>
              <w:left w:val="nil"/>
              <w:bottom w:val="nil"/>
              <w:right w:val="nil"/>
            </w:tcBorders>
          </w:tcPr>
          <w:p w14:paraId="021538D9"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Petitioner,</w:t>
            </w:r>
          </w:p>
        </w:tc>
        <w:tc>
          <w:tcPr>
            <w:tcW w:w="2880" w:type="dxa"/>
            <w:tcBorders>
              <w:top w:val="nil"/>
              <w:left w:val="nil"/>
              <w:bottom w:val="nil"/>
              <w:right w:val="nil"/>
            </w:tcBorders>
          </w:tcPr>
          <w:p w14:paraId="033283E0"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 xml:space="preserve">CASE </w:t>
            </w:r>
            <w:r>
              <w:rPr>
                <w:rStyle w:val="pxfinstr"/>
                <w:i/>
                <w:iCs/>
              </w:rPr>
              <w:t>[CASE NUMBER]</w:t>
            </w:r>
          </w:p>
        </w:tc>
        <w:tc>
          <w:tcPr>
            <w:tcW w:w="2880" w:type="dxa"/>
            <w:tcBorders>
              <w:top w:val="nil"/>
              <w:left w:val="nil"/>
              <w:bottom w:val="nil"/>
              <w:right w:val="nil"/>
            </w:tcBorders>
          </w:tcPr>
          <w:p w14:paraId="43F9CDD7" w14:textId="77777777" w:rsidR="00FD3105" w:rsidRDefault="00FD3105"/>
        </w:tc>
      </w:tr>
      <w:tr w:rsidR="00FD3105" w14:paraId="38795FD9" w14:textId="77777777">
        <w:tblPrEx>
          <w:tblCellMar>
            <w:top w:w="0" w:type="dxa"/>
            <w:left w:w="0" w:type="dxa"/>
            <w:bottom w:w="0" w:type="dxa"/>
            <w:right w:w="0" w:type="dxa"/>
          </w:tblCellMar>
        </w:tblPrEx>
        <w:tc>
          <w:tcPr>
            <w:tcW w:w="2880" w:type="dxa"/>
            <w:tcBorders>
              <w:top w:val="nil"/>
              <w:left w:val="nil"/>
              <w:bottom w:val="nil"/>
              <w:right w:val="nil"/>
            </w:tcBorders>
          </w:tcPr>
          <w:p w14:paraId="6BFB0DC6"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 xml:space="preserve">AND </w:t>
            </w:r>
            <w:r>
              <w:rPr>
                <w:rStyle w:val="pxfinstr"/>
                <w:i/>
                <w:iCs/>
              </w:rPr>
              <w:t>[NAME OF SPOUSE 2]</w:t>
            </w:r>
            <w:r>
              <w:rPr>
                <w:rStyle w:val="pxrowentry"/>
              </w:rPr>
              <w:t>,</w:t>
            </w:r>
          </w:p>
        </w:tc>
        <w:tc>
          <w:tcPr>
            <w:tcW w:w="2880" w:type="dxa"/>
            <w:tcBorders>
              <w:top w:val="nil"/>
              <w:left w:val="nil"/>
              <w:bottom w:val="nil"/>
              <w:right w:val="nil"/>
            </w:tcBorders>
          </w:tcPr>
          <w:p w14:paraId="194C4CC8"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880" w:type="dxa"/>
            <w:tcBorders>
              <w:top w:val="nil"/>
              <w:left w:val="nil"/>
              <w:bottom w:val="nil"/>
              <w:right w:val="nil"/>
            </w:tcBorders>
          </w:tcPr>
          <w:p w14:paraId="1F2A6535" w14:textId="77777777" w:rsidR="00FD3105" w:rsidRDefault="00FD3105"/>
        </w:tc>
      </w:tr>
      <w:tr w:rsidR="00FD3105" w14:paraId="28931C2F" w14:textId="77777777">
        <w:tblPrEx>
          <w:tblCellMar>
            <w:top w:w="0" w:type="dxa"/>
            <w:left w:w="0" w:type="dxa"/>
            <w:bottom w:w="0" w:type="dxa"/>
            <w:right w:w="0" w:type="dxa"/>
          </w:tblCellMar>
        </w:tblPrEx>
        <w:tc>
          <w:tcPr>
            <w:tcW w:w="2880" w:type="dxa"/>
            <w:tcBorders>
              <w:top w:val="nil"/>
              <w:left w:val="nil"/>
              <w:bottom w:val="nil"/>
              <w:right w:val="nil"/>
            </w:tcBorders>
          </w:tcPr>
          <w:p w14:paraId="235EC726"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Respondent.</w:t>
            </w:r>
          </w:p>
        </w:tc>
        <w:tc>
          <w:tcPr>
            <w:tcW w:w="2880" w:type="dxa"/>
            <w:tcBorders>
              <w:top w:val="nil"/>
              <w:left w:val="nil"/>
              <w:bottom w:val="nil"/>
              <w:right w:val="nil"/>
            </w:tcBorders>
          </w:tcPr>
          <w:p w14:paraId="060AC2F1"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880" w:type="dxa"/>
            <w:tcBorders>
              <w:top w:val="nil"/>
              <w:left w:val="nil"/>
              <w:bottom w:val="nil"/>
              <w:right w:val="nil"/>
            </w:tcBorders>
          </w:tcPr>
          <w:p w14:paraId="65E54BA0" w14:textId="77777777" w:rsidR="00FD3105" w:rsidRDefault="00FD3105"/>
        </w:tc>
      </w:tr>
    </w:tbl>
    <w:p w14:paraId="2EACEF7F" w14:textId="77777777" w:rsidR="00FD3105" w:rsidRDefault="00FD3105">
      <w:pPr>
        <w:pStyle w:val="pxtbody"/>
      </w:pPr>
    </w:p>
    <w:p w14:paraId="3B6CAC5C" w14:textId="77777777" w:rsidR="00FD3105" w:rsidRDefault="00FD3105"/>
    <w:p w14:paraId="531D1B5D" w14:textId="77777777" w:rsidR="00FD3105" w:rsidRDefault="00FD3105">
      <w:pPr>
        <w:pStyle w:val="pxformhac"/>
        <w:spacing w:before="180"/>
        <w:jc w:val="center"/>
      </w:pPr>
      <w:r>
        <w:t xml:space="preserve">FINAL JUDGMENT </w:t>
      </w:r>
    </w:p>
    <w:p w14:paraId="1EAFA5BD" w14:textId="77777777" w:rsidR="00D347EC" w:rsidRDefault="00FD3105">
      <w:pPr>
        <w:pStyle w:val="pxformp"/>
        <w:rPr>
          <w:ins w:id="68" w:author="Debra M. Salisbury" w:date="2024-04-17T18:53:00Z"/>
        </w:rPr>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p.ct.id="3d29be30775711ee8e1ba9ecff0bf883|23|10:23"</w:instrText>
      </w:r>
      <w:r>
        <w:fldChar w:fldCharType="end"/>
      </w:r>
      <w:r>
        <w:t xml:space="preserve">This </w:t>
      </w:r>
      <w:ins w:id="69" w:author="Debra M. Salisbury" w:date="2024-04-17T18:34:00Z">
        <w:r w:rsidR="00D347EC">
          <w:t>fi</w:t>
        </w:r>
      </w:ins>
      <w:ins w:id="70" w:author="Debra M. Salisbury" w:date="2024-04-17T18:35:00Z">
        <w:r w:rsidR="00D347EC">
          <w:t xml:space="preserve">nal hearing in this </w:t>
        </w:r>
      </w:ins>
      <w:r>
        <w:t>action was tried before the court. On the evidence presented the court finds</w:t>
      </w:r>
      <w:ins w:id="71" w:author="Debra M. Salisbury" w:date="2024-04-17T18:35:00Z">
        <w:r w:rsidR="00D347EC">
          <w:t xml:space="preserve"> and orders as follows:</w:t>
        </w:r>
      </w:ins>
      <w:del w:id="72" w:author="Debra M. Salisbury" w:date="2024-04-17T18:35:00Z">
        <w:r w:rsidDel="00D347EC">
          <w:delText xml:space="preserve"> </w:delText>
        </w:r>
      </w:del>
    </w:p>
    <w:p w14:paraId="53760D2A" w14:textId="77777777" w:rsidR="003B7F77" w:rsidRDefault="003B7F77" w:rsidP="003B7F77">
      <w:pPr>
        <w:rPr>
          <w:ins w:id="73" w:author="Debra M. Salisbury" w:date="2024-04-17T18:54:00Z"/>
        </w:rPr>
      </w:pPr>
      <w:ins w:id="74" w:author="Debra M. Salisbury" w:date="2024-04-17T18:54:00Z">
        <w:r>
          <w:rPr>
            <w:color w:val="FF0000"/>
            <w:sz w:val="20"/>
            <w:szCs w:val="20"/>
            <w:vertAlign w:val="superscript"/>
          </w:rPr>
          <w:t xml:space="preserve">► </w:t>
        </w:r>
        <w:r>
          <w:t xml:space="preserve">1.  </w:t>
        </w:r>
      </w:ins>
    </w:p>
    <w:p w14:paraId="72E3E55D" w14:textId="77777777" w:rsidR="00D347EC" w:rsidRDefault="003B7F77" w:rsidP="003B7F77">
      <w:pPr>
        <w:ind w:firstLine="360"/>
        <w:rPr>
          <w:ins w:id="75" w:author="Debra M. Salisbury" w:date="2024-04-17T18:55:00Z"/>
        </w:rPr>
      </w:pPr>
      <w:ins w:id="76" w:author="Debra M. Salisbury" w:date="2024-04-17T18:54:00Z">
        <w:r>
          <w:rPr>
            <w:color w:val="FF0000"/>
            <w:sz w:val="20"/>
            <w:szCs w:val="20"/>
            <w:vertAlign w:val="superscript"/>
          </w:rPr>
          <w:t>►</w:t>
        </w:r>
      </w:ins>
      <w:ins w:id="77" w:author="Debra M. Salisbury" w:date="2024-04-17T18:36:00Z">
        <w:r w:rsidR="00D347EC">
          <w:t xml:space="preserve">The parties were married on </w:t>
        </w:r>
        <w:r w:rsidR="00D347EC" w:rsidRPr="00D347EC">
          <w:rPr>
            <w:i/>
            <w:iCs/>
            <w:rPrChange w:id="78" w:author="Debra M. Salisbury" w:date="2024-04-17T18:36:00Z">
              <w:rPr>
                <w:iCs/>
              </w:rPr>
            </w:rPrChange>
          </w:rPr>
          <w:t>[date of marriage]</w:t>
        </w:r>
      </w:ins>
      <w:ins w:id="79" w:author="Debra M. Salisbury" w:date="2024-04-17T18:37:00Z">
        <w:r w:rsidR="00D347EC">
          <w:t xml:space="preserve"> and separated on </w:t>
        </w:r>
        <w:r w:rsidR="00D347EC" w:rsidRPr="00D347EC">
          <w:rPr>
            <w:i/>
            <w:iCs/>
            <w:rPrChange w:id="80" w:author="Debra M. Salisbury" w:date="2024-04-17T18:37:00Z">
              <w:rPr>
                <w:iCs/>
              </w:rPr>
            </w:rPrChange>
          </w:rPr>
          <w:t>[date of separation]</w:t>
        </w:r>
        <w:r w:rsidR="00D347EC">
          <w:t>.</w:t>
        </w:r>
      </w:ins>
    </w:p>
    <w:p w14:paraId="2BE30A36" w14:textId="77777777" w:rsidR="003B7F77" w:rsidRDefault="003B7F77" w:rsidP="003B7F77">
      <w:pPr>
        <w:rPr>
          <w:ins w:id="81" w:author="Debra M. Salisbury" w:date="2024-04-17T18:37:00Z"/>
        </w:rPr>
        <w:pPrChange w:id="82" w:author="Debra M. Salisbury" w:date="2024-04-17T18:55:00Z">
          <w:pPr>
            <w:numPr>
              <w:numId w:val="3"/>
            </w:numPr>
            <w:ind w:left="720" w:hanging="360"/>
          </w:pPr>
        </w:pPrChange>
      </w:pPr>
      <w:ins w:id="83" w:author="Debra M. Salisbury" w:date="2024-04-17T18:55:00Z">
        <w:r>
          <w:rPr>
            <w:color w:val="FF0000"/>
            <w:sz w:val="20"/>
            <w:szCs w:val="20"/>
            <w:vertAlign w:val="superscript"/>
          </w:rPr>
          <w:t xml:space="preserve">► </w:t>
        </w:r>
        <w:r>
          <w:t>2.</w:t>
        </w:r>
      </w:ins>
    </w:p>
    <w:p w14:paraId="400B82F9" w14:textId="77777777" w:rsidR="003B7F77" w:rsidRDefault="003B7F77" w:rsidP="003B7F77">
      <w:pPr>
        <w:ind w:left="360"/>
        <w:rPr>
          <w:ins w:id="84" w:author="Debra M. Salisbury" w:date="2024-04-17T18:55:00Z"/>
        </w:rPr>
      </w:pPr>
      <w:ins w:id="85" w:author="Debra M. Salisbury" w:date="2024-04-17T18:55:00Z">
        <w:r>
          <w:rPr>
            <w:color w:val="FF0000"/>
            <w:sz w:val="20"/>
            <w:szCs w:val="20"/>
            <w:vertAlign w:val="superscript"/>
          </w:rPr>
          <w:t>►</w:t>
        </w:r>
      </w:ins>
      <w:ins w:id="86" w:author="Debra M. Salisbury" w:date="2024-04-17T18:37:00Z">
        <w:r w:rsidR="00D347EC">
          <w:t>At least one of the parties has resided in</w:t>
        </w:r>
      </w:ins>
      <w:ins w:id="87" w:author="Debra M. Salisbury" w:date="2024-04-17T18:38:00Z">
        <w:r w:rsidR="00D347EC">
          <w:t xml:space="preserve"> Florida for six (6) months prior to the filing of this action.</w:t>
        </w:r>
      </w:ins>
    </w:p>
    <w:p w14:paraId="14AC5DA1" w14:textId="77777777" w:rsidR="003B7F77" w:rsidRDefault="003B7F77" w:rsidP="003B7F77">
      <w:pPr>
        <w:rPr>
          <w:ins w:id="88" w:author="Debra M. Salisbury" w:date="2024-04-17T18:40:00Z"/>
        </w:rPr>
        <w:pPrChange w:id="89" w:author="Debra M. Salisbury" w:date="2024-04-17T18:55:00Z">
          <w:pPr>
            <w:numPr>
              <w:numId w:val="3"/>
            </w:numPr>
            <w:ind w:left="720" w:hanging="360"/>
          </w:pPr>
        </w:pPrChange>
      </w:pPr>
      <w:ins w:id="90" w:author="Debra M. Salisbury" w:date="2024-04-17T18:55:00Z">
        <w:r>
          <w:rPr>
            <w:color w:val="FF0000"/>
            <w:sz w:val="20"/>
            <w:szCs w:val="20"/>
            <w:vertAlign w:val="superscript"/>
          </w:rPr>
          <w:t xml:space="preserve">► </w:t>
        </w:r>
        <w:r>
          <w:t>3.</w:t>
        </w:r>
      </w:ins>
    </w:p>
    <w:p w14:paraId="3390B4CB" w14:textId="77777777" w:rsidR="00D347EC" w:rsidRDefault="003B7F77" w:rsidP="003B7F77">
      <w:pPr>
        <w:ind w:firstLine="360"/>
        <w:rPr>
          <w:ins w:id="91" w:author="Debra M. Salisbury" w:date="2024-04-17T18:56:00Z"/>
        </w:rPr>
      </w:pPr>
      <w:ins w:id="92" w:author="Debra M. Salisbury" w:date="2024-04-17T18:56:00Z">
        <w:r>
          <w:rPr>
            <w:color w:val="FF0000"/>
            <w:sz w:val="20"/>
            <w:szCs w:val="20"/>
            <w:vertAlign w:val="superscript"/>
          </w:rPr>
          <w:t>►</w:t>
        </w:r>
      </w:ins>
      <w:ins w:id="93" w:author="Debra M. Salisbury" w:date="2024-04-17T18:41:00Z">
        <w:r w:rsidR="00D347EC">
          <w:t>Florida is the home state of the minor child and is the sole jurisdictional state to determine child custody and vis</w:t>
        </w:r>
      </w:ins>
      <w:ins w:id="94" w:author="Debra M. Salisbury" w:date="2024-04-17T18:56:00Z">
        <w:r>
          <w:t>i</w:t>
        </w:r>
      </w:ins>
      <w:ins w:id="95" w:author="Debra M. Salisbury" w:date="2024-04-17T18:41:00Z">
        <w:r w:rsidR="00D347EC">
          <w:t>tation under the Uniform Child Custody Jurisdiction and Enfo</w:t>
        </w:r>
      </w:ins>
      <w:ins w:id="96" w:author="Debra M. Salisbury" w:date="2024-04-17T18:42:00Z">
        <w:r w:rsidR="00D347EC">
          <w:t xml:space="preserve">rcement Act. </w:t>
        </w:r>
      </w:ins>
    </w:p>
    <w:p w14:paraId="51749847" w14:textId="77777777" w:rsidR="003B7F77" w:rsidRDefault="003B7F77" w:rsidP="003B7F77">
      <w:pPr>
        <w:rPr>
          <w:ins w:id="97" w:author="Debra M. Salisbury" w:date="2024-04-17T18:42:00Z"/>
        </w:rPr>
        <w:pPrChange w:id="98" w:author="Debra M. Salisbury" w:date="2024-04-17T18:56:00Z">
          <w:pPr>
            <w:numPr>
              <w:numId w:val="3"/>
            </w:numPr>
            <w:ind w:left="720" w:hanging="360"/>
          </w:pPr>
        </w:pPrChange>
      </w:pPr>
      <w:ins w:id="99" w:author="Debra M. Salisbury" w:date="2024-04-17T18:56:00Z">
        <w:r>
          <w:rPr>
            <w:color w:val="FF0000"/>
            <w:sz w:val="20"/>
            <w:szCs w:val="20"/>
            <w:vertAlign w:val="superscript"/>
          </w:rPr>
          <w:t xml:space="preserve">► </w:t>
        </w:r>
        <w:r>
          <w:t xml:space="preserve">4. </w:t>
        </w:r>
      </w:ins>
    </w:p>
    <w:p w14:paraId="0102AF0B" w14:textId="77777777" w:rsidR="00D347EC" w:rsidRDefault="003B7F77" w:rsidP="003B7F77">
      <w:pPr>
        <w:ind w:firstLine="360"/>
        <w:rPr>
          <w:ins w:id="100" w:author="Debra M. Salisbury" w:date="2024-04-17T18:56:00Z"/>
        </w:rPr>
      </w:pPr>
      <w:ins w:id="101" w:author="Debra M. Salisbury" w:date="2024-04-17T18:56:00Z">
        <w:r>
          <w:rPr>
            <w:color w:val="FF0000"/>
            <w:sz w:val="20"/>
            <w:szCs w:val="20"/>
            <w:vertAlign w:val="superscript"/>
          </w:rPr>
          <w:t>►</w:t>
        </w:r>
      </w:ins>
      <w:ins w:id="102" w:author="Debra M. Salisbury" w:date="2024-04-17T18:42:00Z">
        <w:r w:rsidR="00D347EC">
          <w:t>The court has jurisdiction of the parties, child, and the subject matter herein.</w:t>
        </w:r>
      </w:ins>
    </w:p>
    <w:p w14:paraId="5F01E4E7" w14:textId="77777777" w:rsidR="003B7F77" w:rsidRDefault="003B7F77" w:rsidP="003B7F77">
      <w:pPr>
        <w:rPr>
          <w:ins w:id="103" w:author="Debra M. Salisbury" w:date="2024-04-17T18:57:00Z"/>
        </w:rPr>
      </w:pPr>
      <w:ins w:id="104" w:author="Debra M. Salisbury" w:date="2024-04-17T18:56:00Z">
        <w:r>
          <w:rPr>
            <w:color w:val="FF0000"/>
            <w:sz w:val="20"/>
            <w:szCs w:val="20"/>
            <w:vertAlign w:val="superscript"/>
          </w:rPr>
          <w:t>►</w:t>
        </w:r>
      </w:ins>
      <w:ins w:id="105" w:author="Debra M. Salisbury" w:date="2024-04-17T18:57:00Z">
        <w:r>
          <w:rPr>
            <w:color w:val="FF0000"/>
            <w:sz w:val="20"/>
            <w:szCs w:val="20"/>
            <w:vertAlign w:val="superscript"/>
          </w:rPr>
          <w:t xml:space="preserve"> </w:t>
        </w:r>
        <w:r>
          <w:t xml:space="preserve">5.  </w:t>
        </w:r>
      </w:ins>
    </w:p>
    <w:p w14:paraId="66B75CB1" w14:textId="77777777" w:rsidR="00D347EC" w:rsidRPr="003B7F77" w:rsidRDefault="003B7F77" w:rsidP="003B7F77">
      <w:pPr>
        <w:rPr>
          <w:ins w:id="106" w:author="Debra M. Salisbury" w:date="2024-04-17T18:44:00Z"/>
          <w:color w:val="FF0000"/>
          <w:sz w:val="20"/>
          <w:szCs w:val="20"/>
          <w:vertAlign w:val="superscript"/>
          <w:rPrChange w:id="107" w:author="Debra M. Salisbury" w:date="2024-04-17T18:57:00Z">
            <w:rPr>
              <w:ins w:id="108" w:author="Debra M. Salisbury" w:date="2024-04-17T18:44:00Z"/>
              <w:szCs w:val="20"/>
            </w:rPr>
          </w:rPrChange>
        </w:rPr>
        <w:pPrChange w:id="109" w:author="Debra M. Salisbury" w:date="2024-04-17T18:57:00Z">
          <w:pPr>
            <w:numPr>
              <w:numId w:val="3"/>
            </w:numPr>
            <w:ind w:left="720" w:hanging="360"/>
          </w:pPr>
        </w:pPrChange>
      </w:pPr>
      <w:ins w:id="110" w:author="Debra M. Salisbury" w:date="2024-04-17T18:57:00Z">
        <w:r>
          <w:rPr>
            <w:color w:val="FF0000"/>
            <w:sz w:val="20"/>
            <w:szCs w:val="20"/>
            <w:vertAlign w:val="superscript"/>
          </w:rPr>
          <w:t xml:space="preserve">       ►</w:t>
        </w:r>
      </w:ins>
      <w:ins w:id="111" w:author="Debra M. Salisbury" w:date="2024-04-17T18:43:00Z">
        <w:r w:rsidR="00D347EC">
          <w:t>The parties have</w:t>
        </w:r>
      </w:ins>
      <w:ins w:id="112" w:author="Debra M. Salisbury" w:date="2024-05-05T12:00:00Z">
        <w:r w:rsidR="0038335D">
          <w:t xml:space="preserve"> one</w:t>
        </w:r>
      </w:ins>
      <w:ins w:id="113" w:author="Debra M. Salisbury" w:date="2024-04-17T18:43:00Z">
        <w:r w:rsidR="00D347EC">
          <w:rPr>
            <w:i/>
            <w:iCs/>
          </w:rPr>
          <w:t xml:space="preserve"> </w:t>
        </w:r>
        <w:r w:rsidR="00D347EC">
          <w:t xml:space="preserve">child </w:t>
        </w:r>
      </w:ins>
      <w:ins w:id="114" w:author="Debra M. Salisbury" w:date="2024-04-17T18:44:00Z">
        <w:r w:rsidR="007E6DD2">
          <w:t>who were born of this marriage:</w:t>
        </w:r>
      </w:ins>
    </w:p>
    <w:p w14:paraId="236BD163" w14:textId="77777777" w:rsidR="007E6DD2" w:rsidRDefault="007E6DD2" w:rsidP="007E6DD2">
      <w:pPr>
        <w:ind w:left="720"/>
        <w:rPr>
          <w:ins w:id="115" w:author="Debra M. Salisbury" w:date="2024-04-17T18:45:00Z"/>
          <w:i/>
          <w:iCs/>
        </w:rPr>
      </w:pPr>
      <w:ins w:id="116" w:author="Debra M. Salisbury" w:date="2024-04-17T18:44:00Z">
        <w:r w:rsidRPr="007E6DD2">
          <w:rPr>
            <w:i/>
            <w:iCs/>
            <w:rPrChange w:id="117" w:author="Debra M. Salisbury" w:date="2024-04-17T18:45:00Z">
              <w:rPr>
                <w:iCs/>
              </w:rPr>
            </w:rPrChange>
          </w:rPr>
          <w:t>[name of child]</w:t>
        </w:r>
      </w:ins>
      <w:ins w:id="118" w:author="Debra M. Salisbury" w:date="2024-04-17T18:45:00Z">
        <w:r>
          <w:rPr>
            <w:i/>
            <w:iCs/>
          </w:rPr>
          <w:t>, dat</w:t>
        </w:r>
      </w:ins>
      <w:ins w:id="119" w:author="Debra M. Salisbury" w:date="2024-04-17T18:46:00Z">
        <w:r>
          <w:rPr>
            <w:i/>
            <w:iCs/>
          </w:rPr>
          <w:t>e of birth</w:t>
        </w:r>
      </w:ins>
      <w:ins w:id="120" w:author="Debra M. Salisbury" w:date="2024-04-17T18:44:00Z">
        <w:r>
          <w:t xml:space="preserve"> </w:t>
        </w:r>
        <w:r w:rsidRPr="007E6DD2">
          <w:rPr>
            <w:i/>
            <w:iCs/>
            <w:rPrChange w:id="121" w:author="Debra M. Salisbury" w:date="2024-04-17T18:45:00Z">
              <w:rPr>
                <w:iCs/>
              </w:rPr>
            </w:rPrChange>
          </w:rPr>
          <w:t>[date of birth</w:t>
        </w:r>
      </w:ins>
      <w:ins w:id="122" w:author="Debra M. Salisbury" w:date="2024-04-17T18:46:00Z">
        <w:r>
          <w:rPr>
            <w:i/>
            <w:iCs/>
          </w:rPr>
          <w:t xml:space="preserve"> of child</w:t>
        </w:r>
      </w:ins>
      <w:ins w:id="123" w:author="Debra M. Salisbury" w:date="2024-04-17T18:44:00Z">
        <w:r w:rsidRPr="007E6DD2">
          <w:rPr>
            <w:i/>
            <w:iCs/>
            <w:rPrChange w:id="124" w:author="Debra M. Salisbury" w:date="2024-04-17T18:45:00Z">
              <w:rPr>
                <w:iCs/>
              </w:rPr>
            </w:rPrChange>
          </w:rPr>
          <w:t>]</w:t>
        </w:r>
      </w:ins>
    </w:p>
    <w:p w14:paraId="7A4C89B2" w14:textId="77777777" w:rsidR="003B7F77" w:rsidRPr="003B7F77" w:rsidRDefault="003B7F77" w:rsidP="003B7F77">
      <w:pPr>
        <w:rPr>
          <w:ins w:id="125" w:author="Debra M. Salisbury" w:date="2024-04-17T18:58:00Z"/>
        </w:rPr>
        <w:pPrChange w:id="126" w:author="Debra M. Salisbury" w:date="2024-04-17T18:59:00Z">
          <w:pPr>
            <w:ind w:left="360"/>
          </w:pPr>
        </w:pPrChange>
      </w:pPr>
      <w:ins w:id="127" w:author="Debra M. Salisbury" w:date="2024-04-17T18:59:00Z">
        <w:r>
          <w:rPr>
            <w:color w:val="FF0000"/>
            <w:sz w:val="20"/>
            <w:szCs w:val="20"/>
            <w:vertAlign w:val="superscript"/>
          </w:rPr>
          <w:t>►</w:t>
        </w:r>
      </w:ins>
      <w:ins w:id="128" w:author="Debra M. Salisbury" w:date="2024-04-17T18:58:00Z">
        <w:r w:rsidRPr="003B7F77">
          <w:rPr>
            <w:rPrChange w:id="129" w:author="Debra M. Salisbury" w:date="2024-04-17T18:59:00Z">
              <w:rPr>
                <w:i/>
              </w:rPr>
            </w:rPrChange>
          </w:rPr>
          <w:t>6</w:t>
        </w:r>
      </w:ins>
      <w:ins w:id="130" w:author="Debra M. Salisbury" w:date="2024-04-17T18:59:00Z">
        <w:r w:rsidRPr="003B7F77">
          <w:rPr>
            <w:rPrChange w:id="131" w:author="Debra M. Salisbury" w:date="2024-04-17T18:59:00Z">
              <w:rPr>
                <w:i/>
              </w:rPr>
            </w:rPrChange>
          </w:rPr>
          <w:t>.</w:t>
        </w:r>
      </w:ins>
    </w:p>
    <w:p w14:paraId="654B5D7C" w14:textId="77777777" w:rsidR="003B7F77" w:rsidRDefault="003B7F77" w:rsidP="003B7F77">
      <w:pPr>
        <w:rPr>
          <w:ins w:id="132" w:author="Debra M. Salisbury" w:date="2024-04-17T18:50:00Z"/>
        </w:rPr>
        <w:pPrChange w:id="133" w:author="Debra M. Salisbury" w:date="2024-04-17T18:58:00Z">
          <w:pPr>
            <w:numPr>
              <w:numId w:val="3"/>
            </w:numPr>
            <w:ind w:left="720" w:hanging="360"/>
          </w:pPr>
        </w:pPrChange>
      </w:pPr>
      <w:ins w:id="134" w:author="Debra M. Salisbury" w:date="2024-04-17T18:58:00Z">
        <w:r>
          <w:rPr>
            <w:color w:val="FF0000"/>
            <w:sz w:val="20"/>
            <w:szCs w:val="20"/>
            <w:vertAlign w:val="superscript"/>
          </w:rPr>
          <w:t xml:space="preserve">       ►</w:t>
        </w:r>
      </w:ins>
      <w:ins w:id="135" w:author="Debra M. Salisbury" w:date="2024-04-17T18:49:00Z">
        <w:r w:rsidR="007E6DD2">
          <w:t>Th</w:t>
        </w:r>
      </w:ins>
      <w:ins w:id="136" w:author="Debra M. Salisbury" w:date="2024-04-17T18:48:00Z">
        <w:r w:rsidR="007E6DD2">
          <w:t>e marriage between the party is irretrievably broken</w:t>
        </w:r>
      </w:ins>
      <w:ins w:id="137" w:author="Debra M. Salisbury" w:date="2024-04-17T18:49:00Z">
        <w:r w:rsidR="007E6DD2">
          <w:t>.</w:t>
        </w:r>
      </w:ins>
    </w:p>
    <w:p w14:paraId="174E4693" w14:textId="77777777" w:rsidR="007E6DD2" w:rsidRDefault="007E6DD2" w:rsidP="007E6DD2">
      <w:pPr>
        <w:rPr>
          <w:ins w:id="138" w:author="Debra M. Salisbury" w:date="2024-04-17T18:52:00Z"/>
        </w:rPr>
      </w:pPr>
      <w:ins w:id="139" w:author="Debra M. Salisbury" w:date="2024-04-17T18:50:00Z">
        <w:r>
          <w:t>E</w:t>
        </w:r>
      </w:ins>
      <w:ins w:id="140" w:author="Debra M. Salisbury" w:date="2024-04-17T18:51:00Z">
        <w:r>
          <w:t>quitable Distribution</w:t>
        </w:r>
      </w:ins>
      <w:ins w:id="141" w:author="Debra M. Salisbury" w:date="2024-04-17T18:50:00Z">
        <w:r>
          <w:t>:</w:t>
        </w:r>
      </w:ins>
    </w:p>
    <w:p w14:paraId="30F637CA" w14:textId="77777777" w:rsidR="003B7F77" w:rsidRDefault="003B7F77" w:rsidP="003B7F77">
      <w:pPr>
        <w:pStyle w:val="pxformp"/>
        <w:rPr>
          <w:ins w:id="142" w:author="Debra M. Salisbury" w:date="2024-04-17T19:00:00Z"/>
        </w:rPr>
      </w:pPr>
      <w:ins w:id="143" w:author="Debra M. Salisbury" w:date="2024-04-17T18:59:00Z">
        <w:r>
          <w:rPr>
            <w:color w:val="FF0000"/>
            <w:sz w:val="20"/>
            <w:szCs w:val="20"/>
            <w:vertAlign w:val="superscript"/>
          </w:rPr>
          <w:t>►</w:t>
        </w:r>
      </w:ins>
      <w:ins w:id="144" w:author="Debra M. Salisbury" w:date="2024-04-17T19:00:00Z">
        <w:r>
          <w:t xml:space="preserve">7.  </w:t>
        </w:r>
      </w:ins>
    </w:p>
    <w:p w14:paraId="70C717AC" w14:textId="77777777" w:rsidR="00FD3105" w:rsidRDefault="003B7F77" w:rsidP="003B7F77">
      <w:pPr>
        <w:pStyle w:val="pxformp"/>
      </w:pPr>
      <w:ins w:id="145" w:author="Debra M. Salisbury" w:date="2024-04-17T19:00:00Z">
        <w:r>
          <w:rPr>
            <w:color w:val="FF0000"/>
            <w:sz w:val="20"/>
            <w:szCs w:val="20"/>
            <w:vertAlign w:val="superscript"/>
          </w:rPr>
          <w:t xml:space="preserve">       ►</w:t>
        </w:r>
      </w:ins>
      <w:del w:id="146" w:author="Debra M. Salisbury" w:date="2024-04-17T18:52:00Z">
        <w:r w:rsidR="00FD3105" w:rsidDel="007E6DD2">
          <w:delText xml:space="preserve">that </w:delText>
        </w:r>
      </w:del>
      <w:ins w:id="147" w:author="Debra M. Salisbury" w:date="2024-04-17T18:53:00Z">
        <w:r w:rsidR="007E6DD2">
          <w:t>E</w:t>
        </w:r>
      </w:ins>
      <w:del w:id="148" w:author="Debra M. Salisbury" w:date="2024-04-17T18:53:00Z">
        <w:r w:rsidR="00FD3105" w:rsidDel="007E6DD2">
          <w:delText>e</w:delText>
        </w:r>
      </w:del>
      <w:r w:rsidR="00FD3105">
        <w:t xml:space="preserve">quitable distribution between the parties is proper and that the parties had the marital and nonmarital assets and liabilities on </w:t>
      </w:r>
      <w:r w:rsidR="00FD3105">
        <w:rPr>
          <w:rStyle w:val="pxfinstr"/>
          <w:i/>
          <w:iCs/>
        </w:rPr>
        <w:t>[date of asset and liability inventory]</w:t>
      </w:r>
      <w:r w:rsidR="00FD3105">
        <w:t xml:space="preserve"> set forth below:</w:t>
      </w:r>
    </w:p>
    <w:p w14:paraId="20E412C7" w14:textId="77777777" w:rsidR="00FD3105" w:rsidDel="007E6DD2" w:rsidRDefault="00FD3105" w:rsidP="007E6DD2">
      <w:pPr>
        <w:pStyle w:val="pxformfl"/>
        <w:ind w:left="500"/>
        <w:rPr>
          <w:del w:id="149" w:author="Debra M. Salisbury" w:date="2024-04-17T18:53:00Z"/>
        </w:rPr>
        <w:pPrChange w:id="150" w:author="Debra M. Salisbury" w:date="2024-04-17T18:53:00Z">
          <w:pPr>
            <w:pStyle w:val="pxformfin"/>
          </w:pPr>
        </w:pPrChange>
      </w:pPr>
      <w:del w:id="151" w:author="Debra M. Salisbury" w:date="2024-04-17T18:53:00Z">
        <w:r w:rsidDel="007E6DD2">
          <w:delText xml:space="preserve"> </w:delText>
        </w:r>
      </w:del>
    </w:p>
    <w:p w14:paraId="68B12858" w14:textId="77777777" w:rsidR="00FD3105" w:rsidRDefault="00FD3105" w:rsidP="007E6DD2">
      <w:pPr>
        <w:pStyle w:val="pxformfl"/>
        <w:ind w:left="500"/>
        <w:pPrChange w:id="152" w:author="Debra M. Salisbury" w:date="2024-04-17T18:53:00Z">
          <w:pPr>
            <w:pStyle w:val="pxformfin"/>
          </w:pPr>
        </w:pPrChange>
      </w:pPr>
      <w:r>
        <w:rPr>
          <w:color w:val="FF0000"/>
          <w:sz w:val="20"/>
          <w:szCs w:val="20"/>
          <w:vertAlign w:val="superscript"/>
        </w:rPr>
        <w:t>►</w:t>
      </w:r>
      <w:r>
        <w:fldChar w:fldCharType="begin"/>
      </w:r>
      <w:r>
        <w:instrText>fi.lvl="1"</w:instrText>
      </w:r>
      <w:r>
        <w:fldChar w:fldCharType="end"/>
      </w:r>
      <w:del w:id="153" w:author="Debra M. Salisbury" w:date="2024-04-17T19:02:00Z">
        <w:r w:rsidDel="003B7F77">
          <w:delText>A.</w:delText>
        </w:r>
      </w:del>
      <w:ins w:id="154" w:author="Debra M. Salisbury" w:date="2024-04-17T19:02:00Z">
        <w:r w:rsidR="003B7F77">
          <w:t>(a.)</w:t>
        </w:r>
      </w:ins>
      <w:r>
        <w:t xml:space="preserve"> </w:t>
      </w:r>
    </w:p>
    <w:p w14:paraId="6F659FD1"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p.ct.id="3d29be30775711ee8e1ba9ecff0bf883|23|10:23"</w:instrText>
      </w:r>
      <w:r>
        <w:fldChar w:fldCharType="end"/>
      </w:r>
      <w:r>
        <w:t>Petitioner owns no nonmarital assets.</w:t>
      </w:r>
    </w:p>
    <w:p w14:paraId="28B10BB0" w14:textId="77777777" w:rsidR="00FD3105" w:rsidRDefault="003B7F77" w:rsidP="003B7F77">
      <w:pPr>
        <w:pStyle w:val="pxformfin"/>
      </w:pPr>
      <w:ins w:id="155" w:author="Debra M. Salisbury" w:date="2024-04-17T19:02:00Z">
        <w:r>
          <w:rPr>
            <w:color w:val="FF0000"/>
            <w:sz w:val="20"/>
            <w:szCs w:val="20"/>
            <w:vertAlign w:val="superscript"/>
          </w:rPr>
          <w:t xml:space="preserve">          </w:t>
        </w:r>
      </w:ins>
      <w:r w:rsidR="00FD3105">
        <w:rPr>
          <w:color w:val="FF0000"/>
          <w:sz w:val="20"/>
          <w:szCs w:val="20"/>
          <w:vertAlign w:val="superscript"/>
        </w:rPr>
        <w:t>►</w:t>
      </w:r>
      <w:r w:rsidR="00FD3105">
        <w:fldChar w:fldCharType="begin"/>
      </w:r>
      <w:r w:rsidR="00FD3105">
        <w:instrText>fi.lvl="1"</w:instrText>
      </w:r>
      <w:r w:rsidR="00FD3105">
        <w:fldChar w:fldCharType="end"/>
      </w:r>
      <w:ins w:id="156" w:author="Debra M. Salisbury" w:date="2024-04-17T19:02:00Z">
        <w:r>
          <w:t>(b</w:t>
        </w:r>
      </w:ins>
      <w:del w:id="157" w:author="Debra M. Salisbury" w:date="2024-04-17T19:02:00Z">
        <w:r w:rsidR="00FD3105" w:rsidDel="003B7F77">
          <w:delText>B</w:delText>
        </w:r>
      </w:del>
      <w:r w:rsidR="00FD3105">
        <w:t>.</w:t>
      </w:r>
      <w:ins w:id="158" w:author="Debra M. Salisbury" w:date="2024-04-17T19:02:00Z">
        <w:r>
          <w:t>)</w:t>
        </w:r>
      </w:ins>
      <w:r w:rsidR="00FD3105">
        <w:t xml:space="preserve"> </w:t>
      </w:r>
    </w:p>
    <w:p w14:paraId="2B1A3508"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p.ct.id="3d29be30775711ee8e1ba9ecff0bf883|23|10:23"</w:instrText>
      </w:r>
      <w:r>
        <w:fldChar w:fldCharType="end"/>
      </w:r>
      <w:r>
        <w:t>Respondent owns the following nonmarital assets:</w:t>
      </w:r>
    </w:p>
    <w:p w14:paraId="2771426F" w14:textId="77777777" w:rsidR="00FD3105" w:rsidRDefault="00FD3105">
      <w:pPr>
        <w:pStyle w:val="pxformfl"/>
        <w:ind w:left="500"/>
      </w:pPr>
      <w:r>
        <w:t xml:space="preserve"> </w:t>
      </w:r>
    </w:p>
    <w:p w14:paraId="3F0E5D96" w14:textId="77777777" w:rsidR="00FD3105" w:rsidRDefault="00FD3105" w:rsidP="003B7F77">
      <w:pPr>
        <w:pStyle w:val="pxformfin"/>
        <w:ind w:firstLine="720"/>
      </w:pPr>
      <w:r>
        <w:rPr>
          <w:color w:val="FF0000"/>
          <w:sz w:val="20"/>
          <w:szCs w:val="20"/>
          <w:vertAlign w:val="superscript"/>
        </w:rPr>
        <w:t>►</w:t>
      </w:r>
      <w:r>
        <w:fldChar w:fldCharType="begin"/>
      </w:r>
      <w:r>
        <w:instrText>fi.lvl="2"</w:instrText>
      </w:r>
      <w:r>
        <w:fldChar w:fldCharType="end"/>
      </w:r>
      <w:r>
        <w:t xml:space="preserve">(1). </w:t>
      </w:r>
    </w:p>
    <w:p w14:paraId="2529255A"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p.ct.id="3d29be30775711ee8e1ba9ecff0bf883|23|10:23"</w:instrText>
      </w:r>
      <w:r>
        <w:fldChar w:fldCharType="end"/>
      </w:r>
      <w:r>
        <w:t xml:space="preserve">real property inherited from her grandparents in </w:t>
      </w:r>
      <w:r>
        <w:rPr>
          <w:rStyle w:val="pxfinstr"/>
          <w:i/>
          <w:iCs/>
        </w:rPr>
        <w:t>[name of state]</w:t>
      </w:r>
      <w:r>
        <w:t xml:space="preserve"> that has a lengthy metes and bounds description not repeated in this judgment because the property is the only </w:t>
      </w:r>
      <w:r>
        <w:rPr>
          <w:rStyle w:val="pxfinstr"/>
          <w:i/>
          <w:iCs/>
        </w:rPr>
        <w:t>[name of state]</w:t>
      </w:r>
      <w:r>
        <w:t xml:space="preserve"> property held by either of the parties.</w:t>
      </w:r>
    </w:p>
    <w:p w14:paraId="368AA9B7" w14:textId="77777777" w:rsidR="00FD3105" w:rsidRDefault="00FD3105" w:rsidP="003B7F77">
      <w:pPr>
        <w:pStyle w:val="pxformfin"/>
        <w:ind w:firstLine="720"/>
      </w:pPr>
      <w:r>
        <w:rPr>
          <w:color w:val="FF0000"/>
          <w:sz w:val="20"/>
          <w:szCs w:val="20"/>
          <w:vertAlign w:val="superscript"/>
        </w:rPr>
        <w:t>►</w:t>
      </w:r>
      <w:r>
        <w:fldChar w:fldCharType="begin"/>
      </w:r>
      <w:r>
        <w:instrText>fi.lvl="2"</w:instrText>
      </w:r>
      <w:r>
        <w:fldChar w:fldCharType="end"/>
      </w:r>
      <w:r>
        <w:t xml:space="preserve">(2). </w:t>
      </w:r>
    </w:p>
    <w:p w14:paraId="009D97EB"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p.ct.id="3d29be30775711ee8e1ba9ecff0bf883|23|10:23"</w:instrText>
      </w:r>
      <w:r>
        <w:fldChar w:fldCharType="end"/>
      </w:r>
      <w:r>
        <w:rPr>
          <w:rStyle w:val="pxfinstr"/>
          <w:i/>
          <w:iCs/>
        </w:rPr>
        <w:t>[text number of shares]</w:t>
      </w:r>
      <w:r>
        <w:t xml:space="preserve"> shares of </w:t>
      </w:r>
      <w:r>
        <w:rPr>
          <w:rStyle w:val="pxfinstr"/>
          <w:i/>
          <w:iCs/>
        </w:rPr>
        <w:t>[name of company 1]</w:t>
      </w:r>
      <w:r>
        <w:t xml:space="preserve"> stock inherited from her parents. Any appreciation occurring during the course of the marriage did not occur as a result of the marital effort and labor and is not a marital asset.</w:t>
      </w:r>
    </w:p>
    <w:p w14:paraId="38D9BBF5" w14:textId="77777777" w:rsidR="00FD3105" w:rsidRDefault="00FD3105" w:rsidP="003B7F77">
      <w:pPr>
        <w:pStyle w:val="pxformfin"/>
        <w:ind w:firstLine="720"/>
      </w:pPr>
      <w:r>
        <w:rPr>
          <w:color w:val="FF0000"/>
          <w:sz w:val="20"/>
          <w:szCs w:val="20"/>
          <w:vertAlign w:val="superscript"/>
        </w:rPr>
        <w:t>►</w:t>
      </w:r>
      <w:r>
        <w:fldChar w:fldCharType="begin"/>
      </w:r>
      <w:r>
        <w:instrText>fi.lvl="2"</w:instrText>
      </w:r>
      <w:r>
        <w:fldChar w:fldCharType="end"/>
      </w:r>
      <w:r>
        <w:t xml:space="preserve">(3). </w:t>
      </w:r>
    </w:p>
    <w:p w14:paraId="140C7894"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p.ct.id="3d29be30775711ee8e1ba9ecff0bf883|23|10:23"</w:instrText>
      </w:r>
      <w:r>
        <w:fldChar w:fldCharType="end"/>
      </w:r>
      <w:r>
        <w:t>a collection of gold coins acquired before the marriage. Any increase in value of the collection is not due to the marital effort and labor.</w:t>
      </w:r>
    </w:p>
    <w:p w14:paraId="3D7A8B26" w14:textId="77777777" w:rsidR="00FD3105" w:rsidRDefault="00FD3105" w:rsidP="003B7F77">
      <w:pPr>
        <w:pStyle w:val="pxformfin"/>
        <w:ind w:firstLine="720"/>
      </w:pPr>
      <w:r>
        <w:rPr>
          <w:color w:val="FF0000"/>
          <w:sz w:val="20"/>
          <w:szCs w:val="20"/>
          <w:vertAlign w:val="superscript"/>
        </w:rPr>
        <w:t>►</w:t>
      </w:r>
      <w:r>
        <w:fldChar w:fldCharType="begin"/>
      </w:r>
      <w:r>
        <w:instrText>fi.lvl="1"</w:instrText>
      </w:r>
      <w:r>
        <w:fldChar w:fldCharType="end"/>
      </w:r>
      <w:ins w:id="159" w:author="Debra M. Salisbury" w:date="2024-04-17T19:03:00Z">
        <w:r w:rsidR="003B7F77">
          <w:t>(c</w:t>
        </w:r>
      </w:ins>
      <w:del w:id="160" w:author="Debra M. Salisbury" w:date="2024-04-17T19:03:00Z">
        <w:r w:rsidDel="003B7F77">
          <w:delText>C</w:delText>
        </w:r>
      </w:del>
      <w:r>
        <w:t>.</w:t>
      </w:r>
      <w:ins w:id="161" w:author="Debra M. Salisbury" w:date="2024-04-17T19:03:00Z">
        <w:r w:rsidR="003B7F77">
          <w:t>)</w:t>
        </w:r>
      </w:ins>
      <w:r>
        <w:t xml:space="preserve"> </w:t>
      </w:r>
    </w:p>
    <w:p w14:paraId="2139124A"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p.ct.id="3d29be30775711ee8e1ba9ecff0bf883|23|10:23"</w:instrText>
      </w:r>
      <w:r>
        <w:fldChar w:fldCharType="end"/>
      </w:r>
      <w:r>
        <w:t>The parties jointly own the following property:</w:t>
      </w:r>
    </w:p>
    <w:p w14:paraId="257F606D" w14:textId="77777777" w:rsidR="00FD3105" w:rsidDel="003B7F77" w:rsidRDefault="00FD3105" w:rsidP="003B7F77">
      <w:pPr>
        <w:pStyle w:val="pxformfl"/>
        <w:ind w:left="500" w:firstLine="220"/>
        <w:rPr>
          <w:del w:id="162" w:author="Debra M. Salisbury" w:date="2024-04-17T19:04:00Z"/>
        </w:rPr>
        <w:pPrChange w:id="163" w:author="Debra M. Salisbury" w:date="2024-04-17T19:04:00Z">
          <w:pPr>
            <w:pStyle w:val="pxformfin"/>
            <w:ind w:firstLine="220"/>
          </w:pPr>
        </w:pPrChange>
      </w:pPr>
      <w:r>
        <w:t xml:space="preserve"> </w:t>
      </w:r>
    </w:p>
    <w:p w14:paraId="22A2EA46" w14:textId="77777777" w:rsidR="00FD3105" w:rsidRDefault="00FD3105" w:rsidP="003B7F77">
      <w:pPr>
        <w:pStyle w:val="pxformfl"/>
        <w:ind w:left="500" w:firstLine="220"/>
        <w:pPrChange w:id="164" w:author="Debra M. Salisbury" w:date="2024-04-17T19:04:00Z">
          <w:pPr>
            <w:pStyle w:val="pxformfin"/>
            <w:ind w:firstLine="220"/>
          </w:pPr>
        </w:pPrChange>
      </w:pPr>
      <w:r>
        <w:rPr>
          <w:color w:val="FF0000"/>
          <w:sz w:val="20"/>
          <w:szCs w:val="20"/>
          <w:vertAlign w:val="superscript"/>
        </w:rPr>
        <w:t>►</w:t>
      </w:r>
      <w:r>
        <w:fldChar w:fldCharType="begin"/>
      </w:r>
      <w:r>
        <w:instrText>fi.lvl="2"</w:instrText>
      </w:r>
      <w:r>
        <w:fldChar w:fldCharType="end"/>
      </w:r>
      <w:r>
        <w:t xml:space="preserve">(1). </w:t>
      </w:r>
    </w:p>
    <w:p w14:paraId="5F024D81"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p.ct.id="3d29be30775711ee8e1ba9ecff0bf883|23|10:23"</w:instrText>
      </w:r>
      <w:r>
        <w:fldChar w:fldCharType="end"/>
      </w:r>
      <w:r>
        <w:t xml:space="preserve">the residence of the parties in </w:t>
      </w:r>
      <w:r>
        <w:rPr>
          <w:rStyle w:val="pxfinstr"/>
          <w:i/>
          <w:iCs/>
        </w:rPr>
        <w:t>[name of county]</w:t>
      </w:r>
      <w:r>
        <w:t>, Florida described as:</w:t>
      </w:r>
    </w:p>
    <w:p w14:paraId="7664320A" w14:textId="77777777" w:rsidR="00FD3105" w:rsidRDefault="00FD3105">
      <w:pPr>
        <w:pStyle w:val="pxformqbqp"/>
        <w:ind w:left="500"/>
      </w:pPr>
      <w:r>
        <w:rPr>
          <w:color w:val="FF0000"/>
          <w:vertAlign w:val="superscript"/>
        </w:rPr>
        <w:t>►</w:t>
      </w:r>
      <w:r>
        <w:fldChar w:fldCharType="begin"/>
      </w:r>
      <w:r>
        <w:instrText>qp.pstart="n"</w:instrText>
      </w:r>
      <w:r>
        <w:fldChar w:fldCharType="end"/>
      </w:r>
      <w:r>
        <w:t xml:space="preserve">Lot in Block </w:t>
      </w:r>
      <w:r>
        <w:rPr>
          <w:rStyle w:val="pxfinstr"/>
          <w:i/>
          <w:iCs/>
          <w:sz w:val="20"/>
        </w:rPr>
        <w:t>[designation of block]</w:t>
      </w:r>
      <w:r>
        <w:t xml:space="preserve"> of </w:t>
      </w:r>
      <w:r>
        <w:rPr>
          <w:rStyle w:val="pxfinstr"/>
          <w:i/>
          <w:iCs/>
          <w:sz w:val="20"/>
        </w:rPr>
        <w:t>[name of subdivision 1]</w:t>
      </w:r>
      <w:r>
        <w:t xml:space="preserve"> as shown by the plat recorded in Plat Book </w:t>
      </w:r>
      <w:r>
        <w:rPr>
          <w:rStyle w:val="pxfinstr"/>
          <w:i/>
          <w:iCs/>
          <w:sz w:val="20"/>
        </w:rPr>
        <w:t>[number of book]</w:t>
      </w:r>
      <w:r>
        <w:t xml:space="preserve"> at page </w:t>
      </w:r>
      <w:r>
        <w:rPr>
          <w:rStyle w:val="pxfinstr"/>
          <w:i/>
          <w:iCs/>
          <w:sz w:val="20"/>
        </w:rPr>
        <w:t>[number of page]</w:t>
      </w:r>
      <w:r>
        <w:t xml:space="preserve"> of the public records of the county</w:t>
      </w:r>
    </w:p>
    <w:p w14:paraId="7CE0A436" w14:textId="77777777" w:rsidR="00FD3105" w:rsidRDefault="00FD3105">
      <w:pPr>
        <w:pStyle w:val="pxformcp"/>
      </w:pPr>
      <w:r>
        <w:t>having a value of $</w:t>
      </w:r>
      <w:r>
        <w:rPr>
          <w:rStyle w:val="pxfinstr"/>
          <w:i/>
          <w:iCs/>
        </w:rPr>
        <w:t>[dollar amount of value]</w:t>
      </w:r>
      <w:r>
        <w:t xml:space="preserve"> with a mortgage of the present principal balance of $</w:t>
      </w:r>
      <w:r>
        <w:rPr>
          <w:rStyle w:val="pxfinstr"/>
          <w:i/>
          <w:iCs/>
        </w:rPr>
        <w:t>[dollar amount of principal balance]</w:t>
      </w:r>
      <w:r>
        <w:t>.</w:t>
      </w:r>
    </w:p>
    <w:p w14:paraId="5108B21D" w14:textId="77777777" w:rsidR="00FD3105" w:rsidRDefault="00FD3105">
      <w:pPr>
        <w:pStyle w:val="pxformfin"/>
      </w:pPr>
      <w:r>
        <w:rPr>
          <w:color w:val="FF0000"/>
          <w:sz w:val="20"/>
          <w:szCs w:val="20"/>
          <w:vertAlign w:val="superscript"/>
        </w:rPr>
        <w:t>►</w:t>
      </w:r>
      <w:r>
        <w:fldChar w:fldCharType="begin"/>
      </w:r>
      <w:r>
        <w:instrText>fi.lvl="2"</w:instrText>
      </w:r>
      <w:r>
        <w:fldChar w:fldCharType="end"/>
      </w:r>
      <w:r>
        <w:t xml:space="preserve">(2). </w:t>
      </w:r>
    </w:p>
    <w:p w14:paraId="55A5DE2C"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p.ct.id="3d29be30775711ee8e1ba9ecff0bf883|23|10:23"</w:instrText>
      </w:r>
      <w:r>
        <w:fldChar w:fldCharType="end"/>
      </w:r>
      <w:r>
        <w:rPr>
          <w:rStyle w:val="pxfinstr"/>
          <w:i/>
          <w:iCs/>
        </w:rPr>
        <w:t>[text number of shares]</w:t>
      </w:r>
      <w:r>
        <w:t xml:space="preserve"> shares of common stock of </w:t>
      </w:r>
      <w:r>
        <w:rPr>
          <w:rStyle w:val="pxfinstr"/>
          <w:i/>
          <w:iCs/>
        </w:rPr>
        <w:t>[name of company 2]</w:t>
      </w:r>
      <w:r>
        <w:t xml:space="preserve"> having a value of $</w:t>
      </w:r>
      <w:r>
        <w:rPr>
          <w:rStyle w:val="pxfinstr"/>
          <w:i/>
          <w:iCs/>
        </w:rPr>
        <w:t>[dollar amount of value]</w:t>
      </w:r>
      <w:r>
        <w:t xml:space="preserve"> and not subject to any liens or encumbrances.</w:t>
      </w:r>
    </w:p>
    <w:p w14:paraId="57491D71" w14:textId="77777777" w:rsidR="00FD3105" w:rsidRDefault="00FD3105">
      <w:pPr>
        <w:pStyle w:val="pxformfin"/>
      </w:pPr>
      <w:r>
        <w:rPr>
          <w:color w:val="FF0000"/>
          <w:sz w:val="20"/>
          <w:szCs w:val="20"/>
          <w:vertAlign w:val="superscript"/>
        </w:rPr>
        <w:t>►</w:t>
      </w:r>
      <w:r>
        <w:fldChar w:fldCharType="begin"/>
      </w:r>
      <w:r>
        <w:instrText>fi.lvl="2"</w:instrText>
      </w:r>
      <w:r>
        <w:fldChar w:fldCharType="end"/>
      </w:r>
      <w:r>
        <w:t xml:space="preserve">(3). </w:t>
      </w:r>
    </w:p>
    <w:p w14:paraId="2AFB61A0"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p.ct.id="3d29be30775711ee8e1ba9ecff0bf883|23|10:23"</w:instrText>
      </w:r>
      <w:r>
        <w:fldChar w:fldCharType="end"/>
      </w:r>
      <w:r>
        <w:t xml:space="preserve">vacant land in </w:t>
      </w:r>
      <w:r>
        <w:rPr>
          <w:rStyle w:val="pxfinstr"/>
          <w:i/>
          <w:iCs/>
        </w:rPr>
        <w:t>[name of county]</w:t>
      </w:r>
      <w:r>
        <w:t>, Florida described as:</w:t>
      </w:r>
    </w:p>
    <w:p w14:paraId="08DD0E58" w14:textId="77777777" w:rsidR="00FD3105" w:rsidRDefault="00FD3105">
      <w:pPr>
        <w:pStyle w:val="pxformqbqp"/>
        <w:ind w:left="500"/>
      </w:pPr>
      <w:r>
        <w:rPr>
          <w:color w:val="FF0000"/>
          <w:vertAlign w:val="superscript"/>
        </w:rPr>
        <w:t>►</w:t>
      </w:r>
      <w:r>
        <w:fldChar w:fldCharType="begin"/>
      </w:r>
      <w:r>
        <w:instrText>qp.pstart="n"</w:instrText>
      </w:r>
      <w:r>
        <w:fldChar w:fldCharType="end"/>
      </w:r>
      <w:r>
        <w:t xml:space="preserve">Lots </w:t>
      </w:r>
      <w:r>
        <w:rPr>
          <w:rStyle w:val="pxfinstr"/>
          <w:i/>
          <w:iCs/>
          <w:sz w:val="20"/>
        </w:rPr>
        <w:t>[numbers of lots]</w:t>
      </w:r>
      <w:r>
        <w:t xml:space="preserve"> in Block </w:t>
      </w:r>
      <w:r>
        <w:rPr>
          <w:rStyle w:val="pxfinstr"/>
          <w:i/>
          <w:iCs/>
          <w:sz w:val="20"/>
        </w:rPr>
        <w:t>[designation of block]</w:t>
      </w:r>
      <w:r>
        <w:t xml:space="preserve"> of </w:t>
      </w:r>
      <w:r>
        <w:rPr>
          <w:rStyle w:val="pxfinstr"/>
          <w:i/>
          <w:iCs/>
          <w:sz w:val="20"/>
        </w:rPr>
        <w:t>[name of subdivision 2]</w:t>
      </w:r>
      <w:r>
        <w:t xml:space="preserve"> as shown by the plat recorded in Plat Book </w:t>
      </w:r>
      <w:r>
        <w:rPr>
          <w:rStyle w:val="pxfinstr"/>
          <w:i/>
          <w:iCs/>
          <w:sz w:val="20"/>
        </w:rPr>
        <w:t>[number of book]</w:t>
      </w:r>
      <w:r>
        <w:t xml:space="preserve"> at page </w:t>
      </w:r>
      <w:r>
        <w:rPr>
          <w:rStyle w:val="pxfinstr"/>
          <w:i/>
          <w:iCs/>
          <w:sz w:val="20"/>
        </w:rPr>
        <w:t>[number of page]</w:t>
      </w:r>
      <w:r>
        <w:t xml:space="preserve"> of the public records of the county</w:t>
      </w:r>
    </w:p>
    <w:p w14:paraId="237C09EE" w14:textId="77777777" w:rsidR="00FD3105" w:rsidRDefault="00FD3105">
      <w:pPr>
        <w:pStyle w:val="pxformcp"/>
      </w:pPr>
      <w:r>
        <w:t>having a value of $</w:t>
      </w:r>
      <w:r>
        <w:rPr>
          <w:rStyle w:val="pxfinstr"/>
          <w:i/>
          <w:iCs/>
        </w:rPr>
        <w:t>[dollar amount of value]</w:t>
      </w:r>
      <w:r>
        <w:t xml:space="preserve"> that has no liens or encumbrances.</w:t>
      </w:r>
    </w:p>
    <w:p w14:paraId="6895BFA2" w14:textId="77777777" w:rsidR="00FD3105" w:rsidRDefault="00FD3105">
      <w:pPr>
        <w:pStyle w:val="pxformfin"/>
      </w:pPr>
      <w:r>
        <w:rPr>
          <w:color w:val="FF0000"/>
          <w:sz w:val="20"/>
          <w:szCs w:val="20"/>
          <w:vertAlign w:val="superscript"/>
        </w:rPr>
        <w:t>►</w:t>
      </w:r>
      <w:r>
        <w:fldChar w:fldCharType="begin"/>
      </w:r>
      <w:r>
        <w:instrText>fi.lvl="2"</w:instrText>
      </w:r>
      <w:r>
        <w:fldChar w:fldCharType="end"/>
      </w:r>
      <w:r>
        <w:t xml:space="preserve">(4). </w:t>
      </w:r>
    </w:p>
    <w:p w14:paraId="53E59154"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p.ct.id="3d29be30775711ee8e1ba9ecff0bf883|23|10:23"</w:instrText>
      </w:r>
      <w:r>
        <w:fldChar w:fldCharType="end"/>
      </w:r>
      <w:r>
        <w:t xml:space="preserve">a checking account in </w:t>
      </w:r>
      <w:r>
        <w:rPr>
          <w:rStyle w:val="pxfinstr"/>
          <w:i/>
          <w:iCs/>
        </w:rPr>
        <w:t>[name of bank]</w:t>
      </w:r>
      <w:r>
        <w:t xml:space="preserve"> in the amount of $</w:t>
      </w:r>
      <w:r>
        <w:rPr>
          <w:rStyle w:val="pxfinstr"/>
          <w:i/>
          <w:iCs/>
        </w:rPr>
        <w:t>[dollar amount of checking account]</w:t>
      </w:r>
      <w:r>
        <w:t>.</w:t>
      </w:r>
    </w:p>
    <w:p w14:paraId="29051770" w14:textId="77777777" w:rsidR="00FD3105" w:rsidRDefault="00FD3105">
      <w:pPr>
        <w:pStyle w:val="pxformfin"/>
      </w:pPr>
      <w:r>
        <w:rPr>
          <w:color w:val="FF0000"/>
          <w:sz w:val="20"/>
          <w:szCs w:val="20"/>
          <w:vertAlign w:val="superscript"/>
        </w:rPr>
        <w:t>►</w:t>
      </w:r>
      <w:r>
        <w:fldChar w:fldCharType="begin"/>
      </w:r>
      <w:r>
        <w:instrText>fi.lvl="2"</w:instrText>
      </w:r>
      <w:r>
        <w:fldChar w:fldCharType="end"/>
      </w:r>
      <w:r>
        <w:t xml:space="preserve">(5). </w:t>
      </w:r>
    </w:p>
    <w:p w14:paraId="4360E7F3"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p.ct.id="3d29be30775711ee8e1ba9ecff0bf883|23|10:23"</w:instrText>
      </w:r>
      <w:r>
        <w:fldChar w:fldCharType="end"/>
      </w:r>
      <w:r>
        <w:t xml:space="preserve">certificate of deposit </w:t>
      </w:r>
      <w:r>
        <w:rPr>
          <w:rStyle w:val="pxfinstr"/>
          <w:i/>
          <w:iCs/>
        </w:rPr>
        <w:t>[number of CD]</w:t>
      </w:r>
      <w:r>
        <w:t xml:space="preserve"> issued by </w:t>
      </w:r>
      <w:r>
        <w:rPr>
          <w:rStyle w:val="pxfinstr"/>
          <w:i/>
          <w:iCs/>
        </w:rPr>
        <w:t>[name of bank]</w:t>
      </w:r>
      <w:r>
        <w:t xml:space="preserve"> in the amount of $</w:t>
      </w:r>
      <w:r>
        <w:rPr>
          <w:rStyle w:val="pxfinstr"/>
          <w:i/>
          <w:iCs/>
        </w:rPr>
        <w:t>[dollar amount of CD]</w:t>
      </w:r>
      <w:r>
        <w:t>.</w:t>
      </w:r>
    </w:p>
    <w:p w14:paraId="77AF1AF5"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D. </w:t>
      </w:r>
    </w:p>
    <w:p w14:paraId="13AA265D"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p.ct.id="3d29be30775711ee8e1ba9ecff0bf883|23|10:23"</w:instrText>
      </w:r>
      <w:r>
        <w:fldChar w:fldCharType="end"/>
      </w:r>
      <w:r>
        <w:t>Petitioner owns the following property accumulated during the marriage that is marital property:</w:t>
      </w:r>
    </w:p>
    <w:p w14:paraId="018E6CEB" w14:textId="77777777" w:rsidR="00FD3105" w:rsidRDefault="00FD3105">
      <w:pPr>
        <w:pStyle w:val="pxformfl"/>
        <w:ind w:left="500"/>
      </w:pPr>
      <w:r>
        <w:t xml:space="preserve"> </w:t>
      </w:r>
    </w:p>
    <w:p w14:paraId="4FF53083" w14:textId="77777777" w:rsidR="00FD3105" w:rsidRDefault="00FD3105">
      <w:pPr>
        <w:pStyle w:val="pxformfin"/>
      </w:pPr>
      <w:r>
        <w:rPr>
          <w:color w:val="FF0000"/>
          <w:sz w:val="20"/>
          <w:szCs w:val="20"/>
          <w:vertAlign w:val="superscript"/>
        </w:rPr>
        <w:t>►</w:t>
      </w:r>
      <w:r>
        <w:fldChar w:fldCharType="begin"/>
      </w:r>
      <w:r>
        <w:instrText>fi.lvl="2"</w:instrText>
      </w:r>
      <w:r>
        <w:fldChar w:fldCharType="end"/>
      </w:r>
      <w:r>
        <w:t xml:space="preserve">(1). </w:t>
      </w:r>
    </w:p>
    <w:p w14:paraId="0C52F3D3"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p.ct.id="3d29be30775711ee8e1ba9ecff0bf883|23|10:23"</w:instrText>
      </w:r>
      <w:r>
        <w:fldChar w:fldCharType="end"/>
      </w:r>
      <w:r>
        <w:rPr>
          <w:rStyle w:val="pxfinstr"/>
          <w:i/>
          <w:iCs/>
        </w:rPr>
        <w:t>[text number of shares]</w:t>
      </w:r>
      <w:r>
        <w:t xml:space="preserve"> shares of common stock of </w:t>
      </w:r>
      <w:r>
        <w:rPr>
          <w:rStyle w:val="pxfinstr"/>
          <w:i/>
          <w:iCs/>
        </w:rPr>
        <w:t>[name of business]</w:t>
      </w:r>
      <w:r>
        <w:t xml:space="preserve">, the business founded by petitioner and operated by him during the past </w:t>
      </w:r>
      <w:r>
        <w:rPr>
          <w:rStyle w:val="pxfinstr"/>
          <w:i/>
          <w:iCs/>
        </w:rPr>
        <w:t>[number of years]</w:t>
      </w:r>
      <w:r>
        <w:t xml:space="preserve"> years of the marriage having a value of $</w:t>
      </w:r>
      <w:r>
        <w:rPr>
          <w:rStyle w:val="pxfinstr"/>
          <w:i/>
          <w:iCs/>
        </w:rPr>
        <w:t>[dollar amount of business</w:t>
      </w:r>
      <w:r>
        <w:rPr>
          <w:rStyle w:val="pxfinstr"/>
          <w:i/>
          <w:iCs/>
          <w:vanish/>
        </w:rPr>
        <w:t>&amp;rsquo;</w:t>
      </w:r>
      <w:r>
        <w:rPr>
          <w:rStyle w:val="pxvis"/>
          <w:rFonts w:ascii="Times NewRoman" w:hAnsi="Times NewRoman"/>
          <w:b w:val="0"/>
          <w:i/>
          <w:iCs/>
          <w:sz w:val="24"/>
        </w:rPr>
        <w:t>’</w:t>
      </w:r>
      <w:r>
        <w:rPr>
          <w:rStyle w:val="pxfinstr"/>
          <w:i/>
          <w:iCs/>
        </w:rPr>
        <w:t>s value]</w:t>
      </w:r>
      <w:r>
        <w:t xml:space="preserve"> after deducting all liabilities of the business.</w:t>
      </w:r>
    </w:p>
    <w:p w14:paraId="6560A99C" w14:textId="77777777" w:rsidR="00FD3105" w:rsidRDefault="00FD3105">
      <w:pPr>
        <w:pStyle w:val="pxformfin"/>
      </w:pPr>
      <w:r>
        <w:rPr>
          <w:color w:val="FF0000"/>
          <w:sz w:val="20"/>
          <w:szCs w:val="20"/>
          <w:vertAlign w:val="superscript"/>
        </w:rPr>
        <w:t>►</w:t>
      </w:r>
      <w:r>
        <w:fldChar w:fldCharType="begin"/>
      </w:r>
      <w:r>
        <w:instrText>fi.lvl="2"</w:instrText>
      </w:r>
      <w:r>
        <w:fldChar w:fldCharType="end"/>
      </w:r>
      <w:r>
        <w:t xml:space="preserve">(2). </w:t>
      </w:r>
    </w:p>
    <w:p w14:paraId="4857BC35"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p.ct.id="3d29be30775711ee8e1ba9ecff0bf883|23|10:23"</w:instrText>
      </w:r>
      <w:r>
        <w:fldChar w:fldCharType="end"/>
      </w:r>
      <w:r>
        <w:t xml:space="preserve">real property in </w:t>
      </w:r>
      <w:r>
        <w:rPr>
          <w:rStyle w:val="pxfinstr"/>
          <w:i/>
          <w:iCs/>
        </w:rPr>
        <w:t>[name of county]</w:t>
      </w:r>
      <w:r>
        <w:t>, Florida used as a fishing camp and vacation retreat and described as:</w:t>
      </w:r>
    </w:p>
    <w:p w14:paraId="68DC24BA" w14:textId="77777777" w:rsidR="00FD3105" w:rsidRDefault="00FD3105">
      <w:pPr>
        <w:pStyle w:val="pxformqbqp"/>
        <w:ind w:left="500"/>
      </w:pPr>
      <w:r>
        <w:rPr>
          <w:color w:val="FF0000"/>
          <w:vertAlign w:val="superscript"/>
        </w:rPr>
        <w:t>►</w:t>
      </w:r>
      <w:r>
        <w:fldChar w:fldCharType="begin"/>
      </w:r>
      <w:r>
        <w:instrText>qp.pstart="n"</w:instrText>
      </w:r>
      <w:r>
        <w:fldChar w:fldCharType="end"/>
      </w:r>
      <w:r>
        <w:t xml:space="preserve">Lot </w:t>
      </w:r>
      <w:r>
        <w:rPr>
          <w:rStyle w:val="pxfinstr"/>
          <w:i/>
          <w:iCs/>
          <w:sz w:val="20"/>
        </w:rPr>
        <w:t>[number of lot]</w:t>
      </w:r>
      <w:r>
        <w:t xml:space="preserve"> </w:t>
      </w:r>
      <w:r>
        <w:rPr>
          <w:rStyle w:val="pxfinstr"/>
          <w:i/>
          <w:iCs/>
          <w:sz w:val="20"/>
        </w:rPr>
        <w:t>[name of subdivision 3]</w:t>
      </w:r>
      <w:r>
        <w:t xml:space="preserve"> as shown in plat recorded in Plat Book </w:t>
      </w:r>
      <w:r>
        <w:rPr>
          <w:rStyle w:val="pxfinstr"/>
          <w:i/>
          <w:iCs/>
          <w:sz w:val="20"/>
        </w:rPr>
        <w:t>[number of book]</w:t>
      </w:r>
      <w:r>
        <w:t xml:space="preserve"> at page </w:t>
      </w:r>
      <w:r>
        <w:rPr>
          <w:rStyle w:val="pxfinstr"/>
          <w:i/>
          <w:iCs/>
          <w:sz w:val="20"/>
        </w:rPr>
        <w:t>[number of page]</w:t>
      </w:r>
      <w:r>
        <w:t xml:space="preserve"> of the public records of the county</w:t>
      </w:r>
    </w:p>
    <w:p w14:paraId="6079EDDA" w14:textId="77777777" w:rsidR="00FD3105" w:rsidRDefault="00FD3105">
      <w:pPr>
        <w:pStyle w:val="pxformcp"/>
      </w:pPr>
      <w:r>
        <w:t>having a value of $</w:t>
      </w:r>
      <w:r>
        <w:rPr>
          <w:rStyle w:val="pxfinstr"/>
          <w:i/>
          <w:iCs/>
        </w:rPr>
        <w:t>[dollar amount of value]</w:t>
      </w:r>
      <w:r>
        <w:t xml:space="preserve"> with a mortgage encumbering the property in the principal sum of $</w:t>
      </w:r>
      <w:r>
        <w:rPr>
          <w:rStyle w:val="pxfinstr"/>
          <w:i/>
          <w:iCs/>
        </w:rPr>
        <w:t>[dollar amount of principal]</w:t>
      </w:r>
      <w:r>
        <w:t>.</w:t>
      </w:r>
    </w:p>
    <w:p w14:paraId="40A6AED2"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E. </w:t>
      </w:r>
    </w:p>
    <w:p w14:paraId="558D73F9"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p.ct.id="3d29be30775711ee8e1ba9ecff0bf883|23|10:23"</w:instrText>
      </w:r>
      <w:r>
        <w:fldChar w:fldCharType="end"/>
      </w:r>
      <w:r>
        <w:t xml:space="preserve">Respondent has an interest in a pension plan and trust created by </w:t>
      </w:r>
      <w:r>
        <w:rPr>
          <w:rStyle w:val="pxfinstr"/>
          <w:i/>
          <w:iCs/>
        </w:rPr>
        <w:t>[name of business]</w:t>
      </w:r>
      <w:r>
        <w:t xml:space="preserve"> with a present accumulation value of $</w:t>
      </w:r>
      <w:r>
        <w:rPr>
          <w:rStyle w:val="pxfinstr"/>
          <w:i/>
          <w:iCs/>
        </w:rPr>
        <w:t>[dollar amount of accumulation value]</w:t>
      </w:r>
      <w:r>
        <w:t xml:space="preserve"> that cannot be realized now because she has not reached the normal retirement age specified in the pension plan and trust and withdrawal now would incur tax liabilities to the United States of America that would be unreasonable.</w:t>
      </w:r>
    </w:p>
    <w:p w14:paraId="2EA6EE73"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F. </w:t>
      </w:r>
    </w:p>
    <w:p w14:paraId="55168732"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p.ct.id="3d29be30775711ee8e1ba9ecff0bf883|23|10:23"</w:instrText>
      </w:r>
      <w:r>
        <w:fldChar w:fldCharType="end"/>
      </w:r>
      <w:r>
        <w:t>The parties have the following liabilities, in addition to the mortgages on the real property itemized above:</w:t>
      </w:r>
    </w:p>
    <w:p w14:paraId="5C4D65B3" w14:textId="77777777" w:rsidR="00FD3105" w:rsidRDefault="00FD3105">
      <w:pPr>
        <w:pStyle w:val="pxformfl"/>
        <w:ind w:left="500"/>
      </w:pPr>
      <w:r>
        <w:t xml:space="preserve"> </w:t>
      </w:r>
    </w:p>
    <w:p w14:paraId="20436A62" w14:textId="77777777" w:rsidR="00FD3105" w:rsidRDefault="00FD3105">
      <w:pPr>
        <w:pStyle w:val="pxformfin"/>
      </w:pPr>
      <w:r>
        <w:rPr>
          <w:color w:val="FF0000"/>
          <w:sz w:val="20"/>
          <w:szCs w:val="20"/>
          <w:vertAlign w:val="superscript"/>
        </w:rPr>
        <w:t>►</w:t>
      </w:r>
      <w:r>
        <w:fldChar w:fldCharType="begin"/>
      </w:r>
      <w:r>
        <w:instrText>fi.lvl="2"</w:instrText>
      </w:r>
      <w:r>
        <w:fldChar w:fldCharType="end"/>
      </w:r>
      <w:r>
        <w:t xml:space="preserve">(1). </w:t>
      </w:r>
    </w:p>
    <w:p w14:paraId="5554E9B9"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p.ct.id="3d29be30775711ee8e1ba9ecff0bf883|23|10:23"</w:instrText>
      </w:r>
      <w:r>
        <w:fldChar w:fldCharType="end"/>
      </w:r>
      <w:r>
        <w:rPr>
          <w:rStyle w:val="pxfinstr"/>
          <w:i/>
          <w:iCs/>
        </w:rPr>
        <w:t>[text dollar amount of debt 1]</w:t>
      </w:r>
      <w:r>
        <w:t xml:space="preserve"> dollars owed to </w:t>
      </w:r>
      <w:r>
        <w:rPr>
          <w:rStyle w:val="pxfinstr"/>
          <w:i/>
          <w:iCs/>
        </w:rPr>
        <w:t>[name of bank]</w:t>
      </w:r>
      <w:r>
        <w:t xml:space="preserve"> on a </w:t>
      </w:r>
      <w:r>
        <w:rPr>
          <w:rStyle w:val="pxfinstr"/>
          <w:i/>
          <w:iCs/>
        </w:rPr>
        <w:t>[type of credit card]</w:t>
      </w:r>
      <w:r>
        <w:t xml:space="preserve"> account.</w:t>
      </w:r>
    </w:p>
    <w:p w14:paraId="359739EC" w14:textId="77777777" w:rsidR="00FD3105" w:rsidRDefault="00FD3105">
      <w:pPr>
        <w:pStyle w:val="pxformfin"/>
      </w:pPr>
      <w:r>
        <w:rPr>
          <w:color w:val="FF0000"/>
          <w:sz w:val="20"/>
          <w:szCs w:val="20"/>
          <w:vertAlign w:val="superscript"/>
        </w:rPr>
        <w:t>►</w:t>
      </w:r>
      <w:r>
        <w:fldChar w:fldCharType="begin"/>
      </w:r>
      <w:r>
        <w:instrText>fi.lvl="2"</w:instrText>
      </w:r>
      <w:r>
        <w:fldChar w:fldCharType="end"/>
      </w:r>
      <w:r>
        <w:t xml:space="preserve">(2). </w:t>
      </w:r>
    </w:p>
    <w:p w14:paraId="0595D2CD"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p.ct.id="3d29be30775711ee8e1ba9ecff0bf883|23|10:23"</w:instrText>
      </w:r>
      <w:r>
        <w:fldChar w:fldCharType="end"/>
      </w:r>
      <w:r>
        <w:rPr>
          <w:rStyle w:val="pxfinstr"/>
          <w:i/>
          <w:iCs/>
        </w:rPr>
        <w:t>[text dollar amount of debt 2]</w:t>
      </w:r>
      <w:r>
        <w:t xml:space="preserve"> dollars owed to </w:t>
      </w:r>
      <w:r>
        <w:rPr>
          <w:rStyle w:val="pxfinstr"/>
          <w:i/>
          <w:iCs/>
        </w:rPr>
        <w:t>[name of creditor]</w:t>
      </w:r>
      <w:r>
        <w:t>.</w:t>
      </w:r>
    </w:p>
    <w:p w14:paraId="5FC4C190" w14:textId="77777777" w:rsidR="00FD3105" w:rsidRDefault="00FD3105">
      <w:pPr>
        <w:pStyle w:val="pxformfin"/>
      </w:pPr>
      <w:r>
        <w:rPr>
          <w:color w:val="FF0000"/>
          <w:sz w:val="20"/>
          <w:szCs w:val="20"/>
          <w:vertAlign w:val="superscript"/>
        </w:rPr>
        <w:t>►</w:t>
      </w:r>
      <w:r>
        <w:fldChar w:fldCharType="begin"/>
      </w:r>
      <w:r>
        <w:instrText>fi.lvl="2"</w:instrText>
      </w:r>
      <w:r>
        <w:fldChar w:fldCharType="end"/>
      </w:r>
      <w:r>
        <w:t xml:space="preserve">(3). </w:t>
      </w:r>
    </w:p>
    <w:p w14:paraId="1A4288E8"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p.ct.id="3d29be30775711ee8e1ba9ecff0bf883|23|10:23"</w:instrText>
      </w:r>
      <w:r>
        <w:fldChar w:fldCharType="end"/>
      </w:r>
      <w:r>
        <w:rPr>
          <w:rStyle w:val="pxfinstr"/>
          <w:i/>
          <w:iCs/>
        </w:rPr>
        <w:t>[text dollar amount of debt 3]</w:t>
      </w:r>
      <w:r>
        <w:t xml:space="preserve"> dollars owed to </w:t>
      </w:r>
      <w:r>
        <w:rPr>
          <w:rStyle w:val="pxfinstr"/>
          <w:i/>
          <w:iCs/>
        </w:rPr>
        <w:t>[name of hospital]</w:t>
      </w:r>
      <w:r>
        <w:t xml:space="preserve"> for medical expenses incurred by petitioner.</w:t>
      </w:r>
    </w:p>
    <w:p w14:paraId="058AECB9" w14:textId="77777777" w:rsidR="00FD3105" w:rsidRDefault="00FD3105">
      <w:pPr>
        <w:pStyle w:val="pxformfin"/>
      </w:pPr>
      <w:r>
        <w:rPr>
          <w:color w:val="FF0000"/>
          <w:sz w:val="20"/>
          <w:szCs w:val="20"/>
          <w:vertAlign w:val="superscript"/>
        </w:rPr>
        <w:t>►</w:t>
      </w:r>
      <w:r>
        <w:fldChar w:fldCharType="begin"/>
      </w:r>
      <w:r>
        <w:instrText>fi.lvl="2"</w:instrText>
      </w:r>
      <w:r>
        <w:fldChar w:fldCharType="end"/>
      </w:r>
      <w:r>
        <w:t xml:space="preserve">(4). </w:t>
      </w:r>
    </w:p>
    <w:p w14:paraId="3DA830C7"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p.ct.id="3d29be30775711ee8e1ba9ecff0bf883|23|10:23"</w:instrText>
      </w:r>
      <w:r>
        <w:fldChar w:fldCharType="end"/>
      </w:r>
      <w:r>
        <w:t>approximately $</w:t>
      </w:r>
      <w:r>
        <w:rPr>
          <w:rStyle w:val="pxfinstr"/>
          <w:i/>
          <w:iCs/>
        </w:rPr>
        <w:t>[dollar amount of bills]</w:t>
      </w:r>
      <w:r>
        <w:t xml:space="preserve"> in current household bills.</w:t>
      </w:r>
    </w:p>
    <w:p w14:paraId="78640547"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G. </w:t>
      </w:r>
    </w:p>
    <w:p w14:paraId="302B5D78"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p.ct.id="3d29be30775711ee8e1ba9ecff0bf883|23|10:23"</w:instrText>
      </w:r>
      <w:r>
        <w:fldChar w:fldCharType="end"/>
      </w:r>
      <w:r>
        <w:t xml:space="preserve">It would be detrimental to the interests of both parties to deprive the petitioner of the control of </w:t>
      </w:r>
      <w:r>
        <w:rPr>
          <w:rStyle w:val="pxfinstr"/>
          <w:i/>
          <w:iCs/>
        </w:rPr>
        <w:t>[name of business]</w:t>
      </w:r>
      <w:r>
        <w:t xml:space="preserve"> because it provides the money for the living expenses of the parties and has provided the money for their investments in the assets listed in paragraph C.</w:t>
      </w:r>
    </w:p>
    <w:p w14:paraId="0AAD94FF"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H. </w:t>
      </w:r>
    </w:p>
    <w:p w14:paraId="4039AA4B"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p.ct.id="3d29be30775711ee8e1ba9ecff0bf883|23|10:23"</w:instrText>
      </w:r>
      <w:r>
        <w:fldChar w:fldCharType="end"/>
      </w:r>
      <w:r>
        <w:t>Respondent needs possession of the marital residence because she has the majority of the time sharing with the minor child of the parties, has made many improvements that are personal touches to the residence during the marriage and has asked for possession during the minority of the minor child.</w:t>
      </w:r>
    </w:p>
    <w:p w14:paraId="7F46C6CD"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I. </w:t>
      </w:r>
    </w:p>
    <w:p w14:paraId="59459238"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p.ct.id="3d29be30775711ee8e1ba9ecff0bf883|23|10:23"</w:instrText>
      </w:r>
      <w:r>
        <w:fldChar w:fldCharType="end"/>
      </w:r>
      <w:r>
        <w:t xml:space="preserve">Respondent does not use the fishing camp property and can receive distribution of other assets instead of an interest in it or in </w:t>
      </w:r>
      <w:r>
        <w:rPr>
          <w:rStyle w:val="pxfinstr"/>
          <w:i/>
          <w:iCs/>
        </w:rPr>
        <w:t>[name of business]</w:t>
      </w:r>
      <w:r>
        <w:t>.</w:t>
      </w:r>
    </w:p>
    <w:p w14:paraId="5D074FF9" w14:textId="77777777" w:rsidR="00FD3105" w:rsidRDefault="00FD3105">
      <w:pPr>
        <w:pStyle w:val="pxformfin"/>
        <w:rPr>
          <w:ins w:id="165" w:author="Debra M. Salisbury" w:date="2024-02-20T21:17:00Z"/>
        </w:rPr>
      </w:pPr>
      <w:r>
        <w:rPr>
          <w:color w:val="FF0000"/>
          <w:sz w:val="20"/>
          <w:szCs w:val="20"/>
          <w:vertAlign w:val="superscript"/>
        </w:rPr>
        <w:t>►</w:t>
      </w:r>
      <w:r>
        <w:fldChar w:fldCharType="begin"/>
      </w:r>
      <w:r>
        <w:instrText>fi.lvl="1"</w:instrText>
      </w:r>
      <w:r>
        <w:fldChar w:fldCharType="end"/>
      </w:r>
      <w:r>
        <w:t xml:space="preserve">J. </w:t>
      </w:r>
    </w:p>
    <w:p w14:paraId="7C93F74B" w14:textId="77777777" w:rsidR="001D579E" w:rsidRDefault="001D579E" w:rsidP="001D579E">
      <w:pPr>
        <w:rPr>
          <w:ins w:id="166" w:author="Debra M. Salisbury" w:date="2024-02-20T21:32:00Z"/>
        </w:rPr>
      </w:pPr>
      <w:ins w:id="167" w:author="Debra M. Salisbury" w:date="2024-02-20T21:17:00Z">
        <w:r>
          <w:tab/>
        </w:r>
        <w:r>
          <w:rPr>
            <w:color w:val="FF0000"/>
            <w:sz w:val="20"/>
            <w:szCs w:val="20"/>
            <w:vertAlign w:val="superscript"/>
          </w:rPr>
          <w:t>►</w:t>
        </w:r>
        <w:r>
          <w:t>Request for Alimony.</w:t>
        </w:r>
      </w:ins>
    </w:p>
    <w:p w14:paraId="5382F167" w14:textId="77777777" w:rsidR="0014147F" w:rsidRPr="001D579E" w:rsidRDefault="00C05021" w:rsidP="001D579E">
      <w:pPr>
        <w:pPrChange w:id="168" w:author="Debra M. Salisbury" w:date="2024-02-20T21:17:00Z">
          <w:pPr>
            <w:pStyle w:val="pxformfin"/>
          </w:pPr>
        </w:pPrChange>
      </w:pPr>
      <w:ins w:id="169" w:author="Debra M. Salisbury" w:date="2024-02-20T21:32:00Z">
        <w:r>
          <w:tab/>
        </w:r>
        <w:r>
          <w:rPr>
            <w:color w:val="FF0000"/>
            <w:sz w:val="20"/>
            <w:szCs w:val="20"/>
            <w:vertAlign w:val="superscript"/>
          </w:rPr>
          <w:t xml:space="preserve">► </w:t>
        </w:r>
        <w:r>
          <w:t>(1)Respondent has a need for alimony and Petitioner has the ability to pay alimony.</w:t>
        </w:r>
      </w:ins>
    </w:p>
    <w:p w14:paraId="6173F1AE" w14:textId="77777777" w:rsidR="0014147F" w:rsidRDefault="00FD3105">
      <w:pPr>
        <w:pStyle w:val="pxformp"/>
        <w:rPr>
          <w:ins w:id="170" w:author="Debra M. Salisbury" w:date="2024-04-27T20:39:00Z"/>
        </w:rPr>
      </w:pPr>
      <w:r>
        <w:t xml:space="preserve"> </w:t>
      </w:r>
      <w:ins w:id="171" w:author="Debra M. Salisbury" w:date="2024-02-20T21:18:00Z">
        <w:r w:rsidR="001D579E">
          <w:tab/>
        </w:r>
        <w:r w:rsidR="001D579E">
          <w:rPr>
            <w:color w:val="FF0000"/>
            <w:sz w:val="20"/>
            <w:szCs w:val="20"/>
            <w:vertAlign w:val="superscript"/>
          </w:rPr>
          <w:t>►</w:t>
        </w:r>
        <w:r w:rsidR="001D579E">
          <w:t xml:space="preserve"> (</w:t>
        </w:r>
      </w:ins>
      <w:ins w:id="172" w:author="Debra M. Salisbury" w:date="2024-02-20T21:33:00Z">
        <w:r w:rsidR="00C05021">
          <w:t>2</w:t>
        </w:r>
      </w:ins>
      <w:ins w:id="173" w:author="Debra M. Salisbury" w:date="2024-02-20T21:18:00Z">
        <w:r w:rsidR="001D579E">
          <w:t>)</w:t>
        </w:r>
      </w:ins>
      <w:del w:id="174" w:author="Debra M. Salisbury" w:date="2024-02-20T21:18:00Z">
        <w:r w:rsidDel="001D579E">
          <w:rPr>
            <w:rStyle w:val="pxvis"/>
            <w:rFonts w:ascii="Times NewRoman" w:hAnsi="Times NewRoman"/>
            <w:b w:val="0"/>
            <w:sz w:val="24"/>
          </w:rPr>
          <w:tab/>
        </w:r>
      </w:del>
      <w:ins w:id="175" w:author="Debra M. Salisbury" w:date="2024-02-20T21:32:00Z">
        <w:r w:rsidR="00C05021">
          <w:rPr>
            <w:color w:val="FF0000"/>
            <w:sz w:val="20"/>
            <w:szCs w:val="20"/>
            <w:vertAlign w:val="superscript"/>
          </w:rPr>
          <w:t xml:space="preserve"> </w:t>
        </w:r>
      </w:ins>
      <w:ins w:id="176" w:author="Debra M. Salisbury" w:date="2024-04-27T20:38:00Z">
        <w:r w:rsidR="0014147F">
          <w:t xml:space="preserve">This is a moderate length marriage of </w:t>
        </w:r>
        <w:r w:rsidR="0014147F" w:rsidRPr="000E7EBE">
          <w:rPr>
            <w:i/>
            <w:iCs/>
          </w:rPr>
          <w:t>[number of years and months]</w:t>
        </w:r>
        <w:r w:rsidR="0014147F">
          <w:t xml:space="preserve"> duration prior to the filing of the Petition For Dissolution of Marriage. </w:t>
        </w:r>
      </w:ins>
    </w:p>
    <w:p w14:paraId="380B8451" w14:textId="77777777" w:rsidR="00AF3291" w:rsidRDefault="00AF3291" w:rsidP="00AF3291">
      <w:pPr>
        <w:rPr>
          <w:ins w:id="177" w:author="Debra M. Salisbury" w:date="2024-04-27T20:48:00Z"/>
        </w:rPr>
      </w:pPr>
      <w:ins w:id="178" w:author="Debra M. Salisbury" w:date="2024-04-27T20:40:00Z">
        <w:r>
          <w:tab/>
        </w:r>
      </w:ins>
      <w:ins w:id="179" w:author="Debra M. Salisbury" w:date="2024-04-27T20:41:00Z">
        <w:r>
          <w:rPr>
            <w:color w:val="FF0000"/>
            <w:sz w:val="20"/>
            <w:szCs w:val="20"/>
            <w:vertAlign w:val="superscript"/>
          </w:rPr>
          <w:t>►</w:t>
        </w:r>
        <w:r>
          <w:t xml:space="preserve"> </w:t>
        </w:r>
      </w:ins>
      <w:ins w:id="180" w:author="Debra M. Salisbury" w:date="2024-04-27T20:40:00Z">
        <w:r>
          <w:t>(3)</w:t>
        </w:r>
      </w:ins>
      <w:ins w:id="181" w:author="Debra M. Salisbury" w:date="2024-04-27T20:41:00Z">
        <w:r>
          <w:t xml:space="preserve"> </w:t>
        </w:r>
      </w:ins>
      <w:ins w:id="182" w:author="Debra M. Salisbury" w:date="2024-04-27T20:48:00Z">
        <w:r>
          <w:t>The standard of living during the marriage was one of a higher middle class family with the family taking 2 ten day vacations each year and Respondent was a homemaker.</w:t>
        </w:r>
      </w:ins>
    </w:p>
    <w:p w14:paraId="2CDFE4AE" w14:textId="77777777" w:rsidR="00AF3291" w:rsidRDefault="0014147F" w:rsidP="00AF3291">
      <w:pPr>
        <w:ind w:firstLine="720"/>
        <w:rPr>
          <w:ins w:id="183" w:author="Debra M. Salisbury" w:date="2024-04-27T20:48:00Z"/>
        </w:rPr>
      </w:pPr>
      <w:ins w:id="184" w:author="Debra M. Salisbury" w:date="2024-04-27T20:39:00Z">
        <w:r>
          <w:rPr>
            <w:color w:val="FF0000"/>
            <w:sz w:val="20"/>
            <w:szCs w:val="20"/>
            <w:vertAlign w:val="superscript"/>
          </w:rPr>
          <w:t>►</w:t>
        </w:r>
        <w:r>
          <w:t xml:space="preserve"> (</w:t>
        </w:r>
      </w:ins>
      <w:ins w:id="185" w:author="Debra M. Salisbury" w:date="2024-04-27T20:41:00Z">
        <w:r w:rsidR="00AF3291">
          <w:t>4</w:t>
        </w:r>
      </w:ins>
      <w:ins w:id="186" w:author="Debra M. Salisbury" w:date="2024-04-27T20:39:00Z">
        <w:r>
          <w:t>)</w:t>
        </w:r>
        <w:r>
          <w:rPr>
            <w:color w:val="FF0000"/>
            <w:sz w:val="20"/>
            <w:szCs w:val="20"/>
            <w:vertAlign w:val="superscript"/>
          </w:rPr>
          <w:t xml:space="preserve"> </w:t>
        </w:r>
      </w:ins>
      <w:ins w:id="187" w:author="Debra M. Salisbury" w:date="2024-04-27T20:49:00Z">
        <w:r w:rsidR="00AF3291">
          <w:t xml:space="preserve"> R</w:t>
        </w:r>
      </w:ins>
      <w:ins w:id="188" w:author="Debra M. Salisbury" w:date="2024-04-27T20:48:00Z">
        <w:r w:rsidR="00AF3291">
          <w:t xml:space="preserve">espondent is </w:t>
        </w:r>
        <w:r w:rsidR="00AF3291" w:rsidRPr="000E7EBE">
          <w:rPr>
            <w:i/>
            <w:iCs/>
          </w:rPr>
          <w:t>[age]</w:t>
        </w:r>
        <w:r w:rsidR="00AF3291">
          <w:t xml:space="preserve"> years of age while Petitioner is </w:t>
        </w:r>
        <w:r w:rsidR="00AF3291" w:rsidRPr="000E7EBE">
          <w:rPr>
            <w:i/>
            <w:iCs/>
          </w:rPr>
          <w:t>[age]</w:t>
        </w:r>
        <w:r w:rsidR="00AF3291">
          <w:t xml:space="preserve"> years of age and both parties are in good physical, mental, and emotional health.</w:t>
        </w:r>
      </w:ins>
    </w:p>
    <w:p w14:paraId="2454A51B" w14:textId="77777777" w:rsidR="00AF3291" w:rsidRPr="00AF3291" w:rsidRDefault="00AF3291" w:rsidP="00AF3291">
      <w:pPr>
        <w:ind w:firstLine="720"/>
        <w:rPr>
          <w:ins w:id="189" w:author="Debra M. Salisbury" w:date="2024-04-27T20:48:00Z"/>
        </w:rPr>
      </w:pPr>
      <w:ins w:id="190" w:author="Debra M. Salisbury" w:date="2024-04-27T20:49:00Z">
        <w:r>
          <w:rPr>
            <w:color w:val="FF0000"/>
            <w:sz w:val="20"/>
            <w:szCs w:val="20"/>
            <w:vertAlign w:val="superscript"/>
          </w:rPr>
          <w:t>►</w:t>
        </w:r>
        <w:r>
          <w:t xml:space="preserve"> (5) Neither party has any additional sources of income other than the petitioner working in his own business.</w:t>
        </w:r>
      </w:ins>
    </w:p>
    <w:p w14:paraId="5E4EB1A2" w14:textId="77777777" w:rsidR="00C05021" w:rsidRPr="000962E0" w:rsidRDefault="00AF3291" w:rsidP="000962E0">
      <w:pPr>
        <w:pStyle w:val="pxformp"/>
        <w:ind w:firstLine="720"/>
        <w:rPr>
          <w:ins w:id="191" w:author="Debra M. Salisbury" w:date="2024-02-20T21:34:00Z"/>
          <w:color w:val="FF0000"/>
          <w:sz w:val="20"/>
          <w:szCs w:val="20"/>
          <w:vertAlign w:val="superscript"/>
          <w:rPrChange w:id="192" w:author="Debra M. Salisbury" w:date="2024-04-27T20:57:00Z">
            <w:rPr>
              <w:ins w:id="193" w:author="Debra M. Salisbury" w:date="2024-02-20T21:34:00Z"/>
              <w:szCs w:val="20"/>
            </w:rPr>
          </w:rPrChange>
        </w:rPr>
      </w:pPr>
      <w:ins w:id="194" w:author="Debra M. Salisbury" w:date="2024-04-27T20:50:00Z">
        <w:r>
          <w:rPr>
            <w:color w:val="FF0000"/>
            <w:sz w:val="20"/>
            <w:szCs w:val="20"/>
            <w:vertAlign w:val="superscript"/>
          </w:rPr>
          <w:t>►</w:t>
        </w:r>
        <w:r>
          <w:t xml:space="preserve"> (6)</w:t>
        </w:r>
        <w:r>
          <w:rPr>
            <w:color w:val="FF0000"/>
            <w:sz w:val="20"/>
            <w:szCs w:val="20"/>
            <w:vertAlign w:val="superscript"/>
          </w:rPr>
          <w:t xml:space="preserve"> </w:t>
        </w:r>
      </w:ins>
      <w:del w:id="195" w:author="Debra M. Salisbury" w:date="2024-02-20T21:18:00Z">
        <w:r w:rsidR="00FD3105" w:rsidDel="001D579E">
          <w:rPr>
            <w:color w:val="FF0000"/>
            <w:sz w:val="20"/>
            <w:szCs w:val="20"/>
            <w:vertAlign w:val="superscript"/>
          </w:rPr>
          <w:delText>►</w:delText>
        </w:r>
      </w:del>
      <w:r w:rsidR="00FD3105">
        <w:fldChar w:fldCharType="begin"/>
      </w:r>
      <w:r w:rsidR="00FD3105">
        <w:instrText>p.ct.id="3d29be30775711ee8e1ba9ecff0bf883|23|10:23"</w:instrText>
      </w:r>
      <w:r w:rsidR="00FD3105">
        <w:fldChar w:fldCharType="end"/>
      </w:r>
      <w:r w:rsidR="00FD3105">
        <w:t xml:space="preserve">Respondent is a college graduate </w:t>
      </w:r>
      <w:ins w:id="196" w:author="Debra M. Salisbury" w:date="2024-02-20T21:36:00Z">
        <w:r w:rsidR="00C05021">
          <w:t xml:space="preserve">with a </w:t>
        </w:r>
      </w:ins>
      <w:ins w:id="197" w:author="Debra M. Salisbury" w:date="2024-02-20T21:54:00Z">
        <w:r w:rsidR="00FD5865" w:rsidRPr="00FD5865">
          <w:rPr>
            <w:i/>
            <w:iCs/>
            <w:rPrChange w:id="198" w:author="Debra M. Salisbury" w:date="2024-02-20T21:55:00Z">
              <w:rPr>
                <w:iCs/>
              </w:rPr>
            </w:rPrChange>
          </w:rPr>
          <w:t>[highest level of education</w:t>
        </w:r>
      </w:ins>
      <w:ins w:id="199" w:author="Debra M. Salisbury" w:date="2024-02-20T21:55:00Z">
        <w:r w:rsidR="00FD5865" w:rsidRPr="00FD5865">
          <w:rPr>
            <w:i/>
            <w:iCs/>
            <w:rPrChange w:id="200" w:author="Debra M. Salisbury" w:date="2024-02-20T21:55:00Z">
              <w:rPr>
                <w:iCs/>
              </w:rPr>
            </w:rPrChange>
          </w:rPr>
          <w:t>]</w:t>
        </w:r>
        <w:r w:rsidR="00FD5865">
          <w:t xml:space="preserve"> </w:t>
        </w:r>
      </w:ins>
      <w:r w:rsidR="00FD3105">
        <w:t xml:space="preserve">and has worked as a </w:t>
      </w:r>
      <w:r w:rsidR="00FD3105">
        <w:rPr>
          <w:rStyle w:val="pxfinstr"/>
          <w:i/>
          <w:iCs/>
        </w:rPr>
        <w:t>[type of occupation]</w:t>
      </w:r>
      <w:r w:rsidR="00FD3105">
        <w:t xml:space="preserve"> </w:t>
      </w:r>
      <w:ins w:id="201" w:author="Debra M. Salisbury" w:date="2024-02-20T21:55:00Z">
        <w:r w:rsidR="00FD5865">
          <w:t xml:space="preserve">on a part-time basis </w:t>
        </w:r>
      </w:ins>
      <w:r w:rsidR="00FD3105">
        <w:t>during most of the marriage and can reestablish herself</w:t>
      </w:r>
      <w:ins w:id="202" w:author="Debra M. Salisbury" w:date="2024-02-20T21:37:00Z">
        <w:r w:rsidR="00C05021">
          <w:t xml:space="preserve"> ful</w:t>
        </w:r>
      </w:ins>
      <w:ins w:id="203" w:author="Debra M. Salisbury" w:date="2024-02-20T21:38:00Z">
        <w:r w:rsidR="00C05021">
          <w:t>l-time</w:t>
        </w:r>
      </w:ins>
      <w:r w:rsidR="00FD3105">
        <w:t xml:space="preserve"> in that occupation within a reasonable time. </w:t>
      </w:r>
      <w:del w:id="204" w:author="Debra M. Salisbury" w:date="2024-04-27T20:33:00Z">
        <w:r w:rsidR="00FD3105" w:rsidDel="0014147F">
          <w:delText>When she does so, she is capable of earning up to 80</w:delText>
        </w:r>
        <w:r w:rsidR="00FD3105" w:rsidDel="0014147F">
          <w:rPr>
            <w:vanish/>
          </w:rPr>
          <w:delText>&amp;percnt;</w:delText>
        </w:r>
        <w:r w:rsidR="00FD3105" w:rsidDel="0014147F">
          <w:rPr>
            <w:rStyle w:val="pxvis"/>
            <w:rFonts w:ascii="Times NewRoman" w:hAnsi="Times NewRoman"/>
            <w:b w:val="0"/>
            <w:sz w:val="24"/>
          </w:rPr>
          <w:delText>%</w:delText>
        </w:r>
        <w:r w:rsidR="00FD3105" w:rsidDel="0014147F">
          <w:delText xml:space="preserve"> of the salary being paid to husband by his business. </w:delText>
        </w:r>
      </w:del>
      <w:ins w:id="205" w:author="Debra M. Salisbury" w:date="2024-04-27T20:33:00Z">
        <w:r w:rsidR="0014147F">
          <w:t>Respondent has never earn</w:t>
        </w:r>
      </w:ins>
      <w:ins w:id="206" w:author="Debra M. Salisbury" w:date="2024-04-27T20:34:00Z">
        <w:r w:rsidR="0014147F">
          <w:t xml:space="preserve">ed more than </w:t>
        </w:r>
        <w:r w:rsidR="0014147F" w:rsidRPr="0014147F">
          <w:rPr>
            <w:i/>
            <w:iCs/>
            <w:rPrChange w:id="207" w:author="Debra M. Salisbury" w:date="2024-04-27T20:34:00Z">
              <w:rPr>
                <w:iCs/>
              </w:rPr>
            </w:rPrChange>
          </w:rPr>
          <w:t>[amount]</w:t>
        </w:r>
      </w:ins>
      <w:ins w:id="208" w:author="Debra M. Salisbury" w:date="2024-04-27T21:48:00Z">
        <w:r w:rsidR="00140027">
          <w:rPr>
            <w:i/>
            <w:iCs/>
          </w:rPr>
          <w:t xml:space="preserve"> </w:t>
        </w:r>
        <w:r w:rsidR="00140027">
          <w:t>net income</w:t>
        </w:r>
      </w:ins>
      <w:ins w:id="209" w:author="Debra M. Salisbury" w:date="2024-04-27T20:34:00Z">
        <w:r w:rsidR="0014147F">
          <w:t xml:space="preserve"> on an annual basis.</w:t>
        </w:r>
      </w:ins>
      <w:del w:id="210" w:author="Debra M. Salisbury" w:date="2024-04-27T20:34:00Z">
        <w:r w:rsidR="00FD3105" w:rsidDel="0014147F">
          <w:delText>The difference in wage earning ability can be accommodated in equitable distribution by giving respondent other income producing assets and a small amount of alimony.</w:delText>
        </w:r>
      </w:del>
      <w:ins w:id="211" w:author="Debra M. Salisbury" w:date="2024-02-20T21:38:00Z">
        <w:r w:rsidR="00C05021">
          <w:t xml:space="preserve"> Petitioner has a </w:t>
        </w:r>
      </w:ins>
      <w:ins w:id="212" w:author="Debra M. Salisbury" w:date="2024-02-20T21:56:00Z">
        <w:r w:rsidR="00FD5865" w:rsidRPr="00042874">
          <w:rPr>
            <w:i/>
            <w:iCs/>
          </w:rPr>
          <w:t>[highest level of education]</w:t>
        </w:r>
        <w:r w:rsidR="00FD5865">
          <w:t xml:space="preserve"> </w:t>
        </w:r>
      </w:ins>
      <w:ins w:id="213" w:author="Debra M. Salisbury" w:date="2024-02-20T21:39:00Z">
        <w:r w:rsidR="00C05021">
          <w:t xml:space="preserve">and is employed in his own company, </w:t>
        </w:r>
        <w:r w:rsidR="00C05021" w:rsidRPr="00C05021">
          <w:rPr>
            <w:i/>
            <w:iCs/>
            <w:rPrChange w:id="214" w:author="Debra M. Salisbury" w:date="2024-02-20T21:39:00Z">
              <w:rPr>
                <w:iCs/>
              </w:rPr>
            </w:rPrChange>
          </w:rPr>
          <w:t>[name of company]</w:t>
        </w:r>
      </w:ins>
      <w:ins w:id="215" w:author="Debra M. Salisbury" w:date="2024-04-27T20:35:00Z">
        <w:r w:rsidR="0014147F">
          <w:t xml:space="preserve">and has an annual </w:t>
        </w:r>
      </w:ins>
      <w:ins w:id="216" w:author="Debra M. Salisbury" w:date="2024-04-27T21:48:00Z">
        <w:r w:rsidR="00140027">
          <w:t>net</w:t>
        </w:r>
      </w:ins>
      <w:ins w:id="217" w:author="Debra M. Salisbury" w:date="2024-04-27T20:35:00Z">
        <w:r w:rsidR="0014147F">
          <w:t xml:space="preserve"> income of </w:t>
        </w:r>
        <w:r w:rsidR="0014147F" w:rsidRPr="0014147F">
          <w:rPr>
            <w:i/>
            <w:iCs/>
            <w:rPrChange w:id="218" w:author="Debra M. Salisbury" w:date="2024-04-27T20:35:00Z">
              <w:rPr>
                <w:iCs/>
              </w:rPr>
            </w:rPrChange>
          </w:rPr>
          <w:t>[amount]</w:t>
        </w:r>
      </w:ins>
      <w:ins w:id="219" w:author="Debra M. Salisbury" w:date="2024-02-20T21:39:00Z">
        <w:r w:rsidR="00C05021">
          <w:t>.</w:t>
        </w:r>
      </w:ins>
    </w:p>
    <w:p w14:paraId="0C016FDE" w14:textId="77777777" w:rsidR="001D579E" w:rsidRDefault="00C05021" w:rsidP="001D579E">
      <w:pPr>
        <w:rPr>
          <w:ins w:id="220" w:author="Debra M. Salisbury" w:date="2024-02-20T21:42:00Z"/>
        </w:rPr>
      </w:pPr>
      <w:ins w:id="221" w:author="Debra M. Salisbury" w:date="2024-02-20T21:40:00Z">
        <w:r>
          <w:tab/>
        </w:r>
      </w:ins>
      <w:ins w:id="222" w:author="Debra M. Salisbury" w:date="2024-04-27T20:52:00Z">
        <w:r w:rsidR="00AF3291">
          <w:rPr>
            <w:color w:val="FF0000"/>
            <w:sz w:val="20"/>
            <w:szCs w:val="20"/>
            <w:vertAlign w:val="superscript"/>
          </w:rPr>
          <w:t>►</w:t>
        </w:r>
      </w:ins>
      <w:ins w:id="223" w:author="Debra M. Salisbury" w:date="2024-02-20T21:40:00Z">
        <w:r>
          <w:t>(</w:t>
        </w:r>
      </w:ins>
      <w:ins w:id="224" w:author="Debra M. Salisbury" w:date="2024-04-27T20:56:00Z">
        <w:r w:rsidR="00AF3291">
          <w:t>7</w:t>
        </w:r>
      </w:ins>
      <w:ins w:id="225" w:author="Debra M. Salisbury" w:date="2024-02-20T21:40:00Z">
        <w:r>
          <w:t xml:space="preserve">) Respondent has provided home making and </w:t>
        </w:r>
      </w:ins>
      <w:ins w:id="226" w:author="Debra M. Salisbury" w:date="2024-02-20T21:41:00Z">
        <w:r>
          <w:t xml:space="preserve">the majority of the </w:t>
        </w:r>
      </w:ins>
      <w:ins w:id="227" w:author="Debra M. Salisbury" w:date="2024-02-20T21:40:00Z">
        <w:r>
          <w:t>chi</w:t>
        </w:r>
      </w:ins>
      <w:ins w:id="228" w:author="Debra M. Salisbury" w:date="2024-02-20T21:41:00Z">
        <w:r>
          <w:t>ld rearing services</w:t>
        </w:r>
      </w:ins>
      <w:ins w:id="229" w:author="Debra M. Salisbury" w:date="2024-02-20T21:35:00Z">
        <w:r>
          <w:t xml:space="preserve"> </w:t>
        </w:r>
      </w:ins>
      <w:ins w:id="230" w:author="Debra M. Salisbury" w:date="2024-02-20T21:41:00Z">
        <w:r>
          <w:t>for the parties’ child during the marriage</w:t>
        </w:r>
        <w:r w:rsidR="00104C03">
          <w:t xml:space="preserve"> </w:t>
        </w:r>
      </w:ins>
      <w:ins w:id="231" w:author="Debra M. Salisbury" w:date="2024-04-27T20:56:00Z">
        <w:r w:rsidR="000962E0">
          <w:t xml:space="preserve">while working part-time. </w:t>
        </w:r>
      </w:ins>
      <w:ins w:id="232" w:author="Debra M. Salisbury" w:date="2024-04-27T20:57:00Z">
        <w:r w:rsidR="000962E0">
          <w:t>P</w:t>
        </w:r>
      </w:ins>
      <w:ins w:id="233" w:author="Debra M. Salisbury" w:date="2024-02-20T21:41:00Z">
        <w:r w:rsidR="00104C03">
          <w:t>etitioner worked full time in his business and obta</w:t>
        </w:r>
      </w:ins>
      <w:ins w:id="234" w:author="Debra M. Salisbury" w:date="2024-02-20T21:42:00Z">
        <w:r w:rsidR="00104C03">
          <w:t xml:space="preserve">ined his </w:t>
        </w:r>
      </w:ins>
      <w:ins w:id="235" w:author="Debra M. Salisbury" w:date="2024-02-20T21:58:00Z">
        <w:r w:rsidR="00FD5865">
          <w:rPr>
            <w:i/>
            <w:iCs/>
          </w:rPr>
          <w:t>[highest level of education].</w:t>
        </w:r>
      </w:ins>
    </w:p>
    <w:p w14:paraId="2E2D4D39" w14:textId="77777777" w:rsidR="008547F1" w:rsidRPr="001D579E" w:rsidRDefault="00104C03" w:rsidP="001D579E">
      <w:pPr>
        <w:pPrChange w:id="236" w:author="Debra M. Salisbury" w:date="2024-02-20T21:19:00Z">
          <w:pPr>
            <w:pStyle w:val="pxformp"/>
          </w:pPr>
        </w:pPrChange>
      </w:pPr>
      <w:ins w:id="237" w:author="Debra M. Salisbury" w:date="2024-02-20T21:42:00Z">
        <w:r>
          <w:tab/>
        </w:r>
      </w:ins>
      <w:ins w:id="238" w:author="Debra M. Salisbury" w:date="2024-04-27T20:52:00Z">
        <w:r w:rsidR="00AF3291">
          <w:rPr>
            <w:color w:val="FF0000"/>
            <w:sz w:val="20"/>
            <w:szCs w:val="20"/>
            <w:vertAlign w:val="superscript"/>
          </w:rPr>
          <w:t>►</w:t>
        </w:r>
      </w:ins>
      <w:ins w:id="239" w:author="Debra M. Salisbury" w:date="2024-02-20T21:42:00Z">
        <w:r>
          <w:t>(</w:t>
        </w:r>
      </w:ins>
      <w:ins w:id="240" w:author="Debra M. Salisbury" w:date="2024-04-27T20:57:00Z">
        <w:r w:rsidR="000962E0">
          <w:t>8</w:t>
        </w:r>
      </w:ins>
      <w:ins w:id="241" w:author="Debra M. Salisbury" w:date="2024-02-20T21:42:00Z">
        <w:r>
          <w:t xml:space="preserve">) </w:t>
        </w:r>
      </w:ins>
      <w:ins w:id="242" w:author="Debra M. Salisbury" w:date="2024-04-27T20:54:00Z">
        <w:r w:rsidR="00AF3291">
          <w:t xml:space="preserve">Although </w:t>
        </w:r>
      </w:ins>
      <w:ins w:id="243" w:author="Debra M. Salisbury" w:date="2024-04-27T20:55:00Z">
        <w:r w:rsidR="00AF3291">
          <w:t>respondent has the majority of the time sharing with the child, the child is a well child and does not have any special needs.</w:t>
        </w:r>
      </w:ins>
    </w:p>
    <w:p w14:paraId="1AF858AE" w14:textId="77777777" w:rsidR="00FD3105" w:rsidRDefault="00FD3105">
      <w:pPr>
        <w:pStyle w:val="pxformfin"/>
        <w:rPr>
          <w:ins w:id="244" w:author="Debra M. Salisbury" w:date="2024-04-27T20:12:00Z"/>
        </w:rPr>
      </w:pPr>
      <w:r>
        <w:rPr>
          <w:color w:val="FF0000"/>
          <w:sz w:val="20"/>
          <w:szCs w:val="20"/>
          <w:vertAlign w:val="superscript"/>
        </w:rPr>
        <w:t>►</w:t>
      </w:r>
      <w:r>
        <w:fldChar w:fldCharType="begin"/>
      </w:r>
      <w:r>
        <w:instrText>fi.lvl="1"</w:instrText>
      </w:r>
      <w:r>
        <w:fldChar w:fldCharType="end"/>
      </w:r>
      <w:r>
        <w:t xml:space="preserve">K. </w:t>
      </w:r>
    </w:p>
    <w:p w14:paraId="446EBDF0" w14:textId="77777777" w:rsidR="008547F1" w:rsidRPr="008547F1" w:rsidRDefault="008547F1" w:rsidP="008547F1">
      <w:pPr>
        <w:rPr>
          <w:ins w:id="245" w:author="Debra M. Salisbury" w:date="2024-04-27T20:12:00Z"/>
        </w:rPr>
        <w:pPrChange w:id="246" w:author="Debra M. Salisbury" w:date="2024-04-27T20:12:00Z">
          <w:pPr>
            <w:pStyle w:val="pxformfin"/>
          </w:pPr>
        </w:pPrChange>
      </w:pPr>
      <w:ins w:id="247" w:author="Debra M. Salisbury" w:date="2024-04-27T20:12:00Z">
        <w:r>
          <w:tab/>
        </w:r>
      </w:ins>
      <w:ins w:id="248" w:author="Debra M. Salisbury" w:date="2024-04-27T20:13:00Z">
        <w:r>
          <w:t>Parental Responsibility and Time Sharing.</w:t>
        </w:r>
      </w:ins>
      <w:ins w:id="249" w:author="Debra M. Salisbury" w:date="2024-04-27T20:14:00Z">
        <w:r>
          <w:t xml:space="preserve"> The parties have entered into a Parenting Plan which provides for shared parental responsibility and a time sharing schedule. The Parenting Plan is in the bes</w:t>
        </w:r>
      </w:ins>
      <w:ins w:id="250" w:author="Debra M. Salisbury" w:date="2024-04-27T20:15:00Z">
        <w:r>
          <w:t>t interests of the minor child.</w:t>
        </w:r>
      </w:ins>
    </w:p>
    <w:p w14:paraId="677978E7" w14:textId="77777777" w:rsidR="008547F1" w:rsidRPr="008547F1" w:rsidRDefault="008547F1" w:rsidP="008547F1">
      <w:pPr>
        <w:pPrChange w:id="251" w:author="Debra M. Salisbury" w:date="2024-04-27T20:12:00Z">
          <w:pPr>
            <w:pStyle w:val="pxformfin"/>
          </w:pPr>
        </w:pPrChange>
      </w:pPr>
      <w:ins w:id="252" w:author="Debra M. Salisbury" w:date="2024-04-27T20:12:00Z">
        <w:r>
          <w:rPr>
            <w:color w:val="FF0000"/>
            <w:sz w:val="20"/>
            <w:szCs w:val="20"/>
            <w:vertAlign w:val="superscript"/>
          </w:rPr>
          <w:t>►</w:t>
        </w:r>
        <w:r>
          <w:fldChar w:fldCharType="begin"/>
        </w:r>
        <w:r>
          <w:instrText>fi.lvl="1"</w:instrText>
        </w:r>
        <w:r>
          <w:fldChar w:fldCharType="end"/>
        </w:r>
        <w:r>
          <w:t>L.</w:t>
        </w:r>
      </w:ins>
    </w:p>
    <w:p w14:paraId="3A201228"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p.ct.id="3d29be30775711ee8e1ba9ecff0bf883|23|10:23"</w:instrText>
      </w:r>
      <w:r>
        <w:fldChar w:fldCharType="end"/>
      </w:r>
      <w:r>
        <w:t xml:space="preserve">Respondent's attorney has reasonably expended </w:t>
      </w:r>
      <w:r>
        <w:rPr>
          <w:rStyle w:val="pxfinstr"/>
          <w:i/>
          <w:iCs/>
        </w:rPr>
        <w:t>[number of hours]</w:t>
      </w:r>
      <w:r>
        <w:t xml:space="preserve"> hours in representing her in this action and $</w:t>
      </w:r>
      <w:r>
        <w:rPr>
          <w:rStyle w:val="pxfinstr"/>
          <w:i/>
          <w:iCs/>
        </w:rPr>
        <w:t>[dollar amount of hourly rate]</w:t>
      </w:r>
      <w:r>
        <w:t xml:space="preserve"> is a reasonable hourly rate for the services</w:t>
      </w:r>
      <w:ins w:id="253" w:author="Debra M. Salisbury" w:date="2024-02-20T22:04:00Z">
        <w:r w:rsidR="0032536B">
          <w:t xml:space="preserve"> rendered under the facts, issues, and complexity of this case</w:t>
        </w:r>
      </w:ins>
      <w:r>
        <w:t>.</w:t>
      </w:r>
    </w:p>
    <w:p w14:paraId="7B655302"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p.ct.id="3d29be30775711ee8e1ba9ecff0bf883|23|10:23"</w:instrText>
      </w:r>
      <w:r>
        <w:fldChar w:fldCharType="end"/>
      </w:r>
      <w:r>
        <w:t>IT IS ADJUDGED that:</w:t>
      </w:r>
    </w:p>
    <w:p w14:paraId="792E62B1" w14:textId="77777777" w:rsidR="00FD3105" w:rsidRDefault="00FD3105">
      <w:pPr>
        <w:pStyle w:val="pxformfl"/>
        <w:ind w:left="500"/>
      </w:pPr>
      <w:r>
        <w:t xml:space="preserve"> </w:t>
      </w:r>
    </w:p>
    <w:p w14:paraId="038D20F5"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1. </w:t>
      </w:r>
    </w:p>
    <w:p w14:paraId="583605D5"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p.ct.id="3d29be30775711ee8e1ba9ecff0bf883|23|10:23"</w:instrText>
      </w:r>
      <w:r>
        <w:fldChar w:fldCharType="end"/>
      </w:r>
      <w:r>
        <w:t xml:space="preserve">The bonds of marriage between petitioner </w:t>
      </w:r>
      <w:r>
        <w:rPr>
          <w:rStyle w:val="pxfinstr"/>
          <w:i/>
          <w:iCs/>
        </w:rPr>
        <w:t>[NAME OF SPOUSE 1]</w:t>
      </w:r>
      <w:r>
        <w:t xml:space="preserve"> and respondent </w:t>
      </w:r>
      <w:r>
        <w:rPr>
          <w:rStyle w:val="pxfinstr"/>
          <w:i/>
          <w:iCs/>
        </w:rPr>
        <w:t>[NAME OF SPOUSE 2]</w:t>
      </w:r>
      <w:r>
        <w:t xml:space="preserve"> are dissolved because the marriage is irretrievably broken.</w:t>
      </w:r>
    </w:p>
    <w:p w14:paraId="2B8AAA60"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2. </w:t>
      </w:r>
    </w:p>
    <w:p w14:paraId="01B6F13B"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p.ct.id="3d29be30775711ee8e1ba9ecff0bf883|23|10:23"</w:instrText>
      </w:r>
      <w:r>
        <w:fldChar w:fldCharType="end"/>
      </w:r>
      <w:r>
        <w:t xml:space="preserve">Parental responsibility and time sharing in regards to the minor child of the parties </w:t>
      </w:r>
      <w:r>
        <w:rPr>
          <w:rStyle w:val="pxfinstr"/>
          <w:i/>
          <w:iCs/>
        </w:rPr>
        <w:t>[name of child]</w:t>
      </w:r>
      <w:r>
        <w:t xml:space="preserve">, born on </w:t>
      </w:r>
      <w:r>
        <w:rPr>
          <w:rStyle w:val="pxfinstr"/>
          <w:i/>
          <w:iCs/>
        </w:rPr>
        <w:t>[date of birth]</w:t>
      </w:r>
      <w:r>
        <w:t>, shall be pursuant to the parenting plan. A copy of the parenting plan is attached and incorporated in this judgment by reference.</w:t>
      </w:r>
      <w:ins w:id="254" w:author="Debra M. Salisbury" w:date="2024-04-27T20:16:00Z">
        <w:r w:rsidR="008547F1">
          <w:t xml:space="preserve"> The parties are ordered to comply with the terms of the Parenting</w:t>
        </w:r>
      </w:ins>
      <w:ins w:id="255" w:author="Debra M. Salisbury" w:date="2024-04-27T20:17:00Z">
        <w:r w:rsidR="008547F1">
          <w:t xml:space="preserve"> Plan.</w:t>
        </w:r>
      </w:ins>
    </w:p>
    <w:p w14:paraId="62511B6E"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3. </w:t>
      </w:r>
    </w:p>
    <w:p w14:paraId="5C96313D" w14:textId="77777777" w:rsidR="00FD3105" w:rsidDel="00F836E0" w:rsidRDefault="00FD3105" w:rsidP="00E715DD">
      <w:pPr>
        <w:pStyle w:val="pxformp"/>
        <w:rPr>
          <w:del w:id="256" w:author="Debra M. Salisbury" w:date="2024-04-27T20:20:00Z"/>
        </w:rPr>
      </w:pPr>
      <w:r>
        <w:t xml:space="preserve"> </w:t>
      </w:r>
      <w:del w:id="257" w:author="Debra M. Salisbury" w:date="2024-04-27T20:17:00Z">
        <w:r w:rsidDel="008547F1">
          <w:rPr>
            <w:rStyle w:val="pxvis"/>
            <w:rFonts w:ascii="Times NewRoman" w:hAnsi="Times NewRoman"/>
            <w:b w:val="0"/>
            <w:sz w:val="24"/>
          </w:rPr>
          <w:tab/>
        </w:r>
        <w:r w:rsidDel="008547F1">
          <w:rPr>
            <w:color w:val="FF0000"/>
            <w:sz w:val="20"/>
            <w:szCs w:val="20"/>
            <w:vertAlign w:val="superscript"/>
          </w:rPr>
          <w:delText>►</w:delText>
        </w:r>
        <w:r w:rsidDel="008547F1">
          <w:fldChar w:fldCharType="begin"/>
        </w:r>
        <w:r w:rsidDel="008547F1">
          <w:delInstrText>p.ct.id="3d29be30775711ee8e1ba9ecff0bf883|23|10:23"</w:delInstrText>
        </w:r>
        <w:r w:rsidDel="008547F1">
          <w:fldChar w:fldCharType="end"/>
        </w:r>
        <w:r w:rsidDel="008547F1">
          <w:delText>The parties are required to confer about major decisions concerning the welfare of the children, including without limitation, decisions concerning education, medical and dental care and religious training. Neither party shall in any way impede, obstruct or interfere with the exercise by the other party of the right of companionship with the children nor shall either party criticize or disparage the other in the presence of the children. Each party shall inform the other about the illness of the child.</w:delText>
        </w:r>
      </w:del>
    </w:p>
    <w:p w14:paraId="08EBDFAF" w14:textId="77777777" w:rsidR="00FD3105" w:rsidDel="00F836E0" w:rsidRDefault="00FD3105" w:rsidP="00E715DD">
      <w:pPr>
        <w:pStyle w:val="pxformp"/>
        <w:rPr>
          <w:del w:id="258" w:author="Debra M. Salisbury" w:date="2024-04-27T20:20:00Z"/>
        </w:rPr>
      </w:pPr>
      <w:del w:id="259" w:author="Debra M. Salisbury" w:date="2024-04-27T20:20:00Z">
        <w:r w:rsidDel="00F836E0">
          <w:rPr>
            <w:color w:val="FF0000"/>
            <w:sz w:val="20"/>
            <w:szCs w:val="20"/>
            <w:vertAlign w:val="superscript"/>
          </w:rPr>
          <w:delText>►</w:delText>
        </w:r>
        <w:r w:rsidDel="00F836E0">
          <w:fldChar w:fldCharType="begin"/>
        </w:r>
        <w:r w:rsidDel="00F836E0">
          <w:delInstrText>fi.lvl="1"</w:delInstrText>
        </w:r>
        <w:r w:rsidDel="00F836E0">
          <w:fldChar w:fldCharType="end"/>
        </w:r>
        <w:r w:rsidDel="00F836E0">
          <w:delText xml:space="preserve">4. </w:delText>
        </w:r>
      </w:del>
    </w:p>
    <w:p w14:paraId="5BF0ECFA" w14:textId="77777777" w:rsidR="00E715DD" w:rsidRDefault="00FD3105" w:rsidP="00E715DD">
      <w:pPr>
        <w:pStyle w:val="pxformp"/>
        <w:rPr>
          <w:ins w:id="260" w:author="Debra M. Salisbury" w:date="2024-04-27T21:39:00Z"/>
        </w:rPr>
      </w:pPr>
      <w:del w:id="261" w:author="Debra M. Salisbury" w:date="2024-04-27T20:20:00Z">
        <w:r w:rsidDel="00F836E0">
          <w:delText xml:space="preserve"> </w:delText>
        </w:r>
      </w:del>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p.ct.id="3d29be30775711ee8e1ba9ecff0bf883|23|10:23"</w:instrText>
      </w:r>
      <w:r>
        <w:fldChar w:fldCharType="end"/>
      </w:r>
      <w:r>
        <w:t xml:space="preserve">Petitioner shall pay </w:t>
      </w:r>
      <w:del w:id="262" w:author="Debra M. Salisbury" w:date="2024-04-27T20:59:00Z">
        <w:r w:rsidDel="000962E0">
          <w:delText>$</w:delText>
        </w:r>
        <w:r w:rsidDel="000962E0">
          <w:rPr>
            <w:rStyle w:val="pxfinstr"/>
            <w:i/>
            <w:iCs/>
          </w:rPr>
          <w:delText>[dollar amount of rehabilitative alimony]</w:delText>
        </w:r>
        <w:r w:rsidDel="000962E0">
          <w:delText xml:space="preserve"> a week, beginning </w:delText>
        </w:r>
        <w:r w:rsidDel="000962E0">
          <w:rPr>
            <w:rStyle w:val="pxfinstr"/>
            <w:i/>
            <w:iCs/>
          </w:rPr>
          <w:delText>[start date of support]</w:delText>
        </w:r>
        <w:r w:rsidDel="000962E0">
          <w:delText xml:space="preserve"> to respondent as rehabilitative alimony for three years from the date of this judgment or the earlier death or remarriage of respondent. On the termination of the rehabilitative alimony petitioner shall pay </w:delText>
        </w:r>
      </w:del>
      <w:r>
        <w:t>$</w:t>
      </w:r>
      <w:r>
        <w:rPr>
          <w:rStyle w:val="pxfinstr"/>
          <w:i/>
          <w:iCs/>
        </w:rPr>
        <w:t>[dollar amount of alimony]</w:t>
      </w:r>
      <w:r>
        <w:t xml:space="preserve"> a </w:t>
      </w:r>
      <w:ins w:id="263" w:author="Debra M. Salisbury" w:date="2024-04-27T21:49:00Z">
        <w:r w:rsidR="00140027">
          <w:t>month</w:t>
        </w:r>
      </w:ins>
      <w:del w:id="264" w:author="Debra M. Salisbury" w:date="2024-04-27T21:49:00Z">
        <w:r w:rsidDel="00140027">
          <w:delText>week</w:delText>
        </w:r>
      </w:del>
      <w:r>
        <w:t xml:space="preserve"> to respondent </w:t>
      </w:r>
      <w:ins w:id="265" w:author="Debra M. Salisbury" w:date="2024-04-27T21:50:00Z">
        <w:r w:rsidR="00140027">
          <w:t xml:space="preserve">beginning </w:t>
        </w:r>
        <w:r w:rsidR="00140027" w:rsidRPr="00140027">
          <w:rPr>
            <w:i/>
            <w:iCs/>
            <w:rPrChange w:id="266" w:author="Debra M. Salisbury" w:date="2024-04-27T21:51:00Z">
              <w:rPr>
                <w:iCs/>
              </w:rPr>
            </w:rPrChange>
          </w:rPr>
          <w:t>[start date of alimony]</w:t>
        </w:r>
        <w:r w:rsidR="00140027">
          <w:t xml:space="preserve"> </w:t>
        </w:r>
      </w:ins>
      <w:r>
        <w:t xml:space="preserve">as </w:t>
      </w:r>
      <w:ins w:id="267" w:author="Debra M. Salisbury" w:date="2024-02-20T21:23:00Z">
        <w:r w:rsidR="008F4604">
          <w:t xml:space="preserve">durational </w:t>
        </w:r>
      </w:ins>
      <w:r>
        <w:t xml:space="preserve">alimony </w:t>
      </w:r>
      <w:ins w:id="268" w:author="Debra M. Salisbury" w:date="2024-02-20T21:21:00Z">
        <w:r w:rsidR="008F4604">
          <w:t xml:space="preserve">for </w:t>
        </w:r>
      </w:ins>
      <w:ins w:id="269" w:author="Debra M. Salisbury" w:date="2024-02-20T22:00:00Z">
        <w:r w:rsidR="00FD5865">
          <w:rPr>
            <w:i/>
            <w:iCs/>
          </w:rPr>
          <w:t>[number]</w:t>
        </w:r>
      </w:ins>
      <w:ins w:id="270" w:author="Debra M. Salisbury" w:date="2024-02-20T21:21:00Z">
        <w:r w:rsidR="008F4604">
          <w:t xml:space="preserve"> months</w:t>
        </w:r>
      </w:ins>
      <w:ins w:id="271" w:author="Debra M. Salisbury" w:date="2024-04-27T21:00:00Z">
        <w:r w:rsidR="000962E0">
          <w:t xml:space="preserve"> which does not excee</w:t>
        </w:r>
      </w:ins>
      <w:ins w:id="272" w:author="Debra M. Salisbury" w:date="2024-04-27T21:01:00Z">
        <w:r w:rsidR="000962E0">
          <w:t>d 60 per cent of the length of the marriage</w:t>
        </w:r>
      </w:ins>
      <w:ins w:id="273" w:author="Debra M. Salisbury" w:date="2024-02-20T21:47:00Z">
        <w:r w:rsidR="00104C03">
          <w:t>. The alimony awarded is based on the Respond</w:t>
        </w:r>
      </w:ins>
      <w:ins w:id="274" w:author="Debra M. Salisbury" w:date="2024-02-20T21:48:00Z">
        <w:r w:rsidR="00104C03">
          <w:t>en</w:t>
        </w:r>
      </w:ins>
      <w:ins w:id="275" w:author="Debra M. Salisbury" w:date="2024-02-20T21:47:00Z">
        <w:r w:rsidR="00104C03">
          <w:t xml:space="preserve">t’s reasonable needs of </w:t>
        </w:r>
        <w:r w:rsidR="00104C03" w:rsidRPr="00104C03">
          <w:rPr>
            <w:i/>
            <w:iCs/>
            <w:rPrChange w:id="276" w:author="Debra M. Salisbury" w:date="2024-02-20T21:48:00Z">
              <w:rPr>
                <w:iCs/>
              </w:rPr>
            </w:rPrChange>
          </w:rPr>
          <w:t>$[amount]</w:t>
        </w:r>
        <w:r w:rsidR="00104C03">
          <w:t xml:space="preserve"> per month</w:t>
        </w:r>
      </w:ins>
      <w:ins w:id="277" w:author="Debra M. Salisbury" w:date="2024-02-20T21:48:00Z">
        <w:r w:rsidR="00104C03">
          <w:t xml:space="preserve"> and does not e</w:t>
        </w:r>
      </w:ins>
      <w:ins w:id="278" w:author="Debra M. Salisbury" w:date="2024-02-20T21:50:00Z">
        <w:r w:rsidR="00104C03">
          <w:t>x</w:t>
        </w:r>
      </w:ins>
      <w:ins w:id="279" w:author="Debra M. Salisbury" w:date="2024-02-20T21:48:00Z">
        <w:r w:rsidR="00104C03">
          <w:t xml:space="preserve">ceed </w:t>
        </w:r>
      </w:ins>
      <w:ins w:id="280" w:author="Debra M. Salisbury" w:date="2024-02-20T21:50:00Z">
        <w:r w:rsidR="00104C03">
          <w:t>35% of the</w:t>
        </w:r>
      </w:ins>
      <w:ins w:id="281" w:author="Debra M. Salisbury" w:date="2024-04-27T21:47:00Z">
        <w:r w:rsidR="00140027">
          <w:t xml:space="preserve"> difference between the</w:t>
        </w:r>
      </w:ins>
      <w:ins w:id="282" w:author="Debra M. Salisbury" w:date="2024-02-20T21:50:00Z">
        <w:r w:rsidR="00104C03">
          <w:t xml:space="preserve"> parties’ </w:t>
        </w:r>
      </w:ins>
      <w:ins w:id="283" w:author="Debra M. Salisbury" w:date="2024-04-27T21:49:00Z">
        <w:r w:rsidR="00140027">
          <w:t xml:space="preserve">monthly </w:t>
        </w:r>
      </w:ins>
      <w:ins w:id="284" w:author="Debra M. Salisbury" w:date="2024-02-20T21:50:00Z">
        <w:r w:rsidR="00104C03">
          <w:t>net incomes.</w:t>
        </w:r>
      </w:ins>
      <w:ins w:id="285" w:author="Debra M. Salisbury" w:date="2024-02-20T21:23:00Z">
        <w:r w:rsidR="008F4604">
          <w:t xml:space="preserve"> Said alimony payments may terminate earlier </w:t>
        </w:r>
      </w:ins>
      <w:del w:id="286" w:author="Debra M. Salisbury" w:date="2024-02-20T21:23:00Z">
        <w:r w:rsidDel="008F4604">
          <w:delText>that</w:delText>
        </w:r>
      </w:del>
      <w:del w:id="287" w:author="Debra M. Salisbury" w:date="2024-02-20T21:24:00Z">
        <w:r w:rsidDel="008F4604">
          <w:delText xml:space="preserve"> shall terminate </w:delText>
        </w:r>
      </w:del>
      <w:r>
        <w:t xml:space="preserve">on the death </w:t>
      </w:r>
      <w:ins w:id="288" w:author="Debra M. Salisbury" w:date="2024-02-20T21:24:00Z">
        <w:r w:rsidR="008F4604">
          <w:t>of either party</w:t>
        </w:r>
      </w:ins>
      <w:ins w:id="289" w:author="Debra M. Salisbury" w:date="2024-04-27T20:18:00Z">
        <w:r w:rsidR="008547F1">
          <w:t>,</w:t>
        </w:r>
      </w:ins>
      <w:del w:id="290" w:author="Debra M. Salisbury" w:date="2024-04-27T20:18:00Z">
        <w:r w:rsidDel="008547F1">
          <w:delText xml:space="preserve">or </w:delText>
        </w:r>
      </w:del>
      <w:ins w:id="291" w:author="Debra M. Salisbury" w:date="2024-04-27T20:18:00Z">
        <w:r w:rsidR="008547F1">
          <w:t xml:space="preserve"> </w:t>
        </w:r>
      </w:ins>
      <w:ins w:id="292" w:author="Debra M. Salisbury" w:date="2024-02-20T21:24:00Z">
        <w:r w:rsidR="008F4604">
          <w:t xml:space="preserve">on the </w:t>
        </w:r>
      </w:ins>
      <w:r>
        <w:t>remarriage of respondent,</w:t>
      </w:r>
      <w:ins w:id="293" w:author="Debra M. Salisbury" w:date="2024-02-20T21:24:00Z">
        <w:r w:rsidR="008F4604">
          <w:t xml:space="preserve"> or upon </w:t>
        </w:r>
      </w:ins>
      <w:del w:id="294" w:author="Debra M. Salisbury" w:date="2024-02-20T21:24:00Z">
        <w:r w:rsidDel="008F4604">
          <w:delText xml:space="preserve"> subject to the </w:delText>
        </w:r>
      </w:del>
      <w:r>
        <w:t>further order of this court.</w:t>
      </w:r>
      <w:ins w:id="295" w:author="Debra M. Salisbury" w:date="2024-04-27T21:39:00Z">
        <w:r w:rsidR="00E715DD" w:rsidRPr="00E715DD">
          <w:t xml:space="preserve"> </w:t>
        </w:r>
        <w:r w:rsidR="00E715DD">
          <w:t>All support payments shall be paid through the State of Florida Disbursement Unit</w:t>
        </w:r>
      </w:ins>
      <w:ins w:id="296" w:author="Debra M. Salisbury" w:date="2024-04-27T21:44:00Z">
        <w:r w:rsidR="00140027">
          <w:t>. See paragraph 4 below.</w:t>
        </w:r>
      </w:ins>
    </w:p>
    <w:p w14:paraId="44C019B2" w14:textId="77777777" w:rsidR="00FD3105" w:rsidRDefault="00FD3105" w:rsidP="00F836E0">
      <w:pPr>
        <w:pStyle w:val="pxformp"/>
      </w:pPr>
    </w:p>
    <w:p w14:paraId="18A6AA91" w14:textId="77777777" w:rsidR="00FD3105" w:rsidRDefault="00FD3105">
      <w:pPr>
        <w:pStyle w:val="pxformfin"/>
      </w:pPr>
      <w:r>
        <w:rPr>
          <w:color w:val="FF0000"/>
          <w:sz w:val="20"/>
          <w:szCs w:val="20"/>
          <w:vertAlign w:val="superscript"/>
        </w:rPr>
        <w:t>►</w:t>
      </w:r>
      <w:del w:id="297" w:author="Debra M. Salisbury" w:date="2024-04-27T20:21:00Z">
        <w:r w:rsidDel="00F836E0">
          <w:fldChar w:fldCharType="begin"/>
        </w:r>
        <w:r w:rsidDel="00F836E0">
          <w:delInstrText>fi.lvl="1"</w:delInstrText>
        </w:r>
        <w:r w:rsidDel="00F836E0">
          <w:fldChar w:fldCharType="end"/>
        </w:r>
        <w:r w:rsidDel="00F836E0">
          <w:delText>5</w:delText>
        </w:r>
      </w:del>
      <w:ins w:id="298" w:author="Debra M. Salisbury" w:date="2024-04-27T20:21:00Z">
        <w:r w:rsidR="00F836E0">
          <w:fldChar w:fldCharType="begin"/>
        </w:r>
        <w:r w:rsidR="00F836E0">
          <w:instrText>fi.lvl="1"</w:instrText>
        </w:r>
        <w:r w:rsidR="00F836E0">
          <w:fldChar w:fldCharType="end"/>
        </w:r>
        <w:r w:rsidR="00F836E0">
          <w:t>4</w:t>
        </w:r>
      </w:ins>
      <w:r>
        <w:t xml:space="preserve">. </w:t>
      </w:r>
    </w:p>
    <w:p w14:paraId="4CEA3B8A"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p.ct.id="3d29be30775711ee8e1ba9ecff0bf883|23|10:23"</w:instrText>
      </w:r>
      <w:r>
        <w:fldChar w:fldCharType="end"/>
      </w:r>
      <w:r>
        <w:t>Petitioner shall pay $</w:t>
      </w:r>
      <w:r>
        <w:rPr>
          <w:rStyle w:val="pxfinstr"/>
          <w:i/>
          <w:iCs/>
        </w:rPr>
        <w:t>[dollar amount of child support]</w:t>
      </w:r>
      <w:r>
        <w:t xml:space="preserve"> a </w:t>
      </w:r>
      <w:ins w:id="299" w:author="Debra M. Salisbury" w:date="2024-04-27T21:50:00Z">
        <w:r w:rsidR="00140027">
          <w:t>month</w:t>
        </w:r>
      </w:ins>
      <w:del w:id="300" w:author="Debra M. Salisbury" w:date="2024-04-27T21:50:00Z">
        <w:r w:rsidDel="00140027">
          <w:delText>week</w:delText>
        </w:r>
      </w:del>
      <w:r>
        <w:t xml:space="preserve">, beginning </w:t>
      </w:r>
      <w:r>
        <w:rPr>
          <w:rStyle w:val="pxfinstr"/>
          <w:i/>
          <w:iCs/>
        </w:rPr>
        <w:t>[start date of support]</w:t>
      </w:r>
      <w:r>
        <w:t xml:space="preserve"> to respondent as child support that shall terminate when the child reaches 18 years of age, becomes self-supporting, marries, or dies, or until the child graduates from high school if the child is still in high school, performing in good faith with a reasonable expectation of graduation before the age of 19, at which time the child support payments shall automatically cease and terminate.</w:t>
      </w:r>
      <w:ins w:id="301" w:author="Debra M. Salisbury" w:date="2024-04-27T20:19:00Z">
        <w:r w:rsidR="008547F1">
          <w:t xml:space="preserve"> A Child Support Worksheet is attached to this judgment.</w:t>
        </w:r>
      </w:ins>
      <w:ins w:id="302" w:author="Debra M. Salisbury" w:date="2024-02-20T21:52:00Z">
        <w:r w:rsidR="00FD5865">
          <w:t xml:space="preserve"> All support payments </w:t>
        </w:r>
      </w:ins>
      <w:ins w:id="303" w:author="Debra M. Salisbury" w:date="2024-02-20T22:01:00Z">
        <w:r w:rsidR="00FD5865">
          <w:t>s</w:t>
        </w:r>
      </w:ins>
      <w:ins w:id="304" w:author="Debra M. Salisbury" w:date="2024-02-20T21:52:00Z">
        <w:r w:rsidR="00FD5865">
          <w:t>hall be paid through the State of Flor</w:t>
        </w:r>
      </w:ins>
      <w:ins w:id="305" w:author="Debra M. Salisbury" w:date="2024-02-20T21:53:00Z">
        <w:r w:rsidR="00FD5865">
          <w:t>ida Disbursement Unit via separate Income Deduction Order. Petitioner shal</w:t>
        </w:r>
      </w:ins>
      <w:ins w:id="306" w:author="Debra M. Salisbury" w:date="2024-02-20T21:54:00Z">
        <w:r w:rsidR="00FD5865">
          <w:t>l be responsible for the payment of all fees associated with said payments.</w:t>
        </w:r>
      </w:ins>
    </w:p>
    <w:p w14:paraId="50FB062E" w14:textId="77777777" w:rsidR="00FD3105" w:rsidRDefault="00FD3105">
      <w:pPr>
        <w:pStyle w:val="pxformfin"/>
      </w:pPr>
      <w:r>
        <w:rPr>
          <w:color w:val="FF0000"/>
          <w:sz w:val="20"/>
          <w:szCs w:val="20"/>
          <w:vertAlign w:val="superscript"/>
        </w:rPr>
        <w:t>►</w:t>
      </w:r>
      <w:r>
        <w:fldChar w:fldCharType="begin"/>
      </w:r>
      <w:r>
        <w:instrText>fi.lvl="1"</w:instrText>
      </w:r>
      <w:r>
        <w:fldChar w:fldCharType="end"/>
      </w:r>
      <w:del w:id="307" w:author="Debra M. Salisbury" w:date="2024-04-27T20:21:00Z">
        <w:r w:rsidDel="00F836E0">
          <w:delText>6</w:delText>
        </w:r>
      </w:del>
      <w:ins w:id="308" w:author="Debra M. Salisbury" w:date="2024-04-27T20:21:00Z">
        <w:r w:rsidR="00F836E0">
          <w:t>5</w:t>
        </w:r>
      </w:ins>
      <w:r>
        <w:t xml:space="preserve">. </w:t>
      </w:r>
    </w:p>
    <w:p w14:paraId="492905E0" w14:textId="77777777" w:rsidR="00FD3105" w:rsidRPr="009509E4" w:rsidRDefault="00FD3105">
      <w:pPr>
        <w:pStyle w:val="pxformp"/>
        <w:rPr>
          <w:rFonts w:ascii="Times New Roman" w:hAnsi="Times New Roman"/>
          <w:rPrChange w:id="309" w:author="Debra M. Salisbury" w:date="2024-04-27T21:15:00Z">
            <w:rPr/>
          </w:rPrChange>
        </w:rPr>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p.ct.id="3d29be30775711ee8e1ba9ecff0bf883|23|10:23"</w:instrText>
      </w:r>
      <w:r>
        <w:fldChar w:fldCharType="end"/>
      </w:r>
      <w:r>
        <w:t>Petitioner shall maintain health care and dental insurance for the minor child of the parties until the termination of his obligation for child support.</w:t>
      </w:r>
      <w:ins w:id="310" w:author="Debra M. Salisbury" w:date="2024-04-27T21:14:00Z">
        <w:r w:rsidR="009509E4">
          <w:rPr>
            <w:rFonts w:ascii="Charter BT" w:hAnsi="Charter BT" w:cs="Charter BT"/>
          </w:rPr>
          <w:t xml:space="preserve"> </w:t>
        </w:r>
      </w:ins>
      <w:ins w:id="311" w:author="Debra M. Salisbury" w:date="2024-04-27T21:36:00Z">
        <w:r w:rsidR="00796EA9">
          <w:rPr>
            <w:rFonts w:ascii="Times New Roman" w:hAnsi="Times New Roman"/>
          </w:rPr>
          <w:t>P</w:t>
        </w:r>
      </w:ins>
      <w:ins w:id="312" w:author="Debra M. Salisbury" w:date="2024-04-27T21:24:00Z">
        <w:r w:rsidR="00292609">
          <w:rPr>
            <w:rFonts w:ascii="Times New Roman" w:hAnsi="Times New Roman"/>
          </w:rPr>
          <w:t xml:space="preserve">etitioner shall pay </w:t>
        </w:r>
        <w:r w:rsidR="00292609" w:rsidRPr="00292609">
          <w:rPr>
            <w:rFonts w:ascii="Times New Roman" w:hAnsi="Times New Roman"/>
            <w:i/>
            <w:iCs/>
            <w:rPrChange w:id="313" w:author="Debra M. Salisbury" w:date="2024-04-27T21:25:00Z">
              <w:rPr>
                <w:rFonts w:ascii="Times New Roman" w:hAnsi="Times New Roman"/>
                <w:iCs/>
              </w:rPr>
            </w:rPrChange>
          </w:rPr>
          <w:t>[percentage]</w:t>
        </w:r>
        <w:r w:rsidR="00292609">
          <w:rPr>
            <w:rFonts w:ascii="Times New Roman" w:hAnsi="Times New Roman"/>
          </w:rPr>
          <w:t xml:space="preserve"> and the respondent shall pay </w:t>
        </w:r>
        <w:r w:rsidR="00292609" w:rsidRPr="00292609">
          <w:rPr>
            <w:rFonts w:ascii="Times New Roman" w:hAnsi="Times New Roman"/>
            <w:i/>
            <w:iCs/>
            <w:rPrChange w:id="314" w:author="Debra M. Salisbury" w:date="2024-04-27T21:25:00Z">
              <w:rPr>
                <w:rFonts w:ascii="Times New Roman" w:hAnsi="Times New Roman"/>
                <w:iCs/>
              </w:rPr>
            </w:rPrChange>
          </w:rPr>
          <w:t>[percentage]</w:t>
        </w:r>
        <w:r w:rsidR="00292609">
          <w:rPr>
            <w:rFonts w:ascii="Times New Roman" w:hAnsi="Times New Roman"/>
          </w:rPr>
          <w:t xml:space="preserve"> as </w:t>
        </w:r>
      </w:ins>
      <w:ins w:id="315" w:author="Debra M. Salisbury" w:date="2024-04-27T21:14:00Z">
        <w:r w:rsidR="009509E4" w:rsidRPr="009509E4">
          <w:rPr>
            <w:rFonts w:ascii="Times New Roman" w:hAnsi="Times New Roman"/>
            <w:rPrChange w:id="316" w:author="Debra M. Salisbury" w:date="2024-04-27T21:15:00Z">
              <w:rPr>
                <w:rFonts w:ascii="Charter BT" w:hAnsi="Charter BT"/>
              </w:rPr>
            </w:rPrChange>
          </w:rPr>
          <w:t xml:space="preserve">their </w:t>
        </w:r>
      </w:ins>
      <w:ins w:id="317" w:author="Debra M. Salisbury" w:date="2024-04-27T21:15:00Z">
        <w:r w:rsidR="009509E4" w:rsidRPr="009509E4">
          <w:rPr>
            <w:rFonts w:ascii="Times New Roman" w:hAnsi="Times New Roman"/>
            <w:rPrChange w:id="318" w:author="Debra M. Salisbury" w:date="2024-04-27T21:15:00Z">
              <w:rPr>
                <w:rFonts w:ascii="Charter BT" w:hAnsi="Charter BT"/>
              </w:rPr>
            </w:rPrChange>
          </w:rPr>
          <w:t>prorata share</w:t>
        </w:r>
      </w:ins>
      <w:ins w:id="319" w:author="Debra M. Salisbury" w:date="2024-04-27T21:51:00Z">
        <w:r w:rsidR="002728D2">
          <w:rPr>
            <w:rFonts w:ascii="Times New Roman" w:hAnsi="Times New Roman"/>
          </w:rPr>
          <w:t>s</w:t>
        </w:r>
      </w:ins>
      <w:ins w:id="320" w:author="Debra M. Salisbury" w:date="2024-04-27T21:14:00Z">
        <w:r w:rsidR="009509E4" w:rsidRPr="009509E4">
          <w:rPr>
            <w:rFonts w:ascii="Times New Roman" w:hAnsi="Times New Roman"/>
            <w:rPrChange w:id="321" w:author="Debra M. Salisbury" w:date="2024-04-27T21:15:00Z">
              <w:rPr>
                <w:rFonts w:ascii="Charter BT" w:hAnsi="Charter BT"/>
              </w:rPr>
            </w:rPrChange>
          </w:rPr>
          <w:t xml:space="preserve"> of any and all necessary and reasonable medical expenses, including but not limited to medical, dental, optical, orthodontia, and psychological expenses for the minor child not covered by insurance.</w:t>
        </w:r>
      </w:ins>
    </w:p>
    <w:p w14:paraId="45D3432F" w14:textId="77777777" w:rsidR="00FD3105" w:rsidRDefault="00FD3105">
      <w:pPr>
        <w:pStyle w:val="pxformfin"/>
      </w:pPr>
      <w:r>
        <w:rPr>
          <w:color w:val="FF0000"/>
          <w:sz w:val="20"/>
          <w:szCs w:val="20"/>
          <w:vertAlign w:val="superscript"/>
        </w:rPr>
        <w:t>►</w:t>
      </w:r>
      <w:r>
        <w:fldChar w:fldCharType="begin"/>
      </w:r>
      <w:r>
        <w:instrText>fi.lvl="1"</w:instrText>
      </w:r>
      <w:r>
        <w:fldChar w:fldCharType="end"/>
      </w:r>
      <w:ins w:id="322" w:author="Debra M. Salisbury" w:date="2024-04-27T20:21:00Z">
        <w:r w:rsidR="00F836E0">
          <w:t>6</w:t>
        </w:r>
      </w:ins>
      <w:del w:id="323" w:author="Debra M. Salisbury" w:date="2024-04-27T20:21:00Z">
        <w:r w:rsidDel="00F836E0">
          <w:delText>7</w:delText>
        </w:r>
      </w:del>
      <w:r>
        <w:t xml:space="preserve">. </w:t>
      </w:r>
    </w:p>
    <w:p w14:paraId="54C52FA0" w14:textId="77777777" w:rsidR="00FD3105" w:rsidDel="00E715DD" w:rsidRDefault="00FD3105">
      <w:pPr>
        <w:pStyle w:val="pxformp"/>
        <w:rPr>
          <w:del w:id="324" w:author="Debra M. Salisbury" w:date="2024-04-27T21:40:00Z"/>
        </w:rPr>
      </w:pPr>
      <w:r>
        <w:t xml:space="preserve"> </w:t>
      </w:r>
      <w:r>
        <w:rPr>
          <w:rStyle w:val="pxvis"/>
          <w:rFonts w:ascii="Times NewRoman" w:hAnsi="Times NewRoman"/>
          <w:b w:val="0"/>
          <w:sz w:val="24"/>
        </w:rPr>
        <w:tab/>
      </w:r>
      <w:del w:id="325" w:author="Debra M. Salisbury" w:date="2024-04-27T21:40:00Z">
        <w:r w:rsidDel="00E715DD">
          <w:rPr>
            <w:color w:val="FF0000"/>
            <w:sz w:val="20"/>
            <w:szCs w:val="20"/>
            <w:vertAlign w:val="superscript"/>
          </w:rPr>
          <w:delText>►</w:delText>
        </w:r>
        <w:r w:rsidDel="00E715DD">
          <w:fldChar w:fldCharType="begin"/>
        </w:r>
        <w:r w:rsidDel="00E715DD">
          <w:delInstrText>p.ct.id="3d29be30775711ee8e1ba9ecff0bf883|23|10:23"</w:delInstrText>
        </w:r>
        <w:r w:rsidDel="00E715DD">
          <w:fldChar w:fldCharType="end"/>
        </w:r>
        <w:r w:rsidDel="00E715DD">
          <w:delText>Petitioner shall maintain a life insurance policy on his life in the amount of $</w:delText>
        </w:r>
        <w:r w:rsidDel="00E715DD">
          <w:rPr>
            <w:rStyle w:val="pxfinstr"/>
            <w:i/>
            <w:iCs/>
          </w:rPr>
          <w:delText>[dollar amount of life insurance]</w:delText>
        </w:r>
        <w:r w:rsidDel="00E715DD">
          <w:delText xml:space="preserve"> for the benefit of the minor child of the parties during the time he is liable for child support.</w:delText>
        </w:r>
      </w:del>
    </w:p>
    <w:p w14:paraId="2BC0E6E4" w14:textId="77777777" w:rsidR="00FD3105" w:rsidDel="00E715DD" w:rsidRDefault="00FD3105">
      <w:pPr>
        <w:pStyle w:val="pxformp"/>
        <w:rPr>
          <w:del w:id="326" w:author="Debra M. Salisbury" w:date="2024-04-27T21:41:00Z"/>
        </w:rPr>
      </w:pPr>
      <w:del w:id="327" w:author="Debra M. Salisbury" w:date="2024-04-27T21:40:00Z">
        <w:r w:rsidDel="00E715DD">
          <w:rPr>
            <w:color w:val="FF0000"/>
            <w:sz w:val="20"/>
            <w:szCs w:val="20"/>
            <w:vertAlign w:val="superscript"/>
          </w:rPr>
          <w:delText>►</w:delText>
        </w:r>
        <w:r w:rsidDel="00E715DD">
          <w:fldChar w:fldCharType="begin"/>
        </w:r>
        <w:r w:rsidDel="00E715DD">
          <w:delInstrText>fi.lvl="1"</w:delInstrText>
        </w:r>
        <w:r w:rsidDel="00E715DD">
          <w:fldChar w:fldCharType="end"/>
        </w:r>
      </w:del>
      <w:del w:id="328" w:author="Debra M. Salisbury" w:date="2024-04-27T21:31:00Z">
        <w:r w:rsidDel="00B76189">
          <w:delText>8</w:delText>
        </w:r>
      </w:del>
      <w:del w:id="329" w:author="Debra M. Salisbury" w:date="2024-04-27T21:40:00Z">
        <w:r w:rsidDel="00E715DD">
          <w:delText xml:space="preserve">. </w:delText>
        </w:r>
      </w:del>
    </w:p>
    <w:p w14:paraId="22668389" w14:textId="77777777" w:rsidR="00FD3105" w:rsidRDefault="00FD3105">
      <w:pPr>
        <w:pStyle w:val="pxformp"/>
      </w:pPr>
      <w:del w:id="330" w:author="Debra M. Salisbury" w:date="2024-04-27T21:41:00Z">
        <w:r w:rsidDel="00E715DD">
          <w:delText xml:space="preserve"> </w:delText>
        </w:r>
        <w:r w:rsidDel="00E715DD">
          <w:rPr>
            <w:rStyle w:val="pxvis"/>
            <w:rFonts w:ascii="Times NewRoman" w:hAnsi="Times NewRoman"/>
            <w:b w:val="0"/>
            <w:sz w:val="24"/>
          </w:rPr>
          <w:tab/>
        </w:r>
      </w:del>
      <w:r>
        <w:rPr>
          <w:color w:val="FF0000"/>
          <w:sz w:val="20"/>
          <w:szCs w:val="20"/>
          <w:vertAlign w:val="superscript"/>
        </w:rPr>
        <w:t>►</w:t>
      </w:r>
      <w:r>
        <w:fldChar w:fldCharType="begin"/>
      </w:r>
      <w:r>
        <w:instrText>p.ct.id="3d29be30775711ee8e1ba9ecff0bf883|23|10:23"</w:instrText>
      </w:r>
      <w:r>
        <w:fldChar w:fldCharType="end"/>
      </w:r>
      <w:r>
        <w:t xml:space="preserve">Respondent shall convey to petitioner by a quitclaim deed all of her interest in the following described real property in </w:t>
      </w:r>
      <w:r>
        <w:rPr>
          <w:rStyle w:val="pxfinstr"/>
          <w:i/>
          <w:iCs/>
        </w:rPr>
        <w:t>[name of county]</w:t>
      </w:r>
      <w:r>
        <w:t>, Florida:</w:t>
      </w:r>
    </w:p>
    <w:p w14:paraId="51D0D5EA" w14:textId="77777777" w:rsidR="00FD3105" w:rsidRDefault="00FD3105">
      <w:pPr>
        <w:pStyle w:val="pxformqbqp"/>
        <w:ind w:left="500"/>
      </w:pPr>
      <w:r>
        <w:rPr>
          <w:color w:val="FF0000"/>
          <w:vertAlign w:val="superscript"/>
        </w:rPr>
        <w:t>►</w:t>
      </w:r>
      <w:r>
        <w:fldChar w:fldCharType="begin"/>
      </w:r>
      <w:r>
        <w:instrText>qp.pstart="n"</w:instrText>
      </w:r>
      <w:r>
        <w:fldChar w:fldCharType="end"/>
      </w:r>
      <w:r>
        <w:t xml:space="preserve">Lot </w:t>
      </w:r>
      <w:r>
        <w:rPr>
          <w:rStyle w:val="pxfinstr"/>
          <w:i/>
          <w:iCs/>
          <w:sz w:val="20"/>
        </w:rPr>
        <w:t>[number of lot]</w:t>
      </w:r>
      <w:r>
        <w:t xml:space="preserve"> of </w:t>
      </w:r>
      <w:r>
        <w:rPr>
          <w:rStyle w:val="pxfinstr"/>
          <w:i/>
          <w:iCs/>
          <w:sz w:val="20"/>
        </w:rPr>
        <w:t>[name of subdivision 3]</w:t>
      </w:r>
      <w:r>
        <w:t xml:space="preserve"> as shown by the plat recorded in Plat Book </w:t>
      </w:r>
      <w:r>
        <w:rPr>
          <w:rStyle w:val="pxfinstr"/>
          <w:i/>
          <w:iCs/>
          <w:sz w:val="20"/>
        </w:rPr>
        <w:t>[number of book]</w:t>
      </w:r>
      <w:r>
        <w:t xml:space="preserve"> at page </w:t>
      </w:r>
      <w:r>
        <w:rPr>
          <w:rStyle w:val="pxfinstr"/>
          <w:i/>
          <w:iCs/>
          <w:sz w:val="20"/>
        </w:rPr>
        <w:t>[number of page]</w:t>
      </w:r>
      <w:r>
        <w:t xml:space="preserve"> of the public records of the county</w:t>
      </w:r>
    </w:p>
    <w:p w14:paraId="53AB6639" w14:textId="77777777" w:rsidR="00FD3105" w:rsidRDefault="00FD3105">
      <w:pPr>
        <w:pStyle w:val="pxformcp"/>
      </w:pPr>
      <w:r>
        <w:t>within 40 days from the date of this judgment. Petitioner shall be responsible for all obligations against the property accruing thereafter and shall hold respondent harmless from liability for any of them.</w:t>
      </w:r>
    </w:p>
    <w:p w14:paraId="717D67FA" w14:textId="77777777" w:rsidR="00FD3105" w:rsidRDefault="00FD3105">
      <w:pPr>
        <w:pStyle w:val="pxformfin"/>
      </w:pPr>
      <w:r>
        <w:rPr>
          <w:color w:val="FF0000"/>
          <w:sz w:val="20"/>
          <w:szCs w:val="20"/>
          <w:vertAlign w:val="superscript"/>
        </w:rPr>
        <w:t>►</w:t>
      </w:r>
      <w:r>
        <w:fldChar w:fldCharType="begin"/>
      </w:r>
      <w:r>
        <w:instrText>fi.lvl="1"</w:instrText>
      </w:r>
      <w:r>
        <w:fldChar w:fldCharType="end"/>
      </w:r>
      <w:del w:id="331" w:author="Debra M. Salisbury" w:date="2024-02-20T22:12:00Z">
        <w:r w:rsidDel="00644DDF">
          <w:delText>9</w:delText>
        </w:r>
      </w:del>
      <w:del w:id="332" w:author="Debra M. Salisbury" w:date="2024-04-27T21:41:00Z">
        <w:r w:rsidR="00B76189" w:rsidDel="00122855">
          <w:delText>8</w:delText>
        </w:r>
      </w:del>
      <w:ins w:id="333" w:author="Debra M. Salisbury" w:date="2024-04-27T21:41:00Z">
        <w:r w:rsidR="00122855">
          <w:t>7</w:t>
        </w:r>
      </w:ins>
      <w:r>
        <w:t xml:space="preserve">. </w:t>
      </w:r>
    </w:p>
    <w:p w14:paraId="730AE8C3"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p.ct.id="3d29be30775711ee8e1ba9ecff0bf883|23|10:23"</w:instrText>
      </w:r>
      <w:r>
        <w:fldChar w:fldCharType="end"/>
      </w:r>
      <w:r>
        <w:t xml:space="preserve">The parties shall take whatever action is required to sell the following described property in </w:t>
      </w:r>
      <w:r>
        <w:rPr>
          <w:rStyle w:val="pxfinstr"/>
          <w:i/>
          <w:iCs/>
        </w:rPr>
        <w:t>[name of county]</w:t>
      </w:r>
      <w:r>
        <w:t>, Florida:</w:t>
      </w:r>
    </w:p>
    <w:p w14:paraId="0490864B" w14:textId="77777777" w:rsidR="00FD3105" w:rsidRDefault="00FD3105">
      <w:pPr>
        <w:pStyle w:val="pxformqbqp"/>
        <w:ind w:left="500"/>
      </w:pPr>
      <w:r>
        <w:rPr>
          <w:color w:val="FF0000"/>
          <w:vertAlign w:val="superscript"/>
        </w:rPr>
        <w:t>►</w:t>
      </w:r>
      <w:r>
        <w:fldChar w:fldCharType="begin"/>
      </w:r>
      <w:r>
        <w:instrText>qp.pstart="n"</w:instrText>
      </w:r>
      <w:r>
        <w:fldChar w:fldCharType="end"/>
      </w:r>
      <w:r>
        <w:t xml:space="preserve">Lots </w:t>
      </w:r>
      <w:r>
        <w:rPr>
          <w:rStyle w:val="pxfinstr"/>
          <w:i/>
          <w:iCs/>
          <w:sz w:val="20"/>
        </w:rPr>
        <w:t>[numbers of lots]</w:t>
      </w:r>
      <w:r>
        <w:t xml:space="preserve"> in Block </w:t>
      </w:r>
      <w:r>
        <w:rPr>
          <w:rStyle w:val="pxfinstr"/>
          <w:i/>
          <w:iCs/>
          <w:sz w:val="20"/>
        </w:rPr>
        <w:t>[designation of block]</w:t>
      </w:r>
      <w:r>
        <w:t xml:space="preserve"> of </w:t>
      </w:r>
      <w:r>
        <w:rPr>
          <w:rStyle w:val="pxfinstr"/>
          <w:i/>
          <w:iCs/>
          <w:sz w:val="20"/>
        </w:rPr>
        <w:t>[name of subdivision 2]</w:t>
      </w:r>
      <w:r>
        <w:t xml:space="preserve"> as shown by the plat recorded in Plat Book </w:t>
      </w:r>
      <w:r>
        <w:rPr>
          <w:rStyle w:val="pxfinstr"/>
          <w:i/>
          <w:iCs/>
          <w:sz w:val="20"/>
        </w:rPr>
        <w:t>[number of book]</w:t>
      </w:r>
      <w:r>
        <w:t xml:space="preserve"> at page </w:t>
      </w:r>
      <w:r>
        <w:rPr>
          <w:rStyle w:val="pxfinstr"/>
          <w:i/>
          <w:iCs/>
          <w:sz w:val="20"/>
        </w:rPr>
        <w:t>[number of page]</w:t>
      </w:r>
      <w:r>
        <w:t xml:space="preserve"> of the public records of the county</w:t>
      </w:r>
    </w:p>
    <w:p w14:paraId="377C8BB1" w14:textId="77777777" w:rsidR="00FD3105" w:rsidRDefault="00FD3105">
      <w:pPr>
        <w:pStyle w:val="pxformcp"/>
      </w:pPr>
      <w:r>
        <w:t>for a price not less than $</w:t>
      </w:r>
      <w:r>
        <w:rPr>
          <w:rStyle w:val="pxfinstr"/>
          <w:i/>
          <w:iCs/>
        </w:rPr>
        <w:t>[minimum dollar amount of selling price]</w:t>
      </w:r>
      <w:r>
        <w:t>. All obligations against the property and the closing expenses of the sale shall be paid from the proceeds of the sale. The net proceeds shall be divided equally between the parties. Each party shall execute contracts, deeds and other documents that are necessary for the conclusion of the sale.</w:t>
      </w:r>
    </w:p>
    <w:p w14:paraId="4007D1BA" w14:textId="77777777" w:rsidR="00FD3105" w:rsidRDefault="00FD3105">
      <w:pPr>
        <w:pStyle w:val="pxformfin"/>
      </w:pPr>
      <w:r>
        <w:rPr>
          <w:color w:val="FF0000"/>
          <w:sz w:val="20"/>
          <w:szCs w:val="20"/>
          <w:vertAlign w:val="superscript"/>
        </w:rPr>
        <w:t>►</w:t>
      </w:r>
      <w:r>
        <w:fldChar w:fldCharType="begin"/>
      </w:r>
      <w:r>
        <w:instrText>fi.lvl="1"</w:instrText>
      </w:r>
      <w:r>
        <w:fldChar w:fldCharType="end"/>
      </w:r>
      <w:del w:id="334" w:author="Debra M. Salisbury" w:date="2024-04-27T21:41:00Z">
        <w:r w:rsidR="00B76189" w:rsidDel="00122855">
          <w:delText>9</w:delText>
        </w:r>
      </w:del>
      <w:ins w:id="335" w:author="Debra M. Salisbury" w:date="2024-04-27T21:41:00Z">
        <w:r w:rsidR="00122855">
          <w:t>8</w:t>
        </w:r>
      </w:ins>
      <w:r>
        <w:t xml:space="preserve">. </w:t>
      </w:r>
    </w:p>
    <w:p w14:paraId="0705B0E7"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p.ct.id="3d29be30775711ee8e1ba9ecff0bf883|23|10:23"</w:instrText>
      </w:r>
      <w:r>
        <w:fldChar w:fldCharType="end"/>
      </w:r>
      <w:r>
        <w:t xml:space="preserve">Respondent is a participant in a pension plan and trust created by </w:t>
      </w:r>
      <w:r>
        <w:rPr>
          <w:rStyle w:val="pxfinstr"/>
          <w:i/>
          <w:iCs/>
        </w:rPr>
        <w:t>[name of business]</w:t>
      </w:r>
      <w:r>
        <w:t xml:space="preserve"> respondent's address is </w:t>
      </w:r>
      <w:r>
        <w:rPr>
          <w:rStyle w:val="pxfinstr"/>
          <w:i/>
          <w:iCs/>
        </w:rPr>
        <w:t>[address of respondent]</w:t>
      </w:r>
      <w:r>
        <w:t xml:space="preserve">, </w:t>
      </w:r>
      <w:r>
        <w:rPr>
          <w:rStyle w:val="pxfinstr"/>
          <w:i/>
          <w:iCs/>
        </w:rPr>
        <w:t>[name of city]</w:t>
      </w:r>
      <w:r>
        <w:t xml:space="preserve">, Florida </w:t>
      </w:r>
      <w:r>
        <w:rPr>
          <w:rStyle w:val="pxfinstr"/>
          <w:i/>
          <w:iCs/>
        </w:rPr>
        <w:t>[zip code of respondent]</w:t>
      </w:r>
      <w:r>
        <w:t>, and the alternate payee is petitioner and the address is the same. When the benefits are paid from the plan to respondent, 20</w:t>
      </w:r>
      <w:r>
        <w:rPr>
          <w:vanish/>
        </w:rPr>
        <w:t>&amp;percnt;</w:t>
      </w:r>
      <w:r>
        <w:rPr>
          <w:rStyle w:val="pxvis"/>
          <w:rFonts w:ascii="Times NewRoman" w:hAnsi="Times NewRoman"/>
          <w:b w:val="0"/>
          <w:sz w:val="24"/>
        </w:rPr>
        <w:t>%</w:t>
      </w:r>
      <w:r>
        <w:t xml:space="preserve"> of each payment shall be paid to petitioner until the death of respondent. The court reserves jurisdiction to amend this paragraph of the judgment only for the purpose of compliance with the requirements for qualified domestic relations orders under </w:t>
      </w:r>
      <w:r>
        <w:rPr>
          <w:rStyle w:val="pxst"/>
          <w:color w:val="FF0000"/>
          <w:sz w:val="20"/>
          <w:szCs w:val="20"/>
          <w:vertAlign w:val="superscript"/>
        </w:rPr>
        <w:t>►</w:t>
      </w:r>
      <w:r>
        <w:rPr>
          <w:rStyle w:val="pxst"/>
        </w:rPr>
        <w:fldChar w:fldCharType="begin"/>
      </w:r>
      <w:r>
        <w:rPr>
          <w:rStyle w:val="pxst"/>
        </w:rPr>
        <w:instrText>st.ref.id="I046E0I"</w:instrText>
      </w:r>
      <w:r>
        <w:rPr>
          <w:rStyle w:val="pxst"/>
        </w:rPr>
        <w:fldChar w:fldCharType="end"/>
      </w:r>
      <w:r>
        <w:rPr>
          <w:rStyle w:val="pxst"/>
          <w:vanish/>
        </w:rPr>
        <w:t>&amp;s;</w:t>
      </w:r>
      <w:r>
        <w:rPr>
          <w:rStyle w:val="pxvis"/>
          <w:rFonts w:ascii="Times NewRoman" w:hAnsi="Times NewRoman"/>
          <w:b w:val="0"/>
          <w:sz w:val="24"/>
        </w:rPr>
        <w:t>§</w:t>
      </w:r>
      <w:r>
        <w:rPr>
          <w:rStyle w:val="pxst"/>
        </w:rPr>
        <w:t>414(p) of the Internal Revenue Code</w:t>
      </w:r>
      <w:r>
        <w:t xml:space="preserve"> or any similar applicable statute hereinafter enacted.</w:t>
      </w:r>
    </w:p>
    <w:p w14:paraId="006049B7" w14:textId="77777777" w:rsidR="00FD3105" w:rsidRDefault="00FD3105">
      <w:pPr>
        <w:pStyle w:val="pxformfin"/>
      </w:pPr>
      <w:r>
        <w:rPr>
          <w:color w:val="FF0000"/>
          <w:sz w:val="20"/>
          <w:szCs w:val="20"/>
          <w:vertAlign w:val="superscript"/>
        </w:rPr>
        <w:t>►</w:t>
      </w:r>
      <w:r>
        <w:fldChar w:fldCharType="begin"/>
      </w:r>
      <w:r>
        <w:instrText>fi.lvl="1"</w:instrText>
      </w:r>
      <w:r>
        <w:fldChar w:fldCharType="end"/>
      </w:r>
      <w:ins w:id="336" w:author="Debra M. Salisbury" w:date="2024-04-27T21:41:00Z">
        <w:r w:rsidR="00122855">
          <w:t>9</w:t>
        </w:r>
      </w:ins>
      <w:del w:id="337" w:author="Debra M. Salisbury" w:date="2024-04-27T21:41:00Z">
        <w:r w:rsidDel="00122855">
          <w:delText>1</w:delText>
        </w:r>
        <w:r w:rsidR="00B76189" w:rsidDel="00122855">
          <w:delText>0</w:delText>
        </w:r>
      </w:del>
      <w:r>
        <w:t xml:space="preserve">. </w:t>
      </w:r>
    </w:p>
    <w:p w14:paraId="08F8A303" w14:textId="77777777" w:rsidR="00FD3105" w:rsidRDefault="00FD3105" w:rsidP="00B76189">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p.ct.id="3d29be30775711ee8e1ba9ecff0bf883|23|10:23"</w:instrText>
      </w:r>
      <w:r>
        <w:fldChar w:fldCharType="end"/>
      </w:r>
      <w:r>
        <w:t xml:space="preserve">Respondent shall have possession of the following described real property in </w:t>
      </w:r>
      <w:r>
        <w:rPr>
          <w:rStyle w:val="pxfinstr"/>
          <w:i/>
          <w:iCs/>
        </w:rPr>
        <w:t>[name of county]</w:t>
      </w:r>
      <w:r>
        <w:t>, Florida:</w:t>
      </w:r>
    </w:p>
    <w:p w14:paraId="4592600A" w14:textId="77777777" w:rsidR="00FD3105" w:rsidRDefault="00FD3105">
      <w:pPr>
        <w:pStyle w:val="pxformqbqp"/>
        <w:ind w:left="500"/>
      </w:pPr>
      <w:r>
        <w:rPr>
          <w:color w:val="FF0000"/>
          <w:vertAlign w:val="superscript"/>
        </w:rPr>
        <w:t>►</w:t>
      </w:r>
      <w:r>
        <w:fldChar w:fldCharType="begin"/>
      </w:r>
      <w:r>
        <w:instrText>qp.pstart="n"</w:instrText>
      </w:r>
      <w:r>
        <w:fldChar w:fldCharType="end"/>
      </w:r>
      <w:r>
        <w:t xml:space="preserve">Lot </w:t>
      </w:r>
      <w:r>
        <w:rPr>
          <w:rStyle w:val="pxfinstr"/>
          <w:i/>
          <w:iCs/>
          <w:sz w:val="20"/>
        </w:rPr>
        <w:t>[number of lot]</w:t>
      </w:r>
      <w:r>
        <w:t xml:space="preserve"> in Block </w:t>
      </w:r>
      <w:r>
        <w:rPr>
          <w:rStyle w:val="pxfinstr"/>
          <w:i/>
          <w:iCs/>
          <w:sz w:val="20"/>
        </w:rPr>
        <w:t>[designation of block]</w:t>
      </w:r>
      <w:r>
        <w:t xml:space="preserve"> of </w:t>
      </w:r>
      <w:r>
        <w:rPr>
          <w:rStyle w:val="pxfinstr"/>
          <w:i/>
          <w:iCs/>
          <w:sz w:val="20"/>
        </w:rPr>
        <w:t>[name of subdivision 1]</w:t>
      </w:r>
      <w:r>
        <w:t xml:space="preserve"> as shown by the plat recorded in Plat Book </w:t>
      </w:r>
      <w:r>
        <w:rPr>
          <w:rStyle w:val="pxfinstr"/>
          <w:i/>
          <w:iCs/>
          <w:sz w:val="20"/>
        </w:rPr>
        <w:t>[number of book]</w:t>
      </w:r>
      <w:r>
        <w:t xml:space="preserve"> at page </w:t>
      </w:r>
      <w:r>
        <w:rPr>
          <w:rStyle w:val="pxfinstr"/>
          <w:i/>
          <w:iCs/>
          <w:sz w:val="20"/>
        </w:rPr>
        <w:t>[number of page]</w:t>
      </w:r>
      <w:r>
        <w:t xml:space="preserve"> of the public records of the county.</w:t>
      </w:r>
    </w:p>
    <w:p w14:paraId="1B7B3F76" w14:textId="77777777" w:rsidR="00FD3105" w:rsidRDefault="00FD3105">
      <w:pPr>
        <w:pStyle w:val="pxformcp"/>
      </w:pPr>
      <w:r>
        <w:t xml:space="preserve">Respondent shall </w:t>
      </w:r>
      <w:ins w:id="338" w:author="Debra M. Salisbury" w:date="2024-04-27T21:04:00Z">
        <w:r w:rsidR="000962E0">
          <w:t xml:space="preserve">timely </w:t>
        </w:r>
      </w:ins>
      <w:r>
        <w:t>pay all mortgage payments, taxes, insurance premiums, repairs, maintenance and other obligations accruing against the property or resulting from her possession of it. Her right to possession shall terminate when petitioner's obligation to pay child support terminates or when respondent vacates the property. When respondent's right to possession terminates, the property shall be sold on terms agreeable to the parties. If they cannot agree on a price and terms, the court reserves jurisdiction to determine the dispute. Wife shall be given credit for one-half of the principal on mortgage payments, taxes and insurance premiums from the proceeds of the sale.</w:t>
      </w:r>
      <w:ins w:id="339" w:author="Debra M. Salisbury" w:date="2024-04-27T21:05:00Z">
        <w:r w:rsidR="000962E0">
          <w:t xml:space="preserve"> The court reserves jurisdiction as to the marital home</w:t>
        </w:r>
      </w:ins>
      <w:ins w:id="340" w:author="Debra M. Salisbury" w:date="2024-05-05T12:03:00Z">
        <w:r w:rsidR="0038335D">
          <w:t xml:space="preserve"> to enter any further orders consistent with this order and as may be necessary from time to time</w:t>
        </w:r>
      </w:ins>
      <w:ins w:id="341" w:author="Debra M. Salisbury" w:date="2024-04-27T21:10:00Z">
        <w:r w:rsidR="009509E4">
          <w:t>.</w:t>
        </w:r>
      </w:ins>
      <w:ins w:id="342" w:author="Debra M. Salisbury" w:date="2024-04-27T21:05:00Z">
        <w:r w:rsidR="000962E0">
          <w:t xml:space="preserve"> </w:t>
        </w:r>
      </w:ins>
    </w:p>
    <w:p w14:paraId="623E4245"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1</w:t>
      </w:r>
      <w:ins w:id="343" w:author="Debra M. Salisbury" w:date="2024-04-27T21:41:00Z">
        <w:r w:rsidR="00122855">
          <w:t>0</w:t>
        </w:r>
      </w:ins>
      <w:ins w:id="344" w:author="Debra M. Salisbury" w:date="2024-04-27T21:35:00Z">
        <w:r w:rsidR="00B76189">
          <w:t>.</w:t>
        </w:r>
      </w:ins>
      <w:del w:id="345" w:author="Debra M. Salisbury" w:date="2024-04-27T21:35:00Z">
        <w:r w:rsidR="00B76189" w:rsidDel="00B76189">
          <w:delText>1</w:delText>
        </w:r>
      </w:del>
    </w:p>
    <w:p w14:paraId="098137F2"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p.ct.id="3d29be30775711ee8e1ba9ecff0bf883|23|10:23"</w:instrText>
      </w:r>
      <w:r>
        <w:fldChar w:fldCharType="end"/>
      </w:r>
      <w:r>
        <w:t>Respondent shall transfer to petitioner all of respondent's right, title and interest in the following described personal property:</w:t>
      </w:r>
    </w:p>
    <w:p w14:paraId="3D4C0173" w14:textId="77777777" w:rsidR="00FD3105" w:rsidRDefault="00FD3105">
      <w:pPr>
        <w:pStyle w:val="pxformqbqp"/>
        <w:ind w:left="500"/>
      </w:pPr>
      <w:r>
        <w:rPr>
          <w:color w:val="FF0000"/>
          <w:vertAlign w:val="superscript"/>
        </w:rPr>
        <w:t>►</w:t>
      </w:r>
      <w:r>
        <w:fldChar w:fldCharType="begin"/>
      </w:r>
      <w:r>
        <w:instrText>qp.pstart="n"</w:instrText>
      </w:r>
      <w:r>
        <w:fldChar w:fldCharType="end"/>
      </w:r>
      <w:r>
        <w:rPr>
          <w:rStyle w:val="pxfinstr"/>
          <w:i/>
          <w:iCs/>
          <w:sz w:val="20"/>
        </w:rPr>
        <w:t>[number of shares]</w:t>
      </w:r>
      <w:r>
        <w:t xml:space="preserve"> shares of </w:t>
      </w:r>
      <w:r>
        <w:rPr>
          <w:rStyle w:val="pxfinstr"/>
          <w:i/>
          <w:iCs/>
          <w:sz w:val="20"/>
        </w:rPr>
        <w:t>[name of company 2]</w:t>
      </w:r>
      <w:r>
        <w:t xml:space="preserve"> common stock</w:t>
      </w:r>
    </w:p>
    <w:p w14:paraId="27E07E02" w14:textId="77777777" w:rsidR="00FD3105" w:rsidRDefault="00FD3105">
      <w:pPr>
        <w:pStyle w:val="pxformqbqp"/>
        <w:ind w:left="500"/>
      </w:pPr>
      <w:r>
        <w:rPr>
          <w:color w:val="FF0000"/>
          <w:vertAlign w:val="superscript"/>
        </w:rPr>
        <w:t>►</w:t>
      </w:r>
      <w:r>
        <w:fldChar w:fldCharType="begin"/>
      </w:r>
      <w:r>
        <w:instrText>qp.pstart="n"</w:instrText>
      </w:r>
      <w:r>
        <w:fldChar w:fldCharType="end"/>
      </w:r>
      <w:r>
        <w:rPr>
          <w:rStyle w:val="pxfinstr"/>
          <w:i/>
          <w:iCs/>
          <w:sz w:val="20"/>
        </w:rPr>
        <w:t>[name of bank]</w:t>
      </w:r>
      <w:r>
        <w:t xml:space="preserve"> checking account of $</w:t>
      </w:r>
      <w:r>
        <w:rPr>
          <w:rStyle w:val="pxfinstr"/>
          <w:i/>
          <w:iCs/>
          <w:sz w:val="20"/>
        </w:rPr>
        <w:t>[dollar amount of checking account]</w:t>
      </w:r>
    </w:p>
    <w:p w14:paraId="6A4ED569" w14:textId="77777777" w:rsidR="00FD3105" w:rsidRDefault="00FD3105">
      <w:pPr>
        <w:pStyle w:val="pxformqbqp"/>
        <w:ind w:left="500"/>
      </w:pPr>
      <w:r>
        <w:rPr>
          <w:color w:val="FF0000"/>
          <w:vertAlign w:val="superscript"/>
        </w:rPr>
        <w:t>►</w:t>
      </w:r>
      <w:r>
        <w:fldChar w:fldCharType="begin"/>
      </w:r>
      <w:r>
        <w:instrText>qp.pstart="n"</w:instrText>
      </w:r>
      <w:r>
        <w:fldChar w:fldCharType="end"/>
      </w:r>
      <w:r>
        <w:rPr>
          <w:rStyle w:val="pxfinstr"/>
          <w:i/>
          <w:iCs/>
          <w:sz w:val="20"/>
        </w:rPr>
        <w:t>[name of bank]</w:t>
      </w:r>
      <w:r>
        <w:t xml:space="preserve"> certificate of deposit </w:t>
      </w:r>
      <w:r>
        <w:rPr>
          <w:rStyle w:val="pxfinstr"/>
          <w:i/>
          <w:iCs/>
          <w:sz w:val="20"/>
        </w:rPr>
        <w:t>[number of CD]</w:t>
      </w:r>
    </w:p>
    <w:p w14:paraId="6D5E104F" w14:textId="77777777" w:rsidR="00FD3105" w:rsidRDefault="00FD3105">
      <w:pPr>
        <w:pStyle w:val="pxformqbqp"/>
        <w:ind w:left="500"/>
      </w:pPr>
      <w:r>
        <w:rPr>
          <w:color w:val="FF0000"/>
          <w:vertAlign w:val="superscript"/>
        </w:rPr>
        <w:t>►</w:t>
      </w:r>
      <w:r>
        <w:fldChar w:fldCharType="begin"/>
      </w:r>
      <w:r>
        <w:instrText>qp.pstart="n"</w:instrText>
      </w:r>
      <w:r>
        <w:fldChar w:fldCharType="end"/>
      </w:r>
      <w:r>
        <w:rPr>
          <w:rStyle w:val="pxfinstr"/>
          <w:i/>
          <w:iCs/>
          <w:sz w:val="20"/>
        </w:rPr>
        <w:t>[identification of vehicle 1]</w:t>
      </w:r>
    </w:p>
    <w:p w14:paraId="4CA48782" w14:textId="77777777" w:rsidR="00FD3105" w:rsidRDefault="00FD3105">
      <w:pPr>
        <w:pStyle w:val="pxformcp"/>
      </w:pPr>
      <w:r>
        <w:t>within 40 days from the date of this judgment. Petitioner shall transfer to respondent all of petitioner's right, title and interest to the following described personal property:</w:t>
      </w:r>
    </w:p>
    <w:p w14:paraId="5EEF53C7" w14:textId="77777777" w:rsidR="00FD3105" w:rsidRDefault="00FD3105">
      <w:pPr>
        <w:pStyle w:val="pxformqbqp"/>
        <w:ind w:left="500"/>
      </w:pPr>
      <w:r>
        <w:rPr>
          <w:color w:val="FF0000"/>
          <w:vertAlign w:val="superscript"/>
        </w:rPr>
        <w:t>►</w:t>
      </w:r>
      <w:r>
        <w:fldChar w:fldCharType="begin"/>
      </w:r>
      <w:r>
        <w:instrText>qp.pstart="n"</w:instrText>
      </w:r>
      <w:r>
        <w:fldChar w:fldCharType="end"/>
      </w:r>
      <w:r>
        <w:rPr>
          <w:rStyle w:val="pxfinstr"/>
          <w:i/>
          <w:iCs/>
          <w:sz w:val="20"/>
        </w:rPr>
        <w:t>[identification of vehicle 2]</w:t>
      </w:r>
    </w:p>
    <w:p w14:paraId="1E6DD30F" w14:textId="77777777" w:rsidR="00FD3105" w:rsidRDefault="00FD3105">
      <w:pPr>
        <w:pStyle w:val="pxformqbqp"/>
        <w:ind w:left="500"/>
      </w:pPr>
      <w:r>
        <w:rPr>
          <w:color w:val="FF0000"/>
          <w:vertAlign w:val="superscript"/>
        </w:rPr>
        <w:t>►</w:t>
      </w:r>
      <w:r>
        <w:fldChar w:fldCharType="begin"/>
      </w:r>
      <w:r>
        <w:instrText>qp.pstart="n"</w:instrText>
      </w:r>
      <w:r>
        <w:fldChar w:fldCharType="end"/>
      </w:r>
      <w:r>
        <w:rPr>
          <w:rStyle w:val="pxfinstr"/>
          <w:i/>
          <w:iCs/>
          <w:sz w:val="20"/>
        </w:rPr>
        <w:t>[name of state]</w:t>
      </w:r>
      <w:r>
        <w:t xml:space="preserve"> real property</w:t>
      </w:r>
    </w:p>
    <w:p w14:paraId="7646B126" w14:textId="77777777" w:rsidR="00FD3105" w:rsidRDefault="00FD3105">
      <w:pPr>
        <w:pStyle w:val="pxformqbqp"/>
        <w:ind w:left="500"/>
      </w:pPr>
      <w:r>
        <w:rPr>
          <w:color w:val="FF0000"/>
          <w:vertAlign w:val="superscript"/>
        </w:rPr>
        <w:t>►</w:t>
      </w:r>
      <w:r>
        <w:fldChar w:fldCharType="begin"/>
      </w:r>
      <w:r>
        <w:instrText>qp.pstart="n"</w:instrText>
      </w:r>
      <w:r>
        <w:fldChar w:fldCharType="end"/>
      </w:r>
      <w:r>
        <w:rPr>
          <w:rStyle w:val="pxfinstr"/>
          <w:i/>
          <w:iCs/>
          <w:sz w:val="20"/>
        </w:rPr>
        <w:t>[number of shares]</w:t>
      </w:r>
      <w:r>
        <w:t xml:space="preserve"> shares of </w:t>
      </w:r>
      <w:r>
        <w:rPr>
          <w:rStyle w:val="pxfinstr"/>
          <w:i/>
          <w:iCs/>
          <w:sz w:val="20"/>
        </w:rPr>
        <w:t>[name of company 1]</w:t>
      </w:r>
      <w:r>
        <w:t xml:space="preserve"> stock</w:t>
      </w:r>
    </w:p>
    <w:p w14:paraId="110702AF" w14:textId="77777777" w:rsidR="00FD3105" w:rsidRDefault="00FD3105">
      <w:pPr>
        <w:pStyle w:val="pxformqbqp"/>
        <w:ind w:left="500"/>
      </w:pPr>
      <w:r>
        <w:rPr>
          <w:color w:val="FF0000"/>
          <w:vertAlign w:val="superscript"/>
        </w:rPr>
        <w:t>►</w:t>
      </w:r>
      <w:r>
        <w:fldChar w:fldCharType="begin"/>
      </w:r>
      <w:r>
        <w:instrText>qp.pstart="n"</w:instrText>
      </w:r>
      <w:r>
        <w:fldChar w:fldCharType="end"/>
      </w:r>
      <w:r>
        <w:t>gold coin collection</w:t>
      </w:r>
    </w:p>
    <w:p w14:paraId="54FE9B0F" w14:textId="77777777" w:rsidR="00FD3105" w:rsidRDefault="00FD3105">
      <w:pPr>
        <w:pStyle w:val="pxformqbqp"/>
        <w:ind w:left="500"/>
      </w:pPr>
      <w:r>
        <w:rPr>
          <w:color w:val="FF0000"/>
          <w:vertAlign w:val="superscript"/>
        </w:rPr>
        <w:t>►</w:t>
      </w:r>
      <w:r>
        <w:fldChar w:fldCharType="begin"/>
      </w:r>
      <w:r>
        <w:instrText>qp.pstart="n"</w:instrText>
      </w:r>
      <w:r>
        <w:fldChar w:fldCharType="end"/>
      </w:r>
      <w:r>
        <w:rPr>
          <w:rStyle w:val="pxfinstr"/>
          <w:i/>
          <w:iCs/>
          <w:sz w:val="20"/>
        </w:rPr>
        <w:t>[number of shares]</w:t>
      </w:r>
      <w:r>
        <w:t xml:space="preserve"> shares of </w:t>
      </w:r>
      <w:r>
        <w:rPr>
          <w:rStyle w:val="pxfinstr"/>
          <w:i/>
          <w:iCs/>
          <w:sz w:val="20"/>
        </w:rPr>
        <w:t>[name of business]</w:t>
      </w:r>
      <w:r>
        <w:t xml:space="preserve"> common stock</w:t>
      </w:r>
    </w:p>
    <w:p w14:paraId="468F8416" w14:textId="77777777" w:rsidR="00FD3105" w:rsidRDefault="00FD3105">
      <w:pPr>
        <w:pStyle w:val="pxformcp"/>
      </w:pPr>
      <w:r>
        <w:t>within 40 days from the date of this judgment.</w:t>
      </w:r>
    </w:p>
    <w:p w14:paraId="0ACB2094"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1</w:t>
      </w:r>
      <w:ins w:id="346" w:author="Debra M. Salisbury" w:date="2024-04-27T21:41:00Z">
        <w:r w:rsidR="00122855">
          <w:t>1</w:t>
        </w:r>
      </w:ins>
      <w:del w:id="347" w:author="Debra M. Salisbury" w:date="2024-04-27T21:35:00Z">
        <w:r w:rsidDel="00B76189">
          <w:delText>3</w:delText>
        </w:r>
      </w:del>
      <w:r>
        <w:t xml:space="preserve">. </w:t>
      </w:r>
    </w:p>
    <w:p w14:paraId="2DAD866A" w14:textId="77777777" w:rsidR="00FD3105" w:rsidRDefault="00FD3105">
      <w:pPr>
        <w:pStyle w:val="pxformfl"/>
        <w:ind w:left="500"/>
      </w:pPr>
      <w:r>
        <w:t xml:space="preserve"> </w:t>
      </w:r>
    </w:p>
    <w:p w14:paraId="750A5045" w14:textId="77777777" w:rsidR="00FD3105" w:rsidRDefault="00FD3105">
      <w:pPr>
        <w:pStyle w:val="pxformfin"/>
      </w:pPr>
      <w:r>
        <w:rPr>
          <w:color w:val="FF0000"/>
          <w:sz w:val="20"/>
          <w:szCs w:val="20"/>
          <w:vertAlign w:val="superscript"/>
        </w:rPr>
        <w:t>►</w:t>
      </w:r>
      <w:r>
        <w:fldChar w:fldCharType="begin"/>
      </w:r>
      <w:r>
        <w:instrText>fi.lvl="2"</w:instrText>
      </w:r>
      <w:r>
        <w:fldChar w:fldCharType="end"/>
      </w:r>
      <w:r>
        <w:t xml:space="preserve">(a). </w:t>
      </w:r>
    </w:p>
    <w:p w14:paraId="27B65703"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p.ct.id="3d29be30775711ee8e1ba9ecff0bf883|23|10:23"</w:instrText>
      </w:r>
      <w:r>
        <w:fldChar w:fldCharType="end"/>
      </w:r>
      <w:r>
        <w:t>Petitioner shall pay the liabilities identified below:</w:t>
      </w:r>
    </w:p>
    <w:p w14:paraId="1934CFF4" w14:textId="77777777" w:rsidR="00FD3105" w:rsidRDefault="00FD3105">
      <w:pPr>
        <w:pStyle w:val="pxformfac"/>
        <w:jc w:val="center"/>
        <w:rPr>
          <w:sz w:val="24"/>
          <w:szCs w:val="24"/>
        </w:rPr>
      </w:pP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rStyle w:val="pxfinstr"/>
          <w:i/>
          <w:iCs/>
          <w:szCs w:val="24"/>
        </w:rPr>
        <w:t>[List of liabilities]</w:t>
      </w:r>
    </w:p>
    <w:p w14:paraId="1A1A9085" w14:textId="77777777" w:rsidR="00FD3105" w:rsidRDefault="00FD3105">
      <w:pPr>
        <w:pStyle w:val="pxformfin"/>
      </w:pPr>
      <w:r>
        <w:rPr>
          <w:color w:val="FF0000"/>
          <w:sz w:val="20"/>
          <w:szCs w:val="20"/>
          <w:vertAlign w:val="superscript"/>
        </w:rPr>
        <w:t>►</w:t>
      </w:r>
      <w:r>
        <w:fldChar w:fldCharType="begin"/>
      </w:r>
      <w:r>
        <w:instrText>fi.lvl="2"</w:instrText>
      </w:r>
      <w:r>
        <w:fldChar w:fldCharType="end"/>
      </w:r>
      <w:r>
        <w:t xml:space="preserve">(b). </w:t>
      </w:r>
    </w:p>
    <w:p w14:paraId="0826FFBC"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p.ct.id="3d29be30775711ee8e1ba9ecff0bf883|23|10:23"</w:instrText>
      </w:r>
      <w:r>
        <w:fldChar w:fldCharType="end"/>
      </w:r>
      <w:r>
        <w:t>Respondent shall pay the liabilities identified below:</w:t>
      </w:r>
    </w:p>
    <w:p w14:paraId="5B2D725D" w14:textId="77777777" w:rsidR="00FD3105" w:rsidRDefault="00FD3105">
      <w:pPr>
        <w:pStyle w:val="pxformfac"/>
        <w:jc w:val="center"/>
        <w:rPr>
          <w:sz w:val="24"/>
          <w:szCs w:val="24"/>
        </w:rPr>
      </w:pP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rStyle w:val="pxfinstr"/>
          <w:i/>
          <w:iCs/>
          <w:szCs w:val="24"/>
        </w:rPr>
        <w:t>[List of liabilities]</w:t>
      </w:r>
    </w:p>
    <w:p w14:paraId="798933EC"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1</w:t>
      </w:r>
      <w:ins w:id="348" w:author="Debra M. Salisbury" w:date="2024-04-27T21:41:00Z">
        <w:r w:rsidR="00122855">
          <w:t>2</w:t>
        </w:r>
      </w:ins>
      <w:del w:id="349" w:author="Debra M. Salisbury" w:date="2024-02-20T22:13:00Z">
        <w:r w:rsidDel="00644DDF">
          <w:delText>4</w:delText>
        </w:r>
      </w:del>
      <w:r>
        <w:t xml:space="preserve">. </w:t>
      </w:r>
    </w:p>
    <w:p w14:paraId="1F99D248"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p.ct.id="3d29be30775711ee8e1ba9ecff0bf883|23|10:23"</w:instrText>
      </w:r>
      <w:r>
        <w:fldChar w:fldCharType="end"/>
      </w:r>
      <w:r>
        <w:t>Each of the parties is enjoined from harassing the other and from interfering in any way with the other's private, social or business activities.</w:t>
      </w:r>
    </w:p>
    <w:p w14:paraId="6B24DD36"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1</w:t>
      </w:r>
      <w:ins w:id="350" w:author="Debra M. Salisbury" w:date="2024-04-27T21:41:00Z">
        <w:r w:rsidR="00122855">
          <w:t>3</w:t>
        </w:r>
      </w:ins>
      <w:del w:id="351" w:author="Debra M. Salisbury" w:date="2024-02-20T22:13:00Z">
        <w:r w:rsidDel="00644DDF">
          <w:delText>5</w:delText>
        </w:r>
      </w:del>
      <w:r>
        <w:t xml:space="preserve">. </w:t>
      </w:r>
    </w:p>
    <w:p w14:paraId="00473E48"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p.ct.id="3d29be30775711ee8e1ba9ecff0bf883|23|10:23"</w:instrText>
      </w:r>
      <w:r>
        <w:fldChar w:fldCharType="end"/>
      </w:r>
      <w:r>
        <w:t>Petitioner shall pay $</w:t>
      </w:r>
      <w:r>
        <w:rPr>
          <w:rStyle w:val="pxfinstr"/>
          <w:i/>
          <w:iCs/>
        </w:rPr>
        <w:t>[dollar amount of attorney's fees]</w:t>
      </w:r>
      <w:r>
        <w:t xml:space="preserve"> as attorney fees to </w:t>
      </w:r>
      <w:r>
        <w:rPr>
          <w:rStyle w:val="pxfinstr"/>
          <w:i/>
          <w:iCs/>
        </w:rPr>
        <w:t>[name of attorney]</w:t>
      </w:r>
      <w:r>
        <w:t xml:space="preserve"> and costs of this action in the sum of $</w:t>
      </w:r>
      <w:r>
        <w:rPr>
          <w:rStyle w:val="pxfinstr"/>
          <w:i/>
          <w:iCs/>
        </w:rPr>
        <w:t>[dollar amount of costs]</w:t>
      </w:r>
      <w:r>
        <w:t xml:space="preserve"> for representation of respondent, within 30 days from the date of this judgment.</w:t>
      </w:r>
    </w:p>
    <w:p w14:paraId="482D05BB"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1</w:t>
      </w:r>
      <w:ins w:id="352" w:author="Debra M. Salisbury" w:date="2024-04-27T21:42:00Z">
        <w:r w:rsidR="00122855">
          <w:t>4</w:t>
        </w:r>
      </w:ins>
      <w:del w:id="353" w:author="Debra M. Salisbury" w:date="2024-02-20T22:13:00Z">
        <w:r w:rsidDel="00644DDF">
          <w:delText>6</w:delText>
        </w:r>
      </w:del>
      <w:r>
        <w:t xml:space="preserve">. </w:t>
      </w:r>
    </w:p>
    <w:p w14:paraId="0241ABE8"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p.ct.id="3d29be30775711ee8e1ba9ecff0bf883|23|10:23"</w:instrText>
      </w:r>
      <w:r>
        <w:fldChar w:fldCharType="end"/>
      </w:r>
      <w:r>
        <w:t xml:space="preserve">It is further ordered and adjudged that the judgment debtor(s) shall complete under oath </w:t>
      </w:r>
      <w:r>
        <w:rPr>
          <w:rStyle w:val="pxst"/>
          <w:color w:val="FF0000"/>
          <w:sz w:val="20"/>
          <w:szCs w:val="20"/>
          <w:vertAlign w:val="superscript"/>
        </w:rPr>
        <w:t>►</w:t>
      </w:r>
      <w:r>
        <w:rPr>
          <w:rStyle w:val="pxst"/>
        </w:rPr>
        <w:fldChar w:fldCharType="begin"/>
      </w:r>
      <w:r>
        <w:rPr>
          <w:rStyle w:val="pxst"/>
        </w:rPr>
        <w:instrText>st.ref.id="I033UTE"</w:instrText>
      </w:r>
      <w:r>
        <w:rPr>
          <w:rStyle w:val="pxst"/>
        </w:rPr>
        <w:fldChar w:fldCharType="end"/>
      </w:r>
      <w:r>
        <w:rPr>
          <w:rStyle w:val="pxst"/>
        </w:rPr>
        <w:t>Florida Rule of Civil Procedure Form 1.977</w:t>
      </w:r>
      <w:r>
        <w:t xml:space="preserve"> (fact information sheet), including all required attachments, and serve it on the judgment creditor's attorney, or the judgment creditor if the judgment creditor is not represented by an attorney, within 45 days from the date of this final judgment, unless the final judgment is satisfied or postjudgment discovery is stayed.</w:t>
      </w:r>
    </w:p>
    <w:p w14:paraId="2C6CA465"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p.ct.id="3d29be30775711ee8e1ba9ecff0bf883|23|10:23"</w:instrText>
      </w:r>
      <w:r>
        <w:fldChar w:fldCharType="end"/>
      </w:r>
      <w:r>
        <w:t>Jurisdiction of this case is retained to enter further orders that are proper to compel the judgment debtor(s) to complete Form 1.977, including all required attachments, and serve it on the judgment creditor's attorney, or the judgment creditor if the judgment creditor is not represented by an attorney.</w:t>
      </w:r>
    </w:p>
    <w:p w14:paraId="5EEB8A9D"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p.ct.id="3d29be30775711ee8e1ba9ecff0bf883|23|10:23"</w:instrText>
      </w:r>
      <w:r>
        <w:fldChar w:fldCharType="end"/>
      </w:r>
      <w:r>
        <w:t xml:space="preserve">ORDERED at </w:t>
      </w:r>
      <w:r>
        <w:rPr>
          <w:rStyle w:val="pxfinstr"/>
          <w:i/>
          <w:iCs/>
        </w:rPr>
        <w:t>[name of city]</w:t>
      </w:r>
      <w:r>
        <w:t xml:space="preserve">, Florida on </w:t>
      </w:r>
      <w:r>
        <w:rPr>
          <w:rStyle w:val="pxfinstr"/>
          <w:i/>
          <w:iCs/>
        </w:rPr>
        <w:t>[date of order]</w:t>
      </w:r>
      <w:r>
        <w:t>.</w:t>
      </w:r>
    </w:p>
    <w:p w14:paraId="0D31844D" w14:textId="77777777" w:rsidR="00FD3105" w:rsidRDefault="00FD3105">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3FAD3A97" w14:textId="77777777" w:rsidR="00FD3105" w:rsidRDefault="00FD3105">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judge]</w:t>
      </w:r>
    </w:p>
    <w:p w14:paraId="73AD8AAB"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judge]</w:t>
      </w:r>
    </w:p>
    <w:p w14:paraId="63ADBDD3" w14:textId="77777777" w:rsidR="00FD3105" w:rsidRDefault="00FD3105">
      <w:pPr>
        <w:pStyle w:val="pxformfsigtbl"/>
        <w:ind w:left="500"/>
      </w:pPr>
      <w:r>
        <w:t xml:space="preserve"> </w:t>
      </w:r>
      <w:r>
        <w:rPr>
          <w:color w:val="FF0000"/>
          <w:sz w:val="20"/>
          <w:szCs w:val="20"/>
          <w:vertAlign w:val="superscript"/>
        </w:rPr>
        <w:t>►</w:t>
      </w:r>
      <w:r>
        <w:fldChar w:fldCharType="begin"/>
      </w:r>
      <w:r>
        <w:instrText>tbl.ident="I053909"</w:instrText>
      </w:r>
      <w:r>
        <w:fldChar w:fldCharType="end"/>
      </w:r>
      <w:r>
        <w:fldChar w:fldCharType="begin"/>
      </w:r>
      <w:r>
        <w:instrText>tbl.uuid="I01HUBE"</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1B5843A9"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2428757A"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tgroup.cols="2"</w:instrText>
      </w:r>
      <w:r>
        <w:fldChar w:fldCharType="end"/>
      </w:r>
    </w:p>
    <w:p w14:paraId="3F2F7CF2"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colspec.colwidth="17*"</w:instrText>
      </w:r>
      <w:r>
        <w:fldChar w:fldCharType="end"/>
      </w:r>
    </w:p>
    <w:p w14:paraId="1BD92F86"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colspec.colwidth="111*"</w:instrText>
      </w:r>
      <w:r>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D3105" w14:paraId="7E10F421" w14:textId="77777777">
        <w:tblPrEx>
          <w:tblCellMar>
            <w:top w:w="0" w:type="dxa"/>
            <w:left w:w="0" w:type="dxa"/>
            <w:bottom w:w="0" w:type="dxa"/>
            <w:right w:w="0" w:type="dxa"/>
          </w:tblCellMar>
        </w:tblPrEx>
        <w:tc>
          <w:tcPr>
            <w:tcW w:w="4320" w:type="dxa"/>
            <w:tcBorders>
              <w:top w:val="nil"/>
              <w:left w:val="nil"/>
              <w:bottom w:val="nil"/>
              <w:right w:val="nil"/>
            </w:tcBorders>
          </w:tcPr>
          <w:p w14:paraId="7600F8D3"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Copies to:</w:t>
            </w:r>
          </w:p>
        </w:tc>
        <w:tc>
          <w:tcPr>
            <w:tcW w:w="4320" w:type="dxa"/>
            <w:tcBorders>
              <w:top w:val="nil"/>
              <w:left w:val="nil"/>
              <w:bottom w:val="nil"/>
              <w:right w:val="nil"/>
            </w:tcBorders>
          </w:tcPr>
          <w:p w14:paraId="1E56ABFE"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r w:rsidR="00FD3105" w14:paraId="5F161835" w14:textId="77777777">
        <w:tblPrEx>
          <w:tblCellMar>
            <w:top w:w="0" w:type="dxa"/>
            <w:left w:w="0" w:type="dxa"/>
            <w:bottom w:w="0" w:type="dxa"/>
            <w:right w:w="0" w:type="dxa"/>
          </w:tblCellMar>
        </w:tblPrEx>
        <w:tc>
          <w:tcPr>
            <w:tcW w:w="4320" w:type="dxa"/>
            <w:tcBorders>
              <w:top w:val="nil"/>
              <w:left w:val="nil"/>
              <w:bottom w:val="nil"/>
              <w:right w:val="nil"/>
            </w:tcBorders>
          </w:tcPr>
          <w:p w14:paraId="6B72936A"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4320" w:type="dxa"/>
            <w:tcBorders>
              <w:top w:val="nil"/>
              <w:left w:val="nil"/>
              <w:bottom w:val="nil"/>
              <w:right w:val="nil"/>
            </w:tcBorders>
          </w:tcPr>
          <w:p w14:paraId="258E4C69"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bl>
    <w:p w14:paraId="6DAB8EB4" w14:textId="77777777" w:rsidR="00FD3105" w:rsidRDefault="00FD3105">
      <w:pPr>
        <w:pStyle w:val="pxtbody"/>
      </w:pPr>
    </w:p>
    <w:p w14:paraId="698E8D58" w14:textId="77777777" w:rsidR="00FD3105" w:rsidRDefault="00FD3105"/>
    <w:p w14:paraId="1CD14FD9" w14:textId="77777777" w:rsidR="00FD3105" w:rsidRDefault="00FD3105">
      <w:pPr>
        <w:pStyle w:val="pxcomnt"/>
      </w:pPr>
    </w:p>
    <w:p w14:paraId="24F0FA5F" w14:textId="77777777" w:rsidR="00FD3105" w:rsidRDefault="00FD3105">
      <w:pPr>
        <w:pStyle w:val="pxhac"/>
        <w:spacing w:before="180"/>
        <w:jc w:val="center"/>
      </w:pPr>
      <w:r>
        <w:rPr>
          <w:rStyle w:val="pxb"/>
          <w:b/>
          <w:bCs/>
        </w:rPr>
        <w:t>Author's Comment</w:t>
      </w:r>
    </w:p>
    <w:p w14:paraId="4BC1CD60"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p.ct.id="3d29be30775711ee8e1ba9ecff0bf883|23|10:23"</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st.ref.id="I02TFQF"</w:instrText>
      </w:r>
      <w:r>
        <w:rPr>
          <w:rStyle w:val="pxst"/>
        </w:rPr>
        <w:fldChar w:fldCharType="end"/>
      </w:r>
      <w:r>
        <w:rPr>
          <w:rStyle w:val="pxst"/>
          <w:vanish/>
        </w:rPr>
        <w:t>&amp;s;</w:t>
      </w:r>
      <w:r>
        <w:rPr>
          <w:rStyle w:val="pxvis"/>
          <w:rFonts w:ascii="Times NewRoman" w:hAnsi="Times NewRoman"/>
          <w:b w:val="0"/>
          <w:sz w:val="24"/>
        </w:rPr>
        <w:t>§</w:t>
      </w:r>
      <w:r>
        <w:rPr>
          <w:rStyle w:val="pxst"/>
        </w:rPr>
        <w:t>61.075, Fla. Stat.</w:t>
      </w:r>
      <w:r>
        <w:t xml:space="preserve"> to </w:t>
      </w:r>
      <w:r>
        <w:rPr>
          <w:rStyle w:val="pxst"/>
          <w:color w:val="FF0000"/>
          <w:sz w:val="20"/>
          <w:szCs w:val="20"/>
          <w:vertAlign w:val="superscript"/>
        </w:rPr>
        <w:t>►</w:t>
      </w:r>
      <w:r>
        <w:rPr>
          <w:rStyle w:val="pxst"/>
        </w:rPr>
        <w:fldChar w:fldCharType="begin"/>
      </w:r>
      <w:r>
        <w:rPr>
          <w:rStyle w:val="pxst"/>
        </w:rPr>
        <w:instrText>st.ref.id="I02TFW3"</w:instrText>
      </w:r>
      <w:r>
        <w:rPr>
          <w:rStyle w:val="pxst"/>
        </w:rPr>
        <w:fldChar w:fldCharType="end"/>
      </w:r>
      <w:r>
        <w:rPr>
          <w:rStyle w:val="pxst"/>
          <w:vanish/>
        </w:rPr>
        <w:t>&amp;s;</w:t>
      </w:r>
      <w:r>
        <w:rPr>
          <w:rStyle w:val="pxvis"/>
          <w:rFonts w:ascii="Times NewRoman" w:hAnsi="Times NewRoman"/>
          <w:b w:val="0"/>
          <w:sz w:val="24"/>
        </w:rPr>
        <w:t>§</w:t>
      </w:r>
      <w:r>
        <w:rPr>
          <w:rStyle w:val="pxst"/>
        </w:rPr>
        <w:t>61.077, Fla. Stat.</w:t>
      </w:r>
      <w:r>
        <w:t xml:space="preserve">; </w:t>
      </w:r>
      <w:r>
        <w:rPr>
          <w:rStyle w:val="pxst"/>
          <w:color w:val="FF0000"/>
          <w:sz w:val="20"/>
          <w:szCs w:val="20"/>
          <w:vertAlign w:val="superscript"/>
        </w:rPr>
        <w:t>►</w:t>
      </w:r>
      <w:r>
        <w:rPr>
          <w:rStyle w:val="pxst"/>
        </w:rPr>
        <w:fldChar w:fldCharType="begin"/>
      </w:r>
      <w:r>
        <w:rPr>
          <w:rStyle w:val="pxst"/>
        </w:rPr>
        <w:instrText>st.ref.id="I02W90Z"</w:instrText>
      </w:r>
      <w:r>
        <w:rPr>
          <w:rStyle w:val="pxst"/>
        </w:rPr>
        <w:fldChar w:fldCharType="end"/>
      </w:r>
      <w:r>
        <w:rPr>
          <w:rStyle w:val="pxst"/>
          <w:vanish/>
        </w:rPr>
        <w:t>&amp;s;</w:t>
      </w:r>
      <w:r>
        <w:rPr>
          <w:rStyle w:val="pxvis"/>
          <w:rFonts w:ascii="Times NewRoman" w:hAnsi="Times NewRoman"/>
          <w:b w:val="0"/>
          <w:sz w:val="24"/>
        </w:rPr>
        <w:t>§</w:t>
      </w:r>
      <w:r>
        <w:rPr>
          <w:rStyle w:val="pxst"/>
        </w:rPr>
        <w:t>61.08, Fla. Stat.</w:t>
      </w:r>
      <w:r>
        <w:t xml:space="preserve">; </w:t>
      </w:r>
      <w:r>
        <w:rPr>
          <w:rStyle w:val="pxst"/>
          <w:color w:val="FF0000"/>
          <w:sz w:val="20"/>
          <w:szCs w:val="20"/>
          <w:vertAlign w:val="superscript"/>
        </w:rPr>
        <w:t>►</w:t>
      </w:r>
      <w:r>
        <w:rPr>
          <w:rStyle w:val="pxst"/>
        </w:rPr>
        <w:fldChar w:fldCharType="begin"/>
      </w:r>
      <w:r>
        <w:rPr>
          <w:rStyle w:val="pxst"/>
        </w:rPr>
        <w:instrText>st.ref.id="I02TFW5"</w:instrText>
      </w:r>
      <w:r>
        <w:rPr>
          <w:rStyle w:val="pxst"/>
        </w:rPr>
        <w:fldChar w:fldCharType="end"/>
      </w:r>
      <w:r>
        <w:rPr>
          <w:rStyle w:val="pxst"/>
          <w:vanish/>
        </w:rPr>
        <w:t>&amp;s;</w:t>
      </w:r>
      <w:r>
        <w:rPr>
          <w:rStyle w:val="pxvis"/>
          <w:rFonts w:ascii="Times NewRoman" w:hAnsi="Times NewRoman"/>
          <w:b w:val="0"/>
          <w:sz w:val="24"/>
        </w:rPr>
        <w:t>§</w:t>
      </w:r>
      <w:r>
        <w:rPr>
          <w:rStyle w:val="pxst"/>
        </w:rPr>
        <w:t>61.13, Fla. Stat.</w:t>
      </w:r>
      <w:r>
        <w:t xml:space="preserve">; </w:t>
      </w:r>
      <w:r>
        <w:rPr>
          <w:rStyle w:val="pxst"/>
          <w:color w:val="FF0000"/>
          <w:sz w:val="20"/>
          <w:szCs w:val="20"/>
          <w:vertAlign w:val="superscript"/>
        </w:rPr>
        <w:t>►</w:t>
      </w:r>
      <w:r>
        <w:rPr>
          <w:rStyle w:val="pxst"/>
        </w:rPr>
        <w:fldChar w:fldCharType="begin"/>
      </w:r>
      <w:r>
        <w:rPr>
          <w:rStyle w:val="pxst"/>
        </w:rPr>
        <w:instrText>st.ref.id="I04BHAN"</w:instrText>
      </w:r>
      <w:r>
        <w:rPr>
          <w:rStyle w:val="pxst"/>
        </w:rPr>
        <w:fldChar w:fldCharType="end"/>
      </w:r>
      <w:r>
        <w:rPr>
          <w:rStyle w:val="pxst"/>
          <w:vanish/>
        </w:rPr>
        <w:t>&amp;s;</w:t>
      </w:r>
      <w:r>
        <w:rPr>
          <w:rStyle w:val="pxvis"/>
          <w:rFonts w:ascii="Times NewRoman" w:hAnsi="Times NewRoman"/>
          <w:b w:val="0"/>
          <w:sz w:val="24"/>
        </w:rPr>
        <w:t>§</w:t>
      </w:r>
      <w:r>
        <w:rPr>
          <w:rStyle w:val="pxst"/>
        </w:rPr>
        <w:t>743.07(2), Fla. Stat.</w:t>
      </w:r>
      <w:r>
        <w:t xml:space="preserve"> The form is not intended to be definitive. There are many items in a particular situation that may require inclusion in the final judgment of dissolution but are not contained in this form. </w:t>
      </w:r>
      <w:ins w:id="354" w:author="Debra M. Salisbury" w:date="2024-02-21T19:52:00Z">
        <w:r w:rsidR="00963012">
          <w:t xml:space="preserve">See Fla. Fam. L. R. P. Form </w:t>
        </w:r>
      </w:ins>
      <w:ins w:id="355" w:author="Debra M. Salisbury" w:date="2024-02-21T19:53:00Z">
        <w:r w:rsidR="00963012">
          <w:t>12.990(c)(1)</w:t>
        </w:r>
      </w:ins>
      <w:ins w:id="356" w:author="Debra M. Salisbury" w:date="2024-02-21T19:54:00Z">
        <w:r w:rsidR="00963012">
          <w:t xml:space="preserve">.  </w:t>
        </w:r>
      </w:ins>
      <w:r>
        <w:t xml:space="preserve">See </w:t>
      </w:r>
      <w:r>
        <w:rPr>
          <w:rStyle w:val="pxx"/>
          <w:color w:val="FF0000"/>
          <w:sz w:val="20"/>
          <w:szCs w:val="20"/>
          <w:vertAlign w:val="superscript"/>
        </w:rPr>
        <w:t>►</w:t>
      </w:r>
      <w:r>
        <w:rPr>
          <w:rStyle w:val="pxx"/>
        </w:rPr>
        <w:fldChar w:fldCharType="begin"/>
      </w:r>
      <w:r>
        <w:rPr>
          <w:rStyle w:val="pxx"/>
        </w:rPr>
        <w:instrText>x.ref.id="I046HMT"</w:instrText>
      </w:r>
      <w:r>
        <w:rPr>
          <w:rStyle w:val="pxx"/>
        </w:rPr>
        <w:fldChar w:fldCharType="end"/>
      </w:r>
      <w:r>
        <w:rPr>
          <w:rStyle w:val="pxx"/>
          <w:vanish/>
        </w:rPr>
        <w:t>&amp;s;</w:t>
      </w:r>
      <w:r>
        <w:rPr>
          <w:rStyle w:val="pxvis"/>
          <w:rFonts w:ascii="Times NewRoman" w:hAnsi="Times NewRoman"/>
          <w:b w:val="0"/>
          <w:sz w:val="24"/>
        </w:rPr>
        <w:t>§</w:t>
      </w:r>
      <w:r>
        <w:rPr>
          <w:rStyle w:val="pxx"/>
        </w:rPr>
        <w:t>10:65</w:t>
      </w:r>
      <w:r>
        <w:t xml:space="preserve"> and </w:t>
      </w:r>
      <w:r>
        <w:rPr>
          <w:rStyle w:val="pxst"/>
          <w:color w:val="FF0000"/>
          <w:sz w:val="20"/>
          <w:szCs w:val="20"/>
          <w:vertAlign w:val="superscript"/>
        </w:rPr>
        <w:t>►</w:t>
      </w:r>
      <w:r>
        <w:rPr>
          <w:rStyle w:val="pxst"/>
        </w:rPr>
        <w:fldChar w:fldCharType="begin"/>
      </w:r>
      <w:r>
        <w:rPr>
          <w:rStyle w:val="pxst"/>
        </w:rPr>
        <w:instrText>st.ref.id="I02W913"</w:instrText>
      </w:r>
      <w:r>
        <w:rPr>
          <w:rStyle w:val="pxst"/>
        </w:rPr>
        <w:fldChar w:fldCharType="end"/>
      </w:r>
      <w:r>
        <w:rPr>
          <w:rStyle w:val="pxst"/>
        </w:rPr>
        <w:t>section 61.1301, Florida Statutes</w:t>
      </w:r>
      <w:r>
        <w:t xml:space="preserve"> for the income deduction order required when alimony or child support is awarded. See also </w:t>
      </w:r>
      <w:r>
        <w:rPr>
          <w:rStyle w:val="pxx"/>
          <w:color w:val="FF0000"/>
          <w:sz w:val="20"/>
          <w:szCs w:val="20"/>
          <w:vertAlign w:val="superscript"/>
        </w:rPr>
        <w:t>►</w:t>
      </w:r>
      <w:r>
        <w:rPr>
          <w:rStyle w:val="pxx"/>
        </w:rPr>
        <w:fldChar w:fldCharType="begin"/>
      </w:r>
      <w:r>
        <w:rPr>
          <w:rStyle w:val="pxx"/>
        </w:rPr>
        <w:instrText>x.ref.id="I03XY6H"</w:instrText>
      </w:r>
      <w:r>
        <w:rPr>
          <w:rStyle w:val="pxx"/>
        </w:rPr>
        <w:fldChar w:fldCharType="end"/>
      </w:r>
      <w:r>
        <w:rPr>
          <w:rStyle w:val="pxx"/>
          <w:vanish/>
        </w:rPr>
        <w:t>&amp;s;</w:t>
      </w:r>
      <w:r>
        <w:rPr>
          <w:rStyle w:val="pxvis"/>
          <w:rFonts w:ascii="Times NewRoman" w:hAnsi="Times NewRoman"/>
          <w:b w:val="0"/>
          <w:sz w:val="24"/>
        </w:rPr>
        <w:t>§</w:t>
      </w:r>
      <w:r>
        <w:rPr>
          <w:rStyle w:val="pxx"/>
        </w:rPr>
        <w:t>10:24</w:t>
      </w:r>
      <w:r>
        <w:t xml:space="preserve">; </w:t>
      </w:r>
      <w:r>
        <w:rPr>
          <w:rStyle w:val="pxst"/>
          <w:color w:val="FF0000"/>
          <w:sz w:val="20"/>
          <w:szCs w:val="20"/>
          <w:vertAlign w:val="superscript"/>
        </w:rPr>
        <w:t>►</w:t>
      </w:r>
      <w:r>
        <w:rPr>
          <w:rStyle w:val="pxst"/>
        </w:rPr>
        <w:fldChar w:fldCharType="begin"/>
      </w:r>
      <w:r>
        <w:rPr>
          <w:rStyle w:val="pxst"/>
        </w:rPr>
        <w:instrText>st.ref.id="I02KXIO"</w:instrText>
      </w:r>
      <w:r>
        <w:rPr>
          <w:rStyle w:val="pxst"/>
        </w:rPr>
        <w:fldChar w:fldCharType="end"/>
      </w:r>
      <w:r>
        <w:rPr>
          <w:rStyle w:val="pxst"/>
        </w:rPr>
        <w:t>Fla. Fam. L. R. P. Forms 12.990(b)(1) and (c)(2)</w:t>
      </w:r>
      <w:r>
        <w:t xml:space="preserve">. A related approved form is Form 12.990(a) for simplified dissolution. Forms 12.994(a) and (b) deal with support unconnected with dissolution of marriage. </w:t>
      </w:r>
      <w:del w:id="357" w:author="Debra M. Salisbury" w:date="2024-02-21T19:58:00Z">
        <w:r w:rsidDel="00963012">
          <w:delText xml:space="preserve">There is no approved form covering all the items that the foregoing form covers. </w:delText>
        </w:r>
      </w:del>
      <w:r>
        <w:t>See Rule 12.560(c) for debtor language at the conclusion of the judgment which the court must include if a party requests that language be included.</w:t>
      </w:r>
    </w:p>
    <w:p w14:paraId="64F0C4EC" w14:textId="77777777" w:rsidR="00FD3105" w:rsidRDefault="00FD3105">
      <w:pPr>
        <w:pStyle w:val="pxs"/>
        <w:spacing w:before="180"/>
        <w:rPr>
          <w:sz w:val="27"/>
          <w:szCs w:val="27"/>
        </w:rPr>
      </w:pPr>
      <w:r>
        <w:rPr>
          <w:sz w:val="27"/>
          <w:szCs w:val="27"/>
        </w:rPr>
        <w:t>10:24. Judgment</w:t>
      </w:r>
      <w:r>
        <w:rPr>
          <w:rStyle w:val="pxsep"/>
        </w:rPr>
        <w:t xml:space="preserve">-- </w:t>
      </w:r>
      <w:r>
        <w:rPr>
          <w:sz w:val="27"/>
          <w:szCs w:val="27"/>
        </w:rPr>
        <w:t>Dissolution of marriage, alimony, child support, custody, property settlement and name change</w:t>
      </w:r>
    </w:p>
    <w:p w14:paraId="03BF84E7" w14:textId="77777777" w:rsidR="00FD3105" w:rsidRDefault="00FD3105">
      <w:pPr>
        <w:pStyle w:val="pxov"/>
        <w:rPr>
          <w:vanish/>
        </w:rPr>
      </w:pPr>
      <w:r>
        <w:rPr>
          <w:vanish/>
        </w:rPr>
        <w:t>FMS</w:t>
      </w:r>
    </w:p>
    <w:p w14:paraId="655A4C5C" w14:textId="77777777" w:rsidR="00FD3105" w:rsidRDefault="00FD3105">
      <w:pPr>
        <w:pStyle w:val="pxov"/>
        <w:rPr>
          <w:vanish/>
        </w:rPr>
      </w:pPr>
      <w:r>
        <w:rPr>
          <w:vanish/>
        </w:rPr>
        <w:t>FAM</w:t>
      </w:r>
    </w:p>
    <w:p w14:paraId="54305956" w14:textId="77777777" w:rsidR="00FD3105" w:rsidRDefault="00FD3105">
      <w:pPr>
        <w:pStyle w:val="pxov"/>
        <w:rPr>
          <w:vanish/>
        </w:rPr>
      </w:pPr>
      <w:r>
        <w:rPr>
          <w:vanish/>
        </w:rPr>
        <w:t>DAS</w:t>
      </w:r>
    </w:p>
    <w:p w14:paraId="5DE01201" w14:textId="77777777" w:rsidR="00FD3105" w:rsidRDefault="00FD3105">
      <w:pPr>
        <w:pStyle w:val="pxov"/>
        <w:rPr>
          <w:vanish/>
        </w:rPr>
      </w:pPr>
      <w:r>
        <w:rPr>
          <w:vanish/>
        </w:rPr>
        <w:t>CAS</w:t>
      </w:r>
    </w:p>
    <w:p w14:paraId="781FA16D" w14:textId="77777777" w:rsidR="00FD3105" w:rsidRDefault="00FD3105">
      <w:pPr>
        <w:pStyle w:val="pxov"/>
        <w:rPr>
          <w:vanish/>
        </w:rPr>
      </w:pPr>
      <w:r>
        <w:rPr>
          <w:vanish/>
        </w:rPr>
        <w:t>FCV</w:t>
      </w:r>
    </w:p>
    <w:p w14:paraId="7080D678" w14:textId="77777777" w:rsidR="00FD3105" w:rsidRDefault="00FD3105">
      <w:pPr>
        <w:pStyle w:val="pxov"/>
        <w:rPr>
          <w:vanish/>
        </w:rPr>
      </w:pPr>
      <w:r>
        <w:rPr>
          <w:vanish/>
        </w:rPr>
        <w:t>FLG</w:t>
      </w:r>
    </w:p>
    <w:p w14:paraId="19B0ADCF" w14:textId="77777777" w:rsidR="00FD3105" w:rsidRDefault="00FD3105">
      <w:pPr>
        <w:pStyle w:val="pxformfcapfac"/>
        <w:jc w:val="center"/>
        <w:rPr>
          <w:sz w:val="24"/>
          <w:szCs w:val="24"/>
        </w:rPr>
      </w:pPr>
      <w:r>
        <w:rPr>
          <w:color w:val="FF0000"/>
          <w:sz w:val="20"/>
          <w:szCs w:val="20"/>
          <w:vertAlign w:val="superscript"/>
        </w:rPr>
        <w:t>►</w:t>
      </w:r>
      <w:r>
        <w:rPr>
          <w:sz w:val="24"/>
          <w:szCs w:val="24"/>
        </w:rPr>
        <w:fldChar w:fldCharType="begin"/>
      </w:r>
      <w:r>
        <w:rPr>
          <w:sz w:val="24"/>
          <w:szCs w:val="24"/>
        </w:rPr>
        <w:instrText>form.du="0"</w:instrText>
      </w:r>
      <w:r>
        <w:rPr>
          <w:sz w:val="24"/>
          <w:szCs w:val="24"/>
        </w:rPr>
        <w:fldChar w:fldCharType="end"/>
      </w:r>
      <w:r>
        <w:rPr>
          <w:sz w:val="24"/>
          <w:szCs w:val="24"/>
        </w:rPr>
        <w:fldChar w:fldCharType="begin"/>
      </w:r>
      <w:r>
        <w:rPr>
          <w:sz w:val="24"/>
          <w:szCs w:val="24"/>
        </w:rPr>
        <w:instrText>form.fid="I7ac9df409fed11dfbf230000837214a9"</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fcap.ref="manual"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sz w:val="24"/>
          <w:szCs w:val="24"/>
        </w:rPr>
        <w:t xml:space="preserve">IN THE CIRCUIT COURT FOR </w:t>
      </w:r>
      <w:r>
        <w:rPr>
          <w:rStyle w:val="pxfinstr"/>
          <w:i/>
          <w:iCs/>
          <w:szCs w:val="24"/>
        </w:rPr>
        <w:t>[NAME OF COUNTY]</w:t>
      </w:r>
      <w:r>
        <w:rPr>
          <w:sz w:val="24"/>
          <w:szCs w:val="24"/>
        </w:rPr>
        <w:t>, FLORIDA</w:t>
      </w:r>
    </w:p>
    <w:p w14:paraId="2A08AD8D" w14:textId="77777777" w:rsidR="00FD3105" w:rsidRDefault="00FD3105">
      <w:pPr>
        <w:pStyle w:val="pxformfcaptbl"/>
        <w:ind w:left="500"/>
      </w:pPr>
      <w:r>
        <w:t xml:space="preserve"> </w:t>
      </w:r>
      <w:r>
        <w:rPr>
          <w:color w:val="FF0000"/>
          <w:sz w:val="20"/>
          <w:szCs w:val="20"/>
          <w:vertAlign w:val="superscript"/>
        </w:rPr>
        <w:t>►</w:t>
      </w:r>
      <w:r>
        <w:fldChar w:fldCharType="begin"/>
      </w:r>
      <w:r>
        <w:instrText>tbl.brace.end="5"</w:instrText>
      </w:r>
      <w:r>
        <w:fldChar w:fldCharType="end"/>
      </w:r>
      <w:r>
        <w:fldChar w:fldCharType="begin"/>
      </w:r>
      <w:r>
        <w:instrText>tbl.brace.start="1"</w:instrText>
      </w:r>
      <w:r>
        <w:fldChar w:fldCharType="end"/>
      </w:r>
      <w:r>
        <w:fldChar w:fldCharType="begin"/>
      </w:r>
      <w:r>
        <w:instrText>tbl.ident="I02CKK9"</w:instrText>
      </w:r>
      <w:r>
        <w:fldChar w:fldCharType="end"/>
      </w:r>
      <w:r>
        <w:fldChar w:fldCharType="begin"/>
      </w:r>
      <w:r>
        <w:instrText>tbl.uuid="I03U1WP"</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29F6BB69"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79808608"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tgroup.cols="3"</w:instrText>
      </w:r>
      <w:r>
        <w:fldChar w:fldCharType="end"/>
      </w:r>
    </w:p>
    <w:p w14:paraId="52A2C768"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colspec.colwidth="30*"</w:instrText>
      </w:r>
      <w:r>
        <w:fldChar w:fldCharType="end"/>
      </w:r>
    </w:p>
    <w:p w14:paraId="49C8CD34" w14:textId="77777777" w:rsidR="00FD3105" w:rsidRDefault="00FD3105">
      <w:pPr>
        <w:pStyle w:val="pxcolspec"/>
      </w:pPr>
      <w:r>
        <w:rPr>
          <w:color w:val="FF0000"/>
          <w:sz w:val="20"/>
          <w:szCs w:val="20"/>
          <w:vertAlign w:val="superscript"/>
        </w:rPr>
        <w:t>►</w:t>
      </w:r>
      <w:r>
        <w:fldChar w:fldCharType="begin"/>
      </w:r>
      <w:r>
        <w:instrText>colspec.align="center"</w:instrText>
      </w:r>
      <w:r>
        <w:fldChar w:fldCharType="end"/>
      </w:r>
      <w:r>
        <w:fldChar w:fldCharType="begin"/>
      </w:r>
      <w:r>
        <w:instrText>colspec.colname="2"</w:instrText>
      </w:r>
      <w:r>
        <w:fldChar w:fldCharType="end"/>
      </w:r>
      <w:r>
        <w:fldChar w:fldCharType="begin"/>
      </w:r>
      <w:r>
        <w:instrText>colspec.colnum="2"</w:instrText>
      </w:r>
      <w:r>
        <w:fldChar w:fldCharType="end"/>
      </w:r>
      <w:r>
        <w:fldChar w:fldCharType="begin"/>
      </w:r>
      <w:r>
        <w:instrText>colspec.colwidth="6*"</w:instrText>
      </w:r>
      <w:r>
        <w:fldChar w:fldCharType="end"/>
      </w:r>
    </w:p>
    <w:p w14:paraId="3775175D" w14:textId="77777777" w:rsidR="00FD3105" w:rsidRDefault="00FD3105">
      <w:pPr>
        <w:pStyle w:val="pxcolspec"/>
      </w:pPr>
      <w:r>
        <w:rPr>
          <w:color w:val="FF0000"/>
          <w:sz w:val="20"/>
          <w:szCs w:val="20"/>
          <w:vertAlign w:val="superscript"/>
        </w:rPr>
        <w:t>►</w:t>
      </w:r>
      <w:r>
        <w:fldChar w:fldCharType="begin"/>
      </w:r>
      <w:r>
        <w:instrText>colspec.colname="3"</w:instrText>
      </w:r>
      <w:r>
        <w:fldChar w:fldCharType="end"/>
      </w:r>
      <w:r>
        <w:fldChar w:fldCharType="begin"/>
      </w:r>
      <w:r>
        <w:instrText>colspec.colnum="3"</w:instrText>
      </w:r>
      <w:r>
        <w:fldChar w:fldCharType="end"/>
      </w:r>
      <w:r>
        <w:fldChar w:fldCharType="begin"/>
      </w:r>
      <w:r>
        <w:instrText>colspec.colwidth="27*"</w:instrText>
      </w:r>
      <w:r>
        <w:fldChar w:fldCharType="end"/>
      </w:r>
    </w:p>
    <w:tbl>
      <w:tblPr>
        <w:tblW w:w="0" w:type="auto"/>
        <w:tblLayout w:type="fixed"/>
        <w:tblCellMar>
          <w:left w:w="0" w:type="dxa"/>
          <w:right w:w="0" w:type="dxa"/>
        </w:tblCellMar>
        <w:tblLook w:val="0000" w:firstRow="0" w:lastRow="0" w:firstColumn="0" w:lastColumn="0" w:noHBand="0" w:noVBand="0"/>
      </w:tblPr>
      <w:tblGrid>
        <w:gridCol w:w="2880"/>
        <w:gridCol w:w="2880"/>
        <w:gridCol w:w="2880"/>
      </w:tblGrid>
      <w:tr w:rsidR="00FD3105" w14:paraId="6F604F00" w14:textId="77777777">
        <w:tblPrEx>
          <w:tblCellMar>
            <w:top w:w="0" w:type="dxa"/>
            <w:left w:w="0" w:type="dxa"/>
            <w:bottom w:w="0" w:type="dxa"/>
            <w:right w:w="0" w:type="dxa"/>
          </w:tblCellMar>
        </w:tblPrEx>
        <w:tc>
          <w:tcPr>
            <w:tcW w:w="2880" w:type="dxa"/>
            <w:tcBorders>
              <w:top w:val="nil"/>
              <w:left w:val="nil"/>
              <w:bottom w:val="nil"/>
              <w:right w:val="nil"/>
            </w:tcBorders>
          </w:tcPr>
          <w:p w14:paraId="220E0B9A" w14:textId="77777777" w:rsidR="00FD3105" w:rsidRDefault="00FD3105">
            <w:r>
              <w:rPr>
                <w:color w:val="FF0000"/>
                <w:sz w:val="20"/>
                <w:szCs w:val="20"/>
                <w:vertAlign w:val="superscript"/>
              </w:rPr>
              <w:t>►</w:t>
            </w:r>
            <w:r>
              <w:fldChar w:fldCharType="begin"/>
            </w:r>
            <w:r>
              <w:instrText>tbody.valign="top"</w:instrText>
            </w:r>
            <w:r>
              <w:fldChar w:fldCharType="end"/>
            </w:r>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IN RE THE MARRIAGE OF</w:t>
            </w:r>
          </w:p>
        </w:tc>
        <w:tc>
          <w:tcPr>
            <w:tcW w:w="2880" w:type="dxa"/>
            <w:tcBorders>
              <w:top w:val="nil"/>
              <w:left w:val="nil"/>
              <w:bottom w:val="nil"/>
              <w:right w:val="nil"/>
            </w:tcBorders>
          </w:tcPr>
          <w:p w14:paraId="0FDFCAFF" w14:textId="77777777" w:rsidR="00FD3105" w:rsidRDefault="00FD3105">
            <w:r>
              <w:rPr>
                <w:rStyle w:val="pxentry"/>
                <w:color w:val="FF0000"/>
                <w:sz w:val="20"/>
                <w:szCs w:val="20"/>
                <w:vertAlign w:val="superscript"/>
              </w:rPr>
              <w:t>►</w:t>
            </w:r>
            <w:r>
              <w:rPr>
                <w:rStyle w:val="pxentry"/>
              </w:rPr>
              <w:fldChar w:fldCharType="begin"/>
            </w:r>
            <w:r>
              <w:rPr>
                <w:rStyle w:val="pxentry"/>
              </w:rPr>
              <w:instrText>entry.morerows="4"</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vanish/>
              </w:rPr>
              <w:t>&amp;brace;</w:t>
            </w:r>
            <w:r>
              <w:rPr>
                <w:rStyle w:val="pxvis"/>
                <w:rFonts w:ascii="Times NewRoman" w:hAnsi="Times NewRoman"/>
                <w:b w:val="0"/>
                <w:sz w:val="24"/>
              </w:rPr>
              <w:t>}</w:t>
            </w:r>
          </w:p>
        </w:tc>
        <w:tc>
          <w:tcPr>
            <w:tcW w:w="2880" w:type="dxa"/>
            <w:tcBorders>
              <w:top w:val="nil"/>
              <w:left w:val="nil"/>
              <w:bottom w:val="nil"/>
              <w:right w:val="nil"/>
            </w:tcBorders>
          </w:tcPr>
          <w:p w14:paraId="177B4705"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r>
      <w:tr w:rsidR="00FD3105" w14:paraId="72395C1A" w14:textId="77777777">
        <w:tblPrEx>
          <w:tblCellMar>
            <w:top w:w="0" w:type="dxa"/>
            <w:left w:w="0" w:type="dxa"/>
            <w:bottom w:w="0" w:type="dxa"/>
            <w:right w:w="0" w:type="dxa"/>
          </w:tblCellMar>
        </w:tblPrEx>
        <w:tc>
          <w:tcPr>
            <w:tcW w:w="2880" w:type="dxa"/>
            <w:tcBorders>
              <w:top w:val="nil"/>
              <w:left w:val="nil"/>
              <w:bottom w:val="nil"/>
              <w:right w:val="nil"/>
            </w:tcBorders>
          </w:tcPr>
          <w:p w14:paraId="5CC39814"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SPOUSE 1]</w:t>
            </w:r>
            <w:r>
              <w:rPr>
                <w:rStyle w:val="pxrowentry"/>
              </w:rPr>
              <w:t>,</w:t>
            </w:r>
          </w:p>
        </w:tc>
        <w:tc>
          <w:tcPr>
            <w:tcW w:w="2880" w:type="dxa"/>
            <w:tcBorders>
              <w:top w:val="nil"/>
              <w:left w:val="nil"/>
              <w:bottom w:val="nil"/>
              <w:right w:val="nil"/>
            </w:tcBorders>
          </w:tcPr>
          <w:p w14:paraId="56AE1274"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880" w:type="dxa"/>
            <w:tcBorders>
              <w:top w:val="nil"/>
              <w:left w:val="nil"/>
              <w:bottom w:val="nil"/>
              <w:right w:val="nil"/>
            </w:tcBorders>
          </w:tcPr>
          <w:p w14:paraId="6F06C826" w14:textId="77777777" w:rsidR="00FD3105" w:rsidRDefault="00FD3105"/>
        </w:tc>
      </w:tr>
      <w:tr w:rsidR="00FD3105" w14:paraId="10C7E0C2" w14:textId="77777777">
        <w:tblPrEx>
          <w:tblCellMar>
            <w:top w:w="0" w:type="dxa"/>
            <w:left w:w="0" w:type="dxa"/>
            <w:bottom w:w="0" w:type="dxa"/>
            <w:right w:w="0" w:type="dxa"/>
          </w:tblCellMar>
        </w:tblPrEx>
        <w:tc>
          <w:tcPr>
            <w:tcW w:w="2880" w:type="dxa"/>
            <w:tcBorders>
              <w:top w:val="nil"/>
              <w:left w:val="nil"/>
              <w:bottom w:val="nil"/>
              <w:right w:val="nil"/>
            </w:tcBorders>
          </w:tcPr>
          <w:p w14:paraId="1D8F4CDB"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Petitioner,</w:t>
            </w:r>
          </w:p>
        </w:tc>
        <w:tc>
          <w:tcPr>
            <w:tcW w:w="2880" w:type="dxa"/>
            <w:tcBorders>
              <w:top w:val="nil"/>
              <w:left w:val="nil"/>
              <w:bottom w:val="nil"/>
              <w:right w:val="nil"/>
            </w:tcBorders>
          </w:tcPr>
          <w:p w14:paraId="1D842755"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 xml:space="preserve">CASE </w:t>
            </w:r>
            <w:r>
              <w:rPr>
                <w:rStyle w:val="pxfinstr"/>
                <w:i/>
                <w:iCs/>
              </w:rPr>
              <w:t>[CASE NUMBER]</w:t>
            </w:r>
          </w:p>
        </w:tc>
        <w:tc>
          <w:tcPr>
            <w:tcW w:w="2880" w:type="dxa"/>
            <w:tcBorders>
              <w:top w:val="nil"/>
              <w:left w:val="nil"/>
              <w:bottom w:val="nil"/>
              <w:right w:val="nil"/>
            </w:tcBorders>
          </w:tcPr>
          <w:p w14:paraId="71E59D13" w14:textId="77777777" w:rsidR="00FD3105" w:rsidRDefault="00FD3105"/>
        </w:tc>
      </w:tr>
      <w:tr w:rsidR="00FD3105" w14:paraId="2459EF4E" w14:textId="77777777">
        <w:tblPrEx>
          <w:tblCellMar>
            <w:top w:w="0" w:type="dxa"/>
            <w:left w:w="0" w:type="dxa"/>
            <w:bottom w:w="0" w:type="dxa"/>
            <w:right w:w="0" w:type="dxa"/>
          </w:tblCellMar>
        </w:tblPrEx>
        <w:tc>
          <w:tcPr>
            <w:tcW w:w="2880" w:type="dxa"/>
            <w:tcBorders>
              <w:top w:val="nil"/>
              <w:left w:val="nil"/>
              <w:bottom w:val="nil"/>
              <w:right w:val="nil"/>
            </w:tcBorders>
          </w:tcPr>
          <w:p w14:paraId="5F0639E2"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 xml:space="preserve">AND </w:t>
            </w:r>
            <w:r>
              <w:rPr>
                <w:rStyle w:val="pxfinstr"/>
                <w:i/>
                <w:iCs/>
              </w:rPr>
              <w:t>[NAME OF SPOUSE 2]</w:t>
            </w:r>
            <w:r>
              <w:rPr>
                <w:rStyle w:val="pxrowentry"/>
              </w:rPr>
              <w:t>,</w:t>
            </w:r>
          </w:p>
        </w:tc>
        <w:tc>
          <w:tcPr>
            <w:tcW w:w="2880" w:type="dxa"/>
            <w:tcBorders>
              <w:top w:val="nil"/>
              <w:left w:val="nil"/>
              <w:bottom w:val="nil"/>
              <w:right w:val="nil"/>
            </w:tcBorders>
          </w:tcPr>
          <w:p w14:paraId="0CE770EA"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880" w:type="dxa"/>
            <w:tcBorders>
              <w:top w:val="nil"/>
              <w:left w:val="nil"/>
              <w:bottom w:val="nil"/>
              <w:right w:val="nil"/>
            </w:tcBorders>
          </w:tcPr>
          <w:p w14:paraId="25E3845F" w14:textId="77777777" w:rsidR="00FD3105" w:rsidRDefault="00FD3105"/>
        </w:tc>
      </w:tr>
      <w:tr w:rsidR="00FD3105" w14:paraId="177143F8" w14:textId="77777777">
        <w:tblPrEx>
          <w:tblCellMar>
            <w:top w:w="0" w:type="dxa"/>
            <w:left w:w="0" w:type="dxa"/>
            <w:bottom w:w="0" w:type="dxa"/>
            <w:right w:w="0" w:type="dxa"/>
          </w:tblCellMar>
        </w:tblPrEx>
        <w:tc>
          <w:tcPr>
            <w:tcW w:w="2880" w:type="dxa"/>
            <w:tcBorders>
              <w:top w:val="nil"/>
              <w:left w:val="nil"/>
              <w:bottom w:val="nil"/>
              <w:right w:val="nil"/>
            </w:tcBorders>
          </w:tcPr>
          <w:p w14:paraId="293E3F0E"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Respondent.</w:t>
            </w:r>
          </w:p>
        </w:tc>
        <w:tc>
          <w:tcPr>
            <w:tcW w:w="2880" w:type="dxa"/>
            <w:tcBorders>
              <w:top w:val="nil"/>
              <w:left w:val="nil"/>
              <w:bottom w:val="nil"/>
              <w:right w:val="nil"/>
            </w:tcBorders>
          </w:tcPr>
          <w:p w14:paraId="5405CD02"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880" w:type="dxa"/>
            <w:tcBorders>
              <w:top w:val="nil"/>
              <w:left w:val="nil"/>
              <w:bottom w:val="nil"/>
              <w:right w:val="nil"/>
            </w:tcBorders>
          </w:tcPr>
          <w:p w14:paraId="7D96A628" w14:textId="77777777" w:rsidR="00FD3105" w:rsidRDefault="00FD3105"/>
        </w:tc>
      </w:tr>
    </w:tbl>
    <w:p w14:paraId="6F49493F" w14:textId="77777777" w:rsidR="00FD3105" w:rsidRDefault="00FD3105">
      <w:pPr>
        <w:pStyle w:val="pxtbody"/>
      </w:pPr>
    </w:p>
    <w:p w14:paraId="698BF304" w14:textId="77777777" w:rsidR="00FD3105" w:rsidRDefault="00FD3105"/>
    <w:p w14:paraId="38F6C77B" w14:textId="77777777" w:rsidR="00FD3105" w:rsidRDefault="00FD3105">
      <w:pPr>
        <w:pStyle w:val="pxformhac"/>
        <w:spacing w:before="180"/>
        <w:jc w:val="center"/>
      </w:pPr>
      <w:r>
        <w:t xml:space="preserve">FINAL JUDGMENT </w:t>
      </w:r>
    </w:p>
    <w:p w14:paraId="6E4F8A27"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p.ct.id="3d29be30775711ee8e1ba9ecff0bf883|24|10:24"</w:instrText>
      </w:r>
      <w:r>
        <w:fldChar w:fldCharType="end"/>
      </w:r>
      <w:r>
        <w:t>This action was tried before the court and on the evidence presented and the property settlement agreement determining the division of marital assets.</w:t>
      </w:r>
    </w:p>
    <w:p w14:paraId="7C73FD84"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p.ct.id="3d29be30775711ee8e1ba9ecff0bf883|24|10:24"</w:instrText>
      </w:r>
      <w:r>
        <w:fldChar w:fldCharType="end"/>
      </w:r>
      <w:r>
        <w:t>IT IS ADJUDGED that:</w:t>
      </w:r>
    </w:p>
    <w:p w14:paraId="08D19AD5" w14:textId="77777777" w:rsidR="00FD3105" w:rsidRDefault="00FD3105">
      <w:pPr>
        <w:pStyle w:val="pxformfl"/>
        <w:ind w:left="500"/>
      </w:pPr>
      <w:r>
        <w:t xml:space="preserve"> </w:t>
      </w:r>
    </w:p>
    <w:p w14:paraId="6C2D83D1"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1. </w:t>
      </w:r>
    </w:p>
    <w:p w14:paraId="2926C9BC"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p.ct.id="3d29be30775711ee8e1ba9ecff0bf883|24|10:24"</w:instrText>
      </w:r>
      <w:r>
        <w:fldChar w:fldCharType="end"/>
      </w:r>
      <w:r>
        <w:t xml:space="preserve">The marriage between petitioner </w:t>
      </w:r>
      <w:r>
        <w:rPr>
          <w:rStyle w:val="pxfinstr"/>
          <w:i/>
          <w:iCs/>
        </w:rPr>
        <w:t>[NAME OF SPOUSE 1]</w:t>
      </w:r>
      <w:r>
        <w:t xml:space="preserve"> and respondent </w:t>
      </w:r>
      <w:r>
        <w:rPr>
          <w:rStyle w:val="pxfinstr"/>
          <w:i/>
          <w:iCs/>
        </w:rPr>
        <w:t>[NAME OF SPOUSE 2]</w:t>
      </w:r>
      <w:r>
        <w:t xml:space="preserve"> is dissolved because it is irretrievably broken.</w:t>
      </w:r>
    </w:p>
    <w:p w14:paraId="5015FED9"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2. </w:t>
      </w:r>
    </w:p>
    <w:p w14:paraId="76DEA498" w14:textId="77777777" w:rsidR="00FD3105" w:rsidRDefault="00FD3105">
      <w:pPr>
        <w:pStyle w:val="pxformp"/>
      </w:pPr>
      <w:r>
        <w:t xml:space="preserve"> </w:t>
      </w:r>
      <w:r>
        <w:rPr>
          <w:rStyle w:val="pxvis"/>
          <w:rFonts w:ascii="Times NewRoman" w:hAnsi="Times NewRoman"/>
          <w:b w:val="0"/>
          <w:sz w:val="24"/>
        </w:rPr>
        <w:tab/>
      </w:r>
      <w:ins w:id="358" w:author="Debra M. Salisbury" w:date="2024-02-21T20:06:00Z">
        <w:r w:rsidR="00177C7F">
          <w:rPr>
            <w:color w:val="FF0000"/>
            <w:sz w:val="20"/>
            <w:szCs w:val="20"/>
            <w:vertAlign w:val="superscript"/>
          </w:rPr>
          <w:t>►</w:t>
        </w:r>
        <w:r w:rsidR="00177C7F">
          <w:fldChar w:fldCharType="begin"/>
        </w:r>
        <w:r w:rsidR="00177C7F">
          <w:instrText>p.ct.id="3d29be30775711ee8e1ba9ecff0bf883|24|10:24"</w:instrText>
        </w:r>
        <w:r w:rsidR="00177C7F">
          <w:fldChar w:fldCharType="end"/>
        </w:r>
        <w:r w:rsidR="00177C7F">
          <w:t xml:space="preserve">Parental responsibility and time sharing as to the minor child of the parties </w:t>
        </w:r>
        <w:r w:rsidR="00177C7F">
          <w:rPr>
            <w:rStyle w:val="pxfinstr"/>
            <w:i/>
            <w:iCs/>
          </w:rPr>
          <w:t>[name of child]</w:t>
        </w:r>
        <w:r w:rsidR="00177C7F">
          <w:t xml:space="preserve">, born on </w:t>
        </w:r>
        <w:r w:rsidR="00177C7F">
          <w:rPr>
            <w:rStyle w:val="pxfinstr"/>
            <w:i/>
            <w:iCs/>
          </w:rPr>
          <w:t>[date of birth]</w:t>
        </w:r>
        <w:r w:rsidR="00177C7F">
          <w:t>, shall be pursuant to the</w:t>
        </w:r>
      </w:ins>
      <w:ins w:id="359" w:author="Debra M. Salisbury" w:date="2024-02-21T20:18:00Z">
        <w:r w:rsidR="00014E31">
          <w:t xml:space="preserve"> parenting plan which the parties entered into. The parenting plan is in the best interests of the minor child</w:t>
        </w:r>
      </w:ins>
      <w:ins w:id="360" w:author="Debra M. Salisbury" w:date="2024-02-21T20:06:00Z">
        <w:r w:rsidR="00177C7F">
          <w:t>.</w:t>
        </w:r>
      </w:ins>
      <w:del w:id="361" w:author="Debra M. Salisbury" w:date="2024-02-21T20:05:00Z">
        <w:r w:rsidDel="00177C7F">
          <w:rPr>
            <w:color w:val="FF0000"/>
            <w:sz w:val="20"/>
            <w:szCs w:val="20"/>
            <w:vertAlign w:val="superscript"/>
          </w:rPr>
          <w:delText>►</w:delText>
        </w:r>
        <w:r w:rsidDel="00177C7F">
          <w:fldChar w:fldCharType="begin"/>
        </w:r>
        <w:r w:rsidDel="00177C7F">
          <w:delInstrText>p.ct.id="3d29be30775711ee8e1ba9ecff0bf883|24|10:24"</w:delInstrText>
        </w:r>
        <w:r w:rsidDel="00177C7F">
          <w:fldChar w:fldCharType="end"/>
        </w:r>
        <w:r w:rsidDel="00177C7F">
          <w:delText xml:space="preserve">Respondent's former name is restored and she shall be known as </w:delText>
        </w:r>
        <w:r w:rsidDel="00177C7F">
          <w:rPr>
            <w:rStyle w:val="pxfinstr"/>
            <w:i/>
            <w:iCs/>
          </w:rPr>
          <w:delText>[former name of wife]</w:delText>
        </w:r>
        <w:r w:rsidDel="00177C7F">
          <w:delText xml:space="preserve"> hereafter.</w:delText>
        </w:r>
      </w:del>
    </w:p>
    <w:p w14:paraId="565D4C49" w14:textId="77777777" w:rsidR="00177C7F" w:rsidRDefault="00FD3105" w:rsidP="00177C7F">
      <w:pPr>
        <w:pStyle w:val="pxformp"/>
        <w:rPr>
          <w:ins w:id="362" w:author="Debra M. Salisbury" w:date="2024-02-21T20:06:00Z"/>
        </w:rPr>
      </w:pPr>
      <w:r>
        <w:rPr>
          <w:color w:val="FF0000"/>
          <w:sz w:val="20"/>
          <w:szCs w:val="20"/>
          <w:vertAlign w:val="superscript"/>
        </w:rPr>
        <w:t>►</w:t>
      </w:r>
      <w:r>
        <w:fldChar w:fldCharType="begin"/>
      </w:r>
      <w:r>
        <w:instrText>fi.lvl="1"</w:instrText>
      </w:r>
      <w:r>
        <w:fldChar w:fldCharType="end"/>
      </w:r>
      <w:r>
        <w:t>3.</w:t>
      </w:r>
    </w:p>
    <w:p w14:paraId="54446A1B" w14:textId="77777777" w:rsidR="00177C7F" w:rsidRDefault="00FD3105" w:rsidP="00177C7F">
      <w:pPr>
        <w:pStyle w:val="pxformp"/>
        <w:ind w:firstLine="720"/>
        <w:rPr>
          <w:ins w:id="363" w:author="Debra M. Salisbury" w:date="2024-02-21T20:06:00Z"/>
        </w:rPr>
      </w:pPr>
      <w:r>
        <w:t xml:space="preserve"> </w:t>
      </w:r>
      <w:ins w:id="364" w:author="Debra M. Salisbury" w:date="2024-02-21T20:06:00Z">
        <w:r w:rsidR="00177C7F">
          <w:rPr>
            <w:color w:val="FF0000"/>
            <w:sz w:val="20"/>
            <w:szCs w:val="20"/>
            <w:vertAlign w:val="superscript"/>
          </w:rPr>
          <w:t>►</w:t>
        </w:r>
        <w:r w:rsidR="00177C7F">
          <w:fldChar w:fldCharType="begin"/>
        </w:r>
        <w:r w:rsidR="00177C7F">
          <w:instrText>p.ct.id="3d29be30775711ee8e1ba9ecff0bf883|24|10:24"</w:instrText>
        </w:r>
        <w:r w:rsidR="00177C7F">
          <w:fldChar w:fldCharType="end"/>
        </w:r>
        <w:r w:rsidR="00177C7F">
          <w:t>The property settlement agreement with the attached parenting plan, introduced in evidence and marked Exhibit 1, was executed voluntarily after full disclosure</w:t>
        </w:r>
      </w:ins>
      <w:ins w:id="365" w:author="Debra M. Salisbury" w:date="2024-05-05T12:05:00Z">
        <w:r w:rsidR="00030D9D">
          <w:t>,</w:t>
        </w:r>
      </w:ins>
      <w:ins w:id="366" w:author="Debra M. Salisbury" w:date="2024-02-21T20:06:00Z">
        <w:r w:rsidR="00177C7F">
          <w:t xml:space="preserve"> is approved by the court, is incorporated in this judgment by reference</w:t>
        </w:r>
      </w:ins>
      <w:ins w:id="367" w:author="Debra M. Salisbury" w:date="2024-05-05T12:05:00Z">
        <w:r w:rsidR="00030D9D">
          <w:t>,</w:t>
        </w:r>
      </w:ins>
      <w:ins w:id="368" w:author="Debra M. Salisbury" w:date="2024-02-21T20:06:00Z">
        <w:r w:rsidR="00177C7F">
          <w:t xml:space="preserve"> and the parties are ordered to comply with it.</w:t>
        </w:r>
      </w:ins>
    </w:p>
    <w:p w14:paraId="5FA762A0" w14:textId="77777777" w:rsidR="00FD3105" w:rsidDel="00177C7F" w:rsidRDefault="00FD3105" w:rsidP="00177C7F">
      <w:pPr>
        <w:pStyle w:val="pxformp"/>
        <w:rPr>
          <w:del w:id="369" w:author="Debra M. Salisbury" w:date="2024-02-21T20:06:00Z"/>
        </w:rPr>
        <w:pPrChange w:id="370" w:author="Debra M. Salisbury" w:date="2024-02-21T20:06:00Z">
          <w:pPr>
            <w:pStyle w:val="pxformfin"/>
          </w:pPr>
        </w:pPrChange>
      </w:pPr>
    </w:p>
    <w:p w14:paraId="337F85A4" w14:textId="77777777" w:rsidR="00FD3105" w:rsidDel="00177C7F" w:rsidRDefault="00FD3105" w:rsidP="00177C7F">
      <w:pPr>
        <w:pStyle w:val="pxformp"/>
        <w:rPr>
          <w:del w:id="371" w:author="Debra M. Salisbury" w:date="2024-02-21T20:06:00Z"/>
        </w:rPr>
        <w:pPrChange w:id="372" w:author="Debra M. Salisbury" w:date="2024-02-21T20:06:00Z">
          <w:pPr>
            <w:pStyle w:val="pxformfin"/>
          </w:pPr>
        </w:pPrChange>
      </w:pPr>
      <w:del w:id="373" w:author="Debra M. Salisbury" w:date="2024-02-21T20:06:00Z">
        <w:r w:rsidDel="00177C7F">
          <w:delText xml:space="preserve"> </w:delText>
        </w:r>
        <w:r w:rsidDel="00177C7F">
          <w:rPr>
            <w:rStyle w:val="pxvis"/>
            <w:rFonts w:ascii="Times NewRoman" w:hAnsi="Times NewRoman"/>
            <w:b w:val="0"/>
            <w:sz w:val="24"/>
          </w:rPr>
          <w:tab/>
        </w:r>
        <w:r w:rsidDel="00177C7F">
          <w:rPr>
            <w:color w:val="FF0000"/>
            <w:sz w:val="20"/>
            <w:szCs w:val="20"/>
            <w:vertAlign w:val="superscript"/>
          </w:rPr>
          <w:delText>►</w:delText>
        </w:r>
        <w:r w:rsidDel="00177C7F">
          <w:fldChar w:fldCharType="begin"/>
        </w:r>
        <w:r w:rsidDel="00177C7F">
          <w:delInstrText>p.ct.id="3d29be30775711ee8e1ba9ecff0bf883|24|10:24"</w:delInstrText>
        </w:r>
        <w:r w:rsidDel="00177C7F">
          <w:fldChar w:fldCharType="end"/>
        </w:r>
        <w:r w:rsidDel="00177C7F">
          <w:delText xml:space="preserve">Parental responsibility and time sharing as to the minor child of the parties </w:delText>
        </w:r>
        <w:r w:rsidDel="00177C7F">
          <w:rPr>
            <w:rStyle w:val="pxfinstr"/>
            <w:i/>
            <w:iCs/>
          </w:rPr>
          <w:delText>[name of child]</w:delText>
        </w:r>
        <w:r w:rsidDel="00177C7F">
          <w:delText xml:space="preserve">, born on </w:delText>
        </w:r>
        <w:r w:rsidDel="00177C7F">
          <w:rPr>
            <w:rStyle w:val="pxfinstr"/>
            <w:i/>
            <w:iCs/>
          </w:rPr>
          <w:delText>[date of birth]</w:delText>
        </w:r>
        <w:r w:rsidDel="00177C7F">
          <w:delText>, shall be pursuant to the parenting plan</w:delText>
        </w:r>
      </w:del>
      <w:del w:id="374" w:author="Debra M. Salisbury" w:date="2024-02-21T20:00:00Z">
        <w:r w:rsidDel="00963012">
          <w:delText>.</w:delText>
        </w:r>
      </w:del>
    </w:p>
    <w:p w14:paraId="3E36C589" w14:textId="77777777" w:rsidR="00FD3105" w:rsidRDefault="00FD3105" w:rsidP="00177C7F">
      <w:pPr>
        <w:pStyle w:val="pxformp"/>
        <w:pPrChange w:id="375" w:author="Debra M. Salisbury" w:date="2024-02-21T20:06:00Z">
          <w:pPr>
            <w:pStyle w:val="pxformfin"/>
          </w:pPr>
        </w:pPrChange>
      </w:pPr>
      <w:r>
        <w:rPr>
          <w:color w:val="FF0000"/>
          <w:sz w:val="20"/>
          <w:szCs w:val="20"/>
          <w:vertAlign w:val="superscript"/>
        </w:rPr>
        <w:t>►</w:t>
      </w:r>
      <w:r>
        <w:fldChar w:fldCharType="begin"/>
      </w:r>
      <w:r>
        <w:instrText>fi.lvl="1"</w:instrText>
      </w:r>
      <w:r>
        <w:fldChar w:fldCharType="end"/>
      </w:r>
      <w:r>
        <w:t xml:space="preserve">4. </w:t>
      </w:r>
    </w:p>
    <w:p w14:paraId="5644F442"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p.ct.id="3d29be30775711ee8e1ba9ecff0bf883|24|10:24"</w:instrText>
      </w:r>
      <w:r>
        <w:fldChar w:fldCharType="end"/>
      </w:r>
      <w:r>
        <w:t>Petitioner shall pay $</w:t>
      </w:r>
      <w:r>
        <w:rPr>
          <w:rStyle w:val="pxfinstr"/>
          <w:i/>
          <w:iCs/>
        </w:rPr>
        <w:t>[dollar amount of alimony]</w:t>
      </w:r>
      <w:r>
        <w:t xml:space="preserve"> a week, beginning </w:t>
      </w:r>
      <w:r>
        <w:rPr>
          <w:rStyle w:val="pxfinstr"/>
          <w:i/>
          <w:iCs/>
        </w:rPr>
        <w:t>[date of payment]</w:t>
      </w:r>
      <w:r>
        <w:t xml:space="preserve"> to respondent as alimony </w:t>
      </w:r>
      <w:ins w:id="376" w:author="Debra M. Salisbury" w:date="2024-02-21T20:01:00Z">
        <w:r w:rsidR="00963012">
          <w:t xml:space="preserve">for a period of </w:t>
        </w:r>
        <w:r w:rsidR="00963012" w:rsidRPr="00963012">
          <w:rPr>
            <w:i/>
            <w:iCs/>
            <w:rPrChange w:id="377" w:author="Debra M. Salisbury" w:date="2024-02-21T20:01:00Z">
              <w:rPr>
                <w:iCs/>
              </w:rPr>
            </w:rPrChange>
          </w:rPr>
          <w:t>[number]</w:t>
        </w:r>
        <w:r w:rsidR="00963012">
          <w:t xml:space="preserve"> months </w:t>
        </w:r>
      </w:ins>
      <w:r>
        <w:t>that shall terminate on the death or remarriage of respondent.</w:t>
      </w:r>
    </w:p>
    <w:p w14:paraId="2E5B5980"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5. </w:t>
      </w:r>
    </w:p>
    <w:p w14:paraId="01854EF5"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p.ct.id="3d29be30775711ee8e1ba9ecff0bf883|24|10:24"</w:instrText>
      </w:r>
      <w:r>
        <w:fldChar w:fldCharType="end"/>
      </w:r>
      <w:r>
        <w:t>Petitioner shall pay $</w:t>
      </w:r>
      <w:r>
        <w:rPr>
          <w:rStyle w:val="pxfinstr"/>
          <w:i/>
          <w:iCs/>
        </w:rPr>
        <w:t>[dollar amount of child support]</w:t>
      </w:r>
      <w:r>
        <w:t xml:space="preserve"> a week, beginning </w:t>
      </w:r>
      <w:r>
        <w:rPr>
          <w:rStyle w:val="pxfinstr"/>
          <w:i/>
          <w:iCs/>
        </w:rPr>
        <w:t>[date of payment]</w:t>
      </w:r>
      <w:r>
        <w:t xml:space="preserve"> to respondent as child support that shall terminate for the child when the child reaches 18 years of age, becomes self-supporting, marries or dies, or until the child graduates from high school if the child is still in high school, performing in good faith with a reasonable expectation of graduation before the age of 19, at which time the child support payments shall automatically cease and terminate.</w:t>
      </w:r>
    </w:p>
    <w:p w14:paraId="7232BD1B"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6. </w:t>
      </w:r>
    </w:p>
    <w:p w14:paraId="1F8DA62E"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p.ct.id="3d29be30775711ee8e1ba9ecff0bf883|24|10:24"</w:instrText>
      </w:r>
      <w:r>
        <w:fldChar w:fldCharType="end"/>
      </w:r>
      <w:r>
        <w:t>Respondent's attorney fees are set at $</w:t>
      </w:r>
      <w:r>
        <w:rPr>
          <w:rStyle w:val="pxfinstr"/>
          <w:i/>
          <w:iCs/>
        </w:rPr>
        <w:t>[dollar amount of attorney's fees]</w:t>
      </w:r>
      <w:r>
        <w:t xml:space="preserve"> that shall be paid to </w:t>
      </w:r>
      <w:r>
        <w:rPr>
          <w:rStyle w:val="pxfinstr"/>
          <w:i/>
          <w:iCs/>
        </w:rPr>
        <w:t>[name of attorney]</w:t>
      </w:r>
      <w:r>
        <w:t xml:space="preserve"> and respondent's court costs are taxed at $</w:t>
      </w:r>
      <w:r>
        <w:rPr>
          <w:rStyle w:val="pxfinstr"/>
          <w:i/>
          <w:iCs/>
        </w:rPr>
        <w:t>[dollar amount of tax]</w:t>
      </w:r>
      <w:r>
        <w:t xml:space="preserve"> both of which petitioner shall pay within </w:t>
      </w:r>
      <w:r>
        <w:rPr>
          <w:rStyle w:val="pxfinstr"/>
          <w:i/>
          <w:iCs/>
        </w:rPr>
        <w:t>[number of days]</w:t>
      </w:r>
      <w:r>
        <w:t xml:space="preserve"> days.</w:t>
      </w:r>
    </w:p>
    <w:p w14:paraId="182CEAFC" w14:textId="77777777" w:rsidR="00FD3105" w:rsidRDefault="00FD3105">
      <w:pPr>
        <w:pStyle w:val="pxformfin"/>
        <w:rPr>
          <w:ins w:id="378" w:author="Debra M. Salisbury" w:date="2024-02-21T20:07:00Z"/>
        </w:rPr>
      </w:pPr>
      <w:r>
        <w:rPr>
          <w:color w:val="FF0000"/>
          <w:sz w:val="20"/>
          <w:szCs w:val="20"/>
          <w:vertAlign w:val="superscript"/>
        </w:rPr>
        <w:t>►</w:t>
      </w:r>
      <w:r>
        <w:fldChar w:fldCharType="begin"/>
      </w:r>
      <w:r>
        <w:instrText>fi.lvl="1"</w:instrText>
      </w:r>
      <w:r>
        <w:fldChar w:fldCharType="end"/>
      </w:r>
      <w:r>
        <w:t xml:space="preserve">7. </w:t>
      </w:r>
    </w:p>
    <w:p w14:paraId="0E3F88D6" w14:textId="77777777" w:rsidR="00177C7F" w:rsidRPr="00177C7F" w:rsidRDefault="00177C7F" w:rsidP="00177C7F">
      <w:pPr>
        <w:ind w:firstLine="720"/>
        <w:pPrChange w:id="379" w:author="Debra M. Salisbury" w:date="2024-02-21T20:07:00Z">
          <w:pPr>
            <w:pStyle w:val="pxformfin"/>
            <w:ind w:firstLine="720"/>
          </w:pPr>
        </w:pPrChange>
      </w:pPr>
      <w:ins w:id="380" w:author="Debra M. Salisbury" w:date="2024-02-21T20:07:00Z">
        <w:r>
          <w:rPr>
            <w:color w:val="FF0000"/>
            <w:sz w:val="20"/>
            <w:szCs w:val="20"/>
            <w:vertAlign w:val="superscript"/>
          </w:rPr>
          <w:t>►</w:t>
        </w:r>
        <w:r>
          <w:fldChar w:fldCharType="begin"/>
        </w:r>
        <w:r>
          <w:instrText>p.ct.id="3d29be30775711ee8e1ba9ecff0bf883|24|10:24"</w:instrText>
        </w:r>
        <w:r>
          <w:fldChar w:fldCharType="end"/>
        </w:r>
        <w:r>
          <w:t xml:space="preserve">Respondent's former name is restored and she shall be known as </w:t>
        </w:r>
        <w:r>
          <w:rPr>
            <w:rStyle w:val="pxfinstr"/>
            <w:i/>
            <w:iCs/>
          </w:rPr>
          <w:t>[former name of wife]</w:t>
        </w:r>
        <w:r>
          <w:t xml:space="preserve"> hereafter.</w:t>
        </w:r>
      </w:ins>
    </w:p>
    <w:p w14:paraId="36713191" w14:textId="77777777" w:rsidR="00FD3105" w:rsidRDefault="00FD3105">
      <w:pPr>
        <w:pStyle w:val="pxformp"/>
      </w:pPr>
      <w:r>
        <w:t xml:space="preserve"> </w:t>
      </w:r>
      <w:r>
        <w:rPr>
          <w:rStyle w:val="pxvis"/>
          <w:rFonts w:ascii="Times NewRoman" w:hAnsi="Times NewRoman"/>
          <w:b w:val="0"/>
          <w:sz w:val="24"/>
        </w:rPr>
        <w:tab/>
      </w:r>
      <w:del w:id="381" w:author="Debra M. Salisbury" w:date="2024-02-21T20:06:00Z">
        <w:r w:rsidDel="00177C7F">
          <w:rPr>
            <w:color w:val="FF0000"/>
            <w:sz w:val="20"/>
            <w:szCs w:val="20"/>
            <w:vertAlign w:val="superscript"/>
          </w:rPr>
          <w:delText>►</w:delText>
        </w:r>
        <w:r w:rsidDel="00177C7F">
          <w:fldChar w:fldCharType="begin"/>
        </w:r>
        <w:r w:rsidDel="00177C7F">
          <w:delInstrText>p.ct.id="3d29be30775711ee8e1ba9ecff0bf883|24|10:24"</w:delInstrText>
        </w:r>
        <w:r w:rsidDel="00177C7F">
          <w:fldChar w:fldCharType="end"/>
        </w:r>
        <w:r w:rsidDel="00177C7F">
          <w:delText>The property settlement agreement with the attached parenting plan, introduced in evidence and marked Exhibit 1, was executed voluntarily after full disclosure, is for the best interests of the parties, is approved by the court, is incorporated in this judgment by reference and the parties are ordered to comply with it.</w:delText>
        </w:r>
      </w:del>
    </w:p>
    <w:p w14:paraId="2F874784" w14:textId="77777777" w:rsidR="00FD3105" w:rsidRDefault="00FD3105">
      <w:pPr>
        <w:pStyle w:val="pxformp"/>
        <w:rPr>
          <w:ins w:id="382" w:author="Debra M. Salisbury" w:date="2024-02-21T20:05:00Z"/>
        </w:rPr>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p.ct.id="3d29be30775711ee8e1ba9ecff0bf883|24|10:24"</w:instrText>
      </w:r>
      <w:r>
        <w:fldChar w:fldCharType="end"/>
      </w:r>
      <w:r>
        <w:t xml:space="preserve">ORDERED at </w:t>
      </w:r>
      <w:r>
        <w:rPr>
          <w:rStyle w:val="pxfinstr"/>
          <w:i/>
          <w:iCs/>
        </w:rPr>
        <w:t>[name of city]</w:t>
      </w:r>
      <w:r>
        <w:t xml:space="preserve">, Florida on </w:t>
      </w:r>
      <w:r>
        <w:rPr>
          <w:rStyle w:val="pxfinstr"/>
          <w:i/>
          <w:iCs/>
        </w:rPr>
        <w:t>[date of order]</w:t>
      </w:r>
      <w:r>
        <w:t>.</w:t>
      </w:r>
    </w:p>
    <w:p w14:paraId="73CF6380" w14:textId="77777777" w:rsidR="00177C7F" w:rsidRPr="00177C7F" w:rsidDel="00177C7F" w:rsidRDefault="00177C7F">
      <w:pPr>
        <w:pStyle w:val="pxformfsigfvs"/>
        <w:rPr>
          <w:del w:id="383" w:author="Debra M. Salisbury" w:date="2024-02-21T20:07:00Z"/>
        </w:rPr>
      </w:pPr>
    </w:p>
    <w:p w14:paraId="76290974" w14:textId="77777777" w:rsidR="00FD3105" w:rsidRDefault="00FD3105">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1F5C8CF8" w14:textId="77777777" w:rsidR="00FD3105" w:rsidRDefault="00FD3105">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judge]</w:t>
      </w:r>
    </w:p>
    <w:p w14:paraId="3C98DA3D"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judge]</w:t>
      </w:r>
    </w:p>
    <w:p w14:paraId="4EF92F53" w14:textId="77777777" w:rsidR="00FD3105" w:rsidRDefault="00FD3105">
      <w:pPr>
        <w:pStyle w:val="pxformfsigtbl"/>
        <w:ind w:left="500"/>
      </w:pPr>
      <w:r>
        <w:t xml:space="preserve"> </w:t>
      </w:r>
      <w:r>
        <w:rPr>
          <w:color w:val="FF0000"/>
          <w:sz w:val="20"/>
          <w:szCs w:val="20"/>
          <w:vertAlign w:val="superscript"/>
        </w:rPr>
        <w:t>►</w:t>
      </w:r>
      <w:r>
        <w:fldChar w:fldCharType="begin"/>
      </w:r>
      <w:r>
        <w:instrText>tbl.ident="I041R3O"</w:instrText>
      </w:r>
      <w:r>
        <w:fldChar w:fldCharType="end"/>
      </w:r>
      <w:r>
        <w:fldChar w:fldCharType="begin"/>
      </w:r>
      <w:r>
        <w:instrText>tbl.uuid="I01J8OU"</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489962D6"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3F7183DC"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tgroup.cols="2"</w:instrText>
      </w:r>
      <w:r>
        <w:fldChar w:fldCharType="end"/>
      </w:r>
    </w:p>
    <w:p w14:paraId="00DC59C8"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colspec.colwidth="17*"</w:instrText>
      </w:r>
      <w:r>
        <w:fldChar w:fldCharType="end"/>
      </w:r>
    </w:p>
    <w:p w14:paraId="206CEC61"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colspec.colwidth="111*"</w:instrText>
      </w:r>
      <w:r>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D3105" w14:paraId="185D4540" w14:textId="77777777">
        <w:tblPrEx>
          <w:tblCellMar>
            <w:top w:w="0" w:type="dxa"/>
            <w:left w:w="0" w:type="dxa"/>
            <w:bottom w:w="0" w:type="dxa"/>
            <w:right w:w="0" w:type="dxa"/>
          </w:tblCellMar>
        </w:tblPrEx>
        <w:tc>
          <w:tcPr>
            <w:tcW w:w="4320" w:type="dxa"/>
            <w:tcBorders>
              <w:top w:val="nil"/>
              <w:left w:val="nil"/>
              <w:bottom w:val="nil"/>
              <w:right w:val="nil"/>
            </w:tcBorders>
          </w:tcPr>
          <w:p w14:paraId="0DB50ADA"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Copies to:</w:t>
            </w:r>
          </w:p>
        </w:tc>
        <w:tc>
          <w:tcPr>
            <w:tcW w:w="4320" w:type="dxa"/>
            <w:tcBorders>
              <w:top w:val="nil"/>
              <w:left w:val="nil"/>
              <w:bottom w:val="nil"/>
              <w:right w:val="nil"/>
            </w:tcBorders>
          </w:tcPr>
          <w:p w14:paraId="756E025B"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r w:rsidR="00FD3105" w14:paraId="07749BC3" w14:textId="77777777">
        <w:tblPrEx>
          <w:tblCellMar>
            <w:top w:w="0" w:type="dxa"/>
            <w:left w:w="0" w:type="dxa"/>
            <w:bottom w:w="0" w:type="dxa"/>
            <w:right w:w="0" w:type="dxa"/>
          </w:tblCellMar>
        </w:tblPrEx>
        <w:tc>
          <w:tcPr>
            <w:tcW w:w="4320" w:type="dxa"/>
            <w:tcBorders>
              <w:top w:val="nil"/>
              <w:left w:val="nil"/>
              <w:bottom w:val="nil"/>
              <w:right w:val="nil"/>
            </w:tcBorders>
          </w:tcPr>
          <w:p w14:paraId="4D365E93"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4320" w:type="dxa"/>
            <w:tcBorders>
              <w:top w:val="nil"/>
              <w:left w:val="nil"/>
              <w:bottom w:val="nil"/>
              <w:right w:val="nil"/>
            </w:tcBorders>
          </w:tcPr>
          <w:p w14:paraId="39D6FB54"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bl>
    <w:p w14:paraId="1F883DF1" w14:textId="77777777" w:rsidR="00FD3105" w:rsidRDefault="00FD3105">
      <w:pPr>
        <w:pStyle w:val="pxtbody"/>
      </w:pPr>
    </w:p>
    <w:p w14:paraId="48BCFF92" w14:textId="77777777" w:rsidR="00FD3105" w:rsidRDefault="00FD3105"/>
    <w:p w14:paraId="15A566A6" w14:textId="77777777" w:rsidR="00FD3105" w:rsidRDefault="00FD3105">
      <w:pPr>
        <w:pStyle w:val="pxcomnt"/>
      </w:pPr>
    </w:p>
    <w:p w14:paraId="055FA348" w14:textId="77777777" w:rsidR="00FD3105" w:rsidRDefault="00FD3105">
      <w:pPr>
        <w:pStyle w:val="pxhac"/>
        <w:spacing w:before="180"/>
        <w:jc w:val="center"/>
      </w:pPr>
      <w:r>
        <w:rPr>
          <w:rStyle w:val="pxb"/>
          <w:b/>
          <w:bCs/>
        </w:rPr>
        <w:t>Author's Comment</w:t>
      </w:r>
    </w:p>
    <w:p w14:paraId="4107C4BE"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p.ct.id="3d29be30775711ee8e1ba9ecff0bf883|24|10:24"</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st.ref.id="I04BH2C"</w:instrText>
      </w:r>
      <w:r>
        <w:rPr>
          <w:rStyle w:val="pxst"/>
        </w:rPr>
        <w:fldChar w:fldCharType="end"/>
      </w:r>
      <w:r>
        <w:rPr>
          <w:rStyle w:val="pxst"/>
        </w:rPr>
        <w:t>Fla. R. Civ. P. Form 1.995(a)</w:t>
      </w:r>
      <w:r>
        <w:t xml:space="preserve">; </w:t>
      </w:r>
      <w:r>
        <w:rPr>
          <w:rStyle w:val="pxst"/>
          <w:color w:val="FF0000"/>
          <w:sz w:val="20"/>
          <w:szCs w:val="20"/>
          <w:vertAlign w:val="superscript"/>
        </w:rPr>
        <w:t>►</w:t>
      </w:r>
      <w:r>
        <w:rPr>
          <w:rStyle w:val="pxst"/>
        </w:rPr>
        <w:fldChar w:fldCharType="begin"/>
      </w:r>
      <w:r>
        <w:rPr>
          <w:rStyle w:val="pxst"/>
        </w:rPr>
        <w:instrText>st.ref.id="I04BH2A"</w:instrText>
      </w:r>
      <w:r>
        <w:rPr>
          <w:rStyle w:val="pxst"/>
        </w:rPr>
        <w:fldChar w:fldCharType="end"/>
      </w:r>
      <w:r>
        <w:rPr>
          <w:rStyle w:val="pxst"/>
        </w:rPr>
        <w:t>Fla. Fam. L. R. P. Form 12.990(b)(2)</w:t>
      </w:r>
      <w:r>
        <w:t xml:space="preserve">; </w:t>
      </w:r>
      <w:r>
        <w:rPr>
          <w:rStyle w:val="pxx"/>
          <w:color w:val="FF0000"/>
          <w:sz w:val="20"/>
          <w:szCs w:val="20"/>
          <w:vertAlign w:val="superscript"/>
        </w:rPr>
        <w:t>►</w:t>
      </w:r>
      <w:r>
        <w:rPr>
          <w:rStyle w:val="pxx"/>
        </w:rPr>
        <w:fldChar w:fldCharType="begin"/>
      </w:r>
      <w:r>
        <w:rPr>
          <w:rStyle w:val="pxx"/>
        </w:rPr>
        <w:instrText>x.ref.id="I03RWE2"</w:instrText>
      </w:r>
      <w:r>
        <w:rPr>
          <w:rStyle w:val="pxx"/>
        </w:rPr>
        <w:fldChar w:fldCharType="end"/>
      </w:r>
      <w:r>
        <w:rPr>
          <w:rStyle w:val="pxx"/>
          <w:vanish/>
        </w:rPr>
        <w:t>&amp;s;</w:t>
      </w:r>
      <w:r>
        <w:rPr>
          <w:rStyle w:val="pxvis"/>
          <w:rFonts w:ascii="Times NewRoman" w:hAnsi="Times NewRoman"/>
          <w:b w:val="0"/>
          <w:sz w:val="24"/>
        </w:rPr>
        <w:t>§</w:t>
      </w:r>
      <w:r>
        <w:rPr>
          <w:rStyle w:val="pxx"/>
        </w:rPr>
        <w:t>10:23</w:t>
      </w:r>
      <w:r>
        <w:t xml:space="preserve">. This form is based on a separation agreement, but recitation concerning payments is made. This simplifies enforcement proceedings by eliminating the need to incorporate the agreement in such proceedings. Paragraph </w:t>
      </w:r>
      <w:ins w:id="384" w:author="Debra M. Salisbury" w:date="2024-02-21T20:44:00Z">
        <w:r w:rsidR="001C0063">
          <w:t>7</w:t>
        </w:r>
      </w:ins>
      <w:del w:id="385" w:author="Debra M. Salisbury" w:date="2024-02-21T20:44:00Z">
        <w:r w:rsidDel="001C0063">
          <w:delText>2</w:delText>
        </w:r>
      </w:del>
      <w:r>
        <w:t xml:space="preserve"> restores the former name </w:t>
      </w:r>
      <w:ins w:id="386" w:author="Debra M. Salisbury" w:date="2024-02-21T20:44:00Z">
        <w:r w:rsidR="001C0063">
          <w:t>of the Wife which is solely dependent on the Wife’s preference</w:t>
        </w:r>
      </w:ins>
      <w:del w:id="387" w:author="Debra M. Salisbury" w:date="2024-02-21T20:44:00Z">
        <w:r w:rsidDel="001C0063">
          <w:delText>although this is not customary when children have been born.</w:delText>
        </w:r>
      </w:del>
      <w:ins w:id="388" w:author="Debra M. Salisbury" w:date="2024-02-21T20:44:00Z">
        <w:r w:rsidR="001C0063">
          <w:t>.</w:t>
        </w:r>
      </w:ins>
      <w:r>
        <w:t xml:space="preserve"> This form assumes one minor child. If there are more children, paragraph </w:t>
      </w:r>
      <w:ins w:id="389" w:author="Debra M. Salisbury" w:date="2024-02-21T20:45:00Z">
        <w:r w:rsidR="001C0063">
          <w:t>2</w:t>
        </w:r>
      </w:ins>
      <w:del w:id="390" w:author="Debra M. Salisbury" w:date="2024-02-21T20:45:00Z">
        <w:r w:rsidDel="001C0063">
          <w:delText>3</w:delText>
        </w:r>
      </w:del>
      <w:r>
        <w:t xml:space="preserve"> should list them with their birth dates and paragraph 5 should allocate child support payments pursuant to </w:t>
      </w:r>
      <w:bookmarkStart w:id="391" w:name="_Hlk159440959"/>
      <w:r>
        <w:rPr>
          <w:rStyle w:val="pxst"/>
          <w:color w:val="FF0000"/>
          <w:sz w:val="20"/>
          <w:szCs w:val="20"/>
          <w:vertAlign w:val="superscript"/>
        </w:rPr>
        <w:t>►</w:t>
      </w:r>
      <w:bookmarkEnd w:id="391"/>
      <w:r>
        <w:rPr>
          <w:rStyle w:val="pxst"/>
        </w:rPr>
        <w:fldChar w:fldCharType="begin"/>
      </w:r>
      <w:r>
        <w:rPr>
          <w:rStyle w:val="pxst"/>
        </w:rPr>
        <w:instrText>st.ref.id="I02TFXF"</w:instrText>
      </w:r>
      <w:r>
        <w:rPr>
          <w:rStyle w:val="pxst"/>
        </w:rPr>
        <w:fldChar w:fldCharType="end"/>
      </w:r>
      <w:r>
        <w:rPr>
          <w:rStyle w:val="pxst"/>
        </w:rPr>
        <w:t>section 61.30(6), Florida Statutes</w:t>
      </w:r>
      <w:r>
        <w:t xml:space="preserve">; </w:t>
      </w:r>
      <w:r>
        <w:rPr>
          <w:rStyle w:val="pxst"/>
          <w:color w:val="FF0000"/>
          <w:sz w:val="20"/>
          <w:szCs w:val="20"/>
          <w:vertAlign w:val="superscript"/>
        </w:rPr>
        <w:t>►</w:t>
      </w:r>
      <w:r>
        <w:rPr>
          <w:rStyle w:val="pxst"/>
        </w:rPr>
        <w:fldChar w:fldCharType="begin"/>
      </w:r>
      <w:r>
        <w:rPr>
          <w:rStyle w:val="pxst"/>
        </w:rPr>
        <w:instrText>st.ref.id="I02W92B"</w:instrText>
      </w:r>
      <w:r>
        <w:rPr>
          <w:rStyle w:val="pxst"/>
        </w:rPr>
        <w:fldChar w:fldCharType="end"/>
      </w:r>
      <w:r>
        <w:rPr>
          <w:rStyle w:val="pxst"/>
        </w:rPr>
        <w:t>section 61.13(1)(a)1.b, Florida Statutes</w:t>
      </w:r>
      <w:r>
        <w:t>. See</w:t>
      </w:r>
      <w:ins w:id="392" w:author="Debra M. Salisbury" w:date="2024-02-21T20:49:00Z">
        <w:r w:rsidR="001C0063">
          <w:t xml:space="preserve"> </w:t>
        </w:r>
        <w:r w:rsidR="001C0063">
          <w:rPr>
            <w:rStyle w:val="pxst"/>
            <w:color w:val="FF0000"/>
            <w:sz w:val="20"/>
            <w:szCs w:val="20"/>
            <w:vertAlign w:val="superscript"/>
          </w:rPr>
          <w:t>►</w:t>
        </w:r>
      </w:ins>
      <w:del w:id="393" w:author="Debra M. Salisbury" w:date="2024-02-21T20:49:00Z">
        <w:r w:rsidDel="001C0063">
          <w:delText xml:space="preserve"> section </w:delText>
        </w:r>
      </w:del>
      <w:ins w:id="394" w:author="Debra M. Salisbury" w:date="2024-02-21T20:49:00Z">
        <w:r w:rsidR="001C0063">
          <w:rPr>
            <w:rFonts w:ascii="Times New Roman" w:hAnsi="Times New Roman"/>
          </w:rPr>
          <w:t>§</w:t>
        </w:r>
      </w:ins>
      <w:r>
        <w:t xml:space="preserve">61.1301 </w:t>
      </w:r>
      <w:ins w:id="395" w:author="Debra M. Salisbury" w:date="2024-02-21T20:49:00Z">
        <w:r w:rsidR="001C0063">
          <w:t xml:space="preserve">, Fla. Stat. </w:t>
        </w:r>
      </w:ins>
      <w:r>
        <w:t>for the income deduction order required when alimony or child support is awarded. The form assumes attorney fees were fixed in the agreement.</w:t>
      </w:r>
    </w:p>
    <w:p w14:paraId="621380B7" w14:textId="77777777" w:rsidR="00FD3105" w:rsidRDefault="00FD3105">
      <w:pPr>
        <w:pStyle w:val="pxs"/>
        <w:spacing w:before="180"/>
        <w:rPr>
          <w:sz w:val="27"/>
          <w:szCs w:val="27"/>
        </w:rPr>
      </w:pPr>
      <w:r>
        <w:rPr>
          <w:sz w:val="27"/>
          <w:szCs w:val="27"/>
        </w:rPr>
        <w:t>10:25. Judgment</w:t>
      </w:r>
      <w:r>
        <w:rPr>
          <w:rStyle w:val="pxsep"/>
        </w:rPr>
        <w:t xml:space="preserve">-- </w:t>
      </w:r>
      <w:r>
        <w:rPr>
          <w:sz w:val="27"/>
          <w:szCs w:val="27"/>
        </w:rPr>
        <w:t>Supplemental final, modification of parental responsibility and child support</w:t>
      </w:r>
    </w:p>
    <w:p w14:paraId="213DE890" w14:textId="77777777" w:rsidR="00FD3105" w:rsidRDefault="00FD3105">
      <w:pPr>
        <w:pStyle w:val="pxov"/>
        <w:rPr>
          <w:vanish/>
        </w:rPr>
      </w:pPr>
      <w:r>
        <w:rPr>
          <w:vanish/>
        </w:rPr>
        <w:t>FMS</w:t>
      </w:r>
    </w:p>
    <w:p w14:paraId="5F0FAE5B" w14:textId="77777777" w:rsidR="00FD3105" w:rsidRDefault="00FD3105">
      <w:pPr>
        <w:pStyle w:val="pxov"/>
        <w:rPr>
          <w:vanish/>
        </w:rPr>
      </w:pPr>
      <w:r>
        <w:rPr>
          <w:vanish/>
        </w:rPr>
        <w:t>FAM</w:t>
      </w:r>
    </w:p>
    <w:p w14:paraId="77A0D549" w14:textId="77777777" w:rsidR="00FD3105" w:rsidRDefault="00FD3105">
      <w:pPr>
        <w:pStyle w:val="pxov"/>
        <w:rPr>
          <w:vanish/>
        </w:rPr>
      </w:pPr>
      <w:r>
        <w:rPr>
          <w:vanish/>
        </w:rPr>
        <w:t>DAS</w:t>
      </w:r>
    </w:p>
    <w:p w14:paraId="702357DD" w14:textId="77777777" w:rsidR="00FD3105" w:rsidRDefault="00FD3105">
      <w:pPr>
        <w:pStyle w:val="pxov"/>
        <w:rPr>
          <w:vanish/>
        </w:rPr>
      </w:pPr>
      <w:r>
        <w:rPr>
          <w:vanish/>
        </w:rPr>
        <w:t>CAS</w:t>
      </w:r>
    </w:p>
    <w:p w14:paraId="16EEAD5A" w14:textId="77777777" w:rsidR="00FD3105" w:rsidRDefault="00FD3105">
      <w:pPr>
        <w:pStyle w:val="pxov"/>
        <w:rPr>
          <w:vanish/>
        </w:rPr>
      </w:pPr>
      <w:r>
        <w:rPr>
          <w:vanish/>
        </w:rPr>
        <w:t>FCV</w:t>
      </w:r>
    </w:p>
    <w:p w14:paraId="5D7D171B" w14:textId="77777777" w:rsidR="00FD3105" w:rsidRDefault="00FD3105">
      <w:pPr>
        <w:pStyle w:val="pxov"/>
        <w:rPr>
          <w:vanish/>
        </w:rPr>
      </w:pPr>
      <w:r>
        <w:rPr>
          <w:vanish/>
        </w:rPr>
        <w:t>FLG</w:t>
      </w:r>
    </w:p>
    <w:p w14:paraId="22EC569B" w14:textId="77777777" w:rsidR="00FD3105" w:rsidRDefault="00FD3105">
      <w:pPr>
        <w:pStyle w:val="pxformfcapfac"/>
        <w:jc w:val="center"/>
        <w:rPr>
          <w:sz w:val="24"/>
          <w:szCs w:val="24"/>
        </w:rPr>
      </w:pPr>
      <w:r>
        <w:rPr>
          <w:color w:val="FF0000"/>
          <w:sz w:val="20"/>
          <w:szCs w:val="20"/>
          <w:vertAlign w:val="superscript"/>
        </w:rPr>
        <w:t>►</w:t>
      </w:r>
      <w:r>
        <w:rPr>
          <w:sz w:val="24"/>
          <w:szCs w:val="24"/>
        </w:rPr>
        <w:fldChar w:fldCharType="begin"/>
      </w:r>
      <w:r>
        <w:rPr>
          <w:sz w:val="24"/>
          <w:szCs w:val="24"/>
        </w:rPr>
        <w:instrText>form.du="0"</w:instrText>
      </w:r>
      <w:r>
        <w:rPr>
          <w:sz w:val="24"/>
          <w:szCs w:val="24"/>
        </w:rPr>
        <w:fldChar w:fldCharType="end"/>
      </w:r>
      <w:r>
        <w:rPr>
          <w:sz w:val="24"/>
          <w:szCs w:val="24"/>
        </w:rPr>
        <w:fldChar w:fldCharType="begin"/>
      </w:r>
      <w:r>
        <w:rPr>
          <w:sz w:val="24"/>
          <w:szCs w:val="24"/>
        </w:rPr>
        <w:instrText>form.fid="I7acec1409fed11dfbf230000837214a9"</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fcap.ref="manual"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sz w:val="24"/>
          <w:szCs w:val="24"/>
        </w:rPr>
        <w:t xml:space="preserve">IN THE CIRCUIT COURT FOR </w:t>
      </w:r>
      <w:r>
        <w:rPr>
          <w:rStyle w:val="pxfinstr"/>
          <w:i/>
          <w:iCs/>
          <w:szCs w:val="24"/>
        </w:rPr>
        <w:t>[NAME OF COUNTY]</w:t>
      </w:r>
      <w:r>
        <w:rPr>
          <w:sz w:val="24"/>
          <w:szCs w:val="24"/>
        </w:rPr>
        <w:t>, FLORIDA</w:t>
      </w:r>
    </w:p>
    <w:p w14:paraId="5FC32C15" w14:textId="77777777" w:rsidR="00FD3105" w:rsidRDefault="00FD3105">
      <w:pPr>
        <w:pStyle w:val="pxformfcaptbl"/>
        <w:ind w:left="500"/>
      </w:pPr>
      <w:r>
        <w:t xml:space="preserve"> </w:t>
      </w:r>
      <w:r>
        <w:rPr>
          <w:color w:val="FF0000"/>
          <w:sz w:val="20"/>
          <w:szCs w:val="20"/>
          <w:vertAlign w:val="superscript"/>
        </w:rPr>
        <w:t>►</w:t>
      </w:r>
      <w:r>
        <w:fldChar w:fldCharType="begin"/>
      </w:r>
      <w:r>
        <w:instrText>tbl.brace.end="5"</w:instrText>
      </w:r>
      <w:r>
        <w:fldChar w:fldCharType="end"/>
      </w:r>
      <w:r>
        <w:fldChar w:fldCharType="begin"/>
      </w:r>
      <w:r>
        <w:instrText>tbl.brace.start="1"</w:instrText>
      </w:r>
      <w:r>
        <w:fldChar w:fldCharType="end"/>
      </w:r>
      <w:r>
        <w:fldChar w:fldCharType="begin"/>
      </w:r>
      <w:r>
        <w:instrText>tbl.ident="I08HM3D"</w:instrText>
      </w:r>
      <w:r>
        <w:fldChar w:fldCharType="end"/>
      </w:r>
      <w:r>
        <w:fldChar w:fldCharType="begin"/>
      </w:r>
      <w:r>
        <w:instrText>tbl.uuid="I00WQI9"</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5D7F0F2C"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6E75FA40"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tgroup.cols="3"</w:instrText>
      </w:r>
      <w:r>
        <w:fldChar w:fldCharType="end"/>
      </w:r>
    </w:p>
    <w:p w14:paraId="3F0E5F56"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colspec.colwidth="30*"</w:instrText>
      </w:r>
      <w:r>
        <w:fldChar w:fldCharType="end"/>
      </w:r>
    </w:p>
    <w:p w14:paraId="256C4A46" w14:textId="77777777" w:rsidR="00FD3105" w:rsidRDefault="00FD3105">
      <w:pPr>
        <w:pStyle w:val="pxcolspec"/>
      </w:pPr>
      <w:r>
        <w:rPr>
          <w:color w:val="FF0000"/>
          <w:sz w:val="20"/>
          <w:szCs w:val="20"/>
          <w:vertAlign w:val="superscript"/>
        </w:rPr>
        <w:t>►</w:t>
      </w:r>
      <w:r>
        <w:fldChar w:fldCharType="begin"/>
      </w:r>
      <w:r>
        <w:instrText>colspec.align="center"</w:instrText>
      </w:r>
      <w:r>
        <w:fldChar w:fldCharType="end"/>
      </w:r>
      <w:r>
        <w:fldChar w:fldCharType="begin"/>
      </w:r>
      <w:r>
        <w:instrText>colspec.colname="2"</w:instrText>
      </w:r>
      <w:r>
        <w:fldChar w:fldCharType="end"/>
      </w:r>
      <w:r>
        <w:fldChar w:fldCharType="begin"/>
      </w:r>
      <w:r>
        <w:instrText>colspec.colnum="2"</w:instrText>
      </w:r>
      <w:r>
        <w:fldChar w:fldCharType="end"/>
      </w:r>
      <w:r>
        <w:fldChar w:fldCharType="begin"/>
      </w:r>
      <w:r>
        <w:instrText>colspec.colwidth="6*"</w:instrText>
      </w:r>
      <w:r>
        <w:fldChar w:fldCharType="end"/>
      </w:r>
    </w:p>
    <w:p w14:paraId="466A25B6" w14:textId="77777777" w:rsidR="00FD3105" w:rsidRDefault="00FD3105">
      <w:pPr>
        <w:pStyle w:val="pxcolspec"/>
      </w:pPr>
      <w:r>
        <w:rPr>
          <w:color w:val="FF0000"/>
          <w:sz w:val="20"/>
          <w:szCs w:val="20"/>
          <w:vertAlign w:val="superscript"/>
        </w:rPr>
        <w:t>►</w:t>
      </w:r>
      <w:r>
        <w:fldChar w:fldCharType="begin"/>
      </w:r>
      <w:r>
        <w:instrText>colspec.colname="3"</w:instrText>
      </w:r>
      <w:r>
        <w:fldChar w:fldCharType="end"/>
      </w:r>
      <w:r>
        <w:fldChar w:fldCharType="begin"/>
      </w:r>
      <w:r>
        <w:instrText>colspec.colnum="3"</w:instrText>
      </w:r>
      <w:r>
        <w:fldChar w:fldCharType="end"/>
      </w:r>
      <w:r>
        <w:fldChar w:fldCharType="begin"/>
      </w:r>
      <w:r>
        <w:instrText>colspec.colwidth="27*"</w:instrText>
      </w:r>
      <w:r>
        <w:fldChar w:fldCharType="end"/>
      </w:r>
    </w:p>
    <w:tbl>
      <w:tblPr>
        <w:tblW w:w="0" w:type="auto"/>
        <w:tblLayout w:type="fixed"/>
        <w:tblCellMar>
          <w:left w:w="0" w:type="dxa"/>
          <w:right w:w="0" w:type="dxa"/>
        </w:tblCellMar>
        <w:tblLook w:val="0000" w:firstRow="0" w:lastRow="0" w:firstColumn="0" w:lastColumn="0" w:noHBand="0" w:noVBand="0"/>
      </w:tblPr>
      <w:tblGrid>
        <w:gridCol w:w="2880"/>
        <w:gridCol w:w="2880"/>
        <w:gridCol w:w="2880"/>
      </w:tblGrid>
      <w:tr w:rsidR="00FD3105" w14:paraId="5B3C3FB8" w14:textId="77777777">
        <w:tblPrEx>
          <w:tblCellMar>
            <w:top w:w="0" w:type="dxa"/>
            <w:left w:w="0" w:type="dxa"/>
            <w:bottom w:w="0" w:type="dxa"/>
            <w:right w:w="0" w:type="dxa"/>
          </w:tblCellMar>
        </w:tblPrEx>
        <w:tc>
          <w:tcPr>
            <w:tcW w:w="2880" w:type="dxa"/>
            <w:tcBorders>
              <w:top w:val="nil"/>
              <w:left w:val="nil"/>
              <w:bottom w:val="nil"/>
              <w:right w:val="nil"/>
            </w:tcBorders>
          </w:tcPr>
          <w:p w14:paraId="71359F7D" w14:textId="77777777" w:rsidR="00FD3105" w:rsidRDefault="00FD3105">
            <w:r>
              <w:rPr>
                <w:color w:val="FF0000"/>
                <w:sz w:val="20"/>
                <w:szCs w:val="20"/>
                <w:vertAlign w:val="superscript"/>
              </w:rPr>
              <w:t>►</w:t>
            </w:r>
            <w:r>
              <w:fldChar w:fldCharType="begin"/>
            </w:r>
            <w:r>
              <w:instrText>tbody.valign="top"</w:instrText>
            </w:r>
            <w:r>
              <w:fldChar w:fldCharType="end"/>
            </w:r>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IN RE THE MARRIAGE OF</w:t>
            </w:r>
          </w:p>
        </w:tc>
        <w:tc>
          <w:tcPr>
            <w:tcW w:w="2880" w:type="dxa"/>
            <w:tcBorders>
              <w:top w:val="nil"/>
              <w:left w:val="nil"/>
              <w:bottom w:val="nil"/>
              <w:right w:val="nil"/>
            </w:tcBorders>
          </w:tcPr>
          <w:p w14:paraId="31347F96" w14:textId="77777777" w:rsidR="00FD3105" w:rsidRDefault="00FD3105">
            <w:r>
              <w:rPr>
                <w:rStyle w:val="pxentry"/>
                <w:color w:val="FF0000"/>
                <w:sz w:val="20"/>
                <w:szCs w:val="20"/>
                <w:vertAlign w:val="superscript"/>
              </w:rPr>
              <w:t>►</w:t>
            </w:r>
            <w:r>
              <w:rPr>
                <w:rStyle w:val="pxentry"/>
              </w:rPr>
              <w:fldChar w:fldCharType="begin"/>
            </w:r>
            <w:r>
              <w:rPr>
                <w:rStyle w:val="pxentry"/>
              </w:rPr>
              <w:instrText>entry.morerows="4"</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vanish/>
              </w:rPr>
              <w:t>&amp;brace;</w:t>
            </w:r>
            <w:r>
              <w:rPr>
                <w:rStyle w:val="pxvis"/>
                <w:rFonts w:ascii="Times NewRoman" w:hAnsi="Times NewRoman"/>
                <w:b w:val="0"/>
                <w:sz w:val="24"/>
              </w:rPr>
              <w:t>}</w:t>
            </w:r>
          </w:p>
        </w:tc>
        <w:tc>
          <w:tcPr>
            <w:tcW w:w="2880" w:type="dxa"/>
            <w:tcBorders>
              <w:top w:val="nil"/>
              <w:left w:val="nil"/>
              <w:bottom w:val="nil"/>
              <w:right w:val="nil"/>
            </w:tcBorders>
          </w:tcPr>
          <w:p w14:paraId="460F7D07"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r>
      <w:tr w:rsidR="00FD3105" w14:paraId="4471B796" w14:textId="77777777">
        <w:tblPrEx>
          <w:tblCellMar>
            <w:top w:w="0" w:type="dxa"/>
            <w:left w:w="0" w:type="dxa"/>
            <w:bottom w:w="0" w:type="dxa"/>
            <w:right w:w="0" w:type="dxa"/>
          </w:tblCellMar>
        </w:tblPrEx>
        <w:tc>
          <w:tcPr>
            <w:tcW w:w="2880" w:type="dxa"/>
            <w:tcBorders>
              <w:top w:val="nil"/>
              <w:left w:val="nil"/>
              <w:bottom w:val="nil"/>
              <w:right w:val="nil"/>
            </w:tcBorders>
          </w:tcPr>
          <w:p w14:paraId="31656F4E"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 xml:space="preserve">[NAME OF </w:t>
            </w:r>
            <w:ins w:id="396" w:author="Debra M. Salisbury" w:date="2024-05-05T12:08:00Z">
              <w:r w:rsidR="00030D9D">
                <w:rPr>
                  <w:rStyle w:val="pxfinstr"/>
                  <w:i/>
                  <w:iCs/>
                </w:rPr>
                <w:t xml:space="preserve">FORMER </w:t>
              </w:r>
            </w:ins>
            <w:r>
              <w:rPr>
                <w:rStyle w:val="pxfinstr"/>
                <w:i/>
                <w:iCs/>
              </w:rPr>
              <w:t>SPOUSE 1]</w:t>
            </w:r>
            <w:r>
              <w:rPr>
                <w:rStyle w:val="pxrowentry"/>
              </w:rPr>
              <w:t>,</w:t>
            </w:r>
          </w:p>
        </w:tc>
        <w:tc>
          <w:tcPr>
            <w:tcW w:w="2880" w:type="dxa"/>
            <w:tcBorders>
              <w:top w:val="nil"/>
              <w:left w:val="nil"/>
              <w:bottom w:val="nil"/>
              <w:right w:val="nil"/>
            </w:tcBorders>
          </w:tcPr>
          <w:p w14:paraId="1B6BC7AC"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880" w:type="dxa"/>
            <w:tcBorders>
              <w:top w:val="nil"/>
              <w:left w:val="nil"/>
              <w:bottom w:val="nil"/>
              <w:right w:val="nil"/>
            </w:tcBorders>
          </w:tcPr>
          <w:p w14:paraId="10D7DE24" w14:textId="77777777" w:rsidR="00FD3105" w:rsidRDefault="00FD3105"/>
        </w:tc>
      </w:tr>
      <w:tr w:rsidR="00FD3105" w14:paraId="452DC563" w14:textId="77777777">
        <w:tblPrEx>
          <w:tblCellMar>
            <w:top w:w="0" w:type="dxa"/>
            <w:left w:w="0" w:type="dxa"/>
            <w:bottom w:w="0" w:type="dxa"/>
            <w:right w:w="0" w:type="dxa"/>
          </w:tblCellMar>
        </w:tblPrEx>
        <w:tc>
          <w:tcPr>
            <w:tcW w:w="2880" w:type="dxa"/>
            <w:tcBorders>
              <w:top w:val="nil"/>
              <w:left w:val="nil"/>
              <w:bottom w:val="nil"/>
              <w:right w:val="nil"/>
            </w:tcBorders>
          </w:tcPr>
          <w:p w14:paraId="599CCB49"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Petitioner,</w:t>
            </w:r>
          </w:p>
        </w:tc>
        <w:tc>
          <w:tcPr>
            <w:tcW w:w="2880" w:type="dxa"/>
            <w:tcBorders>
              <w:top w:val="nil"/>
              <w:left w:val="nil"/>
              <w:bottom w:val="nil"/>
              <w:right w:val="nil"/>
            </w:tcBorders>
          </w:tcPr>
          <w:p w14:paraId="6F2F8888"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 xml:space="preserve">CASE </w:t>
            </w:r>
            <w:r>
              <w:rPr>
                <w:rStyle w:val="pxfinstr"/>
                <w:i/>
                <w:iCs/>
              </w:rPr>
              <w:t>[CASE NUMBER]</w:t>
            </w:r>
          </w:p>
        </w:tc>
        <w:tc>
          <w:tcPr>
            <w:tcW w:w="2880" w:type="dxa"/>
            <w:tcBorders>
              <w:top w:val="nil"/>
              <w:left w:val="nil"/>
              <w:bottom w:val="nil"/>
              <w:right w:val="nil"/>
            </w:tcBorders>
          </w:tcPr>
          <w:p w14:paraId="0D95C185" w14:textId="77777777" w:rsidR="00FD3105" w:rsidRDefault="00FD3105"/>
        </w:tc>
      </w:tr>
      <w:tr w:rsidR="00FD3105" w14:paraId="109AC7E7" w14:textId="77777777">
        <w:tblPrEx>
          <w:tblCellMar>
            <w:top w:w="0" w:type="dxa"/>
            <w:left w:w="0" w:type="dxa"/>
            <w:bottom w:w="0" w:type="dxa"/>
            <w:right w:w="0" w:type="dxa"/>
          </w:tblCellMar>
        </w:tblPrEx>
        <w:tc>
          <w:tcPr>
            <w:tcW w:w="2880" w:type="dxa"/>
            <w:tcBorders>
              <w:top w:val="nil"/>
              <w:left w:val="nil"/>
              <w:bottom w:val="nil"/>
              <w:right w:val="nil"/>
            </w:tcBorders>
          </w:tcPr>
          <w:p w14:paraId="07FA380A"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 xml:space="preserve">AND </w:t>
            </w:r>
            <w:r>
              <w:rPr>
                <w:rStyle w:val="pxfinstr"/>
                <w:i/>
                <w:iCs/>
              </w:rPr>
              <w:t>[NAME OF</w:t>
            </w:r>
            <w:ins w:id="397" w:author="Debra M. Salisbury" w:date="2024-05-05T12:08:00Z">
              <w:r w:rsidR="00030D9D">
                <w:rPr>
                  <w:rStyle w:val="pxfinstr"/>
                  <w:i/>
                  <w:iCs/>
                </w:rPr>
                <w:t xml:space="preserve"> FORMER</w:t>
              </w:r>
            </w:ins>
            <w:r>
              <w:rPr>
                <w:rStyle w:val="pxfinstr"/>
                <w:i/>
                <w:iCs/>
              </w:rPr>
              <w:t xml:space="preserve"> SPOUSE 2]</w:t>
            </w:r>
            <w:r>
              <w:rPr>
                <w:rStyle w:val="pxrowentry"/>
              </w:rPr>
              <w:t>,</w:t>
            </w:r>
          </w:p>
        </w:tc>
        <w:tc>
          <w:tcPr>
            <w:tcW w:w="2880" w:type="dxa"/>
            <w:tcBorders>
              <w:top w:val="nil"/>
              <w:left w:val="nil"/>
              <w:bottom w:val="nil"/>
              <w:right w:val="nil"/>
            </w:tcBorders>
          </w:tcPr>
          <w:p w14:paraId="25449FA4"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880" w:type="dxa"/>
            <w:tcBorders>
              <w:top w:val="nil"/>
              <w:left w:val="nil"/>
              <w:bottom w:val="nil"/>
              <w:right w:val="nil"/>
            </w:tcBorders>
          </w:tcPr>
          <w:p w14:paraId="54AD1F68" w14:textId="77777777" w:rsidR="00FD3105" w:rsidRDefault="00FD3105"/>
        </w:tc>
      </w:tr>
      <w:tr w:rsidR="00FD3105" w14:paraId="524D084D" w14:textId="77777777">
        <w:tblPrEx>
          <w:tblCellMar>
            <w:top w:w="0" w:type="dxa"/>
            <w:left w:w="0" w:type="dxa"/>
            <w:bottom w:w="0" w:type="dxa"/>
            <w:right w:w="0" w:type="dxa"/>
          </w:tblCellMar>
        </w:tblPrEx>
        <w:tc>
          <w:tcPr>
            <w:tcW w:w="2880" w:type="dxa"/>
            <w:tcBorders>
              <w:top w:val="nil"/>
              <w:left w:val="nil"/>
              <w:bottom w:val="nil"/>
              <w:right w:val="nil"/>
            </w:tcBorders>
          </w:tcPr>
          <w:p w14:paraId="1CF3AAB5"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Respondent.</w:t>
            </w:r>
          </w:p>
        </w:tc>
        <w:tc>
          <w:tcPr>
            <w:tcW w:w="2880" w:type="dxa"/>
            <w:tcBorders>
              <w:top w:val="nil"/>
              <w:left w:val="nil"/>
              <w:bottom w:val="nil"/>
              <w:right w:val="nil"/>
            </w:tcBorders>
          </w:tcPr>
          <w:p w14:paraId="4AE8A7A9"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880" w:type="dxa"/>
            <w:tcBorders>
              <w:top w:val="nil"/>
              <w:left w:val="nil"/>
              <w:bottom w:val="nil"/>
              <w:right w:val="nil"/>
            </w:tcBorders>
          </w:tcPr>
          <w:p w14:paraId="5A74EA4A" w14:textId="77777777" w:rsidR="00FD3105" w:rsidRDefault="00FD3105"/>
        </w:tc>
      </w:tr>
    </w:tbl>
    <w:p w14:paraId="70444FA1" w14:textId="77777777" w:rsidR="00FD3105" w:rsidRDefault="00FD3105">
      <w:pPr>
        <w:pStyle w:val="pxtbody"/>
      </w:pPr>
    </w:p>
    <w:p w14:paraId="07AFD5A4" w14:textId="77777777" w:rsidR="00FD3105" w:rsidRDefault="00FD3105"/>
    <w:p w14:paraId="7FA3BBAE" w14:textId="77777777" w:rsidR="00FD3105" w:rsidRDefault="00FD3105">
      <w:pPr>
        <w:pStyle w:val="pxformhac"/>
        <w:spacing w:before="180"/>
        <w:jc w:val="center"/>
      </w:pPr>
      <w:r>
        <w:t xml:space="preserve">SUPPLEMENTAL FINAL JUDGMENT </w:t>
      </w:r>
    </w:p>
    <w:p w14:paraId="476410E0"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p.ct.id="3d29be30775711ee8e1ba9ecff0bf883|25|10:25"</w:instrText>
      </w:r>
      <w:r>
        <w:fldChar w:fldCharType="end"/>
      </w:r>
      <w:r>
        <w:t>This action was tried before the court. On the evidence presented the Court finds as follows:</w:t>
      </w:r>
    </w:p>
    <w:p w14:paraId="64E83538" w14:textId="77777777" w:rsidR="00FD3105" w:rsidDel="00A513AD" w:rsidRDefault="00FD3105">
      <w:pPr>
        <w:pStyle w:val="pxformfin"/>
        <w:rPr>
          <w:del w:id="398" w:author="Debra M. Salisbury" w:date="2024-02-21T21:04:00Z"/>
        </w:rPr>
      </w:pPr>
      <w:del w:id="399" w:author="Debra M. Salisbury" w:date="2024-02-21T21:04:00Z">
        <w:r w:rsidDel="00A513AD">
          <w:delText xml:space="preserve"> </w:delText>
        </w:r>
      </w:del>
    </w:p>
    <w:p w14:paraId="3B4E8900"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1. </w:t>
      </w:r>
    </w:p>
    <w:p w14:paraId="4EEA8ECE" w14:textId="77777777" w:rsidR="00A513AD" w:rsidRDefault="00A513AD" w:rsidP="00A513AD">
      <w:pPr>
        <w:pStyle w:val="pxformfl"/>
        <w:rPr>
          <w:ins w:id="400" w:author="Debra M. Salisbury" w:date="2024-02-21T21:04:00Z"/>
        </w:rPr>
      </w:pPr>
      <w:ins w:id="401" w:author="Debra M. Salisbury" w:date="2024-02-21T21:04:00Z">
        <w:r>
          <w:rPr>
            <w:color w:val="FF0000"/>
            <w:sz w:val="20"/>
            <w:szCs w:val="20"/>
            <w:vertAlign w:val="superscript"/>
          </w:rPr>
          <w:t>►</w:t>
        </w:r>
        <w:r>
          <w:t xml:space="preserve"> (a) </w:t>
        </w:r>
      </w:ins>
    </w:p>
    <w:p w14:paraId="17754B75" w14:textId="77777777" w:rsidR="00A513AD" w:rsidRDefault="00A513AD" w:rsidP="00A513AD">
      <w:pPr>
        <w:pStyle w:val="pxformp"/>
        <w:ind w:firstLine="720"/>
        <w:rPr>
          <w:ins w:id="402" w:author="Debra M. Salisbury" w:date="2024-02-21T21:04:00Z"/>
        </w:rPr>
      </w:pPr>
    </w:p>
    <w:p w14:paraId="09DC7A16" w14:textId="77777777" w:rsidR="00FD3105" w:rsidRDefault="00FD3105" w:rsidP="00A513AD">
      <w:pPr>
        <w:pStyle w:val="pxformp"/>
        <w:ind w:firstLine="720"/>
        <w:rPr>
          <w:ins w:id="403" w:author="Debra M. Salisbury" w:date="2024-02-21T21:04:00Z"/>
        </w:rPr>
      </w:pPr>
      <w:del w:id="404" w:author="Debra M. Salisbury" w:date="2024-02-21T21:03:00Z">
        <w:r w:rsidDel="00A513AD">
          <w:delText xml:space="preserve"> </w:delText>
        </w:r>
      </w:del>
      <w:del w:id="405" w:author="Debra M. Salisbury" w:date="2024-02-21T20:59:00Z">
        <w:r w:rsidDel="00A513AD">
          <w:rPr>
            <w:rStyle w:val="pxvis"/>
            <w:rFonts w:ascii="Times NewRoman" w:hAnsi="Times NewRoman"/>
            <w:b w:val="0"/>
            <w:sz w:val="24"/>
          </w:rPr>
          <w:tab/>
        </w:r>
      </w:del>
      <w:del w:id="406" w:author="Debra M. Salisbury" w:date="2024-02-21T21:03:00Z">
        <w:r w:rsidDel="00A513AD">
          <w:rPr>
            <w:color w:val="FF0000"/>
            <w:sz w:val="20"/>
            <w:szCs w:val="20"/>
            <w:vertAlign w:val="superscript"/>
          </w:rPr>
          <w:delText>►</w:delText>
        </w:r>
      </w:del>
      <w:ins w:id="407" w:author="Debra M. Salisbury" w:date="2024-02-21T21:00:00Z">
        <w:r w:rsidR="00A513AD">
          <w:rPr>
            <w:rStyle w:val="pxst"/>
            <w:color w:val="FF0000"/>
            <w:sz w:val="20"/>
            <w:szCs w:val="20"/>
            <w:vertAlign w:val="superscript"/>
          </w:rPr>
          <w:t>►</w:t>
        </w:r>
      </w:ins>
      <w:r>
        <w:fldChar w:fldCharType="begin"/>
      </w:r>
      <w:r>
        <w:instrText>p.ct.id="3d29be30775711ee8e1ba9ecff0bf883|25|10:25"</w:instrText>
      </w:r>
      <w:r>
        <w:fldChar w:fldCharType="end"/>
      </w:r>
      <w:r>
        <w:t>There has been a substantial and material change in circumstances</w:t>
      </w:r>
      <w:del w:id="408" w:author="Debra M. Salisbury" w:date="2024-02-21T20:55:00Z">
        <w:r w:rsidDel="00A513AD">
          <w:delText xml:space="preserve"> that was not reasonably contemplated at the</w:delText>
        </w:r>
      </w:del>
      <w:ins w:id="409" w:author="Debra M. Salisbury" w:date="2024-02-21T20:56:00Z">
        <w:r w:rsidR="00A513AD">
          <w:t xml:space="preserve"> since </w:t>
        </w:r>
      </w:ins>
      <w:del w:id="410" w:author="Debra M. Salisbury" w:date="2024-02-21T20:56:00Z">
        <w:r w:rsidDel="00A513AD">
          <w:delText xml:space="preserve"> time of </w:delText>
        </w:r>
      </w:del>
      <w:r>
        <w:t>the entry of the final judgment and it is no longer in the best interests of the minor child for the parties to have shared parental responsibility and to follow the prior parenting plan.</w:t>
      </w:r>
    </w:p>
    <w:p w14:paraId="6A444268" w14:textId="77777777" w:rsidR="00A513AD" w:rsidRDefault="00A513AD" w:rsidP="00A513AD">
      <w:pPr>
        <w:rPr>
          <w:ins w:id="411" w:author="Debra M. Salisbury" w:date="2024-02-21T21:04:00Z"/>
        </w:rPr>
      </w:pPr>
      <w:ins w:id="412" w:author="Debra M. Salisbury" w:date="2024-02-21T21:04:00Z">
        <w:r>
          <w:rPr>
            <w:color w:val="FF0000"/>
            <w:sz w:val="20"/>
            <w:szCs w:val="20"/>
            <w:vertAlign w:val="superscript"/>
          </w:rPr>
          <w:t>►</w:t>
        </w:r>
        <w:r>
          <w:t xml:space="preserve"> (b)</w:t>
        </w:r>
        <w:r>
          <w:tab/>
        </w:r>
      </w:ins>
    </w:p>
    <w:p w14:paraId="57B47442" w14:textId="77777777" w:rsidR="00A513AD" w:rsidRDefault="00A513AD" w:rsidP="00A513AD">
      <w:pPr>
        <w:ind w:firstLine="720"/>
        <w:rPr>
          <w:ins w:id="413" w:author="Debra M. Salisbury" w:date="2024-02-21T21:03:00Z"/>
        </w:rPr>
      </w:pPr>
      <w:bookmarkStart w:id="414" w:name="_Hlk159442637"/>
      <w:ins w:id="415" w:author="Debra M. Salisbury" w:date="2024-02-21T21:03:00Z">
        <w:r>
          <w:rPr>
            <w:color w:val="FF0000"/>
            <w:sz w:val="20"/>
            <w:szCs w:val="20"/>
            <w:vertAlign w:val="superscript"/>
          </w:rPr>
          <w:t>►</w:t>
        </w:r>
        <w:bookmarkEnd w:id="414"/>
        <w:r>
          <w:t xml:space="preserve">The court has evaluated all of the factors found in </w:t>
        </w:r>
        <w:r>
          <w:rPr>
            <w:rFonts w:ascii="Times New Roman" w:hAnsi="Times New Roman"/>
          </w:rPr>
          <w:t>§</w:t>
        </w:r>
        <w:r>
          <w:t>61.13(6) as follows:</w:t>
        </w:r>
      </w:ins>
    </w:p>
    <w:p w14:paraId="40DCF812" w14:textId="77777777" w:rsidR="00A513AD" w:rsidRDefault="00A513AD" w:rsidP="00A513AD">
      <w:pPr>
        <w:rPr>
          <w:ins w:id="416" w:author="Debra M. Salisbury" w:date="2024-02-21T21:16:00Z"/>
          <w:i/>
          <w:iCs/>
        </w:rPr>
      </w:pPr>
      <w:ins w:id="417" w:author="Debra M. Salisbury" w:date="2024-02-21T21:03:00Z">
        <w:r>
          <w:tab/>
        </w:r>
        <w:r w:rsidRPr="00482F23">
          <w:rPr>
            <w:i/>
            <w:iCs/>
          </w:rPr>
          <w:t xml:space="preserve">[List </w:t>
        </w:r>
      </w:ins>
      <w:ins w:id="418" w:author="Debra M. Salisbury" w:date="2024-05-05T12:06:00Z">
        <w:r w:rsidR="00030D9D">
          <w:rPr>
            <w:i/>
            <w:iCs/>
          </w:rPr>
          <w:t xml:space="preserve">the relevant </w:t>
        </w:r>
      </w:ins>
      <w:ins w:id="419" w:author="Debra M. Salisbury" w:date="2024-02-21T21:03:00Z">
        <w:r w:rsidRPr="00482F23">
          <w:rPr>
            <w:i/>
            <w:iCs/>
          </w:rPr>
          <w:t>factors (a) through (t)</w:t>
        </w:r>
      </w:ins>
      <w:ins w:id="420" w:author="Debra M. Salisbury" w:date="2024-05-05T12:06:00Z">
        <w:r w:rsidR="00030D9D">
          <w:rPr>
            <w:i/>
            <w:iCs/>
          </w:rPr>
          <w:t xml:space="preserve"> considered</w:t>
        </w:r>
      </w:ins>
      <w:ins w:id="421" w:author="Debra M. Salisbury" w:date="2024-02-21T21:03:00Z">
        <w:r w:rsidRPr="00482F23">
          <w:rPr>
            <w:i/>
            <w:iCs/>
          </w:rPr>
          <w:t xml:space="preserve"> with findings according to each factor as appropriate]</w:t>
        </w:r>
      </w:ins>
    </w:p>
    <w:p w14:paraId="78259A2F" w14:textId="77777777" w:rsidR="00A36018" w:rsidRDefault="00A36018" w:rsidP="00A513AD">
      <w:pPr>
        <w:rPr>
          <w:ins w:id="422" w:author="Debra M. Salisbury" w:date="2024-02-21T21:17:00Z"/>
        </w:rPr>
      </w:pPr>
      <w:ins w:id="423" w:author="Debra M. Salisbury" w:date="2024-02-21T21:17:00Z">
        <w:r>
          <w:rPr>
            <w:color w:val="FF0000"/>
            <w:sz w:val="20"/>
            <w:szCs w:val="20"/>
            <w:vertAlign w:val="superscript"/>
          </w:rPr>
          <w:t>►</w:t>
        </w:r>
      </w:ins>
      <w:ins w:id="424" w:author="Debra M. Salisbury" w:date="2024-02-21T21:16:00Z">
        <w:r>
          <w:t>2.</w:t>
        </w:r>
      </w:ins>
    </w:p>
    <w:p w14:paraId="5599007F" w14:textId="77777777" w:rsidR="00A36018" w:rsidRDefault="00A36018" w:rsidP="00A36018">
      <w:pPr>
        <w:rPr>
          <w:ins w:id="425" w:author="Debra M. Salisbury" w:date="2024-02-21T21:17:00Z"/>
        </w:rPr>
      </w:pPr>
      <w:ins w:id="426" w:author="Debra M. Salisbury" w:date="2024-02-21T21:22:00Z">
        <w:r>
          <w:rPr>
            <w:color w:val="FF0000"/>
            <w:sz w:val="20"/>
            <w:szCs w:val="20"/>
            <w:vertAlign w:val="superscript"/>
          </w:rPr>
          <w:t>►</w:t>
        </w:r>
        <w:r>
          <w:t xml:space="preserve"> </w:t>
        </w:r>
      </w:ins>
      <w:ins w:id="427" w:author="Debra M. Salisbury" w:date="2024-02-21T21:17:00Z">
        <w:r>
          <w:t>(a)</w:t>
        </w:r>
      </w:ins>
    </w:p>
    <w:p w14:paraId="69B4F90D" w14:textId="77777777" w:rsidR="00A36018" w:rsidRDefault="00A36018" w:rsidP="00A36018">
      <w:pPr>
        <w:rPr>
          <w:ins w:id="428" w:author="Debra M. Salisbury" w:date="2024-02-21T21:18:00Z"/>
        </w:rPr>
      </w:pPr>
      <w:ins w:id="429" w:author="Debra M. Salisbury" w:date="2024-02-21T21:17:00Z">
        <w:r>
          <w:tab/>
          <w:t xml:space="preserve">There has been a substantial change in circumstances </w:t>
        </w:r>
      </w:ins>
      <w:ins w:id="430" w:author="Debra M. Salisbury" w:date="2024-02-21T21:18:00Z">
        <w:r>
          <w:t xml:space="preserve">of the parties since the entry of the last order entered on </w:t>
        </w:r>
        <w:r w:rsidRPr="00A36018">
          <w:rPr>
            <w:i/>
            <w:iCs/>
            <w:rPrChange w:id="431" w:author="Debra M. Salisbury" w:date="2024-02-21T21:18:00Z">
              <w:rPr>
                <w:iCs/>
              </w:rPr>
            </w:rPrChange>
          </w:rPr>
          <w:t>[date</w:t>
        </w:r>
        <w:r>
          <w:rPr>
            <w:i/>
            <w:iCs/>
          </w:rPr>
          <w:t xml:space="preserve">] </w:t>
        </w:r>
        <w:r>
          <w:t>as follows:</w:t>
        </w:r>
      </w:ins>
    </w:p>
    <w:p w14:paraId="5EC35DA9" w14:textId="77777777" w:rsidR="00A36018" w:rsidRDefault="00A36018" w:rsidP="00A36018">
      <w:pPr>
        <w:numPr>
          <w:ilvl w:val="0"/>
          <w:numId w:val="2"/>
        </w:numPr>
        <w:rPr>
          <w:ins w:id="432" w:author="Debra M. Salisbury" w:date="2024-02-21T21:19:00Z"/>
        </w:rPr>
        <w:pPrChange w:id="433" w:author="Debra M. Salisbury" w:date="2024-02-21T21:22:00Z">
          <w:pPr>
            <w:numPr>
              <w:numId w:val="2"/>
            </w:numPr>
            <w:ind w:hanging="360"/>
          </w:pPr>
        </w:pPrChange>
      </w:pPr>
      <w:ins w:id="434" w:author="Debra M. Salisbury" w:date="2024-02-21T21:18:00Z">
        <w:r>
          <w:t xml:space="preserve">The </w:t>
        </w:r>
      </w:ins>
      <w:ins w:id="435" w:author="Debra M. Salisbury" w:date="2024-02-21T21:19:00Z">
        <w:r>
          <w:t>petitioner’s net disposable monthly income has increased by $</w:t>
        </w:r>
        <w:r w:rsidRPr="00A36018">
          <w:rPr>
            <w:i/>
            <w:iCs/>
            <w:rPrChange w:id="436" w:author="Debra M. Salisbury" w:date="2024-02-21T21:20:00Z">
              <w:rPr>
                <w:iCs/>
              </w:rPr>
            </w:rPrChange>
          </w:rPr>
          <w:t>[amount]</w:t>
        </w:r>
        <w:r>
          <w:t>.</w:t>
        </w:r>
      </w:ins>
    </w:p>
    <w:p w14:paraId="07ECF27E" w14:textId="77777777" w:rsidR="00A36018" w:rsidRDefault="00A36018" w:rsidP="00A36018">
      <w:pPr>
        <w:numPr>
          <w:ilvl w:val="0"/>
          <w:numId w:val="2"/>
        </w:numPr>
        <w:rPr>
          <w:ins w:id="437" w:author="Debra M. Salisbury" w:date="2024-02-21T21:22:00Z"/>
        </w:rPr>
      </w:pPr>
      <w:ins w:id="438" w:author="Debra M. Salisbury" w:date="2024-02-21T21:19:00Z">
        <w:r>
          <w:t>The re</w:t>
        </w:r>
      </w:ins>
      <w:ins w:id="439" w:author="Debra M. Salisbury" w:date="2024-02-21T21:20:00Z">
        <w:r>
          <w:t xml:space="preserve">spondent’s net disposable monthly income has </w:t>
        </w:r>
      </w:ins>
      <w:ins w:id="440" w:author="Debra M. Salisbury" w:date="2024-02-21T21:21:00Z">
        <w:r>
          <w:t xml:space="preserve">involuntarily </w:t>
        </w:r>
      </w:ins>
      <w:ins w:id="441" w:author="Debra M. Salisbury" w:date="2024-02-21T21:20:00Z">
        <w:r>
          <w:t>decreased by</w:t>
        </w:r>
      </w:ins>
    </w:p>
    <w:p w14:paraId="281F73F0" w14:textId="77777777" w:rsidR="00A36018" w:rsidRPr="00A36018" w:rsidRDefault="00A36018" w:rsidP="00A36018">
      <w:pPr>
        <w:rPr>
          <w:ins w:id="442" w:author="Debra M. Salisbury" w:date="2024-02-21T20:59:00Z"/>
        </w:rPr>
        <w:pPrChange w:id="443" w:author="Debra M. Salisbury" w:date="2024-02-21T21:22:00Z">
          <w:pPr>
            <w:pStyle w:val="pxformp"/>
          </w:pPr>
        </w:pPrChange>
      </w:pPr>
      <w:ins w:id="444" w:author="Debra M. Salisbury" w:date="2024-02-21T21:20:00Z">
        <w:r>
          <w:t xml:space="preserve"> $</w:t>
        </w:r>
        <w:r w:rsidRPr="00A36018">
          <w:rPr>
            <w:i/>
            <w:iCs/>
            <w:rPrChange w:id="445" w:author="Debra M. Salisbury" w:date="2024-02-21T21:20:00Z">
              <w:rPr>
                <w:iCs/>
              </w:rPr>
            </w:rPrChange>
          </w:rPr>
          <w:t>[amount]</w:t>
        </w:r>
        <w:r>
          <w:rPr>
            <w:i/>
            <w:iCs/>
          </w:rPr>
          <w:t>.</w:t>
        </w:r>
      </w:ins>
    </w:p>
    <w:p w14:paraId="59AF7F73" w14:textId="77777777" w:rsidR="00A513AD" w:rsidRPr="00A513AD" w:rsidRDefault="00A513AD" w:rsidP="00A513AD">
      <w:pPr>
        <w:pPrChange w:id="446" w:author="Debra M. Salisbury" w:date="2024-02-21T20:59:00Z">
          <w:pPr>
            <w:pStyle w:val="pxformp"/>
          </w:pPr>
        </w:pPrChange>
      </w:pPr>
    </w:p>
    <w:p w14:paraId="3CB940A2"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p.ct.id="3d29be30775711ee8e1ba9ecff0bf883|25|10:25"</w:instrText>
      </w:r>
      <w:r>
        <w:fldChar w:fldCharType="end"/>
      </w:r>
      <w:r>
        <w:t>IT IS ADJUDGED that:</w:t>
      </w:r>
    </w:p>
    <w:p w14:paraId="29F1693C" w14:textId="77777777" w:rsidR="00FD3105" w:rsidRDefault="00FD3105">
      <w:pPr>
        <w:pStyle w:val="pxformfl"/>
        <w:ind w:left="500"/>
      </w:pPr>
      <w:r>
        <w:t xml:space="preserve"> </w:t>
      </w:r>
    </w:p>
    <w:p w14:paraId="2D5EE93B"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1. </w:t>
      </w:r>
    </w:p>
    <w:p w14:paraId="2D264C62"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p.ct.id="3d29be30775711ee8e1ba9ecff0bf883|25|10:25"</w:instrText>
      </w:r>
      <w:r>
        <w:fldChar w:fldCharType="end"/>
      </w:r>
      <w:r>
        <w:t xml:space="preserve">The final judgment entered in this action on </w:t>
      </w:r>
      <w:r>
        <w:rPr>
          <w:rStyle w:val="pxfinstr"/>
          <w:i/>
          <w:iCs/>
        </w:rPr>
        <w:t>[date of judgment]</w:t>
      </w:r>
      <w:r>
        <w:t xml:space="preserve"> and recorded in Official Records Book </w:t>
      </w:r>
      <w:r>
        <w:rPr>
          <w:rStyle w:val="pxfinstr"/>
          <w:i/>
          <w:iCs/>
        </w:rPr>
        <w:t>[number of record]</w:t>
      </w:r>
      <w:r>
        <w:t xml:space="preserve"> at page </w:t>
      </w:r>
      <w:r>
        <w:rPr>
          <w:rStyle w:val="pxfinstr"/>
          <w:i/>
          <w:iCs/>
        </w:rPr>
        <w:t>[number of page]</w:t>
      </w:r>
      <w:r>
        <w:t xml:space="preserve"> of the public records of </w:t>
      </w:r>
      <w:r>
        <w:rPr>
          <w:rStyle w:val="pxfinstr"/>
          <w:i/>
          <w:iCs/>
        </w:rPr>
        <w:t>[name of county]</w:t>
      </w:r>
      <w:r>
        <w:t>, Florida is modified by changing:</w:t>
      </w:r>
    </w:p>
    <w:p w14:paraId="314D1E2C" w14:textId="77777777" w:rsidR="00FD3105" w:rsidRDefault="00FD3105">
      <w:pPr>
        <w:pStyle w:val="pxformfl"/>
        <w:ind w:left="500"/>
      </w:pPr>
      <w:r>
        <w:t xml:space="preserve"> </w:t>
      </w:r>
    </w:p>
    <w:p w14:paraId="768B5E44" w14:textId="77777777" w:rsidR="00FD3105" w:rsidRDefault="00FD3105">
      <w:pPr>
        <w:pStyle w:val="pxformfin"/>
      </w:pPr>
      <w:r>
        <w:rPr>
          <w:color w:val="FF0000"/>
          <w:sz w:val="20"/>
          <w:szCs w:val="20"/>
          <w:vertAlign w:val="superscript"/>
        </w:rPr>
        <w:t>►</w:t>
      </w:r>
      <w:r>
        <w:fldChar w:fldCharType="begin"/>
      </w:r>
      <w:r>
        <w:instrText>fi.lvl="2"</w:instrText>
      </w:r>
      <w:r>
        <w:fldChar w:fldCharType="end"/>
      </w:r>
      <w:r>
        <w:t xml:space="preserve">(a). </w:t>
      </w:r>
    </w:p>
    <w:p w14:paraId="5BAC4033"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p.ct.id="3d29be30775711ee8e1ba9ecff0bf883|25|10:25"</w:instrText>
      </w:r>
      <w:r>
        <w:fldChar w:fldCharType="end"/>
      </w:r>
      <w:r>
        <w:t xml:space="preserve">The amount of </w:t>
      </w:r>
      <w:ins w:id="447" w:author="Debra M. Salisbury" w:date="2024-02-21T21:28:00Z">
        <w:r w:rsidR="00A676EF">
          <w:t xml:space="preserve">child support </w:t>
        </w:r>
      </w:ins>
      <w:del w:id="448" w:author="Debra M. Salisbury" w:date="2024-02-21T21:28:00Z">
        <w:r w:rsidDel="00A676EF">
          <w:delText xml:space="preserve">alimony </w:delText>
        </w:r>
      </w:del>
      <w:r>
        <w:t xml:space="preserve">in paragraph </w:t>
      </w:r>
      <w:ins w:id="449" w:author="Debra M. Salisbury" w:date="2024-02-21T21:30:00Z">
        <w:r w:rsidR="00A676EF">
          <w:t>5</w:t>
        </w:r>
      </w:ins>
      <w:del w:id="450" w:author="Debra M. Salisbury" w:date="2024-02-21T21:30:00Z">
        <w:r w:rsidDel="00A676EF">
          <w:delText>6</w:delText>
        </w:r>
      </w:del>
      <w:ins w:id="451" w:author="Debra M. Salisbury" w:date="2024-02-21T21:24:00Z">
        <w:r w:rsidR="00A36018">
          <w:t xml:space="preserve"> of the Final Judgment of Dissolution of Marriage</w:t>
        </w:r>
      </w:ins>
      <w:r>
        <w:t xml:space="preserve"> </w:t>
      </w:r>
      <w:ins w:id="452" w:author="Debra M. Salisbury" w:date="2024-02-21T21:23:00Z">
        <w:r w:rsidR="00A36018">
          <w:t xml:space="preserve">is decreased </w:t>
        </w:r>
      </w:ins>
      <w:r>
        <w:t>from $</w:t>
      </w:r>
      <w:r>
        <w:rPr>
          <w:rStyle w:val="pxfinstr"/>
          <w:i/>
          <w:iCs/>
        </w:rPr>
        <w:t>[dollar amount of alimony]</w:t>
      </w:r>
      <w:r>
        <w:t xml:space="preserve"> a month to $</w:t>
      </w:r>
      <w:r>
        <w:rPr>
          <w:rStyle w:val="pxfinstr"/>
          <w:i/>
          <w:iCs/>
        </w:rPr>
        <w:t>[dollar amount of new alimony]</w:t>
      </w:r>
      <w:r>
        <w:t xml:space="preserve"> a month effective </w:t>
      </w:r>
      <w:r>
        <w:rPr>
          <w:rStyle w:val="pxfinstr"/>
          <w:i/>
          <w:iCs/>
        </w:rPr>
        <w:t>[date of effectivity]</w:t>
      </w:r>
      <w:r>
        <w:t>.</w:t>
      </w:r>
      <w:ins w:id="453" w:author="Debra M. Salisbury" w:date="2024-04-27T22:01:00Z">
        <w:r w:rsidR="00363653">
          <w:t xml:space="preserve"> </w:t>
        </w:r>
      </w:ins>
      <w:ins w:id="454" w:author="Debra M. Salisbury" w:date="2024-04-27T22:02:00Z">
        <w:r w:rsidR="00363653">
          <w:t xml:space="preserve">The </w:t>
        </w:r>
      </w:ins>
      <w:ins w:id="455" w:author="Debra M. Salisbury" w:date="2024-04-27T22:01:00Z">
        <w:r w:rsidR="00363653">
          <w:t>Child</w:t>
        </w:r>
      </w:ins>
      <w:ins w:id="456" w:author="Debra M. Salisbury" w:date="2024-04-27T22:02:00Z">
        <w:r w:rsidR="00363653">
          <w:t xml:space="preserve"> Support Worksheet is attached.</w:t>
        </w:r>
      </w:ins>
    </w:p>
    <w:p w14:paraId="7A27DB23" w14:textId="77777777" w:rsidR="00FD3105" w:rsidRDefault="00FD3105">
      <w:pPr>
        <w:pStyle w:val="pxformfin"/>
      </w:pPr>
      <w:r>
        <w:rPr>
          <w:color w:val="FF0000"/>
          <w:sz w:val="20"/>
          <w:szCs w:val="20"/>
          <w:vertAlign w:val="superscript"/>
        </w:rPr>
        <w:t>►</w:t>
      </w:r>
      <w:r>
        <w:fldChar w:fldCharType="begin"/>
      </w:r>
      <w:r>
        <w:instrText>fi.lvl="2"</w:instrText>
      </w:r>
      <w:r>
        <w:fldChar w:fldCharType="end"/>
      </w:r>
      <w:r>
        <w:t xml:space="preserve">(b). </w:t>
      </w:r>
    </w:p>
    <w:p w14:paraId="660EBC28"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p.ct.id="3d29be30775711ee8e1ba9ecff0bf883|25|10:25"</w:instrText>
      </w:r>
      <w:r>
        <w:fldChar w:fldCharType="end"/>
      </w:r>
      <w:r>
        <w:t xml:space="preserve">The petitioner, </w:t>
      </w:r>
      <w:r>
        <w:rPr>
          <w:rStyle w:val="pxfinstr"/>
          <w:i/>
          <w:iCs/>
        </w:rPr>
        <w:t xml:space="preserve">[NAME OF </w:t>
      </w:r>
      <w:ins w:id="457" w:author="Debra M. Salisbury" w:date="2024-05-05T12:07:00Z">
        <w:r w:rsidR="00030D9D">
          <w:rPr>
            <w:rStyle w:val="pxfinstr"/>
            <w:i/>
            <w:iCs/>
          </w:rPr>
          <w:t xml:space="preserve">FORMER </w:t>
        </w:r>
      </w:ins>
      <w:r>
        <w:rPr>
          <w:rStyle w:val="pxfinstr"/>
          <w:i/>
          <w:iCs/>
        </w:rPr>
        <w:t>SPOUSE 1]</w:t>
      </w:r>
      <w:r>
        <w:t xml:space="preserve">, is granted sole parental responsibility of the minor child </w:t>
      </w:r>
      <w:r>
        <w:rPr>
          <w:rStyle w:val="pxfinstr"/>
          <w:i/>
          <w:iCs/>
        </w:rPr>
        <w:t>[name of child]</w:t>
      </w:r>
      <w:r>
        <w:t xml:space="preserve">, born on </w:t>
      </w:r>
      <w:r>
        <w:rPr>
          <w:rStyle w:val="pxfinstr"/>
          <w:i/>
          <w:iCs/>
        </w:rPr>
        <w:t>[date of birth]</w:t>
      </w:r>
      <w:r>
        <w:t xml:space="preserve"> since shared parental responsibility would be detrimental to the child. The respondent's, </w:t>
      </w:r>
      <w:r>
        <w:rPr>
          <w:rStyle w:val="pxfinstr"/>
          <w:i/>
          <w:iCs/>
        </w:rPr>
        <w:t xml:space="preserve">[NAME OF </w:t>
      </w:r>
      <w:ins w:id="458" w:author="Debra M. Salisbury" w:date="2024-05-05T12:07:00Z">
        <w:r w:rsidR="00030D9D">
          <w:rPr>
            <w:rStyle w:val="pxfinstr"/>
            <w:i/>
            <w:iCs/>
          </w:rPr>
          <w:t xml:space="preserve">FORMER </w:t>
        </w:r>
      </w:ins>
      <w:r>
        <w:rPr>
          <w:rStyle w:val="pxfinstr"/>
          <w:i/>
          <w:iCs/>
        </w:rPr>
        <w:t>SPOUSE 2]</w:t>
      </w:r>
      <w:r>
        <w:t xml:space="preserve">, supervised visitation shall be pursuant to the </w:t>
      </w:r>
      <w:ins w:id="459" w:author="Debra M. Salisbury" w:date="2024-04-27T22:02:00Z">
        <w:r w:rsidR="00363653">
          <w:t>S</w:t>
        </w:r>
      </w:ins>
      <w:del w:id="460" w:author="Debra M. Salisbury" w:date="2024-04-27T22:02:00Z">
        <w:r w:rsidDel="00363653">
          <w:delText>s</w:delText>
        </w:r>
      </w:del>
      <w:r>
        <w:t xml:space="preserve">afety </w:t>
      </w:r>
      <w:ins w:id="461" w:author="Debra M. Salisbury" w:date="2024-04-27T22:02:00Z">
        <w:r w:rsidR="00363653">
          <w:t>F</w:t>
        </w:r>
      </w:ins>
      <w:del w:id="462" w:author="Debra M. Salisbury" w:date="2024-04-27T22:02:00Z">
        <w:r w:rsidDel="00363653">
          <w:delText>f</w:delText>
        </w:r>
      </w:del>
      <w:r>
        <w:t xml:space="preserve">ocused </w:t>
      </w:r>
      <w:ins w:id="463" w:author="Debra M. Salisbury" w:date="2024-04-27T22:02:00Z">
        <w:r w:rsidR="00363653">
          <w:t>P</w:t>
        </w:r>
      </w:ins>
      <w:del w:id="464" w:author="Debra M. Salisbury" w:date="2024-04-27T22:02:00Z">
        <w:r w:rsidDel="00363653">
          <w:delText>p</w:delText>
        </w:r>
      </w:del>
      <w:r>
        <w:t xml:space="preserve">arenting </w:t>
      </w:r>
      <w:ins w:id="465" w:author="Debra M. Salisbury" w:date="2024-04-27T22:02:00Z">
        <w:r w:rsidR="00363653">
          <w:t>P</w:t>
        </w:r>
      </w:ins>
      <w:del w:id="466" w:author="Debra M. Salisbury" w:date="2024-04-27T22:02:00Z">
        <w:r w:rsidDel="00363653">
          <w:delText>p</w:delText>
        </w:r>
      </w:del>
      <w:r>
        <w:t xml:space="preserve">lan </w:t>
      </w:r>
      <w:ins w:id="467" w:author="Debra M. Salisbury" w:date="2024-04-27T21:59:00Z">
        <w:r w:rsidR="00D00DB0">
          <w:t xml:space="preserve">which is </w:t>
        </w:r>
      </w:ins>
      <w:r>
        <w:t>attached</w:t>
      </w:r>
      <w:ins w:id="468" w:author="Debra M. Salisbury" w:date="2024-04-27T21:59:00Z">
        <w:r w:rsidR="00D00DB0">
          <w:t xml:space="preserve"> and incorporated herein b</w:t>
        </w:r>
      </w:ins>
      <w:ins w:id="469" w:author="Debra M. Salisbury" w:date="2024-04-27T22:00:00Z">
        <w:r w:rsidR="00D00DB0">
          <w:t>y reference</w:t>
        </w:r>
      </w:ins>
      <w:del w:id="470" w:author="Debra M. Salisbury" w:date="2024-04-27T21:59:00Z">
        <w:r w:rsidDel="00D00DB0">
          <w:delText xml:space="preserve"> hereto</w:delText>
        </w:r>
      </w:del>
      <w:r>
        <w:t>.</w:t>
      </w:r>
    </w:p>
    <w:p w14:paraId="5E5540D7" w14:textId="77777777" w:rsidR="00FD3105" w:rsidRDefault="00FD3105">
      <w:pPr>
        <w:pStyle w:val="pxformfin"/>
      </w:pPr>
      <w:r>
        <w:rPr>
          <w:color w:val="FF0000"/>
          <w:sz w:val="20"/>
          <w:szCs w:val="20"/>
          <w:vertAlign w:val="superscript"/>
        </w:rPr>
        <w:t>►</w:t>
      </w:r>
      <w:r>
        <w:fldChar w:fldCharType="begin"/>
      </w:r>
      <w:r>
        <w:instrText>fi.lvl="2"</w:instrText>
      </w:r>
      <w:r>
        <w:fldChar w:fldCharType="end"/>
      </w:r>
      <w:r>
        <w:t xml:space="preserve">(c). </w:t>
      </w:r>
    </w:p>
    <w:p w14:paraId="07A5710B"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p.ct.id="3d29be30775711ee8e1ba9ecff0bf883|25|10:25"</w:instrText>
      </w:r>
      <w:r>
        <w:fldChar w:fldCharType="end"/>
      </w:r>
      <w:r>
        <w:t xml:space="preserve">The child support provided in paragraph </w:t>
      </w:r>
      <w:ins w:id="471" w:author="Debra M. Salisbury" w:date="2024-02-21T21:30:00Z">
        <w:r w:rsidR="00A676EF">
          <w:t>5</w:t>
        </w:r>
      </w:ins>
      <w:del w:id="472" w:author="Debra M. Salisbury" w:date="2024-02-21T21:29:00Z">
        <w:r w:rsidDel="00A676EF">
          <w:delText>8</w:delText>
        </w:r>
      </w:del>
      <w:r>
        <w:t xml:space="preserve"> is suspended until the further order of the court</w:t>
      </w:r>
      <w:ins w:id="473" w:author="Debra M. Salisbury" w:date="2024-02-21T21:33:00Z">
        <w:r w:rsidR="00A676EF">
          <w:t xml:space="preserve"> </w:t>
        </w:r>
      </w:ins>
      <w:ins w:id="474" w:author="Debra M. Salisbury" w:date="2024-04-27T22:00:00Z">
        <w:r w:rsidR="00D00DB0">
          <w:t>per</w:t>
        </w:r>
      </w:ins>
      <w:ins w:id="475" w:author="Debra M. Salisbury" w:date="2024-02-21T21:33:00Z">
        <w:r w:rsidR="00A676EF">
          <w:t xml:space="preserve"> the agreement of the parties to allow the respondent to have sufficient funds to pay for the supervision of his time sharing with the minor child</w:t>
        </w:r>
      </w:ins>
      <w:r>
        <w:t>.</w:t>
      </w:r>
    </w:p>
    <w:p w14:paraId="70EE6CEA"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2. </w:t>
      </w:r>
    </w:p>
    <w:p w14:paraId="05D53683"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p.ct.id="3d29be30775711ee8e1ba9ecff0bf883|25|10:25"</w:instrText>
      </w:r>
      <w:r>
        <w:fldChar w:fldCharType="end"/>
      </w:r>
      <w:del w:id="476" w:author="Debra M. Salisbury" w:date="2024-05-05T12:08:00Z">
        <w:r w:rsidDel="00030D9D">
          <w:delText>Otherwis</w:delText>
        </w:r>
      </w:del>
      <w:ins w:id="477" w:author="Debra M. Salisbury" w:date="2024-05-05T12:08:00Z">
        <w:r w:rsidR="00030D9D">
          <w:t xml:space="preserve">All other terms of </w:t>
        </w:r>
      </w:ins>
      <w:del w:id="478" w:author="Debra M. Salisbury" w:date="2024-05-05T12:08:00Z">
        <w:r w:rsidDel="00030D9D">
          <w:delText xml:space="preserve">e, </w:delText>
        </w:r>
      </w:del>
      <w:r>
        <w:t xml:space="preserve">the final judgment </w:t>
      </w:r>
      <w:ins w:id="479" w:author="Debra M. Salisbury" w:date="2024-05-05T12:09:00Z">
        <w:r w:rsidR="00030D9D">
          <w:t xml:space="preserve">not inconsistent with the modifications herein shall </w:t>
        </w:r>
      </w:ins>
      <w:r>
        <w:t>remain</w:t>
      </w:r>
      <w:del w:id="480" w:author="Debra M. Salisbury" w:date="2024-05-05T12:09:00Z">
        <w:r w:rsidDel="00030D9D">
          <w:delText>s</w:delText>
        </w:r>
      </w:del>
      <w:r>
        <w:t xml:space="preserve"> in force.</w:t>
      </w:r>
    </w:p>
    <w:p w14:paraId="5F98E979"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3. </w:t>
      </w:r>
    </w:p>
    <w:p w14:paraId="0841B568"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p.ct.id="3d29be30775711ee8e1ba9ecff0bf883|25|10:25"</w:instrText>
      </w:r>
      <w:r>
        <w:fldChar w:fldCharType="end"/>
      </w:r>
      <w:r>
        <w:t>Jurisdiction is reserved to award attorney fees and costs.</w:t>
      </w:r>
    </w:p>
    <w:p w14:paraId="5BD90037"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p.ct.id="3d29be30775711ee8e1ba9ecff0bf883|25|10:25"</w:instrText>
      </w:r>
      <w:r>
        <w:fldChar w:fldCharType="end"/>
      </w:r>
      <w:r>
        <w:t xml:space="preserve">ORDERED at </w:t>
      </w:r>
      <w:r>
        <w:rPr>
          <w:rStyle w:val="pxfinstr"/>
          <w:i/>
          <w:iCs/>
        </w:rPr>
        <w:t>[name of city]</w:t>
      </w:r>
      <w:r>
        <w:t xml:space="preserve">, Florida on </w:t>
      </w:r>
      <w:r>
        <w:rPr>
          <w:rStyle w:val="pxfinstr"/>
          <w:i/>
          <w:iCs/>
        </w:rPr>
        <w:t>[date of order]</w:t>
      </w:r>
      <w:r>
        <w:t>.</w:t>
      </w:r>
    </w:p>
    <w:p w14:paraId="2EEA28FB" w14:textId="77777777" w:rsidR="00FD3105" w:rsidRDefault="00FD3105">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6832E758" w14:textId="77777777" w:rsidR="00FD3105" w:rsidRDefault="00FD3105">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judge]</w:t>
      </w:r>
    </w:p>
    <w:p w14:paraId="03E203B9"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judge]</w:t>
      </w:r>
    </w:p>
    <w:p w14:paraId="10B58123" w14:textId="77777777" w:rsidR="00FD3105" w:rsidRDefault="00FD3105">
      <w:pPr>
        <w:pStyle w:val="pxformfsigtbl"/>
        <w:ind w:left="500"/>
      </w:pPr>
      <w:r>
        <w:t xml:space="preserve"> </w:t>
      </w:r>
      <w:r>
        <w:rPr>
          <w:color w:val="FF0000"/>
          <w:sz w:val="20"/>
          <w:szCs w:val="20"/>
          <w:vertAlign w:val="superscript"/>
        </w:rPr>
        <w:t>►</w:t>
      </w:r>
      <w:r>
        <w:fldChar w:fldCharType="begin"/>
      </w:r>
      <w:r>
        <w:instrText>tbl.ident="I0375TT"</w:instrText>
      </w:r>
      <w:r>
        <w:fldChar w:fldCharType="end"/>
      </w:r>
      <w:r>
        <w:fldChar w:fldCharType="begin"/>
      </w:r>
      <w:r>
        <w:instrText>tbl.uuid="I01JILO"</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1E27E6A5"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7BC813FE"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tgroup.cols="2"</w:instrText>
      </w:r>
      <w:r>
        <w:fldChar w:fldCharType="end"/>
      </w:r>
    </w:p>
    <w:p w14:paraId="45B3DF20"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colspec.colwidth="17*"</w:instrText>
      </w:r>
      <w:r>
        <w:fldChar w:fldCharType="end"/>
      </w:r>
    </w:p>
    <w:p w14:paraId="20839F2D"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colspec.colwidth="111*"</w:instrText>
      </w:r>
      <w:r>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D3105" w14:paraId="297AA4DC" w14:textId="77777777">
        <w:tblPrEx>
          <w:tblCellMar>
            <w:top w:w="0" w:type="dxa"/>
            <w:left w:w="0" w:type="dxa"/>
            <w:bottom w:w="0" w:type="dxa"/>
            <w:right w:w="0" w:type="dxa"/>
          </w:tblCellMar>
        </w:tblPrEx>
        <w:tc>
          <w:tcPr>
            <w:tcW w:w="4320" w:type="dxa"/>
            <w:tcBorders>
              <w:top w:val="nil"/>
              <w:left w:val="nil"/>
              <w:bottom w:val="nil"/>
              <w:right w:val="nil"/>
            </w:tcBorders>
          </w:tcPr>
          <w:p w14:paraId="747E3EF0"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Copies to:</w:t>
            </w:r>
          </w:p>
        </w:tc>
        <w:tc>
          <w:tcPr>
            <w:tcW w:w="4320" w:type="dxa"/>
            <w:tcBorders>
              <w:top w:val="nil"/>
              <w:left w:val="nil"/>
              <w:bottom w:val="nil"/>
              <w:right w:val="nil"/>
            </w:tcBorders>
          </w:tcPr>
          <w:p w14:paraId="2A4162DE"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r w:rsidR="00FD3105" w14:paraId="10A168EC" w14:textId="77777777">
        <w:tblPrEx>
          <w:tblCellMar>
            <w:top w:w="0" w:type="dxa"/>
            <w:left w:w="0" w:type="dxa"/>
            <w:bottom w:w="0" w:type="dxa"/>
            <w:right w:w="0" w:type="dxa"/>
          </w:tblCellMar>
        </w:tblPrEx>
        <w:tc>
          <w:tcPr>
            <w:tcW w:w="4320" w:type="dxa"/>
            <w:tcBorders>
              <w:top w:val="nil"/>
              <w:left w:val="nil"/>
              <w:bottom w:val="nil"/>
              <w:right w:val="nil"/>
            </w:tcBorders>
          </w:tcPr>
          <w:p w14:paraId="611346F7"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4320" w:type="dxa"/>
            <w:tcBorders>
              <w:top w:val="nil"/>
              <w:left w:val="nil"/>
              <w:bottom w:val="nil"/>
              <w:right w:val="nil"/>
            </w:tcBorders>
          </w:tcPr>
          <w:p w14:paraId="3B9650AA"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bl>
    <w:p w14:paraId="1B42CD13" w14:textId="77777777" w:rsidR="00FD3105" w:rsidRDefault="00FD3105">
      <w:pPr>
        <w:pStyle w:val="pxtbody"/>
      </w:pPr>
    </w:p>
    <w:p w14:paraId="6CC2133D" w14:textId="77777777" w:rsidR="00FD3105" w:rsidRDefault="00FD3105"/>
    <w:p w14:paraId="6C68F3FC" w14:textId="77777777" w:rsidR="00FD3105" w:rsidRDefault="00FD3105">
      <w:pPr>
        <w:pStyle w:val="pxcomnt"/>
      </w:pPr>
    </w:p>
    <w:p w14:paraId="1164E8E3" w14:textId="77777777" w:rsidR="00FD3105" w:rsidRDefault="00FD3105">
      <w:pPr>
        <w:pStyle w:val="pxhac"/>
        <w:spacing w:before="180"/>
        <w:jc w:val="center"/>
      </w:pPr>
      <w:r>
        <w:rPr>
          <w:rStyle w:val="pxb"/>
          <w:b/>
          <w:bCs/>
        </w:rPr>
        <w:t>Author's Comment</w:t>
      </w:r>
    </w:p>
    <w:p w14:paraId="6746F3F3"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p.ct.id="3d29be30775711ee8e1ba9ecff0bf883|25|10:25"</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st.ref.id="I02TFXK"</w:instrText>
      </w:r>
      <w:r>
        <w:rPr>
          <w:rStyle w:val="pxst"/>
        </w:rPr>
        <w:fldChar w:fldCharType="end"/>
      </w:r>
      <w:r>
        <w:rPr>
          <w:rStyle w:val="pxst"/>
          <w:vanish/>
        </w:rPr>
        <w:t>&amp;s;</w:t>
      </w:r>
      <w:r>
        <w:rPr>
          <w:rStyle w:val="pxvis"/>
          <w:rFonts w:ascii="Times NewRoman" w:hAnsi="Times NewRoman"/>
          <w:b w:val="0"/>
          <w:sz w:val="24"/>
        </w:rPr>
        <w:t>§</w:t>
      </w:r>
      <w:r>
        <w:rPr>
          <w:rStyle w:val="pxst"/>
        </w:rPr>
        <w:t>61.14, Fla. Stat.</w:t>
      </w:r>
      <w:r>
        <w:t xml:space="preserve">; </w:t>
      </w:r>
      <w:r>
        <w:rPr>
          <w:rStyle w:val="pxst"/>
          <w:color w:val="FF0000"/>
          <w:sz w:val="20"/>
          <w:szCs w:val="20"/>
          <w:vertAlign w:val="superscript"/>
        </w:rPr>
        <w:t>►</w:t>
      </w:r>
      <w:r>
        <w:rPr>
          <w:rStyle w:val="pxst"/>
        </w:rPr>
        <w:fldChar w:fldCharType="begin"/>
      </w:r>
      <w:r>
        <w:rPr>
          <w:rStyle w:val="pxst"/>
        </w:rPr>
        <w:instrText>st.ref.id="I02W92G"</w:instrText>
      </w:r>
      <w:r>
        <w:rPr>
          <w:rStyle w:val="pxst"/>
        </w:rPr>
        <w:fldChar w:fldCharType="end"/>
      </w:r>
      <w:r>
        <w:rPr>
          <w:rStyle w:val="pxst"/>
          <w:vanish/>
        </w:rPr>
        <w:t>&amp;s;</w:t>
      </w:r>
      <w:r>
        <w:rPr>
          <w:rStyle w:val="pxvis"/>
          <w:rFonts w:ascii="Times NewRoman" w:hAnsi="Times NewRoman"/>
          <w:b w:val="0"/>
          <w:sz w:val="24"/>
        </w:rPr>
        <w:t>§</w:t>
      </w:r>
      <w:r>
        <w:rPr>
          <w:rStyle w:val="pxst"/>
        </w:rPr>
        <w:t>61.13(3), Fla. Stat.</w:t>
      </w:r>
      <w:r>
        <w:t xml:space="preserve">; </w:t>
      </w:r>
      <w:r>
        <w:rPr>
          <w:rStyle w:val="pxst"/>
          <w:color w:val="FF0000"/>
          <w:sz w:val="20"/>
          <w:szCs w:val="20"/>
          <w:vertAlign w:val="superscript"/>
        </w:rPr>
        <w:t>►</w:t>
      </w:r>
      <w:r>
        <w:rPr>
          <w:rStyle w:val="pxst"/>
        </w:rPr>
        <w:fldChar w:fldCharType="begin"/>
      </w:r>
      <w:r>
        <w:rPr>
          <w:rStyle w:val="pxst"/>
        </w:rPr>
        <w:instrText>st.ref.id="I04ACM0"</w:instrText>
      </w:r>
      <w:r>
        <w:rPr>
          <w:rStyle w:val="pxst"/>
        </w:rPr>
        <w:fldChar w:fldCharType="end"/>
      </w:r>
      <w:r>
        <w:rPr>
          <w:rStyle w:val="pxst"/>
        </w:rPr>
        <w:t>Fla. Fam. L. R. P. Forms 12.993(a) to (c)</w:t>
      </w:r>
      <w:r>
        <w:t>.</w:t>
      </w:r>
      <w:r>
        <w:rPr>
          <w:rStyle w:val="pxcc"/>
          <w:color w:val="FF0000"/>
          <w:sz w:val="20"/>
          <w:szCs w:val="20"/>
          <w:vertAlign w:val="superscript"/>
        </w:rPr>
        <w:t>►</w:t>
      </w:r>
      <w:r>
        <w:rPr>
          <w:rStyle w:val="pxcc"/>
        </w:rPr>
        <w:fldChar w:fldCharType="begin"/>
      </w:r>
      <w:r>
        <w:rPr>
          <w:rStyle w:val="pxcc"/>
        </w:rPr>
        <w:instrText>cc.ref.id="I036OWK"</w:instrText>
      </w:r>
      <w:r>
        <w:rPr>
          <w:rStyle w:val="pxcc"/>
        </w:rPr>
        <w:fldChar w:fldCharType="end"/>
      </w:r>
      <w:r>
        <w:rPr>
          <w:rStyle w:val="pxcc"/>
        </w:rPr>
        <w:t xml:space="preserve"> Holland v. Holland, 458 So. 2d 81 (Fla. 5th DCA 1984)</w:t>
      </w:r>
      <w:r>
        <w:t xml:space="preserve">. See </w:t>
      </w:r>
      <w:r>
        <w:rPr>
          <w:rStyle w:val="pxx"/>
          <w:color w:val="FF0000"/>
          <w:sz w:val="20"/>
          <w:szCs w:val="20"/>
          <w:vertAlign w:val="superscript"/>
        </w:rPr>
        <w:t>►</w:t>
      </w:r>
      <w:r>
        <w:rPr>
          <w:rStyle w:val="pxx"/>
        </w:rPr>
        <w:fldChar w:fldCharType="begin"/>
      </w:r>
      <w:r>
        <w:rPr>
          <w:rStyle w:val="pxx"/>
        </w:rPr>
        <w:instrText>x.ref.id="I046HSL"</w:instrText>
      </w:r>
      <w:r>
        <w:rPr>
          <w:rStyle w:val="pxx"/>
        </w:rPr>
        <w:fldChar w:fldCharType="end"/>
      </w:r>
      <w:r>
        <w:rPr>
          <w:rStyle w:val="pxx"/>
          <w:vanish/>
        </w:rPr>
        <w:t>&amp;s;</w:t>
      </w:r>
      <w:r>
        <w:rPr>
          <w:rStyle w:val="pxvis"/>
          <w:rFonts w:ascii="Times NewRoman" w:hAnsi="Times NewRoman"/>
          <w:b w:val="0"/>
          <w:sz w:val="24"/>
        </w:rPr>
        <w:t>§</w:t>
      </w:r>
      <w:r>
        <w:rPr>
          <w:rStyle w:val="pxx"/>
        </w:rPr>
        <w:t>10:65</w:t>
      </w:r>
      <w:r>
        <w:t xml:space="preserve"> for the income deduction order required when alimony or child support is awarded.</w:t>
      </w:r>
    </w:p>
    <w:p w14:paraId="2809A6EB" w14:textId="77777777" w:rsidR="00FD3105" w:rsidRDefault="00FD3105">
      <w:pPr>
        <w:pStyle w:val="pxs"/>
        <w:spacing w:before="180"/>
        <w:rPr>
          <w:sz w:val="27"/>
          <w:szCs w:val="27"/>
        </w:rPr>
      </w:pPr>
      <w:r>
        <w:rPr>
          <w:sz w:val="27"/>
          <w:szCs w:val="27"/>
        </w:rPr>
        <w:t>10:26. Judgment</w:t>
      </w:r>
      <w:r>
        <w:rPr>
          <w:rStyle w:val="pxsep"/>
        </w:rPr>
        <w:t xml:space="preserve">-- </w:t>
      </w:r>
      <w:r>
        <w:rPr>
          <w:sz w:val="27"/>
          <w:szCs w:val="27"/>
        </w:rPr>
        <w:t>Dissolution of marriage, separation agreement</w:t>
      </w:r>
    </w:p>
    <w:p w14:paraId="15553F98" w14:textId="77777777" w:rsidR="00FD3105" w:rsidRDefault="00FD3105">
      <w:pPr>
        <w:pStyle w:val="pxov"/>
        <w:rPr>
          <w:vanish/>
        </w:rPr>
      </w:pPr>
      <w:r>
        <w:rPr>
          <w:vanish/>
        </w:rPr>
        <w:t>FMS</w:t>
      </w:r>
    </w:p>
    <w:p w14:paraId="027562DE" w14:textId="77777777" w:rsidR="00FD3105" w:rsidRDefault="00FD3105">
      <w:pPr>
        <w:pStyle w:val="pxov"/>
        <w:rPr>
          <w:vanish/>
        </w:rPr>
      </w:pPr>
      <w:r>
        <w:rPr>
          <w:vanish/>
        </w:rPr>
        <w:t>FAM</w:t>
      </w:r>
    </w:p>
    <w:p w14:paraId="6C5E9E69" w14:textId="77777777" w:rsidR="00FD3105" w:rsidRDefault="00FD3105">
      <w:pPr>
        <w:pStyle w:val="pxov"/>
        <w:rPr>
          <w:vanish/>
        </w:rPr>
      </w:pPr>
      <w:r>
        <w:rPr>
          <w:vanish/>
        </w:rPr>
        <w:t>DAS</w:t>
      </w:r>
    </w:p>
    <w:p w14:paraId="04F01218" w14:textId="77777777" w:rsidR="00FD3105" w:rsidRDefault="00FD3105">
      <w:pPr>
        <w:pStyle w:val="pxov"/>
        <w:rPr>
          <w:vanish/>
        </w:rPr>
      </w:pPr>
      <w:r>
        <w:rPr>
          <w:vanish/>
        </w:rPr>
        <w:t>FCV</w:t>
      </w:r>
    </w:p>
    <w:p w14:paraId="08F2D526" w14:textId="77777777" w:rsidR="00FD3105" w:rsidRDefault="00FD3105">
      <w:pPr>
        <w:pStyle w:val="pxov"/>
        <w:rPr>
          <w:vanish/>
        </w:rPr>
      </w:pPr>
      <w:r>
        <w:rPr>
          <w:vanish/>
        </w:rPr>
        <w:t>FLG</w:t>
      </w:r>
    </w:p>
    <w:p w14:paraId="66E7CFA5" w14:textId="77777777" w:rsidR="00FD3105" w:rsidRDefault="00FD3105">
      <w:pPr>
        <w:pStyle w:val="pxformfcapfac"/>
        <w:jc w:val="center"/>
        <w:rPr>
          <w:sz w:val="24"/>
          <w:szCs w:val="24"/>
        </w:rPr>
      </w:pPr>
      <w:r>
        <w:rPr>
          <w:color w:val="FF0000"/>
          <w:sz w:val="20"/>
          <w:szCs w:val="20"/>
          <w:vertAlign w:val="superscript"/>
        </w:rPr>
        <w:t>►</w:t>
      </w:r>
      <w:r>
        <w:rPr>
          <w:sz w:val="24"/>
          <w:szCs w:val="24"/>
        </w:rPr>
        <w:fldChar w:fldCharType="begin"/>
      </w:r>
      <w:r>
        <w:rPr>
          <w:sz w:val="24"/>
          <w:szCs w:val="24"/>
        </w:rPr>
        <w:instrText>form.du="0"</w:instrText>
      </w:r>
      <w:r>
        <w:rPr>
          <w:sz w:val="24"/>
          <w:szCs w:val="24"/>
        </w:rPr>
        <w:fldChar w:fldCharType="end"/>
      </w:r>
      <w:r>
        <w:rPr>
          <w:sz w:val="24"/>
          <w:szCs w:val="24"/>
        </w:rPr>
        <w:fldChar w:fldCharType="begin"/>
      </w:r>
      <w:r>
        <w:rPr>
          <w:sz w:val="24"/>
          <w:szCs w:val="24"/>
        </w:rPr>
        <w:instrText>form.fid="I7ad5ed309fed11dfbf230000837214a9"</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fcap.ref="manual"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sz w:val="24"/>
          <w:szCs w:val="24"/>
        </w:rPr>
        <w:t xml:space="preserve">IN THE CIRCUIT COURT FOR </w:t>
      </w:r>
      <w:r>
        <w:rPr>
          <w:rStyle w:val="pxfinstr"/>
          <w:i/>
          <w:iCs/>
          <w:szCs w:val="24"/>
        </w:rPr>
        <w:t>[NAME OF COUNTY]</w:t>
      </w:r>
      <w:r>
        <w:rPr>
          <w:sz w:val="24"/>
          <w:szCs w:val="24"/>
        </w:rPr>
        <w:t>, FLORIDA</w:t>
      </w:r>
    </w:p>
    <w:p w14:paraId="6615D9A9" w14:textId="77777777" w:rsidR="00FD3105" w:rsidRDefault="00FD3105">
      <w:pPr>
        <w:pStyle w:val="pxformfcaptbl"/>
        <w:ind w:left="500"/>
      </w:pPr>
      <w:r>
        <w:t xml:space="preserve"> </w:t>
      </w:r>
      <w:r>
        <w:rPr>
          <w:color w:val="FF0000"/>
          <w:sz w:val="20"/>
          <w:szCs w:val="20"/>
          <w:vertAlign w:val="superscript"/>
        </w:rPr>
        <w:t>►</w:t>
      </w:r>
      <w:r>
        <w:fldChar w:fldCharType="begin"/>
      </w:r>
      <w:r>
        <w:instrText>tbl.brace.end="5"</w:instrText>
      </w:r>
      <w:r>
        <w:fldChar w:fldCharType="end"/>
      </w:r>
      <w:r>
        <w:fldChar w:fldCharType="begin"/>
      </w:r>
      <w:r>
        <w:instrText>tbl.brace.start="1"</w:instrText>
      </w:r>
      <w:r>
        <w:fldChar w:fldCharType="end"/>
      </w:r>
      <w:r>
        <w:fldChar w:fldCharType="begin"/>
      </w:r>
      <w:r>
        <w:instrText>tbl.ident="I00NE0L"</w:instrText>
      </w:r>
      <w:r>
        <w:fldChar w:fldCharType="end"/>
      </w:r>
      <w:r>
        <w:fldChar w:fldCharType="begin"/>
      </w:r>
      <w:r>
        <w:instrText>tbl.uuid="I02PUQ4"</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6F4C17BC"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5537845A"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tgroup.cols="3"</w:instrText>
      </w:r>
      <w:r>
        <w:fldChar w:fldCharType="end"/>
      </w:r>
    </w:p>
    <w:p w14:paraId="4DDD50AE"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colspec.colwidth="30*"</w:instrText>
      </w:r>
      <w:r>
        <w:fldChar w:fldCharType="end"/>
      </w:r>
    </w:p>
    <w:p w14:paraId="3E6CF0D6" w14:textId="77777777" w:rsidR="00FD3105" w:rsidRDefault="00FD3105">
      <w:pPr>
        <w:pStyle w:val="pxcolspec"/>
      </w:pPr>
      <w:r>
        <w:rPr>
          <w:color w:val="FF0000"/>
          <w:sz w:val="20"/>
          <w:szCs w:val="20"/>
          <w:vertAlign w:val="superscript"/>
        </w:rPr>
        <w:t>►</w:t>
      </w:r>
      <w:r>
        <w:fldChar w:fldCharType="begin"/>
      </w:r>
      <w:r>
        <w:instrText>colspec.align="center"</w:instrText>
      </w:r>
      <w:r>
        <w:fldChar w:fldCharType="end"/>
      </w:r>
      <w:r>
        <w:fldChar w:fldCharType="begin"/>
      </w:r>
      <w:r>
        <w:instrText>colspec.colname="2"</w:instrText>
      </w:r>
      <w:r>
        <w:fldChar w:fldCharType="end"/>
      </w:r>
      <w:r>
        <w:fldChar w:fldCharType="begin"/>
      </w:r>
      <w:r>
        <w:instrText>colspec.colnum="2"</w:instrText>
      </w:r>
      <w:r>
        <w:fldChar w:fldCharType="end"/>
      </w:r>
      <w:r>
        <w:fldChar w:fldCharType="begin"/>
      </w:r>
      <w:r>
        <w:instrText>colspec.colwidth="6*"</w:instrText>
      </w:r>
      <w:r>
        <w:fldChar w:fldCharType="end"/>
      </w:r>
    </w:p>
    <w:p w14:paraId="74602279" w14:textId="77777777" w:rsidR="00FD3105" w:rsidRDefault="00FD3105">
      <w:pPr>
        <w:pStyle w:val="pxcolspec"/>
      </w:pPr>
      <w:r>
        <w:rPr>
          <w:color w:val="FF0000"/>
          <w:sz w:val="20"/>
          <w:szCs w:val="20"/>
          <w:vertAlign w:val="superscript"/>
        </w:rPr>
        <w:t>►</w:t>
      </w:r>
      <w:r>
        <w:fldChar w:fldCharType="begin"/>
      </w:r>
      <w:r>
        <w:instrText>colspec.colname="3"</w:instrText>
      </w:r>
      <w:r>
        <w:fldChar w:fldCharType="end"/>
      </w:r>
      <w:r>
        <w:fldChar w:fldCharType="begin"/>
      </w:r>
      <w:r>
        <w:instrText>colspec.colnum="3"</w:instrText>
      </w:r>
      <w:r>
        <w:fldChar w:fldCharType="end"/>
      </w:r>
      <w:r>
        <w:fldChar w:fldCharType="begin"/>
      </w:r>
      <w:r>
        <w:instrText>colspec.colwidth="27*"</w:instrText>
      </w:r>
      <w:r>
        <w:fldChar w:fldCharType="end"/>
      </w:r>
    </w:p>
    <w:tbl>
      <w:tblPr>
        <w:tblW w:w="0" w:type="auto"/>
        <w:tblLayout w:type="fixed"/>
        <w:tblCellMar>
          <w:left w:w="0" w:type="dxa"/>
          <w:right w:w="0" w:type="dxa"/>
        </w:tblCellMar>
        <w:tblLook w:val="0000" w:firstRow="0" w:lastRow="0" w:firstColumn="0" w:lastColumn="0" w:noHBand="0" w:noVBand="0"/>
      </w:tblPr>
      <w:tblGrid>
        <w:gridCol w:w="2880"/>
        <w:gridCol w:w="2880"/>
        <w:gridCol w:w="2880"/>
      </w:tblGrid>
      <w:tr w:rsidR="00FD3105" w14:paraId="415E0012" w14:textId="77777777">
        <w:tblPrEx>
          <w:tblCellMar>
            <w:top w:w="0" w:type="dxa"/>
            <w:left w:w="0" w:type="dxa"/>
            <w:bottom w:w="0" w:type="dxa"/>
            <w:right w:w="0" w:type="dxa"/>
          </w:tblCellMar>
        </w:tblPrEx>
        <w:tc>
          <w:tcPr>
            <w:tcW w:w="2880" w:type="dxa"/>
            <w:tcBorders>
              <w:top w:val="nil"/>
              <w:left w:val="nil"/>
              <w:bottom w:val="nil"/>
              <w:right w:val="nil"/>
            </w:tcBorders>
          </w:tcPr>
          <w:p w14:paraId="271768E8" w14:textId="77777777" w:rsidR="00FD3105" w:rsidRDefault="00FD3105">
            <w:r>
              <w:rPr>
                <w:color w:val="FF0000"/>
                <w:sz w:val="20"/>
                <w:szCs w:val="20"/>
                <w:vertAlign w:val="superscript"/>
              </w:rPr>
              <w:t>►</w:t>
            </w:r>
            <w:r>
              <w:fldChar w:fldCharType="begin"/>
            </w:r>
            <w:r>
              <w:instrText>tbody.valign="top"</w:instrText>
            </w:r>
            <w:r>
              <w:fldChar w:fldCharType="end"/>
            </w:r>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IN RE THE MARRIAGE OF</w:t>
            </w:r>
          </w:p>
        </w:tc>
        <w:tc>
          <w:tcPr>
            <w:tcW w:w="2880" w:type="dxa"/>
            <w:tcBorders>
              <w:top w:val="nil"/>
              <w:left w:val="nil"/>
              <w:bottom w:val="nil"/>
              <w:right w:val="nil"/>
            </w:tcBorders>
          </w:tcPr>
          <w:p w14:paraId="482043F4" w14:textId="77777777" w:rsidR="00FD3105" w:rsidRDefault="00FD3105">
            <w:r>
              <w:rPr>
                <w:rStyle w:val="pxentry"/>
                <w:color w:val="FF0000"/>
                <w:sz w:val="20"/>
                <w:szCs w:val="20"/>
                <w:vertAlign w:val="superscript"/>
              </w:rPr>
              <w:t>►</w:t>
            </w:r>
            <w:r>
              <w:rPr>
                <w:rStyle w:val="pxentry"/>
              </w:rPr>
              <w:fldChar w:fldCharType="begin"/>
            </w:r>
            <w:r>
              <w:rPr>
                <w:rStyle w:val="pxentry"/>
              </w:rPr>
              <w:instrText>entry.morerows="4"</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vanish/>
              </w:rPr>
              <w:t>&amp;brace;</w:t>
            </w:r>
            <w:r>
              <w:rPr>
                <w:rStyle w:val="pxvis"/>
                <w:rFonts w:ascii="Times NewRoman" w:hAnsi="Times NewRoman"/>
                <w:b w:val="0"/>
                <w:sz w:val="24"/>
              </w:rPr>
              <w:t>}</w:t>
            </w:r>
          </w:p>
        </w:tc>
        <w:tc>
          <w:tcPr>
            <w:tcW w:w="2880" w:type="dxa"/>
            <w:tcBorders>
              <w:top w:val="nil"/>
              <w:left w:val="nil"/>
              <w:bottom w:val="nil"/>
              <w:right w:val="nil"/>
            </w:tcBorders>
          </w:tcPr>
          <w:p w14:paraId="18DBBFE9"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r>
      <w:tr w:rsidR="00FD3105" w14:paraId="0F1AEAFE" w14:textId="77777777">
        <w:tblPrEx>
          <w:tblCellMar>
            <w:top w:w="0" w:type="dxa"/>
            <w:left w:w="0" w:type="dxa"/>
            <w:bottom w:w="0" w:type="dxa"/>
            <w:right w:w="0" w:type="dxa"/>
          </w:tblCellMar>
        </w:tblPrEx>
        <w:tc>
          <w:tcPr>
            <w:tcW w:w="2880" w:type="dxa"/>
            <w:tcBorders>
              <w:top w:val="nil"/>
              <w:left w:val="nil"/>
              <w:bottom w:val="nil"/>
              <w:right w:val="nil"/>
            </w:tcBorders>
          </w:tcPr>
          <w:p w14:paraId="4E3595BE"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SPOUSE 1]</w:t>
            </w:r>
            <w:r>
              <w:rPr>
                <w:rStyle w:val="pxrowentry"/>
              </w:rPr>
              <w:t>,</w:t>
            </w:r>
          </w:p>
        </w:tc>
        <w:tc>
          <w:tcPr>
            <w:tcW w:w="2880" w:type="dxa"/>
            <w:tcBorders>
              <w:top w:val="nil"/>
              <w:left w:val="nil"/>
              <w:bottom w:val="nil"/>
              <w:right w:val="nil"/>
            </w:tcBorders>
          </w:tcPr>
          <w:p w14:paraId="78BE86BE"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880" w:type="dxa"/>
            <w:tcBorders>
              <w:top w:val="nil"/>
              <w:left w:val="nil"/>
              <w:bottom w:val="nil"/>
              <w:right w:val="nil"/>
            </w:tcBorders>
          </w:tcPr>
          <w:p w14:paraId="4044165E" w14:textId="77777777" w:rsidR="00FD3105" w:rsidRDefault="00FD3105"/>
        </w:tc>
      </w:tr>
      <w:tr w:rsidR="00FD3105" w14:paraId="380FBE7D" w14:textId="77777777">
        <w:tblPrEx>
          <w:tblCellMar>
            <w:top w:w="0" w:type="dxa"/>
            <w:left w:w="0" w:type="dxa"/>
            <w:bottom w:w="0" w:type="dxa"/>
            <w:right w:w="0" w:type="dxa"/>
          </w:tblCellMar>
        </w:tblPrEx>
        <w:tc>
          <w:tcPr>
            <w:tcW w:w="2880" w:type="dxa"/>
            <w:tcBorders>
              <w:top w:val="nil"/>
              <w:left w:val="nil"/>
              <w:bottom w:val="nil"/>
              <w:right w:val="nil"/>
            </w:tcBorders>
          </w:tcPr>
          <w:p w14:paraId="16B5D9C2"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Petitioner,</w:t>
            </w:r>
          </w:p>
        </w:tc>
        <w:tc>
          <w:tcPr>
            <w:tcW w:w="2880" w:type="dxa"/>
            <w:tcBorders>
              <w:top w:val="nil"/>
              <w:left w:val="nil"/>
              <w:bottom w:val="nil"/>
              <w:right w:val="nil"/>
            </w:tcBorders>
          </w:tcPr>
          <w:p w14:paraId="596FA5E4"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 xml:space="preserve">CASE </w:t>
            </w:r>
            <w:r>
              <w:rPr>
                <w:rStyle w:val="pxfinstr"/>
                <w:i/>
                <w:iCs/>
              </w:rPr>
              <w:t>[CASE NUMBER]</w:t>
            </w:r>
          </w:p>
        </w:tc>
        <w:tc>
          <w:tcPr>
            <w:tcW w:w="2880" w:type="dxa"/>
            <w:tcBorders>
              <w:top w:val="nil"/>
              <w:left w:val="nil"/>
              <w:bottom w:val="nil"/>
              <w:right w:val="nil"/>
            </w:tcBorders>
          </w:tcPr>
          <w:p w14:paraId="2B3C016F" w14:textId="77777777" w:rsidR="00FD3105" w:rsidRDefault="00FD3105"/>
        </w:tc>
      </w:tr>
      <w:tr w:rsidR="00FD3105" w14:paraId="383900A0" w14:textId="77777777">
        <w:tblPrEx>
          <w:tblCellMar>
            <w:top w:w="0" w:type="dxa"/>
            <w:left w:w="0" w:type="dxa"/>
            <w:bottom w:w="0" w:type="dxa"/>
            <w:right w:w="0" w:type="dxa"/>
          </w:tblCellMar>
        </w:tblPrEx>
        <w:tc>
          <w:tcPr>
            <w:tcW w:w="2880" w:type="dxa"/>
            <w:tcBorders>
              <w:top w:val="nil"/>
              <w:left w:val="nil"/>
              <w:bottom w:val="nil"/>
              <w:right w:val="nil"/>
            </w:tcBorders>
          </w:tcPr>
          <w:p w14:paraId="4F0B9FF8"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 xml:space="preserve">AND </w:t>
            </w:r>
            <w:r>
              <w:rPr>
                <w:rStyle w:val="pxfinstr"/>
                <w:i/>
                <w:iCs/>
              </w:rPr>
              <w:t>[NAME OF SPOUSE 2]</w:t>
            </w:r>
            <w:r>
              <w:rPr>
                <w:rStyle w:val="pxrowentry"/>
              </w:rPr>
              <w:t>,</w:t>
            </w:r>
          </w:p>
        </w:tc>
        <w:tc>
          <w:tcPr>
            <w:tcW w:w="2880" w:type="dxa"/>
            <w:tcBorders>
              <w:top w:val="nil"/>
              <w:left w:val="nil"/>
              <w:bottom w:val="nil"/>
              <w:right w:val="nil"/>
            </w:tcBorders>
          </w:tcPr>
          <w:p w14:paraId="0C04CFC7"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880" w:type="dxa"/>
            <w:tcBorders>
              <w:top w:val="nil"/>
              <w:left w:val="nil"/>
              <w:bottom w:val="nil"/>
              <w:right w:val="nil"/>
            </w:tcBorders>
          </w:tcPr>
          <w:p w14:paraId="2FA3C13D" w14:textId="77777777" w:rsidR="00FD3105" w:rsidRDefault="00FD3105"/>
        </w:tc>
      </w:tr>
      <w:tr w:rsidR="00FD3105" w14:paraId="43AB17AF" w14:textId="77777777">
        <w:tblPrEx>
          <w:tblCellMar>
            <w:top w:w="0" w:type="dxa"/>
            <w:left w:w="0" w:type="dxa"/>
            <w:bottom w:w="0" w:type="dxa"/>
            <w:right w:w="0" w:type="dxa"/>
          </w:tblCellMar>
        </w:tblPrEx>
        <w:tc>
          <w:tcPr>
            <w:tcW w:w="2880" w:type="dxa"/>
            <w:tcBorders>
              <w:top w:val="nil"/>
              <w:left w:val="nil"/>
              <w:bottom w:val="nil"/>
              <w:right w:val="nil"/>
            </w:tcBorders>
          </w:tcPr>
          <w:p w14:paraId="7DD9CE31"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Respondent.</w:t>
            </w:r>
          </w:p>
        </w:tc>
        <w:tc>
          <w:tcPr>
            <w:tcW w:w="2880" w:type="dxa"/>
            <w:tcBorders>
              <w:top w:val="nil"/>
              <w:left w:val="nil"/>
              <w:bottom w:val="nil"/>
              <w:right w:val="nil"/>
            </w:tcBorders>
          </w:tcPr>
          <w:p w14:paraId="27C8265D"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880" w:type="dxa"/>
            <w:tcBorders>
              <w:top w:val="nil"/>
              <w:left w:val="nil"/>
              <w:bottom w:val="nil"/>
              <w:right w:val="nil"/>
            </w:tcBorders>
          </w:tcPr>
          <w:p w14:paraId="44747B4D" w14:textId="77777777" w:rsidR="00FD3105" w:rsidRDefault="00FD3105"/>
        </w:tc>
      </w:tr>
    </w:tbl>
    <w:p w14:paraId="15B85ED5" w14:textId="77777777" w:rsidR="00FD3105" w:rsidRDefault="00FD3105">
      <w:pPr>
        <w:pStyle w:val="pxtbody"/>
      </w:pPr>
    </w:p>
    <w:p w14:paraId="5D1AC514" w14:textId="77777777" w:rsidR="00FD3105" w:rsidRDefault="00FD3105"/>
    <w:p w14:paraId="670776D7" w14:textId="77777777" w:rsidR="00FD3105" w:rsidRDefault="00FD3105">
      <w:pPr>
        <w:pStyle w:val="pxformhac"/>
        <w:spacing w:before="180"/>
        <w:jc w:val="center"/>
      </w:pPr>
      <w:r>
        <w:t xml:space="preserve">FINAL JUDGMENT </w:t>
      </w:r>
    </w:p>
    <w:p w14:paraId="2467097F"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p.ct.id="3d29be30775711ee8e1ba9ecff0bf883|26|10:26"</w:instrText>
      </w:r>
      <w:r>
        <w:fldChar w:fldCharType="end"/>
      </w:r>
      <w:r>
        <w:t>This action was tried before the court and on the evidence presented,</w:t>
      </w:r>
    </w:p>
    <w:p w14:paraId="1FE41C7D"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p.ct.id="3d29be30775711ee8e1ba9ecff0bf883|26|10:26"</w:instrText>
      </w:r>
      <w:r>
        <w:fldChar w:fldCharType="end"/>
      </w:r>
      <w:r>
        <w:t>IT IS ADJUDGED that:</w:t>
      </w:r>
    </w:p>
    <w:p w14:paraId="0D25A89A" w14:textId="77777777" w:rsidR="00FD3105" w:rsidRDefault="00FD3105">
      <w:pPr>
        <w:pStyle w:val="pxformfl"/>
        <w:ind w:left="500"/>
      </w:pPr>
      <w:r>
        <w:t xml:space="preserve"> </w:t>
      </w:r>
    </w:p>
    <w:p w14:paraId="78C1D078"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1. </w:t>
      </w:r>
    </w:p>
    <w:p w14:paraId="3E677219"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p.ct.id="3d29be30775711ee8e1ba9ecff0bf883|26|10:26"</w:instrText>
      </w:r>
      <w:r>
        <w:fldChar w:fldCharType="end"/>
      </w:r>
      <w:r>
        <w:t xml:space="preserve">The marriage between petitioner </w:t>
      </w:r>
      <w:r>
        <w:rPr>
          <w:rStyle w:val="pxfinstr"/>
          <w:i/>
          <w:iCs/>
        </w:rPr>
        <w:t>[NAME OF SPOUSE 1]</w:t>
      </w:r>
      <w:r>
        <w:t xml:space="preserve"> and respondent </w:t>
      </w:r>
      <w:r>
        <w:rPr>
          <w:rStyle w:val="pxfinstr"/>
          <w:i/>
          <w:iCs/>
        </w:rPr>
        <w:t>[NAME OF SPOUSE 2]</w:t>
      </w:r>
      <w:r>
        <w:t xml:space="preserve"> is dissolved because it is irretrievably broken.</w:t>
      </w:r>
    </w:p>
    <w:p w14:paraId="2190EF24"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2. </w:t>
      </w:r>
    </w:p>
    <w:p w14:paraId="50330B8C"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p.ct.id="3d29be30775711ee8e1ba9ecff0bf883|26|10:26"</w:instrText>
      </w:r>
      <w:r>
        <w:fldChar w:fldCharType="end"/>
      </w:r>
      <w:r>
        <w:t>The separation agreement between the parties, introduced in evidence and marked exhibit 1, was executed voluntarily after full disclosure, is for the best interests of the parties, is approved by the court, and is incorporated in this judgment by reference, and the parties are ordered to comply with it.</w:t>
      </w:r>
    </w:p>
    <w:p w14:paraId="514EE109"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3. </w:t>
      </w:r>
    </w:p>
    <w:p w14:paraId="5A1BF4AE"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p.ct.id="3d29be30775711ee8e1ba9ecff0bf883|26|10:26"</w:instrText>
      </w:r>
      <w:r>
        <w:fldChar w:fldCharType="end"/>
      </w:r>
      <w:r>
        <w:t>The Division of Motor Vehicles is authorized to transfer the title certificates to the motor vehicles identified in the separation agreement without requiring the purchase of new automobile license plates.</w:t>
      </w:r>
    </w:p>
    <w:p w14:paraId="7D868BF4"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4. </w:t>
      </w:r>
    </w:p>
    <w:p w14:paraId="2DB3FA31"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p.ct.id="3d29be30775711ee8e1ba9ecff0bf883|26|10:26"</w:instrText>
      </w:r>
      <w:r>
        <w:fldChar w:fldCharType="end"/>
      </w:r>
      <w:r>
        <w:t xml:space="preserve">Utility deposits made by </w:t>
      </w:r>
      <w:r>
        <w:rPr>
          <w:rStyle w:val="pxfinstr"/>
          <w:i/>
          <w:iCs/>
        </w:rPr>
        <w:t>[name of party]</w:t>
      </w:r>
      <w:r>
        <w:t xml:space="preserve"> with </w:t>
      </w:r>
      <w:r>
        <w:rPr>
          <w:rStyle w:val="pxfinstr"/>
          <w:i/>
          <w:iCs/>
        </w:rPr>
        <w:t>[names of utilities]</w:t>
      </w:r>
      <w:r>
        <w:t xml:space="preserve"> shall be transferred by the utility to </w:t>
      </w:r>
      <w:r>
        <w:rPr>
          <w:rStyle w:val="pxfinstr"/>
          <w:i/>
          <w:iCs/>
        </w:rPr>
        <w:t>[name of party]</w:t>
      </w:r>
      <w:r>
        <w:t>.</w:t>
      </w:r>
    </w:p>
    <w:p w14:paraId="6C91E8AA"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p.ct.id="3d29be30775711ee8e1ba9ecff0bf883|26|10:26"</w:instrText>
      </w:r>
      <w:r>
        <w:fldChar w:fldCharType="end"/>
      </w:r>
      <w:r>
        <w:t xml:space="preserve">ORDERED at </w:t>
      </w:r>
      <w:r>
        <w:rPr>
          <w:rStyle w:val="pxfinstr"/>
          <w:i/>
          <w:iCs/>
        </w:rPr>
        <w:t>[name of city]</w:t>
      </w:r>
      <w:r>
        <w:t xml:space="preserve">, Florida on </w:t>
      </w:r>
      <w:r>
        <w:rPr>
          <w:rStyle w:val="pxfinstr"/>
          <w:i/>
          <w:iCs/>
        </w:rPr>
        <w:t>[date of order]</w:t>
      </w:r>
      <w:r>
        <w:t>.</w:t>
      </w:r>
    </w:p>
    <w:p w14:paraId="3497AACF" w14:textId="77777777" w:rsidR="00FD3105" w:rsidRDefault="00FD3105">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39809427" w14:textId="77777777" w:rsidR="00FD3105" w:rsidRDefault="00FD3105">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judge]</w:t>
      </w:r>
    </w:p>
    <w:p w14:paraId="14C0648D"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judge]</w:t>
      </w:r>
    </w:p>
    <w:p w14:paraId="33DE3A88" w14:textId="77777777" w:rsidR="00FD3105" w:rsidRDefault="00FD3105">
      <w:pPr>
        <w:pStyle w:val="pxformfsigtbl"/>
        <w:ind w:left="500"/>
      </w:pPr>
      <w:r>
        <w:t xml:space="preserve"> </w:t>
      </w:r>
      <w:r>
        <w:rPr>
          <w:color w:val="FF0000"/>
          <w:sz w:val="20"/>
          <w:szCs w:val="20"/>
          <w:vertAlign w:val="superscript"/>
        </w:rPr>
        <w:t>►</w:t>
      </w:r>
      <w:r>
        <w:fldChar w:fldCharType="begin"/>
      </w:r>
      <w:r>
        <w:instrText>tbl.uuid="I01KO1Q"</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6F784DEB"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75521A64"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tgroup.cols="2"</w:instrText>
      </w:r>
      <w:r>
        <w:fldChar w:fldCharType="end"/>
      </w:r>
    </w:p>
    <w:p w14:paraId="69CB6F6D"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colspec.colwidth="17*"</w:instrText>
      </w:r>
      <w:r>
        <w:fldChar w:fldCharType="end"/>
      </w:r>
    </w:p>
    <w:p w14:paraId="3C7EA79A"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colspec.colwidth="111*"</w:instrText>
      </w:r>
      <w:r>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D3105" w14:paraId="00B8AC5D" w14:textId="77777777">
        <w:tblPrEx>
          <w:tblCellMar>
            <w:top w:w="0" w:type="dxa"/>
            <w:left w:w="0" w:type="dxa"/>
            <w:bottom w:w="0" w:type="dxa"/>
            <w:right w:w="0" w:type="dxa"/>
          </w:tblCellMar>
        </w:tblPrEx>
        <w:tc>
          <w:tcPr>
            <w:tcW w:w="4320" w:type="dxa"/>
            <w:tcBorders>
              <w:top w:val="nil"/>
              <w:left w:val="nil"/>
              <w:bottom w:val="nil"/>
              <w:right w:val="nil"/>
            </w:tcBorders>
          </w:tcPr>
          <w:p w14:paraId="61F09436"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Copies to:</w:t>
            </w:r>
          </w:p>
        </w:tc>
        <w:tc>
          <w:tcPr>
            <w:tcW w:w="4320" w:type="dxa"/>
            <w:tcBorders>
              <w:top w:val="nil"/>
              <w:left w:val="nil"/>
              <w:bottom w:val="nil"/>
              <w:right w:val="nil"/>
            </w:tcBorders>
          </w:tcPr>
          <w:p w14:paraId="6572D094"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[Names of persons served]</w:t>
            </w:r>
          </w:p>
        </w:tc>
      </w:tr>
    </w:tbl>
    <w:p w14:paraId="47B92328" w14:textId="77777777" w:rsidR="00FD3105" w:rsidRDefault="00FD3105">
      <w:pPr>
        <w:pStyle w:val="pxtbody"/>
      </w:pPr>
    </w:p>
    <w:p w14:paraId="2486984A" w14:textId="77777777" w:rsidR="00FD3105" w:rsidRDefault="00FD3105"/>
    <w:p w14:paraId="5A8D1D42" w14:textId="77777777" w:rsidR="00FD3105" w:rsidRDefault="00FD3105">
      <w:pPr>
        <w:pStyle w:val="pxcomnt"/>
      </w:pPr>
    </w:p>
    <w:p w14:paraId="72A846AA" w14:textId="77777777" w:rsidR="00FD3105" w:rsidRDefault="00FD3105">
      <w:pPr>
        <w:pStyle w:val="pxhac"/>
        <w:spacing w:before="180"/>
        <w:jc w:val="center"/>
      </w:pPr>
      <w:r>
        <w:rPr>
          <w:rStyle w:val="pxb"/>
          <w:b/>
          <w:bCs/>
        </w:rPr>
        <w:t>Author's Comment</w:t>
      </w:r>
    </w:p>
    <w:p w14:paraId="3CABD1DB"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p.ct.id="3d29be30775711ee8e1ba9ecff0bf883|26|10:26"</w:instrText>
      </w:r>
      <w:r>
        <w:fldChar w:fldCharType="end"/>
      </w:r>
      <w:r>
        <w:t xml:space="preserve">See </w:t>
      </w:r>
      <w:r>
        <w:rPr>
          <w:rStyle w:val="pxx"/>
          <w:color w:val="FF0000"/>
          <w:sz w:val="20"/>
          <w:szCs w:val="20"/>
          <w:vertAlign w:val="superscript"/>
        </w:rPr>
        <w:t>►</w:t>
      </w:r>
      <w:r>
        <w:rPr>
          <w:rStyle w:val="pxx"/>
        </w:rPr>
        <w:fldChar w:fldCharType="begin"/>
      </w:r>
      <w:r>
        <w:rPr>
          <w:rStyle w:val="pxx"/>
        </w:rPr>
        <w:instrText>x.ref.id="I03RXDI"</w:instrText>
      </w:r>
      <w:r>
        <w:rPr>
          <w:rStyle w:val="pxx"/>
        </w:rPr>
        <w:fldChar w:fldCharType="end"/>
      </w:r>
      <w:r>
        <w:rPr>
          <w:rStyle w:val="pxx"/>
          <w:vanish/>
        </w:rPr>
        <w:t>&amp;s;</w:t>
      </w:r>
      <w:r>
        <w:rPr>
          <w:rStyle w:val="pxvis"/>
          <w:rFonts w:ascii="Times NewRoman" w:hAnsi="Times NewRoman"/>
          <w:b w:val="0"/>
          <w:sz w:val="24"/>
        </w:rPr>
        <w:t>§</w:t>
      </w:r>
      <w:r>
        <w:rPr>
          <w:rStyle w:val="pxx"/>
        </w:rPr>
        <w:t>10:24</w:t>
      </w:r>
      <w:r>
        <w:t xml:space="preserve">. The last two paragraphs are not required by law, but have been helpful in obtaining the changes of ownership referred to in each of them. See </w:t>
      </w:r>
      <w:r>
        <w:rPr>
          <w:rStyle w:val="pxst"/>
          <w:color w:val="FF0000"/>
          <w:sz w:val="20"/>
          <w:szCs w:val="20"/>
          <w:vertAlign w:val="superscript"/>
        </w:rPr>
        <w:t>►</w:t>
      </w:r>
      <w:r>
        <w:rPr>
          <w:rStyle w:val="pxst"/>
        </w:rPr>
        <w:fldChar w:fldCharType="begin"/>
      </w:r>
      <w:r>
        <w:rPr>
          <w:rStyle w:val="pxst"/>
        </w:rPr>
        <w:instrText>st.ref.id="I02TG3A"</w:instrText>
      </w:r>
      <w:r>
        <w:rPr>
          <w:rStyle w:val="pxst"/>
        </w:rPr>
        <w:fldChar w:fldCharType="end"/>
      </w:r>
      <w:r>
        <w:rPr>
          <w:rStyle w:val="pxst"/>
        </w:rPr>
        <w:t>section 61.1301, Florida Statutes</w:t>
      </w:r>
      <w:r>
        <w:t xml:space="preserve"> for the income deduction order required when alimony or child support is awarded.</w:t>
      </w:r>
    </w:p>
    <w:p w14:paraId="269EA031" w14:textId="77777777" w:rsidR="00FD3105" w:rsidRDefault="00FD3105">
      <w:pPr>
        <w:pStyle w:val="pxs"/>
        <w:spacing w:before="180"/>
        <w:rPr>
          <w:sz w:val="27"/>
          <w:szCs w:val="27"/>
        </w:rPr>
      </w:pPr>
      <w:r>
        <w:rPr>
          <w:sz w:val="27"/>
          <w:szCs w:val="27"/>
        </w:rPr>
        <w:t>10:27. Judgment</w:t>
      </w:r>
      <w:r>
        <w:rPr>
          <w:rStyle w:val="pxsep"/>
        </w:rPr>
        <w:t xml:space="preserve">-- </w:t>
      </w:r>
      <w:r>
        <w:rPr>
          <w:sz w:val="27"/>
          <w:szCs w:val="27"/>
        </w:rPr>
        <w:t>Distress</w:t>
      </w:r>
    </w:p>
    <w:p w14:paraId="2E744547" w14:textId="77777777" w:rsidR="00FD3105" w:rsidRDefault="00FD3105">
      <w:pPr>
        <w:pStyle w:val="pxov"/>
        <w:rPr>
          <w:vanish/>
        </w:rPr>
      </w:pPr>
      <w:r>
        <w:rPr>
          <w:vanish/>
        </w:rPr>
        <w:t>FMS</w:t>
      </w:r>
    </w:p>
    <w:p w14:paraId="3D928797" w14:textId="77777777" w:rsidR="00FD3105" w:rsidRDefault="00FD3105">
      <w:pPr>
        <w:pStyle w:val="pxov"/>
        <w:rPr>
          <w:vanish/>
        </w:rPr>
      </w:pPr>
      <w:r>
        <w:rPr>
          <w:vanish/>
        </w:rPr>
        <w:t>LCV</w:t>
      </w:r>
    </w:p>
    <w:p w14:paraId="39687AAE" w14:textId="77777777" w:rsidR="00FD3105" w:rsidRDefault="00FD3105">
      <w:pPr>
        <w:pStyle w:val="pxov"/>
        <w:rPr>
          <w:vanish/>
        </w:rPr>
      </w:pPr>
      <w:r>
        <w:rPr>
          <w:vanish/>
        </w:rPr>
        <w:t>LSC</w:t>
      </w:r>
    </w:p>
    <w:p w14:paraId="78374258" w14:textId="77777777" w:rsidR="00FD3105" w:rsidRDefault="00FD3105">
      <w:pPr>
        <w:pStyle w:val="pxov"/>
        <w:rPr>
          <w:vanish/>
        </w:rPr>
      </w:pPr>
      <w:r>
        <w:rPr>
          <w:vanish/>
        </w:rPr>
        <w:t>LS7</w:t>
      </w:r>
    </w:p>
    <w:p w14:paraId="7AF921B3" w14:textId="77777777" w:rsidR="00FD3105" w:rsidRDefault="00FD3105">
      <w:pPr>
        <w:pStyle w:val="pxov"/>
        <w:rPr>
          <w:vanish/>
        </w:rPr>
      </w:pPr>
      <w:r>
        <w:rPr>
          <w:vanish/>
        </w:rPr>
        <w:t>FCV</w:t>
      </w:r>
    </w:p>
    <w:p w14:paraId="428EDA6C" w14:textId="77777777" w:rsidR="00FD3105" w:rsidRDefault="00FD3105">
      <w:pPr>
        <w:pStyle w:val="pxov"/>
        <w:rPr>
          <w:vanish/>
        </w:rPr>
      </w:pPr>
      <w:r>
        <w:rPr>
          <w:vanish/>
        </w:rPr>
        <w:t>FLG</w:t>
      </w:r>
    </w:p>
    <w:p w14:paraId="7D5E2797" w14:textId="77777777" w:rsidR="00FD3105" w:rsidRDefault="00FD3105">
      <w:pPr>
        <w:pStyle w:val="pxformfcapfac"/>
        <w:jc w:val="center"/>
        <w:rPr>
          <w:sz w:val="24"/>
          <w:szCs w:val="24"/>
        </w:rPr>
      </w:pPr>
      <w:r>
        <w:rPr>
          <w:color w:val="FF0000"/>
          <w:sz w:val="20"/>
          <w:szCs w:val="20"/>
          <w:vertAlign w:val="superscript"/>
        </w:rPr>
        <w:t>►</w:t>
      </w:r>
      <w:r>
        <w:rPr>
          <w:sz w:val="24"/>
          <w:szCs w:val="24"/>
        </w:rPr>
        <w:fldChar w:fldCharType="begin"/>
      </w:r>
      <w:r>
        <w:rPr>
          <w:sz w:val="24"/>
          <w:szCs w:val="24"/>
        </w:rPr>
        <w:instrText>form.du="0"</w:instrText>
      </w:r>
      <w:r>
        <w:rPr>
          <w:sz w:val="24"/>
          <w:szCs w:val="24"/>
        </w:rPr>
        <w:fldChar w:fldCharType="end"/>
      </w:r>
      <w:r>
        <w:rPr>
          <w:sz w:val="24"/>
          <w:szCs w:val="24"/>
        </w:rPr>
        <w:fldChar w:fldCharType="begin"/>
      </w:r>
      <w:r>
        <w:rPr>
          <w:sz w:val="24"/>
          <w:szCs w:val="24"/>
        </w:rPr>
        <w:instrText>form.fid="I7ad725b09fed11dfbf230000837214a9"</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fcap.ref="manual"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sz w:val="24"/>
          <w:szCs w:val="24"/>
        </w:rPr>
        <w:t xml:space="preserve">IN THE CIRCUIT COURT FOR </w:t>
      </w:r>
      <w:r>
        <w:rPr>
          <w:rStyle w:val="pxfinstr"/>
          <w:i/>
          <w:iCs/>
          <w:szCs w:val="24"/>
        </w:rPr>
        <w:t>[NAME OF COUNTY]</w:t>
      </w:r>
      <w:r>
        <w:rPr>
          <w:sz w:val="24"/>
          <w:szCs w:val="24"/>
        </w:rPr>
        <w:t>, FLORIDA</w:t>
      </w:r>
    </w:p>
    <w:p w14:paraId="2021BB34" w14:textId="77777777" w:rsidR="00FD3105" w:rsidRDefault="00FD3105">
      <w:pPr>
        <w:pStyle w:val="pxformfcaptbl"/>
        <w:ind w:left="500"/>
      </w:pPr>
      <w:r>
        <w:t xml:space="preserve"> </w:t>
      </w:r>
      <w:r>
        <w:rPr>
          <w:color w:val="FF0000"/>
          <w:sz w:val="20"/>
          <w:szCs w:val="20"/>
          <w:vertAlign w:val="superscript"/>
        </w:rPr>
        <w:t>►</w:t>
      </w:r>
      <w:r>
        <w:fldChar w:fldCharType="begin"/>
      </w:r>
      <w:r>
        <w:instrText>tbl.brace.end="5"</w:instrText>
      </w:r>
      <w:r>
        <w:fldChar w:fldCharType="end"/>
      </w:r>
      <w:r>
        <w:fldChar w:fldCharType="begin"/>
      </w:r>
      <w:r>
        <w:instrText>tbl.brace.start="1"</w:instrText>
      </w:r>
      <w:r>
        <w:fldChar w:fldCharType="end"/>
      </w:r>
      <w:r>
        <w:fldChar w:fldCharType="begin"/>
      </w:r>
      <w:r>
        <w:instrText>tbl.ident="I09SE4J"</w:instrText>
      </w:r>
      <w:r>
        <w:fldChar w:fldCharType="end"/>
      </w:r>
      <w:r>
        <w:fldChar w:fldCharType="begin"/>
      </w:r>
      <w:r>
        <w:instrText>tbl.uuid="I0668JP"</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49176A5E"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225885FF"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tgroup.cols="4"</w:instrText>
      </w:r>
      <w:r>
        <w:fldChar w:fldCharType="end"/>
      </w:r>
    </w:p>
    <w:p w14:paraId="3919460E"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colspec.colwidth="7*"</w:instrText>
      </w:r>
      <w:r>
        <w:fldChar w:fldCharType="end"/>
      </w:r>
    </w:p>
    <w:p w14:paraId="19A14654"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colspec.colwidth="16*"</w:instrText>
      </w:r>
      <w:r>
        <w:fldChar w:fldCharType="end"/>
      </w:r>
    </w:p>
    <w:p w14:paraId="5B13C3AE" w14:textId="77777777" w:rsidR="00FD3105" w:rsidRDefault="00FD3105">
      <w:pPr>
        <w:pStyle w:val="pxcolspec"/>
      </w:pPr>
      <w:r>
        <w:rPr>
          <w:color w:val="FF0000"/>
          <w:sz w:val="20"/>
          <w:szCs w:val="20"/>
          <w:vertAlign w:val="superscript"/>
        </w:rPr>
        <w:t>►</w:t>
      </w:r>
      <w:r>
        <w:fldChar w:fldCharType="begin"/>
      </w:r>
      <w:r>
        <w:instrText>colspec.align="center"</w:instrText>
      </w:r>
      <w:r>
        <w:fldChar w:fldCharType="end"/>
      </w:r>
      <w:r>
        <w:fldChar w:fldCharType="begin"/>
      </w:r>
      <w:r>
        <w:instrText>colspec.colname="3"</w:instrText>
      </w:r>
      <w:r>
        <w:fldChar w:fldCharType="end"/>
      </w:r>
      <w:r>
        <w:fldChar w:fldCharType="begin"/>
      </w:r>
      <w:r>
        <w:instrText>colspec.colnum="3"</w:instrText>
      </w:r>
      <w:r>
        <w:fldChar w:fldCharType="end"/>
      </w:r>
      <w:r>
        <w:fldChar w:fldCharType="begin"/>
      </w:r>
      <w:r>
        <w:instrText>colspec.colwidth="7*"</w:instrText>
      </w:r>
      <w:r>
        <w:fldChar w:fldCharType="end"/>
      </w:r>
    </w:p>
    <w:p w14:paraId="2046C8C6" w14:textId="77777777" w:rsidR="00FD3105" w:rsidRDefault="00FD3105">
      <w:pPr>
        <w:pStyle w:val="pxcolspec"/>
      </w:pPr>
      <w:r>
        <w:rPr>
          <w:color w:val="FF0000"/>
          <w:sz w:val="20"/>
          <w:szCs w:val="20"/>
          <w:vertAlign w:val="superscript"/>
        </w:rPr>
        <w:t>►</w:t>
      </w:r>
      <w:r>
        <w:fldChar w:fldCharType="begin"/>
      </w:r>
      <w:r>
        <w:instrText>colspec.colname="4"</w:instrText>
      </w:r>
      <w:r>
        <w:fldChar w:fldCharType="end"/>
      </w:r>
      <w:r>
        <w:fldChar w:fldCharType="begin"/>
      </w:r>
      <w:r>
        <w:instrText>colspec.colnum="4"</w:instrText>
      </w:r>
      <w:r>
        <w:fldChar w:fldCharType="end"/>
      </w:r>
      <w:r>
        <w:fldChar w:fldCharType="begin"/>
      </w:r>
      <w:r>
        <w:instrText>colspec.colwidth="34*"</w:instrText>
      </w:r>
      <w:r>
        <w:fldChar w:fldCharType="end"/>
      </w:r>
    </w:p>
    <w:tbl>
      <w:tblPr>
        <w:tblW w:w="0" w:type="auto"/>
        <w:tblLayout w:type="fixed"/>
        <w:tblCellMar>
          <w:left w:w="0" w:type="dxa"/>
          <w:right w:w="0" w:type="dxa"/>
        </w:tblCellMar>
        <w:tblLook w:val="0000" w:firstRow="0" w:lastRow="0" w:firstColumn="0" w:lastColumn="0" w:noHBand="0" w:noVBand="0"/>
      </w:tblPr>
      <w:tblGrid>
        <w:gridCol w:w="2160"/>
        <w:gridCol w:w="2160"/>
        <w:gridCol w:w="2160"/>
        <w:gridCol w:w="2160"/>
      </w:tblGrid>
      <w:tr w:rsidR="00FD3105" w14:paraId="15D97826" w14:textId="77777777">
        <w:tblPrEx>
          <w:tblCellMar>
            <w:top w:w="0" w:type="dxa"/>
            <w:left w:w="0" w:type="dxa"/>
            <w:bottom w:w="0" w:type="dxa"/>
            <w:right w:w="0" w:type="dxa"/>
          </w:tblCellMar>
        </w:tblPrEx>
        <w:tc>
          <w:tcPr>
            <w:tcW w:w="2160" w:type="dxa"/>
            <w:tcBorders>
              <w:top w:val="nil"/>
              <w:left w:val="nil"/>
              <w:bottom w:val="nil"/>
              <w:right w:val="nil"/>
            </w:tcBorders>
          </w:tcPr>
          <w:p w14:paraId="5691103F" w14:textId="77777777" w:rsidR="00FD3105" w:rsidRDefault="00FD3105">
            <w:r>
              <w:rPr>
                <w:color w:val="FF0000"/>
                <w:sz w:val="20"/>
                <w:szCs w:val="20"/>
                <w:vertAlign w:val="superscript"/>
              </w:rPr>
              <w:t>►</w:t>
            </w:r>
            <w:r>
              <w:fldChar w:fldCharType="begin"/>
            </w:r>
            <w:r>
              <w:instrText>tbody.valign="top"</w:instrText>
            </w:r>
            <w:r>
              <w:fldChar w:fldCharType="end"/>
            </w:r>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PLAINTIFF]</w:t>
            </w:r>
            <w:r>
              <w:rPr>
                <w:rStyle w:val="pxrowentry"/>
              </w:rPr>
              <w:t>,</w:t>
            </w:r>
          </w:p>
        </w:tc>
        <w:tc>
          <w:tcPr>
            <w:tcW w:w="2160" w:type="dxa"/>
            <w:tcBorders>
              <w:top w:val="nil"/>
              <w:left w:val="nil"/>
              <w:bottom w:val="nil"/>
              <w:right w:val="nil"/>
            </w:tcBorders>
          </w:tcPr>
          <w:p w14:paraId="16292332" w14:textId="77777777" w:rsidR="00FD3105" w:rsidRDefault="00FD3105">
            <w:r>
              <w:rPr>
                <w:rStyle w:val="pxentry"/>
                <w:color w:val="FF0000"/>
                <w:sz w:val="20"/>
                <w:szCs w:val="20"/>
                <w:vertAlign w:val="superscript"/>
              </w:rPr>
              <w:t>►</w:t>
            </w:r>
            <w:r>
              <w:rPr>
                <w:rStyle w:val="pxentry"/>
              </w:rPr>
              <w:fldChar w:fldCharType="begin"/>
            </w:r>
            <w:r>
              <w:rPr>
                <w:rStyle w:val="pxentry"/>
              </w:rPr>
              <w:instrText>entry.morerows="4"</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vanish/>
              </w:rPr>
              <w:t>&amp;brace;</w:t>
            </w:r>
            <w:r>
              <w:rPr>
                <w:rStyle w:val="pxvis"/>
                <w:rFonts w:ascii="Times NewRoman" w:hAnsi="Times NewRoman"/>
                <w:b w:val="0"/>
                <w:sz w:val="24"/>
              </w:rPr>
              <w:t>}</w:t>
            </w:r>
          </w:p>
        </w:tc>
        <w:tc>
          <w:tcPr>
            <w:tcW w:w="2160" w:type="dxa"/>
            <w:tcBorders>
              <w:top w:val="nil"/>
              <w:left w:val="nil"/>
              <w:bottom w:val="nil"/>
              <w:right w:val="nil"/>
            </w:tcBorders>
          </w:tcPr>
          <w:p w14:paraId="4337F4A1"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54B0988F" w14:textId="77777777" w:rsidR="00FD3105" w:rsidRDefault="00FD3105"/>
        </w:tc>
      </w:tr>
      <w:tr w:rsidR="00FD3105" w14:paraId="1E1CF28F" w14:textId="77777777">
        <w:tblPrEx>
          <w:tblCellMar>
            <w:top w:w="0" w:type="dxa"/>
            <w:left w:w="0" w:type="dxa"/>
            <w:bottom w:w="0" w:type="dxa"/>
            <w:right w:w="0" w:type="dxa"/>
          </w:tblCellMar>
        </w:tblPrEx>
        <w:tc>
          <w:tcPr>
            <w:tcW w:w="2160" w:type="dxa"/>
            <w:tcBorders>
              <w:top w:val="nil"/>
              <w:left w:val="nil"/>
              <w:bottom w:val="nil"/>
              <w:right w:val="nil"/>
            </w:tcBorders>
          </w:tcPr>
          <w:p w14:paraId="52E3073F"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6A99D3A0"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Plaintiff,</w:t>
            </w:r>
          </w:p>
        </w:tc>
        <w:tc>
          <w:tcPr>
            <w:tcW w:w="2160" w:type="dxa"/>
            <w:tcBorders>
              <w:top w:val="nil"/>
              <w:left w:val="nil"/>
              <w:bottom w:val="nil"/>
              <w:right w:val="nil"/>
            </w:tcBorders>
          </w:tcPr>
          <w:p w14:paraId="2A5895DD"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237A18FA" w14:textId="77777777" w:rsidR="00FD3105" w:rsidRDefault="00FD3105"/>
        </w:tc>
      </w:tr>
      <w:tr w:rsidR="00FD3105" w14:paraId="6E9FFC0F" w14:textId="77777777">
        <w:tblPrEx>
          <w:tblCellMar>
            <w:top w:w="0" w:type="dxa"/>
            <w:left w:w="0" w:type="dxa"/>
            <w:bottom w:w="0" w:type="dxa"/>
            <w:right w:w="0" w:type="dxa"/>
          </w:tblCellMar>
        </w:tblPrEx>
        <w:tc>
          <w:tcPr>
            <w:tcW w:w="2160" w:type="dxa"/>
            <w:tcBorders>
              <w:top w:val="nil"/>
              <w:left w:val="nil"/>
              <w:bottom w:val="nil"/>
              <w:right w:val="nil"/>
            </w:tcBorders>
          </w:tcPr>
          <w:p w14:paraId="57921337"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entry.align="left"</w:instrText>
            </w:r>
            <w:r>
              <w:rPr>
                <w:rStyle w:val="pxrowentry"/>
              </w:rPr>
              <w:fldChar w:fldCharType="end"/>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v.</w:t>
            </w:r>
          </w:p>
        </w:tc>
        <w:tc>
          <w:tcPr>
            <w:tcW w:w="2160" w:type="dxa"/>
            <w:tcBorders>
              <w:top w:val="nil"/>
              <w:left w:val="nil"/>
              <w:bottom w:val="nil"/>
              <w:right w:val="nil"/>
            </w:tcBorders>
          </w:tcPr>
          <w:p w14:paraId="19F818D2"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 xml:space="preserve">CASE </w:t>
            </w:r>
            <w:r>
              <w:rPr>
                <w:rStyle w:val="pxfinstr"/>
                <w:i/>
                <w:iCs/>
              </w:rPr>
              <w:t>[CASE NUMBER]</w:t>
            </w:r>
          </w:p>
        </w:tc>
        <w:tc>
          <w:tcPr>
            <w:tcW w:w="2160" w:type="dxa"/>
            <w:tcBorders>
              <w:top w:val="nil"/>
              <w:left w:val="nil"/>
              <w:bottom w:val="nil"/>
              <w:right w:val="nil"/>
            </w:tcBorders>
          </w:tcPr>
          <w:p w14:paraId="5DDD0315" w14:textId="77777777" w:rsidR="00FD3105" w:rsidRDefault="00FD3105"/>
        </w:tc>
        <w:tc>
          <w:tcPr>
            <w:tcW w:w="2160" w:type="dxa"/>
            <w:tcBorders>
              <w:top w:val="nil"/>
              <w:left w:val="nil"/>
              <w:bottom w:val="nil"/>
              <w:right w:val="nil"/>
            </w:tcBorders>
          </w:tcPr>
          <w:p w14:paraId="02CC31D2" w14:textId="77777777" w:rsidR="00FD3105" w:rsidRDefault="00FD3105"/>
        </w:tc>
      </w:tr>
      <w:tr w:rsidR="00FD3105" w14:paraId="04C130CC" w14:textId="77777777">
        <w:tblPrEx>
          <w:tblCellMar>
            <w:top w:w="0" w:type="dxa"/>
            <w:left w:w="0" w:type="dxa"/>
            <w:bottom w:w="0" w:type="dxa"/>
            <w:right w:w="0" w:type="dxa"/>
          </w:tblCellMar>
        </w:tblPrEx>
        <w:tc>
          <w:tcPr>
            <w:tcW w:w="2160" w:type="dxa"/>
            <w:tcBorders>
              <w:top w:val="nil"/>
              <w:left w:val="nil"/>
              <w:bottom w:val="nil"/>
              <w:right w:val="nil"/>
            </w:tcBorders>
          </w:tcPr>
          <w:p w14:paraId="0A95C331"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DEFENDANT]</w:t>
            </w:r>
            <w:r>
              <w:rPr>
                <w:rStyle w:val="pxrowentry"/>
              </w:rPr>
              <w:t>,</w:t>
            </w:r>
          </w:p>
        </w:tc>
        <w:tc>
          <w:tcPr>
            <w:tcW w:w="2160" w:type="dxa"/>
            <w:tcBorders>
              <w:top w:val="nil"/>
              <w:left w:val="nil"/>
              <w:bottom w:val="nil"/>
              <w:right w:val="nil"/>
            </w:tcBorders>
          </w:tcPr>
          <w:p w14:paraId="2E6DDD08"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47C55884" w14:textId="77777777" w:rsidR="00FD3105" w:rsidRDefault="00FD3105"/>
        </w:tc>
        <w:tc>
          <w:tcPr>
            <w:tcW w:w="2160" w:type="dxa"/>
            <w:tcBorders>
              <w:top w:val="nil"/>
              <w:left w:val="nil"/>
              <w:bottom w:val="nil"/>
              <w:right w:val="nil"/>
            </w:tcBorders>
          </w:tcPr>
          <w:p w14:paraId="78E1AD45" w14:textId="77777777" w:rsidR="00FD3105" w:rsidRDefault="00FD3105"/>
        </w:tc>
      </w:tr>
      <w:tr w:rsidR="00FD3105" w14:paraId="030E4C45" w14:textId="77777777">
        <w:tblPrEx>
          <w:tblCellMar>
            <w:top w:w="0" w:type="dxa"/>
            <w:left w:w="0" w:type="dxa"/>
            <w:bottom w:w="0" w:type="dxa"/>
            <w:right w:w="0" w:type="dxa"/>
          </w:tblCellMar>
        </w:tblPrEx>
        <w:tc>
          <w:tcPr>
            <w:tcW w:w="2160" w:type="dxa"/>
            <w:tcBorders>
              <w:top w:val="nil"/>
              <w:left w:val="nil"/>
              <w:bottom w:val="nil"/>
              <w:right w:val="nil"/>
            </w:tcBorders>
          </w:tcPr>
          <w:p w14:paraId="0279B7FD"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12940907"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Defendant.</w:t>
            </w:r>
          </w:p>
        </w:tc>
        <w:tc>
          <w:tcPr>
            <w:tcW w:w="2160" w:type="dxa"/>
            <w:tcBorders>
              <w:top w:val="nil"/>
              <w:left w:val="nil"/>
              <w:bottom w:val="nil"/>
              <w:right w:val="nil"/>
            </w:tcBorders>
          </w:tcPr>
          <w:p w14:paraId="542B1A26"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14971506" w14:textId="77777777" w:rsidR="00FD3105" w:rsidRDefault="00FD3105"/>
        </w:tc>
      </w:tr>
    </w:tbl>
    <w:p w14:paraId="5690924F" w14:textId="77777777" w:rsidR="00FD3105" w:rsidRDefault="00FD3105">
      <w:pPr>
        <w:pStyle w:val="pxtbody"/>
      </w:pPr>
    </w:p>
    <w:p w14:paraId="0349D718" w14:textId="77777777" w:rsidR="00FD3105" w:rsidRDefault="00FD3105"/>
    <w:p w14:paraId="42CD5789" w14:textId="77777777" w:rsidR="00FD3105" w:rsidRDefault="00FD3105">
      <w:pPr>
        <w:pStyle w:val="pxformhac"/>
        <w:spacing w:before="180"/>
        <w:jc w:val="center"/>
      </w:pPr>
      <w:r>
        <w:t xml:space="preserve">FINAL JUDGMENT </w:t>
      </w:r>
    </w:p>
    <w:p w14:paraId="5AA3F5DE"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p.ct.id="3d29be30775711ee8e1ba9ecff0bf883|27|10:27"</w:instrText>
      </w:r>
      <w:r>
        <w:fldChar w:fldCharType="end"/>
      </w:r>
      <w:r>
        <w:t>This action was tried before the court and on the evidence presented</w:t>
      </w:r>
    </w:p>
    <w:p w14:paraId="5F1C20FC"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p.ct.id="3d29be30775711ee8e1ba9ecff0bf883|27|10:27"</w:instrText>
      </w:r>
      <w:r>
        <w:fldChar w:fldCharType="end"/>
      </w:r>
      <w:r>
        <w:t>IT IS ADJUDGED that:</w:t>
      </w:r>
    </w:p>
    <w:p w14:paraId="552A4D7F" w14:textId="77777777" w:rsidR="00FD3105" w:rsidRDefault="00FD3105">
      <w:pPr>
        <w:pStyle w:val="pxformfl"/>
        <w:ind w:left="500"/>
      </w:pPr>
      <w:r>
        <w:t xml:space="preserve"> </w:t>
      </w:r>
    </w:p>
    <w:p w14:paraId="52EBD4D5"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1. </w:t>
      </w:r>
    </w:p>
    <w:p w14:paraId="3C50C519"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p.ct.id="3d29be30775711ee8e1ba9ecff0bf883|27|10:27"</w:instrText>
      </w:r>
      <w:r>
        <w:fldChar w:fldCharType="end"/>
      </w:r>
      <w:r>
        <w:t xml:space="preserve">Plaintiff </w:t>
      </w:r>
      <w:r>
        <w:rPr>
          <w:rStyle w:val="pxfinstr"/>
          <w:i/>
          <w:iCs/>
        </w:rPr>
        <w:t>[NAME OF PLAINTIFF]</w:t>
      </w:r>
      <w:r>
        <w:t xml:space="preserve">, whose address is </w:t>
      </w:r>
      <w:r>
        <w:rPr>
          <w:rStyle w:val="pxfinstr"/>
          <w:i/>
          <w:iCs/>
        </w:rPr>
        <w:t>[address of plaintiff]</w:t>
      </w:r>
      <w:r>
        <w:t xml:space="preserve">, recover from defendant </w:t>
      </w:r>
      <w:r>
        <w:rPr>
          <w:rStyle w:val="pxfinstr"/>
          <w:i/>
          <w:iCs/>
        </w:rPr>
        <w:t>[NAME OF DEFENDANT]</w:t>
      </w:r>
      <w:r>
        <w:t xml:space="preserve"> </w:t>
      </w:r>
      <w:r>
        <w:rPr>
          <w:rStyle w:val="pxfinstr"/>
          <w:i/>
          <w:iCs/>
        </w:rPr>
        <w:t>[OPTIONAL:, whose address is [address of defendant] and the last four digits of Social Security number are [last four numbers of Social Security number],]</w:t>
      </w:r>
      <w:r>
        <w:t xml:space="preserve"> the sum of $</w:t>
      </w:r>
      <w:r>
        <w:rPr>
          <w:rStyle w:val="pxfinstr"/>
          <w:i/>
          <w:iCs/>
        </w:rPr>
        <w:t>[dollar amount of unpaid rent]</w:t>
      </w:r>
      <w:r>
        <w:t xml:space="preserve"> for unpaid rent, $</w:t>
      </w:r>
      <w:r>
        <w:rPr>
          <w:rStyle w:val="pxfinstr"/>
          <w:i/>
          <w:iCs/>
        </w:rPr>
        <w:t>[dollar amount of interest]</w:t>
      </w:r>
      <w:r>
        <w:t xml:space="preserve"> for interest to the date of the judgment, with costs in the sum of $</w:t>
      </w:r>
      <w:r>
        <w:rPr>
          <w:rStyle w:val="pxfinstr"/>
          <w:i/>
          <w:iCs/>
        </w:rPr>
        <w:t>[dollar amount of costs]</w:t>
      </w:r>
      <w:r>
        <w:t xml:space="preserve"> making a total sum of $</w:t>
      </w:r>
      <w:r>
        <w:rPr>
          <w:rStyle w:val="pxfinstr"/>
          <w:i/>
          <w:iCs/>
        </w:rPr>
        <w:t>[total dollar amount of judgment]</w:t>
      </w:r>
      <w:r>
        <w:t xml:space="preserve"> for which the Sheriff of </w:t>
      </w:r>
      <w:r>
        <w:rPr>
          <w:rStyle w:val="pxfinstr"/>
          <w:i/>
          <w:iCs/>
        </w:rPr>
        <w:t>[name of county]</w:t>
      </w:r>
      <w:r>
        <w:t>, Florida shall levy under the distress writ and for which let execution issue forthwith.</w:t>
      </w:r>
    </w:p>
    <w:p w14:paraId="01A62222"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2. </w:t>
      </w:r>
    </w:p>
    <w:p w14:paraId="5D7821DB"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p.ct.id="3d29be30775711ee8e1ba9ecff0bf883|27|10:27"</w:instrText>
      </w:r>
      <w:r>
        <w:fldChar w:fldCharType="end"/>
      </w:r>
      <w:r>
        <w:t>Interest on the total sum shall accrue at the rate prescribed by law.</w:t>
      </w:r>
    </w:p>
    <w:p w14:paraId="64B7AE8A"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3. </w:t>
      </w:r>
    </w:p>
    <w:p w14:paraId="75AFE395"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p.ct.id="3d29be30775711ee8e1ba9ecff0bf883|27|10:27"</w:instrText>
      </w:r>
      <w:r>
        <w:fldChar w:fldCharType="end"/>
      </w:r>
      <w:r>
        <w:t xml:space="preserve">The liability of </w:t>
      </w:r>
      <w:r>
        <w:rPr>
          <w:rStyle w:val="pxfinstr"/>
          <w:i/>
          <w:iCs/>
        </w:rPr>
        <w:t>[name of surety]</w:t>
      </w:r>
      <w:r>
        <w:t xml:space="preserve"> on the distress bond is terminated.</w:t>
      </w:r>
    </w:p>
    <w:p w14:paraId="77BACA34"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p.ct.id="3d29be30775711ee8e1ba9ecff0bf883|27|10:27"</w:instrText>
      </w:r>
      <w:r>
        <w:fldChar w:fldCharType="end"/>
      </w:r>
      <w:r>
        <w:t xml:space="preserve">ORDERED at </w:t>
      </w:r>
      <w:r>
        <w:rPr>
          <w:rStyle w:val="pxfinstr"/>
          <w:i/>
          <w:iCs/>
        </w:rPr>
        <w:t>[name of city]</w:t>
      </w:r>
      <w:r>
        <w:t xml:space="preserve">, Florida on </w:t>
      </w:r>
      <w:r>
        <w:rPr>
          <w:rStyle w:val="pxfinstr"/>
          <w:i/>
          <w:iCs/>
        </w:rPr>
        <w:t>[date of order]</w:t>
      </w:r>
      <w:r>
        <w:t>.</w:t>
      </w:r>
    </w:p>
    <w:p w14:paraId="53EC2F7D" w14:textId="77777777" w:rsidR="00FD3105" w:rsidRDefault="00FD3105">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26E6BF54" w14:textId="77777777" w:rsidR="00FD3105" w:rsidRDefault="00FD3105">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judge]</w:t>
      </w:r>
    </w:p>
    <w:p w14:paraId="7D46C916"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judge]</w:t>
      </w:r>
    </w:p>
    <w:p w14:paraId="1F9D4D73" w14:textId="77777777" w:rsidR="00FD3105" w:rsidRDefault="00FD3105">
      <w:pPr>
        <w:pStyle w:val="pxformfsigtbl"/>
        <w:ind w:left="500"/>
      </w:pPr>
      <w:r>
        <w:t xml:space="preserve"> </w:t>
      </w:r>
      <w:r>
        <w:rPr>
          <w:color w:val="FF0000"/>
          <w:sz w:val="20"/>
          <w:szCs w:val="20"/>
          <w:vertAlign w:val="superscript"/>
        </w:rPr>
        <w:t>►</w:t>
      </w:r>
      <w:r>
        <w:fldChar w:fldCharType="begin"/>
      </w:r>
      <w:r>
        <w:instrText>tbl.ident="I02CKJY"</w:instrText>
      </w:r>
      <w:r>
        <w:fldChar w:fldCharType="end"/>
      </w:r>
      <w:r>
        <w:fldChar w:fldCharType="begin"/>
      </w:r>
      <w:r>
        <w:instrText>tbl.uuid="I01KXBX"</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70B10360"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51DB6878"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tgroup.cols="2"</w:instrText>
      </w:r>
      <w:r>
        <w:fldChar w:fldCharType="end"/>
      </w:r>
    </w:p>
    <w:p w14:paraId="6943A154"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colspec.colwidth="17*"</w:instrText>
      </w:r>
      <w:r>
        <w:fldChar w:fldCharType="end"/>
      </w:r>
    </w:p>
    <w:p w14:paraId="6290F645"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colspec.colwidth="111*"</w:instrText>
      </w:r>
      <w:r>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D3105" w14:paraId="6AEB3E81" w14:textId="77777777">
        <w:tblPrEx>
          <w:tblCellMar>
            <w:top w:w="0" w:type="dxa"/>
            <w:left w:w="0" w:type="dxa"/>
            <w:bottom w:w="0" w:type="dxa"/>
            <w:right w:w="0" w:type="dxa"/>
          </w:tblCellMar>
        </w:tblPrEx>
        <w:tc>
          <w:tcPr>
            <w:tcW w:w="4320" w:type="dxa"/>
            <w:tcBorders>
              <w:top w:val="nil"/>
              <w:left w:val="nil"/>
              <w:bottom w:val="nil"/>
              <w:right w:val="nil"/>
            </w:tcBorders>
          </w:tcPr>
          <w:p w14:paraId="6E449E57"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Copies to:</w:t>
            </w:r>
          </w:p>
        </w:tc>
        <w:tc>
          <w:tcPr>
            <w:tcW w:w="4320" w:type="dxa"/>
            <w:tcBorders>
              <w:top w:val="nil"/>
              <w:left w:val="nil"/>
              <w:bottom w:val="nil"/>
              <w:right w:val="nil"/>
            </w:tcBorders>
          </w:tcPr>
          <w:p w14:paraId="597B5150"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r w:rsidR="00FD3105" w14:paraId="17C63842" w14:textId="77777777">
        <w:tblPrEx>
          <w:tblCellMar>
            <w:top w:w="0" w:type="dxa"/>
            <w:left w:w="0" w:type="dxa"/>
            <w:bottom w:w="0" w:type="dxa"/>
            <w:right w:w="0" w:type="dxa"/>
          </w:tblCellMar>
        </w:tblPrEx>
        <w:tc>
          <w:tcPr>
            <w:tcW w:w="4320" w:type="dxa"/>
            <w:tcBorders>
              <w:top w:val="nil"/>
              <w:left w:val="nil"/>
              <w:bottom w:val="nil"/>
              <w:right w:val="nil"/>
            </w:tcBorders>
          </w:tcPr>
          <w:p w14:paraId="5DC9CFE6"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4320" w:type="dxa"/>
            <w:tcBorders>
              <w:top w:val="nil"/>
              <w:left w:val="nil"/>
              <w:bottom w:val="nil"/>
              <w:right w:val="nil"/>
            </w:tcBorders>
          </w:tcPr>
          <w:p w14:paraId="2239A045"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bl>
    <w:p w14:paraId="2A68F081" w14:textId="77777777" w:rsidR="00FD3105" w:rsidRDefault="00FD3105">
      <w:pPr>
        <w:pStyle w:val="pxtbody"/>
      </w:pPr>
    </w:p>
    <w:p w14:paraId="16DF4501" w14:textId="77777777" w:rsidR="00FD3105" w:rsidRDefault="00FD3105"/>
    <w:p w14:paraId="0E66FD6D" w14:textId="77777777" w:rsidR="00FD3105" w:rsidRDefault="00FD3105">
      <w:pPr>
        <w:pStyle w:val="pxcomnt"/>
      </w:pPr>
    </w:p>
    <w:p w14:paraId="2014EBB5" w14:textId="77777777" w:rsidR="00FD3105" w:rsidRDefault="00FD3105">
      <w:pPr>
        <w:pStyle w:val="pxhac"/>
        <w:spacing w:before="180"/>
        <w:jc w:val="center"/>
      </w:pPr>
      <w:r>
        <w:rPr>
          <w:rStyle w:val="pxb"/>
          <w:b/>
          <w:bCs/>
        </w:rPr>
        <w:t>Author's Comment</w:t>
      </w:r>
    </w:p>
    <w:p w14:paraId="5DA33F91"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p.ct.id="3d29be30775711ee8e1ba9ecff0bf883|27|10:27"</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st.ref.id="I01O5RF"</w:instrText>
      </w:r>
      <w:r>
        <w:rPr>
          <w:rStyle w:val="pxst"/>
        </w:rPr>
        <w:fldChar w:fldCharType="end"/>
      </w:r>
      <w:r>
        <w:rPr>
          <w:rStyle w:val="pxst"/>
          <w:vanish/>
        </w:rPr>
        <w:t>&amp;s;</w:t>
      </w:r>
      <w:r>
        <w:rPr>
          <w:rStyle w:val="pxvis"/>
          <w:rFonts w:ascii="Times NewRoman" w:hAnsi="Times NewRoman"/>
          <w:b w:val="0"/>
          <w:sz w:val="24"/>
        </w:rPr>
        <w:t>§</w:t>
      </w:r>
      <w:r>
        <w:rPr>
          <w:rStyle w:val="pxst"/>
        </w:rPr>
        <w:t>83</w:t>
      </w:r>
      <w:ins w:id="481" w:author="Debra M. Salisbury" w:date="2024-02-21T21:40:00Z">
        <w:r w:rsidR="00F26721">
          <w:rPr>
            <w:rStyle w:val="pxst"/>
          </w:rPr>
          <w:t>.</w:t>
        </w:r>
      </w:ins>
      <w:del w:id="482" w:author="Debra M. Salisbury" w:date="2024-02-21T21:40:00Z">
        <w:r w:rsidDel="00F26721">
          <w:rPr>
            <w:rStyle w:val="pxst"/>
          </w:rPr>
          <w:delText>:</w:delText>
        </w:r>
      </w:del>
      <w:r>
        <w:rPr>
          <w:rStyle w:val="pxst"/>
        </w:rPr>
        <w:t>12, Fla. Stat.</w:t>
      </w:r>
      <w:r>
        <w:t xml:space="preserve">; </w:t>
      </w:r>
      <w:r>
        <w:rPr>
          <w:rStyle w:val="pxst"/>
          <w:color w:val="FF0000"/>
          <w:sz w:val="20"/>
          <w:szCs w:val="20"/>
          <w:vertAlign w:val="superscript"/>
        </w:rPr>
        <w:t>►</w:t>
      </w:r>
      <w:r>
        <w:rPr>
          <w:rStyle w:val="pxst"/>
        </w:rPr>
        <w:fldChar w:fldCharType="begin"/>
      </w:r>
      <w:r>
        <w:rPr>
          <w:rStyle w:val="pxst"/>
        </w:rPr>
        <w:instrText>st.ref.id="I04ACKN"</w:instrText>
      </w:r>
      <w:r>
        <w:rPr>
          <w:rStyle w:val="pxst"/>
        </w:rPr>
        <w:fldChar w:fldCharType="end"/>
      </w:r>
      <w:r>
        <w:rPr>
          <w:rStyle w:val="pxst"/>
          <w:vanish/>
        </w:rPr>
        <w:t>&amp;s;</w:t>
      </w:r>
      <w:r>
        <w:rPr>
          <w:rStyle w:val="pxvis"/>
          <w:rFonts w:ascii="Times NewRoman" w:hAnsi="Times NewRoman"/>
          <w:b w:val="0"/>
          <w:sz w:val="24"/>
        </w:rPr>
        <w:t>§</w:t>
      </w:r>
      <w:r>
        <w:rPr>
          <w:rStyle w:val="pxst"/>
        </w:rPr>
        <w:t>83.18, Fla. Stat.</w:t>
      </w:r>
    </w:p>
    <w:p w14:paraId="5ACA7C16" w14:textId="77777777" w:rsidR="00FD3105" w:rsidRDefault="00FD3105">
      <w:pPr>
        <w:pStyle w:val="pxs"/>
        <w:spacing w:before="180"/>
        <w:rPr>
          <w:sz w:val="27"/>
          <w:szCs w:val="27"/>
        </w:rPr>
      </w:pPr>
      <w:r>
        <w:rPr>
          <w:sz w:val="27"/>
          <w:szCs w:val="27"/>
        </w:rPr>
        <w:t>10:28. Judgment</w:t>
      </w:r>
      <w:r>
        <w:rPr>
          <w:rStyle w:val="pxsep"/>
        </w:rPr>
        <w:t xml:space="preserve">-- </w:t>
      </w:r>
      <w:r>
        <w:rPr>
          <w:sz w:val="27"/>
          <w:szCs w:val="27"/>
        </w:rPr>
        <w:t>Ejectment</w:t>
      </w:r>
    </w:p>
    <w:p w14:paraId="25072CBD" w14:textId="77777777" w:rsidR="00FD3105" w:rsidRDefault="00FD3105">
      <w:pPr>
        <w:pStyle w:val="pxov"/>
        <w:rPr>
          <w:vanish/>
        </w:rPr>
      </w:pPr>
      <w:r>
        <w:rPr>
          <w:vanish/>
        </w:rPr>
        <w:t>FMS</w:t>
      </w:r>
    </w:p>
    <w:p w14:paraId="1F4C12D9" w14:textId="77777777" w:rsidR="00FD3105" w:rsidRDefault="00FD3105">
      <w:pPr>
        <w:pStyle w:val="pxov"/>
        <w:rPr>
          <w:vanish/>
        </w:rPr>
      </w:pPr>
      <w:r>
        <w:rPr>
          <w:vanish/>
        </w:rPr>
        <w:t>LCV</w:t>
      </w:r>
    </w:p>
    <w:p w14:paraId="447BCD8C" w14:textId="77777777" w:rsidR="00FD3105" w:rsidRDefault="00FD3105">
      <w:pPr>
        <w:pStyle w:val="pxov"/>
        <w:rPr>
          <w:vanish/>
        </w:rPr>
      </w:pPr>
      <w:r>
        <w:rPr>
          <w:vanish/>
        </w:rPr>
        <w:t>LSC</w:t>
      </w:r>
    </w:p>
    <w:p w14:paraId="5C894EF9" w14:textId="77777777" w:rsidR="00FD3105" w:rsidRDefault="00FD3105">
      <w:pPr>
        <w:pStyle w:val="pxov"/>
        <w:rPr>
          <w:vanish/>
        </w:rPr>
      </w:pPr>
      <w:r>
        <w:rPr>
          <w:vanish/>
        </w:rPr>
        <w:t>LS7</w:t>
      </w:r>
    </w:p>
    <w:p w14:paraId="1AA77B81" w14:textId="77777777" w:rsidR="00FD3105" w:rsidRDefault="00FD3105">
      <w:pPr>
        <w:pStyle w:val="pxov"/>
        <w:rPr>
          <w:vanish/>
        </w:rPr>
      </w:pPr>
      <w:r>
        <w:rPr>
          <w:vanish/>
        </w:rPr>
        <w:t>REL</w:t>
      </w:r>
    </w:p>
    <w:p w14:paraId="2639BD8F" w14:textId="77777777" w:rsidR="00FD3105" w:rsidRDefault="00FD3105">
      <w:pPr>
        <w:pStyle w:val="pxov"/>
        <w:rPr>
          <w:vanish/>
        </w:rPr>
      </w:pPr>
      <w:r>
        <w:rPr>
          <w:vanish/>
        </w:rPr>
        <w:t>RFE</w:t>
      </w:r>
    </w:p>
    <w:p w14:paraId="1029EB8C" w14:textId="77777777" w:rsidR="00FD3105" w:rsidRDefault="00FD3105">
      <w:pPr>
        <w:pStyle w:val="pxov"/>
        <w:rPr>
          <w:vanish/>
        </w:rPr>
      </w:pPr>
      <w:r>
        <w:rPr>
          <w:vanish/>
        </w:rPr>
        <w:t>FCV</w:t>
      </w:r>
    </w:p>
    <w:p w14:paraId="333E101C" w14:textId="77777777" w:rsidR="00FD3105" w:rsidRDefault="00FD3105">
      <w:pPr>
        <w:pStyle w:val="pxov"/>
        <w:rPr>
          <w:vanish/>
        </w:rPr>
      </w:pPr>
      <w:r>
        <w:rPr>
          <w:vanish/>
        </w:rPr>
        <w:t>FLG</w:t>
      </w:r>
    </w:p>
    <w:p w14:paraId="6EFCC920" w14:textId="77777777" w:rsidR="00FD3105" w:rsidRDefault="00FD3105">
      <w:pPr>
        <w:pStyle w:val="pxformfcapfac"/>
        <w:jc w:val="center"/>
        <w:rPr>
          <w:sz w:val="24"/>
          <w:szCs w:val="24"/>
        </w:rPr>
      </w:pPr>
      <w:r>
        <w:rPr>
          <w:color w:val="FF0000"/>
          <w:sz w:val="20"/>
          <w:szCs w:val="20"/>
          <w:vertAlign w:val="superscript"/>
        </w:rPr>
        <w:t>►</w:t>
      </w:r>
      <w:r>
        <w:rPr>
          <w:sz w:val="24"/>
          <w:szCs w:val="24"/>
        </w:rPr>
        <w:fldChar w:fldCharType="begin"/>
      </w:r>
      <w:r>
        <w:rPr>
          <w:sz w:val="24"/>
          <w:szCs w:val="24"/>
        </w:rPr>
        <w:instrText>form.du="0"</w:instrText>
      </w:r>
      <w:r>
        <w:rPr>
          <w:sz w:val="24"/>
          <w:szCs w:val="24"/>
        </w:rPr>
        <w:fldChar w:fldCharType="end"/>
      </w:r>
      <w:r>
        <w:rPr>
          <w:sz w:val="24"/>
          <w:szCs w:val="24"/>
        </w:rPr>
        <w:fldChar w:fldCharType="begin"/>
      </w:r>
      <w:r>
        <w:rPr>
          <w:sz w:val="24"/>
          <w:szCs w:val="24"/>
        </w:rPr>
        <w:instrText>form.fid="I6fc940909fed11dfbf230000837214a9"</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fcap.ref="manual"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sz w:val="24"/>
          <w:szCs w:val="24"/>
        </w:rPr>
        <w:t xml:space="preserve">IN THE CIRCUIT COURT FOR </w:t>
      </w:r>
      <w:r>
        <w:rPr>
          <w:rStyle w:val="pxfinstr"/>
          <w:i/>
          <w:iCs/>
          <w:szCs w:val="24"/>
        </w:rPr>
        <w:t>[NAME OF COUNTY]</w:t>
      </w:r>
      <w:r>
        <w:rPr>
          <w:sz w:val="24"/>
          <w:szCs w:val="24"/>
        </w:rPr>
        <w:t>, FLORIDA</w:t>
      </w:r>
    </w:p>
    <w:p w14:paraId="72BCD159" w14:textId="77777777" w:rsidR="00FD3105" w:rsidRDefault="00FD3105">
      <w:pPr>
        <w:pStyle w:val="pxformfcaptbl"/>
        <w:ind w:left="500"/>
      </w:pPr>
      <w:r>
        <w:t xml:space="preserve"> </w:t>
      </w:r>
      <w:r>
        <w:rPr>
          <w:color w:val="FF0000"/>
          <w:sz w:val="20"/>
          <w:szCs w:val="20"/>
          <w:vertAlign w:val="superscript"/>
        </w:rPr>
        <w:t>►</w:t>
      </w:r>
      <w:r>
        <w:fldChar w:fldCharType="begin"/>
      </w:r>
      <w:r>
        <w:instrText>tbl.brace.end="5"</w:instrText>
      </w:r>
      <w:r>
        <w:fldChar w:fldCharType="end"/>
      </w:r>
      <w:r>
        <w:fldChar w:fldCharType="begin"/>
      </w:r>
      <w:r>
        <w:instrText>tbl.brace.start="1"</w:instrText>
      </w:r>
      <w:r>
        <w:fldChar w:fldCharType="end"/>
      </w:r>
      <w:r>
        <w:fldChar w:fldCharType="begin"/>
      </w:r>
      <w:r>
        <w:instrText>tbl.ident="I011SJ3"</w:instrText>
      </w:r>
      <w:r>
        <w:fldChar w:fldCharType="end"/>
      </w:r>
      <w:r>
        <w:fldChar w:fldCharType="begin"/>
      </w:r>
      <w:r>
        <w:instrText>tbl.uuid="I011X1J"</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50B845EE"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485FAC61"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tgroup.cols="4"</w:instrText>
      </w:r>
      <w:r>
        <w:fldChar w:fldCharType="end"/>
      </w:r>
    </w:p>
    <w:p w14:paraId="1964D4D1"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colspec.colwidth="7*"</w:instrText>
      </w:r>
      <w:r>
        <w:fldChar w:fldCharType="end"/>
      </w:r>
    </w:p>
    <w:p w14:paraId="4C4505A8"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colspec.colwidth="16*"</w:instrText>
      </w:r>
      <w:r>
        <w:fldChar w:fldCharType="end"/>
      </w:r>
    </w:p>
    <w:p w14:paraId="0EF6CC8F" w14:textId="77777777" w:rsidR="00FD3105" w:rsidRDefault="00FD3105">
      <w:pPr>
        <w:pStyle w:val="pxcolspec"/>
      </w:pPr>
      <w:r>
        <w:rPr>
          <w:color w:val="FF0000"/>
          <w:sz w:val="20"/>
          <w:szCs w:val="20"/>
          <w:vertAlign w:val="superscript"/>
        </w:rPr>
        <w:t>►</w:t>
      </w:r>
      <w:r>
        <w:fldChar w:fldCharType="begin"/>
      </w:r>
      <w:r>
        <w:instrText>colspec.align="center"</w:instrText>
      </w:r>
      <w:r>
        <w:fldChar w:fldCharType="end"/>
      </w:r>
      <w:r>
        <w:fldChar w:fldCharType="begin"/>
      </w:r>
      <w:r>
        <w:instrText>colspec.colname="3"</w:instrText>
      </w:r>
      <w:r>
        <w:fldChar w:fldCharType="end"/>
      </w:r>
      <w:r>
        <w:fldChar w:fldCharType="begin"/>
      </w:r>
      <w:r>
        <w:instrText>colspec.colnum="3"</w:instrText>
      </w:r>
      <w:r>
        <w:fldChar w:fldCharType="end"/>
      </w:r>
      <w:r>
        <w:fldChar w:fldCharType="begin"/>
      </w:r>
      <w:r>
        <w:instrText>colspec.colwidth="7*"</w:instrText>
      </w:r>
      <w:r>
        <w:fldChar w:fldCharType="end"/>
      </w:r>
    </w:p>
    <w:p w14:paraId="2D124B37" w14:textId="77777777" w:rsidR="00FD3105" w:rsidRDefault="00FD3105">
      <w:pPr>
        <w:pStyle w:val="pxcolspec"/>
      </w:pPr>
      <w:r>
        <w:rPr>
          <w:color w:val="FF0000"/>
          <w:sz w:val="20"/>
          <w:szCs w:val="20"/>
          <w:vertAlign w:val="superscript"/>
        </w:rPr>
        <w:t>►</w:t>
      </w:r>
      <w:r>
        <w:fldChar w:fldCharType="begin"/>
      </w:r>
      <w:r>
        <w:instrText>colspec.colname="4"</w:instrText>
      </w:r>
      <w:r>
        <w:fldChar w:fldCharType="end"/>
      </w:r>
      <w:r>
        <w:fldChar w:fldCharType="begin"/>
      </w:r>
      <w:r>
        <w:instrText>colspec.colnum="4"</w:instrText>
      </w:r>
      <w:r>
        <w:fldChar w:fldCharType="end"/>
      </w:r>
      <w:r>
        <w:fldChar w:fldCharType="begin"/>
      </w:r>
      <w:r>
        <w:instrText>colspec.colwidth="34*"</w:instrText>
      </w:r>
      <w:r>
        <w:fldChar w:fldCharType="end"/>
      </w:r>
    </w:p>
    <w:tbl>
      <w:tblPr>
        <w:tblW w:w="0" w:type="auto"/>
        <w:tblLayout w:type="fixed"/>
        <w:tblCellMar>
          <w:left w:w="0" w:type="dxa"/>
          <w:right w:w="0" w:type="dxa"/>
        </w:tblCellMar>
        <w:tblLook w:val="0000" w:firstRow="0" w:lastRow="0" w:firstColumn="0" w:lastColumn="0" w:noHBand="0" w:noVBand="0"/>
      </w:tblPr>
      <w:tblGrid>
        <w:gridCol w:w="2160"/>
        <w:gridCol w:w="2160"/>
        <w:gridCol w:w="2160"/>
        <w:gridCol w:w="2160"/>
      </w:tblGrid>
      <w:tr w:rsidR="00FD3105" w14:paraId="72F0F5B2" w14:textId="77777777">
        <w:tblPrEx>
          <w:tblCellMar>
            <w:top w:w="0" w:type="dxa"/>
            <w:left w:w="0" w:type="dxa"/>
            <w:bottom w:w="0" w:type="dxa"/>
            <w:right w:w="0" w:type="dxa"/>
          </w:tblCellMar>
        </w:tblPrEx>
        <w:tc>
          <w:tcPr>
            <w:tcW w:w="2160" w:type="dxa"/>
            <w:tcBorders>
              <w:top w:val="nil"/>
              <w:left w:val="nil"/>
              <w:bottom w:val="nil"/>
              <w:right w:val="nil"/>
            </w:tcBorders>
          </w:tcPr>
          <w:p w14:paraId="31DC387A" w14:textId="77777777" w:rsidR="00FD3105" w:rsidRDefault="00FD3105">
            <w:r>
              <w:rPr>
                <w:color w:val="FF0000"/>
                <w:sz w:val="20"/>
                <w:szCs w:val="20"/>
                <w:vertAlign w:val="superscript"/>
              </w:rPr>
              <w:t>►</w:t>
            </w:r>
            <w:r>
              <w:fldChar w:fldCharType="begin"/>
            </w:r>
            <w:r>
              <w:instrText>tbody.valign="top"</w:instrText>
            </w:r>
            <w:r>
              <w:fldChar w:fldCharType="end"/>
            </w:r>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PLAINTIFF]</w:t>
            </w:r>
            <w:r>
              <w:rPr>
                <w:rStyle w:val="pxrowentry"/>
              </w:rPr>
              <w:t>,</w:t>
            </w:r>
          </w:p>
        </w:tc>
        <w:tc>
          <w:tcPr>
            <w:tcW w:w="2160" w:type="dxa"/>
            <w:tcBorders>
              <w:top w:val="nil"/>
              <w:left w:val="nil"/>
              <w:bottom w:val="nil"/>
              <w:right w:val="nil"/>
            </w:tcBorders>
          </w:tcPr>
          <w:p w14:paraId="686F5C56" w14:textId="77777777" w:rsidR="00FD3105" w:rsidRDefault="00FD3105">
            <w:r>
              <w:rPr>
                <w:rStyle w:val="pxentry"/>
                <w:color w:val="FF0000"/>
                <w:sz w:val="20"/>
                <w:szCs w:val="20"/>
                <w:vertAlign w:val="superscript"/>
              </w:rPr>
              <w:t>►</w:t>
            </w:r>
            <w:r>
              <w:rPr>
                <w:rStyle w:val="pxentry"/>
              </w:rPr>
              <w:fldChar w:fldCharType="begin"/>
            </w:r>
            <w:r>
              <w:rPr>
                <w:rStyle w:val="pxentry"/>
              </w:rPr>
              <w:instrText>entry.morerows="4"</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vanish/>
              </w:rPr>
              <w:t>&amp;brace;</w:t>
            </w:r>
            <w:r>
              <w:rPr>
                <w:rStyle w:val="pxvis"/>
                <w:rFonts w:ascii="Times NewRoman" w:hAnsi="Times NewRoman"/>
                <w:b w:val="0"/>
                <w:sz w:val="24"/>
              </w:rPr>
              <w:t>}</w:t>
            </w:r>
          </w:p>
        </w:tc>
        <w:tc>
          <w:tcPr>
            <w:tcW w:w="2160" w:type="dxa"/>
            <w:tcBorders>
              <w:top w:val="nil"/>
              <w:left w:val="nil"/>
              <w:bottom w:val="nil"/>
              <w:right w:val="nil"/>
            </w:tcBorders>
          </w:tcPr>
          <w:p w14:paraId="13363C0B"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22AA1B95" w14:textId="77777777" w:rsidR="00FD3105" w:rsidRDefault="00FD3105"/>
        </w:tc>
      </w:tr>
      <w:tr w:rsidR="00FD3105" w14:paraId="3D593CE0" w14:textId="77777777">
        <w:tblPrEx>
          <w:tblCellMar>
            <w:top w:w="0" w:type="dxa"/>
            <w:left w:w="0" w:type="dxa"/>
            <w:bottom w:w="0" w:type="dxa"/>
            <w:right w:w="0" w:type="dxa"/>
          </w:tblCellMar>
        </w:tblPrEx>
        <w:tc>
          <w:tcPr>
            <w:tcW w:w="2160" w:type="dxa"/>
            <w:tcBorders>
              <w:top w:val="nil"/>
              <w:left w:val="nil"/>
              <w:bottom w:val="nil"/>
              <w:right w:val="nil"/>
            </w:tcBorders>
          </w:tcPr>
          <w:p w14:paraId="210EB450"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4C282446"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Plaintiff,</w:t>
            </w:r>
          </w:p>
        </w:tc>
        <w:tc>
          <w:tcPr>
            <w:tcW w:w="2160" w:type="dxa"/>
            <w:tcBorders>
              <w:top w:val="nil"/>
              <w:left w:val="nil"/>
              <w:bottom w:val="nil"/>
              <w:right w:val="nil"/>
            </w:tcBorders>
          </w:tcPr>
          <w:p w14:paraId="3B0468A6"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332F6C44" w14:textId="77777777" w:rsidR="00FD3105" w:rsidRDefault="00FD3105"/>
        </w:tc>
      </w:tr>
      <w:tr w:rsidR="00FD3105" w14:paraId="7AC2A0C1" w14:textId="77777777">
        <w:tblPrEx>
          <w:tblCellMar>
            <w:top w:w="0" w:type="dxa"/>
            <w:left w:w="0" w:type="dxa"/>
            <w:bottom w:w="0" w:type="dxa"/>
            <w:right w:w="0" w:type="dxa"/>
          </w:tblCellMar>
        </w:tblPrEx>
        <w:tc>
          <w:tcPr>
            <w:tcW w:w="2160" w:type="dxa"/>
            <w:tcBorders>
              <w:top w:val="nil"/>
              <w:left w:val="nil"/>
              <w:bottom w:val="nil"/>
              <w:right w:val="nil"/>
            </w:tcBorders>
          </w:tcPr>
          <w:p w14:paraId="238144DA"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entry.align="left"</w:instrText>
            </w:r>
            <w:r>
              <w:rPr>
                <w:rStyle w:val="pxrowentry"/>
              </w:rPr>
              <w:fldChar w:fldCharType="end"/>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v.</w:t>
            </w:r>
          </w:p>
        </w:tc>
        <w:tc>
          <w:tcPr>
            <w:tcW w:w="2160" w:type="dxa"/>
            <w:tcBorders>
              <w:top w:val="nil"/>
              <w:left w:val="nil"/>
              <w:bottom w:val="nil"/>
              <w:right w:val="nil"/>
            </w:tcBorders>
          </w:tcPr>
          <w:p w14:paraId="313B331E"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 xml:space="preserve">CASE </w:t>
            </w:r>
            <w:r>
              <w:rPr>
                <w:rStyle w:val="pxfinstr"/>
                <w:i/>
                <w:iCs/>
              </w:rPr>
              <w:t>[CASE NUMBER]</w:t>
            </w:r>
          </w:p>
        </w:tc>
        <w:tc>
          <w:tcPr>
            <w:tcW w:w="2160" w:type="dxa"/>
            <w:tcBorders>
              <w:top w:val="nil"/>
              <w:left w:val="nil"/>
              <w:bottom w:val="nil"/>
              <w:right w:val="nil"/>
            </w:tcBorders>
          </w:tcPr>
          <w:p w14:paraId="4724CA28" w14:textId="77777777" w:rsidR="00FD3105" w:rsidRDefault="00FD3105"/>
        </w:tc>
        <w:tc>
          <w:tcPr>
            <w:tcW w:w="2160" w:type="dxa"/>
            <w:tcBorders>
              <w:top w:val="nil"/>
              <w:left w:val="nil"/>
              <w:bottom w:val="nil"/>
              <w:right w:val="nil"/>
            </w:tcBorders>
          </w:tcPr>
          <w:p w14:paraId="696C4C93" w14:textId="77777777" w:rsidR="00FD3105" w:rsidRDefault="00FD3105"/>
        </w:tc>
      </w:tr>
      <w:tr w:rsidR="00FD3105" w14:paraId="42DF5122" w14:textId="77777777">
        <w:tblPrEx>
          <w:tblCellMar>
            <w:top w:w="0" w:type="dxa"/>
            <w:left w:w="0" w:type="dxa"/>
            <w:bottom w:w="0" w:type="dxa"/>
            <w:right w:w="0" w:type="dxa"/>
          </w:tblCellMar>
        </w:tblPrEx>
        <w:tc>
          <w:tcPr>
            <w:tcW w:w="2160" w:type="dxa"/>
            <w:tcBorders>
              <w:top w:val="nil"/>
              <w:left w:val="nil"/>
              <w:bottom w:val="nil"/>
              <w:right w:val="nil"/>
            </w:tcBorders>
          </w:tcPr>
          <w:p w14:paraId="179E07E6"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DEFENDANT]</w:t>
            </w:r>
            <w:r>
              <w:rPr>
                <w:rStyle w:val="pxrowentry"/>
              </w:rPr>
              <w:t>,</w:t>
            </w:r>
          </w:p>
        </w:tc>
        <w:tc>
          <w:tcPr>
            <w:tcW w:w="2160" w:type="dxa"/>
            <w:tcBorders>
              <w:top w:val="nil"/>
              <w:left w:val="nil"/>
              <w:bottom w:val="nil"/>
              <w:right w:val="nil"/>
            </w:tcBorders>
          </w:tcPr>
          <w:p w14:paraId="24A1B8BB"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6B389DEC" w14:textId="77777777" w:rsidR="00FD3105" w:rsidRDefault="00FD3105"/>
        </w:tc>
        <w:tc>
          <w:tcPr>
            <w:tcW w:w="2160" w:type="dxa"/>
            <w:tcBorders>
              <w:top w:val="nil"/>
              <w:left w:val="nil"/>
              <w:bottom w:val="nil"/>
              <w:right w:val="nil"/>
            </w:tcBorders>
          </w:tcPr>
          <w:p w14:paraId="760F4537" w14:textId="77777777" w:rsidR="00FD3105" w:rsidRDefault="00FD3105"/>
        </w:tc>
      </w:tr>
      <w:tr w:rsidR="00FD3105" w14:paraId="66346A73" w14:textId="77777777">
        <w:tblPrEx>
          <w:tblCellMar>
            <w:top w:w="0" w:type="dxa"/>
            <w:left w:w="0" w:type="dxa"/>
            <w:bottom w:w="0" w:type="dxa"/>
            <w:right w:w="0" w:type="dxa"/>
          </w:tblCellMar>
        </w:tblPrEx>
        <w:tc>
          <w:tcPr>
            <w:tcW w:w="2160" w:type="dxa"/>
            <w:tcBorders>
              <w:top w:val="nil"/>
              <w:left w:val="nil"/>
              <w:bottom w:val="nil"/>
              <w:right w:val="nil"/>
            </w:tcBorders>
          </w:tcPr>
          <w:p w14:paraId="0C384C76"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66DA0CCD"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Defendant.</w:t>
            </w:r>
          </w:p>
        </w:tc>
        <w:tc>
          <w:tcPr>
            <w:tcW w:w="2160" w:type="dxa"/>
            <w:tcBorders>
              <w:top w:val="nil"/>
              <w:left w:val="nil"/>
              <w:bottom w:val="nil"/>
              <w:right w:val="nil"/>
            </w:tcBorders>
          </w:tcPr>
          <w:p w14:paraId="562A0EAE"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26820CDE" w14:textId="77777777" w:rsidR="00FD3105" w:rsidRDefault="00FD3105"/>
        </w:tc>
      </w:tr>
    </w:tbl>
    <w:p w14:paraId="03E4BAC3" w14:textId="77777777" w:rsidR="00FD3105" w:rsidRDefault="00FD3105">
      <w:pPr>
        <w:pStyle w:val="pxtbody"/>
      </w:pPr>
    </w:p>
    <w:p w14:paraId="78DD7D6A" w14:textId="77777777" w:rsidR="00FD3105" w:rsidRDefault="00FD3105"/>
    <w:p w14:paraId="64213CA6" w14:textId="77777777" w:rsidR="00FD3105" w:rsidRDefault="00FD3105">
      <w:pPr>
        <w:pStyle w:val="pxformhac"/>
        <w:spacing w:before="180"/>
        <w:jc w:val="center"/>
      </w:pPr>
      <w:r>
        <w:t xml:space="preserve">FINAL JUDGMENT </w:t>
      </w:r>
    </w:p>
    <w:p w14:paraId="6A2090EE"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p.ct.id="3d29be30775711ee8e1ba9ecff0bf883|28|10:28"</w:instrText>
      </w:r>
      <w:r>
        <w:fldChar w:fldCharType="end"/>
      </w:r>
      <w:r>
        <w:t>Pursuant to the verdict rendered in this action</w:t>
      </w:r>
    </w:p>
    <w:p w14:paraId="7E64F87D"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p.ct.id="3d29be30775711ee8e1ba9ecff0bf883|28|10:28"</w:instrText>
      </w:r>
      <w:r>
        <w:fldChar w:fldCharType="end"/>
      </w:r>
      <w:r>
        <w:t>IT IS ADJUDGED that:</w:t>
      </w:r>
    </w:p>
    <w:p w14:paraId="029DC12F" w14:textId="77777777" w:rsidR="00FD3105" w:rsidRDefault="00FD3105">
      <w:pPr>
        <w:pStyle w:val="pxformfl"/>
        <w:ind w:left="500"/>
      </w:pPr>
      <w:r>
        <w:t xml:space="preserve"> </w:t>
      </w:r>
    </w:p>
    <w:p w14:paraId="7908DF98"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1. </w:t>
      </w:r>
    </w:p>
    <w:p w14:paraId="6476BAE9"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p.ct.id="3d29be30775711ee8e1ba9ecff0bf883|28|10:28"</w:instrText>
      </w:r>
      <w:r>
        <w:fldChar w:fldCharType="end"/>
      </w:r>
      <w:r>
        <w:t xml:space="preserve">Plaintiff </w:t>
      </w:r>
      <w:r>
        <w:rPr>
          <w:rStyle w:val="pxfinstr"/>
          <w:i/>
          <w:iCs/>
        </w:rPr>
        <w:t>[NAME OF PLAINTIFF]</w:t>
      </w:r>
      <w:r>
        <w:t xml:space="preserve">, whose address is </w:t>
      </w:r>
      <w:r>
        <w:rPr>
          <w:rStyle w:val="pxfinstr"/>
          <w:i/>
          <w:iCs/>
        </w:rPr>
        <w:t>[address of plaintiff]</w:t>
      </w:r>
      <w:r>
        <w:t xml:space="preserve">, owns the following described real property in </w:t>
      </w:r>
      <w:r>
        <w:rPr>
          <w:rStyle w:val="pxfinstr"/>
          <w:i/>
          <w:iCs/>
        </w:rPr>
        <w:t>[name of county]</w:t>
      </w:r>
      <w:r>
        <w:t>, Florida:</w:t>
      </w:r>
    </w:p>
    <w:p w14:paraId="39ED74C1" w14:textId="77777777" w:rsidR="00FD3105" w:rsidRDefault="00FD3105">
      <w:pPr>
        <w:pStyle w:val="pxformfac"/>
        <w:jc w:val="center"/>
        <w:rPr>
          <w:sz w:val="24"/>
          <w:szCs w:val="24"/>
        </w:rPr>
      </w:pP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rStyle w:val="pxfinstr"/>
          <w:i/>
          <w:iCs/>
          <w:szCs w:val="24"/>
        </w:rPr>
        <w:t>[description of property]</w:t>
      </w:r>
    </w:p>
    <w:p w14:paraId="65A4F078" w14:textId="77777777" w:rsidR="00FD3105" w:rsidRDefault="00FD3105">
      <w:pPr>
        <w:pStyle w:val="pxformcp"/>
      </w:pPr>
      <w:r>
        <w:t>in fee simple.</w:t>
      </w:r>
    </w:p>
    <w:p w14:paraId="03AA1C11"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2. </w:t>
      </w:r>
    </w:p>
    <w:p w14:paraId="30035DF1"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p.ct.id="3d29be30775711ee8e1ba9ecff0bf883|28|10:28"</w:instrText>
      </w:r>
      <w:r>
        <w:fldChar w:fldCharType="end"/>
      </w:r>
      <w:r>
        <w:t xml:space="preserve">Plaintiff recovers from defendant </w:t>
      </w:r>
      <w:r>
        <w:rPr>
          <w:rStyle w:val="pxfinstr"/>
          <w:i/>
          <w:iCs/>
        </w:rPr>
        <w:t>[NAME OF DEFENDANT]</w:t>
      </w:r>
      <w:r>
        <w:t xml:space="preserve"> the real property described in paragraph 1.</w:t>
      </w:r>
    </w:p>
    <w:p w14:paraId="0C37AF03"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3. </w:t>
      </w:r>
    </w:p>
    <w:p w14:paraId="4F41AC01"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p.ct.id="3d29be30775711ee8e1ba9ecff0bf883|28|10:28"</w:instrText>
      </w:r>
      <w:r>
        <w:fldChar w:fldCharType="end"/>
      </w:r>
      <w:r>
        <w:t xml:space="preserve">Plaintiff recovers from defendant </w:t>
      </w:r>
      <w:r>
        <w:rPr>
          <w:rStyle w:val="pxfinstr"/>
          <w:i/>
          <w:iCs/>
        </w:rPr>
        <w:t>[OPTIONAL:, whose address is [address of defendant] and the last four digits of Social Security number are [last four numbers of Social Security number],]</w:t>
      </w:r>
      <w:r>
        <w:t xml:space="preserve"> the sum of $</w:t>
      </w:r>
      <w:r>
        <w:rPr>
          <w:rStyle w:val="pxfinstr"/>
          <w:i/>
          <w:iCs/>
        </w:rPr>
        <w:t>[dollar amount of judgment]</w:t>
      </w:r>
      <w:r>
        <w:t xml:space="preserve"> with costs in the sum of $</w:t>
      </w:r>
      <w:r>
        <w:rPr>
          <w:rStyle w:val="pxfinstr"/>
          <w:i/>
          <w:iCs/>
        </w:rPr>
        <w:t>[dollar amount of costs]</w:t>
      </w:r>
      <w:r>
        <w:t xml:space="preserve"> and interest at the rate prescribed by law.</w:t>
      </w:r>
    </w:p>
    <w:p w14:paraId="257078C2"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4. </w:t>
      </w:r>
    </w:p>
    <w:p w14:paraId="66D56E82"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p.ct.id="3d29be30775711ee8e1ba9ecff0bf883|28|10:28"</w:instrText>
      </w:r>
      <w:r>
        <w:fldChar w:fldCharType="end"/>
      </w:r>
      <w:r>
        <w:t xml:space="preserve">Execution and writ of possession shall issue forthwith as requested by plaintiff pursuant to </w:t>
      </w:r>
      <w:r>
        <w:rPr>
          <w:rStyle w:val="pxst"/>
          <w:color w:val="FF0000"/>
          <w:sz w:val="20"/>
          <w:szCs w:val="20"/>
          <w:vertAlign w:val="superscript"/>
        </w:rPr>
        <w:t>►</w:t>
      </w:r>
      <w:r>
        <w:rPr>
          <w:rStyle w:val="pxst"/>
        </w:rPr>
        <w:fldChar w:fldCharType="begin"/>
      </w:r>
      <w:r>
        <w:rPr>
          <w:rStyle w:val="pxst"/>
        </w:rPr>
        <w:instrText>st.ref.id="I05Z8M4"</w:instrText>
      </w:r>
      <w:r>
        <w:rPr>
          <w:rStyle w:val="pxst"/>
        </w:rPr>
        <w:fldChar w:fldCharType="end"/>
      </w:r>
      <w:r>
        <w:rPr>
          <w:rStyle w:val="pxst"/>
          <w:vanish/>
        </w:rPr>
        <w:t>&amp;s;</w:t>
      </w:r>
      <w:r>
        <w:rPr>
          <w:rStyle w:val="pxvis"/>
          <w:rFonts w:ascii="Times NewRoman" w:hAnsi="Times NewRoman"/>
          <w:b w:val="0"/>
          <w:sz w:val="24"/>
        </w:rPr>
        <w:t>§</w:t>
      </w:r>
      <w:r>
        <w:rPr>
          <w:rStyle w:val="pxst"/>
        </w:rPr>
        <w:t>66.021(6) Florida Statutes</w:t>
      </w:r>
      <w:r>
        <w:t>.</w:t>
      </w:r>
    </w:p>
    <w:p w14:paraId="24FD6EBC"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p.ct.id="3d29be30775711ee8e1ba9ecff0bf883|28|10:28"</w:instrText>
      </w:r>
      <w:r>
        <w:fldChar w:fldCharType="end"/>
      </w:r>
      <w:r>
        <w:t xml:space="preserve">ORDERED at </w:t>
      </w:r>
      <w:r>
        <w:rPr>
          <w:rStyle w:val="pxfinstr"/>
          <w:i/>
          <w:iCs/>
        </w:rPr>
        <w:t>[name of city]</w:t>
      </w:r>
      <w:r>
        <w:t xml:space="preserve">, Florida on </w:t>
      </w:r>
      <w:r>
        <w:rPr>
          <w:rStyle w:val="pxfinstr"/>
          <w:i/>
          <w:iCs/>
        </w:rPr>
        <w:t>[date of order]</w:t>
      </w:r>
      <w:r>
        <w:t>.</w:t>
      </w:r>
    </w:p>
    <w:p w14:paraId="298DDF4A" w14:textId="77777777" w:rsidR="00FD3105" w:rsidRDefault="00FD3105">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42BBEE2D" w14:textId="77777777" w:rsidR="00FD3105" w:rsidRDefault="00FD3105">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judge]</w:t>
      </w:r>
    </w:p>
    <w:p w14:paraId="3EAD1B73"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judge]</w:t>
      </w:r>
    </w:p>
    <w:p w14:paraId="1202E239" w14:textId="77777777" w:rsidR="00FD3105" w:rsidRDefault="00FD3105">
      <w:pPr>
        <w:pStyle w:val="pxformfsigtbl"/>
        <w:ind w:left="500"/>
      </w:pPr>
      <w:r>
        <w:t xml:space="preserve"> </w:t>
      </w:r>
      <w:r>
        <w:rPr>
          <w:color w:val="FF0000"/>
          <w:sz w:val="20"/>
          <w:szCs w:val="20"/>
          <w:vertAlign w:val="superscript"/>
        </w:rPr>
        <w:t>►</w:t>
      </w:r>
      <w:r>
        <w:fldChar w:fldCharType="begin"/>
      </w:r>
      <w:r>
        <w:instrText>tbl.ident="I04WCDJ"</w:instrText>
      </w:r>
      <w:r>
        <w:fldChar w:fldCharType="end"/>
      </w:r>
      <w:r>
        <w:fldChar w:fldCharType="begin"/>
      </w:r>
      <w:r>
        <w:instrText>tbl.uuid="I01MB3Y"</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13AD5736"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7BF7766D"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tgroup.cols="2"</w:instrText>
      </w:r>
      <w:r>
        <w:fldChar w:fldCharType="end"/>
      </w:r>
    </w:p>
    <w:p w14:paraId="5F871C32"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colspec.colwidth="17*"</w:instrText>
      </w:r>
      <w:r>
        <w:fldChar w:fldCharType="end"/>
      </w:r>
    </w:p>
    <w:p w14:paraId="5D5199E1"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colspec.colwidth="111*"</w:instrText>
      </w:r>
      <w:r>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D3105" w14:paraId="73C412D3" w14:textId="77777777">
        <w:tblPrEx>
          <w:tblCellMar>
            <w:top w:w="0" w:type="dxa"/>
            <w:left w:w="0" w:type="dxa"/>
            <w:bottom w:w="0" w:type="dxa"/>
            <w:right w:w="0" w:type="dxa"/>
          </w:tblCellMar>
        </w:tblPrEx>
        <w:tc>
          <w:tcPr>
            <w:tcW w:w="4320" w:type="dxa"/>
            <w:tcBorders>
              <w:top w:val="nil"/>
              <w:left w:val="nil"/>
              <w:bottom w:val="nil"/>
              <w:right w:val="nil"/>
            </w:tcBorders>
          </w:tcPr>
          <w:p w14:paraId="1E894646"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Copies to:</w:t>
            </w:r>
          </w:p>
        </w:tc>
        <w:tc>
          <w:tcPr>
            <w:tcW w:w="4320" w:type="dxa"/>
            <w:tcBorders>
              <w:top w:val="nil"/>
              <w:left w:val="nil"/>
              <w:bottom w:val="nil"/>
              <w:right w:val="nil"/>
            </w:tcBorders>
          </w:tcPr>
          <w:p w14:paraId="1359B6BC"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r w:rsidR="00FD3105" w14:paraId="483CC951" w14:textId="77777777">
        <w:tblPrEx>
          <w:tblCellMar>
            <w:top w:w="0" w:type="dxa"/>
            <w:left w:w="0" w:type="dxa"/>
            <w:bottom w:w="0" w:type="dxa"/>
            <w:right w:w="0" w:type="dxa"/>
          </w:tblCellMar>
        </w:tblPrEx>
        <w:tc>
          <w:tcPr>
            <w:tcW w:w="4320" w:type="dxa"/>
            <w:tcBorders>
              <w:top w:val="nil"/>
              <w:left w:val="nil"/>
              <w:bottom w:val="nil"/>
              <w:right w:val="nil"/>
            </w:tcBorders>
          </w:tcPr>
          <w:p w14:paraId="44132243"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4320" w:type="dxa"/>
            <w:tcBorders>
              <w:top w:val="nil"/>
              <w:left w:val="nil"/>
              <w:bottom w:val="nil"/>
              <w:right w:val="nil"/>
            </w:tcBorders>
          </w:tcPr>
          <w:p w14:paraId="2D1636B0"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bl>
    <w:p w14:paraId="5F03F7EC" w14:textId="77777777" w:rsidR="00FD3105" w:rsidRDefault="00FD3105">
      <w:pPr>
        <w:pStyle w:val="pxtbody"/>
      </w:pPr>
    </w:p>
    <w:p w14:paraId="364B0E39" w14:textId="77777777" w:rsidR="00FD3105" w:rsidRDefault="00FD3105"/>
    <w:p w14:paraId="786D735A" w14:textId="77777777" w:rsidR="00FD3105" w:rsidRDefault="00FD3105">
      <w:pPr>
        <w:pStyle w:val="pxcomnt"/>
      </w:pPr>
    </w:p>
    <w:p w14:paraId="19EF2AF3" w14:textId="77777777" w:rsidR="00FD3105" w:rsidRDefault="00FD3105">
      <w:pPr>
        <w:pStyle w:val="pxhac"/>
        <w:spacing w:before="180"/>
        <w:jc w:val="center"/>
      </w:pPr>
      <w:r>
        <w:rPr>
          <w:rStyle w:val="pxb"/>
          <w:b/>
          <w:bCs/>
        </w:rPr>
        <w:t>Author's Comment</w:t>
      </w:r>
    </w:p>
    <w:p w14:paraId="074F6B72"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p.ct.id="3d29be30775711ee8e1ba9ecff0bf883|28|10:28"</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st.ref.id="I04ACKI"</w:instrText>
      </w:r>
      <w:r>
        <w:rPr>
          <w:rStyle w:val="pxst"/>
        </w:rPr>
        <w:fldChar w:fldCharType="end"/>
      </w:r>
      <w:r>
        <w:rPr>
          <w:rStyle w:val="pxst"/>
        </w:rPr>
        <w:t>Fla. R. Civ. P. Form 1.990</w:t>
      </w:r>
      <w:r>
        <w:t xml:space="preserve">; </w:t>
      </w:r>
      <w:r>
        <w:rPr>
          <w:rStyle w:val="pxst"/>
          <w:color w:val="FF0000"/>
          <w:sz w:val="20"/>
          <w:szCs w:val="20"/>
          <w:vertAlign w:val="superscript"/>
        </w:rPr>
        <w:t>►</w:t>
      </w:r>
      <w:r>
        <w:rPr>
          <w:rStyle w:val="pxst"/>
        </w:rPr>
        <w:fldChar w:fldCharType="begin"/>
      </w:r>
      <w:r>
        <w:rPr>
          <w:rStyle w:val="pxst"/>
        </w:rPr>
        <w:instrText>st.ref.id="I01O5YH"</w:instrText>
      </w:r>
      <w:r>
        <w:rPr>
          <w:rStyle w:val="pxst"/>
        </w:rPr>
        <w:fldChar w:fldCharType="end"/>
      </w:r>
      <w:r>
        <w:rPr>
          <w:rStyle w:val="pxst"/>
          <w:vanish/>
        </w:rPr>
        <w:t>&amp;s;</w:t>
      </w:r>
      <w:r>
        <w:rPr>
          <w:rStyle w:val="pxvis"/>
          <w:rFonts w:ascii="Times NewRoman" w:hAnsi="Times NewRoman"/>
          <w:b w:val="0"/>
          <w:sz w:val="24"/>
        </w:rPr>
        <w:t>§</w:t>
      </w:r>
      <w:r>
        <w:rPr>
          <w:rStyle w:val="pxst"/>
        </w:rPr>
        <w:t>66.021, Fla. Stat.</w:t>
      </w:r>
      <w:r>
        <w:t xml:space="preserve">; </w:t>
      </w:r>
      <w:r>
        <w:rPr>
          <w:rStyle w:val="pxcc"/>
          <w:color w:val="FF0000"/>
          <w:sz w:val="20"/>
          <w:szCs w:val="20"/>
          <w:vertAlign w:val="superscript"/>
        </w:rPr>
        <w:t>►</w:t>
      </w:r>
      <w:r>
        <w:rPr>
          <w:rStyle w:val="pxcc"/>
        </w:rPr>
        <w:fldChar w:fldCharType="begin"/>
      </w:r>
      <w:r>
        <w:rPr>
          <w:rStyle w:val="pxcc"/>
        </w:rPr>
        <w:instrText>cc.ref.id="I01O6PM"</w:instrText>
      </w:r>
      <w:r>
        <w:rPr>
          <w:rStyle w:val="pxcc"/>
        </w:rPr>
        <w:fldChar w:fldCharType="end"/>
      </w:r>
      <w:r>
        <w:rPr>
          <w:rStyle w:val="pxcc"/>
        </w:rPr>
        <w:t>Silva v. de la Noval, 307 So. 3d 131 (Fla. 3d DCA 2020)</w:t>
      </w:r>
      <w:r>
        <w:t>; If interest is awarded, a clause for it must be inserted in paragraph 3.</w:t>
      </w:r>
    </w:p>
    <w:p w14:paraId="0CD9AC9D" w14:textId="77777777" w:rsidR="00FD3105" w:rsidRDefault="00FD3105">
      <w:pPr>
        <w:pStyle w:val="pxs"/>
        <w:spacing w:before="180"/>
        <w:rPr>
          <w:sz w:val="27"/>
          <w:szCs w:val="27"/>
        </w:rPr>
      </w:pPr>
      <w:r>
        <w:rPr>
          <w:sz w:val="27"/>
          <w:szCs w:val="27"/>
        </w:rPr>
        <w:t>10:29. Judgment</w:t>
      </w:r>
      <w:r>
        <w:rPr>
          <w:rStyle w:val="pxsep"/>
        </w:rPr>
        <w:t xml:space="preserve">-- </w:t>
      </w:r>
      <w:r>
        <w:rPr>
          <w:sz w:val="27"/>
          <w:szCs w:val="27"/>
        </w:rPr>
        <w:t>Ejectment, betterment</w:t>
      </w:r>
    </w:p>
    <w:p w14:paraId="15BFBF5B"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p.ct.id="3d29be30775711ee8e1ba9ecff0bf883|29|10:29"</w:instrText>
      </w:r>
      <w:r>
        <w:fldChar w:fldCharType="end"/>
      </w:r>
      <w:r>
        <w:t xml:space="preserve">The form for the prevailing party will be a judgment for money. See </w:t>
      </w:r>
      <w:r>
        <w:rPr>
          <w:rStyle w:val="pxx"/>
          <w:color w:val="FF0000"/>
          <w:sz w:val="20"/>
          <w:szCs w:val="20"/>
          <w:vertAlign w:val="superscript"/>
        </w:rPr>
        <w:t>►</w:t>
      </w:r>
      <w:r>
        <w:rPr>
          <w:rStyle w:val="pxx"/>
        </w:rPr>
        <w:fldChar w:fldCharType="begin"/>
      </w:r>
      <w:r>
        <w:rPr>
          <w:rStyle w:val="pxx"/>
        </w:rPr>
        <w:instrText>x.ref.id="I03QH89"</w:instrText>
      </w:r>
      <w:r>
        <w:rPr>
          <w:rStyle w:val="pxx"/>
        </w:rPr>
        <w:fldChar w:fldCharType="end"/>
      </w:r>
      <w:r>
        <w:rPr>
          <w:rStyle w:val="pxx"/>
          <w:vanish/>
        </w:rPr>
        <w:t>&amp;s;</w:t>
      </w:r>
      <w:r>
        <w:rPr>
          <w:rStyle w:val="pxvis"/>
          <w:rFonts w:ascii="Times NewRoman" w:hAnsi="Times NewRoman"/>
          <w:b w:val="0"/>
          <w:sz w:val="24"/>
        </w:rPr>
        <w:t>§</w:t>
      </w:r>
      <w:r>
        <w:rPr>
          <w:rStyle w:val="pxx"/>
        </w:rPr>
        <w:t>10:13</w:t>
      </w:r>
      <w:r>
        <w:t xml:space="preserve">. The prevailing party is determined by the mathematics required by </w:t>
      </w:r>
      <w:r>
        <w:rPr>
          <w:rStyle w:val="pxst"/>
          <w:color w:val="FF0000"/>
          <w:sz w:val="20"/>
          <w:szCs w:val="20"/>
          <w:vertAlign w:val="superscript"/>
        </w:rPr>
        <w:t>►</w:t>
      </w:r>
      <w:r>
        <w:rPr>
          <w:rStyle w:val="pxst"/>
        </w:rPr>
        <w:fldChar w:fldCharType="begin"/>
      </w:r>
      <w:r>
        <w:rPr>
          <w:rStyle w:val="pxst"/>
        </w:rPr>
        <w:instrText>st.ref.id="I04AC7L"</w:instrText>
      </w:r>
      <w:r>
        <w:rPr>
          <w:rStyle w:val="pxst"/>
        </w:rPr>
        <w:fldChar w:fldCharType="end"/>
      </w:r>
      <w:r>
        <w:rPr>
          <w:rStyle w:val="pxst"/>
          <w:vanish/>
        </w:rPr>
        <w:t>&amp;s;</w:t>
      </w:r>
      <w:r>
        <w:rPr>
          <w:rStyle w:val="pxvis"/>
          <w:rFonts w:ascii="Times NewRoman" w:hAnsi="Times NewRoman"/>
          <w:b w:val="0"/>
          <w:sz w:val="24"/>
        </w:rPr>
        <w:t>§</w:t>
      </w:r>
      <w:r>
        <w:rPr>
          <w:rStyle w:val="pxst"/>
        </w:rPr>
        <w:t>66.061, Fla. Stat.</w:t>
      </w:r>
      <w:r>
        <w:t xml:space="preserve"> Judgment is then rendered for the party receiving the balance. See also </w:t>
      </w:r>
      <w:r>
        <w:rPr>
          <w:rStyle w:val="pxst"/>
          <w:color w:val="FF0000"/>
          <w:sz w:val="20"/>
          <w:szCs w:val="20"/>
          <w:vertAlign w:val="superscript"/>
        </w:rPr>
        <w:t>►</w:t>
      </w:r>
      <w:r>
        <w:rPr>
          <w:rStyle w:val="pxst"/>
        </w:rPr>
        <w:fldChar w:fldCharType="begin"/>
      </w:r>
      <w:r>
        <w:rPr>
          <w:rStyle w:val="pxst"/>
        </w:rPr>
        <w:instrText>st.ref.id="I01SU5J"</w:instrText>
      </w:r>
      <w:r>
        <w:rPr>
          <w:rStyle w:val="pxst"/>
        </w:rPr>
        <w:fldChar w:fldCharType="end"/>
      </w:r>
      <w:r>
        <w:rPr>
          <w:rStyle w:val="pxst"/>
          <w:vanish/>
        </w:rPr>
        <w:t>&amp;s;</w:t>
      </w:r>
      <w:r>
        <w:rPr>
          <w:rStyle w:val="pxvis"/>
          <w:rFonts w:ascii="Times NewRoman" w:hAnsi="Times NewRoman"/>
          <w:b w:val="0"/>
          <w:sz w:val="24"/>
        </w:rPr>
        <w:t>§</w:t>
      </w:r>
      <w:r>
        <w:rPr>
          <w:rStyle w:val="pxst"/>
        </w:rPr>
        <w:t xml:space="preserve">66.091, Fla. Stat.; </w:t>
      </w:r>
      <w:r>
        <w:rPr>
          <w:rStyle w:val="pxst"/>
          <w:vanish/>
        </w:rPr>
        <w:t>&amp;s;</w:t>
      </w:r>
      <w:r>
        <w:rPr>
          <w:rStyle w:val="pxvis"/>
          <w:rFonts w:ascii="Times NewRoman" w:hAnsi="Times NewRoman"/>
          <w:b w:val="0"/>
          <w:sz w:val="24"/>
        </w:rPr>
        <w:t>§</w:t>
      </w:r>
      <w:r>
        <w:rPr>
          <w:rStyle w:val="pxst"/>
        </w:rPr>
        <w:t>66.101, Fla. Stat.</w:t>
      </w:r>
      <w:r>
        <w:t xml:space="preserve"> (payment options); </w:t>
      </w:r>
      <w:r>
        <w:rPr>
          <w:rStyle w:val="pxx"/>
          <w:color w:val="FF0000"/>
          <w:sz w:val="20"/>
          <w:szCs w:val="20"/>
          <w:vertAlign w:val="superscript"/>
        </w:rPr>
        <w:t>►</w:t>
      </w:r>
      <w:r>
        <w:rPr>
          <w:rStyle w:val="pxx"/>
        </w:rPr>
        <w:fldChar w:fldCharType="begin"/>
      </w:r>
      <w:r>
        <w:rPr>
          <w:rStyle w:val="pxx"/>
        </w:rPr>
        <w:instrText>x.ref.id="I03W3NP"</w:instrText>
      </w:r>
      <w:r>
        <w:rPr>
          <w:rStyle w:val="pxx"/>
        </w:rPr>
        <w:fldChar w:fldCharType="end"/>
      </w:r>
      <w:r>
        <w:rPr>
          <w:rStyle w:val="pxx"/>
          <w:vanish/>
        </w:rPr>
        <w:t>&amp;s;</w:t>
      </w:r>
      <w:r>
        <w:rPr>
          <w:rStyle w:val="pxvis"/>
          <w:rFonts w:ascii="Times NewRoman" w:hAnsi="Times NewRoman"/>
          <w:b w:val="0"/>
          <w:sz w:val="24"/>
        </w:rPr>
        <w:t>§</w:t>
      </w:r>
      <w:r>
        <w:rPr>
          <w:rStyle w:val="pxx"/>
        </w:rPr>
        <w:t>9:23</w:t>
      </w:r>
      <w:r>
        <w:t xml:space="preserve"> (the verdict).</w:t>
      </w:r>
    </w:p>
    <w:p w14:paraId="781CC200" w14:textId="77777777" w:rsidR="00FD3105" w:rsidRDefault="00FD3105">
      <w:pPr>
        <w:pStyle w:val="pxs"/>
        <w:spacing w:before="180"/>
        <w:rPr>
          <w:sz w:val="27"/>
          <w:szCs w:val="27"/>
        </w:rPr>
      </w:pPr>
      <w:r>
        <w:rPr>
          <w:sz w:val="27"/>
          <w:szCs w:val="27"/>
        </w:rPr>
        <w:t>10:30. Judgment</w:t>
      </w:r>
      <w:r>
        <w:rPr>
          <w:rStyle w:val="pxsep"/>
        </w:rPr>
        <w:t xml:space="preserve">-- </w:t>
      </w:r>
      <w:r>
        <w:rPr>
          <w:sz w:val="27"/>
          <w:szCs w:val="27"/>
        </w:rPr>
        <w:t>Eminent domain, no declaration of taking</w:t>
      </w:r>
    </w:p>
    <w:p w14:paraId="024B5FD5" w14:textId="77777777" w:rsidR="00FD3105" w:rsidRDefault="00FD3105">
      <w:pPr>
        <w:pStyle w:val="pxov"/>
        <w:rPr>
          <w:vanish/>
        </w:rPr>
      </w:pPr>
      <w:r>
        <w:rPr>
          <w:vanish/>
        </w:rPr>
        <w:t>FMS</w:t>
      </w:r>
    </w:p>
    <w:p w14:paraId="20A81C2A" w14:textId="77777777" w:rsidR="00FD3105" w:rsidRDefault="00FD3105">
      <w:pPr>
        <w:pStyle w:val="pxov"/>
        <w:rPr>
          <w:vanish/>
        </w:rPr>
      </w:pPr>
      <w:r>
        <w:rPr>
          <w:vanish/>
        </w:rPr>
        <w:t>LCV</w:t>
      </w:r>
    </w:p>
    <w:p w14:paraId="6C4D2A0F" w14:textId="77777777" w:rsidR="00FD3105" w:rsidRDefault="00FD3105">
      <w:pPr>
        <w:pStyle w:val="pxov"/>
        <w:rPr>
          <w:vanish/>
        </w:rPr>
      </w:pPr>
      <w:r>
        <w:rPr>
          <w:vanish/>
        </w:rPr>
        <w:t>LSC</w:t>
      </w:r>
    </w:p>
    <w:p w14:paraId="67537822" w14:textId="77777777" w:rsidR="00FD3105" w:rsidRDefault="00FD3105">
      <w:pPr>
        <w:pStyle w:val="pxov"/>
        <w:rPr>
          <w:vanish/>
        </w:rPr>
      </w:pPr>
      <w:r>
        <w:rPr>
          <w:vanish/>
        </w:rPr>
        <w:t>LS7</w:t>
      </w:r>
    </w:p>
    <w:p w14:paraId="0834A5C5" w14:textId="77777777" w:rsidR="00FD3105" w:rsidRDefault="00FD3105">
      <w:pPr>
        <w:pStyle w:val="pxov"/>
        <w:rPr>
          <w:vanish/>
        </w:rPr>
      </w:pPr>
      <w:r>
        <w:rPr>
          <w:vanish/>
        </w:rPr>
        <w:t>LGV</w:t>
      </w:r>
    </w:p>
    <w:p w14:paraId="66C81BE1" w14:textId="77777777" w:rsidR="00FD3105" w:rsidRDefault="00FD3105">
      <w:pPr>
        <w:pStyle w:val="pxov"/>
        <w:rPr>
          <w:vanish/>
        </w:rPr>
      </w:pPr>
      <w:r>
        <w:rPr>
          <w:vanish/>
        </w:rPr>
        <w:t>BLD</w:t>
      </w:r>
    </w:p>
    <w:p w14:paraId="25E2721D" w14:textId="77777777" w:rsidR="00FD3105" w:rsidRDefault="00FD3105">
      <w:pPr>
        <w:pStyle w:val="pxov"/>
        <w:rPr>
          <w:vanish/>
        </w:rPr>
      </w:pPr>
      <w:r>
        <w:rPr>
          <w:vanish/>
        </w:rPr>
        <w:t>FCV</w:t>
      </w:r>
    </w:p>
    <w:p w14:paraId="7B40812C" w14:textId="77777777" w:rsidR="00FD3105" w:rsidRDefault="00FD3105">
      <w:pPr>
        <w:pStyle w:val="pxov"/>
        <w:rPr>
          <w:vanish/>
        </w:rPr>
      </w:pPr>
      <w:r>
        <w:rPr>
          <w:vanish/>
        </w:rPr>
        <w:t>FLG</w:t>
      </w:r>
    </w:p>
    <w:p w14:paraId="74A86F7D" w14:textId="77777777" w:rsidR="00FD3105" w:rsidRDefault="00FD3105">
      <w:pPr>
        <w:pStyle w:val="pxformfcapfac"/>
        <w:jc w:val="center"/>
        <w:rPr>
          <w:sz w:val="24"/>
          <w:szCs w:val="24"/>
        </w:rPr>
      </w:pPr>
      <w:r>
        <w:rPr>
          <w:color w:val="FF0000"/>
          <w:sz w:val="20"/>
          <w:szCs w:val="20"/>
          <w:vertAlign w:val="superscript"/>
        </w:rPr>
        <w:t>►</w:t>
      </w:r>
      <w:r>
        <w:rPr>
          <w:sz w:val="24"/>
          <w:szCs w:val="24"/>
        </w:rPr>
        <w:fldChar w:fldCharType="begin"/>
      </w:r>
      <w:r>
        <w:rPr>
          <w:sz w:val="24"/>
          <w:szCs w:val="24"/>
        </w:rPr>
        <w:instrText>form.du="0"</w:instrText>
      </w:r>
      <w:r>
        <w:rPr>
          <w:sz w:val="24"/>
          <w:szCs w:val="24"/>
        </w:rPr>
        <w:fldChar w:fldCharType="end"/>
      </w:r>
      <w:r>
        <w:rPr>
          <w:sz w:val="24"/>
          <w:szCs w:val="24"/>
        </w:rPr>
        <w:fldChar w:fldCharType="begin"/>
      </w:r>
      <w:r>
        <w:rPr>
          <w:sz w:val="24"/>
          <w:szCs w:val="24"/>
        </w:rPr>
        <w:instrText>form.fid="I6fcf82209fed11dfbf230000837214a9"</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fcap.ref="manual"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sz w:val="24"/>
          <w:szCs w:val="24"/>
        </w:rPr>
        <w:t xml:space="preserve">IN THE CIRCUIT COURT FOR </w:t>
      </w:r>
      <w:r>
        <w:rPr>
          <w:rStyle w:val="pxfinstr"/>
          <w:i/>
          <w:iCs/>
          <w:szCs w:val="24"/>
        </w:rPr>
        <w:t>[NAME OF COUNTY]</w:t>
      </w:r>
      <w:r>
        <w:rPr>
          <w:sz w:val="24"/>
          <w:szCs w:val="24"/>
        </w:rPr>
        <w:t>, FLORIDA</w:t>
      </w:r>
    </w:p>
    <w:p w14:paraId="7CCA0E02" w14:textId="77777777" w:rsidR="00FD3105" w:rsidRDefault="00FD3105">
      <w:pPr>
        <w:pStyle w:val="pxformfcaptbl"/>
        <w:ind w:left="500"/>
      </w:pPr>
      <w:r>
        <w:t xml:space="preserve"> </w:t>
      </w:r>
      <w:r>
        <w:rPr>
          <w:color w:val="FF0000"/>
          <w:sz w:val="20"/>
          <w:szCs w:val="20"/>
          <w:vertAlign w:val="superscript"/>
        </w:rPr>
        <w:t>►</w:t>
      </w:r>
      <w:r>
        <w:fldChar w:fldCharType="begin"/>
      </w:r>
      <w:r>
        <w:instrText>tbl.brace.end="5"</w:instrText>
      </w:r>
      <w:r>
        <w:fldChar w:fldCharType="end"/>
      </w:r>
      <w:r>
        <w:fldChar w:fldCharType="begin"/>
      </w:r>
      <w:r>
        <w:instrText>tbl.brace.start="1"</w:instrText>
      </w:r>
      <w:r>
        <w:fldChar w:fldCharType="end"/>
      </w:r>
      <w:r>
        <w:fldChar w:fldCharType="begin"/>
      </w:r>
      <w:r>
        <w:instrText>tbl.ident="I06SFJP"</w:instrText>
      </w:r>
      <w:r>
        <w:fldChar w:fldCharType="end"/>
      </w:r>
      <w:r>
        <w:fldChar w:fldCharType="begin"/>
      </w:r>
      <w:r>
        <w:instrText>tbl.uuid="I02FNWW"</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6E886FD0"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03367FF8"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tgroup.cols="4"</w:instrText>
      </w:r>
      <w:r>
        <w:fldChar w:fldCharType="end"/>
      </w:r>
    </w:p>
    <w:p w14:paraId="5CD7F4E1"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colspec.colwidth="7*"</w:instrText>
      </w:r>
      <w:r>
        <w:fldChar w:fldCharType="end"/>
      </w:r>
    </w:p>
    <w:p w14:paraId="63DA46E3"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colspec.colwidth="16*"</w:instrText>
      </w:r>
      <w:r>
        <w:fldChar w:fldCharType="end"/>
      </w:r>
    </w:p>
    <w:p w14:paraId="47DE5991" w14:textId="77777777" w:rsidR="00FD3105" w:rsidRDefault="00FD3105">
      <w:pPr>
        <w:pStyle w:val="pxcolspec"/>
      </w:pPr>
      <w:r>
        <w:rPr>
          <w:color w:val="FF0000"/>
          <w:sz w:val="20"/>
          <w:szCs w:val="20"/>
          <w:vertAlign w:val="superscript"/>
        </w:rPr>
        <w:t>►</w:t>
      </w:r>
      <w:r>
        <w:fldChar w:fldCharType="begin"/>
      </w:r>
      <w:r>
        <w:instrText>colspec.align="center"</w:instrText>
      </w:r>
      <w:r>
        <w:fldChar w:fldCharType="end"/>
      </w:r>
      <w:r>
        <w:fldChar w:fldCharType="begin"/>
      </w:r>
      <w:r>
        <w:instrText>colspec.colname="3"</w:instrText>
      </w:r>
      <w:r>
        <w:fldChar w:fldCharType="end"/>
      </w:r>
      <w:r>
        <w:fldChar w:fldCharType="begin"/>
      </w:r>
      <w:r>
        <w:instrText>colspec.colnum="3"</w:instrText>
      </w:r>
      <w:r>
        <w:fldChar w:fldCharType="end"/>
      </w:r>
      <w:r>
        <w:fldChar w:fldCharType="begin"/>
      </w:r>
      <w:r>
        <w:instrText>colspec.colwidth="7*"</w:instrText>
      </w:r>
      <w:r>
        <w:fldChar w:fldCharType="end"/>
      </w:r>
    </w:p>
    <w:p w14:paraId="381EE71E" w14:textId="77777777" w:rsidR="00FD3105" w:rsidRDefault="00FD3105">
      <w:pPr>
        <w:pStyle w:val="pxcolspec"/>
      </w:pPr>
      <w:r>
        <w:rPr>
          <w:color w:val="FF0000"/>
          <w:sz w:val="20"/>
          <w:szCs w:val="20"/>
          <w:vertAlign w:val="superscript"/>
        </w:rPr>
        <w:t>►</w:t>
      </w:r>
      <w:r>
        <w:fldChar w:fldCharType="begin"/>
      </w:r>
      <w:r>
        <w:instrText>colspec.colname="4"</w:instrText>
      </w:r>
      <w:r>
        <w:fldChar w:fldCharType="end"/>
      </w:r>
      <w:r>
        <w:fldChar w:fldCharType="begin"/>
      </w:r>
      <w:r>
        <w:instrText>colspec.colnum="4"</w:instrText>
      </w:r>
      <w:r>
        <w:fldChar w:fldCharType="end"/>
      </w:r>
      <w:r>
        <w:fldChar w:fldCharType="begin"/>
      </w:r>
      <w:r>
        <w:instrText>colspec.colwidth="34*"</w:instrText>
      </w:r>
      <w:r>
        <w:fldChar w:fldCharType="end"/>
      </w:r>
    </w:p>
    <w:tbl>
      <w:tblPr>
        <w:tblW w:w="0" w:type="auto"/>
        <w:tblLayout w:type="fixed"/>
        <w:tblCellMar>
          <w:left w:w="0" w:type="dxa"/>
          <w:right w:w="0" w:type="dxa"/>
        </w:tblCellMar>
        <w:tblLook w:val="0000" w:firstRow="0" w:lastRow="0" w:firstColumn="0" w:lastColumn="0" w:noHBand="0" w:noVBand="0"/>
      </w:tblPr>
      <w:tblGrid>
        <w:gridCol w:w="2160"/>
        <w:gridCol w:w="2160"/>
        <w:gridCol w:w="2160"/>
        <w:gridCol w:w="2160"/>
      </w:tblGrid>
      <w:tr w:rsidR="00FD3105" w14:paraId="3466B734" w14:textId="77777777">
        <w:tblPrEx>
          <w:tblCellMar>
            <w:top w:w="0" w:type="dxa"/>
            <w:left w:w="0" w:type="dxa"/>
            <w:bottom w:w="0" w:type="dxa"/>
            <w:right w:w="0" w:type="dxa"/>
          </w:tblCellMar>
        </w:tblPrEx>
        <w:tc>
          <w:tcPr>
            <w:tcW w:w="2160" w:type="dxa"/>
            <w:tcBorders>
              <w:top w:val="nil"/>
              <w:left w:val="nil"/>
              <w:bottom w:val="nil"/>
              <w:right w:val="nil"/>
            </w:tcBorders>
          </w:tcPr>
          <w:p w14:paraId="149542C4" w14:textId="77777777" w:rsidR="00FD3105" w:rsidRDefault="00FD3105">
            <w:r>
              <w:rPr>
                <w:color w:val="FF0000"/>
                <w:sz w:val="20"/>
                <w:szCs w:val="20"/>
                <w:vertAlign w:val="superscript"/>
              </w:rPr>
              <w:t>►</w:t>
            </w:r>
            <w:r>
              <w:fldChar w:fldCharType="begin"/>
            </w:r>
            <w:r>
              <w:instrText>tbody.valign="top"</w:instrText>
            </w:r>
            <w:r>
              <w:fldChar w:fldCharType="end"/>
            </w:r>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PETITIONER]</w:t>
            </w:r>
            <w:r>
              <w:rPr>
                <w:rStyle w:val="pxrowentry"/>
              </w:rPr>
              <w:t>,</w:t>
            </w:r>
          </w:p>
        </w:tc>
        <w:tc>
          <w:tcPr>
            <w:tcW w:w="2160" w:type="dxa"/>
            <w:tcBorders>
              <w:top w:val="nil"/>
              <w:left w:val="nil"/>
              <w:bottom w:val="nil"/>
              <w:right w:val="nil"/>
            </w:tcBorders>
          </w:tcPr>
          <w:p w14:paraId="3D2F1D04" w14:textId="77777777" w:rsidR="00FD3105" w:rsidRDefault="00FD3105">
            <w:r>
              <w:rPr>
                <w:rStyle w:val="pxentry"/>
                <w:color w:val="FF0000"/>
                <w:sz w:val="20"/>
                <w:szCs w:val="20"/>
                <w:vertAlign w:val="superscript"/>
              </w:rPr>
              <w:t>►</w:t>
            </w:r>
            <w:r>
              <w:rPr>
                <w:rStyle w:val="pxentry"/>
              </w:rPr>
              <w:fldChar w:fldCharType="begin"/>
            </w:r>
            <w:r>
              <w:rPr>
                <w:rStyle w:val="pxentry"/>
              </w:rPr>
              <w:instrText>entry.morerows="4"</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vanish/>
              </w:rPr>
              <w:t>&amp;brace;</w:t>
            </w:r>
            <w:r>
              <w:rPr>
                <w:rStyle w:val="pxvis"/>
                <w:rFonts w:ascii="Times NewRoman" w:hAnsi="Times NewRoman"/>
                <w:b w:val="0"/>
                <w:sz w:val="24"/>
              </w:rPr>
              <w:t>}</w:t>
            </w:r>
          </w:p>
        </w:tc>
        <w:tc>
          <w:tcPr>
            <w:tcW w:w="2160" w:type="dxa"/>
            <w:tcBorders>
              <w:top w:val="nil"/>
              <w:left w:val="nil"/>
              <w:bottom w:val="nil"/>
              <w:right w:val="nil"/>
            </w:tcBorders>
          </w:tcPr>
          <w:p w14:paraId="5378E4B0"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5FEA23A7" w14:textId="77777777" w:rsidR="00FD3105" w:rsidRDefault="00FD3105"/>
        </w:tc>
      </w:tr>
      <w:tr w:rsidR="00FD3105" w14:paraId="54EE54DC" w14:textId="77777777">
        <w:tblPrEx>
          <w:tblCellMar>
            <w:top w:w="0" w:type="dxa"/>
            <w:left w:w="0" w:type="dxa"/>
            <w:bottom w:w="0" w:type="dxa"/>
            <w:right w:w="0" w:type="dxa"/>
          </w:tblCellMar>
        </w:tblPrEx>
        <w:tc>
          <w:tcPr>
            <w:tcW w:w="2160" w:type="dxa"/>
            <w:tcBorders>
              <w:top w:val="nil"/>
              <w:left w:val="nil"/>
              <w:bottom w:val="nil"/>
              <w:right w:val="nil"/>
            </w:tcBorders>
          </w:tcPr>
          <w:p w14:paraId="638F1131"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029373B3"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Petitioner,</w:t>
            </w:r>
          </w:p>
        </w:tc>
        <w:tc>
          <w:tcPr>
            <w:tcW w:w="2160" w:type="dxa"/>
            <w:tcBorders>
              <w:top w:val="nil"/>
              <w:left w:val="nil"/>
              <w:bottom w:val="nil"/>
              <w:right w:val="nil"/>
            </w:tcBorders>
          </w:tcPr>
          <w:p w14:paraId="6DCA46E8"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040F2AEC" w14:textId="77777777" w:rsidR="00FD3105" w:rsidRDefault="00FD3105"/>
        </w:tc>
      </w:tr>
      <w:tr w:rsidR="00FD3105" w14:paraId="009865F1" w14:textId="77777777">
        <w:tblPrEx>
          <w:tblCellMar>
            <w:top w:w="0" w:type="dxa"/>
            <w:left w:w="0" w:type="dxa"/>
            <w:bottom w:w="0" w:type="dxa"/>
            <w:right w:w="0" w:type="dxa"/>
          </w:tblCellMar>
        </w:tblPrEx>
        <w:tc>
          <w:tcPr>
            <w:tcW w:w="2160" w:type="dxa"/>
            <w:tcBorders>
              <w:top w:val="nil"/>
              <w:left w:val="nil"/>
              <w:bottom w:val="nil"/>
              <w:right w:val="nil"/>
            </w:tcBorders>
          </w:tcPr>
          <w:p w14:paraId="563A4D71"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entry.align="left"</w:instrText>
            </w:r>
            <w:r>
              <w:rPr>
                <w:rStyle w:val="pxrowentry"/>
              </w:rPr>
              <w:fldChar w:fldCharType="end"/>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v.</w:t>
            </w:r>
          </w:p>
        </w:tc>
        <w:tc>
          <w:tcPr>
            <w:tcW w:w="2160" w:type="dxa"/>
            <w:tcBorders>
              <w:top w:val="nil"/>
              <w:left w:val="nil"/>
              <w:bottom w:val="nil"/>
              <w:right w:val="nil"/>
            </w:tcBorders>
          </w:tcPr>
          <w:p w14:paraId="15B9D9DF"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 xml:space="preserve">CASE </w:t>
            </w:r>
            <w:r>
              <w:rPr>
                <w:rStyle w:val="pxfinstr"/>
                <w:i/>
                <w:iCs/>
              </w:rPr>
              <w:t>[CASE NUMBER]</w:t>
            </w:r>
          </w:p>
        </w:tc>
        <w:tc>
          <w:tcPr>
            <w:tcW w:w="2160" w:type="dxa"/>
            <w:tcBorders>
              <w:top w:val="nil"/>
              <w:left w:val="nil"/>
              <w:bottom w:val="nil"/>
              <w:right w:val="nil"/>
            </w:tcBorders>
          </w:tcPr>
          <w:p w14:paraId="15E7F01E" w14:textId="77777777" w:rsidR="00FD3105" w:rsidRDefault="00FD3105"/>
        </w:tc>
        <w:tc>
          <w:tcPr>
            <w:tcW w:w="2160" w:type="dxa"/>
            <w:tcBorders>
              <w:top w:val="nil"/>
              <w:left w:val="nil"/>
              <w:bottom w:val="nil"/>
              <w:right w:val="nil"/>
            </w:tcBorders>
          </w:tcPr>
          <w:p w14:paraId="7DF379E6" w14:textId="77777777" w:rsidR="00FD3105" w:rsidRDefault="00FD3105"/>
        </w:tc>
      </w:tr>
      <w:tr w:rsidR="00FD3105" w14:paraId="2235076F" w14:textId="77777777">
        <w:tblPrEx>
          <w:tblCellMar>
            <w:top w:w="0" w:type="dxa"/>
            <w:left w:w="0" w:type="dxa"/>
            <w:bottom w:w="0" w:type="dxa"/>
            <w:right w:w="0" w:type="dxa"/>
          </w:tblCellMar>
        </w:tblPrEx>
        <w:tc>
          <w:tcPr>
            <w:tcW w:w="2160" w:type="dxa"/>
            <w:tcBorders>
              <w:top w:val="nil"/>
              <w:left w:val="nil"/>
              <w:bottom w:val="nil"/>
              <w:right w:val="nil"/>
            </w:tcBorders>
          </w:tcPr>
          <w:p w14:paraId="718B8BEA"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DEFENDANT]</w:t>
            </w:r>
            <w:r>
              <w:rPr>
                <w:rStyle w:val="pxrowentry"/>
              </w:rPr>
              <w:t>,</w:t>
            </w:r>
          </w:p>
        </w:tc>
        <w:tc>
          <w:tcPr>
            <w:tcW w:w="2160" w:type="dxa"/>
            <w:tcBorders>
              <w:top w:val="nil"/>
              <w:left w:val="nil"/>
              <w:bottom w:val="nil"/>
              <w:right w:val="nil"/>
            </w:tcBorders>
          </w:tcPr>
          <w:p w14:paraId="11838726"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7DE47479" w14:textId="77777777" w:rsidR="00FD3105" w:rsidRDefault="00FD3105"/>
        </w:tc>
        <w:tc>
          <w:tcPr>
            <w:tcW w:w="2160" w:type="dxa"/>
            <w:tcBorders>
              <w:top w:val="nil"/>
              <w:left w:val="nil"/>
              <w:bottom w:val="nil"/>
              <w:right w:val="nil"/>
            </w:tcBorders>
          </w:tcPr>
          <w:p w14:paraId="40554496" w14:textId="77777777" w:rsidR="00FD3105" w:rsidRDefault="00FD3105"/>
        </w:tc>
      </w:tr>
      <w:tr w:rsidR="00FD3105" w14:paraId="548DF4D1" w14:textId="77777777">
        <w:tblPrEx>
          <w:tblCellMar>
            <w:top w:w="0" w:type="dxa"/>
            <w:left w:w="0" w:type="dxa"/>
            <w:bottom w:w="0" w:type="dxa"/>
            <w:right w:w="0" w:type="dxa"/>
          </w:tblCellMar>
        </w:tblPrEx>
        <w:tc>
          <w:tcPr>
            <w:tcW w:w="2160" w:type="dxa"/>
            <w:tcBorders>
              <w:top w:val="nil"/>
              <w:left w:val="nil"/>
              <w:bottom w:val="nil"/>
              <w:right w:val="nil"/>
            </w:tcBorders>
          </w:tcPr>
          <w:p w14:paraId="676AF81A"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0DBCE1ED"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Defendant.</w:t>
            </w:r>
          </w:p>
        </w:tc>
        <w:tc>
          <w:tcPr>
            <w:tcW w:w="2160" w:type="dxa"/>
            <w:tcBorders>
              <w:top w:val="nil"/>
              <w:left w:val="nil"/>
              <w:bottom w:val="nil"/>
              <w:right w:val="nil"/>
            </w:tcBorders>
          </w:tcPr>
          <w:p w14:paraId="22340AD4"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419036AA" w14:textId="77777777" w:rsidR="00FD3105" w:rsidRDefault="00FD3105"/>
        </w:tc>
      </w:tr>
    </w:tbl>
    <w:p w14:paraId="64F5E6B1" w14:textId="77777777" w:rsidR="00FD3105" w:rsidRDefault="00FD3105">
      <w:pPr>
        <w:pStyle w:val="pxtbody"/>
      </w:pPr>
    </w:p>
    <w:p w14:paraId="489FFC4D" w14:textId="77777777" w:rsidR="00FD3105" w:rsidRDefault="00FD3105"/>
    <w:p w14:paraId="3C9EF44F" w14:textId="77777777" w:rsidR="00FD3105" w:rsidRDefault="00FD3105">
      <w:pPr>
        <w:pStyle w:val="pxformhac"/>
        <w:spacing w:before="180"/>
        <w:jc w:val="center"/>
      </w:pPr>
      <w:r>
        <w:t xml:space="preserve">FINAL JUDGMENT </w:t>
      </w:r>
    </w:p>
    <w:p w14:paraId="390F487A"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p.ct.id="3d29be30775711ee8e1ba9ecff0bf883|30|10:30"</w:instrText>
      </w:r>
      <w:r>
        <w:fldChar w:fldCharType="end"/>
      </w:r>
      <w:r>
        <w:t>This action was tried and the following verdict was rendered by the jury:</w:t>
      </w:r>
    </w:p>
    <w:p w14:paraId="1A5C38A1" w14:textId="77777777" w:rsidR="00FD3105" w:rsidRDefault="00FD3105">
      <w:pPr>
        <w:pStyle w:val="pxformfl"/>
        <w:ind w:left="500"/>
      </w:pPr>
      <w:r>
        <w:t xml:space="preserve"> </w:t>
      </w:r>
    </w:p>
    <w:p w14:paraId="5EF536D4"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1. </w:t>
      </w:r>
    </w:p>
    <w:p w14:paraId="004541A7"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p.ct.id="3d29be30775711ee8e1ba9ecff0bf883|30|10:30"</w:instrText>
      </w:r>
      <w:r>
        <w:fldChar w:fldCharType="end"/>
      </w:r>
      <w:r>
        <w:t xml:space="preserve">Defendant </w:t>
      </w:r>
      <w:r>
        <w:rPr>
          <w:rStyle w:val="pxfinstr"/>
          <w:i/>
          <w:iCs/>
        </w:rPr>
        <w:t>[NAME OF DEFENDANT]</w:t>
      </w:r>
      <w:r>
        <w:t xml:space="preserve"> owns Parcel </w:t>
      </w:r>
      <w:r>
        <w:rPr>
          <w:rStyle w:val="pxfinstr"/>
          <w:i/>
          <w:iCs/>
        </w:rPr>
        <w:t>[number of parcel]</w:t>
      </w:r>
      <w:r>
        <w:t xml:space="preserve"> in </w:t>
      </w:r>
      <w:r>
        <w:rPr>
          <w:rStyle w:val="pxfinstr"/>
          <w:i/>
          <w:iCs/>
        </w:rPr>
        <w:t>[name of county]</w:t>
      </w:r>
      <w:r>
        <w:t>, Florida, described as:</w:t>
      </w:r>
    </w:p>
    <w:p w14:paraId="7BF466F3" w14:textId="77777777" w:rsidR="00FD3105" w:rsidRDefault="00FD3105">
      <w:pPr>
        <w:pStyle w:val="pxformfac"/>
        <w:jc w:val="center"/>
        <w:rPr>
          <w:sz w:val="24"/>
          <w:szCs w:val="24"/>
        </w:rPr>
      </w:pP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rStyle w:val="pxfinstr"/>
          <w:i/>
          <w:iCs/>
          <w:szCs w:val="24"/>
        </w:rPr>
        <w:t>[description of parcel]</w:t>
      </w:r>
    </w:p>
    <w:p w14:paraId="6A1E7CD3" w14:textId="77777777" w:rsidR="00FD3105" w:rsidRDefault="00FD3105">
      <w:pPr>
        <w:pStyle w:val="pxformcp"/>
      </w:pPr>
      <w:r>
        <w:t>and defendant's damages are assessed as:</w:t>
      </w:r>
    </w:p>
    <w:p w14:paraId="2EA79F51" w14:textId="77777777" w:rsidR="00FD3105" w:rsidRDefault="00FD3105">
      <w:pPr>
        <w:pStyle w:val="pxformtbl"/>
        <w:ind w:left="500"/>
      </w:pPr>
      <w:r>
        <w:t xml:space="preserve"> </w:t>
      </w:r>
      <w:r>
        <w:rPr>
          <w:color w:val="FF0000"/>
          <w:sz w:val="20"/>
          <w:szCs w:val="20"/>
          <w:vertAlign w:val="superscript"/>
        </w:rPr>
        <w:t>►</w:t>
      </w:r>
      <w:r>
        <w:fldChar w:fldCharType="begin"/>
      </w:r>
      <w:r>
        <w:instrText>tbl.ident="I06SFJZ"</w:instrText>
      </w:r>
      <w:r>
        <w:fldChar w:fldCharType="end"/>
      </w:r>
      <w:r>
        <w:fldChar w:fldCharType="begin"/>
      </w:r>
      <w:r>
        <w:instrText>tbl.uuid="I01NGZD"</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6F97B925" w14:textId="77777777" w:rsidR="00FD3105" w:rsidRDefault="00FD3105">
      <w:pPr>
        <w:pStyle w:val="pxtable"/>
      </w:pPr>
      <w:r>
        <w:rPr>
          <w:color w:val="FF0000"/>
          <w:sz w:val="20"/>
          <w:szCs w:val="20"/>
          <w:vertAlign w:val="superscript"/>
        </w:rPr>
        <w:t>►</w:t>
      </w:r>
      <w:r>
        <w:fldChar w:fldCharType="begin"/>
      </w:r>
      <w:r>
        <w:instrText>table.tabstyle="text"</w:instrText>
      </w:r>
      <w:r>
        <w:fldChar w:fldCharType="end"/>
      </w:r>
      <w:r>
        <w:fldChar w:fldCharType="begin"/>
      </w:r>
      <w:r>
        <w:instrText>table.resize="same"</w:instrText>
      </w:r>
      <w:r>
        <w:fldChar w:fldCharType="end"/>
      </w:r>
    </w:p>
    <w:p w14:paraId="2AA6AEAA"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tgroup.cols="4"</w:instrText>
      </w:r>
      <w:r>
        <w:fldChar w:fldCharType="end"/>
      </w:r>
    </w:p>
    <w:p w14:paraId="57876ABA"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colspec.colwidth="10*"</w:instrText>
      </w:r>
      <w:r>
        <w:fldChar w:fldCharType="end"/>
      </w:r>
    </w:p>
    <w:p w14:paraId="0116398A"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colspec.colwidth="7*"</w:instrText>
      </w:r>
      <w:r>
        <w:fldChar w:fldCharType="end"/>
      </w:r>
    </w:p>
    <w:p w14:paraId="4CAA200D" w14:textId="77777777" w:rsidR="00FD3105" w:rsidRDefault="00FD3105">
      <w:pPr>
        <w:pStyle w:val="pxcolspec"/>
      </w:pPr>
      <w:r>
        <w:rPr>
          <w:color w:val="FF0000"/>
          <w:sz w:val="20"/>
          <w:szCs w:val="20"/>
          <w:vertAlign w:val="superscript"/>
        </w:rPr>
        <w:t>►</w:t>
      </w:r>
      <w:r>
        <w:fldChar w:fldCharType="begin"/>
      </w:r>
      <w:r>
        <w:instrText>colspec.colname="3"</w:instrText>
      </w:r>
      <w:r>
        <w:fldChar w:fldCharType="end"/>
      </w:r>
      <w:r>
        <w:fldChar w:fldCharType="begin"/>
      </w:r>
      <w:r>
        <w:instrText>colspec.colnum="3"</w:instrText>
      </w:r>
      <w:r>
        <w:fldChar w:fldCharType="end"/>
      </w:r>
      <w:r>
        <w:fldChar w:fldCharType="begin"/>
      </w:r>
      <w:r>
        <w:instrText>colspec.colwidth="53*"</w:instrText>
      </w:r>
      <w:r>
        <w:fldChar w:fldCharType="end"/>
      </w:r>
    </w:p>
    <w:p w14:paraId="359C600D" w14:textId="77777777" w:rsidR="00FD3105" w:rsidRDefault="00FD3105">
      <w:pPr>
        <w:pStyle w:val="pxcolspec"/>
      </w:pPr>
      <w:r>
        <w:rPr>
          <w:color w:val="FF0000"/>
          <w:sz w:val="20"/>
          <w:szCs w:val="20"/>
          <w:vertAlign w:val="superscript"/>
        </w:rPr>
        <w:t>►</w:t>
      </w:r>
      <w:r>
        <w:fldChar w:fldCharType="begin"/>
      </w:r>
      <w:r>
        <w:instrText>colspec.colname="4"</w:instrText>
      </w:r>
      <w:r>
        <w:fldChar w:fldCharType="end"/>
      </w:r>
      <w:r>
        <w:fldChar w:fldCharType="begin"/>
      </w:r>
      <w:r>
        <w:instrText>colspec.colnum="4"</w:instrText>
      </w:r>
      <w:r>
        <w:fldChar w:fldCharType="end"/>
      </w:r>
      <w:r>
        <w:fldChar w:fldCharType="begin"/>
      </w:r>
      <w:r>
        <w:instrText>colspec.colwidth="62*"</w:instrText>
      </w:r>
      <w:r>
        <w:fldChar w:fldCharType="end"/>
      </w:r>
    </w:p>
    <w:tbl>
      <w:tblPr>
        <w:tblW w:w="0" w:type="auto"/>
        <w:tblLayout w:type="fixed"/>
        <w:tblCellMar>
          <w:left w:w="0" w:type="dxa"/>
          <w:right w:w="0" w:type="dxa"/>
        </w:tblCellMar>
        <w:tblLook w:val="0000" w:firstRow="0" w:lastRow="0" w:firstColumn="0" w:lastColumn="0" w:noHBand="0" w:noVBand="0"/>
      </w:tblPr>
      <w:tblGrid>
        <w:gridCol w:w="2160"/>
        <w:gridCol w:w="2160"/>
        <w:gridCol w:w="2160"/>
        <w:gridCol w:w="2160"/>
      </w:tblGrid>
      <w:tr w:rsidR="00FD3105" w14:paraId="74314865" w14:textId="77777777">
        <w:tblPrEx>
          <w:tblCellMar>
            <w:top w:w="0" w:type="dxa"/>
            <w:left w:w="0" w:type="dxa"/>
            <w:bottom w:w="0" w:type="dxa"/>
            <w:right w:w="0" w:type="dxa"/>
          </w:tblCellMar>
        </w:tblPrEx>
        <w:tc>
          <w:tcPr>
            <w:tcW w:w="2160" w:type="dxa"/>
            <w:tcBorders>
              <w:top w:val="nil"/>
              <w:left w:val="nil"/>
              <w:bottom w:val="nil"/>
              <w:right w:val="nil"/>
            </w:tcBorders>
          </w:tcPr>
          <w:p w14:paraId="4B1DA30C"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4B04D269"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A.</w:t>
            </w:r>
          </w:p>
        </w:tc>
        <w:tc>
          <w:tcPr>
            <w:tcW w:w="2160" w:type="dxa"/>
            <w:tcBorders>
              <w:top w:val="nil"/>
              <w:left w:val="nil"/>
              <w:bottom w:val="nil"/>
              <w:right w:val="nil"/>
            </w:tcBorders>
          </w:tcPr>
          <w:p w14:paraId="1308D1D3"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Value of the property</w:t>
            </w:r>
          </w:p>
        </w:tc>
        <w:tc>
          <w:tcPr>
            <w:tcW w:w="2160" w:type="dxa"/>
            <w:tcBorders>
              <w:top w:val="nil"/>
              <w:left w:val="nil"/>
              <w:bottom w:val="nil"/>
              <w:right w:val="nil"/>
            </w:tcBorders>
          </w:tcPr>
          <w:p w14:paraId="546650A9"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w:t>
            </w:r>
            <w:r>
              <w:rPr>
                <w:rStyle w:val="pxfinstr"/>
                <w:i/>
                <w:iCs/>
              </w:rPr>
              <w:t>[dollar amount of property]</w:t>
            </w:r>
          </w:p>
        </w:tc>
      </w:tr>
      <w:tr w:rsidR="00FD3105" w14:paraId="1988B68F" w14:textId="77777777">
        <w:tblPrEx>
          <w:tblCellMar>
            <w:top w:w="0" w:type="dxa"/>
            <w:left w:w="0" w:type="dxa"/>
            <w:bottom w:w="0" w:type="dxa"/>
            <w:right w:w="0" w:type="dxa"/>
          </w:tblCellMar>
        </w:tblPrEx>
        <w:tc>
          <w:tcPr>
            <w:tcW w:w="2160" w:type="dxa"/>
            <w:tcBorders>
              <w:top w:val="nil"/>
              <w:left w:val="nil"/>
              <w:bottom w:val="nil"/>
              <w:right w:val="nil"/>
            </w:tcBorders>
          </w:tcPr>
          <w:p w14:paraId="21B34534"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75728EC4"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B.</w:t>
            </w:r>
          </w:p>
        </w:tc>
        <w:tc>
          <w:tcPr>
            <w:tcW w:w="2160" w:type="dxa"/>
            <w:tcBorders>
              <w:top w:val="nil"/>
              <w:left w:val="nil"/>
              <w:bottom w:val="nil"/>
              <w:right w:val="nil"/>
            </w:tcBorders>
          </w:tcPr>
          <w:p w14:paraId="46DBDBDB"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Damage to remainder</w:t>
            </w:r>
          </w:p>
        </w:tc>
        <w:tc>
          <w:tcPr>
            <w:tcW w:w="2160" w:type="dxa"/>
            <w:tcBorders>
              <w:top w:val="nil"/>
              <w:left w:val="nil"/>
              <w:bottom w:val="nil"/>
              <w:right w:val="nil"/>
            </w:tcBorders>
          </w:tcPr>
          <w:p w14:paraId="7B8E34B3"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w:t>
            </w:r>
            <w:r>
              <w:rPr>
                <w:rStyle w:val="pxfinstr"/>
                <w:i/>
                <w:iCs/>
              </w:rPr>
              <w:t>[dollar amount of damage]</w:t>
            </w:r>
          </w:p>
        </w:tc>
      </w:tr>
      <w:tr w:rsidR="00FD3105" w14:paraId="6E403F34" w14:textId="77777777">
        <w:tblPrEx>
          <w:tblCellMar>
            <w:top w:w="0" w:type="dxa"/>
            <w:left w:w="0" w:type="dxa"/>
            <w:bottom w:w="0" w:type="dxa"/>
            <w:right w:w="0" w:type="dxa"/>
          </w:tblCellMar>
        </w:tblPrEx>
        <w:tc>
          <w:tcPr>
            <w:tcW w:w="2160" w:type="dxa"/>
            <w:tcBorders>
              <w:top w:val="nil"/>
              <w:left w:val="nil"/>
              <w:bottom w:val="nil"/>
              <w:right w:val="nil"/>
            </w:tcBorders>
          </w:tcPr>
          <w:p w14:paraId="2CD0456C"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4D03FFEC"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C.</w:t>
            </w:r>
          </w:p>
        </w:tc>
        <w:tc>
          <w:tcPr>
            <w:tcW w:w="2160" w:type="dxa"/>
            <w:tcBorders>
              <w:top w:val="nil"/>
              <w:left w:val="nil"/>
              <w:bottom w:val="nil"/>
              <w:right w:val="nil"/>
            </w:tcBorders>
          </w:tcPr>
          <w:p w14:paraId="2D7DE9B6"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Business damages</w:t>
            </w:r>
          </w:p>
        </w:tc>
        <w:tc>
          <w:tcPr>
            <w:tcW w:w="2160" w:type="dxa"/>
            <w:tcBorders>
              <w:top w:val="nil"/>
              <w:left w:val="nil"/>
              <w:bottom w:val="nil"/>
              <w:right w:val="nil"/>
            </w:tcBorders>
          </w:tcPr>
          <w:p w14:paraId="527BB0F3"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w:t>
            </w:r>
            <w:r>
              <w:rPr>
                <w:rStyle w:val="pxfinstr"/>
                <w:i/>
                <w:iCs/>
              </w:rPr>
              <w:t>[dollar amount of damages]</w:t>
            </w:r>
          </w:p>
        </w:tc>
      </w:tr>
      <w:tr w:rsidR="00FD3105" w14:paraId="012D8B6A" w14:textId="77777777">
        <w:tblPrEx>
          <w:tblCellMar>
            <w:top w:w="0" w:type="dxa"/>
            <w:left w:w="0" w:type="dxa"/>
            <w:bottom w:w="0" w:type="dxa"/>
            <w:right w:w="0" w:type="dxa"/>
          </w:tblCellMar>
        </w:tblPrEx>
        <w:tc>
          <w:tcPr>
            <w:tcW w:w="2160" w:type="dxa"/>
            <w:tcBorders>
              <w:top w:val="nil"/>
              <w:left w:val="nil"/>
              <w:bottom w:val="nil"/>
              <w:right w:val="nil"/>
            </w:tcBorders>
          </w:tcPr>
          <w:p w14:paraId="31C5A16E"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05CED667"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6B03CDEF" w14:textId="77777777" w:rsidR="00FD3105" w:rsidRDefault="00FD3105">
            <w:r>
              <w:rPr>
                <w:rStyle w:val="pxentry"/>
                <w:color w:val="FF0000"/>
                <w:sz w:val="20"/>
                <w:szCs w:val="20"/>
                <w:vertAlign w:val="superscript"/>
              </w:rPr>
              <w:t>►</w:t>
            </w:r>
            <w:r>
              <w:rPr>
                <w:rStyle w:val="pxentry"/>
              </w:rPr>
              <w:fldChar w:fldCharType="begin"/>
            </w:r>
            <w:r>
              <w:rPr>
                <w:rStyle w:val="pxentry"/>
              </w:rPr>
              <w:instrText>entry.align="right"</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Total</w:t>
            </w:r>
          </w:p>
        </w:tc>
        <w:tc>
          <w:tcPr>
            <w:tcW w:w="2160" w:type="dxa"/>
            <w:tcBorders>
              <w:top w:val="nil"/>
              <w:left w:val="nil"/>
              <w:bottom w:val="nil"/>
              <w:right w:val="nil"/>
            </w:tcBorders>
          </w:tcPr>
          <w:p w14:paraId="0C004396"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w:t>
            </w:r>
            <w:r>
              <w:rPr>
                <w:rStyle w:val="pxfinstr"/>
                <w:i/>
                <w:iCs/>
              </w:rPr>
              <w:t>[total dollar amount of damages]</w:t>
            </w:r>
          </w:p>
        </w:tc>
      </w:tr>
    </w:tbl>
    <w:p w14:paraId="4B4A24A5" w14:textId="77777777" w:rsidR="00FD3105" w:rsidRDefault="00FD3105">
      <w:pPr>
        <w:pStyle w:val="pxtbody"/>
      </w:pPr>
    </w:p>
    <w:p w14:paraId="766C9E30" w14:textId="77777777" w:rsidR="00FD3105" w:rsidRDefault="00FD3105"/>
    <w:p w14:paraId="3FFD9159"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2. </w:t>
      </w:r>
    </w:p>
    <w:p w14:paraId="7DBDCB2F"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p.ct.id="3d29be30775711ee8e1ba9ecff0bf883|30|10:30"</w:instrText>
      </w:r>
      <w:r>
        <w:fldChar w:fldCharType="end"/>
      </w:r>
      <w:r>
        <w:t xml:space="preserve">Defendant </w:t>
      </w:r>
      <w:r>
        <w:rPr>
          <w:rStyle w:val="pxfinstr"/>
          <w:i/>
          <w:iCs/>
        </w:rPr>
        <w:t>[NAME OF DEFENDANT]</w:t>
      </w:r>
      <w:r>
        <w:t xml:space="preserve"> owns Parcel </w:t>
      </w:r>
      <w:r>
        <w:rPr>
          <w:rStyle w:val="pxfinstr"/>
          <w:i/>
          <w:iCs/>
        </w:rPr>
        <w:t>[number of parcel]</w:t>
      </w:r>
      <w:r>
        <w:t xml:space="preserve"> in </w:t>
      </w:r>
      <w:r>
        <w:rPr>
          <w:rStyle w:val="pxfinstr"/>
          <w:i/>
          <w:iCs/>
        </w:rPr>
        <w:t>[name of county]</w:t>
      </w:r>
      <w:r>
        <w:t>, Florida, described as:</w:t>
      </w:r>
    </w:p>
    <w:p w14:paraId="7528D1B1" w14:textId="77777777" w:rsidR="00FD3105" w:rsidRDefault="00FD3105">
      <w:pPr>
        <w:pStyle w:val="pxformfac"/>
        <w:jc w:val="center"/>
        <w:rPr>
          <w:sz w:val="24"/>
          <w:szCs w:val="24"/>
        </w:rPr>
      </w:pP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rStyle w:val="pxfinstr"/>
          <w:i/>
          <w:iCs/>
          <w:szCs w:val="24"/>
        </w:rPr>
        <w:t>[description of parcel]</w:t>
      </w:r>
    </w:p>
    <w:p w14:paraId="3A016AD0" w14:textId="77777777" w:rsidR="00FD3105" w:rsidRDefault="00FD3105">
      <w:pPr>
        <w:pStyle w:val="pxformcp"/>
      </w:pPr>
      <w:r>
        <w:t>and defendant's damages are assessed as:</w:t>
      </w:r>
    </w:p>
    <w:p w14:paraId="636B7C9C" w14:textId="77777777" w:rsidR="00FD3105" w:rsidRDefault="00FD3105">
      <w:pPr>
        <w:pStyle w:val="pxformtbl"/>
        <w:ind w:left="500"/>
      </w:pPr>
      <w:r>
        <w:t xml:space="preserve"> </w:t>
      </w:r>
      <w:r>
        <w:rPr>
          <w:color w:val="FF0000"/>
          <w:sz w:val="20"/>
          <w:szCs w:val="20"/>
          <w:vertAlign w:val="superscript"/>
        </w:rPr>
        <w:t>►</w:t>
      </w:r>
      <w:r>
        <w:fldChar w:fldCharType="begin"/>
      </w:r>
      <w:r>
        <w:instrText>tbl.ident="I08APGV"</w:instrText>
      </w:r>
      <w:r>
        <w:fldChar w:fldCharType="end"/>
      </w:r>
      <w:r>
        <w:fldChar w:fldCharType="begin"/>
      </w:r>
      <w:r>
        <w:instrText>tbl.uuid="I01NHF0"</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2D985EB7" w14:textId="77777777" w:rsidR="00FD3105" w:rsidRDefault="00FD3105">
      <w:pPr>
        <w:pStyle w:val="pxtable"/>
      </w:pPr>
      <w:r>
        <w:rPr>
          <w:color w:val="FF0000"/>
          <w:sz w:val="20"/>
          <w:szCs w:val="20"/>
          <w:vertAlign w:val="superscript"/>
        </w:rPr>
        <w:t>►</w:t>
      </w:r>
      <w:r>
        <w:fldChar w:fldCharType="begin"/>
      </w:r>
      <w:r>
        <w:instrText>table.tabstyle="text"</w:instrText>
      </w:r>
      <w:r>
        <w:fldChar w:fldCharType="end"/>
      </w:r>
      <w:r>
        <w:fldChar w:fldCharType="begin"/>
      </w:r>
      <w:r>
        <w:instrText>table.resize="same"</w:instrText>
      </w:r>
      <w:r>
        <w:fldChar w:fldCharType="end"/>
      </w:r>
    </w:p>
    <w:p w14:paraId="4976577D"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tgroup.cols="4"</w:instrText>
      </w:r>
      <w:r>
        <w:fldChar w:fldCharType="end"/>
      </w:r>
    </w:p>
    <w:p w14:paraId="5C073B69"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colspec.colwidth="10*"</w:instrText>
      </w:r>
      <w:r>
        <w:fldChar w:fldCharType="end"/>
      </w:r>
    </w:p>
    <w:p w14:paraId="1C7F25A8"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colspec.colwidth="7*"</w:instrText>
      </w:r>
      <w:r>
        <w:fldChar w:fldCharType="end"/>
      </w:r>
    </w:p>
    <w:p w14:paraId="54D450D5" w14:textId="77777777" w:rsidR="00FD3105" w:rsidRDefault="00FD3105">
      <w:pPr>
        <w:pStyle w:val="pxcolspec"/>
      </w:pPr>
      <w:r>
        <w:rPr>
          <w:color w:val="FF0000"/>
          <w:sz w:val="20"/>
          <w:szCs w:val="20"/>
          <w:vertAlign w:val="superscript"/>
        </w:rPr>
        <w:t>►</w:t>
      </w:r>
      <w:r>
        <w:fldChar w:fldCharType="begin"/>
      </w:r>
      <w:r>
        <w:instrText>colspec.colname="3"</w:instrText>
      </w:r>
      <w:r>
        <w:fldChar w:fldCharType="end"/>
      </w:r>
      <w:r>
        <w:fldChar w:fldCharType="begin"/>
      </w:r>
      <w:r>
        <w:instrText>colspec.colnum="3"</w:instrText>
      </w:r>
      <w:r>
        <w:fldChar w:fldCharType="end"/>
      </w:r>
      <w:r>
        <w:fldChar w:fldCharType="begin"/>
      </w:r>
      <w:r>
        <w:instrText>colspec.colwidth="53*"</w:instrText>
      </w:r>
      <w:r>
        <w:fldChar w:fldCharType="end"/>
      </w:r>
    </w:p>
    <w:p w14:paraId="702DDB0F" w14:textId="77777777" w:rsidR="00FD3105" w:rsidRDefault="00FD3105">
      <w:pPr>
        <w:pStyle w:val="pxcolspec"/>
      </w:pPr>
      <w:r>
        <w:rPr>
          <w:color w:val="FF0000"/>
          <w:sz w:val="20"/>
          <w:szCs w:val="20"/>
          <w:vertAlign w:val="superscript"/>
        </w:rPr>
        <w:t>►</w:t>
      </w:r>
      <w:r>
        <w:fldChar w:fldCharType="begin"/>
      </w:r>
      <w:r>
        <w:instrText>colspec.colname="4"</w:instrText>
      </w:r>
      <w:r>
        <w:fldChar w:fldCharType="end"/>
      </w:r>
      <w:r>
        <w:fldChar w:fldCharType="begin"/>
      </w:r>
      <w:r>
        <w:instrText>colspec.colnum="4"</w:instrText>
      </w:r>
      <w:r>
        <w:fldChar w:fldCharType="end"/>
      </w:r>
      <w:r>
        <w:fldChar w:fldCharType="begin"/>
      </w:r>
      <w:r>
        <w:instrText>colspec.colwidth="62*"</w:instrText>
      </w:r>
      <w:r>
        <w:fldChar w:fldCharType="end"/>
      </w:r>
    </w:p>
    <w:tbl>
      <w:tblPr>
        <w:tblW w:w="0" w:type="auto"/>
        <w:tblLayout w:type="fixed"/>
        <w:tblCellMar>
          <w:left w:w="0" w:type="dxa"/>
          <w:right w:w="0" w:type="dxa"/>
        </w:tblCellMar>
        <w:tblLook w:val="0000" w:firstRow="0" w:lastRow="0" w:firstColumn="0" w:lastColumn="0" w:noHBand="0" w:noVBand="0"/>
      </w:tblPr>
      <w:tblGrid>
        <w:gridCol w:w="2160"/>
        <w:gridCol w:w="2160"/>
        <w:gridCol w:w="2160"/>
        <w:gridCol w:w="2160"/>
      </w:tblGrid>
      <w:tr w:rsidR="00FD3105" w14:paraId="1397DC8E" w14:textId="77777777">
        <w:tblPrEx>
          <w:tblCellMar>
            <w:top w:w="0" w:type="dxa"/>
            <w:left w:w="0" w:type="dxa"/>
            <w:bottom w:w="0" w:type="dxa"/>
            <w:right w:w="0" w:type="dxa"/>
          </w:tblCellMar>
        </w:tblPrEx>
        <w:tc>
          <w:tcPr>
            <w:tcW w:w="2160" w:type="dxa"/>
            <w:tcBorders>
              <w:top w:val="nil"/>
              <w:left w:val="nil"/>
              <w:bottom w:val="nil"/>
              <w:right w:val="nil"/>
            </w:tcBorders>
          </w:tcPr>
          <w:p w14:paraId="2A39CCEE"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06779151"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A.</w:t>
            </w:r>
          </w:p>
        </w:tc>
        <w:tc>
          <w:tcPr>
            <w:tcW w:w="2160" w:type="dxa"/>
            <w:tcBorders>
              <w:top w:val="nil"/>
              <w:left w:val="nil"/>
              <w:bottom w:val="nil"/>
              <w:right w:val="nil"/>
            </w:tcBorders>
          </w:tcPr>
          <w:p w14:paraId="340E9583"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Value of the property</w:t>
            </w:r>
          </w:p>
        </w:tc>
        <w:tc>
          <w:tcPr>
            <w:tcW w:w="2160" w:type="dxa"/>
            <w:tcBorders>
              <w:top w:val="nil"/>
              <w:left w:val="nil"/>
              <w:bottom w:val="nil"/>
              <w:right w:val="nil"/>
            </w:tcBorders>
          </w:tcPr>
          <w:p w14:paraId="2E8A8833"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w:t>
            </w:r>
            <w:r>
              <w:rPr>
                <w:rStyle w:val="pxfinstr"/>
                <w:i/>
                <w:iCs/>
              </w:rPr>
              <w:t>[dollar amount of property]</w:t>
            </w:r>
          </w:p>
        </w:tc>
      </w:tr>
      <w:tr w:rsidR="00FD3105" w14:paraId="73B90548" w14:textId="77777777">
        <w:tblPrEx>
          <w:tblCellMar>
            <w:top w:w="0" w:type="dxa"/>
            <w:left w:w="0" w:type="dxa"/>
            <w:bottom w:w="0" w:type="dxa"/>
            <w:right w:w="0" w:type="dxa"/>
          </w:tblCellMar>
        </w:tblPrEx>
        <w:tc>
          <w:tcPr>
            <w:tcW w:w="2160" w:type="dxa"/>
            <w:tcBorders>
              <w:top w:val="nil"/>
              <w:left w:val="nil"/>
              <w:bottom w:val="nil"/>
              <w:right w:val="nil"/>
            </w:tcBorders>
          </w:tcPr>
          <w:p w14:paraId="43F4E6C3"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2545A301"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B.</w:t>
            </w:r>
          </w:p>
        </w:tc>
        <w:tc>
          <w:tcPr>
            <w:tcW w:w="2160" w:type="dxa"/>
            <w:tcBorders>
              <w:top w:val="nil"/>
              <w:left w:val="nil"/>
              <w:bottom w:val="nil"/>
              <w:right w:val="nil"/>
            </w:tcBorders>
          </w:tcPr>
          <w:p w14:paraId="7B8B20DF"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Damage to remainder</w:t>
            </w:r>
          </w:p>
        </w:tc>
        <w:tc>
          <w:tcPr>
            <w:tcW w:w="2160" w:type="dxa"/>
            <w:tcBorders>
              <w:top w:val="nil"/>
              <w:left w:val="nil"/>
              <w:bottom w:val="nil"/>
              <w:right w:val="nil"/>
            </w:tcBorders>
          </w:tcPr>
          <w:p w14:paraId="2378FE1B"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w:t>
            </w:r>
            <w:r>
              <w:rPr>
                <w:rStyle w:val="pxfinstr"/>
                <w:i/>
                <w:iCs/>
              </w:rPr>
              <w:t>[dollar amount of damage]</w:t>
            </w:r>
          </w:p>
        </w:tc>
      </w:tr>
      <w:tr w:rsidR="00FD3105" w14:paraId="06BE1612" w14:textId="77777777">
        <w:tblPrEx>
          <w:tblCellMar>
            <w:top w:w="0" w:type="dxa"/>
            <w:left w:w="0" w:type="dxa"/>
            <w:bottom w:w="0" w:type="dxa"/>
            <w:right w:w="0" w:type="dxa"/>
          </w:tblCellMar>
        </w:tblPrEx>
        <w:tc>
          <w:tcPr>
            <w:tcW w:w="2160" w:type="dxa"/>
            <w:tcBorders>
              <w:top w:val="nil"/>
              <w:left w:val="nil"/>
              <w:bottom w:val="nil"/>
              <w:right w:val="nil"/>
            </w:tcBorders>
          </w:tcPr>
          <w:p w14:paraId="1C0C9332"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29779857"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C.</w:t>
            </w:r>
          </w:p>
        </w:tc>
        <w:tc>
          <w:tcPr>
            <w:tcW w:w="2160" w:type="dxa"/>
            <w:tcBorders>
              <w:top w:val="nil"/>
              <w:left w:val="nil"/>
              <w:bottom w:val="nil"/>
              <w:right w:val="nil"/>
            </w:tcBorders>
          </w:tcPr>
          <w:p w14:paraId="6C1C1DC4"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Moving costs</w:t>
            </w:r>
          </w:p>
        </w:tc>
        <w:tc>
          <w:tcPr>
            <w:tcW w:w="2160" w:type="dxa"/>
            <w:tcBorders>
              <w:top w:val="nil"/>
              <w:left w:val="nil"/>
              <w:bottom w:val="nil"/>
              <w:right w:val="nil"/>
            </w:tcBorders>
          </w:tcPr>
          <w:p w14:paraId="0DAED215"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w:t>
            </w:r>
            <w:r>
              <w:rPr>
                <w:rStyle w:val="pxfinstr"/>
                <w:i/>
                <w:iCs/>
              </w:rPr>
              <w:t>[dollar amount of costs]</w:t>
            </w:r>
          </w:p>
        </w:tc>
      </w:tr>
      <w:tr w:rsidR="00FD3105" w14:paraId="3F02CF5B" w14:textId="77777777">
        <w:tblPrEx>
          <w:tblCellMar>
            <w:top w:w="0" w:type="dxa"/>
            <w:left w:w="0" w:type="dxa"/>
            <w:bottom w:w="0" w:type="dxa"/>
            <w:right w:w="0" w:type="dxa"/>
          </w:tblCellMar>
        </w:tblPrEx>
        <w:tc>
          <w:tcPr>
            <w:tcW w:w="2160" w:type="dxa"/>
            <w:tcBorders>
              <w:top w:val="nil"/>
              <w:left w:val="nil"/>
              <w:bottom w:val="nil"/>
              <w:right w:val="nil"/>
            </w:tcBorders>
          </w:tcPr>
          <w:p w14:paraId="45616AFC"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45521319"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78B37FD8" w14:textId="77777777" w:rsidR="00FD3105" w:rsidRDefault="00FD3105">
            <w:r>
              <w:rPr>
                <w:rStyle w:val="pxentry"/>
                <w:color w:val="FF0000"/>
                <w:sz w:val="20"/>
                <w:szCs w:val="20"/>
                <w:vertAlign w:val="superscript"/>
              </w:rPr>
              <w:t>►</w:t>
            </w:r>
            <w:r>
              <w:rPr>
                <w:rStyle w:val="pxentry"/>
              </w:rPr>
              <w:fldChar w:fldCharType="begin"/>
            </w:r>
            <w:r>
              <w:rPr>
                <w:rStyle w:val="pxentry"/>
              </w:rPr>
              <w:instrText>entry.align="right"</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Total</w:t>
            </w:r>
          </w:p>
        </w:tc>
        <w:tc>
          <w:tcPr>
            <w:tcW w:w="2160" w:type="dxa"/>
            <w:tcBorders>
              <w:top w:val="nil"/>
              <w:left w:val="nil"/>
              <w:bottom w:val="nil"/>
              <w:right w:val="nil"/>
            </w:tcBorders>
          </w:tcPr>
          <w:p w14:paraId="193C728A"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w:t>
            </w:r>
            <w:r>
              <w:rPr>
                <w:rStyle w:val="pxfinstr"/>
                <w:i/>
                <w:iCs/>
              </w:rPr>
              <w:t>[total dollar amount of damages]</w:t>
            </w:r>
          </w:p>
        </w:tc>
      </w:tr>
    </w:tbl>
    <w:p w14:paraId="69D9AAE0" w14:textId="77777777" w:rsidR="00FD3105" w:rsidRDefault="00FD3105">
      <w:pPr>
        <w:pStyle w:val="pxtbody"/>
      </w:pPr>
    </w:p>
    <w:p w14:paraId="5E7D44E4" w14:textId="77777777" w:rsidR="00FD3105" w:rsidRDefault="00FD3105"/>
    <w:p w14:paraId="06C8BFCA" w14:textId="77777777" w:rsidR="00FD3105" w:rsidRDefault="00FD3105">
      <w:pPr>
        <w:pStyle w:val="pxformcp"/>
      </w:pPr>
      <w:r>
        <w:t>so</w:t>
      </w:r>
    </w:p>
    <w:p w14:paraId="5E725D81"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p.ct.id="3d29be30775711ee8e1ba9ecff0bf883|30|10:30"</w:instrText>
      </w:r>
      <w:r>
        <w:fldChar w:fldCharType="end"/>
      </w:r>
      <w:r>
        <w:t>IT IS ADJUDGED that:</w:t>
      </w:r>
    </w:p>
    <w:p w14:paraId="647A15BF" w14:textId="77777777" w:rsidR="00FD3105" w:rsidRDefault="00FD3105">
      <w:pPr>
        <w:pStyle w:val="pxformfl"/>
        <w:ind w:left="500"/>
      </w:pPr>
      <w:r>
        <w:t xml:space="preserve"> </w:t>
      </w:r>
    </w:p>
    <w:p w14:paraId="3AA13234"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1. </w:t>
      </w:r>
    </w:p>
    <w:p w14:paraId="550FCB5B"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p.ct.id="3d29be30775711ee8e1ba9ecff0bf883|30|10:30"</w:instrText>
      </w:r>
      <w:r>
        <w:fldChar w:fldCharType="end"/>
      </w:r>
      <w:r>
        <w:t xml:space="preserve">The fee simple estate of defendant </w:t>
      </w:r>
      <w:r>
        <w:rPr>
          <w:rStyle w:val="pxfinstr"/>
          <w:i/>
          <w:iCs/>
        </w:rPr>
        <w:t>[NAME OF DEFENDANT]</w:t>
      </w:r>
      <w:r>
        <w:t xml:space="preserve"> in the following described property in </w:t>
      </w:r>
      <w:r>
        <w:rPr>
          <w:rStyle w:val="pxfinstr"/>
          <w:i/>
          <w:iCs/>
        </w:rPr>
        <w:t>[name of county]</w:t>
      </w:r>
      <w:r>
        <w:t>, Florida:</w:t>
      </w:r>
    </w:p>
    <w:p w14:paraId="59F9536D" w14:textId="77777777" w:rsidR="00FD3105" w:rsidRDefault="00FD3105">
      <w:pPr>
        <w:pStyle w:val="pxformfac"/>
        <w:jc w:val="center"/>
        <w:rPr>
          <w:sz w:val="24"/>
          <w:szCs w:val="24"/>
        </w:rPr>
      </w:pP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rStyle w:val="pxfinstr"/>
          <w:i/>
          <w:iCs/>
          <w:szCs w:val="24"/>
        </w:rPr>
        <w:t>[description of property]</w:t>
      </w:r>
    </w:p>
    <w:p w14:paraId="4D024F9E" w14:textId="77777777" w:rsidR="00FD3105" w:rsidRDefault="00FD3105">
      <w:pPr>
        <w:pStyle w:val="pxformcp"/>
      </w:pPr>
      <w:r>
        <w:t xml:space="preserve">shall vest in petitioner </w:t>
      </w:r>
      <w:r>
        <w:rPr>
          <w:rStyle w:val="pxfinstr"/>
          <w:i/>
          <w:iCs/>
        </w:rPr>
        <w:t>[NAME OF PETITIONER]</w:t>
      </w:r>
      <w:r>
        <w:t xml:space="preserve"> on payment to, or securing by deposit with, the clerk of the court, of the sum of $</w:t>
      </w:r>
      <w:r>
        <w:rPr>
          <w:rStyle w:val="pxfinstr"/>
          <w:i/>
          <w:iCs/>
        </w:rPr>
        <w:t>[dollar amount of payment/deposit]</w:t>
      </w:r>
      <w:r>
        <w:t xml:space="preserve"> found by the verdict.</w:t>
      </w:r>
    </w:p>
    <w:p w14:paraId="6CB54420"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2. </w:t>
      </w:r>
    </w:p>
    <w:p w14:paraId="010376C4"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p.ct.id="3d29be30775711ee8e1ba9ecff0bf883|30|10:30"</w:instrText>
      </w:r>
      <w:r>
        <w:fldChar w:fldCharType="end"/>
      </w:r>
      <w:r>
        <w:t xml:space="preserve">The fee simple estate of defendant </w:t>
      </w:r>
      <w:r>
        <w:rPr>
          <w:rStyle w:val="pxfinstr"/>
          <w:i/>
          <w:iCs/>
        </w:rPr>
        <w:t>[NAME OF DEFENDANT]</w:t>
      </w:r>
      <w:r>
        <w:t xml:space="preserve"> in the following described property in </w:t>
      </w:r>
      <w:r>
        <w:rPr>
          <w:rStyle w:val="pxfinstr"/>
          <w:i/>
          <w:iCs/>
        </w:rPr>
        <w:t>[name of county]</w:t>
      </w:r>
      <w:r>
        <w:t>, Florida:</w:t>
      </w:r>
    </w:p>
    <w:p w14:paraId="7CEFE97B" w14:textId="77777777" w:rsidR="00FD3105" w:rsidRDefault="00FD3105">
      <w:pPr>
        <w:pStyle w:val="pxformfac"/>
        <w:jc w:val="center"/>
        <w:rPr>
          <w:sz w:val="24"/>
          <w:szCs w:val="24"/>
        </w:rPr>
      </w:pP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rStyle w:val="pxfinstr"/>
          <w:i/>
          <w:iCs/>
          <w:szCs w:val="24"/>
        </w:rPr>
        <w:t>[description of property]</w:t>
      </w:r>
    </w:p>
    <w:p w14:paraId="1ADD214D" w14:textId="77777777" w:rsidR="00FD3105" w:rsidRDefault="00FD3105">
      <w:pPr>
        <w:pStyle w:val="pxformcp"/>
      </w:pPr>
      <w:r>
        <w:t xml:space="preserve">shall vest in petitioner </w:t>
      </w:r>
      <w:r>
        <w:rPr>
          <w:rStyle w:val="pxfinstr"/>
          <w:i/>
          <w:iCs/>
        </w:rPr>
        <w:t>[NAME OF PETITIONER]</w:t>
      </w:r>
      <w:r>
        <w:t xml:space="preserve"> on payment to, or securing by deposit with, the clerk of the court, of the sum of $</w:t>
      </w:r>
      <w:r>
        <w:rPr>
          <w:rStyle w:val="pxfinstr"/>
          <w:i/>
          <w:iCs/>
        </w:rPr>
        <w:t>[dollar amount of payment/deposit]</w:t>
      </w:r>
      <w:r>
        <w:t xml:space="preserve"> found by the verdict.</w:t>
      </w:r>
    </w:p>
    <w:p w14:paraId="30535187"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3. </w:t>
      </w:r>
    </w:p>
    <w:p w14:paraId="076B779F"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p.ct.id="3d29be30775711ee8e1ba9ecff0bf883|30|10:30"</w:instrText>
      </w:r>
      <w:r>
        <w:fldChar w:fldCharType="end"/>
      </w:r>
      <w:r>
        <w:t>Jurisdiction is reserved to determine attorney fees and costs and to take any proceedings necessary to enforce this judgment.</w:t>
      </w:r>
    </w:p>
    <w:p w14:paraId="40D8BE7E"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p.ct.id="3d29be30775711ee8e1ba9ecff0bf883|30|10:30"</w:instrText>
      </w:r>
      <w:r>
        <w:fldChar w:fldCharType="end"/>
      </w:r>
      <w:r>
        <w:t xml:space="preserve">ORDERED at </w:t>
      </w:r>
      <w:r>
        <w:rPr>
          <w:rStyle w:val="pxfinstr"/>
          <w:i/>
          <w:iCs/>
        </w:rPr>
        <w:t>[name of city]</w:t>
      </w:r>
      <w:r>
        <w:t xml:space="preserve">, Florida on </w:t>
      </w:r>
      <w:r>
        <w:rPr>
          <w:rStyle w:val="pxfinstr"/>
          <w:i/>
          <w:iCs/>
        </w:rPr>
        <w:t>[date of order]</w:t>
      </w:r>
      <w:r>
        <w:t>.</w:t>
      </w:r>
    </w:p>
    <w:p w14:paraId="5610B64C" w14:textId="77777777" w:rsidR="00FD3105" w:rsidRDefault="00FD3105">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5A2E693C" w14:textId="77777777" w:rsidR="00FD3105" w:rsidRDefault="00FD3105">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judge]</w:t>
      </w:r>
    </w:p>
    <w:p w14:paraId="418804A7"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judge]</w:t>
      </w:r>
    </w:p>
    <w:p w14:paraId="1A275D0D" w14:textId="77777777" w:rsidR="00FD3105" w:rsidRDefault="00FD3105">
      <w:pPr>
        <w:pStyle w:val="pxformfsigtbl"/>
        <w:ind w:left="500"/>
      </w:pPr>
      <w:r>
        <w:t xml:space="preserve"> </w:t>
      </w:r>
      <w:r>
        <w:rPr>
          <w:color w:val="FF0000"/>
          <w:sz w:val="20"/>
          <w:szCs w:val="20"/>
          <w:vertAlign w:val="superscript"/>
        </w:rPr>
        <w:t>►</w:t>
      </w:r>
      <w:r>
        <w:fldChar w:fldCharType="begin"/>
      </w:r>
      <w:r>
        <w:instrText>tbl.ident="I08APGR"</w:instrText>
      </w:r>
      <w:r>
        <w:fldChar w:fldCharType="end"/>
      </w:r>
      <w:r>
        <w:fldChar w:fldCharType="begin"/>
      </w:r>
      <w:r>
        <w:instrText>tbl.uuid="I01NPWP"</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73298227"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1A73087B"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tgroup.cols="2"</w:instrText>
      </w:r>
      <w:r>
        <w:fldChar w:fldCharType="end"/>
      </w:r>
    </w:p>
    <w:p w14:paraId="4A192954"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colspec.colwidth="17*"</w:instrText>
      </w:r>
      <w:r>
        <w:fldChar w:fldCharType="end"/>
      </w:r>
    </w:p>
    <w:p w14:paraId="425362C4"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colspec.colwidth="111*"</w:instrText>
      </w:r>
      <w:r>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D3105" w14:paraId="28DA12AD" w14:textId="77777777">
        <w:tblPrEx>
          <w:tblCellMar>
            <w:top w:w="0" w:type="dxa"/>
            <w:left w:w="0" w:type="dxa"/>
            <w:bottom w:w="0" w:type="dxa"/>
            <w:right w:w="0" w:type="dxa"/>
          </w:tblCellMar>
        </w:tblPrEx>
        <w:tc>
          <w:tcPr>
            <w:tcW w:w="4320" w:type="dxa"/>
            <w:tcBorders>
              <w:top w:val="nil"/>
              <w:left w:val="nil"/>
              <w:bottom w:val="nil"/>
              <w:right w:val="nil"/>
            </w:tcBorders>
          </w:tcPr>
          <w:p w14:paraId="1400DE96"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Copies to:</w:t>
            </w:r>
          </w:p>
        </w:tc>
        <w:tc>
          <w:tcPr>
            <w:tcW w:w="4320" w:type="dxa"/>
            <w:tcBorders>
              <w:top w:val="nil"/>
              <w:left w:val="nil"/>
              <w:bottom w:val="nil"/>
              <w:right w:val="nil"/>
            </w:tcBorders>
          </w:tcPr>
          <w:p w14:paraId="0067CAC2"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r w:rsidR="00FD3105" w14:paraId="494190F3" w14:textId="77777777">
        <w:tblPrEx>
          <w:tblCellMar>
            <w:top w:w="0" w:type="dxa"/>
            <w:left w:w="0" w:type="dxa"/>
            <w:bottom w:w="0" w:type="dxa"/>
            <w:right w:w="0" w:type="dxa"/>
          </w:tblCellMar>
        </w:tblPrEx>
        <w:tc>
          <w:tcPr>
            <w:tcW w:w="4320" w:type="dxa"/>
            <w:tcBorders>
              <w:top w:val="nil"/>
              <w:left w:val="nil"/>
              <w:bottom w:val="nil"/>
              <w:right w:val="nil"/>
            </w:tcBorders>
          </w:tcPr>
          <w:p w14:paraId="510B320B"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4320" w:type="dxa"/>
            <w:tcBorders>
              <w:top w:val="nil"/>
              <w:left w:val="nil"/>
              <w:bottom w:val="nil"/>
              <w:right w:val="nil"/>
            </w:tcBorders>
          </w:tcPr>
          <w:p w14:paraId="358BA4E4"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bl>
    <w:p w14:paraId="7362971C" w14:textId="77777777" w:rsidR="00FD3105" w:rsidRDefault="00FD3105">
      <w:pPr>
        <w:pStyle w:val="pxtbody"/>
      </w:pPr>
    </w:p>
    <w:p w14:paraId="284C0F66" w14:textId="77777777" w:rsidR="00FD3105" w:rsidRDefault="00FD3105"/>
    <w:p w14:paraId="08F78A35" w14:textId="77777777" w:rsidR="00FD3105" w:rsidRDefault="00FD3105">
      <w:pPr>
        <w:pStyle w:val="pxcomnt"/>
      </w:pPr>
    </w:p>
    <w:p w14:paraId="1B7DD80A" w14:textId="77777777" w:rsidR="00FD3105" w:rsidRDefault="00FD3105">
      <w:pPr>
        <w:pStyle w:val="pxhac"/>
        <w:spacing w:before="180"/>
        <w:jc w:val="center"/>
      </w:pPr>
      <w:r>
        <w:rPr>
          <w:rStyle w:val="pxb"/>
          <w:b/>
          <w:bCs/>
        </w:rPr>
        <w:t>Author's Comment</w:t>
      </w:r>
    </w:p>
    <w:p w14:paraId="45D5C7BB"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p.ct.id="3d29be30775711ee8e1ba9ecff0bf883|30|10:30"</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st.ref.id="I04AC6A"</w:instrText>
      </w:r>
      <w:r>
        <w:rPr>
          <w:rStyle w:val="pxst"/>
        </w:rPr>
        <w:fldChar w:fldCharType="end"/>
      </w:r>
      <w:r>
        <w:rPr>
          <w:rStyle w:val="pxst"/>
          <w:vanish/>
        </w:rPr>
        <w:t>&amp;s;</w:t>
      </w:r>
      <w:r>
        <w:rPr>
          <w:rStyle w:val="pxvis"/>
          <w:rFonts w:ascii="Times NewRoman" w:hAnsi="Times NewRoman"/>
          <w:b w:val="0"/>
          <w:sz w:val="24"/>
        </w:rPr>
        <w:t>§</w:t>
      </w:r>
      <w:r>
        <w:rPr>
          <w:rStyle w:val="pxst"/>
        </w:rPr>
        <w:t>73.101, Fla. Stat.</w:t>
      </w:r>
      <w:r>
        <w:t xml:space="preserve"> Fees and costs are customarily awarded at a post-trial hearing. See </w:t>
      </w:r>
      <w:r>
        <w:rPr>
          <w:rStyle w:val="pxx"/>
          <w:color w:val="FF0000"/>
          <w:sz w:val="20"/>
          <w:szCs w:val="20"/>
          <w:vertAlign w:val="superscript"/>
        </w:rPr>
        <w:t>►</w:t>
      </w:r>
      <w:r>
        <w:rPr>
          <w:rStyle w:val="pxx"/>
        </w:rPr>
        <w:fldChar w:fldCharType="begin"/>
      </w:r>
      <w:r>
        <w:rPr>
          <w:rStyle w:val="pxx"/>
        </w:rPr>
        <w:instrText>x.ref.id="I046HTY"</w:instrText>
      </w:r>
      <w:r>
        <w:rPr>
          <w:rStyle w:val="pxx"/>
        </w:rPr>
        <w:fldChar w:fldCharType="end"/>
      </w:r>
      <w:r>
        <w:rPr>
          <w:rStyle w:val="pxx"/>
          <w:vanish/>
        </w:rPr>
        <w:t>&amp;s;</w:t>
      </w:r>
      <w:r>
        <w:rPr>
          <w:rStyle w:val="pxvis"/>
          <w:rFonts w:ascii="Times NewRoman" w:hAnsi="Times NewRoman"/>
          <w:b w:val="0"/>
          <w:sz w:val="24"/>
        </w:rPr>
        <w:t>§</w:t>
      </w:r>
      <w:r>
        <w:rPr>
          <w:rStyle w:val="pxx"/>
        </w:rPr>
        <w:t>10:6</w:t>
      </w:r>
      <w:r>
        <w:t xml:space="preserve"> for a form of order on fees and costs. See </w:t>
      </w:r>
      <w:r>
        <w:rPr>
          <w:rStyle w:val="pxst"/>
          <w:color w:val="FF0000"/>
          <w:sz w:val="20"/>
          <w:szCs w:val="20"/>
          <w:vertAlign w:val="superscript"/>
        </w:rPr>
        <w:t>►</w:t>
      </w:r>
      <w:r>
        <w:rPr>
          <w:rStyle w:val="pxst"/>
        </w:rPr>
        <w:fldChar w:fldCharType="begin"/>
      </w:r>
      <w:r>
        <w:rPr>
          <w:rStyle w:val="pxst"/>
        </w:rPr>
        <w:instrText>st.ref.id="I02W9F6"</w:instrText>
      </w:r>
      <w:r>
        <w:rPr>
          <w:rStyle w:val="pxst"/>
        </w:rPr>
        <w:fldChar w:fldCharType="end"/>
      </w:r>
      <w:r>
        <w:rPr>
          <w:rStyle w:val="pxst"/>
        </w:rPr>
        <w:t>section 74.091, Florida Statutes</w:t>
      </w:r>
      <w:r>
        <w:t xml:space="preserve"> for the right to an execution if the condemning authority takes the property under Chapter 74, Florida Statues and does not pay the judgment. As many parcels as needed may be incorporated in this form.</w:t>
      </w:r>
    </w:p>
    <w:p w14:paraId="355C3171" w14:textId="77777777" w:rsidR="00FD3105" w:rsidRDefault="00FD3105">
      <w:pPr>
        <w:pStyle w:val="pxs"/>
        <w:spacing w:before="180"/>
        <w:rPr>
          <w:sz w:val="27"/>
          <w:szCs w:val="27"/>
        </w:rPr>
      </w:pPr>
      <w:r>
        <w:rPr>
          <w:sz w:val="27"/>
          <w:szCs w:val="27"/>
        </w:rPr>
        <w:t>10:31. Judgment</w:t>
      </w:r>
      <w:r>
        <w:rPr>
          <w:rStyle w:val="pxsep"/>
        </w:rPr>
        <w:t xml:space="preserve">-- </w:t>
      </w:r>
      <w:r>
        <w:rPr>
          <w:sz w:val="27"/>
          <w:szCs w:val="27"/>
        </w:rPr>
        <w:t>Forcible entry and unlawful detention</w:t>
      </w:r>
    </w:p>
    <w:p w14:paraId="2CE19418" w14:textId="77777777" w:rsidR="00FD3105" w:rsidRDefault="00FD3105">
      <w:pPr>
        <w:pStyle w:val="pxov"/>
        <w:rPr>
          <w:vanish/>
        </w:rPr>
      </w:pPr>
      <w:r>
        <w:rPr>
          <w:vanish/>
        </w:rPr>
        <w:t>FMS</w:t>
      </w:r>
    </w:p>
    <w:p w14:paraId="64FB209A" w14:textId="77777777" w:rsidR="00FD3105" w:rsidRDefault="00FD3105">
      <w:pPr>
        <w:pStyle w:val="pxov"/>
        <w:rPr>
          <w:vanish/>
        </w:rPr>
      </w:pPr>
      <w:r>
        <w:rPr>
          <w:vanish/>
        </w:rPr>
        <w:t>LCV</w:t>
      </w:r>
    </w:p>
    <w:p w14:paraId="111EA384" w14:textId="77777777" w:rsidR="00FD3105" w:rsidRDefault="00FD3105">
      <w:pPr>
        <w:pStyle w:val="pxov"/>
        <w:rPr>
          <w:vanish/>
        </w:rPr>
      </w:pPr>
      <w:r>
        <w:rPr>
          <w:vanish/>
        </w:rPr>
        <w:t>LSC</w:t>
      </w:r>
    </w:p>
    <w:p w14:paraId="5F73C42F" w14:textId="77777777" w:rsidR="00FD3105" w:rsidRDefault="00FD3105">
      <w:pPr>
        <w:pStyle w:val="pxov"/>
        <w:rPr>
          <w:vanish/>
        </w:rPr>
      </w:pPr>
      <w:r>
        <w:rPr>
          <w:vanish/>
        </w:rPr>
        <w:t>LS7</w:t>
      </w:r>
    </w:p>
    <w:p w14:paraId="773A38FB" w14:textId="77777777" w:rsidR="00FD3105" w:rsidRDefault="00FD3105">
      <w:pPr>
        <w:pStyle w:val="pxov"/>
        <w:rPr>
          <w:vanish/>
        </w:rPr>
      </w:pPr>
      <w:r>
        <w:rPr>
          <w:vanish/>
        </w:rPr>
        <w:t>REL</w:t>
      </w:r>
    </w:p>
    <w:p w14:paraId="0FA8E355" w14:textId="77777777" w:rsidR="00FD3105" w:rsidRDefault="00FD3105">
      <w:pPr>
        <w:pStyle w:val="pxov"/>
        <w:rPr>
          <w:vanish/>
        </w:rPr>
      </w:pPr>
      <w:r>
        <w:rPr>
          <w:vanish/>
        </w:rPr>
        <w:t>RTD</w:t>
      </w:r>
    </w:p>
    <w:p w14:paraId="5D25E7F4" w14:textId="77777777" w:rsidR="00FD3105" w:rsidRDefault="00FD3105">
      <w:pPr>
        <w:pStyle w:val="pxov"/>
        <w:rPr>
          <w:vanish/>
        </w:rPr>
      </w:pPr>
      <w:r>
        <w:rPr>
          <w:vanish/>
        </w:rPr>
        <w:t>FCV</w:t>
      </w:r>
    </w:p>
    <w:p w14:paraId="12405EB3" w14:textId="77777777" w:rsidR="00FD3105" w:rsidRDefault="00FD3105">
      <w:pPr>
        <w:pStyle w:val="pxov"/>
        <w:rPr>
          <w:vanish/>
        </w:rPr>
      </w:pPr>
      <w:r>
        <w:rPr>
          <w:vanish/>
        </w:rPr>
        <w:t>FLG</w:t>
      </w:r>
    </w:p>
    <w:p w14:paraId="4A7DB173" w14:textId="77777777" w:rsidR="00FD3105" w:rsidRDefault="00FD3105">
      <w:pPr>
        <w:pStyle w:val="pxformfcapfac"/>
        <w:jc w:val="center"/>
        <w:rPr>
          <w:sz w:val="24"/>
          <w:szCs w:val="24"/>
        </w:rPr>
      </w:pPr>
      <w:r>
        <w:rPr>
          <w:color w:val="FF0000"/>
          <w:sz w:val="20"/>
          <w:szCs w:val="20"/>
          <w:vertAlign w:val="superscript"/>
        </w:rPr>
        <w:t>►</w:t>
      </w:r>
      <w:r>
        <w:rPr>
          <w:sz w:val="24"/>
          <w:szCs w:val="24"/>
        </w:rPr>
        <w:fldChar w:fldCharType="begin"/>
      </w:r>
      <w:r>
        <w:rPr>
          <w:sz w:val="24"/>
          <w:szCs w:val="24"/>
        </w:rPr>
        <w:instrText>form.du="0"</w:instrText>
      </w:r>
      <w:r>
        <w:rPr>
          <w:sz w:val="24"/>
          <w:szCs w:val="24"/>
        </w:rPr>
        <w:fldChar w:fldCharType="end"/>
      </w:r>
      <w:r>
        <w:rPr>
          <w:sz w:val="24"/>
          <w:szCs w:val="24"/>
        </w:rPr>
        <w:fldChar w:fldCharType="begin"/>
      </w:r>
      <w:r>
        <w:rPr>
          <w:sz w:val="24"/>
          <w:szCs w:val="24"/>
        </w:rPr>
        <w:instrText>form.fid="I6fd28f609fed11dfbf230000837214a9"</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fcap.ref="manual"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sz w:val="24"/>
          <w:szCs w:val="24"/>
        </w:rPr>
        <w:t xml:space="preserve">IN THE COUNTY COURT OF </w:t>
      </w:r>
      <w:r>
        <w:rPr>
          <w:rStyle w:val="pxfinstr"/>
          <w:i/>
          <w:iCs/>
          <w:szCs w:val="24"/>
        </w:rPr>
        <w:t>[NAME OF COUNTY]</w:t>
      </w:r>
      <w:r>
        <w:rPr>
          <w:sz w:val="24"/>
          <w:szCs w:val="24"/>
        </w:rPr>
        <w:t>, FLORIDA</w:t>
      </w:r>
    </w:p>
    <w:p w14:paraId="530D5A00" w14:textId="77777777" w:rsidR="00FD3105" w:rsidRDefault="00FD3105">
      <w:pPr>
        <w:pStyle w:val="pxformfcaptbl"/>
        <w:ind w:left="500"/>
      </w:pPr>
      <w:r>
        <w:t xml:space="preserve"> </w:t>
      </w:r>
      <w:r>
        <w:rPr>
          <w:color w:val="FF0000"/>
          <w:sz w:val="20"/>
          <w:szCs w:val="20"/>
          <w:vertAlign w:val="superscript"/>
        </w:rPr>
        <w:t>►</w:t>
      </w:r>
      <w:r>
        <w:fldChar w:fldCharType="begin"/>
      </w:r>
      <w:r>
        <w:instrText>tbl.brace.end="5"</w:instrText>
      </w:r>
      <w:r>
        <w:fldChar w:fldCharType="end"/>
      </w:r>
      <w:r>
        <w:fldChar w:fldCharType="begin"/>
      </w:r>
      <w:r>
        <w:instrText>tbl.brace.start="1"</w:instrText>
      </w:r>
      <w:r>
        <w:fldChar w:fldCharType="end"/>
      </w:r>
      <w:r>
        <w:fldChar w:fldCharType="begin"/>
      </w:r>
      <w:r>
        <w:instrText>tbl.ident="I09C7D7"</w:instrText>
      </w:r>
      <w:r>
        <w:fldChar w:fldCharType="end"/>
      </w:r>
      <w:r>
        <w:fldChar w:fldCharType="begin"/>
      </w:r>
      <w:r>
        <w:instrText>tbl.uuid="I0765VO"</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424287F1"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0D660F81"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tgroup.cols="4"</w:instrText>
      </w:r>
      <w:r>
        <w:fldChar w:fldCharType="end"/>
      </w:r>
    </w:p>
    <w:p w14:paraId="1F6D915F"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colspec.colwidth="7*"</w:instrText>
      </w:r>
      <w:r>
        <w:fldChar w:fldCharType="end"/>
      </w:r>
    </w:p>
    <w:p w14:paraId="496EA441"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colspec.colwidth="16*"</w:instrText>
      </w:r>
      <w:r>
        <w:fldChar w:fldCharType="end"/>
      </w:r>
    </w:p>
    <w:p w14:paraId="34A03B0A" w14:textId="77777777" w:rsidR="00FD3105" w:rsidRDefault="00FD3105">
      <w:pPr>
        <w:pStyle w:val="pxcolspec"/>
      </w:pPr>
      <w:r>
        <w:rPr>
          <w:color w:val="FF0000"/>
          <w:sz w:val="20"/>
          <w:szCs w:val="20"/>
          <w:vertAlign w:val="superscript"/>
        </w:rPr>
        <w:t>►</w:t>
      </w:r>
      <w:r>
        <w:fldChar w:fldCharType="begin"/>
      </w:r>
      <w:r>
        <w:instrText>colspec.align="center"</w:instrText>
      </w:r>
      <w:r>
        <w:fldChar w:fldCharType="end"/>
      </w:r>
      <w:r>
        <w:fldChar w:fldCharType="begin"/>
      </w:r>
      <w:r>
        <w:instrText>colspec.colname="3"</w:instrText>
      </w:r>
      <w:r>
        <w:fldChar w:fldCharType="end"/>
      </w:r>
      <w:r>
        <w:fldChar w:fldCharType="begin"/>
      </w:r>
      <w:r>
        <w:instrText>colspec.colnum="3"</w:instrText>
      </w:r>
      <w:r>
        <w:fldChar w:fldCharType="end"/>
      </w:r>
      <w:r>
        <w:fldChar w:fldCharType="begin"/>
      </w:r>
      <w:r>
        <w:instrText>colspec.colwidth="7*"</w:instrText>
      </w:r>
      <w:r>
        <w:fldChar w:fldCharType="end"/>
      </w:r>
    </w:p>
    <w:p w14:paraId="0205B7EB" w14:textId="77777777" w:rsidR="00FD3105" w:rsidRDefault="00FD3105">
      <w:pPr>
        <w:pStyle w:val="pxcolspec"/>
      </w:pPr>
      <w:r>
        <w:rPr>
          <w:color w:val="FF0000"/>
          <w:sz w:val="20"/>
          <w:szCs w:val="20"/>
          <w:vertAlign w:val="superscript"/>
        </w:rPr>
        <w:t>►</w:t>
      </w:r>
      <w:r>
        <w:fldChar w:fldCharType="begin"/>
      </w:r>
      <w:r>
        <w:instrText>colspec.colname="4"</w:instrText>
      </w:r>
      <w:r>
        <w:fldChar w:fldCharType="end"/>
      </w:r>
      <w:r>
        <w:fldChar w:fldCharType="begin"/>
      </w:r>
      <w:r>
        <w:instrText>colspec.colnum="4"</w:instrText>
      </w:r>
      <w:r>
        <w:fldChar w:fldCharType="end"/>
      </w:r>
      <w:r>
        <w:fldChar w:fldCharType="begin"/>
      </w:r>
      <w:r>
        <w:instrText>colspec.colwidth="34*"</w:instrText>
      </w:r>
      <w:r>
        <w:fldChar w:fldCharType="end"/>
      </w:r>
    </w:p>
    <w:tbl>
      <w:tblPr>
        <w:tblW w:w="0" w:type="auto"/>
        <w:tblLayout w:type="fixed"/>
        <w:tblCellMar>
          <w:left w:w="0" w:type="dxa"/>
          <w:right w:w="0" w:type="dxa"/>
        </w:tblCellMar>
        <w:tblLook w:val="0000" w:firstRow="0" w:lastRow="0" w:firstColumn="0" w:lastColumn="0" w:noHBand="0" w:noVBand="0"/>
      </w:tblPr>
      <w:tblGrid>
        <w:gridCol w:w="2160"/>
        <w:gridCol w:w="2160"/>
        <w:gridCol w:w="2160"/>
        <w:gridCol w:w="2160"/>
      </w:tblGrid>
      <w:tr w:rsidR="00FD3105" w14:paraId="355C62F4" w14:textId="77777777">
        <w:tblPrEx>
          <w:tblCellMar>
            <w:top w:w="0" w:type="dxa"/>
            <w:left w:w="0" w:type="dxa"/>
            <w:bottom w:w="0" w:type="dxa"/>
            <w:right w:w="0" w:type="dxa"/>
          </w:tblCellMar>
        </w:tblPrEx>
        <w:tc>
          <w:tcPr>
            <w:tcW w:w="2160" w:type="dxa"/>
            <w:tcBorders>
              <w:top w:val="nil"/>
              <w:left w:val="nil"/>
              <w:bottom w:val="nil"/>
              <w:right w:val="nil"/>
            </w:tcBorders>
          </w:tcPr>
          <w:p w14:paraId="306D5836" w14:textId="77777777" w:rsidR="00FD3105" w:rsidRDefault="00FD3105">
            <w:r>
              <w:rPr>
                <w:color w:val="FF0000"/>
                <w:sz w:val="20"/>
                <w:szCs w:val="20"/>
                <w:vertAlign w:val="superscript"/>
              </w:rPr>
              <w:t>►</w:t>
            </w:r>
            <w:r>
              <w:fldChar w:fldCharType="begin"/>
            </w:r>
            <w:r>
              <w:instrText>tbody.valign="top"</w:instrText>
            </w:r>
            <w:r>
              <w:fldChar w:fldCharType="end"/>
            </w:r>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PLAINTIFF]</w:t>
            </w:r>
            <w:r>
              <w:rPr>
                <w:rStyle w:val="pxrowentry"/>
              </w:rPr>
              <w:t>,</w:t>
            </w:r>
          </w:p>
        </w:tc>
        <w:tc>
          <w:tcPr>
            <w:tcW w:w="2160" w:type="dxa"/>
            <w:tcBorders>
              <w:top w:val="nil"/>
              <w:left w:val="nil"/>
              <w:bottom w:val="nil"/>
              <w:right w:val="nil"/>
            </w:tcBorders>
          </w:tcPr>
          <w:p w14:paraId="6DDDDF0B" w14:textId="77777777" w:rsidR="00FD3105" w:rsidRDefault="00FD3105">
            <w:r>
              <w:rPr>
                <w:rStyle w:val="pxentry"/>
                <w:color w:val="FF0000"/>
                <w:sz w:val="20"/>
                <w:szCs w:val="20"/>
                <w:vertAlign w:val="superscript"/>
              </w:rPr>
              <w:t>►</w:t>
            </w:r>
            <w:r>
              <w:rPr>
                <w:rStyle w:val="pxentry"/>
              </w:rPr>
              <w:fldChar w:fldCharType="begin"/>
            </w:r>
            <w:r>
              <w:rPr>
                <w:rStyle w:val="pxentry"/>
              </w:rPr>
              <w:instrText>entry.morerows="4"</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vanish/>
              </w:rPr>
              <w:t>&amp;brace;</w:t>
            </w:r>
            <w:r>
              <w:rPr>
                <w:rStyle w:val="pxvis"/>
                <w:rFonts w:ascii="Times NewRoman" w:hAnsi="Times NewRoman"/>
                <w:b w:val="0"/>
                <w:sz w:val="24"/>
              </w:rPr>
              <w:t>}</w:t>
            </w:r>
          </w:p>
        </w:tc>
        <w:tc>
          <w:tcPr>
            <w:tcW w:w="2160" w:type="dxa"/>
            <w:tcBorders>
              <w:top w:val="nil"/>
              <w:left w:val="nil"/>
              <w:bottom w:val="nil"/>
              <w:right w:val="nil"/>
            </w:tcBorders>
          </w:tcPr>
          <w:p w14:paraId="73C28827"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08EE3463" w14:textId="77777777" w:rsidR="00FD3105" w:rsidRDefault="00FD3105"/>
        </w:tc>
      </w:tr>
      <w:tr w:rsidR="00FD3105" w14:paraId="202DABB8" w14:textId="77777777">
        <w:tblPrEx>
          <w:tblCellMar>
            <w:top w:w="0" w:type="dxa"/>
            <w:left w:w="0" w:type="dxa"/>
            <w:bottom w:w="0" w:type="dxa"/>
            <w:right w:w="0" w:type="dxa"/>
          </w:tblCellMar>
        </w:tblPrEx>
        <w:tc>
          <w:tcPr>
            <w:tcW w:w="2160" w:type="dxa"/>
            <w:tcBorders>
              <w:top w:val="nil"/>
              <w:left w:val="nil"/>
              <w:bottom w:val="nil"/>
              <w:right w:val="nil"/>
            </w:tcBorders>
          </w:tcPr>
          <w:p w14:paraId="344CEBD4"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05FFFEE8"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Plaintiff,</w:t>
            </w:r>
          </w:p>
        </w:tc>
        <w:tc>
          <w:tcPr>
            <w:tcW w:w="2160" w:type="dxa"/>
            <w:tcBorders>
              <w:top w:val="nil"/>
              <w:left w:val="nil"/>
              <w:bottom w:val="nil"/>
              <w:right w:val="nil"/>
            </w:tcBorders>
          </w:tcPr>
          <w:p w14:paraId="48E2CA6B"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3F7C574B" w14:textId="77777777" w:rsidR="00FD3105" w:rsidRDefault="00FD3105"/>
        </w:tc>
      </w:tr>
      <w:tr w:rsidR="00FD3105" w14:paraId="4D71C453" w14:textId="77777777">
        <w:tblPrEx>
          <w:tblCellMar>
            <w:top w:w="0" w:type="dxa"/>
            <w:left w:w="0" w:type="dxa"/>
            <w:bottom w:w="0" w:type="dxa"/>
            <w:right w:w="0" w:type="dxa"/>
          </w:tblCellMar>
        </w:tblPrEx>
        <w:tc>
          <w:tcPr>
            <w:tcW w:w="2160" w:type="dxa"/>
            <w:tcBorders>
              <w:top w:val="nil"/>
              <w:left w:val="nil"/>
              <w:bottom w:val="nil"/>
              <w:right w:val="nil"/>
            </w:tcBorders>
          </w:tcPr>
          <w:p w14:paraId="132172A9"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entry.align="left"</w:instrText>
            </w:r>
            <w:r>
              <w:rPr>
                <w:rStyle w:val="pxrowentry"/>
              </w:rPr>
              <w:fldChar w:fldCharType="end"/>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v.</w:t>
            </w:r>
          </w:p>
        </w:tc>
        <w:tc>
          <w:tcPr>
            <w:tcW w:w="2160" w:type="dxa"/>
            <w:tcBorders>
              <w:top w:val="nil"/>
              <w:left w:val="nil"/>
              <w:bottom w:val="nil"/>
              <w:right w:val="nil"/>
            </w:tcBorders>
          </w:tcPr>
          <w:p w14:paraId="05387572"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 xml:space="preserve">CASE </w:t>
            </w:r>
            <w:r>
              <w:rPr>
                <w:rStyle w:val="pxfinstr"/>
                <w:i/>
                <w:iCs/>
              </w:rPr>
              <w:t>[CASE NUMBER]</w:t>
            </w:r>
          </w:p>
        </w:tc>
        <w:tc>
          <w:tcPr>
            <w:tcW w:w="2160" w:type="dxa"/>
            <w:tcBorders>
              <w:top w:val="nil"/>
              <w:left w:val="nil"/>
              <w:bottom w:val="nil"/>
              <w:right w:val="nil"/>
            </w:tcBorders>
          </w:tcPr>
          <w:p w14:paraId="61FE44CB" w14:textId="77777777" w:rsidR="00FD3105" w:rsidRDefault="00FD3105"/>
        </w:tc>
        <w:tc>
          <w:tcPr>
            <w:tcW w:w="2160" w:type="dxa"/>
            <w:tcBorders>
              <w:top w:val="nil"/>
              <w:left w:val="nil"/>
              <w:bottom w:val="nil"/>
              <w:right w:val="nil"/>
            </w:tcBorders>
          </w:tcPr>
          <w:p w14:paraId="72A20A4B" w14:textId="77777777" w:rsidR="00FD3105" w:rsidRDefault="00FD3105"/>
        </w:tc>
      </w:tr>
      <w:tr w:rsidR="00FD3105" w14:paraId="691081B4" w14:textId="77777777">
        <w:tblPrEx>
          <w:tblCellMar>
            <w:top w:w="0" w:type="dxa"/>
            <w:left w:w="0" w:type="dxa"/>
            <w:bottom w:w="0" w:type="dxa"/>
            <w:right w:w="0" w:type="dxa"/>
          </w:tblCellMar>
        </w:tblPrEx>
        <w:tc>
          <w:tcPr>
            <w:tcW w:w="2160" w:type="dxa"/>
            <w:tcBorders>
              <w:top w:val="nil"/>
              <w:left w:val="nil"/>
              <w:bottom w:val="nil"/>
              <w:right w:val="nil"/>
            </w:tcBorders>
          </w:tcPr>
          <w:p w14:paraId="20857F58"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DEFENDANT]</w:t>
            </w:r>
            <w:r>
              <w:rPr>
                <w:rStyle w:val="pxrowentry"/>
              </w:rPr>
              <w:t>,</w:t>
            </w:r>
          </w:p>
        </w:tc>
        <w:tc>
          <w:tcPr>
            <w:tcW w:w="2160" w:type="dxa"/>
            <w:tcBorders>
              <w:top w:val="nil"/>
              <w:left w:val="nil"/>
              <w:bottom w:val="nil"/>
              <w:right w:val="nil"/>
            </w:tcBorders>
          </w:tcPr>
          <w:p w14:paraId="3C73089E"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241E7156" w14:textId="77777777" w:rsidR="00FD3105" w:rsidRDefault="00FD3105"/>
        </w:tc>
        <w:tc>
          <w:tcPr>
            <w:tcW w:w="2160" w:type="dxa"/>
            <w:tcBorders>
              <w:top w:val="nil"/>
              <w:left w:val="nil"/>
              <w:bottom w:val="nil"/>
              <w:right w:val="nil"/>
            </w:tcBorders>
          </w:tcPr>
          <w:p w14:paraId="3EEEC536" w14:textId="77777777" w:rsidR="00FD3105" w:rsidRDefault="00FD3105"/>
        </w:tc>
      </w:tr>
      <w:tr w:rsidR="00FD3105" w14:paraId="4DFA0A42" w14:textId="77777777">
        <w:tblPrEx>
          <w:tblCellMar>
            <w:top w:w="0" w:type="dxa"/>
            <w:left w:w="0" w:type="dxa"/>
            <w:bottom w:w="0" w:type="dxa"/>
            <w:right w:w="0" w:type="dxa"/>
          </w:tblCellMar>
        </w:tblPrEx>
        <w:tc>
          <w:tcPr>
            <w:tcW w:w="2160" w:type="dxa"/>
            <w:tcBorders>
              <w:top w:val="nil"/>
              <w:left w:val="nil"/>
              <w:bottom w:val="nil"/>
              <w:right w:val="nil"/>
            </w:tcBorders>
          </w:tcPr>
          <w:p w14:paraId="394CD578"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53A638D4"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Defendant.</w:t>
            </w:r>
          </w:p>
        </w:tc>
        <w:tc>
          <w:tcPr>
            <w:tcW w:w="2160" w:type="dxa"/>
            <w:tcBorders>
              <w:top w:val="nil"/>
              <w:left w:val="nil"/>
              <w:bottom w:val="nil"/>
              <w:right w:val="nil"/>
            </w:tcBorders>
          </w:tcPr>
          <w:p w14:paraId="2ADF0DDC"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4A237987" w14:textId="77777777" w:rsidR="00FD3105" w:rsidRDefault="00FD3105"/>
        </w:tc>
      </w:tr>
    </w:tbl>
    <w:p w14:paraId="0C685421" w14:textId="77777777" w:rsidR="00FD3105" w:rsidRDefault="00FD3105">
      <w:pPr>
        <w:pStyle w:val="pxtbody"/>
      </w:pPr>
    </w:p>
    <w:p w14:paraId="19703AC6" w14:textId="77777777" w:rsidR="00FD3105" w:rsidRDefault="00FD3105"/>
    <w:p w14:paraId="018B8E08" w14:textId="77777777" w:rsidR="00FD3105" w:rsidRDefault="00FD3105">
      <w:pPr>
        <w:pStyle w:val="pxformhac"/>
        <w:spacing w:before="180"/>
        <w:jc w:val="center"/>
      </w:pPr>
      <w:r>
        <w:t xml:space="preserve">FINAL JUDGMENT </w:t>
      </w:r>
    </w:p>
    <w:p w14:paraId="61D4830D"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p.ct.id="3d29be30775711ee8e1ba9ecff0bf883|31|10:31"</w:instrText>
      </w:r>
      <w:r>
        <w:fldChar w:fldCharType="end"/>
      </w:r>
      <w:r>
        <w:t>Pursuant to the verdict rendered in this action</w:t>
      </w:r>
    </w:p>
    <w:p w14:paraId="30B461C4"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p.ct.id="3d29be30775711ee8e1ba9ecff0bf883|31|10:31"</w:instrText>
      </w:r>
      <w:r>
        <w:fldChar w:fldCharType="end"/>
      </w:r>
      <w:r>
        <w:t>IT IS ADJUDGED that:</w:t>
      </w:r>
    </w:p>
    <w:p w14:paraId="13176B8E" w14:textId="77777777" w:rsidR="00FD3105" w:rsidRDefault="00FD3105">
      <w:pPr>
        <w:pStyle w:val="pxformfl"/>
        <w:ind w:left="500"/>
      </w:pPr>
      <w:r>
        <w:t xml:space="preserve"> </w:t>
      </w:r>
    </w:p>
    <w:p w14:paraId="0485E7C7"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1. </w:t>
      </w:r>
    </w:p>
    <w:p w14:paraId="201971D2"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p.ct.id="3d29be30775711ee8e1ba9ecff0bf883|31|10:31"</w:instrText>
      </w:r>
      <w:r>
        <w:fldChar w:fldCharType="end"/>
      </w:r>
      <w:r>
        <w:t xml:space="preserve">Plaintiff </w:t>
      </w:r>
      <w:r>
        <w:rPr>
          <w:rStyle w:val="pxfinstr"/>
          <w:i/>
          <w:iCs/>
        </w:rPr>
        <w:t>[NAME OF PLAINTIFF]</w:t>
      </w:r>
      <w:r>
        <w:t xml:space="preserve">, whose address is </w:t>
      </w:r>
      <w:r>
        <w:rPr>
          <w:rStyle w:val="pxfinstr"/>
          <w:i/>
          <w:iCs/>
        </w:rPr>
        <w:t>[address of plaintiff]</w:t>
      </w:r>
      <w:r>
        <w:t xml:space="preserve">, recover from defendant </w:t>
      </w:r>
      <w:r>
        <w:rPr>
          <w:rStyle w:val="pxfinstr"/>
          <w:i/>
          <w:iCs/>
        </w:rPr>
        <w:t>[NAME OF DEFENDANT]</w:t>
      </w:r>
      <w:r>
        <w:t xml:space="preserve"> possession of the following described real property in </w:t>
      </w:r>
      <w:r>
        <w:rPr>
          <w:rStyle w:val="pxfinstr"/>
          <w:i/>
          <w:iCs/>
        </w:rPr>
        <w:t>[name of county]</w:t>
      </w:r>
      <w:r>
        <w:t>, Florida:</w:t>
      </w:r>
    </w:p>
    <w:p w14:paraId="0B30456E" w14:textId="77777777" w:rsidR="00FD3105" w:rsidRDefault="00FD3105">
      <w:pPr>
        <w:pStyle w:val="pxformfac"/>
        <w:jc w:val="center"/>
        <w:rPr>
          <w:sz w:val="24"/>
          <w:szCs w:val="24"/>
        </w:rPr>
      </w:pP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rStyle w:val="pxfinstr"/>
          <w:i/>
          <w:iCs/>
          <w:szCs w:val="24"/>
        </w:rPr>
        <w:t>[description of property]</w:t>
      </w:r>
    </w:p>
    <w:p w14:paraId="55E45305" w14:textId="77777777" w:rsidR="00FD3105" w:rsidRDefault="00FD3105">
      <w:pPr>
        <w:pStyle w:val="pxformcp"/>
      </w:pPr>
      <w:r>
        <w:t>for which let writ of possession issue.</w:t>
      </w:r>
    </w:p>
    <w:p w14:paraId="3351BA4A"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2. </w:t>
      </w:r>
    </w:p>
    <w:p w14:paraId="616469B2"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p.ct.id="3d29be30775711ee8e1ba9ecff0bf883|31|10:31"</w:instrText>
      </w:r>
      <w:r>
        <w:fldChar w:fldCharType="end"/>
      </w:r>
      <w:r>
        <w:t xml:space="preserve">Plaintiff recover from defendant </w:t>
      </w:r>
      <w:r>
        <w:rPr>
          <w:rStyle w:val="pxfinstr"/>
          <w:i/>
          <w:iCs/>
        </w:rPr>
        <w:t>[OPTIONAL:, whose address is [address of defendant] and the last four digits of Social Security number are [last four numbers of Social Security number],]</w:t>
      </w:r>
      <w:r>
        <w:t xml:space="preserve"> the sum of $</w:t>
      </w:r>
      <w:r>
        <w:rPr>
          <w:rStyle w:val="pxfinstr"/>
          <w:i/>
          <w:iCs/>
        </w:rPr>
        <w:t>[dollar amount of judgment]</w:t>
      </w:r>
      <w:r>
        <w:t xml:space="preserve"> with costs of $</w:t>
      </w:r>
      <w:r>
        <w:rPr>
          <w:rStyle w:val="pxfinstr"/>
          <w:i/>
          <w:iCs/>
        </w:rPr>
        <w:t>[dollar amount of costs]</w:t>
      </w:r>
      <w:r>
        <w:t>, making a total of $</w:t>
      </w:r>
      <w:r>
        <w:rPr>
          <w:rStyle w:val="pxfinstr"/>
          <w:i/>
          <w:iCs/>
        </w:rPr>
        <w:t>[total dollar amount of judgment]</w:t>
      </w:r>
      <w:r>
        <w:t>, that shall bear interest at the rate prescribed by law, for which let execution issue forthwith.</w:t>
      </w:r>
    </w:p>
    <w:p w14:paraId="6437B012"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p.ct.id="3d29be30775711ee8e1ba9ecff0bf883|31|10:31"</w:instrText>
      </w:r>
      <w:r>
        <w:fldChar w:fldCharType="end"/>
      </w:r>
      <w:r>
        <w:t xml:space="preserve">ORDERED at </w:t>
      </w:r>
      <w:r>
        <w:rPr>
          <w:rStyle w:val="pxfinstr"/>
          <w:i/>
          <w:iCs/>
        </w:rPr>
        <w:t>[name of city]</w:t>
      </w:r>
      <w:r>
        <w:t xml:space="preserve">, Florida on </w:t>
      </w:r>
      <w:r>
        <w:rPr>
          <w:rStyle w:val="pxfinstr"/>
          <w:i/>
          <w:iCs/>
        </w:rPr>
        <w:t>[date of order]</w:t>
      </w:r>
      <w:r>
        <w:t>.</w:t>
      </w:r>
    </w:p>
    <w:p w14:paraId="476A9DA5" w14:textId="77777777" w:rsidR="00FD3105" w:rsidRDefault="00FD3105">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602EAD7D" w14:textId="77777777" w:rsidR="00FD3105" w:rsidRDefault="00FD3105">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judge]</w:t>
      </w:r>
    </w:p>
    <w:p w14:paraId="79C2797C"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judge]</w:t>
      </w:r>
    </w:p>
    <w:p w14:paraId="34BB8B86" w14:textId="77777777" w:rsidR="00FD3105" w:rsidRDefault="00FD3105">
      <w:pPr>
        <w:pStyle w:val="pxformfsigtbl"/>
        <w:ind w:left="500"/>
      </w:pPr>
      <w:r>
        <w:t xml:space="preserve"> </w:t>
      </w:r>
      <w:r>
        <w:rPr>
          <w:color w:val="FF0000"/>
          <w:sz w:val="20"/>
          <w:szCs w:val="20"/>
          <w:vertAlign w:val="superscript"/>
        </w:rPr>
        <w:t>►</w:t>
      </w:r>
      <w:r>
        <w:fldChar w:fldCharType="begin"/>
      </w:r>
      <w:r>
        <w:instrText>tbl.ident="I08HM3P"</w:instrText>
      </w:r>
      <w:r>
        <w:fldChar w:fldCharType="end"/>
      </w:r>
      <w:r>
        <w:fldChar w:fldCharType="begin"/>
      </w:r>
      <w:r>
        <w:instrText>tbl.uuid="I01OV5Q"</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19E468BA"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6A926143"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tgroup.cols="2"</w:instrText>
      </w:r>
      <w:r>
        <w:fldChar w:fldCharType="end"/>
      </w:r>
    </w:p>
    <w:p w14:paraId="0CAA424D"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colspec.colwidth="17*"</w:instrText>
      </w:r>
      <w:r>
        <w:fldChar w:fldCharType="end"/>
      </w:r>
    </w:p>
    <w:p w14:paraId="7ABE3A38"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colspec.colwidth="111*"</w:instrText>
      </w:r>
      <w:r>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D3105" w14:paraId="6909A04B" w14:textId="77777777">
        <w:tblPrEx>
          <w:tblCellMar>
            <w:top w:w="0" w:type="dxa"/>
            <w:left w:w="0" w:type="dxa"/>
            <w:bottom w:w="0" w:type="dxa"/>
            <w:right w:w="0" w:type="dxa"/>
          </w:tblCellMar>
        </w:tblPrEx>
        <w:tc>
          <w:tcPr>
            <w:tcW w:w="4320" w:type="dxa"/>
            <w:tcBorders>
              <w:top w:val="nil"/>
              <w:left w:val="nil"/>
              <w:bottom w:val="nil"/>
              <w:right w:val="nil"/>
            </w:tcBorders>
          </w:tcPr>
          <w:p w14:paraId="6ECC63A9"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Copies to:</w:t>
            </w:r>
          </w:p>
        </w:tc>
        <w:tc>
          <w:tcPr>
            <w:tcW w:w="4320" w:type="dxa"/>
            <w:tcBorders>
              <w:top w:val="nil"/>
              <w:left w:val="nil"/>
              <w:bottom w:val="nil"/>
              <w:right w:val="nil"/>
            </w:tcBorders>
          </w:tcPr>
          <w:p w14:paraId="32184B33"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r w:rsidR="00FD3105" w14:paraId="7C1FCFC2" w14:textId="77777777">
        <w:tblPrEx>
          <w:tblCellMar>
            <w:top w:w="0" w:type="dxa"/>
            <w:left w:w="0" w:type="dxa"/>
            <w:bottom w:w="0" w:type="dxa"/>
            <w:right w:w="0" w:type="dxa"/>
          </w:tblCellMar>
        </w:tblPrEx>
        <w:tc>
          <w:tcPr>
            <w:tcW w:w="4320" w:type="dxa"/>
            <w:tcBorders>
              <w:top w:val="nil"/>
              <w:left w:val="nil"/>
              <w:bottom w:val="nil"/>
              <w:right w:val="nil"/>
            </w:tcBorders>
          </w:tcPr>
          <w:p w14:paraId="31574300"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4320" w:type="dxa"/>
            <w:tcBorders>
              <w:top w:val="nil"/>
              <w:left w:val="nil"/>
              <w:bottom w:val="nil"/>
              <w:right w:val="nil"/>
            </w:tcBorders>
          </w:tcPr>
          <w:p w14:paraId="7BB22419"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bl>
    <w:p w14:paraId="6B724F44" w14:textId="77777777" w:rsidR="00FD3105" w:rsidRDefault="00FD3105">
      <w:pPr>
        <w:pStyle w:val="pxtbody"/>
      </w:pPr>
    </w:p>
    <w:p w14:paraId="1B57E568" w14:textId="77777777" w:rsidR="00FD3105" w:rsidRDefault="00FD3105"/>
    <w:p w14:paraId="16088A72" w14:textId="77777777" w:rsidR="00FD3105" w:rsidRDefault="00FD3105">
      <w:pPr>
        <w:pStyle w:val="pxcomnt"/>
      </w:pPr>
    </w:p>
    <w:p w14:paraId="60B3EBB6" w14:textId="77777777" w:rsidR="00FD3105" w:rsidRDefault="00FD3105">
      <w:pPr>
        <w:pStyle w:val="pxhac"/>
        <w:spacing w:before="180"/>
        <w:jc w:val="center"/>
      </w:pPr>
      <w:r>
        <w:rPr>
          <w:rStyle w:val="pxb"/>
          <w:b/>
          <w:bCs/>
        </w:rPr>
        <w:t>Author's Comment</w:t>
      </w:r>
    </w:p>
    <w:p w14:paraId="71669D13"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p.ct.id="3d29be30775711ee8e1ba9ecff0bf883|31|10:31"</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st.ref.id="I04AC0I"</w:instrText>
      </w:r>
      <w:r>
        <w:rPr>
          <w:rStyle w:val="pxst"/>
        </w:rPr>
        <w:fldChar w:fldCharType="end"/>
      </w:r>
      <w:r>
        <w:rPr>
          <w:rStyle w:val="pxst"/>
        </w:rPr>
        <w:t>Fla. R. Civ. P. Form 1.990</w:t>
      </w:r>
      <w:r>
        <w:t xml:space="preserve">; </w:t>
      </w:r>
      <w:r>
        <w:rPr>
          <w:rStyle w:val="pxst"/>
          <w:color w:val="FF0000"/>
          <w:sz w:val="20"/>
          <w:szCs w:val="20"/>
          <w:vertAlign w:val="superscript"/>
        </w:rPr>
        <w:t>►</w:t>
      </w:r>
      <w:r>
        <w:rPr>
          <w:rStyle w:val="pxst"/>
        </w:rPr>
        <w:fldChar w:fldCharType="begin"/>
      </w:r>
      <w:r>
        <w:rPr>
          <w:rStyle w:val="pxst"/>
        </w:rPr>
        <w:instrText>st.ref.id="I04AC0G"</w:instrText>
      </w:r>
      <w:r>
        <w:rPr>
          <w:rStyle w:val="pxst"/>
        </w:rPr>
        <w:fldChar w:fldCharType="end"/>
      </w:r>
      <w:r>
        <w:rPr>
          <w:rStyle w:val="pxst"/>
          <w:vanish/>
        </w:rPr>
        <w:t>&amp;s;</w:t>
      </w:r>
      <w:r>
        <w:rPr>
          <w:rStyle w:val="pxvis"/>
          <w:rFonts w:ascii="Times NewRoman" w:hAnsi="Times NewRoman"/>
          <w:b w:val="0"/>
          <w:sz w:val="24"/>
        </w:rPr>
        <w:t>§</w:t>
      </w:r>
      <w:r>
        <w:rPr>
          <w:rStyle w:val="pxst"/>
        </w:rPr>
        <w:t>82.091(1), Fla. Stat.</w:t>
      </w:r>
      <w:r>
        <w:t xml:space="preserve">; </w:t>
      </w:r>
      <w:r>
        <w:rPr>
          <w:rStyle w:val="pxx"/>
          <w:color w:val="FF0000"/>
          <w:sz w:val="20"/>
          <w:szCs w:val="20"/>
          <w:vertAlign w:val="superscript"/>
        </w:rPr>
        <w:t>►</w:t>
      </w:r>
      <w:r>
        <w:rPr>
          <w:rStyle w:val="pxx"/>
        </w:rPr>
        <w:fldChar w:fldCharType="begin"/>
      </w:r>
      <w:r>
        <w:rPr>
          <w:rStyle w:val="pxx"/>
        </w:rPr>
        <w:instrText>x.ref.id="I03QJ09"</w:instrText>
      </w:r>
      <w:r>
        <w:rPr>
          <w:rStyle w:val="pxx"/>
        </w:rPr>
        <w:fldChar w:fldCharType="end"/>
      </w:r>
      <w:r>
        <w:rPr>
          <w:rStyle w:val="pxx"/>
          <w:vanish/>
        </w:rPr>
        <w:t>&amp;s;</w:t>
      </w:r>
      <w:r>
        <w:rPr>
          <w:rStyle w:val="pxvis"/>
          <w:rFonts w:ascii="Times NewRoman" w:hAnsi="Times NewRoman"/>
          <w:b w:val="0"/>
          <w:sz w:val="24"/>
        </w:rPr>
        <w:t>§</w:t>
      </w:r>
      <w:r>
        <w:rPr>
          <w:rStyle w:val="pxx"/>
        </w:rPr>
        <w:t>10:13</w:t>
      </w:r>
      <w:r>
        <w:t>, Comment.</w:t>
      </w:r>
      <w:ins w:id="483" w:author="Debra M. Salisbury" w:date="2024-02-21T21:53:00Z">
        <w:r w:rsidR="001677A6">
          <w:rPr>
            <w:rStyle w:val="pxx"/>
          </w:rPr>
          <w:fldChar w:fldCharType="begin"/>
        </w:r>
        <w:r w:rsidR="001677A6">
          <w:rPr>
            <w:rStyle w:val="pxx"/>
          </w:rPr>
          <w:instrText>x.ref.id="I03QJ09"</w:instrText>
        </w:r>
        <w:r w:rsidR="001677A6">
          <w:rPr>
            <w:rStyle w:val="pxx"/>
          </w:rPr>
          <w:fldChar w:fldCharType="end"/>
        </w:r>
        <w:r w:rsidR="001677A6">
          <w:rPr>
            <w:rStyle w:val="pxx"/>
            <w:vanish/>
          </w:rPr>
          <w:t>&amp;s;</w:t>
        </w:r>
        <w:r w:rsidR="001677A6">
          <w:rPr>
            <w:rStyle w:val="pxx"/>
          </w:rPr>
          <w:t xml:space="preserve"> </w:t>
        </w:r>
      </w:ins>
      <w:ins w:id="484" w:author="Debra M. Salisbury" w:date="2024-02-21T22:01:00Z">
        <w:r w:rsidR="0032468F">
          <w:rPr>
            <w:rStyle w:val="pxx"/>
            <w:color w:val="FF0000"/>
            <w:sz w:val="20"/>
            <w:szCs w:val="20"/>
            <w:vertAlign w:val="superscript"/>
          </w:rPr>
          <w:t>►</w:t>
        </w:r>
      </w:ins>
      <w:ins w:id="485" w:author="Debra M. Salisbury" w:date="2024-02-21T21:53:00Z">
        <w:r w:rsidR="001677A6">
          <w:rPr>
            <w:rStyle w:val="pxx"/>
          </w:rPr>
          <w:t xml:space="preserve">See </w:t>
        </w:r>
      </w:ins>
      <w:ins w:id="486" w:author="Debra M. Salisbury" w:date="2024-02-21T21:54:00Z">
        <w:r w:rsidR="001677A6">
          <w:rPr>
            <w:rStyle w:val="pxx"/>
            <w:rFonts w:ascii="Times New Roman" w:hAnsi="Times New Roman"/>
          </w:rPr>
          <w:t>§</w:t>
        </w:r>
        <w:r w:rsidR="001677A6">
          <w:rPr>
            <w:rStyle w:val="pxx"/>
          </w:rPr>
          <w:t>9:2</w:t>
        </w:r>
      </w:ins>
      <w:ins w:id="487" w:author="Debra M. Salisbury" w:date="2024-02-21T22:01:00Z">
        <w:r w:rsidR="0032468F">
          <w:rPr>
            <w:rStyle w:val="pxx"/>
          </w:rPr>
          <w:t>3.</w:t>
        </w:r>
      </w:ins>
      <w:ins w:id="488" w:author="Debra M. Salisbury" w:date="2024-02-21T21:54:00Z">
        <w:r w:rsidR="001677A6">
          <w:rPr>
            <w:rStyle w:val="pxx"/>
          </w:rPr>
          <w:t xml:space="preserve"> </w:t>
        </w:r>
      </w:ins>
    </w:p>
    <w:p w14:paraId="08A4DAB1" w14:textId="77777777" w:rsidR="00FD3105" w:rsidRDefault="00FD3105">
      <w:pPr>
        <w:pStyle w:val="pxs"/>
        <w:spacing w:before="180"/>
        <w:rPr>
          <w:sz w:val="27"/>
          <w:szCs w:val="27"/>
        </w:rPr>
      </w:pPr>
      <w:r>
        <w:rPr>
          <w:sz w:val="27"/>
          <w:szCs w:val="27"/>
        </w:rPr>
        <w:t>10:32. Judgment</w:t>
      </w:r>
      <w:r>
        <w:rPr>
          <w:rStyle w:val="pxsep"/>
        </w:rPr>
        <w:t xml:space="preserve">-- </w:t>
      </w:r>
      <w:r>
        <w:rPr>
          <w:sz w:val="27"/>
          <w:szCs w:val="27"/>
        </w:rPr>
        <w:t>Foreclosure, construction lien, two lienors</w:t>
      </w:r>
    </w:p>
    <w:p w14:paraId="37666449" w14:textId="77777777" w:rsidR="00FD3105" w:rsidRDefault="00FD3105">
      <w:pPr>
        <w:pStyle w:val="pxov"/>
        <w:rPr>
          <w:vanish/>
        </w:rPr>
      </w:pPr>
      <w:r>
        <w:rPr>
          <w:vanish/>
        </w:rPr>
        <w:t>FMS</w:t>
      </w:r>
    </w:p>
    <w:p w14:paraId="6E220FE5" w14:textId="77777777" w:rsidR="00FD3105" w:rsidRDefault="00FD3105">
      <w:pPr>
        <w:pStyle w:val="pxov"/>
        <w:rPr>
          <w:vanish/>
        </w:rPr>
      </w:pPr>
      <w:r>
        <w:rPr>
          <w:vanish/>
        </w:rPr>
        <w:t>CTR</w:t>
      </w:r>
    </w:p>
    <w:p w14:paraId="2BC8BA0E" w14:textId="77777777" w:rsidR="00FD3105" w:rsidRDefault="00FD3105">
      <w:pPr>
        <w:pStyle w:val="pxov"/>
        <w:rPr>
          <w:vanish/>
        </w:rPr>
      </w:pPr>
      <w:r>
        <w:rPr>
          <w:vanish/>
        </w:rPr>
        <w:t>RLN</w:t>
      </w:r>
    </w:p>
    <w:p w14:paraId="4E967A49" w14:textId="77777777" w:rsidR="00FD3105" w:rsidRDefault="00FD3105">
      <w:pPr>
        <w:pStyle w:val="pxov"/>
        <w:rPr>
          <w:vanish/>
        </w:rPr>
      </w:pPr>
      <w:r>
        <w:rPr>
          <w:vanish/>
        </w:rPr>
        <w:t>LCV</w:t>
      </w:r>
    </w:p>
    <w:p w14:paraId="7DDE1C21" w14:textId="77777777" w:rsidR="00FD3105" w:rsidRDefault="00FD3105">
      <w:pPr>
        <w:pStyle w:val="pxov"/>
        <w:rPr>
          <w:vanish/>
        </w:rPr>
      </w:pPr>
      <w:r>
        <w:rPr>
          <w:vanish/>
        </w:rPr>
        <w:t>LSC</w:t>
      </w:r>
    </w:p>
    <w:p w14:paraId="4CEA277B" w14:textId="77777777" w:rsidR="00FD3105" w:rsidRDefault="00FD3105">
      <w:pPr>
        <w:pStyle w:val="pxov"/>
        <w:rPr>
          <w:vanish/>
        </w:rPr>
      </w:pPr>
      <w:r>
        <w:rPr>
          <w:vanish/>
        </w:rPr>
        <w:t>LS7</w:t>
      </w:r>
    </w:p>
    <w:p w14:paraId="4DF97F83" w14:textId="77777777" w:rsidR="00FD3105" w:rsidRDefault="00FD3105">
      <w:pPr>
        <w:pStyle w:val="pxov"/>
        <w:rPr>
          <w:vanish/>
        </w:rPr>
      </w:pPr>
      <w:r>
        <w:rPr>
          <w:vanish/>
        </w:rPr>
        <w:t>REL</w:t>
      </w:r>
    </w:p>
    <w:p w14:paraId="779D98A8" w14:textId="77777777" w:rsidR="00FD3105" w:rsidRDefault="00FD3105">
      <w:pPr>
        <w:pStyle w:val="pxov"/>
        <w:rPr>
          <w:vanish/>
        </w:rPr>
      </w:pPr>
      <w:r>
        <w:rPr>
          <w:vanish/>
        </w:rPr>
        <w:t>RFE</w:t>
      </w:r>
    </w:p>
    <w:p w14:paraId="73F65D97" w14:textId="77777777" w:rsidR="00FD3105" w:rsidRDefault="00FD3105">
      <w:pPr>
        <w:pStyle w:val="pxov"/>
        <w:rPr>
          <w:vanish/>
        </w:rPr>
      </w:pPr>
      <w:r>
        <w:rPr>
          <w:vanish/>
        </w:rPr>
        <w:t>FCV</w:t>
      </w:r>
    </w:p>
    <w:p w14:paraId="4D714DBC" w14:textId="77777777" w:rsidR="00FD3105" w:rsidRDefault="00FD3105">
      <w:pPr>
        <w:pStyle w:val="pxov"/>
        <w:rPr>
          <w:vanish/>
        </w:rPr>
      </w:pPr>
      <w:r>
        <w:rPr>
          <w:vanish/>
        </w:rPr>
        <w:t>FLG</w:t>
      </w:r>
    </w:p>
    <w:p w14:paraId="0EC00416" w14:textId="77777777" w:rsidR="00FD3105" w:rsidRDefault="00FD3105">
      <w:pPr>
        <w:pStyle w:val="pxformfcapfac"/>
        <w:jc w:val="center"/>
        <w:rPr>
          <w:sz w:val="24"/>
          <w:szCs w:val="24"/>
        </w:rPr>
      </w:pPr>
      <w:r>
        <w:rPr>
          <w:color w:val="FF0000"/>
          <w:sz w:val="20"/>
          <w:szCs w:val="20"/>
          <w:vertAlign w:val="superscript"/>
        </w:rPr>
        <w:t>►</w:t>
      </w:r>
      <w:r>
        <w:rPr>
          <w:sz w:val="24"/>
          <w:szCs w:val="24"/>
        </w:rPr>
        <w:fldChar w:fldCharType="begin"/>
      </w:r>
      <w:r>
        <w:rPr>
          <w:sz w:val="24"/>
          <w:szCs w:val="24"/>
        </w:rPr>
        <w:instrText>form.du="0"</w:instrText>
      </w:r>
      <w:r>
        <w:rPr>
          <w:sz w:val="24"/>
          <w:szCs w:val="24"/>
        </w:rPr>
        <w:fldChar w:fldCharType="end"/>
      </w:r>
      <w:r>
        <w:rPr>
          <w:sz w:val="24"/>
          <w:szCs w:val="24"/>
        </w:rPr>
        <w:fldChar w:fldCharType="begin"/>
      </w:r>
      <w:r>
        <w:rPr>
          <w:sz w:val="24"/>
          <w:szCs w:val="24"/>
        </w:rPr>
        <w:instrText>form.fid="I6fd611d09fed11dfbf230000837214a9"</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fcap.ref="manual"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sz w:val="24"/>
          <w:szCs w:val="24"/>
        </w:rPr>
        <w:t xml:space="preserve">IN THE CIRCUIT COURT FOR </w:t>
      </w:r>
      <w:r>
        <w:rPr>
          <w:rStyle w:val="pxfinstr"/>
          <w:i/>
          <w:iCs/>
          <w:szCs w:val="24"/>
        </w:rPr>
        <w:t>[NAME OF COUNTY]</w:t>
      </w:r>
      <w:r>
        <w:rPr>
          <w:sz w:val="24"/>
          <w:szCs w:val="24"/>
        </w:rPr>
        <w:t>, FLORIDA</w:t>
      </w:r>
    </w:p>
    <w:p w14:paraId="77696AD9" w14:textId="77777777" w:rsidR="00FD3105" w:rsidRDefault="00FD3105">
      <w:pPr>
        <w:pStyle w:val="pxformfcaptbl"/>
        <w:ind w:left="500"/>
      </w:pPr>
      <w:r>
        <w:t xml:space="preserve"> </w:t>
      </w:r>
      <w:r>
        <w:rPr>
          <w:color w:val="FF0000"/>
          <w:sz w:val="20"/>
          <w:szCs w:val="20"/>
          <w:vertAlign w:val="superscript"/>
        </w:rPr>
        <w:t>►</w:t>
      </w:r>
      <w:r>
        <w:fldChar w:fldCharType="begin"/>
      </w:r>
      <w:r>
        <w:instrText>tbl.brace.end="7"</w:instrText>
      </w:r>
      <w:r>
        <w:fldChar w:fldCharType="end"/>
      </w:r>
      <w:r>
        <w:fldChar w:fldCharType="begin"/>
      </w:r>
      <w:r>
        <w:instrText>tbl.brace.start="1"</w:instrText>
      </w:r>
      <w:r>
        <w:fldChar w:fldCharType="end"/>
      </w:r>
      <w:r>
        <w:fldChar w:fldCharType="begin"/>
      </w:r>
      <w:r>
        <w:instrText>tbl.ident="I0837KV"</w:instrText>
      </w:r>
      <w:r>
        <w:fldChar w:fldCharType="end"/>
      </w:r>
      <w:r>
        <w:fldChar w:fldCharType="begin"/>
      </w:r>
      <w:r>
        <w:instrText>tbl.uuid="I02NJ5I"</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22350324"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66C63CBD"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tgroup.cols="4"</w:instrText>
      </w:r>
      <w:r>
        <w:fldChar w:fldCharType="end"/>
      </w:r>
    </w:p>
    <w:p w14:paraId="5E15157F"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colspec.colwidth="7*"</w:instrText>
      </w:r>
      <w:r>
        <w:fldChar w:fldCharType="end"/>
      </w:r>
    </w:p>
    <w:p w14:paraId="69E6861F"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colspec.colwidth="29*"</w:instrText>
      </w:r>
      <w:r>
        <w:fldChar w:fldCharType="end"/>
      </w:r>
    </w:p>
    <w:p w14:paraId="4BB43D0F" w14:textId="77777777" w:rsidR="00FD3105" w:rsidRDefault="00FD3105">
      <w:pPr>
        <w:pStyle w:val="pxcolspec"/>
      </w:pPr>
      <w:r>
        <w:rPr>
          <w:color w:val="FF0000"/>
          <w:sz w:val="20"/>
          <w:szCs w:val="20"/>
          <w:vertAlign w:val="superscript"/>
        </w:rPr>
        <w:t>►</w:t>
      </w:r>
      <w:r>
        <w:fldChar w:fldCharType="begin"/>
      </w:r>
      <w:r>
        <w:instrText>colspec.align="center"</w:instrText>
      </w:r>
      <w:r>
        <w:fldChar w:fldCharType="end"/>
      </w:r>
      <w:r>
        <w:fldChar w:fldCharType="begin"/>
      </w:r>
      <w:r>
        <w:instrText>colspec.colname="3"</w:instrText>
      </w:r>
      <w:r>
        <w:fldChar w:fldCharType="end"/>
      </w:r>
      <w:r>
        <w:fldChar w:fldCharType="begin"/>
      </w:r>
      <w:r>
        <w:instrText>colspec.colnum="3"</w:instrText>
      </w:r>
      <w:r>
        <w:fldChar w:fldCharType="end"/>
      </w:r>
      <w:r>
        <w:fldChar w:fldCharType="begin"/>
      </w:r>
      <w:r>
        <w:instrText>colspec.colwidth="4*"</w:instrText>
      </w:r>
      <w:r>
        <w:fldChar w:fldCharType="end"/>
      </w:r>
    </w:p>
    <w:p w14:paraId="5C975492" w14:textId="77777777" w:rsidR="00FD3105" w:rsidRDefault="00FD3105">
      <w:pPr>
        <w:pStyle w:val="pxcolspec"/>
      </w:pPr>
      <w:r>
        <w:rPr>
          <w:color w:val="FF0000"/>
          <w:sz w:val="20"/>
          <w:szCs w:val="20"/>
          <w:vertAlign w:val="superscript"/>
        </w:rPr>
        <w:t>►</w:t>
      </w:r>
      <w:r>
        <w:fldChar w:fldCharType="begin"/>
      </w:r>
      <w:r>
        <w:instrText>colspec.colname="4"</w:instrText>
      </w:r>
      <w:r>
        <w:fldChar w:fldCharType="end"/>
      </w:r>
      <w:r>
        <w:fldChar w:fldCharType="begin"/>
      </w:r>
      <w:r>
        <w:instrText>colspec.colnum="4"</w:instrText>
      </w:r>
      <w:r>
        <w:fldChar w:fldCharType="end"/>
      </w:r>
      <w:r>
        <w:fldChar w:fldCharType="begin"/>
      </w:r>
      <w:r>
        <w:instrText>colspec.colwidth="25*"</w:instrText>
      </w:r>
      <w:r>
        <w:fldChar w:fldCharType="end"/>
      </w:r>
    </w:p>
    <w:tbl>
      <w:tblPr>
        <w:tblW w:w="0" w:type="auto"/>
        <w:tblLayout w:type="fixed"/>
        <w:tblCellMar>
          <w:left w:w="0" w:type="dxa"/>
          <w:right w:w="0" w:type="dxa"/>
        </w:tblCellMar>
        <w:tblLook w:val="0000" w:firstRow="0" w:lastRow="0" w:firstColumn="0" w:lastColumn="0" w:noHBand="0" w:noVBand="0"/>
      </w:tblPr>
      <w:tblGrid>
        <w:gridCol w:w="2160"/>
        <w:gridCol w:w="2160"/>
        <w:gridCol w:w="2160"/>
        <w:gridCol w:w="2160"/>
      </w:tblGrid>
      <w:tr w:rsidR="00FD3105" w14:paraId="03D670B0" w14:textId="77777777">
        <w:tblPrEx>
          <w:tblCellMar>
            <w:top w:w="0" w:type="dxa"/>
            <w:left w:w="0" w:type="dxa"/>
            <w:bottom w:w="0" w:type="dxa"/>
            <w:right w:w="0" w:type="dxa"/>
          </w:tblCellMar>
        </w:tblPrEx>
        <w:tc>
          <w:tcPr>
            <w:tcW w:w="2160" w:type="dxa"/>
            <w:tcBorders>
              <w:top w:val="nil"/>
              <w:left w:val="nil"/>
              <w:bottom w:val="nil"/>
              <w:right w:val="nil"/>
            </w:tcBorders>
          </w:tcPr>
          <w:p w14:paraId="34944300" w14:textId="77777777" w:rsidR="00FD3105" w:rsidRDefault="00FD3105">
            <w:r>
              <w:rPr>
                <w:color w:val="FF0000"/>
                <w:sz w:val="20"/>
                <w:szCs w:val="20"/>
                <w:vertAlign w:val="superscript"/>
              </w:rPr>
              <w:t>►</w:t>
            </w:r>
            <w:r>
              <w:fldChar w:fldCharType="begin"/>
            </w:r>
            <w:r>
              <w:instrText>tbody.valign="top"</w:instrText>
            </w:r>
            <w:r>
              <w:fldChar w:fldCharType="end"/>
            </w:r>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PLAINTIFF]</w:t>
            </w:r>
            <w:r>
              <w:rPr>
                <w:rStyle w:val="pxrowentry"/>
              </w:rPr>
              <w:t>,</w:t>
            </w:r>
          </w:p>
        </w:tc>
        <w:tc>
          <w:tcPr>
            <w:tcW w:w="2160" w:type="dxa"/>
            <w:tcBorders>
              <w:top w:val="nil"/>
              <w:left w:val="nil"/>
              <w:bottom w:val="nil"/>
              <w:right w:val="nil"/>
            </w:tcBorders>
          </w:tcPr>
          <w:p w14:paraId="36DB284C" w14:textId="77777777" w:rsidR="00FD3105" w:rsidRDefault="00FD3105">
            <w:r>
              <w:rPr>
                <w:rStyle w:val="pxentry"/>
                <w:color w:val="FF0000"/>
                <w:sz w:val="20"/>
                <w:szCs w:val="20"/>
                <w:vertAlign w:val="superscript"/>
              </w:rPr>
              <w:t>►</w:t>
            </w:r>
            <w:r>
              <w:rPr>
                <w:rStyle w:val="pxentry"/>
              </w:rPr>
              <w:fldChar w:fldCharType="begin"/>
            </w:r>
            <w:r>
              <w:rPr>
                <w:rStyle w:val="pxentry"/>
              </w:rPr>
              <w:instrText>entry.morerows="6"</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vanish/>
              </w:rPr>
              <w:t>&amp;brace;</w:t>
            </w:r>
            <w:r>
              <w:rPr>
                <w:rStyle w:val="pxvis"/>
                <w:rFonts w:ascii="Times NewRoman" w:hAnsi="Times NewRoman"/>
                <w:b w:val="0"/>
                <w:sz w:val="24"/>
              </w:rPr>
              <w:t>}</w:t>
            </w:r>
          </w:p>
        </w:tc>
        <w:tc>
          <w:tcPr>
            <w:tcW w:w="2160" w:type="dxa"/>
            <w:tcBorders>
              <w:top w:val="nil"/>
              <w:left w:val="nil"/>
              <w:bottom w:val="nil"/>
              <w:right w:val="nil"/>
            </w:tcBorders>
          </w:tcPr>
          <w:p w14:paraId="10A5C886"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430A7926" w14:textId="77777777" w:rsidR="00FD3105" w:rsidRDefault="00FD3105"/>
        </w:tc>
      </w:tr>
      <w:tr w:rsidR="00FD3105" w14:paraId="097A8EB1" w14:textId="77777777">
        <w:tblPrEx>
          <w:tblCellMar>
            <w:top w:w="0" w:type="dxa"/>
            <w:left w:w="0" w:type="dxa"/>
            <w:bottom w:w="0" w:type="dxa"/>
            <w:right w:w="0" w:type="dxa"/>
          </w:tblCellMar>
        </w:tblPrEx>
        <w:tc>
          <w:tcPr>
            <w:tcW w:w="2160" w:type="dxa"/>
            <w:tcBorders>
              <w:top w:val="nil"/>
              <w:left w:val="nil"/>
              <w:bottom w:val="nil"/>
              <w:right w:val="nil"/>
            </w:tcBorders>
          </w:tcPr>
          <w:p w14:paraId="54ADC729"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29BE44B7"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Plaintiff,</w:t>
            </w:r>
          </w:p>
        </w:tc>
        <w:tc>
          <w:tcPr>
            <w:tcW w:w="2160" w:type="dxa"/>
            <w:tcBorders>
              <w:top w:val="nil"/>
              <w:left w:val="nil"/>
              <w:bottom w:val="nil"/>
              <w:right w:val="nil"/>
            </w:tcBorders>
          </w:tcPr>
          <w:p w14:paraId="035EEBA3"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6B8286CE" w14:textId="77777777" w:rsidR="00FD3105" w:rsidRDefault="00FD3105"/>
        </w:tc>
      </w:tr>
      <w:tr w:rsidR="00FD3105" w14:paraId="499A7693" w14:textId="77777777">
        <w:tblPrEx>
          <w:tblCellMar>
            <w:top w:w="0" w:type="dxa"/>
            <w:left w:w="0" w:type="dxa"/>
            <w:bottom w:w="0" w:type="dxa"/>
            <w:right w:w="0" w:type="dxa"/>
          </w:tblCellMar>
        </w:tblPrEx>
        <w:tc>
          <w:tcPr>
            <w:tcW w:w="2160" w:type="dxa"/>
            <w:tcBorders>
              <w:top w:val="nil"/>
              <w:left w:val="nil"/>
              <w:bottom w:val="nil"/>
              <w:right w:val="nil"/>
            </w:tcBorders>
          </w:tcPr>
          <w:p w14:paraId="3DC0C789"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entry.align="center"</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27B3A531" w14:textId="77777777" w:rsidR="00FD3105" w:rsidRDefault="00FD3105">
            <w:r>
              <w:rPr>
                <w:rStyle w:val="pxentry"/>
                <w:color w:val="FF0000"/>
                <w:sz w:val="20"/>
                <w:szCs w:val="20"/>
                <w:vertAlign w:val="superscript"/>
              </w:rPr>
              <w:t>►</w:t>
            </w:r>
            <w:r>
              <w:rPr>
                <w:rStyle w:val="pxentry"/>
              </w:rPr>
              <w:fldChar w:fldCharType="begin"/>
            </w:r>
            <w:r>
              <w:rPr>
                <w:rStyle w:val="pxentry"/>
              </w:rPr>
              <w:instrText>entry.align="center"</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31D51B26"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577F4C2E" w14:textId="77777777" w:rsidR="00FD3105" w:rsidRDefault="00FD3105"/>
        </w:tc>
      </w:tr>
      <w:tr w:rsidR="00FD3105" w14:paraId="7A02D45D" w14:textId="77777777">
        <w:tblPrEx>
          <w:tblCellMar>
            <w:top w:w="0" w:type="dxa"/>
            <w:left w:w="0" w:type="dxa"/>
            <w:bottom w:w="0" w:type="dxa"/>
            <w:right w:w="0" w:type="dxa"/>
          </w:tblCellMar>
        </w:tblPrEx>
        <w:tc>
          <w:tcPr>
            <w:tcW w:w="2160" w:type="dxa"/>
            <w:tcBorders>
              <w:top w:val="nil"/>
              <w:left w:val="nil"/>
              <w:bottom w:val="nil"/>
              <w:right w:val="nil"/>
            </w:tcBorders>
          </w:tcPr>
          <w:p w14:paraId="45C3B487"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entry.align="left"</w:instrText>
            </w:r>
            <w:r>
              <w:rPr>
                <w:rStyle w:val="pxrowentry"/>
              </w:rPr>
              <w:fldChar w:fldCharType="end"/>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v.</w:t>
            </w:r>
          </w:p>
        </w:tc>
        <w:tc>
          <w:tcPr>
            <w:tcW w:w="2160" w:type="dxa"/>
            <w:tcBorders>
              <w:top w:val="nil"/>
              <w:left w:val="nil"/>
              <w:bottom w:val="nil"/>
              <w:right w:val="nil"/>
            </w:tcBorders>
          </w:tcPr>
          <w:p w14:paraId="7FF171AF"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 xml:space="preserve">CASE </w:t>
            </w:r>
            <w:r>
              <w:rPr>
                <w:rStyle w:val="pxfinstr"/>
                <w:i/>
                <w:iCs/>
              </w:rPr>
              <w:t>[CASE NUMBER]</w:t>
            </w:r>
          </w:p>
        </w:tc>
        <w:tc>
          <w:tcPr>
            <w:tcW w:w="2160" w:type="dxa"/>
            <w:tcBorders>
              <w:top w:val="nil"/>
              <w:left w:val="nil"/>
              <w:bottom w:val="nil"/>
              <w:right w:val="nil"/>
            </w:tcBorders>
          </w:tcPr>
          <w:p w14:paraId="6CA35430" w14:textId="77777777" w:rsidR="00FD3105" w:rsidRDefault="00FD3105"/>
        </w:tc>
        <w:tc>
          <w:tcPr>
            <w:tcW w:w="2160" w:type="dxa"/>
            <w:tcBorders>
              <w:top w:val="nil"/>
              <w:left w:val="nil"/>
              <w:bottom w:val="nil"/>
              <w:right w:val="nil"/>
            </w:tcBorders>
          </w:tcPr>
          <w:p w14:paraId="50E19AF7" w14:textId="77777777" w:rsidR="00FD3105" w:rsidRDefault="00FD3105"/>
        </w:tc>
      </w:tr>
      <w:tr w:rsidR="00FD3105" w14:paraId="29D07154" w14:textId="77777777">
        <w:tblPrEx>
          <w:tblCellMar>
            <w:top w:w="0" w:type="dxa"/>
            <w:left w:w="0" w:type="dxa"/>
            <w:bottom w:w="0" w:type="dxa"/>
            <w:right w:w="0" w:type="dxa"/>
          </w:tblCellMar>
        </w:tblPrEx>
        <w:tc>
          <w:tcPr>
            <w:tcW w:w="2160" w:type="dxa"/>
            <w:tcBorders>
              <w:top w:val="nil"/>
              <w:left w:val="nil"/>
              <w:bottom w:val="nil"/>
              <w:right w:val="nil"/>
            </w:tcBorders>
          </w:tcPr>
          <w:p w14:paraId="5999DD6F"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7ED0C9A8"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2AD5262C" w14:textId="77777777" w:rsidR="00FD3105" w:rsidRDefault="00FD3105"/>
        </w:tc>
        <w:tc>
          <w:tcPr>
            <w:tcW w:w="2160" w:type="dxa"/>
            <w:tcBorders>
              <w:top w:val="nil"/>
              <w:left w:val="nil"/>
              <w:bottom w:val="nil"/>
              <w:right w:val="nil"/>
            </w:tcBorders>
          </w:tcPr>
          <w:p w14:paraId="4E262E71" w14:textId="77777777" w:rsidR="00FD3105" w:rsidRDefault="00FD3105"/>
        </w:tc>
      </w:tr>
      <w:tr w:rsidR="00FD3105" w14:paraId="233B902B" w14:textId="77777777">
        <w:tblPrEx>
          <w:tblCellMar>
            <w:top w:w="0" w:type="dxa"/>
            <w:left w:w="0" w:type="dxa"/>
            <w:bottom w:w="0" w:type="dxa"/>
            <w:right w:w="0" w:type="dxa"/>
          </w:tblCellMar>
        </w:tblPrEx>
        <w:tc>
          <w:tcPr>
            <w:tcW w:w="2160" w:type="dxa"/>
            <w:tcBorders>
              <w:top w:val="nil"/>
              <w:left w:val="nil"/>
              <w:bottom w:val="nil"/>
              <w:right w:val="nil"/>
            </w:tcBorders>
          </w:tcPr>
          <w:p w14:paraId="3C9879E9"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[NAMES OF DEFENDANTS]</w:t>
            </w:r>
            <w:r>
              <w:rPr>
                <w:rStyle w:val="pxrowentry"/>
              </w:rPr>
              <w:t>,</w:t>
            </w:r>
          </w:p>
        </w:tc>
        <w:tc>
          <w:tcPr>
            <w:tcW w:w="2160" w:type="dxa"/>
            <w:tcBorders>
              <w:top w:val="nil"/>
              <w:left w:val="nil"/>
              <w:bottom w:val="nil"/>
              <w:right w:val="nil"/>
            </w:tcBorders>
          </w:tcPr>
          <w:p w14:paraId="4089A3AE"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7B592159" w14:textId="77777777" w:rsidR="00FD3105" w:rsidRDefault="00FD3105"/>
        </w:tc>
        <w:tc>
          <w:tcPr>
            <w:tcW w:w="2160" w:type="dxa"/>
            <w:tcBorders>
              <w:top w:val="nil"/>
              <w:left w:val="nil"/>
              <w:bottom w:val="nil"/>
              <w:right w:val="nil"/>
            </w:tcBorders>
          </w:tcPr>
          <w:p w14:paraId="25615D0D" w14:textId="77777777" w:rsidR="00FD3105" w:rsidRDefault="00FD3105"/>
        </w:tc>
      </w:tr>
      <w:tr w:rsidR="00FD3105" w14:paraId="18785A0E" w14:textId="77777777">
        <w:tblPrEx>
          <w:tblCellMar>
            <w:top w:w="0" w:type="dxa"/>
            <w:left w:w="0" w:type="dxa"/>
            <w:bottom w:w="0" w:type="dxa"/>
            <w:right w:w="0" w:type="dxa"/>
          </w:tblCellMar>
        </w:tblPrEx>
        <w:tc>
          <w:tcPr>
            <w:tcW w:w="2160" w:type="dxa"/>
            <w:tcBorders>
              <w:top w:val="nil"/>
              <w:left w:val="nil"/>
              <w:bottom w:val="nil"/>
              <w:right w:val="nil"/>
            </w:tcBorders>
          </w:tcPr>
          <w:p w14:paraId="3F16904C"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5FAA82CF"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Defendants.</w:t>
            </w:r>
          </w:p>
        </w:tc>
        <w:tc>
          <w:tcPr>
            <w:tcW w:w="2160" w:type="dxa"/>
            <w:tcBorders>
              <w:top w:val="nil"/>
              <w:left w:val="nil"/>
              <w:bottom w:val="nil"/>
              <w:right w:val="nil"/>
            </w:tcBorders>
          </w:tcPr>
          <w:p w14:paraId="2B6918D1"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79E9C6B0" w14:textId="77777777" w:rsidR="00FD3105" w:rsidRDefault="00FD3105"/>
        </w:tc>
      </w:tr>
    </w:tbl>
    <w:p w14:paraId="5C239856" w14:textId="77777777" w:rsidR="00FD3105" w:rsidRDefault="00FD3105">
      <w:pPr>
        <w:pStyle w:val="pxtbody"/>
      </w:pPr>
    </w:p>
    <w:p w14:paraId="5C97FF7F" w14:textId="77777777" w:rsidR="00FD3105" w:rsidRDefault="00FD3105"/>
    <w:p w14:paraId="4E318653" w14:textId="77777777" w:rsidR="00FD3105" w:rsidRDefault="00FD3105">
      <w:pPr>
        <w:pStyle w:val="pxformhac"/>
        <w:spacing w:before="180"/>
        <w:jc w:val="center"/>
      </w:pPr>
      <w:r>
        <w:t xml:space="preserve">FINAL JUDGMENT </w:t>
      </w:r>
    </w:p>
    <w:p w14:paraId="5CFAFA2A"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p.ct.id="3d29be30775711ee8e1ba9ecff0bf883|32|10:32"</w:instrText>
      </w:r>
      <w:r>
        <w:fldChar w:fldCharType="end"/>
      </w:r>
      <w:r>
        <w:t xml:space="preserve">This action was tried before the court. On the evidence presented the court finds that plaintiff's attorney has reasonably expended </w:t>
      </w:r>
      <w:r>
        <w:rPr>
          <w:rStyle w:val="pxfinstr"/>
          <w:i/>
          <w:iCs/>
        </w:rPr>
        <w:t>[number of hours]</w:t>
      </w:r>
      <w:r>
        <w:t xml:space="preserve"> hours in representing plaintiff in this action and that $</w:t>
      </w:r>
      <w:r>
        <w:rPr>
          <w:rStyle w:val="pxfinstr"/>
          <w:i/>
          <w:iCs/>
        </w:rPr>
        <w:t>[dollar hourly rate of attorney's fees]</w:t>
      </w:r>
      <w:r>
        <w:t xml:space="preserve"> is a reasonable hourly rate for the services and that defendant </w:t>
      </w:r>
      <w:r>
        <w:rPr>
          <w:rStyle w:val="pxfinstr"/>
          <w:i/>
          <w:iCs/>
        </w:rPr>
        <w:t>[NAME OF LIENOR]</w:t>
      </w:r>
      <w:r>
        <w:t xml:space="preserve"> attorney has reasonably expended </w:t>
      </w:r>
      <w:r>
        <w:rPr>
          <w:rStyle w:val="pxfinstr"/>
          <w:i/>
          <w:iCs/>
        </w:rPr>
        <w:t>[number of hours]</w:t>
      </w:r>
      <w:r>
        <w:t xml:space="preserve"> hours in the representation of defendant in this action and that $</w:t>
      </w:r>
      <w:r>
        <w:rPr>
          <w:rStyle w:val="pxfinstr"/>
          <w:i/>
          <w:iCs/>
        </w:rPr>
        <w:t>[dollar amount of hourly rate of attorney's fees]</w:t>
      </w:r>
      <w:r>
        <w:t xml:space="preserve"> is a reasonable hourly rate for the services, so</w:t>
      </w:r>
    </w:p>
    <w:p w14:paraId="235BF932"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p.ct.id="3d29be30775711ee8e1ba9ecff0bf883|32|10:32"</w:instrText>
      </w:r>
      <w:r>
        <w:fldChar w:fldCharType="end"/>
      </w:r>
      <w:r>
        <w:t>IT IS ADJUDGED that:</w:t>
      </w:r>
    </w:p>
    <w:p w14:paraId="1A73C823" w14:textId="77777777" w:rsidR="00FD3105" w:rsidRDefault="00FD3105">
      <w:pPr>
        <w:pStyle w:val="pxformfl"/>
        <w:ind w:left="500"/>
      </w:pPr>
      <w:r>
        <w:t xml:space="preserve"> </w:t>
      </w:r>
    </w:p>
    <w:p w14:paraId="66D19970"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1. </w:t>
      </w:r>
    </w:p>
    <w:p w14:paraId="11F85CC5"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p.ct.id="3d29be30775711ee8e1ba9ecff0bf883|32|10:32"</w:instrText>
      </w:r>
      <w:r>
        <w:fldChar w:fldCharType="end"/>
      </w:r>
      <w:r>
        <w:t xml:space="preserve">Plaintiff </w:t>
      </w:r>
      <w:r>
        <w:rPr>
          <w:rStyle w:val="pxfinstr"/>
          <w:i/>
          <w:iCs/>
        </w:rPr>
        <w:t>[NAME OF PLAINTIFF]</w:t>
      </w:r>
      <w:r>
        <w:t xml:space="preserve">, whose address is </w:t>
      </w:r>
      <w:r>
        <w:rPr>
          <w:rStyle w:val="pxfinstr"/>
          <w:i/>
          <w:iCs/>
        </w:rPr>
        <w:t>[address of plaintiff]</w:t>
      </w:r>
      <w:r>
        <w:t>, is due $</w:t>
      </w:r>
      <w:r>
        <w:rPr>
          <w:rStyle w:val="pxfinstr"/>
          <w:i/>
          <w:iCs/>
        </w:rPr>
        <w:t>[dollar amount of improvements]</w:t>
      </w:r>
      <w:r>
        <w:t xml:space="preserve"> for labor, services and material furnished to improve the real property described in paragraph 2, $</w:t>
      </w:r>
      <w:r>
        <w:rPr>
          <w:rStyle w:val="pxfinstr"/>
          <w:i/>
          <w:iCs/>
        </w:rPr>
        <w:t>[dollar amount of interest]</w:t>
      </w:r>
      <w:r>
        <w:t xml:space="preserve"> as interest to the date of this judgment, $</w:t>
      </w:r>
      <w:r>
        <w:rPr>
          <w:rStyle w:val="pxfinstr"/>
          <w:i/>
          <w:iCs/>
        </w:rPr>
        <w:t>[dollar amount of attorney's fees]</w:t>
      </w:r>
      <w:r>
        <w:t xml:space="preserve"> for attorney fees with costs of $</w:t>
      </w:r>
      <w:r>
        <w:rPr>
          <w:rStyle w:val="pxfinstr"/>
          <w:i/>
          <w:iCs/>
        </w:rPr>
        <w:t>[dollar amount of costs]</w:t>
      </w:r>
      <w:r>
        <w:t>, making a total of $</w:t>
      </w:r>
      <w:r>
        <w:rPr>
          <w:rStyle w:val="pxfinstr"/>
          <w:i/>
          <w:iCs/>
        </w:rPr>
        <w:t>[total dollar amount of judgment]</w:t>
      </w:r>
      <w:r>
        <w:t xml:space="preserve"> that shall bear interest at the rate of </w:t>
      </w:r>
      <w:r>
        <w:rPr>
          <w:rStyle w:val="pxfinstr"/>
          <w:i/>
          <w:iCs/>
        </w:rPr>
        <w:t>[rate of interest]</w:t>
      </w:r>
      <w:r>
        <w:rPr>
          <w:vanish/>
        </w:rPr>
        <w:t>&amp;percnt;</w:t>
      </w:r>
      <w:r>
        <w:rPr>
          <w:rStyle w:val="pxvis"/>
          <w:rFonts w:ascii="Times NewRoman" w:hAnsi="Times NewRoman"/>
          <w:b w:val="0"/>
          <w:sz w:val="24"/>
        </w:rPr>
        <w:t>%</w:t>
      </w:r>
      <w:r>
        <w:t xml:space="preserve"> a year.</w:t>
      </w:r>
    </w:p>
    <w:p w14:paraId="000BA772"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2. </w:t>
      </w:r>
    </w:p>
    <w:p w14:paraId="5A236487"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p.ct.id="3d29be30775711ee8e1ba9ecff0bf883|32|10:32"</w:instrText>
      </w:r>
      <w:r>
        <w:fldChar w:fldCharType="end"/>
      </w:r>
      <w:r>
        <w:t xml:space="preserve">Plaintiff holds a construction lien for the total sum superior to any claim or interest of defendant </w:t>
      </w:r>
      <w:r>
        <w:rPr>
          <w:rStyle w:val="pxfinstr"/>
          <w:i/>
          <w:iCs/>
        </w:rPr>
        <w:t>[NAME OF DEFENDANT OWNER]</w:t>
      </w:r>
      <w:r>
        <w:t xml:space="preserve"> on the following real property in </w:t>
      </w:r>
      <w:r>
        <w:rPr>
          <w:rStyle w:val="pxfinstr"/>
          <w:i/>
          <w:iCs/>
        </w:rPr>
        <w:t>[name of county]</w:t>
      </w:r>
      <w:r>
        <w:t>, Florida:</w:t>
      </w:r>
    </w:p>
    <w:p w14:paraId="1AD47E04" w14:textId="77777777" w:rsidR="00FD3105" w:rsidRDefault="00FD3105">
      <w:pPr>
        <w:pStyle w:val="pxformfac"/>
        <w:jc w:val="center"/>
        <w:rPr>
          <w:sz w:val="24"/>
          <w:szCs w:val="24"/>
        </w:rPr>
      </w:pP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rStyle w:val="pxfinstr"/>
          <w:i/>
          <w:iCs/>
          <w:szCs w:val="24"/>
        </w:rPr>
        <w:t>[description of property]</w:t>
      </w:r>
      <w:r>
        <w:rPr>
          <w:sz w:val="24"/>
          <w:szCs w:val="24"/>
        </w:rPr>
        <w:t>.</w:t>
      </w:r>
    </w:p>
    <w:p w14:paraId="64F320F0"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3. </w:t>
      </w:r>
    </w:p>
    <w:p w14:paraId="5E438DF3"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p.ct.id="3d29be30775711ee8e1ba9ecff0bf883|32|10:32"</w:instrText>
      </w:r>
      <w:r>
        <w:fldChar w:fldCharType="end"/>
      </w:r>
      <w:r>
        <w:t xml:space="preserve">If the total sum with interest at the rate prescribed in paragraph 1 and all costs of this action accruing subsequent to this judgment are not paid, the clerk of this court shall sell the property at public sale on </w:t>
      </w:r>
      <w:r>
        <w:rPr>
          <w:rStyle w:val="pxfinstr"/>
          <w:i/>
          <w:iCs/>
        </w:rPr>
        <w:t>[date of sale]</w:t>
      </w:r>
      <w:r>
        <w:t xml:space="preserve">, between 11:00 a.m. and 2:00 p.m., to the highest bidder for cash, except as prescribed in paragraphs 4 and 5, at the </w:t>
      </w:r>
      <w:r>
        <w:rPr>
          <w:rStyle w:val="pxfinstr"/>
          <w:i/>
          <w:iCs/>
        </w:rPr>
        <w:t>[location of sale]</w:t>
      </w:r>
      <w:r>
        <w:t xml:space="preserve"> door of the courthouse in </w:t>
      </w:r>
      <w:r>
        <w:rPr>
          <w:rStyle w:val="pxfinstr"/>
          <w:i/>
          <w:iCs/>
        </w:rPr>
        <w:t>[name of county]</w:t>
      </w:r>
      <w:r>
        <w:t xml:space="preserve"> in accordance with </w:t>
      </w:r>
      <w:r>
        <w:rPr>
          <w:rStyle w:val="pxst"/>
          <w:color w:val="FF0000"/>
          <w:sz w:val="20"/>
          <w:szCs w:val="20"/>
          <w:vertAlign w:val="superscript"/>
        </w:rPr>
        <w:t>►</w:t>
      </w:r>
      <w:r>
        <w:rPr>
          <w:rStyle w:val="pxst"/>
        </w:rPr>
        <w:fldChar w:fldCharType="begin"/>
      </w:r>
      <w:r>
        <w:rPr>
          <w:rStyle w:val="pxst"/>
        </w:rPr>
        <w:instrText>st.ref.id="I03HNW1"</w:instrText>
      </w:r>
      <w:r>
        <w:rPr>
          <w:rStyle w:val="pxst"/>
        </w:rPr>
        <w:fldChar w:fldCharType="end"/>
      </w:r>
      <w:r>
        <w:rPr>
          <w:rStyle w:val="pxst"/>
          <w:vanish/>
        </w:rPr>
        <w:t>&amp;s;</w:t>
      </w:r>
      <w:r>
        <w:rPr>
          <w:rStyle w:val="pxvis"/>
          <w:rFonts w:ascii="Times NewRoman" w:hAnsi="Times NewRoman"/>
          <w:b w:val="0"/>
          <w:sz w:val="24"/>
        </w:rPr>
        <w:t>§</w:t>
      </w:r>
      <w:r>
        <w:rPr>
          <w:rStyle w:val="pxst"/>
        </w:rPr>
        <w:t>45.031, Fla. Stat.</w:t>
      </w:r>
      <w:r>
        <w:t xml:space="preserve"> The clerk of this court shall receive the service charge pursuant to </w:t>
      </w:r>
      <w:r>
        <w:rPr>
          <w:rStyle w:val="pxst"/>
          <w:color w:val="FF0000"/>
          <w:sz w:val="20"/>
          <w:szCs w:val="20"/>
          <w:vertAlign w:val="superscript"/>
        </w:rPr>
        <w:t>►</w:t>
      </w:r>
      <w:r>
        <w:rPr>
          <w:rStyle w:val="pxst"/>
        </w:rPr>
        <w:fldChar w:fldCharType="begin"/>
      </w:r>
      <w:r>
        <w:rPr>
          <w:rStyle w:val="pxst"/>
        </w:rPr>
        <w:instrText>st.ref.id="I03HNUW"</w:instrText>
      </w:r>
      <w:r>
        <w:rPr>
          <w:rStyle w:val="pxst"/>
        </w:rPr>
        <w:fldChar w:fldCharType="end"/>
      </w:r>
      <w:r>
        <w:rPr>
          <w:rStyle w:val="pxst"/>
          <w:vanish/>
        </w:rPr>
        <w:t>&amp;s;</w:t>
      </w:r>
      <w:r>
        <w:rPr>
          <w:rStyle w:val="pxvis"/>
          <w:rFonts w:ascii="Times NewRoman" w:hAnsi="Times NewRoman"/>
          <w:b w:val="0"/>
          <w:sz w:val="24"/>
        </w:rPr>
        <w:t>§</w:t>
      </w:r>
      <w:r>
        <w:rPr>
          <w:rStyle w:val="pxst"/>
        </w:rPr>
        <w:t>45.035, Fla. Stat.</w:t>
      </w:r>
      <w:r>
        <w:t xml:space="preserve"> in making, recording, and certifying the sale and title that shall be assessed as costs.</w:t>
      </w:r>
    </w:p>
    <w:p w14:paraId="60A9794B"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4. </w:t>
      </w:r>
    </w:p>
    <w:p w14:paraId="609F202A"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p.ct.id="3d29be30775711ee8e1ba9ecff0bf883|32|10:32"</w:instrText>
      </w:r>
      <w:r>
        <w:fldChar w:fldCharType="end"/>
      </w:r>
      <w:r>
        <w:t>Plaintiff shall advance all subsequent costs of this action and shall be reimbursed for them by the clerk if plaintiff is not the purchaser of the property at the sale. If plaintiff is the purchaser, the clerk shall credit plaintiff's bid with the prorated amount specified in paragraph 6, not to exceed the total sum due plaintiff, with interest and costs accruing subsequent to this judgment, or such part of it, as is necessary to fully pay the bid.</w:t>
      </w:r>
    </w:p>
    <w:p w14:paraId="53A1D701"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5. </w:t>
      </w:r>
    </w:p>
    <w:p w14:paraId="02C222D9"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p.ct.id="3d29be30775711ee8e1ba9ecff0bf883|32|10:32"</w:instrText>
      </w:r>
      <w:r>
        <w:fldChar w:fldCharType="end"/>
      </w:r>
      <w:r>
        <w:t xml:space="preserve">Defendant </w:t>
      </w:r>
      <w:r>
        <w:rPr>
          <w:rStyle w:val="pxfinstr"/>
          <w:i/>
          <w:iCs/>
        </w:rPr>
        <w:t>[NAME OF LIENOR]</w:t>
      </w:r>
      <w:r>
        <w:t xml:space="preserve"> holds a construction lien on the property for labor, services and material furnished to improve the real property described in paragraph 2 of equal dignity and priority with that of plaintiff that has been asserted by crossclaim for $</w:t>
      </w:r>
      <w:r>
        <w:rPr>
          <w:rStyle w:val="pxfinstr"/>
          <w:i/>
          <w:iCs/>
        </w:rPr>
        <w:t>[dollar amount of crossclaim]</w:t>
      </w:r>
      <w:r>
        <w:t>, with $</w:t>
      </w:r>
      <w:r>
        <w:rPr>
          <w:rStyle w:val="pxfinstr"/>
          <w:i/>
          <w:iCs/>
        </w:rPr>
        <w:t>[dollar amount of interest]</w:t>
      </w:r>
      <w:r>
        <w:t xml:space="preserve"> for interest to the date of this judgment, $</w:t>
      </w:r>
      <w:r>
        <w:rPr>
          <w:rStyle w:val="pxfinstr"/>
          <w:i/>
          <w:iCs/>
        </w:rPr>
        <w:t>[dollar amount of attorney's fees]</w:t>
      </w:r>
      <w:r>
        <w:t xml:space="preserve"> for attorney fees with costs of $</w:t>
      </w:r>
      <w:r>
        <w:rPr>
          <w:rStyle w:val="pxfinstr"/>
          <w:i/>
          <w:iCs/>
        </w:rPr>
        <w:t>[dollar amount of costs]</w:t>
      </w:r>
      <w:r>
        <w:t>, making a total of $</w:t>
      </w:r>
      <w:r>
        <w:rPr>
          <w:rStyle w:val="pxfinstr"/>
          <w:i/>
          <w:iCs/>
        </w:rPr>
        <w:t>[total dollar amount of judgment]</w:t>
      </w:r>
      <w:r>
        <w:t xml:space="preserve"> that shall bear interest at the rate of </w:t>
      </w:r>
      <w:r>
        <w:rPr>
          <w:rStyle w:val="pxfinstr"/>
          <w:i/>
          <w:iCs/>
        </w:rPr>
        <w:t>[rate of interest]</w:t>
      </w:r>
      <w:r>
        <w:rPr>
          <w:vanish/>
        </w:rPr>
        <w:t>&amp;percnt;</w:t>
      </w:r>
      <w:r>
        <w:rPr>
          <w:rStyle w:val="pxvis"/>
          <w:rFonts w:ascii="Times NewRoman" w:hAnsi="Times NewRoman"/>
          <w:b w:val="0"/>
          <w:sz w:val="24"/>
        </w:rPr>
        <w:t>%</w:t>
      </w:r>
      <w:r>
        <w:t xml:space="preserve"> a year. Paragraph 3 also applies to this lien. If defendant </w:t>
      </w:r>
      <w:r>
        <w:rPr>
          <w:rStyle w:val="pxfinstr"/>
          <w:i/>
          <w:iCs/>
        </w:rPr>
        <w:t>[NAME OF LIENOR]</w:t>
      </w:r>
      <w:r>
        <w:t xml:space="preserve"> is the purchaser of the property at the sale, the clerk shall credit defendant's bid with the prorated amount specified in paragraph 6, not to exceed the total sum due defendant, or such part of it as is necessary to fully pay the bid.</w:t>
      </w:r>
    </w:p>
    <w:p w14:paraId="6CBF9E5E"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6. </w:t>
      </w:r>
    </w:p>
    <w:p w14:paraId="0E2B7D8E"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p.ct.id="3d29be30775711ee8e1ba9ecff0bf883|32|10:32"</w:instrText>
      </w:r>
      <w:r>
        <w:fldChar w:fldCharType="end"/>
      </w:r>
      <w:r>
        <w:t xml:space="preserve">After filing the certificate of title the clerk shall distribute the proceeds of the sale, so far as they are sufficient, by paying: first, all plaintiff's and defendant </w:t>
      </w:r>
      <w:r>
        <w:rPr>
          <w:rStyle w:val="pxfinstr"/>
          <w:i/>
          <w:iCs/>
        </w:rPr>
        <w:t>[NAME OF LIENOR]</w:t>
      </w:r>
      <w:r>
        <w:t xml:space="preserve"> costs; second, documentary stamps affixed to the certificate; third, plaintiff's and defendant </w:t>
      </w:r>
      <w:r>
        <w:rPr>
          <w:rStyle w:val="pxfinstr"/>
          <w:i/>
          <w:iCs/>
        </w:rPr>
        <w:t>[NAME OF LIENOR]</w:t>
      </w:r>
      <w:r>
        <w:t xml:space="preserve"> attorney fees; fourth, the total sum due to plaintiff and defendant less the items paid plus interest from this date to the date of the sale; and shall retain any remaining amount for subsequent distribution pursuant to </w:t>
      </w:r>
      <w:r>
        <w:rPr>
          <w:rStyle w:val="pxst"/>
          <w:color w:val="FF0000"/>
          <w:sz w:val="20"/>
          <w:szCs w:val="20"/>
          <w:vertAlign w:val="superscript"/>
        </w:rPr>
        <w:t>►</w:t>
      </w:r>
      <w:r>
        <w:rPr>
          <w:rStyle w:val="pxst"/>
        </w:rPr>
        <w:fldChar w:fldCharType="begin"/>
      </w:r>
      <w:r>
        <w:rPr>
          <w:rStyle w:val="pxst"/>
        </w:rPr>
        <w:instrText>st.ref.id="I03HNP6"</w:instrText>
      </w:r>
      <w:r>
        <w:rPr>
          <w:rStyle w:val="pxst"/>
        </w:rPr>
        <w:fldChar w:fldCharType="end"/>
      </w:r>
      <w:r>
        <w:rPr>
          <w:rStyle w:val="pxst"/>
          <w:vanish/>
        </w:rPr>
        <w:t>&amp;s;</w:t>
      </w:r>
      <w:r>
        <w:rPr>
          <w:rStyle w:val="pxvis"/>
          <w:rFonts w:ascii="Times NewRoman" w:hAnsi="Times NewRoman"/>
          <w:b w:val="0"/>
          <w:sz w:val="24"/>
        </w:rPr>
        <w:t>§</w:t>
      </w:r>
      <w:r>
        <w:rPr>
          <w:rStyle w:val="pxst"/>
        </w:rPr>
        <w:t>45.031 Fla. Stat.</w:t>
      </w:r>
      <w:r>
        <w:t xml:space="preserve"> If the proceeds are insufficient to pay any item, the proceeds shall be prorated between plaintiff and defendant </w:t>
      </w:r>
      <w:r>
        <w:rPr>
          <w:rStyle w:val="pxfinstr"/>
          <w:i/>
          <w:iCs/>
        </w:rPr>
        <w:t>[NAME OF LIENOR]</w:t>
      </w:r>
      <w:r>
        <w:t xml:space="preserve"> in proportion to the amounts of their respective claims in each category.</w:t>
      </w:r>
    </w:p>
    <w:p w14:paraId="357C6F4D"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p.ct.id="3d29be30775711ee8e1ba9ecff0bf883|32|10:32"</w:instrText>
      </w:r>
      <w:r>
        <w:fldChar w:fldCharType="end"/>
      </w:r>
      <w:r>
        <w:t>IF THIS PROPERTY IS SOLD AT PUBLIC AUCTION, THERE MAY BE ADDITIONAL MONEY FROM THE SALE AFTER PAYMENT OF PERSONS WHO ARE ENTITLED TO BE PAID FROM THE SALE PROCEEDS PURSUANT TO THIS FINAL JUDGMENT.</w:t>
      </w:r>
    </w:p>
    <w:p w14:paraId="01C6B817"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p.ct.id="3d29be30775711ee8e1ba9ecff0bf883|32|10:32"</w:instrText>
      </w:r>
      <w:r>
        <w:fldChar w:fldCharType="end"/>
      </w:r>
      <w:r>
        <w:t>IF YOU ARE A SUBORDINATE LIENHOLDER CLAIMING A RIGHT TO FUNDS REMAINING AFTER THE SALE, IF ANY, YOU MUST FILE A CLAIM WITH THE CLERK NO LATER THAN THE DATE THAT THE CLERK REPORTS THE FUNDS AS UNCLAIMED. IF YOU FAIL TO FILE A TIMELY CLAIM, YOU WILL NOT BE ENTITLED TO ANY REMAINING FUNDS.</w:t>
      </w:r>
    </w:p>
    <w:p w14:paraId="3F90F909"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7. </w:t>
      </w:r>
    </w:p>
    <w:p w14:paraId="37AEAE55"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p.ct.id="3d29be30775711ee8e1ba9ecff0bf883|32|10:32"</w:instrText>
      </w:r>
      <w:r>
        <w:fldChar w:fldCharType="end"/>
      </w:r>
      <w:r>
        <w:t xml:space="preserve">On filing the certificate of title defendant </w:t>
      </w:r>
      <w:r>
        <w:rPr>
          <w:rStyle w:val="pxfinstr"/>
          <w:i/>
          <w:iCs/>
        </w:rPr>
        <w:t>[NAME OF OWNER]</w:t>
      </w:r>
      <w:r>
        <w:t xml:space="preserve"> and all persons claiming under or against defendant since the filing of the notice of lis pendens shall be foreclosed of all estate in or claim to the property and the purchaser at the sale shall be let into possession of the property.</w:t>
      </w:r>
    </w:p>
    <w:p w14:paraId="4362B81D"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8. </w:t>
      </w:r>
    </w:p>
    <w:p w14:paraId="3D3E0415"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p.ct.id="3d29be30775711ee8e1ba9ecff0bf883|32|10:32"</w:instrText>
      </w:r>
      <w:r>
        <w:fldChar w:fldCharType="end"/>
      </w:r>
      <w:r>
        <w:t>Jurisdiction of this action is retained to enter further orders as are proper including, without limitation, writs of possession and deficiency judgments.</w:t>
      </w:r>
    </w:p>
    <w:p w14:paraId="0F2F616A"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p.ct.id="3d29be30775711ee8e1ba9ecff0bf883|32|10:32"</w:instrText>
      </w:r>
      <w:r>
        <w:fldChar w:fldCharType="end"/>
      </w:r>
      <w:r>
        <w:t xml:space="preserve">ORDERED at </w:t>
      </w:r>
      <w:r>
        <w:rPr>
          <w:rStyle w:val="pxfinstr"/>
          <w:i/>
          <w:iCs/>
        </w:rPr>
        <w:t>[name of city]</w:t>
      </w:r>
      <w:r>
        <w:t xml:space="preserve">, Florida on </w:t>
      </w:r>
      <w:r>
        <w:rPr>
          <w:rStyle w:val="pxfinstr"/>
          <w:i/>
          <w:iCs/>
        </w:rPr>
        <w:t>[date of order]</w:t>
      </w:r>
      <w:r>
        <w:t>.</w:t>
      </w:r>
    </w:p>
    <w:p w14:paraId="27B8D36F" w14:textId="77777777" w:rsidR="00FD3105" w:rsidRDefault="00FD3105">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78941E71" w14:textId="77777777" w:rsidR="00FD3105" w:rsidRDefault="00FD3105">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judge]</w:t>
      </w:r>
    </w:p>
    <w:p w14:paraId="6560BC13"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judge]</w:t>
      </w:r>
    </w:p>
    <w:p w14:paraId="4B1C1BD0" w14:textId="77777777" w:rsidR="00FD3105" w:rsidRDefault="00FD3105">
      <w:pPr>
        <w:pStyle w:val="pxformfsigtbl"/>
        <w:ind w:left="500"/>
      </w:pPr>
      <w:r>
        <w:t xml:space="preserve"> </w:t>
      </w:r>
      <w:r>
        <w:rPr>
          <w:color w:val="FF0000"/>
          <w:sz w:val="20"/>
          <w:szCs w:val="20"/>
          <w:vertAlign w:val="superscript"/>
        </w:rPr>
        <w:t>►</w:t>
      </w:r>
      <w:r>
        <w:fldChar w:fldCharType="begin"/>
      </w:r>
      <w:r>
        <w:instrText>tbl.ident="I09C7DK"</w:instrText>
      </w:r>
      <w:r>
        <w:fldChar w:fldCharType="end"/>
      </w:r>
      <w:r>
        <w:fldChar w:fldCharType="begin"/>
      </w:r>
      <w:r>
        <w:instrText>tbl.uuid="I01Q964"</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1063DE85"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625C53A1"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tgroup.cols="2"</w:instrText>
      </w:r>
      <w:r>
        <w:fldChar w:fldCharType="end"/>
      </w:r>
    </w:p>
    <w:p w14:paraId="0B0133FD"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colspec.colwidth="17*"</w:instrText>
      </w:r>
      <w:r>
        <w:fldChar w:fldCharType="end"/>
      </w:r>
    </w:p>
    <w:p w14:paraId="483424FC"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colspec.colwidth="111*"</w:instrText>
      </w:r>
      <w:r>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D3105" w14:paraId="379ACB28" w14:textId="77777777">
        <w:tblPrEx>
          <w:tblCellMar>
            <w:top w:w="0" w:type="dxa"/>
            <w:left w:w="0" w:type="dxa"/>
            <w:bottom w:w="0" w:type="dxa"/>
            <w:right w:w="0" w:type="dxa"/>
          </w:tblCellMar>
        </w:tblPrEx>
        <w:tc>
          <w:tcPr>
            <w:tcW w:w="4320" w:type="dxa"/>
            <w:tcBorders>
              <w:top w:val="nil"/>
              <w:left w:val="nil"/>
              <w:bottom w:val="nil"/>
              <w:right w:val="nil"/>
            </w:tcBorders>
          </w:tcPr>
          <w:p w14:paraId="137BBA9B"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Copies to:</w:t>
            </w:r>
          </w:p>
        </w:tc>
        <w:tc>
          <w:tcPr>
            <w:tcW w:w="4320" w:type="dxa"/>
            <w:tcBorders>
              <w:top w:val="nil"/>
              <w:left w:val="nil"/>
              <w:bottom w:val="nil"/>
              <w:right w:val="nil"/>
            </w:tcBorders>
          </w:tcPr>
          <w:p w14:paraId="0CB284BC"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r w:rsidR="00FD3105" w14:paraId="3A900726" w14:textId="77777777">
        <w:tblPrEx>
          <w:tblCellMar>
            <w:top w:w="0" w:type="dxa"/>
            <w:left w:w="0" w:type="dxa"/>
            <w:bottom w:w="0" w:type="dxa"/>
            <w:right w:w="0" w:type="dxa"/>
          </w:tblCellMar>
        </w:tblPrEx>
        <w:tc>
          <w:tcPr>
            <w:tcW w:w="4320" w:type="dxa"/>
            <w:tcBorders>
              <w:top w:val="nil"/>
              <w:left w:val="nil"/>
              <w:bottom w:val="nil"/>
              <w:right w:val="nil"/>
            </w:tcBorders>
          </w:tcPr>
          <w:p w14:paraId="48709379"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4320" w:type="dxa"/>
            <w:tcBorders>
              <w:top w:val="nil"/>
              <w:left w:val="nil"/>
              <w:bottom w:val="nil"/>
              <w:right w:val="nil"/>
            </w:tcBorders>
          </w:tcPr>
          <w:p w14:paraId="21D66FE9"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r w:rsidR="00FD3105" w14:paraId="698E44D1" w14:textId="77777777">
        <w:tblPrEx>
          <w:tblCellMar>
            <w:top w:w="0" w:type="dxa"/>
            <w:left w:w="0" w:type="dxa"/>
            <w:bottom w:w="0" w:type="dxa"/>
            <w:right w:w="0" w:type="dxa"/>
          </w:tblCellMar>
        </w:tblPrEx>
        <w:tc>
          <w:tcPr>
            <w:tcW w:w="4320" w:type="dxa"/>
            <w:tcBorders>
              <w:top w:val="nil"/>
              <w:left w:val="nil"/>
              <w:bottom w:val="nil"/>
              <w:right w:val="nil"/>
            </w:tcBorders>
          </w:tcPr>
          <w:p w14:paraId="426F1DE9"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4320" w:type="dxa"/>
            <w:tcBorders>
              <w:top w:val="nil"/>
              <w:left w:val="nil"/>
              <w:bottom w:val="nil"/>
              <w:right w:val="nil"/>
            </w:tcBorders>
          </w:tcPr>
          <w:p w14:paraId="3BDB5D12"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bl>
    <w:p w14:paraId="11F2F87F" w14:textId="77777777" w:rsidR="00FD3105" w:rsidRDefault="00FD3105">
      <w:pPr>
        <w:pStyle w:val="pxtbody"/>
      </w:pPr>
    </w:p>
    <w:p w14:paraId="3133C933" w14:textId="77777777" w:rsidR="00FD3105" w:rsidRDefault="00FD3105"/>
    <w:p w14:paraId="2ABA71AF" w14:textId="77777777" w:rsidR="00FD3105" w:rsidRDefault="00FD3105">
      <w:pPr>
        <w:pStyle w:val="pxcomnt"/>
      </w:pPr>
    </w:p>
    <w:p w14:paraId="4DA81D57" w14:textId="77777777" w:rsidR="00FD3105" w:rsidRDefault="00FD3105">
      <w:pPr>
        <w:pStyle w:val="pxhac"/>
        <w:spacing w:before="180"/>
        <w:jc w:val="center"/>
      </w:pPr>
      <w:r>
        <w:rPr>
          <w:rStyle w:val="pxb"/>
          <w:b/>
          <w:bCs/>
        </w:rPr>
        <w:t>Author's Comment</w:t>
      </w:r>
    </w:p>
    <w:p w14:paraId="457A797B"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p.ct.id="3d29be30775711ee8e1ba9ecff0bf883|32|10:32"</w:instrText>
      </w:r>
      <w:r>
        <w:fldChar w:fldCharType="end"/>
      </w:r>
      <w:r>
        <w:t xml:space="preserve">This form assumes a foreclosure by plaintiff lienor and another lienor joined as a defendant who foreclosed by crossclaim. This form also assumes a trial. This form has the findings on fees required by </w:t>
      </w:r>
      <w:r>
        <w:rPr>
          <w:rStyle w:val="pxcc"/>
          <w:color w:val="FF0000"/>
          <w:sz w:val="20"/>
          <w:szCs w:val="20"/>
          <w:vertAlign w:val="superscript"/>
        </w:rPr>
        <w:t>►</w:t>
      </w:r>
      <w:r>
        <w:rPr>
          <w:rStyle w:val="pxcc"/>
        </w:rPr>
        <w:fldChar w:fldCharType="begin"/>
      </w:r>
      <w:r>
        <w:rPr>
          <w:rStyle w:val="pxcc"/>
        </w:rPr>
        <w:instrText>cc.ref.id="I06RPS8"</w:instrText>
      </w:r>
      <w:r>
        <w:rPr>
          <w:rStyle w:val="pxcc"/>
        </w:rPr>
        <w:fldChar w:fldCharType="end"/>
      </w:r>
      <w:r>
        <w:rPr>
          <w:rStyle w:val="pxcc"/>
        </w:rPr>
        <w:t>Florida Patient's Compensation Fund v. Rowe, 472 So. 2d 1145 (Fla. 1985), holding modified by Standard Guar. Ins. Co. v. Quanstrom, 555 So. 2d 828 (Fla. 1990)</w:t>
      </w:r>
      <w:r>
        <w:t xml:space="preserve">. It shows the method of sale for two lienors whose liens are of equal dignity. See </w:t>
      </w:r>
      <w:r>
        <w:rPr>
          <w:rStyle w:val="pxst"/>
          <w:color w:val="FF0000"/>
          <w:sz w:val="20"/>
          <w:szCs w:val="20"/>
          <w:vertAlign w:val="superscript"/>
        </w:rPr>
        <w:t>►</w:t>
      </w:r>
      <w:r>
        <w:rPr>
          <w:rStyle w:val="pxst"/>
        </w:rPr>
        <w:fldChar w:fldCharType="begin"/>
      </w:r>
      <w:r>
        <w:rPr>
          <w:rStyle w:val="pxst"/>
        </w:rPr>
        <w:instrText>st.ref.id="I04ABMA"</w:instrText>
      </w:r>
      <w:r>
        <w:rPr>
          <w:rStyle w:val="pxst"/>
        </w:rPr>
        <w:fldChar w:fldCharType="end"/>
      </w:r>
      <w:r>
        <w:rPr>
          <w:rStyle w:val="pxst"/>
          <w:vanish/>
        </w:rPr>
        <w:t>&amp;s;</w:t>
      </w:r>
      <w:r>
        <w:rPr>
          <w:rStyle w:val="pxvis"/>
          <w:rFonts w:ascii="Times NewRoman" w:hAnsi="Times NewRoman"/>
          <w:b w:val="0"/>
          <w:sz w:val="24"/>
        </w:rPr>
        <w:t>§</w:t>
      </w:r>
      <w:r>
        <w:rPr>
          <w:rStyle w:val="pxst"/>
        </w:rPr>
        <w:t>713.06(2)(b), Fla. Stat.</w:t>
      </w:r>
    </w:p>
    <w:p w14:paraId="06934C96" w14:textId="77777777" w:rsidR="00FD3105" w:rsidRDefault="00FD3105">
      <w:pPr>
        <w:pStyle w:val="pxs"/>
        <w:spacing w:before="180"/>
        <w:rPr>
          <w:sz w:val="27"/>
          <w:szCs w:val="27"/>
        </w:rPr>
      </w:pPr>
      <w:r>
        <w:rPr>
          <w:sz w:val="27"/>
          <w:szCs w:val="27"/>
        </w:rPr>
        <w:t>10:33. Judgment</w:t>
      </w:r>
      <w:r>
        <w:rPr>
          <w:rStyle w:val="pxsep"/>
        </w:rPr>
        <w:t xml:space="preserve">-- </w:t>
      </w:r>
      <w:r>
        <w:rPr>
          <w:sz w:val="27"/>
          <w:szCs w:val="27"/>
        </w:rPr>
        <w:t>Foreclosure, equitable lien, lender failure to disburse all construction funds after substantial completion</w:t>
      </w:r>
    </w:p>
    <w:p w14:paraId="5BEDD55B" w14:textId="77777777" w:rsidR="00FD3105" w:rsidRDefault="00FD3105">
      <w:pPr>
        <w:pStyle w:val="pxov"/>
        <w:rPr>
          <w:vanish/>
        </w:rPr>
      </w:pPr>
      <w:r>
        <w:rPr>
          <w:vanish/>
        </w:rPr>
        <w:t>FMS</w:t>
      </w:r>
    </w:p>
    <w:p w14:paraId="4E1EED1C" w14:textId="77777777" w:rsidR="00FD3105" w:rsidRDefault="00FD3105">
      <w:pPr>
        <w:pStyle w:val="pxov"/>
        <w:rPr>
          <w:vanish/>
        </w:rPr>
      </w:pPr>
      <w:r>
        <w:rPr>
          <w:vanish/>
        </w:rPr>
        <w:t>CTR</w:t>
      </w:r>
    </w:p>
    <w:p w14:paraId="137B17FA" w14:textId="77777777" w:rsidR="00FD3105" w:rsidRDefault="00FD3105">
      <w:pPr>
        <w:pStyle w:val="pxov"/>
        <w:rPr>
          <w:vanish/>
        </w:rPr>
      </w:pPr>
      <w:r>
        <w:rPr>
          <w:vanish/>
        </w:rPr>
        <w:t>RLN</w:t>
      </w:r>
    </w:p>
    <w:p w14:paraId="74538C43" w14:textId="77777777" w:rsidR="00FD3105" w:rsidRDefault="00FD3105">
      <w:pPr>
        <w:pStyle w:val="pxov"/>
        <w:rPr>
          <w:vanish/>
        </w:rPr>
      </w:pPr>
      <w:r>
        <w:rPr>
          <w:vanish/>
        </w:rPr>
        <w:t>LCV</w:t>
      </w:r>
    </w:p>
    <w:p w14:paraId="4438DA41" w14:textId="77777777" w:rsidR="00FD3105" w:rsidRDefault="00FD3105">
      <w:pPr>
        <w:pStyle w:val="pxov"/>
        <w:rPr>
          <w:vanish/>
        </w:rPr>
      </w:pPr>
      <w:r>
        <w:rPr>
          <w:vanish/>
        </w:rPr>
        <w:t>LSC</w:t>
      </w:r>
    </w:p>
    <w:p w14:paraId="5419C974" w14:textId="77777777" w:rsidR="00FD3105" w:rsidRDefault="00FD3105">
      <w:pPr>
        <w:pStyle w:val="pxov"/>
        <w:rPr>
          <w:vanish/>
        </w:rPr>
      </w:pPr>
      <w:r>
        <w:rPr>
          <w:vanish/>
        </w:rPr>
        <w:t>LS7</w:t>
      </w:r>
    </w:p>
    <w:p w14:paraId="7C5238CF" w14:textId="77777777" w:rsidR="00FD3105" w:rsidRDefault="00FD3105">
      <w:pPr>
        <w:pStyle w:val="pxov"/>
        <w:rPr>
          <w:vanish/>
        </w:rPr>
      </w:pPr>
      <w:r>
        <w:rPr>
          <w:vanish/>
        </w:rPr>
        <w:t>REL</w:t>
      </w:r>
    </w:p>
    <w:p w14:paraId="795A5CF3" w14:textId="77777777" w:rsidR="00FD3105" w:rsidRDefault="00FD3105">
      <w:pPr>
        <w:pStyle w:val="pxov"/>
        <w:rPr>
          <w:vanish/>
        </w:rPr>
      </w:pPr>
      <w:r>
        <w:rPr>
          <w:vanish/>
        </w:rPr>
        <w:t>RDV</w:t>
      </w:r>
    </w:p>
    <w:p w14:paraId="1AACCAF1" w14:textId="77777777" w:rsidR="00FD3105" w:rsidRDefault="00FD3105">
      <w:pPr>
        <w:pStyle w:val="pxov"/>
        <w:rPr>
          <w:vanish/>
        </w:rPr>
      </w:pPr>
      <w:r>
        <w:rPr>
          <w:vanish/>
        </w:rPr>
        <w:t>RFE</w:t>
      </w:r>
    </w:p>
    <w:p w14:paraId="71F25258" w14:textId="77777777" w:rsidR="00FD3105" w:rsidRDefault="00FD3105">
      <w:pPr>
        <w:pStyle w:val="pxov"/>
        <w:rPr>
          <w:vanish/>
        </w:rPr>
      </w:pPr>
      <w:r>
        <w:rPr>
          <w:vanish/>
        </w:rPr>
        <w:t>FCV</w:t>
      </w:r>
    </w:p>
    <w:p w14:paraId="784DEF27" w14:textId="77777777" w:rsidR="00FD3105" w:rsidRDefault="00FD3105">
      <w:pPr>
        <w:pStyle w:val="pxov"/>
        <w:rPr>
          <w:vanish/>
        </w:rPr>
      </w:pPr>
      <w:r>
        <w:rPr>
          <w:vanish/>
        </w:rPr>
        <w:t>FLG</w:t>
      </w:r>
    </w:p>
    <w:p w14:paraId="60DCAEAA" w14:textId="77777777" w:rsidR="00FD3105" w:rsidRDefault="00FD3105">
      <w:pPr>
        <w:pStyle w:val="pxformfcapfac"/>
        <w:jc w:val="center"/>
        <w:rPr>
          <w:sz w:val="24"/>
          <w:szCs w:val="24"/>
        </w:rPr>
      </w:pPr>
      <w:r>
        <w:rPr>
          <w:color w:val="FF0000"/>
          <w:sz w:val="20"/>
          <w:szCs w:val="20"/>
          <w:vertAlign w:val="superscript"/>
        </w:rPr>
        <w:t>►</w:t>
      </w:r>
      <w:r>
        <w:rPr>
          <w:sz w:val="24"/>
          <w:szCs w:val="24"/>
        </w:rPr>
        <w:fldChar w:fldCharType="begin"/>
      </w:r>
      <w:r>
        <w:rPr>
          <w:sz w:val="24"/>
          <w:szCs w:val="24"/>
        </w:rPr>
        <w:instrText>form.du="0"</w:instrText>
      </w:r>
      <w:r>
        <w:rPr>
          <w:sz w:val="24"/>
          <w:szCs w:val="24"/>
        </w:rPr>
        <w:fldChar w:fldCharType="end"/>
      </w:r>
      <w:r>
        <w:rPr>
          <w:sz w:val="24"/>
          <w:szCs w:val="24"/>
        </w:rPr>
        <w:fldChar w:fldCharType="begin"/>
      </w:r>
      <w:r>
        <w:rPr>
          <w:sz w:val="24"/>
          <w:szCs w:val="24"/>
        </w:rPr>
        <w:instrText>form.fid="I6fd85bc09fed11dfbf230000837214a9"</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fcap.ref="manual"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sz w:val="24"/>
          <w:szCs w:val="24"/>
        </w:rPr>
        <w:t xml:space="preserve">IN THE CIRCUIT COURT FOR </w:t>
      </w:r>
      <w:r>
        <w:rPr>
          <w:rStyle w:val="pxfinstr"/>
          <w:i/>
          <w:iCs/>
          <w:szCs w:val="24"/>
        </w:rPr>
        <w:t>[NAME OF COUNTY]</w:t>
      </w:r>
      <w:r>
        <w:rPr>
          <w:sz w:val="24"/>
          <w:szCs w:val="24"/>
        </w:rPr>
        <w:t>, FLORIDA</w:t>
      </w:r>
    </w:p>
    <w:p w14:paraId="0D25A792" w14:textId="77777777" w:rsidR="00FD3105" w:rsidRDefault="00FD3105">
      <w:pPr>
        <w:pStyle w:val="pxformfcaptbl"/>
        <w:ind w:left="500"/>
      </w:pPr>
      <w:r>
        <w:t xml:space="preserve"> </w:t>
      </w:r>
      <w:r>
        <w:rPr>
          <w:color w:val="FF0000"/>
          <w:sz w:val="20"/>
          <w:szCs w:val="20"/>
          <w:vertAlign w:val="superscript"/>
        </w:rPr>
        <w:t>►</w:t>
      </w:r>
      <w:r>
        <w:fldChar w:fldCharType="begin"/>
      </w:r>
      <w:r>
        <w:instrText>tbl.brace.end="5"</w:instrText>
      </w:r>
      <w:r>
        <w:fldChar w:fldCharType="end"/>
      </w:r>
      <w:r>
        <w:fldChar w:fldCharType="begin"/>
      </w:r>
      <w:r>
        <w:instrText>tbl.brace.start="1"</w:instrText>
      </w:r>
      <w:r>
        <w:fldChar w:fldCharType="end"/>
      </w:r>
      <w:r>
        <w:fldChar w:fldCharType="begin"/>
      </w:r>
      <w:r>
        <w:instrText>tbl.ident="I02QZ2R"</w:instrText>
      </w:r>
      <w:r>
        <w:fldChar w:fldCharType="end"/>
      </w:r>
      <w:r>
        <w:fldChar w:fldCharType="begin"/>
      </w:r>
      <w:r>
        <w:instrText>tbl.uuid="I03YH2G"</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789A5085"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530FFF44"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tgroup.cols="4"</w:instrText>
      </w:r>
      <w:r>
        <w:fldChar w:fldCharType="end"/>
      </w:r>
    </w:p>
    <w:p w14:paraId="27C0C4C6"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colspec.colwidth="7*"</w:instrText>
      </w:r>
      <w:r>
        <w:fldChar w:fldCharType="end"/>
      </w:r>
    </w:p>
    <w:p w14:paraId="29499714"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colspec.colwidth="29*"</w:instrText>
      </w:r>
      <w:r>
        <w:fldChar w:fldCharType="end"/>
      </w:r>
    </w:p>
    <w:p w14:paraId="0735A81F" w14:textId="77777777" w:rsidR="00FD3105" w:rsidRDefault="00FD3105">
      <w:pPr>
        <w:pStyle w:val="pxcolspec"/>
      </w:pPr>
      <w:r>
        <w:rPr>
          <w:color w:val="FF0000"/>
          <w:sz w:val="20"/>
          <w:szCs w:val="20"/>
          <w:vertAlign w:val="superscript"/>
        </w:rPr>
        <w:t>►</w:t>
      </w:r>
      <w:r>
        <w:fldChar w:fldCharType="begin"/>
      </w:r>
      <w:r>
        <w:instrText>colspec.align="center"</w:instrText>
      </w:r>
      <w:r>
        <w:fldChar w:fldCharType="end"/>
      </w:r>
      <w:r>
        <w:fldChar w:fldCharType="begin"/>
      </w:r>
      <w:r>
        <w:instrText>colspec.colname="3"</w:instrText>
      </w:r>
      <w:r>
        <w:fldChar w:fldCharType="end"/>
      </w:r>
      <w:r>
        <w:fldChar w:fldCharType="begin"/>
      </w:r>
      <w:r>
        <w:instrText>colspec.colnum="3"</w:instrText>
      </w:r>
      <w:r>
        <w:fldChar w:fldCharType="end"/>
      </w:r>
      <w:r>
        <w:fldChar w:fldCharType="begin"/>
      </w:r>
      <w:r>
        <w:instrText>colspec.colwidth="4*"</w:instrText>
      </w:r>
      <w:r>
        <w:fldChar w:fldCharType="end"/>
      </w:r>
    </w:p>
    <w:p w14:paraId="307F562D" w14:textId="77777777" w:rsidR="00FD3105" w:rsidRDefault="00FD3105">
      <w:pPr>
        <w:pStyle w:val="pxcolspec"/>
      </w:pPr>
      <w:r>
        <w:rPr>
          <w:color w:val="FF0000"/>
          <w:sz w:val="20"/>
          <w:szCs w:val="20"/>
          <w:vertAlign w:val="superscript"/>
        </w:rPr>
        <w:t>►</w:t>
      </w:r>
      <w:r>
        <w:fldChar w:fldCharType="begin"/>
      </w:r>
      <w:r>
        <w:instrText>colspec.colname="4"</w:instrText>
      </w:r>
      <w:r>
        <w:fldChar w:fldCharType="end"/>
      </w:r>
      <w:r>
        <w:fldChar w:fldCharType="begin"/>
      </w:r>
      <w:r>
        <w:instrText>colspec.colnum="4"</w:instrText>
      </w:r>
      <w:r>
        <w:fldChar w:fldCharType="end"/>
      </w:r>
      <w:r>
        <w:fldChar w:fldCharType="begin"/>
      </w:r>
      <w:r>
        <w:instrText>colspec.colwidth="25*"</w:instrText>
      </w:r>
      <w:r>
        <w:fldChar w:fldCharType="end"/>
      </w:r>
    </w:p>
    <w:tbl>
      <w:tblPr>
        <w:tblW w:w="0" w:type="auto"/>
        <w:tblLayout w:type="fixed"/>
        <w:tblCellMar>
          <w:left w:w="0" w:type="dxa"/>
          <w:right w:w="0" w:type="dxa"/>
        </w:tblCellMar>
        <w:tblLook w:val="0000" w:firstRow="0" w:lastRow="0" w:firstColumn="0" w:lastColumn="0" w:noHBand="0" w:noVBand="0"/>
      </w:tblPr>
      <w:tblGrid>
        <w:gridCol w:w="2160"/>
        <w:gridCol w:w="2160"/>
        <w:gridCol w:w="2160"/>
        <w:gridCol w:w="2160"/>
      </w:tblGrid>
      <w:tr w:rsidR="00FD3105" w14:paraId="2B76762C" w14:textId="77777777">
        <w:tblPrEx>
          <w:tblCellMar>
            <w:top w:w="0" w:type="dxa"/>
            <w:left w:w="0" w:type="dxa"/>
            <w:bottom w:w="0" w:type="dxa"/>
            <w:right w:w="0" w:type="dxa"/>
          </w:tblCellMar>
        </w:tblPrEx>
        <w:tc>
          <w:tcPr>
            <w:tcW w:w="2160" w:type="dxa"/>
            <w:tcBorders>
              <w:top w:val="nil"/>
              <w:left w:val="nil"/>
              <w:bottom w:val="nil"/>
              <w:right w:val="nil"/>
            </w:tcBorders>
          </w:tcPr>
          <w:p w14:paraId="2019B692" w14:textId="77777777" w:rsidR="00FD3105" w:rsidRDefault="00FD3105">
            <w:r>
              <w:rPr>
                <w:color w:val="FF0000"/>
                <w:sz w:val="20"/>
                <w:szCs w:val="20"/>
                <w:vertAlign w:val="superscript"/>
              </w:rPr>
              <w:t>►</w:t>
            </w:r>
            <w:r>
              <w:fldChar w:fldCharType="begin"/>
            </w:r>
            <w:r>
              <w:instrText>tbody.valign="top"</w:instrText>
            </w:r>
            <w:r>
              <w:fldChar w:fldCharType="end"/>
            </w:r>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PLAINTIFF]</w:t>
            </w:r>
            <w:r>
              <w:rPr>
                <w:rStyle w:val="pxrowentry"/>
              </w:rPr>
              <w:t>,</w:t>
            </w:r>
          </w:p>
        </w:tc>
        <w:tc>
          <w:tcPr>
            <w:tcW w:w="2160" w:type="dxa"/>
            <w:tcBorders>
              <w:top w:val="nil"/>
              <w:left w:val="nil"/>
              <w:bottom w:val="nil"/>
              <w:right w:val="nil"/>
            </w:tcBorders>
          </w:tcPr>
          <w:p w14:paraId="157DB7B0" w14:textId="77777777" w:rsidR="00FD3105" w:rsidRDefault="00FD3105">
            <w:r>
              <w:rPr>
                <w:rStyle w:val="pxentry"/>
                <w:color w:val="FF0000"/>
                <w:sz w:val="20"/>
                <w:szCs w:val="20"/>
                <w:vertAlign w:val="superscript"/>
              </w:rPr>
              <w:t>►</w:t>
            </w:r>
            <w:r>
              <w:rPr>
                <w:rStyle w:val="pxentry"/>
              </w:rPr>
              <w:fldChar w:fldCharType="begin"/>
            </w:r>
            <w:r>
              <w:rPr>
                <w:rStyle w:val="pxentry"/>
              </w:rPr>
              <w:instrText>entry.morerows="4"</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vanish/>
              </w:rPr>
              <w:t>&amp;brace;</w:t>
            </w:r>
            <w:r>
              <w:rPr>
                <w:rStyle w:val="pxvis"/>
                <w:rFonts w:ascii="Times NewRoman" w:hAnsi="Times NewRoman"/>
                <w:b w:val="0"/>
                <w:sz w:val="24"/>
              </w:rPr>
              <w:t>}</w:t>
            </w:r>
          </w:p>
        </w:tc>
        <w:tc>
          <w:tcPr>
            <w:tcW w:w="2160" w:type="dxa"/>
            <w:tcBorders>
              <w:top w:val="nil"/>
              <w:left w:val="nil"/>
              <w:bottom w:val="nil"/>
              <w:right w:val="nil"/>
            </w:tcBorders>
          </w:tcPr>
          <w:p w14:paraId="12FC9AB4"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7FC7B4F7" w14:textId="77777777" w:rsidR="00FD3105" w:rsidRDefault="00FD3105"/>
        </w:tc>
      </w:tr>
      <w:tr w:rsidR="00FD3105" w14:paraId="244910CF" w14:textId="77777777">
        <w:tblPrEx>
          <w:tblCellMar>
            <w:top w:w="0" w:type="dxa"/>
            <w:left w:w="0" w:type="dxa"/>
            <w:bottom w:w="0" w:type="dxa"/>
            <w:right w:w="0" w:type="dxa"/>
          </w:tblCellMar>
        </w:tblPrEx>
        <w:tc>
          <w:tcPr>
            <w:tcW w:w="2160" w:type="dxa"/>
            <w:tcBorders>
              <w:top w:val="nil"/>
              <w:left w:val="nil"/>
              <w:bottom w:val="nil"/>
              <w:right w:val="nil"/>
            </w:tcBorders>
          </w:tcPr>
          <w:p w14:paraId="7AA034FF"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6F1E119F"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Plaintiff,</w:t>
            </w:r>
          </w:p>
        </w:tc>
        <w:tc>
          <w:tcPr>
            <w:tcW w:w="2160" w:type="dxa"/>
            <w:tcBorders>
              <w:top w:val="nil"/>
              <w:left w:val="nil"/>
              <w:bottom w:val="nil"/>
              <w:right w:val="nil"/>
            </w:tcBorders>
          </w:tcPr>
          <w:p w14:paraId="6F96EBAF"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0BDC7A36" w14:textId="77777777" w:rsidR="00FD3105" w:rsidRDefault="00FD3105"/>
        </w:tc>
      </w:tr>
      <w:tr w:rsidR="00FD3105" w14:paraId="2336A792" w14:textId="77777777">
        <w:tblPrEx>
          <w:tblCellMar>
            <w:top w:w="0" w:type="dxa"/>
            <w:left w:w="0" w:type="dxa"/>
            <w:bottom w:w="0" w:type="dxa"/>
            <w:right w:w="0" w:type="dxa"/>
          </w:tblCellMar>
        </w:tblPrEx>
        <w:tc>
          <w:tcPr>
            <w:tcW w:w="2160" w:type="dxa"/>
            <w:tcBorders>
              <w:top w:val="nil"/>
              <w:left w:val="nil"/>
              <w:bottom w:val="nil"/>
              <w:right w:val="nil"/>
            </w:tcBorders>
          </w:tcPr>
          <w:p w14:paraId="2216889A"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entry.align="left"</w:instrText>
            </w:r>
            <w:r>
              <w:rPr>
                <w:rStyle w:val="pxrowentry"/>
              </w:rPr>
              <w:fldChar w:fldCharType="end"/>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v.</w:t>
            </w:r>
          </w:p>
        </w:tc>
        <w:tc>
          <w:tcPr>
            <w:tcW w:w="2160" w:type="dxa"/>
            <w:tcBorders>
              <w:top w:val="nil"/>
              <w:left w:val="nil"/>
              <w:bottom w:val="nil"/>
              <w:right w:val="nil"/>
            </w:tcBorders>
          </w:tcPr>
          <w:p w14:paraId="558346A6"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 xml:space="preserve">CASE </w:t>
            </w:r>
            <w:r>
              <w:rPr>
                <w:rStyle w:val="pxfinstr"/>
                <w:i/>
                <w:iCs/>
              </w:rPr>
              <w:t>[CASE NUMBER]</w:t>
            </w:r>
          </w:p>
        </w:tc>
        <w:tc>
          <w:tcPr>
            <w:tcW w:w="2160" w:type="dxa"/>
            <w:tcBorders>
              <w:top w:val="nil"/>
              <w:left w:val="nil"/>
              <w:bottom w:val="nil"/>
              <w:right w:val="nil"/>
            </w:tcBorders>
          </w:tcPr>
          <w:p w14:paraId="283A2BD1" w14:textId="77777777" w:rsidR="00FD3105" w:rsidRDefault="00FD3105"/>
        </w:tc>
        <w:tc>
          <w:tcPr>
            <w:tcW w:w="2160" w:type="dxa"/>
            <w:tcBorders>
              <w:top w:val="nil"/>
              <w:left w:val="nil"/>
              <w:bottom w:val="nil"/>
              <w:right w:val="nil"/>
            </w:tcBorders>
          </w:tcPr>
          <w:p w14:paraId="5AAFBEC6" w14:textId="77777777" w:rsidR="00FD3105" w:rsidRDefault="00FD3105"/>
        </w:tc>
      </w:tr>
      <w:tr w:rsidR="00FD3105" w14:paraId="7A0B74F7" w14:textId="77777777">
        <w:tblPrEx>
          <w:tblCellMar>
            <w:top w:w="0" w:type="dxa"/>
            <w:left w:w="0" w:type="dxa"/>
            <w:bottom w:w="0" w:type="dxa"/>
            <w:right w:w="0" w:type="dxa"/>
          </w:tblCellMar>
        </w:tblPrEx>
        <w:tc>
          <w:tcPr>
            <w:tcW w:w="2160" w:type="dxa"/>
            <w:tcBorders>
              <w:top w:val="nil"/>
              <w:left w:val="nil"/>
              <w:bottom w:val="nil"/>
              <w:right w:val="nil"/>
            </w:tcBorders>
          </w:tcPr>
          <w:p w14:paraId="02C74643"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[NAMES OF DEFENDANTS]</w:t>
            </w:r>
            <w:r>
              <w:rPr>
                <w:rStyle w:val="pxrowentry"/>
              </w:rPr>
              <w:t>,</w:t>
            </w:r>
          </w:p>
        </w:tc>
        <w:tc>
          <w:tcPr>
            <w:tcW w:w="2160" w:type="dxa"/>
            <w:tcBorders>
              <w:top w:val="nil"/>
              <w:left w:val="nil"/>
              <w:bottom w:val="nil"/>
              <w:right w:val="nil"/>
            </w:tcBorders>
          </w:tcPr>
          <w:p w14:paraId="31DF30FD"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5A6719AD" w14:textId="77777777" w:rsidR="00FD3105" w:rsidRDefault="00FD3105"/>
        </w:tc>
        <w:tc>
          <w:tcPr>
            <w:tcW w:w="2160" w:type="dxa"/>
            <w:tcBorders>
              <w:top w:val="nil"/>
              <w:left w:val="nil"/>
              <w:bottom w:val="nil"/>
              <w:right w:val="nil"/>
            </w:tcBorders>
          </w:tcPr>
          <w:p w14:paraId="4050E26E" w14:textId="77777777" w:rsidR="00FD3105" w:rsidRDefault="00FD3105"/>
        </w:tc>
      </w:tr>
      <w:tr w:rsidR="00FD3105" w14:paraId="513F5A89" w14:textId="77777777">
        <w:tblPrEx>
          <w:tblCellMar>
            <w:top w:w="0" w:type="dxa"/>
            <w:left w:w="0" w:type="dxa"/>
            <w:bottom w:w="0" w:type="dxa"/>
            <w:right w:w="0" w:type="dxa"/>
          </w:tblCellMar>
        </w:tblPrEx>
        <w:tc>
          <w:tcPr>
            <w:tcW w:w="2160" w:type="dxa"/>
            <w:tcBorders>
              <w:top w:val="nil"/>
              <w:left w:val="nil"/>
              <w:bottom w:val="nil"/>
              <w:right w:val="nil"/>
            </w:tcBorders>
          </w:tcPr>
          <w:p w14:paraId="24933439"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3E47385D"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Defendants.</w:t>
            </w:r>
          </w:p>
        </w:tc>
        <w:tc>
          <w:tcPr>
            <w:tcW w:w="2160" w:type="dxa"/>
            <w:tcBorders>
              <w:top w:val="nil"/>
              <w:left w:val="nil"/>
              <w:bottom w:val="nil"/>
              <w:right w:val="nil"/>
            </w:tcBorders>
          </w:tcPr>
          <w:p w14:paraId="4D4A1077"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2D66866A" w14:textId="77777777" w:rsidR="00FD3105" w:rsidRDefault="00FD3105"/>
        </w:tc>
      </w:tr>
    </w:tbl>
    <w:p w14:paraId="0681254C" w14:textId="77777777" w:rsidR="00FD3105" w:rsidRDefault="00FD3105">
      <w:pPr>
        <w:pStyle w:val="pxtbody"/>
      </w:pPr>
    </w:p>
    <w:p w14:paraId="23807AD3" w14:textId="77777777" w:rsidR="00FD3105" w:rsidRDefault="00FD3105"/>
    <w:p w14:paraId="12F4BC8F" w14:textId="77777777" w:rsidR="00FD3105" w:rsidRDefault="00FD3105">
      <w:pPr>
        <w:pStyle w:val="pxformhac"/>
        <w:spacing w:before="180"/>
        <w:jc w:val="center"/>
      </w:pPr>
      <w:r>
        <w:t xml:space="preserve">FINAL JUDGMENT </w:t>
      </w:r>
    </w:p>
    <w:p w14:paraId="51F26D80"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p.ct.id="3d29be30775711ee8e1ba9ecff0bf883|33|10:33"</w:instrText>
      </w:r>
      <w:r>
        <w:fldChar w:fldCharType="end"/>
      </w:r>
      <w:r>
        <w:t>This action was tried before the court. On the evidence presented</w:t>
      </w:r>
    </w:p>
    <w:p w14:paraId="5C5FA024"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p.ct.id="3d29be30775711ee8e1ba9ecff0bf883|33|10:33"</w:instrText>
      </w:r>
      <w:r>
        <w:fldChar w:fldCharType="end"/>
      </w:r>
      <w:r>
        <w:t>IT IS ADJUDGED that:</w:t>
      </w:r>
    </w:p>
    <w:p w14:paraId="5B8F5A58" w14:textId="77777777" w:rsidR="00FD3105" w:rsidRDefault="00FD3105">
      <w:pPr>
        <w:pStyle w:val="pxformfl"/>
        <w:ind w:left="500"/>
      </w:pPr>
      <w:r>
        <w:t xml:space="preserve"> </w:t>
      </w:r>
    </w:p>
    <w:p w14:paraId="2589D6EF"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1. </w:t>
      </w:r>
    </w:p>
    <w:p w14:paraId="3407570E"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p.ct.id="3d29be30775711ee8e1ba9ecff0bf883|33|10:33"</w:instrText>
      </w:r>
      <w:r>
        <w:fldChar w:fldCharType="end"/>
      </w:r>
      <w:r>
        <w:t xml:space="preserve">Plaintiff </w:t>
      </w:r>
      <w:r>
        <w:rPr>
          <w:rStyle w:val="pxfinstr"/>
          <w:i/>
          <w:iCs/>
        </w:rPr>
        <w:t>[NAME OF PLAINTIFF]</w:t>
      </w:r>
      <w:r>
        <w:t xml:space="preserve">, whose address is </w:t>
      </w:r>
      <w:r>
        <w:rPr>
          <w:rStyle w:val="pxfinstr"/>
          <w:i/>
          <w:iCs/>
        </w:rPr>
        <w:t>[address of plaintiff]</w:t>
      </w:r>
      <w:r>
        <w:t>, is due $</w:t>
      </w:r>
      <w:r>
        <w:rPr>
          <w:rStyle w:val="pxfinstr"/>
          <w:i/>
          <w:iCs/>
        </w:rPr>
        <w:t>[dollar amount of improvements]</w:t>
      </w:r>
      <w:r>
        <w:t xml:space="preserve"> for labor, services and material furnished to improve the real property described in paragraph 2, $</w:t>
      </w:r>
      <w:r>
        <w:rPr>
          <w:rStyle w:val="pxfinstr"/>
          <w:i/>
          <w:iCs/>
        </w:rPr>
        <w:t>[dollar amount of interest]</w:t>
      </w:r>
      <w:r>
        <w:t xml:space="preserve"> as interest to the date of this judgment, with costs of $</w:t>
      </w:r>
      <w:r>
        <w:rPr>
          <w:rStyle w:val="pxfinstr"/>
          <w:i/>
          <w:iCs/>
        </w:rPr>
        <w:t>[dollar amount of costs]</w:t>
      </w:r>
      <w:r>
        <w:t>, making a total of $</w:t>
      </w:r>
      <w:r>
        <w:rPr>
          <w:rStyle w:val="pxfinstr"/>
          <w:i/>
          <w:iCs/>
        </w:rPr>
        <w:t>[total dollar amount of judgment]</w:t>
      </w:r>
      <w:r>
        <w:t xml:space="preserve"> that shall bear interest at the rate of </w:t>
      </w:r>
      <w:r>
        <w:rPr>
          <w:rStyle w:val="pxfinstr"/>
          <w:i/>
          <w:iCs/>
        </w:rPr>
        <w:t>[rate of interest]</w:t>
      </w:r>
      <w:r>
        <w:rPr>
          <w:vanish/>
        </w:rPr>
        <w:t>&amp;percnt;</w:t>
      </w:r>
      <w:r>
        <w:rPr>
          <w:rStyle w:val="pxvis"/>
          <w:rFonts w:ascii="Times NewRoman" w:hAnsi="Times NewRoman"/>
          <w:b w:val="0"/>
          <w:sz w:val="24"/>
        </w:rPr>
        <w:t>%</w:t>
      </w:r>
      <w:r>
        <w:t xml:space="preserve"> a year.</w:t>
      </w:r>
    </w:p>
    <w:p w14:paraId="18A391D3"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2. </w:t>
      </w:r>
    </w:p>
    <w:p w14:paraId="561E080B"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p.ct.id="3d29be30775711ee8e1ba9ecff0bf883|33|10:33"</w:instrText>
      </w:r>
      <w:r>
        <w:fldChar w:fldCharType="end"/>
      </w:r>
      <w:r>
        <w:t xml:space="preserve">Plaintiff holds an equitable lien for the total sum superior to any claim or interest of defendants </w:t>
      </w:r>
      <w:r>
        <w:rPr>
          <w:rStyle w:val="pxfinstr"/>
          <w:i/>
          <w:iCs/>
        </w:rPr>
        <w:t>[NAME OF DEFENDANT OWNER]</w:t>
      </w:r>
      <w:r>
        <w:t xml:space="preserve"> and </w:t>
      </w:r>
      <w:r>
        <w:rPr>
          <w:rStyle w:val="pxfinstr"/>
          <w:i/>
          <w:iCs/>
        </w:rPr>
        <w:t>[NAME OF DEFENDANT LENDER]</w:t>
      </w:r>
      <w:r>
        <w:t xml:space="preserve"> on the following real property in </w:t>
      </w:r>
      <w:r>
        <w:rPr>
          <w:rStyle w:val="pxfinstr"/>
          <w:i/>
          <w:iCs/>
        </w:rPr>
        <w:t>[name of county]</w:t>
      </w:r>
      <w:r>
        <w:t>, Florida:</w:t>
      </w:r>
    </w:p>
    <w:p w14:paraId="59277745" w14:textId="77777777" w:rsidR="00FD3105" w:rsidRDefault="00FD3105">
      <w:pPr>
        <w:pStyle w:val="pxformfac"/>
        <w:jc w:val="center"/>
        <w:rPr>
          <w:sz w:val="24"/>
          <w:szCs w:val="24"/>
        </w:rPr>
      </w:pP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rStyle w:val="pxfinstr"/>
          <w:i/>
          <w:iCs/>
          <w:szCs w:val="24"/>
        </w:rPr>
        <w:t>[description of property]</w:t>
      </w:r>
      <w:r>
        <w:rPr>
          <w:sz w:val="24"/>
          <w:szCs w:val="24"/>
        </w:rPr>
        <w:t>.</w:t>
      </w:r>
    </w:p>
    <w:p w14:paraId="5A1773C6"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3. </w:t>
      </w:r>
    </w:p>
    <w:p w14:paraId="50C14760"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p.ct.id="3d29be30775711ee8e1ba9ecff0bf883|33|10:33"</w:instrText>
      </w:r>
      <w:r>
        <w:fldChar w:fldCharType="end"/>
      </w:r>
      <w:r>
        <w:t xml:space="preserve">If the total sum with interest at the rate prescribed in paragraph 1 and all costs of this action accruing subsequent to this judgment are not paid, the clerk of this court shall sell the property at public sale on </w:t>
      </w:r>
      <w:r>
        <w:rPr>
          <w:rStyle w:val="pxfinstr"/>
          <w:i/>
          <w:iCs/>
        </w:rPr>
        <w:t>[date of sale]</w:t>
      </w:r>
      <w:r>
        <w:t xml:space="preserve">, between 11:00 a.m. and 2:00 p.m., to the highest bidder for cash, except as prescribed in paragraph 4, at the </w:t>
      </w:r>
      <w:r>
        <w:rPr>
          <w:rStyle w:val="pxfinstr"/>
          <w:i/>
          <w:iCs/>
        </w:rPr>
        <w:t>[location of sale]</w:t>
      </w:r>
      <w:r>
        <w:t xml:space="preserve"> door of the courthouse in </w:t>
      </w:r>
      <w:r>
        <w:rPr>
          <w:rStyle w:val="pxfinstr"/>
          <w:i/>
          <w:iCs/>
        </w:rPr>
        <w:t>[name of county]</w:t>
      </w:r>
      <w:r>
        <w:t xml:space="preserve"> in accordance with </w:t>
      </w:r>
      <w:r>
        <w:rPr>
          <w:rStyle w:val="pxst"/>
          <w:color w:val="FF0000"/>
          <w:sz w:val="20"/>
          <w:szCs w:val="20"/>
          <w:vertAlign w:val="superscript"/>
        </w:rPr>
        <w:t>►</w:t>
      </w:r>
      <w:r>
        <w:rPr>
          <w:rStyle w:val="pxst"/>
        </w:rPr>
        <w:fldChar w:fldCharType="begin"/>
      </w:r>
      <w:r>
        <w:rPr>
          <w:rStyle w:val="pxst"/>
        </w:rPr>
        <w:instrText>st.ref.id="I03RVZV"</w:instrText>
      </w:r>
      <w:r>
        <w:rPr>
          <w:rStyle w:val="pxst"/>
        </w:rPr>
        <w:fldChar w:fldCharType="end"/>
      </w:r>
      <w:r>
        <w:rPr>
          <w:rStyle w:val="pxst"/>
        </w:rPr>
        <w:t>Section 45.031, Florida Statutes</w:t>
      </w:r>
      <w:r>
        <w:t xml:space="preserve">. The clerk of this court shall receive the service charge pursuant to </w:t>
      </w:r>
      <w:r>
        <w:rPr>
          <w:rStyle w:val="pxst"/>
          <w:color w:val="FF0000"/>
          <w:sz w:val="20"/>
          <w:szCs w:val="20"/>
          <w:vertAlign w:val="superscript"/>
        </w:rPr>
        <w:t>►</w:t>
      </w:r>
      <w:r>
        <w:rPr>
          <w:rStyle w:val="pxst"/>
        </w:rPr>
        <w:fldChar w:fldCharType="begin"/>
      </w:r>
      <w:r>
        <w:rPr>
          <w:rStyle w:val="pxst"/>
        </w:rPr>
        <w:instrText>st.ref.id="I03HNOZ"</w:instrText>
      </w:r>
      <w:r>
        <w:rPr>
          <w:rStyle w:val="pxst"/>
        </w:rPr>
        <w:fldChar w:fldCharType="end"/>
      </w:r>
      <w:r>
        <w:rPr>
          <w:rStyle w:val="pxst"/>
          <w:vanish/>
        </w:rPr>
        <w:t>&amp;s;</w:t>
      </w:r>
      <w:r>
        <w:rPr>
          <w:rStyle w:val="pxvis"/>
          <w:rFonts w:ascii="Times NewRoman" w:hAnsi="Times NewRoman"/>
          <w:b w:val="0"/>
          <w:sz w:val="24"/>
        </w:rPr>
        <w:t>§</w:t>
      </w:r>
      <w:r>
        <w:rPr>
          <w:rStyle w:val="pxst"/>
        </w:rPr>
        <w:t>45.035, Fla. Stat.</w:t>
      </w:r>
      <w:r>
        <w:t xml:space="preserve"> in making, recording, and certifying the sale and title that shall be assessed as costs.</w:t>
      </w:r>
    </w:p>
    <w:p w14:paraId="21DBFC8D"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4. </w:t>
      </w:r>
    </w:p>
    <w:p w14:paraId="0F747C6D"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p.ct.id="3d29be30775711ee8e1ba9ecff0bf883|33|10:33"</w:instrText>
      </w:r>
      <w:r>
        <w:fldChar w:fldCharType="end"/>
      </w:r>
      <w:r>
        <w:t>Plaintiff shall advance all subsequent costs of this action and shall be reimbursed for them by the clerk if plaintiff is not the purchaser of the property at the sale. If plaintiff is the purchaser, the clerk shall credit plaintiff's bid with the total sum with interest and costs accruing subsequent to this judgment, or such part of it, as is necessary to fully pay the bid.</w:t>
      </w:r>
    </w:p>
    <w:p w14:paraId="02D614DA"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5. </w:t>
      </w:r>
    </w:p>
    <w:p w14:paraId="69EAABF6"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p.ct.id="3d29be30775711ee8e1ba9ecff0bf883|33|10:33"</w:instrText>
      </w:r>
      <w:r>
        <w:fldChar w:fldCharType="end"/>
      </w:r>
      <w:r>
        <w:t xml:space="preserve">After filing the certificate of title the clerk shall distribute the proceeds of the sale, as far as they are sufficient, by paying: first, plaintiff's costs; second, documentary stamps affixed to the certificate; third, plaintiff's attorney fees; fourth, the total sum due plaintiff, less the items paid, plus interest from this date to the date of the sale; and shall retain any remaining amount for subsequent distribution pursuant to </w:t>
      </w:r>
      <w:r>
        <w:rPr>
          <w:rStyle w:val="pxst"/>
          <w:color w:val="FF0000"/>
          <w:sz w:val="20"/>
          <w:szCs w:val="20"/>
          <w:vertAlign w:val="superscript"/>
        </w:rPr>
        <w:t>►</w:t>
      </w:r>
      <w:r>
        <w:rPr>
          <w:rStyle w:val="pxst"/>
        </w:rPr>
        <w:fldChar w:fldCharType="begin"/>
      </w:r>
      <w:r>
        <w:rPr>
          <w:rStyle w:val="pxst"/>
        </w:rPr>
        <w:instrText>st.ref.id="I03HNNR"</w:instrText>
      </w:r>
      <w:r>
        <w:rPr>
          <w:rStyle w:val="pxst"/>
        </w:rPr>
        <w:fldChar w:fldCharType="end"/>
      </w:r>
      <w:r>
        <w:rPr>
          <w:rStyle w:val="pxst"/>
          <w:vanish/>
        </w:rPr>
        <w:t>&amp;s;</w:t>
      </w:r>
      <w:r>
        <w:rPr>
          <w:rStyle w:val="pxvis"/>
          <w:rFonts w:ascii="Times NewRoman" w:hAnsi="Times NewRoman"/>
          <w:b w:val="0"/>
          <w:sz w:val="24"/>
        </w:rPr>
        <w:t>§</w:t>
      </w:r>
      <w:r>
        <w:rPr>
          <w:rStyle w:val="pxst"/>
        </w:rPr>
        <w:t>45.031 Fla. Stat.</w:t>
      </w:r>
    </w:p>
    <w:p w14:paraId="6AD3E21F"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p.ct.id="3d29be30775711ee8e1ba9ecff0bf883|33|10:33"</w:instrText>
      </w:r>
      <w:r>
        <w:fldChar w:fldCharType="end"/>
      </w:r>
      <w:r>
        <w:t>IF THIS PROPERTY IS SOLD AT PUBLIC AUCTION, THERE MAY BE ADDITIONAL MONEY FROM THE SALE AFTER PAYMENT OF PERSONS WHO ARE ENTITLED TO BE PAID FROM THE SALE PROCEEDS PURSUANT TO THIS FINAL JUDGMENT.</w:t>
      </w:r>
    </w:p>
    <w:p w14:paraId="5D96A35D"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p.ct.id="3d29be30775711ee8e1ba9ecff0bf883|33|10:33"</w:instrText>
      </w:r>
      <w:r>
        <w:fldChar w:fldCharType="end"/>
      </w:r>
      <w:r>
        <w:t>IF YOU ARE A SUBORDINATE LIENHOLDER CLAIMING A RIGHT TO FUNDS REMAINING AFTER THE SALE, IF ANY, YOU MUST FILE A CLAIM WITH THE CLERK NO LATER THAN THE DATE THAT THE CLERK REPORTS THE FUNDS AS UNCLAIMED. IF YOU FAIL TO FILE A TIMELY CLAIM, YOU WILL NOT BE ENTITLED TO ANY REMAINING FUNDS.</w:t>
      </w:r>
    </w:p>
    <w:p w14:paraId="77061A65"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6. </w:t>
      </w:r>
    </w:p>
    <w:p w14:paraId="402F9F4F"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p.ct.id="3d29be30775711ee8e1ba9ecff0bf883|33|10:33"</w:instrText>
      </w:r>
      <w:r>
        <w:fldChar w:fldCharType="end"/>
      </w:r>
      <w:r>
        <w:t>On filing the certificate of title defendants and all persons claiming under or against defendants since the filing of the notice of lis pendens shall be foreclosed of all estate in or claim to the property and the purchaser at the sale shall be let into possession of the property.</w:t>
      </w:r>
    </w:p>
    <w:p w14:paraId="7DFF7509"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7. </w:t>
      </w:r>
    </w:p>
    <w:p w14:paraId="4C39C438"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p.ct.id="3d29be30775711ee8e1ba9ecff0bf883|33|10:33"</w:instrText>
      </w:r>
      <w:r>
        <w:fldChar w:fldCharType="end"/>
      </w:r>
      <w:r>
        <w:t>Jurisdiction of this action is retained to enter further orders as are proper including, without limitation, writs of possession.</w:t>
      </w:r>
    </w:p>
    <w:p w14:paraId="5F296C30"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p.ct.id="3d29be30775711ee8e1ba9ecff0bf883|33|10:33"</w:instrText>
      </w:r>
      <w:r>
        <w:fldChar w:fldCharType="end"/>
      </w:r>
      <w:r>
        <w:t xml:space="preserve">ORDERED at </w:t>
      </w:r>
      <w:r>
        <w:rPr>
          <w:rStyle w:val="pxfinstr"/>
          <w:i/>
          <w:iCs/>
        </w:rPr>
        <w:t>[name of city]</w:t>
      </w:r>
      <w:r>
        <w:t xml:space="preserve">, Florida on </w:t>
      </w:r>
      <w:r>
        <w:rPr>
          <w:rStyle w:val="pxfinstr"/>
          <w:i/>
          <w:iCs/>
        </w:rPr>
        <w:t>[date of order]</w:t>
      </w:r>
      <w:r>
        <w:t>.</w:t>
      </w:r>
    </w:p>
    <w:p w14:paraId="53285117" w14:textId="77777777" w:rsidR="00FD3105" w:rsidRDefault="00FD3105">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4CBBCF86" w14:textId="77777777" w:rsidR="00FD3105" w:rsidRDefault="00FD3105">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judge]</w:t>
      </w:r>
    </w:p>
    <w:p w14:paraId="5C151E4C"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judge]</w:t>
      </w:r>
    </w:p>
    <w:p w14:paraId="3138228D" w14:textId="77777777" w:rsidR="00FD3105" w:rsidRDefault="00FD3105">
      <w:pPr>
        <w:pStyle w:val="pxformfsigtbl"/>
        <w:ind w:left="500"/>
      </w:pPr>
      <w:r>
        <w:t xml:space="preserve"> </w:t>
      </w:r>
      <w:r>
        <w:rPr>
          <w:color w:val="FF0000"/>
          <w:sz w:val="20"/>
          <w:szCs w:val="20"/>
          <w:vertAlign w:val="superscript"/>
        </w:rPr>
        <w:t>►</w:t>
      </w:r>
      <w:r>
        <w:fldChar w:fldCharType="begin"/>
      </w:r>
      <w:r>
        <w:instrText>tbl.ident="I09SE45"</w:instrText>
      </w:r>
      <w:r>
        <w:fldChar w:fldCharType="end"/>
      </w:r>
      <w:r>
        <w:fldChar w:fldCharType="begin"/>
      </w:r>
      <w:r>
        <w:instrText>tbl.uuid="I01QIUL"</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51924600"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7394527A"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tgroup.cols="2"</w:instrText>
      </w:r>
      <w:r>
        <w:fldChar w:fldCharType="end"/>
      </w:r>
    </w:p>
    <w:p w14:paraId="1C2D026A"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colspec.colwidth="17*"</w:instrText>
      </w:r>
      <w:r>
        <w:fldChar w:fldCharType="end"/>
      </w:r>
    </w:p>
    <w:p w14:paraId="05C26C29"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colspec.colwidth="111*"</w:instrText>
      </w:r>
      <w:r>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D3105" w14:paraId="563F77C3" w14:textId="77777777">
        <w:tblPrEx>
          <w:tblCellMar>
            <w:top w:w="0" w:type="dxa"/>
            <w:left w:w="0" w:type="dxa"/>
            <w:bottom w:w="0" w:type="dxa"/>
            <w:right w:w="0" w:type="dxa"/>
          </w:tblCellMar>
        </w:tblPrEx>
        <w:tc>
          <w:tcPr>
            <w:tcW w:w="4320" w:type="dxa"/>
            <w:tcBorders>
              <w:top w:val="nil"/>
              <w:left w:val="nil"/>
              <w:bottom w:val="nil"/>
              <w:right w:val="nil"/>
            </w:tcBorders>
          </w:tcPr>
          <w:p w14:paraId="0EBC1798"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Copies to:</w:t>
            </w:r>
          </w:p>
        </w:tc>
        <w:tc>
          <w:tcPr>
            <w:tcW w:w="4320" w:type="dxa"/>
            <w:tcBorders>
              <w:top w:val="nil"/>
              <w:left w:val="nil"/>
              <w:bottom w:val="nil"/>
              <w:right w:val="nil"/>
            </w:tcBorders>
          </w:tcPr>
          <w:p w14:paraId="60E1EC9F"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r w:rsidR="00FD3105" w14:paraId="412FD1EE" w14:textId="77777777">
        <w:tblPrEx>
          <w:tblCellMar>
            <w:top w:w="0" w:type="dxa"/>
            <w:left w:w="0" w:type="dxa"/>
            <w:bottom w:w="0" w:type="dxa"/>
            <w:right w:w="0" w:type="dxa"/>
          </w:tblCellMar>
        </w:tblPrEx>
        <w:tc>
          <w:tcPr>
            <w:tcW w:w="4320" w:type="dxa"/>
            <w:tcBorders>
              <w:top w:val="nil"/>
              <w:left w:val="nil"/>
              <w:bottom w:val="nil"/>
              <w:right w:val="nil"/>
            </w:tcBorders>
          </w:tcPr>
          <w:p w14:paraId="5BE2522C"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4320" w:type="dxa"/>
            <w:tcBorders>
              <w:top w:val="nil"/>
              <w:left w:val="nil"/>
              <w:bottom w:val="nil"/>
              <w:right w:val="nil"/>
            </w:tcBorders>
          </w:tcPr>
          <w:p w14:paraId="14775620"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r w:rsidR="00FD3105" w14:paraId="1125557B" w14:textId="77777777">
        <w:tblPrEx>
          <w:tblCellMar>
            <w:top w:w="0" w:type="dxa"/>
            <w:left w:w="0" w:type="dxa"/>
            <w:bottom w:w="0" w:type="dxa"/>
            <w:right w:w="0" w:type="dxa"/>
          </w:tblCellMar>
        </w:tblPrEx>
        <w:tc>
          <w:tcPr>
            <w:tcW w:w="4320" w:type="dxa"/>
            <w:tcBorders>
              <w:top w:val="nil"/>
              <w:left w:val="nil"/>
              <w:bottom w:val="nil"/>
              <w:right w:val="nil"/>
            </w:tcBorders>
          </w:tcPr>
          <w:p w14:paraId="62957C2A"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4320" w:type="dxa"/>
            <w:tcBorders>
              <w:top w:val="nil"/>
              <w:left w:val="nil"/>
              <w:bottom w:val="nil"/>
              <w:right w:val="nil"/>
            </w:tcBorders>
          </w:tcPr>
          <w:p w14:paraId="1BC935E5"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bl>
    <w:p w14:paraId="604D0781" w14:textId="77777777" w:rsidR="00FD3105" w:rsidRDefault="00FD3105">
      <w:pPr>
        <w:pStyle w:val="pxtbody"/>
      </w:pPr>
    </w:p>
    <w:p w14:paraId="0625C612" w14:textId="77777777" w:rsidR="00FD3105" w:rsidRDefault="00FD3105"/>
    <w:p w14:paraId="722C4AB9" w14:textId="77777777" w:rsidR="00FD3105" w:rsidRDefault="00FD3105">
      <w:pPr>
        <w:pStyle w:val="pxcomnt"/>
      </w:pPr>
    </w:p>
    <w:p w14:paraId="283B7F2A" w14:textId="77777777" w:rsidR="00FD3105" w:rsidRDefault="00FD3105">
      <w:pPr>
        <w:pStyle w:val="pxhac"/>
        <w:spacing w:before="180"/>
        <w:jc w:val="center"/>
      </w:pPr>
      <w:r>
        <w:rPr>
          <w:rStyle w:val="pxb"/>
          <w:b/>
          <w:bCs/>
        </w:rPr>
        <w:t>Author's Comment</w:t>
      </w:r>
    </w:p>
    <w:p w14:paraId="0D8A2DBA"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p.ct.id="3d29be30775711ee8e1ba9ecff0bf883|33|10:33"</w:instrText>
      </w:r>
      <w:r>
        <w:fldChar w:fldCharType="end"/>
      </w:r>
      <w:r>
        <w:t xml:space="preserve">See </w:t>
      </w:r>
      <w:r>
        <w:rPr>
          <w:rStyle w:val="pxx"/>
          <w:color w:val="FF0000"/>
          <w:sz w:val="20"/>
          <w:szCs w:val="20"/>
          <w:vertAlign w:val="superscript"/>
        </w:rPr>
        <w:t>►</w:t>
      </w:r>
      <w:r>
        <w:rPr>
          <w:rStyle w:val="pxx"/>
        </w:rPr>
        <w:fldChar w:fldCharType="begin"/>
      </w:r>
      <w:r>
        <w:rPr>
          <w:rStyle w:val="pxx"/>
        </w:rPr>
        <w:instrText>x.ref.id="I03RW5N"</w:instrText>
      </w:r>
      <w:r>
        <w:rPr>
          <w:rStyle w:val="pxx"/>
        </w:rPr>
        <w:fldChar w:fldCharType="end"/>
      </w:r>
      <w:r>
        <w:rPr>
          <w:rStyle w:val="pxx"/>
          <w:vanish/>
        </w:rPr>
        <w:t>&amp;s;</w:t>
      </w:r>
      <w:r>
        <w:rPr>
          <w:rStyle w:val="pxvis"/>
          <w:rFonts w:ascii="Times NewRoman" w:hAnsi="Times NewRoman"/>
          <w:b w:val="0"/>
          <w:sz w:val="24"/>
        </w:rPr>
        <w:t>§</w:t>
      </w:r>
      <w:r>
        <w:rPr>
          <w:rStyle w:val="pxx"/>
        </w:rPr>
        <w:t>10:32</w:t>
      </w:r>
      <w:r>
        <w:t>, Comment.</w:t>
      </w:r>
    </w:p>
    <w:p w14:paraId="0908E648" w14:textId="77777777" w:rsidR="00FD3105" w:rsidRDefault="00FD3105">
      <w:pPr>
        <w:pStyle w:val="pxs"/>
        <w:spacing w:before="180"/>
        <w:rPr>
          <w:sz w:val="27"/>
          <w:szCs w:val="27"/>
        </w:rPr>
      </w:pPr>
      <w:r>
        <w:rPr>
          <w:sz w:val="27"/>
          <w:szCs w:val="27"/>
        </w:rPr>
        <w:t>10:34. Judgment</w:t>
      </w:r>
      <w:r>
        <w:rPr>
          <w:rStyle w:val="pxsep"/>
        </w:rPr>
        <w:t xml:space="preserve">-- </w:t>
      </w:r>
      <w:r>
        <w:rPr>
          <w:sz w:val="27"/>
          <w:szCs w:val="27"/>
        </w:rPr>
        <w:t>Foreclosure, mortgage, residential</w:t>
      </w:r>
    </w:p>
    <w:p w14:paraId="357703FE" w14:textId="77777777" w:rsidR="00FD3105" w:rsidRDefault="00FD3105">
      <w:pPr>
        <w:pStyle w:val="pxcomnt"/>
      </w:pPr>
    </w:p>
    <w:p w14:paraId="31E0E4B7" w14:textId="77777777" w:rsidR="00FD3105" w:rsidRDefault="00FD3105">
      <w:pPr>
        <w:pStyle w:val="pxhac"/>
        <w:spacing w:before="180"/>
        <w:jc w:val="center"/>
      </w:pPr>
      <w:r>
        <w:rPr>
          <w:rStyle w:val="pxb"/>
          <w:b/>
          <w:bCs/>
        </w:rPr>
        <w:t>Author's Comment</w:t>
      </w:r>
    </w:p>
    <w:p w14:paraId="1BB31839"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p.ct.id="3d29be30775711ee8e1ba9ecff0bf883|34|10:34"</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st.ref.id="I04ABL0"</w:instrText>
      </w:r>
      <w:r>
        <w:rPr>
          <w:rStyle w:val="pxst"/>
        </w:rPr>
        <w:fldChar w:fldCharType="end"/>
      </w:r>
      <w:r>
        <w:rPr>
          <w:rStyle w:val="pxst"/>
        </w:rPr>
        <w:t>Fla. R. Civ. P. Form 1.996(a) and (b)</w:t>
      </w:r>
      <w:r>
        <w:t xml:space="preserve">. The forms are for a residential foreclosure (1) when the note is available and (2) when it is not. See </w:t>
      </w:r>
      <w:r>
        <w:rPr>
          <w:rStyle w:val="pxst"/>
          <w:color w:val="FF0000"/>
          <w:sz w:val="20"/>
          <w:szCs w:val="20"/>
          <w:vertAlign w:val="superscript"/>
        </w:rPr>
        <w:t>►</w:t>
      </w:r>
      <w:r>
        <w:rPr>
          <w:rStyle w:val="pxst"/>
        </w:rPr>
        <w:fldChar w:fldCharType="begin"/>
      </w:r>
      <w:r>
        <w:rPr>
          <w:rStyle w:val="pxst"/>
        </w:rPr>
        <w:instrText>st.ref.id="I04ABKY"</w:instrText>
      </w:r>
      <w:r>
        <w:rPr>
          <w:rStyle w:val="pxst"/>
        </w:rPr>
        <w:fldChar w:fldCharType="end"/>
      </w:r>
      <w:r>
        <w:rPr>
          <w:rStyle w:val="pxst"/>
          <w:vanish/>
        </w:rPr>
        <w:t>&amp;s;</w:t>
      </w:r>
      <w:r>
        <w:rPr>
          <w:rStyle w:val="pxvis"/>
          <w:rFonts w:ascii="Times NewRoman" w:hAnsi="Times NewRoman"/>
          <w:b w:val="0"/>
          <w:sz w:val="24"/>
        </w:rPr>
        <w:t>§</w:t>
      </w:r>
      <w:r>
        <w:rPr>
          <w:rStyle w:val="pxst"/>
        </w:rPr>
        <w:t>673.3091, Fla. Stat.</w:t>
      </w:r>
      <w:r>
        <w:t xml:space="preserve"> (lost notes).</w:t>
      </w:r>
    </w:p>
    <w:p w14:paraId="40B51115" w14:textId="77777777" w:rsidR="00FD3105" w:rsidRDefault="00FD3105">
      <w:pPr>
        <w:pStyle w:val="pxs"/>
        <w:spacing w:before="180"/>
        <w:rPr>
          <w:sz w:val="27"/>
          <w:szCs w:val="27"/>
        </w:rPr>
      </w:pPr>
      <w:r>
        <w:rPr>
          <w:sz w:val="27"/>
          <w:szCs w:val="27"/>
        </w:rPr>
        <w:t>10:35. Judgment</w:t>
      </w:r>
      <w:r>
        <w:rPr>
          <w:rStyle w:val="pxsep"/>
        </w:rPr>
        <w:t xml:space="preserve">-- </w:t>
      </w:r>
      <w:r>
        <w:rPr>
          <w:sz w:val="27"/>
          <w:szCs w:val="27"/>
        </w:rPr>
        <w:t>Friendly suit</w:t>
      </w:r>
    </w:p>
    <w:p w14:paraId="7D5D2C51" w14:textId="77777777" w:rsidR="00FD3105" w:rsidRDefault="00FD3105">
      <w:pPr>
        <w:pStyle w:val="pxov"/>
        <w:rPr>
          <w:vanish/>
        </w:rPr>
      </w:pPr>
      <w:r>
        <w:rPr>
          <w:vanish/>
        </w:rPr>
        <w:t>FMS</w:t>
      </w:r>
    </w:p>
    <w:p w14:paraId="7A7A0985" w14:textId="77777777" w:rsidR="00FD3105" w:rsidRDefault="00FD3105">
      <w:pPr>
        <w:pStyle w:val="pxov"/>
        <w:rPr>
          <w:vanish/>
        </w:rPr>
      </w:pPr>
      <w:r>
        <w:rPr>
          <w:vanish/>
        </w:rPr>
        <w:t>LCV</w:t>
      </w:r>
    </w:p>
    <w:p w14:paraId="36CC3B50" w14:textId="77777777" w:rsidR="00FD3105" w:rsidRDefault="00FD3105">
      <w:pPr>
        <w:pStyle w:val="pxov"/>
        <w:rPr>
          <w:vanish/>
        </w:rPr>
      </w:pPr>
      <w:r>
        <w:rPr>
          <w:vanish/>
        </w:rPr>
        <w:t>LSC</w:t>
      </w:r>
    </w:p>
    <w:p w14:paraId="540C399D" w14:textId="77777777" w:rsidR="00FD3105" w:rsidRDefault="00FD3105">
      <w:pPr>
        <w:pStyle w:val="pxov"/>
        <w:rPr>
          <w:vanish/>
        </w:rPr>
      </w:pPr>
      <w:r>
        <w:rPr>
          <w:vanish/>
        </w:rPr>
        <w:t>LS7</w:t>
      </w:r>
    </w:p>
    <w:p w14:paraId="740B15CC" w14:textId="77777777" w:rsidR="00FD3105" w:rsidRDefault="00FD3105">
      <w:pPr>
        <w:pStyle w:val="pxov"/>
        <w:rPr>
          <w:vanish/>
        </w:rPr>
      </w:pPr>
      <w:r>
        <w:rPr>
          <w:vanish/>
        </w:rPr>
        <w:t>FCV</w:t>
      </w:r>
    </w:p>
    <w:p w14:paraId="6850242D" w14:textId="77777777" w:rsidR="00FD3105" w:rsidRDefault="00FD3105">
      <w:pPr>
        <w:pStyle w:val="pxov"/>
        <w:rPr>
          <w:vanish/>
        </w:rPr>
      </w:pPr>
      <w:r>
        <w:rPr>
          <w:vanish/>
        </w:rPr>
        <w:t>FLG</w:t>
      </w:r>
    </w:p>
    <w:p w14:paraId="6588AFEE" w14:textId="77777777" w:rsidR="00FD3105" w:rsidRDefault="00FD3105">
      <w:pPr>
        <w:pStyle w:val="pxformfcapfac"/>
        <w:jc w:val="center"/>
        <w:rPr>
          <w:sz w:val="24"/>
          <w:szCs w:val="24"/>
        </w:rPr>
      </w:pPr>
      <w:r>
        <w:rPr>
          <w:color w:val="FF0000"/>
          <w:sz w:val="20"/>
          <w:szCs w:val="20"/>
          <w:vertAlign w:val="superscript"/>
        </w:rPr>
        <w:t>►</w:t>
      </w:r>
      <w:r>
        <w:rPr>
          <w:sz w:val="24"/>
          <w:szCs w:val="24"/>
        </w:rPr>
        <w:fldChar w:fldCharType="begin"/>
      </w:r>
      <w:r>
        <w:rPr>
          <w:sz w:val="24"/>
          <w:szCs w:val="24"/>
        </w:rPr>
        <w:instrText>form.du="0"</w:instrText>
      </w:r>
      <w:r>
        <w:rPr>
          <w:sz w:val="24"/>
          <w:szCs w:val="24"/>
        </w:rPr>
        <w:fldChar w:fldCharType="end"/>
      </w:r>
      <w:r>
        <w:rPr>
          <w:sz w:val="24"/>
          <w:szCs w:val="24"/>
        </w:rPr>
        <w:fldChar w:fldCharType="begin"/>
      </w:r>
      <w:r>
        <w:rPr>
          <w:sz w:val="24"/>
          <w:szCs w:val="24"/>
        </w:rPr>
        <w:instrText>form.fid="I6ff3d3009fed11dfbf230000837214a9"</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fcap.ref="manual"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sz w:val="24"/>
          <w:szCs w:val="24"/>
        </w:rPr>
        <w:t xml:space="preserve">IN THE CIRCUIT COURT FOR </w:t>
      </w:r>
      <w:r>
        <w:rPr>
          <w:rStyle w:val="pxfinstr"/>
          <w:i/>
          <w:iCs/>
          <w:szCs w:val="24"/>
        </w:rPr>
        <w:t>[NAME OF COUNTY]</w:t>
      </w:r>
      <w:r>
        <w:rPr>
          <w:sz w:val="24"/>
          <w:szCs w:val="24"/>
        </w:rPr>
        <w:t>, FLORIDA</w:t>
      </w:r>
    </w:p>
    <w:p w14:paraId="47D238A5" w14:textId="77777777" w:rsidR="00FD3105" w:rsidRDefault="00FD3105">
      <w:pPr>
        <w:pStyle w:val="pxformfcaptbl"/>
        <w:ind w:left="500"/>
      </w:pPr>
      <w:r>
        <w:t xml:space="preserve"> </w:t>
      </w:r>
      <w:r>
        <w:rPr>
          <w:color w:val="FF0000"/>
          <w:sz w:val="20"/>
          <w:szCs w:val="20"/>
          <w:vertAlign w:val="superscript"/>
        </w:rPr>
        <w:t>►</w:t>
      </w:r>
      <w:r>
        <w:fldChar w:fldCharType="begin"/>
      </w:r>
      <w:r>
        <w:instrText>tbl.brace.end="7"</w:instrText>
      </w:r>
      <w:r>
        <w:fldChar w:fldCharType="end"/>
      </w:r>
      <w:r>
        <w:fldChar w:fldCharType="begin"/>
      </w:r>
      <w:r>
        <w:instrText>tbl.brace.start="1"</w:instrText>
      </w:r>
      <w:r>
        <w:fldChar w:fldCharType="end"/>
      </w:r>
      <w:r>
        <w:fldChar w:fldCharType="begin"/>
      </w:r>
      <w:r>
        <w:instrText>tbl.ident="I01WDSX"</w:instrText>
      </w:r>
      <w:r>
        <w:fldChar w:fldCharType="end"/>
      </w:r>
      <w:r>
        <w:fldChar w:fldCharType="begin"/>
      </w:r>
      <w:r>
        <w:instrText>tbl.uuid="I02NPLZ"</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66D3DD18"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68D5C2AC"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tgroup.cols="4"</w:instrText>
      </w:r>
      <w:r>
        <w:fldChar w:fldCharType="end"/>
      </w:r>
    </w:p>
    <w:p w14:paraId="6B9A4255"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colspec.colwidth="7*"</w:instrText>
      </w:r>
      <w:r>
        <w:fldChar w:fldCharType="end"/>
      </w:r>
    </w:p>
    <w:p w14:paraId="17EFAEC4"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colspec.colwidth="21*"</w:instrText>
      </w:r>
      <w:r>
        <w:fldChar w:fldCharType="end"/>
      </w:r>
    </w:p>
    <w:p w14:paraId="611060A7" w14:textId="77777777" w:rsidR="00FD3105" w:rsidRDefault="00FD3105">
      <w:pPr>
        <w:pStyle w:val="pxcolspec"/>
      </w:pPr>
      <w:r>
        <w:rPr>
          <w:color w:val="FF0000"/>
          <w:sz w:val="20"/>
          <w:szCs w:val="20"/>
          <w:vertAlign w:val="superscript"/>
        </w:rPr>
        <w:t>►</w:t>
      </w:r>
      <w:r>
        <w:fldChar w:fldCharType="begin"/>
      </w:r>
      <w:r>
        <w:instrText>colspec.align="center"</w:instrText>
      </w:r>
      <w:r>
        <w:fldChar w:fldCharType="end"/>
      </w:r>
      <w:r>
        <w:fldChar w:fldCharType="begin"/>
      </w:r>
      <w:r>
        <w:instrText>colspec.colname="3"</w:instrText>
      </w:r>
      <w:r>
        <w:fldChar w:fldCharType="end"/>
      </w:r>
      <w:r>
        <w:fldChar w:fldCharType="begin"/>
      </w:r>
      <w:r>
        <w:instrText>colspec.colnum="3"</w:instrText>
      </w:r>
      <w:r>
        <w:fldChar w:fldCharType="end"/>
      </w:r>
      <w:r>
        <w:fldChar w:fldCharType="begin"/>
      </w:r>
      <w:r>
        <w:instrText>colspec.colwidth="7*"</w:instrText>
      </w:r>
      <w:r>
        <w:fldChar w:fldCharType="end"/>
      </w:r>
    </w:p>
    <w:p w14:paraId="4C58E380" w14:textId="77777777" w:rsidR="00FD3105" w:rsidRDefault="00FD3105">
      <w:pPr>
        <w:pStyle w:val="pxcolspec"/>
      </w:pPr>
      <w:r>
        <w:rPr>
          <w:color w:val="FF0000"/>
          <w:sz w:val="20"/>
          <w:szCs w:val="20"/>
          <w:vertAlign w:val="superscript"/>
        </w:rPr>
        <w:t>►</w:t>
      </w:r>
      <w:r>
        <w:fldChar w:fldCharType="begin"/>
      </w:r>
      <w:r>
        <w:instrText>colspec.colname="4"</w:instrText>
      </w:r>
      <w:r>
        <w:fldChar w:fldCharType="end"/>
      </w:r>
      <w:r>
        <w:fldChar w:fldCharType="begin"/>
      </w:r>
      <w:r>
        <w:instrText>colspec.colnum="4"</w:instrText>
      </w:r>
      <w:r>
        <w:fldChar w:fldCharType="end"/>
      </w:r>
      <w:r>
        <w:fldChar w:fldCharType="begin"/>
      </w:r>
      <w:r>
        <w:instrText>colspec.colwidth="29*"</w:instrText>
      </w:r>
      <w:r>
        <w:fldChar w:fldCharType="end"/>
      </w:r>
    </w:p>
    <w:tbl>
      <w:tblPr>
        <w:tblW w:w="0" w:type="auto"/>
        <w:tblLayout w:type="fixed"/>
        <w:tblCellMar>
          <w:left w:w="0" w:type="dxa"/>
          <w:right w:w="0" w:type="dxa"/>
        </w:tblCellMar>
        <w:tblLook w:val="0000" w:firstRow="0" w:lastRow="0" w:firstColumn="0" w:lastColumn="0" w:noHBand="0" w:noVBand="0"/>
      </w:tblPr>
      <w:tblGrid>
        <w:gridCol w:w="2160"/>
        <w:gridCol w:w="2160"/>
        <w:gridCol w:w="2160"/>
        <w:gridCol w:w="2160"/>
      </w:tblGrid>
      <w:tr w:rsidR="00FD3105" w14:paraId="25CDB2D1" w14:textId="77777777">
        <w:tblPrEx>
          <w:tblCellMar>
            <w:top w:w="0" w:type="dxa"/>
            <w:left w:w="0" w:type="dxa"/>
            <w:bottom w:w="0" w:type="dxa"/>
            <w:right w:w="0" w:type="dxa"/>
          </w:tblCellMar>
        </w:tblPrEx>
        <w:tc>
          <w:tcPr>
            <w:tcW w:w="2160" w:type="dxa"/>
            <w:tcBorders>
              <w:top w:val="nil"/>
              <w:left w:val="nil"/>
              <w:bottom w:val="nil"/>
              <w:right w:val="nil"/>
            </w:tcBorders>
          </w:tcPr>
          <w:p w14:paraId="091C7082" w14:textId="77777777" w:rsidR="00FD3105" w:rsidRDefault="00FD3105">
            <w:r>
              <w:rPr>
                <w:color w:val="FF0000"/>
                <w:sz w:val="20"/>
                <w:szCs w:val="20"/>
                <w:vertAlign w:val="superscript"/>
              </w:rPr>
              <w:t>►</w:t>
            </w:r>
            <w:r>
              <w:fldChar w:fldCharType="begin"/>
            </w:r>
            <w:r>
              <w:instrText>tbody.valign="top"</w:instrText>
            </w:r>
            <w:r>
              <w:fldChar w:fldCharType="end"/>
            </w:r>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MINOR]</w:t>
            </w:r>
            <w:r>
              <w:rPr>
                <w:rStyle w:val="pxrowentry"/>
              </w:rPr>
              <w:t>,</w:t>
            </w:r>
          </w:p>
        </w:tc>
        <w:tc>
          <w:tcPr>
            <w:tcW w:w="2160" w:type="dxa"/>
            <w:tcBorders>
              <w:top w:val="nil"/>
              <w:left w:val="nil"/>
              <w:bottom w:val="nil"/>
              <w:right w:val="nil"/>
            </w:tcBorders>
          </w:tcPr>
          <w:p w14:paraId="2314D7E3" w14:textId="77777777" w:rsidR="00FD3105" w:rsidRDefault="00FD3105">
            <w:r>
              <w:rPr>
                <w:rStyle w:val="pxentry"/>
                <w:color w:val="FF0000"/>
                <w:sz w:val="20"/>
                <w:szCs w:val="20"/>
                <w:vertAlign w:val="superscript"/>
              </w:rPr>
              <w:t>►</w:t>
            </w:r>
            <w:r>
              <w:rPr>
                <w:rStyle w:val="pxentry"/>
              </w:rPr>
              <w:fldChar w:fldCharType="begin"/>
            </w:r>
            <w:r>
              <w:rPr>
                <w:rStyle w:val="pxentry"/>
              </w:rPr>
              <w:instrText>entry.morerows="6"</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vanish/>
              </w:rPr>
              <w:t>&amp;brace;</w:t>
            </w:r>
            <w:r>
              <w:rPr>
                <w:rStyle w:val="pxvis"/>
                <w:rFonts w:ascii="Times NewRoman" w:hAnsi="Times NewRoman"/>
                <w:b w:val="0"/>
                <w:sz w:val="24"/>
              </w:rPr>
              <w:t>}</w:t>
            </w:r>
          </w:p>
        </w:tc>
        <w:tc>
          <w:tcPr>
            <w:tcW w:w="2160" w:type="dxa"/>
            <w:tcBorders>
              <w:top w:val="nil"/>
              <w:left w:val="nil"/>
              <w:bottom w:val="nil"/>
              <w:right w:val="nil"/>
            </w:tcBorders>
          </w:tcPr>
          <w:p w14:paraId="71AADCD4"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42E6A827" w14:textId="77777777" w:rsidR="00FD3105" w:rsidRDefault="00FD3105"/>
        </w:tc>
      </w:tr>
      <w:tr w:rsidR="00FD3105" w14:paraId="3A6D89EA" w14:textId="77777777">
        <w:tblPrEx>
          <w:tblCellMar>
            <w:top w:w="0" w:type="dxa"/>
            <w:left w:w="0" w:type="dxa"/>
            <w:bottom w:w="0" w:type="dxa"/>
            <w:right w:w="0" w:type="dxa"/>
          </w:tblCellMar>
        </w:tblPrEx>
        <w:tc>
          <w:tcPr>
            <w:tcW w:w="2160" w:type="dxa"/>
            <w:tcBorders>
              <w:top w:val="nil"/>
              <w:left w:val="nil"/>
              <w:bottom w:val="nil"/>
              <w:right w:val="nil"/>
            </w:tcBorders>
          </w:tcPr>
          <w:p w14:paraId="5F51BCD0"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 xml:space="preserve">by </w:t>
            </w:r>
            <w:r>
              <w:rPr>
                <w:rStyle w:val="pxfinstr"/>
                <w:i/>
                <w:iCs/>
              </w:rPr>
              <w:t>[his/her]</w:t>
            </w:r>
            <w:r>
              <w:rPr>
                <w:rStyle w:val="pxrowentry"/>
              </w:rPr>
              <w:t xml:space="preserve"> next friend</w:t>
            </w:r>
          </w:p>
        </w:tc>
        <w:tc>
          <w:tcPr>
            <w:tcW w:w="2160" w:type="dxa"/>
            <w:tcBorders>
              <w:top w:val="nil"/>
              <w:left w:val="nil"/>
              <w:bottom w:val="nil"/>
              <w:right w:val="nil"/>
            </w:tcBorders>
          </w:tcPr>
          <w:p w14:paraId="5DC55CF0"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778B5A2C" w14:textId="77777777" w:rsidR="00FD3105" w:rsidRDefault="00FD3105"/>
        </w:tc>
        <w:tc>
          <w:tcPr>
            <w:tcW w:w="2160" w:type="dxa"/>
            <w:tcBorders>
              <w:top w:val="nil"/>
              <w:left w:val="nil"/>
              <w:bottom w:val="nil"/>
              <w:right w:val="nil"/>
            </w:tcBorders>
          </w:tcPr>
          <w:p w14:paraId="380F34E8" w14:textId="77777777" w:rsidR="00FD3105" w:rsidRDefault="00FD3105"/>
        </w:tc>
      </w:tr>
      <w:tr w:rsidR="00FD3105" w14:paraId="19E95DFA" w14:textId="77777777">
        <w:tblPrEx>
          <w:tblCellMar>
            <w:top w:w="0" w:type="dxa"/>
            <w:left w:w="0" w:type="dxa"/>
            <w:bottom w:w="0" w:type="dxa"/>
            <w:right w:w="0" w:type="dxa"/>
          </w:tblCellMar>
        </w:tblPrEx>
        <w:tc>
          <w:tcPr>
            <w:tcW w:w="2160" w:type="dxa"/>
            <w:tcBorders>
              <w:top w:val="nil"/>
              <w:left w:val="nil"/>
              <w:bottom w:val="nil"/>
              <w:right w:val="nil"/>
            </w:tcBorders>
          </w:tcPr>
          <w:p w14:paraId="1750A37D"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PARENT]</w:t>
            </w:r>
            <w:r>
              <w:rPr>
                <w:rStyle w:val="pxrowentry"/>
              </w:rPr>
              <w:t>,</w:t>
            </w:r>
          </w:p>
        </w:tc>
        <w:tc>
          <w:tcPr>
            <w:tcW w:w="2160" w:type="dxa"/>
            <w:tcBorders>
              <w:top w:val="nil"/>
              <w:left w:val="nil"/>
              <w:bottom w:val="nil"/>
              <w:right w:val="nil"/>
            </w:tcBorders>
          </w:tcPr>
          <w:p w14:paraId="0B9C9ED9"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1286934C" w14:textId="77777777" w:rsidR="00FD3105" w:rsidRDefault="00FD3105"/>
        </w:tc>
        <w:tc>
          <w:tcPr>
            <w:tcW w:w="2160" w:type="dxa"/>
            <w:tcBorders>
              <w:top w:val="nil"/>
              <w:left w:val="nil"/>
              <w:bottom w:val="nil"/>
              <w:right w:val="nil"/>
            </w:tcBorders>
          </w:tcPr>
          <w:p w14:paraId="4FCD8162" w14:textId="77777777" w:rsidR="00FD3105" w:rsidRDefault="00FD3105"/>
        </w:tc>
      </w:tr>
      <w:tr w:rsidR="00FD3105" w14:paraId="1E581F23" w14:textId="77777777">
        <w:tblPrEx>
          <w:tblCellMar>
            <w:top w:w="0" w:type="dxa"/>
            <w:left w:w="0" w:type="dxa"/>
            <w:bottom w:w="0" w:type="dxa"/>
            <w:right w:w="0" w:type="dxa"/>
          </w:tblCellMar>
        </w:tblPrEx>
        <w:tc>
          <w:tcPr>
            <w:tcW w:w="2160" w:type="dxa"/>
            <w:tcBorders>
              <w:top w:val="nil"/>
              <w:left w:val="nil"/>
              <w:bottom w:val="nil"/>
              <w:right w:val="nil"/>
            </w:tcBorders>
          </w:tcPr>
          <w:p w14:paraId="28C6FD57"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74F1AAF3"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Plaintiffs,</w:t>
            </w:r>
          </w:p>
        </w:tc>
        <w:tc>
          <w:tcPr>
            <w:tcW w:w="2160" w:type="dxa"/>
            <w:tcBorders>
              <w:top w:val="nil"/>
              <w:left w:val="nil"/>
              <w:bottom w:val="nil"/>
              <w:right w:val="nil"/>
            </w:tcBorders>
          </w:tcPr>
          <w:p w14:paraId="76381CE4"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61B95754" w14:textId="77777777" w:rsidR="00FD3105" w:rsidRDefault="00FD3105"/>
        </w:tc>
      </w:tr>
      <w:tr w:rsidR="00FD3105" w14:paraId="19844B8E" w14:textId="77777777">
        <w:tblPrEx>
          <w:tblCellMar>
            <w:top w:w="0" w:type="dxa"/>
            <w:left w:w="0" w:type="dxa"/>
            <w:bottom w:w="0" w:type="dxa"/>
            <w:right w:w="0" w:type="dxa"/>
          </w:tblCellMar>
        </w:tblPrEx>
        <w:tc>
          <w:tcPr>
            <w:tcW w:w="2160" w:type="dxa"/>
            <w:tcBorders>
              <w:top w:val="nil"/>
              <w:left w:val="nil"/>
              <w:bottom w:val="nil"/>
              <w:right w:val="nil"/>
            </w:tcBorders>
          </w:tcPr>
          <w:p w14:paraId="35AF5197"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entry.align="left"</w:instrText>
            </w:r>
            <w:r>
              <w:rPr>
                <w:rStyle w:val="pxrowentry"/>
              </w:rPr>
              <w:fldChar w:fldCharType="end"/>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v.</w:t>
            </w:r>
          </w:p>
        </w:tc>
        <w:tc>
          <w:tcPr>
            <w:tcW w:w="2160" w:type="dxa"/>
            <w:tcBorders>
              <w:top w:val="nil"/>
              <w:left w:val="nil"/>
              <w:bottom w:val="nil"/>
              <w:right w:val="nil"/>
            </w:tcBorders>
          </w:tcPr>
          <w:p w14:paraId="21D9D976"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 xml:space="preserve">CASE </w:t>
            </w:r>
            <w:r>
              <w:rPr>
                <w:rStyle w:val="pxfinstr"/>
                <w:i/>
                <w:iCs/>
              </w:rPr>
              <w:t>[CASE NUMBER]</w:t>
            </w:r>
          </w:p>
        </w:tc>
        <w:tc>
          <w:tcPr>
            <w:tcW w:w="2160" w:type="dxa"/>
            <w:tcBorders>
              <w:top w:val="nil"/>
              <w:left w:val="nil"/>
              <w:bottom w:val="nil"/>
              <w:right w:val="nil"/>
            </w:tcBorders>
          </w:tcPr>
          <w:p w14:paraId="3D7841E9" w14:textId="77777777" w:rsidR="00FD3105" w:rsidRDefault="00FD3105"/>
        </w:tc>
        <w:tc>
          <w:tcPr>
            <w:tcW w:w="2160" w:type="dxa"/>
            <w:tcBorders>
              <w:top w:val="nil"/>
              <w:left w:val="nil"/>
              <w:bottom w:val="nil"/>
              <w:right w:val="nil"/>
            </w:tcBorders>
          </w:tcPr>
          <w:p w14:paraId="49854A68" w14:textId="77777777" w:rsidR="00FD3105" w:rsidRDefault="00FD3105"/>
        </w:tc>
      </w:tr>
      <w:tr w:rsidR="00FD3105" w14:paraId="1CF59615" w14:textId="77777777">
        <w:tblPrEx>
          <w:tblCellMar>
            <w:top w:w="0" w:type="dxa"/>
            <w:left w:w="0" w:type="dxa"/>
            <w:bottom w:w="0" w:type="dxa"/>
            <w:right w:w="0" w:type="dxa"/>
          </w:tblCellMar>
        </w:tblPrEx>
        <w:tc>
          <w:tcPr>
            <w:tcW w:w="2160" w:type="dxa"/>
            <w:tcBorders>
              <w:top w:val="nil"/>
              <w:left w:val="nil"/>
              <w:bottom w:val="nil"/>
              <w:right w:val="nil"/>
            </w:tcBorders>
          </w:tcPr>
          <w:p w14:paraId="03533CEA"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DEFENDANT]</w:t>
            </w:r>
          </w:p>
        </w:tc>
        <w:tc>
          <w:tcPr>
            <w:tcW w:w="2160" w:type="dxa"/>
            <w:tcBorders>
              <w:top w:val="nil"/>
              <w:left w:val="nil"/>
              <w:bottom w:val="nil"/>
              <w:right w:val="nil"/>
            </w:tcBorders>
          </w:tcPr>
          <w:p w14:paraId="2B548492"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646EAB48" w14:textId="77777777" w:rsidR="00FD3105" w:rsidRDefault="00FD3105"/>
        </w:tc>
        <w:tc>
          <w:tcPr>
            <w:tcW w:w="2160" w:type="dxa"/>
            <w:tcBorders>
              <w:top w:val="nil"/>
              <w:left w:val="nil"/>
              <w:bottom w:val="nil"/>
              <w:right w:val="nil"/>
            </w:tcBorders>
          </w:tcPr>
          <w:p w14:paraId="04ADDCA0" w14:textId="77777777" w:rsidR="00FD3105" w:rsidRDefault="00FD3105"/>
        </w:tc>
      </w:tr>
      <w:tr w:rsidR="00FD3105" w14:paraId="3F6DF7F9" w14:textId="77777777">
        <w:tblPrEx>
          <w:tblCellMar>
            <w:top w:w="0" w:type="dxa"/>
            <w:left w:w="0" w:type="dxa"/>
            <w:bottom w:w="0" w:type="dxa"/>
            <w:right w:w="0" w:type="dxa"/>
          </w:tblCellMar>
        </w:tblPrEx>
        <w:tc>
          <w:tcPr>
            <w:tcW w:w="2160" w:type="dxa"/>
            <w:tcBorders>
              <w:top w:val="nil"/>
              <w:left w:val="nil"/>
              <w:bottom w:val="nil"/>
              <w:right w:val="nil"/>
            </w:tcBorders>
          </w:tcPr>
          <w:p w14:paraId="148B60B3"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420967ED"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Defendant.</w:t>
            </w:r>
          </w:p>
        </w:tc>
        <w:tc>
          <w:tcPr>
            <w:tcW w:w="2160" w:type="dxa"/>
            <w:tcBorders>
              <w:top w:val="nil"/>
              <w:left w:val="nil"/>
              <w:bottom w:val="nil"/>
              <w:right w:val="nil"/>
            </w:tcBorders>
          </w:tcPr>
          <w:p w14:paraId="7DE4D213"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4E5C2115" w14:textId="77777777" w:rsidR="00FD3105" w:rsidRDefault="00FD3105"/>
        </w:tc>
      </w:tr>
    </w:tbl>
    <w:p w14:paraId="78CEE106" w14:textId="77777777" w:rsidR="00FD3105" w:rsidRDefault="00FD3105">
      <w:pPr>
        <w:pStyle w:val="pxtbody"/>
      </w:pPr>
    </w:p>
    <w:p w14:paraId="339B8DA7" w14:textId="77777777" w:rsidR="00FD3105" w:rsidRDefault="00FD3105"/>
    <w:p w14:paraId="71961DDA" w14:textId="77777777" w:rsidR="00FD3105" w:rsidRDefault="00FD3105">
      <w:pPr>
        <w:pStyle w:val="pxformhac"/>
        <w:spacing w:before="180"/>
        <w:jc w:val="center"/>
      </w:pPr>
      <w:r>
        <w:t xml:space="preserve">FINAL JUDGMENT </w:t>
      </w:r>
    </w:p>
    <w:p w14:paraId="27041A66"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p.ct.id="3d29be30775711ee8e1ba9ecff0bf883|35|10:35"</w:instrText>
      </w:r>
      <w:r>
        <w:fldChar w:fldCharType="end"/>
      </w:r>
      <w:r>
        <w:t>This action was heard on the stipulation of settlement of the parties. The next friend of the minor plaintiff was present in court and all parties were represented by their attorneys. The court reviewed the medical reports and questioned the next friend and is satisfied that the parties understand the settlement. The court finds that the settlement should be approved, so</w:t>
      </w:r>
    </w:p>
    <w:p w14:paraId="63758B9A"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p.ct.id="3d29be30775711ee8e1ba9ecff0bf883|35|10:35"</w:instrText>
      </w:r>
      <w:r>
        <w:fldChar w:fldCharType="end"/>
      </w:r>
      <w:r>
        <w:t>IT IS ADJUDGED that:</w:t>
      </w:r>
    </w:p>
    <w:p w14:paraId="2F7976E7" w14:textId="77777777" w:rsidR="00FD3105" w:rsidRDefault="00FD3105">
      <w:pPr>
        <w:pStyle w:val="pxformfl"/>
        <w:ind w:left="500"/>
      </w:pPr>
      <w:r>
        <w:t xml:space="preserve"> </w:t>
      </w:r>
    </w:p>
    <w:p w14:paraId="61D33B3B"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1. </w:t>
      </w:r>
    </w:p>
    <w:p w14:paraId="7F9432ED"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p.ct.id="3d29be30775711ee8e1ba9ecff0bf883|35|10:35"</w:instrText>
      </w:r>
      <w:r>
        <w:fldChar w:fldCharType="end"/>
      </w:r>
      <w:r>
        <w:t>The stipulation of settlement filed in this action is approved.</w:t>
      </w:r>
    </w:p>
    <w:p w14:paraId="7372AEE6"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2. </w:t>
      </w:r>
    </w:p>
    <w:p w14:paraId="11AC90B0"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p.ct.id="3d29be30775711ee8e1ba9ecff0bf883|35|10:35"</w:instrText>
      </w:r>
      <w:r>
        <w:fldChar w:fldCharType="end"/>
      </w:r>
      <w:r>
        <w:t xml:space="preserve">The next friend of the minor plaintiff, </w:t>
      </w:r>
      <w:r>
        <w:rPr>
          <w:rStyle w:val="pxfinstr"/>
          <w:i/>
          <w:iCs/>
        </w:rPr>
        <w:t>[NAME OF PARENT]</w:t>
      </w:r>
      <w:r>
        <w:t>, is authorized to collect the proceeds of the settlement and to execute and to deliver a release and satisfaction to defendant on behalf of the minor plaintiff.</w:t>
      </w:r>
    </w:p>
    <w:p w14:paraId="24376F67"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3. </w:t>
      </w:r>
    </w:p>
    <w:p w14:paraId="7DB9967C"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p.ct.id="3d29be30775711ee8e1ba9ecff0bf883|35|10:35"</w:instrText>
      </w:r>
      <w:r>
        <w:fldChar w:fldCharType="end"/>
      </w:r>
      <w:r>
        <w:t xml:space="preserve">Plaintiffs </w:t>
      </w:r>
      <w:r>
        <w:rPr>
          <w:rStyle w:val="pxfinstr"/>
          <w:i/>
          <w:iCs/>
        </w:rPr>
        <w:t>[NAMES OF PLAINTIFFS]</w:t>
      </w:r>
      <w:r>
        <w:t xml:space="preserve"> take nothing by this action and defendant </w:t>
      </w:r>
      <w:r>
        <w:rPr>
          <w:rStyle w:val="pxfinstr"/>
          <w:i/>
          <w:iCs/>
        </w:rPr>
        <w:t>[NAME OF DEFENDANT]</w:t>
      </w:r>
      <w:r>
        <w:t xml:space="preserve"> goes hence without day.</w:t>
      </w:r>
    </w:p>
    <w:p w14:paraId="53CF0B9B"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4. </w:t>
      </w:r>
    </w:p>
    <w:p w14:paraId="48FD1D30"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p.ct.id="3d29be30775711ee8e1ba9ecff0bf883|35|10:35"</w:instrText>
      </w:r>
      <w:r>
        <w:fldChar w:fldCharType="end"/>
      </w:r>
      <w:r>
        <w:t>The next friend shall file a bond with the clerk of this court in the penal sum of $</w:t>
      </w:r>
      <w:r>
        <w:rPr>
          <w:rStyle w:val="pxfinstr"/>
          <w:i/>
          <w:iCs/>
        </w:rPr>
        <w:t>[dollar amount of bond]</w:t>
      </w:r>
      <w:r>
        <w:t xml:space="preserve"> in favor of the minor plaintiff conditioned to properly administer and disburse the proceeds of the settlement before accepting the proceeds. The bond shall be approved by the clerk.</w:t>
      </w:r>
    </w:p>
    <w:p w14:paraId="31559926"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p.ct.id="3d29be30775711ee8e1ba9ecff0bf883|35|10:35"</w:instrText>
      </w:r>
      <w:r>
        <w:fldChar w:fldCharType="end"/>
      </w:r>
      <w:r>
        <w:t xml:space="preserve">ORDERED at </w:t>
      </w:r>
      <w:r>
        <w:rPr>
          <w:rStyle w:val="pxfinstr"/>
          <w:i/>
          <w:iCs/>
        </w:rPr>
        <w:t>[name of city]</w:t>
      </w:r>
      <w:r>
        <w:t xml:space="preserve">, Florida on </w:t>
      </w:r>
      <w:r>
        <w:rPr>
          <w:rStyle w:val="pxfinstr"/>
          <w:i/>
          <w:iCs/>
        </w:rPr>
        <w:t>[date of judgment]</w:t>
      </w:r>
      <w:r>
        <w:t>.</w:t>
      </w:r>
    </w:p>
    <w:p w14:paraId="3BE1110F" w14:textId="77777777" w:rsidR="00FD3105" w:rsidRDefault="00FD3105">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44584683" w14:textId="77777777" w:rsidR="00FD3105" w:rsidRDefault="00FD3105">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judge]</w:t>
      </w:r>
    </w:p>
    <w:p w14:paraId="0995F62C"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judge]</w:t>
      </w:r>
    </w:p>
    <w:p w14:paraId="59119CA5" w14:textId="77777777" w:rsidR="00FD3105" w:rsidRDefault="00FD3105">
      <w:pPr>
        <w:pStyle w:val="pxformfsigtbl"/>
        <w:ind w:left="500"/>
      </w:pPr>
      <w:r>
        <w:t xml:space="preserve"> </w:t>
      </w:r>
      <w:r>
        <w:rPr>
          <w:color w:val="FF0000"/>
          <w:sz w:val="20"/>
          <w:szCs w:val="20"/>
          <w:vertAlign w:val="superscript"/>
        </w:rPr>
        <w:t>►</w:t>
      </w:r>
      <w:r>
        <w:fldChar w:fldCharType="begin"/>
      </w:r>
      <w:r>
        <w:instrText>tbl.ident="I011SJI"</w:instrText>
      </w:r>
      <w:r>
        <w:fldChar w:fldCharType="end"/>
      </w:r>
      <w:r>
        <w:fldChar w:fldCharType="begin"/>
      </w:r>
      <w:r>
        <w:instrText>tbl.uuid="I06P3X3"</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13B35BA8"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62CFFD38"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tgroup.cols="2"</w:instrText>
      </w:r>
      <w:r>
        <w:fldChar w:fldCharType="end"/>
      </w:r>
    </w:p>
    <w:p w14:paraId="6032283B"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colspec.colwidth="17*"</w:instrText>
      </w:r>
      <w:r>
        <w:fldChar w:fldCharType="end"/>
      </w:r>
    </w:p>
    <w:p w14:paraId="7F3E45EF"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colspec.colwidth="111*"</w:instrText>
      </w:r>
      <w:r>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D3105" w14:paraId="1938DC1C" w14:textId="77777777">
        <w:tblPrEx>
          <w:tblCellMar>
            <w:top w:w="0" w:type="dxa"/>
            <w:left w:w="0" w:type="dxa"/>
            <w:bottom w:w="0" w:type="dxa"/>
            <w:right w:w="0" w:type="dxa"/>
          </w:tblCellMar>
        </w:tblPrEx>
        <w:tc>
          <w:tcPr>
            <w:tcW w:w="4320" w:type="dxa"/>
            <w:tcBorders>
              <w:top w:val="nil"/>
              <w:left w:val="nil"/>
              <w:bottom w:val="nil"/>
              <w:right w:val="nil"/>
            </w:tcBorders>
          </w:tcPr>
          <w:p w14:paraId="130DCE40"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Copies to:</w:t>
            </w:r>
          </w:p>
        </w:tc>
        <w:tc>
          <w:tcPr>
            <w:tcW w:w="4320" w:type="dxa"/>
            <w:tcBorders>
              <w:top w:val="nil"/>
              <w:left w:val="nil"/>
              <w:bottom w:val="nil"/>
              <w:right w:val="nil"/>
            </w:tcBorders>
          </w:tcPr>
          <w:p w14:paraId="13AE1A6F"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r w:rsidR="00FD3105" w14:paraId="7821318D" w14:textId="77777777">
        <w:tblPrEx>
          <w:tblCellMar>
            <w:top w:w="0" w:type="dxa"/>
            <w:left w:w="0" w:type="dxa"/>
            <w:bottom w:w="0" w:type="dxa"/>
            <w:right w:w="0" w:type="dxa"/>
          </w:tblCellMar>
        </w:tblPrEx>
        <w:tc>
          <w:tcPr>
            <w:tcW w:w="4320" w:type="dxa"/>
            <w:tcBorders>
              <w:top w:val="nil"/>
              <w:left w:val="nil"/>
              <w:bottom w:val="nil"/>
              <w:right w:val="nil"/>
            </w:tcBorders>
          </w:tcPr>
          <w:p w14:paraId="3560D219"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4320" w:type="dxa"/>
            <w:tcBorders>
              <w:top w:val="nil"/>
              <w:left w:val="nil"/>
              <w:bottom w:val="nil"/>
              <w:right w:val="nil"/>
            </w:tcBorders>
          </w:tcPr>
          <w:p w14:paraId="5E68DE33"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bl>
    <w:p w14:paraId="2C76E50F" w14:textId="77777777" w:rsidR="00FD3105" w:rsidRDefault="00FD3105">
      <w:pPr>
        <w:pStyle w:val="pxtbody"/>
      </w:pPr>
    </w:p>
    <w:p w14:paraId="683E4D95" w14:textId="77777777" w:rsidR="00FD3105" w:rsidRDefault="00FD3105"/>
    <w:p w14:paraId="393344DD" w14:textId="77777777" w:rsidR="00FD3105" w:rsidRDefault="00FD3105">
      <w:pPr>
        <w:pStyle w:val="pxcomnt"/>
      </w:pPr>
    </w:p>
    <w:p w14:paraId="7EE5B629" w14:textId="77777777" w:rsidR="00FD3105" w:rsidRDefault="00FD3105">
      <w:pPr>
        <w:pStyle w:val="pxhac"/>
        <w:spacing w:before="180"/>
        <w:jc w:val="center"/>
      </w:pPr>
      <w:r>
        <w:rPr>
          <w:rStyle w:val="pxb"/>
          <w:b/>
          <w:bCs/>
        </w:rPr>
        <w:t>Author's Comment</w:t>
      </w:r>
    </w:p>
    <w:p w14:paraId="4D8A47F7"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p.ct.id="3d29be30775711ee8e1ba9ecff0bf883|35|10:35"</w:instrText>
      </w:r>
      <w:r>
        <w:fldChar w:fldCharType="end"/>
      </w:r>
      <w:r>
        <w:t>This form is for settlement of a personal injury claim of a minor. Paragraph 4 is deleted if no bond is required.</w:t>
      </w:r>
    </w:p>
    <w:p w14:paraId="4CF7BF59" w14:textId="77777777" w:rsidR="00FD3105" w:rsidRDefault="00FD3105">
      <w:pPr>
        <w:pStyle w:val="pxs"/>
        <w:spacing w:before="180"/>
        <w:rPr>
          <w:sz w:val="27"/>
          <w:szCs w:val="27"/>
        </w:rPr>
      </w:pPr>
      <w:r>
        <w:rPr>
          <w:sz w:val="27"/>
          <w:szCs w:val="27"/>
        </w:rPr>
        <w:t>10:36. Judgment</w:t>
      </w:r>
      <w:r>
        <w:rPr>
          <w:rStyle w:val="pxsep"/>
        </w:rPr>
        <w:t xml:space="preserve">-- </w:t>
      </w:r>
      <w:r>
        <w:rPr>
          <w:sz w:val="27"/>
          <w:szCs w:val="27"/>
        </w:rPr>
        <w:t>Garnishment writ</w:t>
      </w:r>
    </w:p>
    <w:p w14:paraId="57749365" w14:textId="77777777" w:rsidR="00FD3105" w:rsidRDefault="00FD3105">
      <w:pPr>
        <w:pStyle w:val="pxformfcapfac"/>
        <w:jc w:val="center"/>
        <w:rPr>
          <w:sz w:val="24"/>
          <w:szCs w:val="24"/>
        </w:rPr>
      </w:pPr>
      <w:r>
        <w:rPr>
          <w:color w:val="FF0000"/>
          <w:sz w:val="20"/>
          <w:szCs w:val="20"/>
          <w:vertAlign w:val="superscript"/>
        </w:rPr>
        <w:t>►</w:t>
      </w:r>
      <w:r>
        <w:rPr>
          <w:sz w:val="24"/>
          <w:szCs w:val="24"/>
        </w:rPr>
        <w:fldChar w:fldCharType="begin"/>
      </w:r>
      <w:r>
        <w:rPr>
          <w:sz w:val="24"/>
          <w:szCs w:val="24"/>
        </w:rPr>
        <w:instrText>form.du="0"</w:instrText>
      </w:r>
      <w:r>
        <w:rPr>
          <w:sz w:val="24"/>
          <w:szCs w:val="24"/>
        </w:rPr>
        <w:fldChar w:fldCharType="end"/>
      </w:r>
      <w:r>
        <w:rPr>
          <w:sz w:val="24"/>
          <w:szCs w:val="24"/>
        </w:rPr>
        <w:fldChar w:fldCharType="begin"/>
      </w:r>
      <w:r>
        <w:rPr>
          <w:sz w:val="24"/>
          <w:szCs w:val="24"/>
        </w:rPr>
        <w:instrText>form.fid="I221a12500be011e2b6c10000837bc6dd"</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fcap.ref="manual"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sz w:val="24"/>
          <w:szCs w:val="24"/>
        </w:rPr>
        <w:t xml:space="preserve">IN THE CIRCUIT COURT FOR </w:t>
      </w:r>
      <w:r>
        <w:rPr>
          <w:rStyle w:val="pxfinstr"/>
          <w:i/>
          <w:iCs/>
          <w:szCs w:val="24"/>
        </w:rPr>
        <w:t>[NAME OF COUNTY]</w:t>
      </w:r>
      <w:r>
        <w:rPr>
          <w:sz w:val="24"/>
          <w:szCs w:val="24"/>
        </w:rPr>
        <w:t>, FLORIDA</w:t>
      </w:r>
    </w:p>
    <w:p w14:paraId="2E477045" w14:textId="77777777" w:rsidR="00FD3105" w:rsidRDefault="00FD3105">
      <w:pPr>
        <w:pStyle w:val="pxformfcaptbl"/>
        <w:ind w:left="500"/>
      </w:pPr>
      <w:r>
        <w:t xml:space="preserve"> </w:t>
      </w:r>
      <w:r>
        <w:rPr>
          <w:color w:val="FF0000"/>
          <w:sz w:val="20"/>
          <w:szCs w:val="20"/>
          <w:vertAlign w:val="superscript"/>
        </w:rPr>
        <w:t>►</w:t>
      </w:r>
      <w:r>
        <w:fldChar w:fldCharType="begin"/>
      </w:r>
      <w:r>
        <w:instrText>tbl.brace.end="9"</w:instrText>
      </w:r>
      <w:r>
        <w:fldChar w:fldCharType="end"/>
      </w:r>
      <w:r>
        <w:fldChar w:fldCharType="begin"/>
      </w:r>
      <w:r>
        <w:instrText>tbl.brace.start="1"</w:instrText>
      </w:r>
      <w:r>
        <w:fldChar w:fldCharType="end"/>
      </w:r>
      <w:r>
        <w:fldChar w:fldCharType="begin"/>
      </w:r>
      <w:r>
        <w:instrText>tbl.ident="I02AN3R"</w:instrText>
      </w:r>
      <w:r>
        <w:fldChar w:fldCharType="end"/>
      </w:r>
      <w:r>
        <w:fldChar w:fldCharType="begin"/>
      </w:r>
      <w:r>
        <w:instrText>tbl.uuid="I022PCO"</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05AAD419" w14:textId="77777777" w:rsidR="00FD3105" w:rsidRDefault="00FD3105">
      <w:pPr>
        <w:pStyle w:val="pxtable"/>
      </w:pPr>
      <w:r>
        <w:rPr>
          <w:color w:val="FF0000"/>
          <w:sz w:val="20"/>
          <w:szCs w:val="20"/>
          <w:vertAlign w:val="superscript"/>
        </w:rPr>
        <w:t>►</w:t>
      </w:r>
      <w:r>
        <w:fldChar w:fldCharType="begin"/>
      </w:r>
      <w:r>
        <w:instrText>table.tabstyle="formcol"</w:instrText>
      </w:r>
      <w:r>
        <w:fldChar w:fldCharType="end"/>
      </w:r>
      <w:r>
        <w:fldChar w:fldCharType="begin"/>
      </w:r>
      <w:r>
        <w:instrText>table.resize="same"</w:instrText>
      </w:r>
      <w:r>
        <w:fldChar w:fldCharType="end"/>
      </w:r>
    </w:p>
    <w:p w14:paraId="05976C12"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tgroup.cols="5"</w:instrText>
      </w:r>
      <w:r>
        <w:fldChar w:fldCharType="end"/>
      </w:r>
    </w:p>
    <w:p w14:paraId="1D19AFBB"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colspec.colwidth="14*"</w:instrText>
      </w:r>
      <w:r>
        <w:fldChar w:fldCharType="end"/>
      </w:r>
    </w:p>
    <w:p w14:paraId="7D774D74"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colspec.colwidth="30*"</w:instrText>
      </w:r>
      <w:r>
        <w:fldChar w:fldCharType="end"/>
      </w:r>
    </w:p>
    <w:p w14:paraId="64E36801" w14:textId="77777777" w:rsidR="00FD3105" w:rsidRDefault="00FD3105">
      <w:pPr>
        <w:pStyle w:val="pxcolspec"/>
      </w:pPr>
      <w:r>
        <w:rPr>
          <w:color w:val="FF0000"/>
          <w:sz w:val="20"/>
          <w:szCs w:val="20"/>
          <w:vertAlign w:val="superscript"/>
        </w:rPr>
        <w:t>►</w:t>
      </w:r>
      <w:r>
        <w:fldChar w:fldCharType="begin"/>
      </w:r>
      <w:r>
        <w:instrText>colspec.colname="3"</w:instrText>
      </w:r>
      <w:r>
        <w:fldChar w:fldCharType="end"/>
      </w:r>
      <w:r>
        <w:fldChar w:fldCharType="begin"/>
      </w:r>
      <w:r>
        <w:instrText>colspec.colnum="3"</w:instrText>
      </w:r>
      <w:r>
        <w:fldChar w:fldCharType="end"/>
      </w:r>
      <w:r>
        <w:fldChar w:fldCharType="begin"/>
      </w:r>
      <w:r>
        <w:instrText>colspec.colwidth="60*"</w:instrText>
      </w:r>
      <w:r>
        <w:fldChar w:fldCharType="end"/>
      </w:r>
    </w:p>
    <w:p w14:paraId="0319DACA" w14:textId="77777777" w:rsidR="00FD3105" w:rsidRDefault="00FD3105">
      <w:pPr>
        <w:pStyle w:val="pxcolspec"/>
      </w:pPr>
      <w:r>
        <w:rPr>
          <w:color w:val="FF0000"/>
          <w:sz w:val="20"/>
          <w:szCs w:val="20"/>
          <w:vertAlign w:val="superscript"/>
        </w:rPr>
        <w:t>►</w:t>
      </w:r>
      <w:r>
        <w:fldChar w:fldCharType="begin"/>
      </w:r>
      <w:r>
        <w:instrText>colspec.colname="4"</w:instrText>
      </w:r>
      <w:r>
        <w:fldChar w:fldCharType="end"/>
      </w:r>
      <w:r>
        <w:fldChar w:fldCharType="begin"/>
      </w:r>
      <w:r>
        <w:instrText>colspec.colnum="4"</w:instrText>
      </w:r>
      <w:r>
        <w:fldChar w:fldCharType="end"/>
      </w:r>
      <w:r>
        <w:fldChar w:fldCharType="begin"/>
      </w:r>
      <w:r>
        <w:instrText>colspec.colwidth="23*"</w:instrText>
      </w:r>
      <w:r>
        <w:fldChar w:fldCharType="end"/>
      </w:r>
    </w:p>
    <w:p w14:paraId="11EB247E" w14:textId="77777777" w:rsidR="00FD3105" w:rsidRDefault="00FD3105">
      <w:pPr>
        <w:pStyle w:val="pxcolspec"/>
      </w:pPr>
      <w:r>
        <w:rPr>
          <w:color w:val="FF0000"/>
          <w:sz w:val="20"/>
          <w:szCs w:val="20"/>
          <w:vertAlign w:val="superscript"/>
        </w:rPr>
        <w:t>►</w:t>
      </w:r>
      <w:r>
        <w:fldChar w:fldCharType="begin"/>
      </w:r>
      <w:r>
        <w:instrText>colspec.colname="5"</w:instrText>
      </w:r>
      <w:r>
        <w:fldChar w:fldCharType="end"/>
      </w:r>
      <w:r>
        <w:fldChar w:fldCharType="begin"/>
      </w:r>
      <w:r>
        <w:instrText>colspec.colnum="5"</w:instrText>
      </w:r>
      <w:r>
        <w:fldChar w:fldCharType="end"/>
      </w:r>
      <w:r>
        <w:fldChar w:fldCharType="begin"/>
      </w:r>
      <w:r>
        <w:instrText>colspec.colwidth="62*"</w:instrText>
      </w:r>
      <w:r>
        <w:fldChar w:fldCharType="end"/>
      </w:r>
    </w:p>
    <w:tbl>
      <w:tblPr>
        <w:tblW w:w="0" w:type="auto"/>
        <w:tblLayout w:type="fixed"/>
        <w:tblCellMar>
          <w:left w:w="0" w:type="dxa"/>
          <w:right w:w="0" w:type="dxa"/>
        </w:tblCellMar>
        <w:tblLook w:val="0000" w:firstRow="0" w:lastRow="0" w:firstColumn="0" w:lastColumn="0" w:noHBand="0" w:noVBand="0"/>
      </w:tblPr>
      <w:tblGrid>
        <w:gridCol w:w="1728"/>
        <w:gridCol w:w="1728"/>
        <w:gridCol w:w="1728"/>
        <w:gridCol w:w="1728"/>
        <w:gridCol w:w="1728"/>
      </w:tblGrid>
      <w:tr w:rsidR="00FD3105" w14:paraId="27EA50C1" w14:textId="77777777">
        <w:tblPrEx>
          <w:tblCellMar>
            <w:top w:w="0" w:type="dxa"/>
            <w:left w:w="0" w:type="dxa"/>
            <w:bottom w:w="0" w:type="dxa"/>
            <w:right w:w="0" w:type="dxa"/>
          </w:tblCellMar>
        </w:tblPrEx>
        <w:tc>
          <w:tcPr>
            <w:tcW w:w="1728" w:type="dxa"/>
            <w:tcBorders>
              <w:top w:val="nil"/>
              <w:left w:val="nil"/>
              <w:bottom w:val="nil"/>
              <w:right w:val="nil"/>
            </w:tcBorders>
          </w:tcPr>
          <w:p w14:paraId="04E3B698"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entry.nameend="3"</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PLAINTIFF]</w:t>
            </w:r>
            <w:r>
              <w:rPr>
                <w:rStyle w:val="pxrowentry"/>
              </w:rPr>
              <w:t>,</w:t>
            </w:r>
          </w:p>
        </w:tc>
        <w:tc>
          <w:tcPr>
            <w:tcW w:w="1728" w:type="dxa"/>
            <w:tcBorders>
              <w:top w:val="nil"/>
              <w:left w:val="nil"/>
              <w:bottom w:val="nil"/>
              <w:right w:val="nil"/>
            </w:tcBorders>
          </w:tcPr>
          <w:p w14:paraId="2EE08DE8" w14:textId="77777777" w:rsidR="00FD3105" w:rsidRDefault="00FD3105">
            <w:r>
              <w:rPr>
                <w:rStyle w:val="pxentry"/>
                <w:color w:val="FF0000"/>
                <w:sz w:val="20"/>
                <w:szCs w:val="20"/>
                <w:vertAlign w:val="superscript"/>
              </w:rPr>
              <w:t>►</w:t>
            </w:r>
            <w:r>
              <w:rPr>
                <w:rStyle w:val="pxentry"/>
              </w:rPr>
              <w:fldChar w:fldCharType="begin"/>
            </w:r>
            <w:r>
              <w:rPr>
                <w:rStyle w:val="pxentry"/>
              </w:rPr>
              <w:instrText>entry.morerows="8"</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vanish/>
              </w:rPr>
              <w:t>&amp;brace;</w:t>
            </w:r>
            <w:r>
              <w:rPr>
                <w:rStyle w:val="pxvis"/>
                <w:rFonts w:ascii="Times NewRoman" w:hAnsi="Times NewRoman"/>
                <w:b w:val="0"/>
                <w:sz w:val="24"/>
              </w:rPr>
              <w:t>}</w:t>
            </w:r>
          </w:p>
        </w:tc>
        <w:tc>
          <w:tcPr>
            <w:tcW w:w="1728" w:type="dxa"/>
            <w:tcBorders>
              <w:top w:val="nil"/>
              <w:left w:val="nil"/>
              <w:bottom w:val="nil"/>
              <w:right w:val="nil"/>
            </w:tcBorders>
          </w:tcPr>
          <w:p w14:paraId="77B0C8F5" w14:textId="77777777" w:rsidR="00FD3105" w:rsidRDefault="00FD3105"/>
        </w:tc>
        <w:tc>
          <w:tcPr>
            <w:tcW w:w="1728" w:type="dxa"/>
            <w:tcBorders>
              <w:top w:val="nil"/>
              <w:left w:val="nil"/>
              <w:bottom w:val="nil"/>
              <w:right w:val="nil"/>
            </w:tcBorders>
          </w:tcPr>
          <w:p w14:paraId="541A4A60" w14:textId="77777777" w:rsidR="00FD3105" w:rsidRDefault="00FD3105"/>
        </w:tc>
        <w:tc>
          <w:tcPr>
            <w:tcW w:w="1728" w:type="dxa"/>
            <w:tcBorders>
              <w:top w:val="nil"/>
              <w:left w:val="nil"/>
              <w:bottom w:val="nil"/>
              <w:right w:val="nil"/>
            </w:tcBorders>
          </w:tcPr>
          <w:p w14:paraId="0FA429F5" w14:textId="77777777" w:rsidR="00FD3105" w:rsidRDefault="00FD3105"/>
        </w:tc>
      </w:tr>
      <w:tr w:rsidR="00FD3105" w14:paraId="6D907DE1" w14:textId="77777777">
        <w:tblPrEx>
          <w:tblCellMar>
            <w:top w:w="0" w:type="dxa"/>
            <w:left w:w="0" w:type="dxa"/>
            <w:bottom w:w="0" w:type="dxa"/>
            <w:right w:w="0" w:type="dxa"/>
          </w:tblCellMar>
        </w:tblPrEx>
        <w:tc>
          <w:tcPr>
            <w:tcW w:w="1728" w:type="dxa"/>
            <w:tcBorders>
              <w:top w:val="nil"/>
              <w:left w:val="nil"/>
              <w:bottom w:val="nil"/>
              <w:right w:val="nil"/>
            </w:tcBorders>
          </w:tcPr>
          <w:p w14:paraId="6328D128"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1728" w:type="dxa"/>
            <w:tcBorders>
              <w:top w:val="nil"/>
              <w:left w:val="nil"/>
              <w:bottom w:val="nil"/>
              <w:right w:val="nil"/>
            </w:tcBorders>
          </w:tcPr>
          <w:p w14:paraId="2FECCB97" w14:textId="77777777" w:rsidR="00FD3105" w:rsidRDefault="00FD3105"/>
        </w:tc>
        <w:tc>
          <w:tcPr>
            <w:tcW w:w="1728" w:type="dxa"/>
            <w:tcBorders>
              <w:top w:val="nil"/>
              <w:left w:val="nil"/>
              <w:bottom w:val="nil"/>
              <w:right w:val="nil"/>
            </w:tcBorders>
          </w:tcPr>
          <w:p w14:paraId="2A4B3473" w14:textId="77777777" w:rsidR="00FD3105" w:rsidRDefault="00FD3105"/>
        </w:tc>
        <w:tc>
          <w:tcPr>
            <w:tcW w:w="1728" w:type="dxa"/>
            <w:tcBorders>
              <w:top w:val="nil"/>
              <w:left w:val="nil"/>
              <w:bottom w:val="nil"/>
              <w:right w:val="nil"/>
            </w:tcBorders>
          </w:tcPr>
          <w:p w14:paraId="2227FC64" w14:textId="77777777" w:rsidR="00FD3105" w:rsidRDefault="00FD3105"/>
        </w:tc>
        <w:tc>
          <w:tcPr>
            <w:tcW w:w="1728" w:type="dxa"/>
            <w:tcBorders>
              <w:top w:val="nil"/>
              <w:left w:val="nil"/>
              <w:bottom w:val="nil"/>
              <w:right w:val="nil"/>
            </w:tcBorders>
          </w:tcPr>
          <w:p w14:paraId="730A4F48" w14:textId="77777777" w:rsidR="00FD3105" w:rsidRDefault="00FD3105"/>
        </w:tc>
      </w:tr>
      <w:tr w:rsidR="00FD3105" w14:paraId="2A97845E" w14:textId="77777777">
        <w:tblPrEx>
          <w:tblCellMar>
            <w:top w:w="0" w:type="dxa"/>
            <w:left w:w="0" w:type="dxa"/>
            <w:bottom w:w="0" w:type="dxa"/>
            <w:right w:w="0" w:type="dxa"/>
          </w:tblCellMar>
        </w:tblPrEx>
        <w:tc>
          <w:tcPr>
            <w:tcW w:w="1728" w:type="dxa"/>
            <w:tcBorders>
              <w:top w:val="nil"/>
              <w:left w:val="nil"/>
              <w:bottom w:val="nil"/>
              <w:right w:val="nil"/>
            </w:tcBorders>
          </w:tcPr>
          <w:p w14:paraId="5B3A2356"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1728" w:type="dxa"/>
            <w:tcBorders>
              <w:top w:val="nil"/>
              <w:left w:val="nil"/>
              <w:bottom w:val="nil"/>
              <w:right w:val="nil"/>
            </w:tcBorders>
          </w:tcPr>
          <w:p w14:paraId="606A8B28"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1728" w:type="dxa"/>
            <w:tcBorders>
              <w:top w:val="nil"/>
              <w:left w:val="nil"/>
              <w:bottom w:val="nil"/>
              <w:right w:val="nil"/>
            </w:tcBorders>
          </w:tcPr>
          <w:p w14:paraId="72697377"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entry.colname="3"</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Plaintiff,</w:t>
            </w:r>
          </w:p>
        </w:tc>
        <w:tc>
          <w:tcPr>
            <w:tcW w:w="1728" w:type="dxa"/>
            <w:tcBorders>
              <w:top w:val="nil"/>
              <w:left w:val="nil"/>
              <w:bottom w:val="nil"/>
              <w:right w:val="nil"/>
            </w:tcBorders>
          </w:tcPr>
          <w:p w14:paraId="527F98B0" w14:textId="77777777" w:rsidR="00FD3105" w:rsidRDefault="00FD3105"/>
        </w:tc>
        <w:tc>
          <w:tcPr>
            <w:tcW w:w="1728" w:type="dxa"/>
            <w:tcBorders>
              <w:top w:val="nil"/>
              <w:left w:val="nil"/>
              <w:bottom w:val="nil"/>
              <w:right w:val="nil"/>
            </w:tcBorders>
          </w:tcPr>
          <w:p w14:paraId="0411668B" w14:textId="77777777" w:rsidR="00FD3105" w:rsidRDefault="00FD3105"/>
        </w:tc>
      </w:tr>
      <w:tr w:rsidR="00FD3105" w14:paraId="58CB9943" w14:textId="77777777">
        <w:tblPrEx>
          <w:tblCellMar>
            <w:top w:w="0" w:type="dxa"/>
            <w:left w:w="0" w:type="dxa"/>
            <w:bottom w:w="0" w:type="dxa"/>
            <w:right w:w="0" w:type="dxa"/>
          </w:tblCellMar>
        </w:tblPrEx>
        <w:tc>
          <w:tcPr>
            <w:tcW w:w="1728" w:type="dxa"/>
            <w:tcBorders>
              <w:top w:val="nil"/>
              <w:left w:val="nil"/>
              <w:bottom w:val="nil"/>
              <w:right w:val="nil"/>
            </w:tcBorders>
          </w:tcPr>
          <w:p w14:paraId="11BDC186"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1728" w:type="dxa"/>
            <w:tcBorders>
              <w:top w:val="nil"/>
              <w:left w:val="nil"/>
              <w:bottom w:val="nil"/>
              <w:right w:val="nil"/>
            </w:tcBorders>
          </w:tcPr>
          <w:p w14:paraId="37B5EE13" w14:textId="77777777" w:rsidR="00FD3105" w:rsidRDefault="00FD3105"/>
        </w:tc>
        <w:tc>
          <w:tcPr>
            <w:tcW w:w="1728" w:type="dxa"/>
            <w:tcBorders>
              <w:top w:val="nil"/>
              <w:left w:val="nil"/>
              <w:bottom w:val="nil"/>
              <w:right w:val="nil"/>
            </w:tcBorders>
          </w:tcPr>
          <w:p w14:paraId="597B11D0" w14:textId="77777777" w:rsidR="00FD3105" w:rsidRDefault="00FD3105"/>
        </w:tc>
        <w:tc>
          <w:tcPr>
            <w:tcW w:w="1728" w:type="dxa"/>
            <w:tcBorders>
              <w:top w:val="nil"/>
              <w:left w:val="nil"/>
              <w:bottom w:val="nil"/>
              <w:right w:val="nil"/>
            </w:tcBorders>
          </w:tcPr>
          <w:p w14:paraId="61673A44" w14:textId="77777777" w:rsidR="00FD3105" w:rsidRDefault="00FD3105"/>
        </w:tc>
        <w:tc>
          <w:tcPr>
            <w:tcW w:w="1728" w:type="dxa"/>
            <w:tcBorders>
              <w:top w:val="nil"/>
              <w:left w:val="nil"/>
              <w:bottom w:val="nil"/>
              <w:right w:val="nil"/>
            </w:tcBorders>
          </w:tcPr>
          <w:p w14:paraId="50333D83" w14:textId="77777777" w:rsidR="00FD3105" w:rsidRDefault="00FD3105"/>
        </w:tc>
      </w:tr>
      <w:tr w:rsidR="00FD3105" w14:paraId="3F675FB7" w14:textId="77777777">
        <w:tblPrEx>
          <w:tblCellMar>
            <w:top w:w="0" w:type="dxa"/>
            <w:left w:w="0" w:type="dxa"/>
            <w:bottom w:w="0" w:type="dxa"/>
            <w:right w:w="0" w:type="dxa"/>
          </w:tblCellMar>
        </w:tblPrEx>
        <w:tc>
          <w:tcPr>
            <w:tcW w:w="1728" w:type="dxa"/>
            <w:tcBorders>
              <w:top w:val="nil"/>
              <w:left w:val="nil"/>
              <w:bottom w:val="nil"/>
              <w:right w:val="nil"/>
            </w:tcBorders>
          </w:tcPr>
          <w:p w14:paraId="15C394E8"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1728" w:type="dxa"/>
            <w:tcBorders>
              <w:top w:val="nil"/>
              <w:left w:val="nil"/>
              <w:bottom w:val="nil"/>
              <w:right w:val="nil"/>
            </w:tcBorders>
          </w:tcPr>
          <w:p w14:paraId="0B343B89" w14:textId="77777777" w:rsidR="00FD3105" w:rsidRDefault="00FD3105">
            <w:r>
              <w:rPr>
                <w:rStyle w:val="pxentry"/>
                <w:color w:val="FF0000"/>
                <w:sz w:val="20"/>
                <w:szCs w:val="20"/>
                <w:vertAlign w:val="superscript"/>
              </w:rPr>
              <w:t>►</w:t>
            </w:r>
            <w:r>
              <w:rPr>
                <w:rStyle w:val="pxentry"/>
              </w:rPr>
              <w:fldChar w:fldCharType="begin"/>
            </w:r>
            <w:r>
              <w:rPr>
                <w:rStyle w:val="pxentry"/>
              </w:rPr>
              <w:instrText>entry.align="left"</w:instrText>
            </w:r>
            <w:r>
              <w:rPr>
                <w:rStyle w:val="pxentry"/>
              </w:rPr>
              <w:fldChar w:fldCharType="end"/>
            </w:r>
            <w:r>
              <w:rPr>
                <w:rStyle w:val="pxentry"/>
              </w:rPr>
              <w:fldChar w:fldCharType="begin"/>
            </w:r>
            <w:r>
              <w:rPr>
                <w:rStyle w:val="pxentry"/>
              </w:rPr>
              <w:instrText>entry.nameend="3"</w:instrText>
            </w:r>
            <w:r>
              <w:rPr>
                <w:rStyle w:val="pxentry"/>
              </w:rPr>
              <w:fldChar w:fldCharType="end"/>
            </w:r>
            <w:r>
              <w:rPr>
                <w:rStyle w:val="pxentry"/>
              </w:rPr>
              <w:fldChar w:fldCharType="begin"/>
            </w:r>
            <w:r>
              <w:rPr>
                <w:rStyle w:val="pxentry"/>
              </w:rPr>
              <w:instrText>entry.namest="2"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v.</w:t>
            </w:r>
          </w:p>
        </w:tc>
        <w:tc>
          <w:tcPr>
            <w:tcW w:w="1728" w:type="dxa"/>
            <w:tcBorders>
              <w:top w:val="nil"/>
              <w:left w:val="nil"/>
              <w:bottom w:val="nil"/>
              <w:right w:val="nil"/>
            </w:tcBorders>
          </w:tcPr>
          <w:p w14:paraId="6DDCB389" w14:textId="77777777" w:rsidR="00FD3105" w:rsidRDefault="00FD3105">
            <w:r>
              <w:rPr>
                <w:rStyle w:val="pxentry"/>
                <w:color w:val="FF0000"/>
                <w:sz w:val="20"/>
                <w:szCs w:val="20"/>
                <w:vertAlign w:val="superscript"/>
              </w:rPr>
              <w:t>►</w:t>
            </w:r>
            <w:r>
              <w:rPr>
                <w:rStyle w:val="pxentry"/>
              </w:rPr>
              <w:fldChar w:fldCharType="begin"/>
            </w:r>
            <w:r>
              <w:rPr>
                <w:rStyle w:val="pxentry"/>
              </w:rPr>
              <w:instrText>entry.morerows="1"</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 xml:space="preserve">CASE </w:t>
            </w:r>
            <w:r>
              <w:rPr>
                <w:rStyle w:val="pxfinstr"/>
                <w:i/>
                <w:iCs/>
              </w:rPr>
              <w:t>[CASE NUMBER]</w:t>
            </w:r>
          </w:p>
        </w:tc>
        <w:tc>
          <w:tcPr>
            <w:tcW w:w="1728" w:type="dxa"/>
            <w:tcBorders>
              <w:top w:val="nil"/>
              <w:left w:val="nil"/>
              <w:bottom w:val="nil"/>
              <w:right w:val="nil"/>
            </w:tcBorders>
          </w:tcPr>
          <w:p w14:paraId="46E07486" w14:textId="77777777" w:rsidR="00FD3105" w:rsidRDefault="00FD3105"/>
        </w:tc>
        <w:tc>
          <w:tcPr>
            <w:tcW w:w="1728" w:type="dxa"/>
            <w:tcBorders>
              <w:top w:val="nil"/>
              <w:left w:val="nil"/>
              <w:bottom w:val="nil"/>
              <w:right w:val="nil"/>
            </w:tcBorders>
          </w:tcPr>
          <w:p w14:paraId="2BE305EF" w14:textId="77777777" w:rsidR="00FD3105" w:rsidRDefault="00FD3105"/>
        </w:tc>
      </w:tr>
      <w:tr w:rsidR="00FD3105" w14:paraId="41C4C321" w14:textId="77777777">
        <w:tblPrEx>
          <w:tblCellMar>
            <w:top w:w="0" w:type="dxa"/>
            <w:left w:w="0" w:type="dxa"/>
            <w:bottom w:w="0" w:type="dxa"/>
            <w:right w:w="0" w:type="dxa"/>
          </w:tblCellMar>
        </w:tblPrEx>
        <w:tc>
          <w:tcPr>
            <w:tcW w:w="1728" w:type="dxa"/>
            <w:tcBorders>
              <w:top w:val="nil"/>
              <w:left w:val="nil"/>
              <w:bottom w:val="nil"/>
              <w:right w:val="nil"/>
            </w:tcBorders>
          </w:tcPr>
          <w:p w14:paraId="7BCFCAAA"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1728" w:type="dxa"/>
            <w:tcBorders>
              <w:top w:val="nil"/>
              <w:left w:val="nil"/>
              <w:bottom w:val="nil"/>
              <w:right w:val="nil"/>
            </w:tcBorders>
          </w:tcPr>
          <w:p w14:paraId="6D9EDE21" w14:textId="77777777" w:rsidR="00FD3105" w:rsidRDefault="00FD3105"/>
        </w:tc>
        <w:tc>
          <w:tcPr>
            <w:tcW w:w="1728" w:type="dxa"/>
            <w:tcBorders>
              <w:top w:val="nil"/>
              <w:left w:val="nil"/>
              <w:bottom w:val="nil"/>
              <w:right w:val="nil"/>
            </w:tcBorders>
          </w:tcPr>
          <w:p w14:paraId="02BC9A4B" w14:textId="77777777" w:rsidR="00FD3105" w:rsidRDefault="00FD3105"/>
        </w:tc>
        <w:tc>
          <w:tcPr>
            <w:tcW w:w="1728" w:type="dxa"/>
            <w:tcBorders>
              <w:top w:val="nil"/>
              <w:left w:val="nil"/>
              <w:bottom w:val="nil"/>
              <w:right w:val="nil"/>
            </w:tcBorders>
          </w:tcPr>
          <w:p w14:paraId="1877DDEE" w14:textId="77777777" w:rsidR="00FD3105" w:rsidRDefault="00FD3105"/>
        </w:tc>
        <w:tc>
          <w:tcPr>
            <w:tcW w:w="1728" w:type="dxa"/>
            <w:tcBorders>
              <w:top w:val="nil"/>
              <w:left w:val="nil"/>
              <w:bottom w:val="nil"/>
              <w:right w:val="nil"/>
            </w:tcBorders>
          </w:tcPr>
          <w:p w14:paraId="4989AD28" w14:textId="77777777" w:rsidR="00FD3105" w:rsidRDefault="00FD3105"/>
        </w:tc>
      </w:tr>
      <w:tr w:rsidR="00FD3105" w14:paraId="22FFB8E5" w14:textId="77777777">
        <w:tblPrEx>
          <w:tblCellMar>
            <w:top w:w="0" w:type="dxa"/>
            <w:left w:w="0" w:type="dxa"/>
            <w:bottom w:w="0" w:type="dxa"/>
            <w:right w:w="0" w:type="dxa"/>
          </w:tblCellMar>
        </w:tblPrEx>
        <w:tc>
          <w:tcPr>
            <w:tcW w:w="1728" w:type="dxa"/>
            <w:tcBorders>
              <w:top w:val="nil"/>
              <w:left w:val="nil"/>
              <w:bottom w:val="nil"/>
              <w:right w:val="nil"/>
            </w:tcBorders>
          </w:tcPr>
          <w:p w14:paraId="347E9C89"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entry.nameend="3"</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DEFENDANT]</w:t>
            </w:r>
            <w:r>
              <w:rPr>
                <w:rStyle w:val="pxrowentry"/>
              </w:rPr>
              <w:t>,</w:t>
            </w:r>
          </w:p>
        </w:tc>
        <w:tc>
          <w:tcPr>
            <w:tcW w:w="1728" w:type="dxa"/>
            <w:tcBorders>
              <w:top w:val="nil"/>
              <w:left w:val="nil"/>
              <w:bottom w:val="nil"/>
              <w:right w:val="nil"/>
            </w:tcBorders>
          </w:tcPr>
          <w:p w14:paraId="7847FB8C" w14:textId="77777777" w:rsidR="00FD3105" w:rsidRDefault="00FD3105"/>
        </w:tc>
        <w:tc>
          <w:tcPr>
            <w:tcW w:w="1728" w:type="dxa"/>
            <w:tcBorders>
              <w:top w:val="nil"/>
              <w:left w:val="nil"/>
              <w:bottom w:val="nil"/>
              <w:right w:val="nil"/>
            </w:tcBorders>
          </w:tcPr>
          <w:p w14:paraId="7C8A2A82" w14:textId="77777777" w:rsidR="00FD3105" w:rsidRDefault="00FD3105"/>
        </w:tc>
        <w:tc>
          <w:tcPr>
            <w:tcW w:w="1728" w:type="dxa"/>
            <w:tcBorders>
              <w:top w:val="nil"/>
              <w:left w:val="nil"/>
              <w:bottom w:val="nil"/>
              <w:right w:val="nil"/>
            </w:tcBorders>
          </w:tcPr>
          <w:p w14:paraId="5B8DB8C8" w14:textId="77777777" w:rsidR="00FD3105" w:rsidRDefault="00FD3105"/>
        </w:tc>
        <w:tc>
          <w:tcPr>
            <w:tcW w:w="1728" w:type="dxa"/>
            <w:tcBorders>
              <w:top w:val="nil"/>
              <w:left w:val="nil"/>
              <w:bottom w:val="nil"/>
              <w:right w:val="nil"/>
            </w:tcBorders>
          </w:tcPr>
          <w:p w14:paraId="66F6BEB9" w14:textId="77777777" w:rsidR="00FD3105" w:rsidRDefault="00FD3105"/>
        </w:tc>
      </w:tr>
      <w:tr w:rsidR="00FD3105" w14:paraId="2BD1BC10" w14:textId="77777777">
        <w:tblPrEx>
          <w:tblCellMar>
            <w:top w:w="0" w:type="dxa"/>
            <w:left w:w="0" w:type="dxa"/>
            <w:bottom w:w="0" w:type="dxa"/>
            <w:right w:w="0" w:type="dxa"/>
          </w:tblCellMar>
        </w:tblPrEx>
        <w:tc>
          <w:tcPr>
            <w:tcW w:w="1728" w:type="dxa"/>
            <w:tcBorders>
              <w:top w:val="nil"/>
              <w:left w:val="nil"/>
              <w:bottom w:val="nil"/>
              <w:right w:val="nil"/>
            </w:tcBorders>
          </w:tcPr>
          <w:p w14:paraId="4764DC11"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1728" w:type="dxa"/>
            <w:tcBorders>
              <w:top w:val="nil"/>
              <w:left w:val="nil"/>
              <w:bottom w:val="nil"/>
              <w:right w:val="nil"/>
            </w:tcBorders>
          </w:tcPr>
          <w:p w14:paraId="035B5ED5" w14:textId="77777777" w:rsidR="00FD3105" w:rsidRDefault="00FD3105"/>
        </w:tc>
        <w:tc>
          <w:tcPr>
            <w:tcW w:w="1728" w:type="dxa"/>
            <w:tcBorders>
              <w:top w:val="nil"/>
              <w:left w:val="nil"/>
              <w:bottom w:val="nil"/>
              <w:right w:val="nil"/>
            </w:tcBorders>
          </w:tcPr>
          <w:p w14:paraId="6351BF02" w14:textId="77777777" w:rsidR="00FD3105" w:rsidRDefault="00FD3105"/>
        </w:tc>
        <w:tc>
          <w:tcPr>
            <w:tcW w:w="1728" w:type="dxa"/>
            <w:tcBorders>
              <w:top w:val="nil"/>
              <w:left w:val="nil"/>
              <w:bottom w:val="nil"/>
              <w:right w:val="nil"/>
            </w:tcBorders>
          </w:tcPr>
          <w:p w14:paraId="5219A151" w14:textId="77777777" w:rsidR="00FD3105" w:rsidRDefault="00FD3105"/>
        </w:tc>
        <w:tc>
          <w:tcPr>
            <w:tcW w:w="1728" w:type="dxa"/>
            <w:tcBorders>
              <w:top w:val="nil"/>
              <w:left w:val="nil"/>
              <w:bottom w:val="nil"/>
              <w:right w:val="nil"/>
            </w:tcBorders>
          </w:tcPr>
          <w:p w14:paraId="3C4E885A" w14:textId="77777777" w:rsidR="00FD3105" w:rsidRDefault="00FD3105"/>
        </w:tc>
      </w:tr>
      <w:tr w:rsidR="00FD3105" w14:paraId="299E2E87" w14:textId="77777777">
        <w:tblPrEx>
          <w:tblCellMar>
            <w:top w:w="0" w:type="dxa"/>
            <w:left w:w="0" w:type="dxa"/>
            <w:bottom w:w="0" w:type="dxa"/>
            <w:right w:w="0" w:type="dxa"/>
          </w:tblCellMar>
        </w:tblPrEx>
        <w:tc>
          <w:tcPr>
            <w:tcW w:w="1728" w:type="dxa"/>
            <w:tcBorders>
              <w:top w:val="nil"/>
              <w:left w:val="nil"/>
              <w:bottom w:val="nil"/>
              <w:right w:val="nil"/>
            </w:tcBorders>
          </w:tcPr>
          <w:p w14:paraId="282883B6"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1728" w:type="dxa"/>
            <w:tcBorders>
              <w:top w:val="nil"/>
              <w:left w:val="nil"/>
              <w:bottom w:val="nil"/>
              <w:right w:val="nil"/>
            </w:tcBorders>
          </w:tcPr>
          <w:p w14:paraId="3551A50D"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1728" w:type="dxa"/>
            <w:tcBorders>
              <w:top w:val="nil"/>
              <w:left w:val="nil"/>
              <w:bottom w:val="nil"/>
              <w:right w:val="nil"/>
            </w:tcBorders>
          </w:tcPr>
          <w:p w14:paraId="1835A596"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entry.colname="3"</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Defendant.</w:t>
            </w:r>
          </w:p>
        </w:tc>
        <w:tc>
          <w:tcPr>
            <w:tcW w:w="1728" w:type="dxa"/>
            <w:tcBorders>
              <w:top w:val="nil"/>
              <w:left w:val="nil"/>
              <w:bottom w:val="nil"/>
              <w:right w:val="nil"/>
            </w:tcBorders>
          </w:tcPr>
          <w:p w14:paraId="5D1E385E" w14:textId="77777777" w:rsidR="00FD3105" w:rsidRDefault="00FD3105"/>
        </w:tc>
        <w:tc>
          <w:tcPr>
            <w:tcW w:w="1728" w:type="dxa"/>
            <w:tcBorders>
              <w:top w:val="nil"/>
              <w:left w:val="nil"/>
              <w:bottom w:val="nil"/>
              <w:right w:val="nil"/>
            </w:tcBorders>
          </w:tcPr>
          <w:p w14:paraId="6B6555EC" w14:textId="77777777" w:rsidR="00FD3105" w:rsidRDefault="00FD3105"/>
        </w:tc>
      </w:tr>
    </w:tbl>
    <w:p w14:paraId="346BCB2F" w14:textId="77777777" w:rsidR="00FD3105" w:rsidRDefault="00FD3105">
      <w:pPr>
        <w:pStyle w:val="pxtbody"/>
      </w:pPr>
    </w:p>
    <w:p w14:paraId="265E9142" w14:textId="77777777" w:rsidR="00FD3105" w:rsidRDefault="00FD3105"/>
    <w:p w14:paraId="14F759E2" w14:textId="77777777" w:rsidR="00FD3105" w:rsidRDefault="00FD3105">
      <w:pPr>
        <w:pStyle w:val="pxformfac"/>
        <w:jc w:val="center"/>
        <w:rPr>
          <w:sz w:val="24"/>
          <w:szCs w:val="24"/>
        </w:rPr>
      </w:pP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rStyle w:val="pxus"/>
          <w:szCs w:val="24"/>
          <w:u w:val="single"/>
        </w:rPr>
        <w:t>JUDGMENT ON GARNISHMENT WRIT</w:t>
      </w:r>
    </w:p>
    <w:p w14:paraId="704002D3"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p.ct.id="3d29be30775711ee8e1ba9ecff0bf883|36|10:36"</w:instrText>
      </w:r>
      <w:r>
        <w:fldChar w:fldCharType="end"/>
      </w:r>
      <w:r>
        <w:t xml:space="preserve">This action was heard on the writ of garnishment and the answer of garnishee </w:t>
      </w:r>
      <w:r>
        <w:rPr>
          <w:rStyle w:val="pxfinstr"/>
          <w:i/>
          <w:iCs/>
        </w:rPr>
        <w:t>[NAME OF GARNISHEE]</w:t>
      </w:r>
      <w:r>
        <w:t xml:space="preserve"> to the writ and</w:t>
      </w:r>
    </w:p>
    <w:p w14:paraId="62B93CAE"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p.ct.id="3d29be30775711ee8e1ba9ecff0bf883|36|10:36"</w:instrText>
      </w:r>
      <w:r>
        <w:fldChar w:fldCharType="end"/>
      </w:r>
      <w:r>
        <w:t>IT IS ADJUDGED that:</w:t>
      </w:r>
    </w:p>
    <w:p w14:paraId="7759CBEE" w14:textId="77777777" w:rsidR="00FD3105" w:rsidRDefault="00FD3105">
      <w:pPr>
        <w:pStyle w:val="pxformfl"/>
        <w:ind w:left="500"/>
      </w:pPr>
      <w:r>
        <w:t xml:space="preserve"> </w:t>
      </w:r>
    </w:p>
    <w:p w14:paraId="4AF158CE"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1. </w:t>
      </w:r>
    </w:p>
    <w:p w14:paraId="27E8ADAE"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p.ct.id="3d29be30775711ee8e1ba9ecff0bf883|36|10:36"</w:instrText>
      </w:r>
      <w:r>
        <w:fldChar w:fldCharType="end"/>
      </w:r>
      <w:r>
        <w:t xml:space="preserve">The clerk of this court shall issue a subpoena to </w:t>
      </w:r>
      <w:r>
        <w:rPr>
          <w:rStyle w:val="pxfinstr"/>
          <w:i/>
          <w:iCs/>
        </w:rPr>
        <w:t>[NAME OF DEFENDANT]</w:t>
      </w:r>
      <w:r>
        <w:t xml:space="preserve"> requiring defendant to permit inspection by plaintiff of the following:</w:t>
      </w:r>
    </w:p>
    <w:p w14:paraId="245BB3B2" w14:textId="77777777" w:rsidR="00FD3105" w:rsidRDefault="00FD3105">
      <w:pPr>
        <w:pStyle w:val="pxformfac"/>
        <w:jc w:val="center"/>
        <w:rPr>
          <w:sz w:val="24"/>
          <w:szCs w:val="24"/>
        </w:rPr>
      </w:pP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rStyle w:val="pxfinstr"/>
          <w:i/>
          <w:iCs/>
          <w:szCs w:val="24"/>
        </w:rPr>
        <w:t>[items to be inspected]</w:t>
      </w:r>
    </w:p>
    <w:p w14:paraId="6D097214"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2. </w:t>
      </w:r>
    </w:p>
    <w:p w14:paraId="1E6A4EDF"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p.ct.id="3d29be30775711ee8e1ba9ecff0bf883|36|10:36"</w:instrText>
      </w:r>
      <w:r>
        <w:fldChar w:fldCharType="end"/>
      </w:r>
      <w:r>
        <w:t>After inspection the court will enter judgment in accordance with the findings and law.</w:t>
      </w:r>
    </w:p>
    <w:p w14:paraId="6F60802C"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p.ct.id="3d29be30775711ee8e1ba9ecff0bf883|36|10:36"</w:instrText>
      </w:r>
      <w:r>
        <w:fldChar w:fldCharType="end"/>
      </w:r>
      <w:r>
        <w:t xml:space="preserve">ORDERED at </w:t>
      </w:r>
      <w:r>
        <w:rPr>
          <w:rStyle w:val="pxfinstr"/>
          <w:i/>
          <w:iCs/>
        </w:rPr>
        <w:t>[name of city]</w:t>
      </w:r>
      <w:r>
        <w:t xml:space="preserve">, Florida on </w:t>
      </w:r>
      <w:r>
        <w:rPr>
          <w:rStyle w:val="pxfinstr"/>
          <w:i/>
          <w:iCs/>
        </w:rPr>
        <w:t>[date of judgment]</w:t>
      </w:r>
      <w:r>
        <w:t>.</w:t>
      </w:r>
    </w:p>
    <w:p w14:paraId="64221CE8" w14:textId="77777777" w:rsidR="00FD3105" w:rsidRDefault="00FD3105">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0BBBD31D" w14:textId="77777777" w:rsidR="00FD3105" w:rsidRDefault="00FD3105">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judge]</w:t>
      </w:r>
    </w:p>
    <w:p w14:paraId="3F9EC96A"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judge]</w:t>
      </w:r>
    </w:p>
    <w:p w14:paraId="49A1C518" w14:textId="77777777" w:rsidR="00FD3105" w:rsidRDefault="00FD3105">
      <w:pPr>
        <w:pStyle w:val="pxformfsigtbl"/>
        <w:ind w:left="500"/>
      </w:pPr>
      <w:r>
        <w:t xml:space="preserve"> </w:t>
      </w:r>
      <w:r>
        <w:rPr>
          <w:color w:val="FF0000"/>
          <w:sz w:val="20"/>
          <w:szCs w:val="20"/>
          <w:vertAlign w:val="superscript"/>
        </w:rPr>
        <w:t>►</w:t>
      </w:r>
      <w:r>
        <w:fldChar w:fldCharType="begin"/>
      </w:r>
      <w:r>
        <w:instrText>fsig.pos="l"</w:instrText>
      </w:r>
      <w:r>
        <w:fldChar w:fldCharType="end"/>
      </w:r>
      <w:r>
        <w:rPr>
          <w:color w:val="FF0000"/>
          <w:sz w:val="20"/>
          <w:szCs w:val="20"/>
          <w:vertAlign w:val="superscript"/>
        </w:rPr>
        <w:t>►</w:t>
      </w:r>
      <w:r>
        <w:fldChar w:fldCharType="begin"/>
      </w:r>
      <w:r>
        <w:instrText>tbl.ident="I02AN3N"</w:instrText>
      </w:r>
      <w:r>
        <w:fldChar w:fldCharType="end"/>
      </w:r>
      <w:r>
        <w:fldChar w:fldCharType="begin"/>
      </w:r>
      <w:r>
        <w:instrText>tbl.uuid="I06NQKK"</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5E12FE89" w14:textId="77777777" w:rsidR="00FD3105" w:rsidRDefault="00FD3105">
      <w:pPr>
        <w:pStyle w:val="pxtable"/>
      </w:pPr>
      <w:r>
        <w:rPr>
          <w:color w:val="FF0000"/>
          <w:sz w:val="20"/>
          <w:szCs w:val="20"/>
          <w:vertAlign w:val="superscript"/>
        </w:rPr>
        <w:t>►</w:t>
      </w:r>
      <w:r>
        <w:fldChar w:fldCharType="begin"/>
      </w:r>
      <w:r>
        <w:instrText>table.tabstyle="formcol"</w:instrText>
      </w:r>
      <w:r>
        <w:fldChar w:fldCharType="end"/>
      </w:r>
      <w:r>
        <w:fldChar w:fldCharType="begin"/>
      </w:r>
      <w:r>
        <w:instrText>table.resize="same"</w:instrText>
      </w:r>
      <w:r>
        <w:fldChar w:fldCharType="end"/>
      </w:r>
    </w:p>
    <w:p w14:paraId="19BBBF4A"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tgroup.cols="3"</w:instrText>
      </w:r>
      <w:r>
        <w:fldChar w:fldCharType="end"/>
      </w:r>
    </w:p>
    <w:p w14:paraId="52A6347A"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colspec.colwidth="37*"</w:instrText>
      </w:r>
      <w:r>
        <w:fldChar w:fldCharType="end"/>
      </w:r>
    </w:p>
    <w:p w14:paraId="4D3807CF"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colspec.colwidth="82*"</w:instrText>
      </w:r>
      <w:r>
        <w:fldChar w:fldCharType="end"/>
      </w:r>
    </w:p>
    <w:p w14:paraId="799061B8" w14:textId="77777777" w:rsidR="00FD3105" w:rsidRDefault="00FD3105">
      <w:pPr>
        <w:pStyle w:val="pxcolspec"/>
      </w:pPr>
      <w:r>
        <w:rPr>
          <w:color w:val="FF0000"/>
          <w:sz w:val="20"/>
          <w:szCs w:val="20"/>
          <w:vertAlign w:val="superscript"/>
        </w:rPr>
        <w:t>►</w:t>
      </w:r>
      <w:r>
        <w:fldChar w:fldCharType="begin"/>
      </w:r>
      <w:r>
        <w:instrText>colspec.colname="3"</w:instrText>
      </w:r>
      <w:r>
        <w:fldChar w:fldCharType="end"/>
      </w:r>
      <w:r>
        <w:fldChar w:fldCharType="begin"/>
      </w:r>
      <w:r>
        <w:instrText>colspec.colnum="3"</w:instrText>
      </w:r>
      <w:r>
        <w:fldChar w:fldCharType="end"/>
      </w:r>
      <w:r>
        <w:fldChar w:fldCharType="begin"/>
      </w:r>
      <w:r>
        <w:instrText>colspec.colwidth="77*"</w:instrText>
      </w:r>
      <w:r>
        <w:fldChar w:fldCharType="end"/>
      </w:r>
    </w:p>
    <w:tbl>
      <w:tblPr>
        <w:tblW w:w="0" w:type="auto"/>
        <w:tblLayout w:type="fixed"/>
        <w:tblCellMar>
          <w:left w:w="0" w:type="dxa"/>
          <w:right w:w="0" w:type="dxa"/>
        </w:tblCellMar>
        <w:tblLook w:val="0000" w:firstRow="0" w:lastRow="0" w:firstColumn="0" w:lastColumn="0" w:noHBand="0" w:noVBand="0"/>
      </w:tblPr>
      <w:tblGrid>
        <w:gridCol w:w="2880"/>
        <w:gridCol w:w="2880"/>
        <w:gridCol w:w="2880"/>
      </w:tblGrid>
      <w:tr w:rsidR="00FD3105" w14:paraId="3EADEECB" w14:textId="77777777">
        <w:tblPrEx>
          <w:tblCellMar>
            <w:top w:w="0" w:type="dxa"/>
            <w:left w:w="0" w:type="dxa"/>
            <w:bottom w:w="0" w:type="dxa"/>
            <w:right w:w="0" w:type="dxa"/>
          </w:tblCellMar>
        </w:tblPrEx>
        <w:tc>
          <w:tcPr>
            <w:tcW w:w="2880" w:type="dxa"/>
            <w:tcBorders>
              <w:top w:val="nil"/>
              <w:left w:val="nil"/>
              <w:bottom w:val="nil"/>
              <w:right w:val="nil"/>
            </w:tcBorders>
          </w:tcPr>
          <w:p w14:paraId="3301C1A9"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Copies to:</w:t>
            </w:r>
          </w:p>
        </w:tc>
        <w:tc>
          <w:tcPr>
            <w:tcW w:w="2880" w:type="dxa"/>
            <w:tcBorders>
              <w:top w:val="nil"/>
              <w:left w:val="nil"/>
              <w:bottom w:val="nil"/>
              <w:right w:val="nil"/>
            </w:tcBorders>
          </w:tcPr>
          <w:p w14:paraId="656F46EF"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c>
          <w:tcPr>
            <w:tcW w:w="2880" w:type="dxa"/>
            <w:tcBorders>
              <w:top w:val="nil"/>
              <w:left w:val="nil"/>
              <w:bottom w:val="nil"/>
              <w:right w:val="nil"/>
            </w:tcBorders>
          </w:tcPr>
          <w:p w14:paraId="79013728" w14:textId="77777777" w:rsidR="00FD3105" w:rsidRDefault="00FD3105"/>
        </w:tc>
      </w:tr>
      <w:tr w:rsidR="00FD3105" w14:paraId="3CE95183" w14:textId="77777777">
        <w:tblPrEx>
          <w:tblCellMar>
            <w:top w:w="0" w:type="dxa"/>
            <w:left w:w="0" w:type="dxa"/>
            <w:bottom w:w="0" w:type="dxa"/>
            <w:right w:w="0" w:type="dxa"/>
          </w:tblCellMar>
        </w:tblPrEx>
        <w:tc>
          <w:tcPr>
            <w:tcW w:w="2880" w:type="dxa"/>
            <w:tcBorders>
              <w:top w:val="nil"/>
              <w:left w:val="nil"/>
              <w:bottom w:val="nil"/>
              <w:right w:val="nil"/>
            </w:tcBorders>
          </w:tcPr>
          <w:p w14:paraId="31AEC5ED"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880" w:type="dxa"/>
            <w:tcBorders>
              <w:top w:val="nil"/>
              <w:left w:val="nil"/>
              <w:bottom w:val="nil"/>
              <w:right w:val="nil"/>
            </w:tcBorders>
          </w:tcPr>
          <w:p w14:paraId="18EBE952"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c>
          <w:tcPr>
            <w:tcW w:w="2880" w:type="dxa"/>
            <w:tcBorders>
              <w:top w:val="nil"/>
              <w:left w:val="nil"/>
              <w:bottom w:val="nil"/>
              <w:right w:val="nil"/>
            </w:tcBorders>
          </w:tcPr>
          <w:p w14:paraId="2D62A88F" w14:textId="77777777" w:rsidR="00FD3105" w:rsidRDefault="00FD3105"/>
        </w:tc>
      </w:tr>
    </w:tbl>
    <w:p w14:paraId="5DE8E714" w14:textId="77777777" w:rsidR="00FD3105" w:rsidRDefault="00FD3105">
      <w:pPr>
        <w:pStyle w:val="pxtbody"/>
      </w:pPr>
    </w:p>
    <w:p w14:paraId="4AF5D7F6" w14:textId="77777777" w:rsidR="00FD3105" w:rsidRDefault="00FD3105"/>
    <w:p w14:paraId="546ACF35" w14:textId="77777777" w:rsidR="00FD3105" w:rsidRDefault="00FD3105">
      <w:pPr>
        <w:pStyle w:val="pxcomnt"/>
      </w:pPr>
    </w:p>
    <w:p w14:paraId="209C121A" w14:textId="77777777" w:rsidR="00FD3105" w:rsidRDefault="00FD3105">
      <w:pPr>
        <w:pStyle w:val="pxhac"/>
        <w:spacing w:before="180"/>
        <w:jc w:val="center"/>
      </w:pPr>
      <w:r>
        <w:rPr>
          <w:rStyle w:val="pxb"/>
          <w:b/>
          <w:bCs/>
        </w:rPr>
        <w:t>Author's Comment</w:t>
      </w:r>
    </w:p>
    <w:p w14:paraId="1E6F2DDD"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p.ct.id="3d29be30775711ee8e1ba9ecff0bf883|36|10:36"</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st.ref.id="I01T31G"</w:instrText>
      </w:r>
      <w:r>
        <w:rPr>
          <w:rStyle w:val="pxst"/>
        </w:rPr>
        <w:fldChar w:fldCharType="end"/>
      </w:r>
      <w:r>
        <w:rPr>
          <w:rStyle w:val="pxst"/>
          <w:vanish/>
        </w:rPr>
        <w:t>&amp;s;</w:t>
      </w:r>
      <w:r>
        <w:rPr>
          <w:rStyle w:val="pxvis"/>
          <w:rFonts w:ascii="Times NewRoman" w:hAnsi="Times NewRoman"/>
          <w:b w:val="0"/>
          <w:sz w:val="24"/>
        </w:rPr>
        <w:t>§</w:t>
      </w:r>
      <w:r>
        <w:rPr>
          <w:rStyle w:val="pxst"/>
        </w:rPr>
        <w:t xml:space="preserve">77.082, Fla. Stat.; </w:t>
      </w:r>
      <w:r>
        <w:rPr>
          <w:rStyle w:val="pxst"/>
          <w:vanish/>
        </w:rPr>
        <w:t>&amp;s;</w:t>
      </w:r>
      <w:r>
        <w:rPr>
          <w:rStyle w:val="pxvis"/>
          <w:rFonts w:ascii="Times NewRoman" w:hAnsi="Times NewRoman"/>
          <w:b w:val="0"/>
          <w:sz w:val="24"/>
        </w:rPr>
        <w:t>§</w:t>
      </w:r>
      <w:r>
        <w:rPr>
          <w:rStyle w:val="pxst"/>
        </w:rPr>
        <w:t>77.083, Fla. Stat.</w:t>
      </w:r>
    </w:p>
    <w:p w14:paraId="2A3F3687" w14:textId="77777777" w:rsidR="00FD3105" w:rsidRDefault="00FD3105">
      <w:pPr>
        <w:pStyle w:val="pxs"/>
        <w:spacing w:before="180"/>
        <w:rPr>
          <w:sz w:val="27"/>
          <w:szCs w:val="27"/>
        </w:rPr>
      </w:pPr>
      <w:r>
        <w:rPr>
          <w:sz w:val="27"/>
          <w:szCs w:val="27"/>
        </w:rPr>
        <w:t>10:37. Judgment</w:t>
      </w:r>
      <w:r>
        <w:rPr>
          <w:rStyle w:val="pxsep"/>
        </w:rPr>
        <w:t xml:space="preserve">-- </w:t>
      </w:r>
      <w:r>
        <w:rPr>
          <w:sz w:val="27"/>
          <w:szCs w:val="27"/>
        </w:rPr>
        <w:t>Continuing garnishment writ</w:t>
      </w:r>
    </w:p>
    <w:p w14:paraId="561B9835" w14:textId="77777777" w:rsidR="00FD3105" w:rsidRDefault="00FD3105">
      <w:pPr>
        <w:pStyle w:val="pxformfcapfac"/>
        <w:jc w:val="center"/>
        <w:rPr>
          <w:sz w:val="24"/>
          <w:szCs w:val="24"/>
        </w:rPr>
      </w:pPr>
      <w:r>
        <w:rPr>
          <w:color w:val="FF0000"/>
          <w:sz w:val="20"/>
          <w:szCs w:val="20"/>
          <w:vertAlign w:val="superscript"/>
        </w:rPr>
        <w:t>►</w:t>
      </w:r>
      <w:r>
        <w:rPr>
          <w:sz w:val="24"/>
          <w:szCs w:val="24"/>
        </w:rPr>
        <w:fldChar w:fldCharType="begin"/>
      </w:r>
      <w:r>
        <w:rPr>
          <w:sz w:val="24"/>
          <w:szCs w:val="24"/>
        </w:rPr>
        <w:instrText>form.du="0"</w:instrText>
      </w:r>
      <w:r>
        <w:rPr>
          <w:sz w:val="24"/>
          <w:szCs w:val="24"/>
        </w:rPr>
        <w:fldChar w:fldCharType="end"/>
      </w:r>
      <w:r>
        <w:rPr>
          <w:sz w:val="24"/>
          <w:szCs w:val="24"/>
        </w:rPr>
        <w:fldChar w:fldCharType="begin"/>
      </w:r>
      <w:r>
        <w:rPr>
          <w:sz w:val="24"/>
          <w:szCs w:val="24"/>
        </w:rPr>
        <w:instrText>form.fid="I221b98f00be011e2b6c10000837bc6dd"</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fcap.ref="manual"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sz w:val="24"/>
          <w:szCs w:val="24"/>
        </w:rPr>
        <w:t xml:space="preserve">IN THE CIRCUIT COURT FOR </w:t>
      </w:r>
      <w:r>
        <w:rPr>
          <w:rStyle w:val="pxfinstr"/>
          <w:i/>
          <w:iCs/>
          <w:szCs w:val="24"/>
        </w:rPr>
        <w:t>[NAME OF COUNTY]</w:t>
      </w:r>
      <w:r>
        <w:rPr>
          <w:sz w:val="24"/>
          <w:szCs w:val="24"/>
        </w:rPr>
        <w:t>, FLORIDA</w:t>
      </w:r>
    </w:p>
    <w:p w14:paraId="7BAB07CF" w14:textId="77777777" w:rsidR="00FD3105" w:rsidRDefault="00FD3105">
      <w:pPr>
        <w:pStyle w:val="pxformfcaptbl"/>
        <w:ind w:left="500"/>
      </w:pPr>
      <w:r>
        <w:t xml:space="preserve"> </w:t>
      </w:r>
      <w:r>
        <w:rPr>
          <w:color w:val="FF0000"/>
          <w:sz w:val="20"/>
          <w:szCs w:val="20"/>
          <w:vertAlign w:val="superscript"/>
        </w:rPr>
        <w:t>►</w:t>
      </w:r>
      <w:r>
        <w:fldChar w:fldCharType="begin"/>
      </w:r>
      <w:r>
        <w:instrText>tbl.brace.end="9"</w:instrText>
      </w:r>
      <w:r>
        <w:fldChar w:fldCharType="end"/>
      </w:r>
      <w:r>
        <w:fldChar w:fldCharType="begin"/>
      </w:r>
      <w:r>
        <w:instrText>tbl.brace.start="1"</w:instrText>
      </w:r>
      <w:r>
        <w:fldChar w:fldCharType="end"/>
      </w:r>
      <w:r>
        <w:fldChar w:fldCharType="begin"/>
      </w:r>
      <w:r>
        <w:instrText>tbl.ident="I02ANP3"</w:instrText>
      </w:r>
      <w:r>
        <w:fldChar w:fldCharType="end"/>
      </w:r>
      <w:r>
        <w:fldChar w:fldCharType="begin"/>
      </w:r>
      <w:r>
        <w:instrText>tbl.uuid="I01BSU9"</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6B57993E" w14:textId="77777777" w:rsidR="00FD3105" w:rsidRDefault="00FD3105">
      <w:pPr>
        <w:pStyle w:val="pxtable"/>
      </w:pPr>
      <w:r>
        <w:rPr>
          <w:color w:val="FF0000"/>
          <w:sz w:val="20"/>
          <w:szCs w:val="20"/>
          <w:vertAlign w:val="superscript"/>
        </w:rPr>
        <w:t>►</w:t>
      </w:r>
      <w:r>
        <w:fldChar w:fldCharType="begin"/>
      </w:r>
      <w:r>
        <w:instrText>table.tabstyle="formcol"</w:instrText>
      </w:r>
      <w:r>
        <w:fldChar w:fldCharType="end"/>
      </w:r>
      <w:r>
        <w:fldChar w:fldCharType="begin"/>
      </w:r>
      <w:r>
        <w:instrText>table.resize="same"</w:instrText>
      </w:r>
      <w:r>
        <w:fldChar w:fldCharType="end"/>
      </w:r>
    </w:p>
    <w:p w14:paraId="1A9EC1E8"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tgroup.cols="5"</w:instrText>
      </w:r>
      <w:r>
        <w:fldChar w:fldCharType="end"/>
      </w:r>
    </w:p>
    <w:p w14:paraId="5781A7CA"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colspec.colwidth="14*"</w:instrText>
      </w:r>
      <w:r>
        <w:fldChar w:fldCharType="end"/>
      </w:r>
    </w:p>
    <w:p w14:paraId="240EC74D"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colspec.colwidth="30*"</w:instrText>
      </w:r>
      <w:r>
        <w:fldChar w:fldCharType="end"/>
      </w:r>
    </w:p>
    <w:p w14:paraId="6600A36C" w14:textId="77777777" w:rsidR="00FD3105" w:rsidRDefault="00FD3105">
      <w:pPr>
        <w:pStyle w:val="pxcolspec"/>
      </w:pPr>
      <w:r>
        <w:rPr>
          <w:color w:val="FF0000"/>
          <w:sz w:val="20"/>
          <w:szCs w:val="20"/>
          <w:vertAlign w:val="superscript"/>
        </w:rPr>
        <w:t>►</w:t>
      </w:r>
      <w:r>
        <w:fldChar w:fldCharType="begin"/>
      </w:r>
      <w:r>
        <w:instrText>colspec.colname="3"</w:instrText>
      </w:r>
      <w:r>
        <w:fldChar w:fldCharType="end"/>
      </w:r>
      <w:r>
        <w:fldChar w:fldCharType="begin"/>
      </w:r>
      <w:r>
        <w:instrText>colspec.colnum="3"</w:instrText>
      </w:r>
      <w:r>
        <w:fldChar w:fldCharType="end"/>
      </w:r>
      <w:r>
        <w:fldChar w:fldCharType="begin"/>
      </w:r>
      <w:r>
        <w:instrText>colspec.colwidth="60*"</w:instrText>
      </w:r>
      <w:r>
        <w:fldChar w:fldCharType="end"/>
      </w:r>
    </w:p>
    <w:p w14:paraId="418A46E4" w14:textId="77777777" w:rsidR="00FD3105" w:rsidRDefault="00FD3105">
      <w:pPr>
        <w:pStyle w:val="pxcolspec"/>
      </w:pPr>
      <w:r>
        <w:rPr>
          <w:color w:val="FF0000"/>
          <w:sz w:val="20"/>
          <w:szCs w:val="20"/>
          <w:vertAlign w:val="superscript"/>
        </w:rPr>
        <w:t>►</w:t>
      </w:r>
      <w:r>
        <w:fldChar w:fldCharType="begin"/>
      </w:r>
      <w:r>
        <w:instrText>colspec.colname="4"</w:instrText>
      </w:r>
      <w:r>
        <w:fldChar w:fldCharType="end"/>
      </w:r>
      <w:r>
        <w:fldChar w:fldCharType="begin"/>
      </w:r>
      <w:r>
        <w:instrText>colspec.colnum="4"</w:instrText>
      </w:r>
      <w:r>
        <w:fldChar w:fldCharType="end"/>
      </w:r>
      <w:r>
        <w:fldChar w:fldCharType="begin"/>
      </w:r>
      <w:r>
        <w:instrText>colspec.colwidth="23*"</w:instrText>
      </w:r>
      <w:r>
        <w:fldChar w:fldCharType="end"/>
      </w:r>
    </w:p>
    <w:p w14:paraId="70CE7ECE" w14:textId="77777777" w:rsidR="00FD3105" w:rsidRDefault="00FD3105">
      <w:pPr>
        <w:pStyle w:val="pxcolspec"/>
      </w:pPr>
      <w:r>
        <w:rPr>
          <w:color w:val="FF0000"/>
          <w:sz w:val="20"/>
          <w:szCs w:val="20"/>
          <w:vertAlign w:val="superscript"/>
        </w:rPr>
        <w:t>►</w:t>
      </w:r>
      <w:r>
        <w:fldChar w:fldCharType="begin"/>
      </w:r>
      <w:r>
        <w:instrText>colspec.colname="5"</w:instrText>
      </w:r>
      <w:r>
        <w:fldChar w:fldCharType="end"/>
      </w:r>
      <w:r>
        <w:fldChar w:fldCharType="begin"/>
      </w:r>
      <w:r>
        <w:instrText>colspec.colnum="5"</w:instrText>
      </w:r>
      <w:r>
        <w:fldChar w:fldCharType="end"/>
      </w:r>
      <w:r>
        <w:fldChar w:fldCharType="begin"/>
      </w:r>
      <w:r>
        <w:instrText>colspec.colwidth="62*"</w:instrText>
      </w:r>
      <w:r>
        <w:fldChar w:fldCharType="end"/>
      </w:r>
    </w:p>
    <w:tbl>
      <w:tblPr>
        <w:tblW w:w="0" w:type="auto"/>
        <w:tblLayout w:type="fixed"/>
        <w:tblCellMar>
          <w:left w:w="0" w:type="dxa"/>
          <w:right w:w="0" w:type="dxa"/>
        </w:tblCellMar>
        <w:tblLook w:val="0000" w:firstRow="0" w:lastRow="0" w:firstColumn="0" w:lastColumn="0" w:noHBand="0" w:noVBand="0"/>
      </w:tblPr>
      <w:tblGrid>
        <w:gridCol w:w="1728"/>
        <w:gridCol w:w="1728"/>
        <w:gridCol w:w="1728"/>
        <w:gridCol w:w="1728"/>
        <w:gridCol w:w="1728"/>
      </w:tblGrid>
      <w:tr w:rsidR="00FD3105" w14:paraId="03AF779F" w14:textId="77777777">
        <w:tblPrEx>
          <w:tblCellMar>
            <w:top w:w="0" w:type="dxa"/>
            <w:left w:w="0" w:type="dxa"/>
            <w:bottom w:w="0" w:type="dxa"/>
            <w:right w:w="0" w:type="dxa"/>
          </w:tblCellMar>
        </w:tblPrEx>
        <w:tc>
          <w:tcPr>
            <w:tcW w:w="1728" w:type="dxa"/>
            <w:tcBorders>
              <w:top w:val="nil"/>
              <w:left w:val="nil"/>
              <w:bottom w:val="nil"/>
              <w:right w:val="nil"/>
            </w:tcBorders>
          </w:tcPr>
          <w:p w14:paraId="3CE386D8"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entry.nameend="3"</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PLAINTIFF]</w:t>
            </w:r>
            <w:r>
              <w:rPr>
                <w:rStyle w:val="pxrowentry"/>
              </w:rPr>
              <w:t>,</w:t>
            </w:r>
          </w:p>
        </w:tc>
        <w:tc>
          <w:tcPr>
            <w:tcW w:w="1728" w:type="dxa"/>
            <w:tcBorders>
              <w:top w:val="nil"/>
              <w:left w:val="nil"/>
              <w:bottom w:val="nil"/>
              <w:right w:val="nil"/>
            </w:tcBorders>
          </w:tcPr>
          <w:p w14:paraId="7FB8D66B" w14:textId="77777777" w:rsidR="00FD3105" w:rsidRDefault="00FD3105">
            <w:r>
              <w:rPr>
                <w:rStyle w:val="pxentry"/>
                <w:color w:val="FF0000"/>
                <w:sz w:val="20"/>
                <w:szCs w:val="20"/>
                <w:vertAlign w:val="superscript"/>
              </w:rPr>
              <w:t>►</w:t>
            </w:r>
            <w:r>
              <w:rPr>
                <w:rStyle w:val="pxentry"/>
              </w:rPr>
              <w:fldChar w:fldCharType="begin"/>
            </w:r>
            <w:r>
              <w:rPr>
                <w:rStyle w:val="pxentry"/>
              </w:rPr>
              <w:instrText>entry.morerows="8"</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vanish/>
              </w:rPr>
              <w:t>&amp;brace;</w:t>
            </w:r>
            <w:r>
              <w:rPr>
                <w:rStyle w:val="pxvis"/>
                <w:rFonts w:ascii="Times NewRoman" w:hAnsi="Times NewRoman"/>
                <w:b w:val="0"/>
                <w:sz w:val="24"/>
              </w:rPr>
              <w:t>}</w:t>
            </w:r>
          </w:p>
        </w:tc>
        <w:tc>
          <w:tcPr>
            <w:tcW w:w="1728" w:type="dxa"/>
            <w:tcBorders>
              <w:top w:val="nil"/>
              <w:left w:val="nil"/>
              <w:bottom w:val="nil"/>
              <w:right w:val="nil"/>
            </w:tcBorders>
          </w:tcPr>
          <w:p w14:paraId="7106D1C9"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1728" w:type="dxa"/>
            <w:tcBorders>
              <w:top w:val="nil"/>
              <w:left w:val="nil"/>
              <w:bottom w:val="nil"/>
              <w:right w:val="nil"/>
            </w:tcBorders>
          </w:tcPr>
          <w:p w14:paraId="2DAB033B" w14:textId="77777777" w:rsidR="00FD3105" w:rsidRDefault="00FD3105"/>
        </w:tc>
        <w:tc>
          <w:tcPr>
            <w:tcW w:w="1728" w:type="dxa"/>
            <w:tcBorders>
              <w:top w:val="nil"/>
              <w:left w:val="nil"/>
              <w:bottom w:val="nil"/>
              <w:right w:val="nil"/>
            </w:tcBorders>
          </w:tcPr>
          <w:p w14:paraId="14A7C7FA" w14:textId="77777777" w:rsidR="00FD3105" w:rsidRDefault="00FD3105"/>
        </w:tc>
      </w:tr>
      <w:tr w:rsidR="00FD3105" w14:paraId="7F428187" w14:textId="77777777">
        <w:tblPrEx>
          <w:tblCellMar>
            <w:top w:w="0" w:type="dxa"/>
            <w:left w:w="0" w:type="dxa"/>
            <w:bottom w:w="0" w:type="dxa"/>
            <w:right w:w="0" w:type="dxa"/>
          </w:tblCellMar>
        </w:tblPrEx>
        <w:tc>
          <w:tcPr>
            <w:tcW w:w="1728" w:type="dxa"/>
            <w:tcBorders>
              <w:top w:val="nil"/>
              <w:left w:val="nil"/>
              <w:bottom w:val="nil"/>
              <w:right w:val="nil"/>
            </w:tcBorders>
          </w:tcPr>
          <w:p w14:paraId="7D8CD245"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1728" w:type="dxa"/>
            <w:tcBorders>
              <w:top w:val="nil"/>
              <w:left w:val="nil"/>
              <w:bottom w:val="nil"/>
              <w:right w:val="nil"/>
            </w:tcBorders>
          </w:tcPr>
          <w:p w14:paraId="1E6B9429"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1728" w:type="dxa"/>
            <w:tcBorders>
              <w:top w:val="nil"/>
              <w:left w:val="nil"/>
              <w:bottom w:val="nil"/>
              <w:right w:val="nil"/>
            </w:tcBorders>
          </w:tcPr>
          <w:p w14:paraId="201F9C5F"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1728" w:type="dxa"/>
            <w:tcBorders>
              <w:top w:val="nil"/>
              <w:left w:val="nil"/>
              <w:bottom w:val="nil"/>
              <w:right w:val="nil"/>
            </w:tcBorders>
          </w:tcPr>
          <w:p w14:paraId="77BEBA2E"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1728" w:type="dxa"/>
            <w:tcBorders>
              <w:top w:val="nil"/>
              <w:left w:val="nil"/>
              <w:bottom w:val="nil"/>
              <w:right w:val="nil"/>
            </w:tcBorders>
          </w:tcPr>
          <w:p w14:paraId="6AF97676" w14:textId="77777777" w:rsidR="00FD3105" w:rsidRDefault="00FD3105"/>
        </w:tc>
      </w:tr>
      <w:tr w:rsidR="00FD3105" w14:paraId="12D6F17F" w14:textId="77777777">
        <w:tblPrEx>
          <w:tblCellMar>
            <w:top w:w="0" w:type="dxa"/>
            <w:left w:w="0" w:type="dxa"/>
            <w:bottom w:w="0" w:type="dxa"/>
            <w:right w:w="0" w:type="dxa"/>
          </w:tblCellMar>
        </w:tblPrEx>
        <w:tc>
          <w:tcPr>
            <w:tcW w:w="1728" w:type="dxa"/>
            <w:tcBorders>
              <w:top w:val="nil"/>
              <w:left w:val="nil"/>
              <w:bottom w:val="nil"/>
              <w:right w:val="nil"/>
            </w:tcBorders>
          </w:tcPr>
          <w:p w14:paraId="35701134"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1728" w:type="dxa"/>
            <w:tcBorders>
              <w:top w:val="nil"/>
              <w:left w:val="nil"/>
              <w:bottom w:val="nil"/>
              <w:right w:val="nil"/>
            </w:tcBorders>
          </w:tcPr>
          <w:p w14:paraId="2750C6CB"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1728" w:type="dxa"/>
            <w:tcBorders>
              <w:top w:val="nil"/>
              <w:left w:val="nil"/>
              <w:bottom w:val="nil"/>
              <w:right w:val="nil"/>
            </w:tcBorders>
          </w:tcPr>
          <w:p w14:paraId="60E7177C"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entry.colname="3"</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Plaintiff,</w:t>
            </w:r>
          </w:p>
        </w:tc>
        <w:tc>
          <w:tcPr>
            <w:tcW w:w="1728" w:type="dxa"/>
            <w:tcBorders>
              <w:top w:val="nil"/>
              <w:left w:val="nil"/>
              <w:bottom w:val="nil"/>
              <w:right w:val="nil"/>
            </w:tcBorders>
          </w:tcPr>
          <w:p w14:paraId="1C7CE3AA"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1728" w:type="dxa"/>
            <w:tcBorders>
              <w:top w:val="nil"/>
              <w:left w:val="nil"/>
              <w:bottom w:val="nil"/>
              <w:right w:val="nil"/>
            </w:tcBorders>
          </w:tcPr>
          <w:p w14:paraId="7E36AEA5" w14:textId="77777777" w:rsidR="00FD3105" w:rsidRDefault="00FD3105"/>
        </w:tc>
      </w:tr>
      <w:tr w:rsidR="00FD3105" w14:paraId="434C9B4F" w14:textId="77777777">
        <w:tblPrEx>
          <w:tblCellMar>
            <w:top w:w="0" w:type="dxa"/>
            <w:left w:w="0" w:type="dxa"/>
            <w:bottom w:w="0" w:type="dxa"/>
            <w:right w:w="0" w:type="dxa"/>
          </w:tblCellMar>
        </w:tblPrEx>
        <w:tc>
          <w:tcPr>
            <w:tcW w:w="1728" w:type="dxa"/>
            <w:tcBorders>
              <w:top w:val="nil"/>
              <w:left w:val="nil"/>
              <w:bottom w:val="nil"/>
              <w:right w:val="nil"/>
            </w:tcBorders>
          </w:tcPr>
          <w:p w14:paraId="5AFB4ADC"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1728" w:type="dxa"/>
            <w:tcBorders>
              <w:top w:val="nil"/>
              <w:left w:val="nil"/>
              <w:bottom w:val="nil"/>
              <w:right w:val="nil"/>
            </w:tcBorders>
          </w:tcPr>
          <w:p w14:paraId="7573BCD3"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1728" w:type="dxa"/>
            <w:tcBorders>
              <w:top w:val="nil"/>
              <w:left w:val="nil"/>
              <w:bottom w:val="nil"/>
              <w:right w:val="nil"/>
            </w:tcBorders>
          </w:tcPr>
          <w:p w14:paraId="741FE1DC"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1728" w:type="dxa"/>
            <w:tcBorders>
              <w:top w:val="nil"/>
              <w:left w:val="nil"/>
              <w:bottom w:val="nil"/>
              <w:right w:val="nil"/>
            </w:tcBorders>
          </w:tcPr>
          <w:p w14:paraId="0628B4D4"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1728" w:type="dxa"/>
            <w:tcBorders>
              <w:top w:val="nil"/>
              <w:left w:val="nil"/>
              <w:bottom w:val="nil"/>
              <w:right w:val="nil"/>
            </w:tcBorders>
          </w:tcPr>
          <w:p w14:paraId="62ADDEE3" w14:textId="77777777" w:rsidR="00FD3105" w:rsidRDefault="00FD3105"/>
        </w:tc>
      </w:tr>
      <w:tr w:rsidR="00FD3105" w14:paraId="6833C347" w14:textId="77777777">
        <w:tblPrEx>
          <w:tblCellMar>
            <w:top w:w="0" w:type="dxa"/>
            <w:left w:w="0" w:type="dxa"/>
            <w:bottom w:w="0" w:type="dxa"/>
            <w:right w:w="0" w:type="dxa"/>
          </w:tblCellMar>
        </w:tblPrEx>
        <w:tc>
          <w:tcPr>
            <w:tcW w:w="1728" w:type="dxa"/>
            <w:tcBorders>
              <w:top w:val="nil"/>
              <w:left w:val="nil"/>
              <w:bottom w:val="nil"/>
              <w:right w:val="nil"/>
            </w:tcBorders>
          </w:tcPr>
          <w:p w14:paraId="6CEEEE4D"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1728" w:type="dxa"/>
            <w:tcBorders>
              <w:top w:val="nil"/>
              <w:left w:val="nil"/>
              <w:bottom w:val="nil"/>
              <w:right w:val="nil"/>
            </w:tcBorders>
          </w:tcPr>
          <w:p w14:paraId="2539008D" w14:textId="77777777" w:rsidR="00FD3105" w:rsidRDefault="00FD3105">
            <w:r>
              <w:rPr>
                <w:rStyle w:val="pxentry"/>
                <w:color w:val="FF0000"/>
                <w:sz w:val="20"/>
                <w:szCs w:val="20"/>
                <w:vertAlign w:val="superscript"/>
              </w:rPr>
              <w:t>►</w:t>
            </w:r>
            <w:r>
              <w:rPr>
                <w:rStyle w:val="pxentry"/>
              </w:rPr>
              <w:fldChar w:fldCharType="begin"/>
            </w:r>
            <w:r>
              <w:rPr>
                <w:rStyle w:val="pxentry"/>
              </w:rPr>
              <w:instrText>entry.align="left"</w:instrText>
            </w:r>
            <w:r>
              <w:rPr>
                <w:rStyle w:val="pxentry"/>
              </w:rPr>
              <w:fldChar w:fldCharType="end"/>
            </w:r>
            <w:r>
              <w:rPr>
                <w:rStyle w:val="pxentry"/>
              </w:rPr>
              <w:fldChar w:fldCharType="begin"/>
            </w:r>
            <w:r>
              <w:rPr>
                <w:rStyle w:val="pxentry"/>
              </w:rPr>
              <w:instrText>entry.nameend="3"</w:instrText>
            </w:r>
            <w:r>
              <w:rPr>
                <w:rStyle w:val="pxentry"/>
              </w:rPr>
              <w:fldChar w:fldCharType="end"/>
            </w:r>
            <w:r>
              <w:rPr>
                <w:rStyle w:val="pxentry"/>
              </w:rPr>
              <w:fldChar w:fldCharType="begin"/>
            </w:r>
            <w:r>
              <w:rPr>
                <w:rStyle w:val="pxentry"/>
              </w:rPr>
              <w:instrText>entry.namest="2"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v.</w:t>
            </w:r>
          </w:p>
        </w:tc>
        <w:tc>
          <w:tcPr>
            <w:tcW w:w="1728" w:type="dxa"/>
            <w:tcBorders>
              <w:top w:val="nil"/>
              <w:left w:val="nil"/>
              <w:bottom w:val="nil"/>
              <w:right w:val="nil"/>
            </w:tcBorders>
          </w:tcPr>
          <w:p w14:paraId="16D6EF60" w14:textId="77777777" w:rsidR="00FD3105" w:rsidRDefault="00FD3105">
            <w:r>
              <w:rPr>
                <w:rStyle w:val="pxentry"/>
                <w:color w:val="FF0000"/>
                <w:sz w:val="20"/>
                <w:szCs w:val="20"/>
                <w:vertAlign w:val="superscript"/>
              </w:rPr>
              <w:t>►</w:t>
            </w:r>
            <w:r>
              <w:rPr>
                <w:rStyle w:val="pxentry"/>
              </w:rPr>
              <w:fldChar w:fldCharType="begin"/>
            </w:r>
            <w:r>
              <w:rPr>
                <w:rStyle w:val="pxentry"/>
              </w:rPr>
              <w:instrText>entry.morerows="1"</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 xml:space="preserve">CASE </w:t>
            </w:r>
            <w:r>
              <w:rPr>
                <w:rStyle w:val="pxfinstr"/>
                <w:i/>
                <w:iCs/>
              </w:rPr>
              <w:t>[CASE NUMBER]</w:t>
            </w:r>
          </w:p>
        </w:tc>
        <w:tc>
          <w:tcPr>
            <w:tcW w:w="1728" w:type="dxa"/>
            <w:tcBorders>
              <w:top w:val="nil"/>
              <w:left w:val="nil"/>
              <w:bottom w:val="nil"/>
              <w:right w:val="nil"/>
            </w:tcBorders>
          </w:tcPr>
          <w:p w14:paraId="4EA9FAA9" w14:textId="77777777" w:rsidR="00FD3105" w:rsidRDefault="00FD3105"/>
        </w:tc>
        <w:tc>
          <w:tcPr>
            <w:tcW w:w="1728" w:type="dxa"/>
            <w:tcBorders>
              <w:top w:val="nil"/>
              <w:left w:val="nil"/>
              <w:bottom w:val="nil"/>
              <w:right w:val="nil"/>
            </w:tcBorders>
          </w:tcPr>
          <w:p w14:paraId="6A01F57E" w14:textId="77777777" w:rsidR="00FD3105" w:rsidRDefault="00FD3105"/>
        </w:tc>
      </w:tr>
      <w:tr w:rsidR="00FD3105" w14:paraId="342E3B37" w14:textId="77777777">
        <w:tblPrEx>
          <w:tblCellMar>
            <w:top w:w="0" w:type="dxa"/>
            <w:left w:w="0" w:type="dxa"/>
            <w:bottom w:w="0" w:type="dxa"/>
            <w:right w:w="0" w:type="dxa"/>
          </w:tblCellMar>
        </w:tblPrEx>
        <w:tc>
          <w:tcPr>
            <w:tcW w:w="1728" w:type="dxa"/>
            <w:tcBorders>
              <w:top w:val="nil"/>
              <w:left w:val="nil"/>
              <w:bottom w:val="nil"/>
              <w:right w:val="nil"/>
            </w:tcBorders>
          </w:tcPr>
          <w:p w14:paraId="24D77933"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1728" w:type="dxa"/>
            <w:tcBorders>
              <w:top w:val="nil"/>
              <w:left w:val="nil"/>
              <w:bottom w:val="nil"/>
              <w:right w:val="nil"/>
            </w:tcBorders>
          </w:tcPr>
          <w:p w14:paraId="79515D69"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1728" w:type="dxa"/>
            <w:tcBorders>
              <w:top w:val="nil"/>
              <w:left w:val="nil"/>
              <w:bottom w:val="nil"/>
              <w:right w:val="nil"/>
            </w:tcBorders>
          </w:tcPr>
          <w:p w14:paraId="417974B7"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1728" w:type="dxa"/>
            <w:tcBorders>
              <w:top w:val="nil"/>
              <w:left w:val="nil"/>
              <w:bottom w:val="nil"/>
              <w:right w:val="nil"/>
            </w:tcBorders>
          </w:tcPr>
          <w:p w14:paraId="6B7F55C9" w14:textId="77777777" w:rsidR="00FD3105" w:rsidRDefault="00FD3105"/>
        </w:tc>
        <w:tc>
          <w:tcPr>
            <w:tcW w:w="1728" w:type="dxa"/>
            <w:tcBorders>
              <w:top w:val="nil"/>
              <w:left w:val="nil"/>
              <w:bottom w:val="nil"/>
              <w:right w:val="nil"/>
            </w:tcBorders>
          </w:tcPr>
          <w:p w14:paraId="0F0B00E6" w14:textId="77777777" w:rsidR="00FD3105" w:rsidRDefault="00FD3105"/>
        </w:tc>
      </w:tr>
      <w:tr w:rsidR="00FD3105" w14:paraId="5F422D97" w14:textId="77777777">
        <w:tblPrEx>
          <w:tblCellMar>
            <w:top w:w="0" w:type="dxa"/>
            <w:left w:w="0" w:type="dxa"/>
            <w:bottom w:w="0" w:type="dxa"/>
            <w:right w:w="0" w:type="dxa"/>
          </w:tblCellMar>
        </w:tblPrEx>
        <w:tc>
          <w:tcPr>
            <w:tcW w:w="1728" w:type="dxa"/>
            <w:tcBorders>
              <w:top w:val="nil"/>
              <w:left w:val="nil"/>
              <w:bottom w:val="nil"/>
              <w:right w:val="nil"/>
            </w:tcBorders>
          </w:tcPr>
          <w:p w14:paraId="6CA287A4"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entry.nameend="3"</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DEFENDANT]</w:t>
            </w:r>
            <w:r>
              <w:rPr>
                <w:rStyle w:val="pxrowentry"/>
              </w:rPr>
              <w:t>,</w:t>
            </w:r>
          </w:p>
        </w:tc>
        <w:tc>
          <w:tcPr>
            <w:tcW w:w="1728" w:type="dxa"/>
            <w:tcBorders>
              <w:top w:val="nil"/>
              <w:left w:val="nil"/>
              <w:bottom w:val="nil"/>
              <w:right w:val="nil"/>
            </w:tcBorders>
          </w:tcPr>
          <w:p w14:paraId="323A968A"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1728" w:type="dxa"/>
            <w:tcBorders>
              <w:top w:val="nil"/>
              <w:left w:val="nil"/>
              <w:bottom w:val="nil"/>
              <w:right w:val="nil"/>
            </w:tcBorders>
          </w:tcPr>
          <w:p w14:paraId="0CADFEA2" w14:textId="77777777" w:rsidR="00FD3105" w:rsidRDefault="00FD3105"/>
        </w:tc>
        <w:tc>
          <w:tcPr>
            <w:tcW w:w="1728" w:type="dxa"/>
            <w:tcBorders>
              <w:top w:val="nil"/>
              <w:left w:val="nil"/>
              <w:bottom w:val="nil"/>
              <w:right w:val="nil"/>
            </w:tcBorders>
          </w:tcPr>
          <w:p w14:paraId="0A0E3FCE" w14:textId="77777777" w:rsidR="00FD3105" w:rsidRDefault="00FD3105"/>
        </w:tc>
        <w:tc>
          <w:tcPr>
            <w:tcW w:w="1728" w:type="dxa"/>
            <w:tcBorders>
              <w:top w:val="nil"/>
              <w:left w:val="nil"/>
              <w:bottom w:val="nil"/>
              <w:right w:val="nil"/>
            </w:tcBorders>
          </w:tcPr>
          <w:p w14:paraId="5FB28917" w14:textId="77777777" w:rsidR="00FD3105" w:rsidRDefault="00FD3105"/>
        </w:tc>
      </w:tr>
      <w:tr w:rsidR="00FD3105" w14:paraId="14383A90" w14:textId="77777777">
        <w:tblPrEx>
          <w:tblCellMar>
            <w:top w:w="0" w:type="dxa"/>
            <w:left w:w="0" w:type="dxa"/>
            <w:bottom w:w="0" w:type="dxa"/>
            <w:right w:w="0" w:type="dxa"/>
          </w:tblCellMar>
        </w:tblPrEx>
        <w:tc>
          <w:tcPr>
            <w:tcW w:w="1728" w:type="dxa"/>
            <w:tcBorders>
              <w:top w:val="nil"/>
              <w:left w:val="nil"/>
              <w:bottom w:val="nil"/>
              <w:right w:val="nil"/>
            </w:tcBorders>
          </w:tcPr>
          <w:p w14:paraId="08DBEBD3"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1728" w:type="dxa"/>
            <w:tcBorders>
              <w:top w:val="nil"/>
              <w:left w:val="nil"/>
              <w:bottom w:val="nil"/>
              <w:right w:val="nil"/>
            </w:tcBorders>
          </w:tcPr>
          <w:p w14:paraId="77F2BBB1"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1728" w:type="dxa"/>
            <w:tcBorders>
              <w:top w:val="nil"/>
              <w:left w:val="nil"/>
              <w:bottom w:val="nil"/>
              <w:right w:val="nil"/>
            </w:tcBorders>
          </w:tcPr>
          <w:p w14:paraId="36175E6D"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1728" w:type="dxa"/>
            <w:tcBorders>
              <w:top w:val="nil"/>
              <w:left w:val="nil"/>
              <w:bottom w:val="nil"/>
              <w:right w:val="nil"/>
            </w:tcBorders>
          </w:tcPr>
          <w:p w14:paraId="398E4F71"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1728" w:type="dxa"/>
            <w:tcBorders>
              <w:top w:val="nil"/>
              <w:left w:val="nil"/>
              <w:bottom w:val="nil"/>
              <w:right w:val="nil"/>
            </w:tcBorders>
          </w:tcPr>
          <w:p w14:paraId="238A85B5" w14:textId="77777777" w:rsidR="00FD3105" w:rsidRDefault="00FD3105"/>
        </w:tc>
      </w:tr>
      <w:tr w:rsidR="00FD3105" w14:paraId="5F8D3009" w14:textId="77777777">
        <w:tblPrEx>
          <w:tblCellMar>
            <w:top w:w="0" w:type="dxa"/>
            <w:left w:w="0" w:type="dxa"/>
            <w:bottom w:w="0" w:type="dxa"/>
            <w:right w:w="0" w:type="dxa"/>
          </w:tblCellMar>
        </w:tblPrEx>
        <w:tc>
          <w:tcPr>
            <w:tcW w:w="1728" w:type="dxa"/>
            <w:tcBorders>
              <w:top w:val="nil"/>
              <w:left w:val="nil"/>
              <w:bottom w:val="nil"/>
              <w:right w:val="nil"/>
            </w:tcBorders>
          </w:tcPr>
          <w:p w14:paraId="4C2B5691"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1728" w:type="dxa"/>
            <w:tcBorders>
              <w:top w:val="nil"/>
              <w:left w:val="nil"/>
              <w:bottom w:val="nil"/>
              <w:right w:val="nil"/>
            </w:tcBorders>
          </w:tcPr>
          <w:p w14:paraId="35A4D19E"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1728" w:type="dxa"/>
            <w:tcBorders>
              <w:top w:val="nil"/>
              <w:left w:val="nil"/>
              <w:bottom w:val="nil"/>
              <w:right w:val="nil"/>
            </w:tcBorders>
          </w:tcPr>
          <w:p w14:paraId="0F0A652E"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entry.colname="3"</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Defendant.</w:t>
            </w:r>
          </w:p>
        </w:tc>
        <w:tc>
          <w:tcPr>
            <w:tcW w:w="1728" w:type="dxa"/>
            <w:tcBorders>
              <w:top w:val="nil"/>
              <w:left w:val="nil"/>
              <w:bottom w:val="nil"/>
              <w:right w:val="nil"/>
            </w:tcBorders>
          </w:tcPr>
          <w:p w14:paraId="1CD853D4"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1728" w:type="dxa"/>
            <w:tcBorders>
              <w:top w:val="nil"/>
              <w:left w:val="nil"/>
              <w:bottom w:val="nil"/>
              <w:right w:val="nil"/>
            </w:tcBorders>
          </w:tcPr>
          <w:p w14:paraId="3214B5BF" w14:textId="77777777" w:rsidR="00FD3105" w:rsidRDefault="00FD3105"/>
        </w:tc>
      </w:tr>
    </w:tbl>
    <w:p w14:paraId="4678A655" w14:textId="77777777" w:rsidR="00FD3105" w:rsidRDefault="00FD3105">
      <w:pPr>
        <w:pStyle w:val="pxtbody"/>
      </w:pPr>
    </w:p>
    <w:p w14:paraId="1D91D549" w14:textId="77777777" w:rsidR="00FD3105" w:rsidRDefault="00FD3105"/>
    <w:p w14:paraId="7EB01327" w14:textId="77777777" w:rsidR="00FD3105" w:rsidRDefault="00FD3105">
      <w:pPr>
        <w:pStyle w:val="pxformfac"/>
        <w:jc w:val="center"/>
        <w:rPr>
          <w:sz w:val="24"/>
          <w:szCs w:val="24"/>
        </w:rPr>
      </w:pP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rStyle w:val="pxus"/>
          <w:szCs w:val="24"/>
          <w:u w:val="single"/>
        </w:rPr>
        <w:t>JUDGMENT ON CONTINUING GARNISHMENT WRIT</w:t>
      </w:r>
    </w:p>
    <w:p w14:paraId="43DBC3DE"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p.ct.id="3d29be30775711ee8e1ba9ecff0bf883|37|10:37"</w:instrText>
      </w:r>
      <w:r>
        <w:fldChar w:fldCharType="end"/>
      </w:r>
      <w:r>
        <w:t xml:space="preserve">This action was heard on the continuing writ of garnishment and the answer of garnishee </w:t>
      </w:r>
      <w:r>
        <w:rPr>
          <w:rStyle w:val="pxfinstr"/>
          <w:i/>
          <w:iCs/>
        </w:rPr>
        <w:t>[NAME OF GARNISHEE]</w:t>
      </w:r>
      <w:r>
        <w:t xml:space="preserve"> and</w:t>
      </w:r>
    </w:p>
    <w:p w14:paraId="60F5E97F"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p.ct.id="3d29be30775711ee8e1ba9ecff0bf883|37|10:37"</w:instrText>
      </w:r>
      <w:r>
        <w:fldChar w:fldCharType="end"/>
      </w:r>
      <w:r>
        <w:t>IT IS ADJUDGED that:</w:t>
      </w:r>
    </w:p>
    <w:p w14:paraId="550BA2C6" w14:textId="77777777" w:rsidR="00FD3105" w:rsidRDefault="00FD3105">
      <w:pPr>
        <w:pStyle w:val="pxformfl"/>
        <w:ind w:left="500"/>
      </w:pPr>
      <w:r>
        <w:t xml:space="preserve"> </w:t>
      </w:r>
    </w:p>
    <w:p w14:paraId="3A706683"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1. </w:t>
      </w:r>
    </w:p>
    <w:p w14:paraId="05198E9A"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p.ct.id="3d29be30775711ee8e1ba9ecff0bf883|37|10:37"</w:instrText>
      </w:r>
      <w:r>
        <w:fldChar w:fldCharType="end"/>
      </w:r>
      <w:r>
        <w:t>Plaintiff accepts garnishee's answer.</w:t>
      </w:r>
    </w:p>
    <w:p w14:paraId="408069B6"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2. </w:t>
      </w:r>
    </w:p>
    <w:p w14:paraId="196434B3"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p.ct.id="3d29be30775711ee8e1ba9ecff0bf883|37|10:37"</w:instrText>
      </w:r>
      <w:r>
        <w:fldChar w:fldCharType="end"/>
      </w:r>
      <w:r>
        <w:t xml:space="preserve">Garnishee shall pay plaintiff </w:t>
      </w:r>
      <w:r>
        <w:rPr>
          <w:rStyle w:val="pxfinstr"/>
          <w:i/>
          <w:iCs/>
        </w:rPr>
        <w:t>[NAME OF PLAINTIFF]</w:t>
      </w:r>
      <w:r>
        <w:t xml:space="preserve"> the sum of $</w:t>
      </w:r>
      <w:r>
        <w:rPr>
          <w:rStyle w:val="pxfinstr"/>
          <w:i/>
          <w:iCs/>
        </w:rPr>
        <w:t>[dollar amount of weekly payment]</w:t>
      </w:r>
      <w:r>
        <w:t xml:space="preserve"> for each week that defendant </w:t>
      </w:r>
      <w:r>
        <w:rPr>
          <w:rStyle w:val="pxfinstr"/>
          <w:i/>
          <w:iCs/>
        </w:rPr>
        <w:t>[NAME OF DEFENDANT]</w:t>
      </w:r>
      <w:r>
        <w:t xml:space="preserve"> is employed less garnishee's commission.</w:t>
      </w:r>
    </w:p>
    <w:p w14:paraId="344678BE"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3. </w:t>
      </w:r>
    </w:p>
    <w:p w14:paraId="0E92CFF7"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p.ct.id="3d29be30775711ee8e1ba9ecff0bf883|37|10:37"</w:instrText>
      </w:r>
      <w:r>
        <w:fldChar w:fldCharType="end"/>
      </w:r>
      <w:r>
        <w:t xml:space="preserve">The payments by garnishee of the amounts withheld shall be made to </w:t>
      </w:r>
      <w:r>
        <w:rPr>
          <w:rStyle w:val="pxfinstr"/>
          <w:i/>
          <w:iCs/>
        </w:rPr>
        <w:t>[NAME OF ATTORNEY]</w:t>
      </w:r>
      <w:r>
        <w:t xml:space="preserve"> as attorney for plaintiff on or before the tenth day of each month for the preceding month.</w:t>
      </w:r>
    </w:p>
    <w:p w14:paraId="31410063"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4. </w:t>
      </w:r>
    </w:p>
    <w:p w14:paraId="25B89EA6"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p.ct.id="3d29be30775711ee8e1ba9ecff0bf883|37|10:37"</w:instrText>
      </w:r>
      <w:r>
        <w:fldChar w:fldCharType="end"/>
      </w:r>
      <w:r>
        <w:t xml:space="preserve">Garnishee shall pay the amount accumulated thus far to plaintiff's attorney on or before </w:t>
      </w:r>
      <w:r>
        <w:rPr>
          <w:rStyle w:val="pxfinstr"/>
          <w:i/>
          <w:iCs/>
        </w:rPr>
        <w:t>[due date of accumulated payment]</w:t>
      </w:r>
      <w:r>
        <w:t>.</w:t>
      </w:r>
    </w:p>
    <w:p w14:paraId="36AB0120"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5. </w:t>
      </w:r>
    </w:p>
    <w:p w14:paraId="5956F2A7"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p.ct.id="3d29be30775711ee8e1ba9ecff0bf883|37|10:37"</w:instrText>
      </w:r>
      <w:r>
        <w:fldChar w:fldCharType="end"/>
      </w:r>
      <w:r>
        <w:t xml:space="preserve">Garnishee shall notify plaintiff if and when defendant </w:t>
      </w:r>
      <w:r>
        <w:rPr>
          <w:rStyle w:val="pxfinstr"/>
          <w:i/>
          <w:iCs/>
        </w:rPr>
        <w:t>[NAME OF DEFENDANT]</w:t>
      </w:r>
      <w:r>
        <w:t xml:space="preserve"> is no longer employed within ten days after </w:t>
      </w:r>
      <w:r>
        <w:rPr>
          <w:rStyle w:val="pxfinstr"/>
          <w:i/>
          <w:iCs/>
        </w:rPr>
        <w:t>[he/she]</w:t>
      </w:r>
      <w:r>
        <w:t xml:space="preserve"> ceases to be employed.</w:t>
      </w:r>
    </w:p>
    <w:p w14:paraId="77A7DC30"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6. </w:t>
      </w:r>
    </w:p>
    <w:p w14:paraId="7DB71060"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p.ct.id="3d29be30775711ee8e1ba9ecff0bf883|37|10:37"</w:instrText>
      </w:r>
      <w:r>
        <w:fldChar w:fldCharType="end"/>
      </w:r>
      <w:r>
        <w:t xml:space="preserve">A judgment shall be entered dissolving the writ of garnishment after full payment to plaintiff of the judgment or after defendant </w:t>
      </w:r>
      <w:r>
        <w:rPr>
          <w:rStyle w:val="pxfinstr"/>
          <w:i/>
          <w:iCs/>
        </w:rPr>
        <w:t>[NAME OF DEFENDANT]</w:t>
      </w:r>
      <w:r>
        <w:t xml:space="preserve"> ceases to be employed by garnishee, whichever first occurs.</w:t>
      </w:r>
    </w:p>
    <w:p w14:paraId="72FC254A"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7. </w:t>
      </w:r>
    </w:p>
    <w:p w14:paraId="4E2F6FCF"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p.ct.id="3d29be30775711ee8e1ba9ecff0bf883|37|10:37"</w:instrText>
      </w:r>
      <w:r>
        <w:fldChar w:fldCharType="end"/>
      </w:r>
      <w:r>
        <w:t>The clerk of this court shall pay garnishee the attorney fee deposited by plaintiff.</w:t>
      </w:r>
    </w:p>
    <w:p w14:paraId="0CE12FA5"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p.ct.id="3d29be30775711ee8e1ba9ecff0bf883|37|10:37"</w:instrText>
      </w:r>
      <w:r>
        <w:fldChar w:fldCharType="end"/>
      </w:r>
      <w:r>
        <w:t xml:space="preserve">ORDERED at </w:t>
      </w:r>
      <w:r>
        <w:rPr>
          <w:rStyle w:val="pxfinstr"/>
          <w:i/>
          <w:iCs/>
        </w:rPr>
        <w:t>[name of city]</w:t>
      </w:r>
      <w:r>
        <w:t xml:space="preserve">, Florida on </w:t>
      </w:r>
      <w:r>
        <w:rPr>
          <w:rStyle w:val="pxfinstr"/>
          <w:i/>
          <w:iCs/>
        </w:rPr>
        <w:t>[date of judgment]</w:t>
      </w:r>
      <w:r>
        <w:t>.</w:t>
      </w:r>
    </w:p>
    <w:p w14:paraId="35ED7F72" w14:textId="77777777" w:rsidR="00FD3105" w:rsidRDefault="00FD3105">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733EFC39" w14:textId="77777777" w:rsidR="00FD3105" w:rsidRDefault="00FD3105">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judge]</w:t>
      </w:r>
    </w:p>
    <w:p w14:paraId="525EFF4E"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judge]</w:t>
      </w:r>
    </w:p>
    <w:p w14:paraId="2175430E" w14:textId="77777777" w:rsidR="00FD3105" w:rsidRDefault="00FD3105">
      <w:pPr>
        <w:pStyle w:val="pxformtbl"/>
        <w:ind w:left="500"/>
      </w:pPr>
      <w:r>
        <w:t xml:space="preserve"> </w:t>
      </w:r>
      <w:r>
        <w:rPr>
          <w:color w:val="FF0000"/>
          <w:sz w:val="20"/>
          <w:szCs w:val="20"/>
          <w:vertAlign w:val="superscript"/>
        </w:rPr>
        <w:t>►</w:t>
      </w:r>
      <w:r>
        <w:fldChar w:fldCharType="begin"/>
      </w:r>
      <w:r>
        <w:instrText>tbl.ident="I00NE08"</w:instrText>
      </w:r>
      <w:r>
        <w:fldChar w:fldCharType="end"/>
      </w:r>
      <w:r>
        <w:fldChar w:fldCharType="begin"/>
      </w:r>
      <w:r>
        <w:instrText>tbl.uuid="I03C4AH"</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2A9A4342"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7B130647"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tgroup.cols="2"</w:instrText>
      </w:r>
      <w:r>
        <w:fldChar w:fldCharType="end"/>
      </w:r>
    </w:p>
    <w:p w14:paraId="23E4C0B0"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colspec.colwidth="17*"</w:instrText>
      </w:r>
      <w:r>
        <w:fldChar w:fldCharType="end"/>
      </w:r>
    </w:p>
    <w:p w14:paraId="19C0F32F"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colspec.colwidth="111*"</w:instrText>
      </w:r>
      <w:r>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D3105" w14:paraId="2ADF02A5" w14:textId="77777777">
        <w:tblPrEx>
          <w:tblCellMar>
            <w:top w:w="0" w:type="dxa"/>
            <w:left w:w="0" w:type="dxa"/>
            <w:bottom w:w="0" w:type="dxa"/>
            <w:right w:w="0" w:type="dxa"/>
          </w:tblCellMar>
        </w:tblPrEx>
        <w:tc>
          <w:tcPr>
            <w:tcW w:w="4320" w:type="dxa"/>
            <w:tcBorders>
              <w:top w:val="nil"/>
              <w:left w:val="nil"/>
              <w:bottom w:val="nil"/>
              <w:right w:val="nil"/>
            </w:tcBorders>
          </w:tcPr>
          <w:p w14:paraId="1A3E2459"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Copies to:</w:t>
            </w:r>
          </w:p>
        </w:tc>
        <w:tc>
          <w:tcPr>
            <w:tcW w:w="4320" w:type="dxa"/>
            <w:tcBorders>
              <w:top w:val="nil"/>
              <w:left w:val="nil"/>
              <w:bottom w:val="nil"/>
              <w:right w:val="nil"/>
            </w:tcBorders>
          </w:tcPr>
          <w:p w14:paraId="5D052EBD"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r w:rsidR="00FD3105" w14:paraId="03DE0F17" w14:textId="77777777">
        <w:tblPrEx>
          <w:tblCellMar>
            <w:top w:w="0" w:type="dxa"/>
            <w:left w:w="0" w:type="dxa"/>
            <w:bottom w:w="0" w:type="dxa"/>
            <w:right w:w="0" w:type="dxa"/>
          </w:tblCellMar>
        </w:tblPrEx>
        <w:tc>
          <w:tcPr>
            <w:tcW w:w="4320" w:type="dxa"/>
            <w:tcBorders>
              <w:top w:val="nil"/>
              <w:left w:val="nil"/>
              <w:bottom w:val="nil"/>
              <w:right w:val="nil"/>
            </w:tcBorders>
          </w:tcPr>
          <w:p w14:paraId="487542B1"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4320" w:type="dxa"/>
            <w:tcBorders>
              <w:top w:val="nil"/>
              <w:left w:val="nil"/>
              <w:bottom w:val="nil"/>
              <w:right w:val="nil"/>
            </w:tcBorders>
          </w:tcPr>
          <w:p w14:paraId="558C5678"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bl>
    <w:p w14:paraId="78F5A27E" w14:textId="77777777" w:rsidR="00FD3105" w:rsidRDefault="00FD3105">
      <w:pPr>
        <w:pStyle w:val="pxtbody"/>
      </w:pPr>
    </w:p>
    <w:p w14:paraId="0267C45F" w14:textId="77777777" w:rsidR="00FD3105" w:rsidRDefault="00FD3105"/>
    <w:p w14:paraId="61E52915" w14:textId="77777777" w:rsidR="00FD3105" w:rsidRDefault="00FD3105">
      <w:pPr>
        <w:pStyle w:val="pxcomnt"/>
      </w:pPr>
    </w:p>
    <w:p w14:paraId="2F65E9CB" w14:textId="77777777" w:rsidR="00FD3105" w:rsidRDefault="00FD3105">
      <w:pPr>
        <w:pStyle w:val="pxhac"/>
        <w:spacing w:before="180"/>
        <w:jc w:val="center"/>
      </w:pPr>
      <w:r>
        <w:rPr>
          <w:rStyle w:val="pxb"/>
          <w:b/>
          <w:bCs/>
        </w:rPr>
        <w:t>Author's Comment</w:t>
      </w:r>
    </w:p>
    <w:p w14:paraId="73C6CF15"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p.ct.id="3d29be30775711ee8e1ba9ecff0bf883|37|10:37"</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st.ref.id="I01T38G"</w:instrText>
      </w:r>
      <w:r>
        <w:rPr>
          <w:rStyle w:val="pxst"/>
        </w:rPr>
        <w:fldChar w:fldCharType="end"/>
      </w:r>
      <w:r>
        <w:rPr>
          <w:rStyle w:val="pxst"/>
          <w:vanish/>
        </w:rPr>
        <w:t>&amp;s;</w:t>
      </w:r>
      <w:r>
        <w:rPr>
          <w:rStyle w:val="pxvis"/>
          <w:rFonts w:ascii="Times NewRoman" w:hAnsi="Times NewRoman"/>
          <w:b w:val="0"/>
          <w:sz w:val="24"/>
        </w:rPr>
        <w:t>§</w:t>
      </w:r>
      <w:r>
        <w:rPr>
          <w:rStyle w:val="pxst"/>
        </w:rPr>
        <w:t xml:space="preserve">77.0305, Fla. Stat.; </w:t>
      </w:r>
      <w:r>
        <w:rPr>
          <w:rStyle w:val="pxst"/>
          <w:vanish/>
        </w:rPr>
        <w:t>&amp;s;</w:t>
      </w:r>
      <w:r>
        <w:rPr>
          <w:rStyle w:val="pxvis"/>
          <w:rFonts w:ascii="Times NewRoman" w:hAnsi="Times NewRoman"/>
          <w:b w:val="0"/>
          <w:sz w:val="24"/>
        </w:rPr>
        <w:t>§</w:t>
      </w:r>
      <w:r>
        <w:rPr>
          <w:rStyle w:val="pxst"/>
        </w:rPr>
        <w:t xml:space="preserve">77.082, Fla. Stat.; </w:t>
      </w:r>
      <w:r>
        <w:rPr>
          <w:rStyle w:val="pxst"/>
          <w:vanish/>
        </w:rPr>
        <w:t>&amp;s;</w:t>
      </w:r>
      <w:r>
        <w:rPr>
          <w:rStyle w:val="pxvis"/>
          <w:rFonts w:ascii="Times NewRoman" w:hAnsi="Times NewRoman"/>
          <w:b w:val="0"/>
          <w:sz w:val="24"/>
        </w:rPr>
        <w:t>§</w:t>
      </w:r>
      <w:r>
        <w:rPr>
          <w:rStyle w:val="pxst"/>
        </w:rPr>
        <w:t>77.083, Fla. Stat.</w:t>
      </w:r>
      <w:r>
        <w:t xml:space="preserve"> This form assumes defendant served no reply.</w:t>
      </w:r>
    </w:p>
    <w:p w14:paraId="2D035DA1" w14:textId="77777777" w:rsidR="00FD3105" w:rsidRDefault="00FD3105">
      <w:pPr>
        <w:pStyle w:val="pxs"/>
        <w:spacing w:before="180"/>
        <w:rPr>
          <w:sz w:val="27"/>
          <w:szCs w:val="27"/>
        </w:rPr>
      </w:pPr>
      <w:r>
        <w:rPr>
          <w:sz w:val="27"/>
          <w:szCs w:val="27"/>
        </w:rPr>
        <w:t>10:38. Judgment</w:t>
      </w:r>
      <w:r>
        <w:rPr>
          <w:rStyle w:val="pxsep"/>
        </w:rPr>
        <w:t xml:space="preserve">-- </w:t>
      </w:r>
      <w:r>
        <w:rPr>
          <w:sz w:val="27"/>
          <w:szCs w:val="27"/>
        </w:rPr>
        <w:t>Habeas corpus</w:t>
      </w:r>
    </w:p>
    <w:p w14:paraId="752BACD9" w14:textId="77777777" w:rsidR="00FD3105" w:rsidRDefault="00FD3105">
      <w:pPr>
        <w:pStyle w:val="pxov"/>
        <w:rPr>
          <w:vanish/>
        </w:rPr>
      </w:pPr>
      <w:r>
        <w:rPr>
          <w:vanish/>
        </w:rPr>
        <w:t>FMS</w:t>
      </w:r>
    </w:p>
    <w:p w14:paraId="2792E5FD" w14:textId="77777777" w:rsidR="00FD3105" w:rsidRDefault="00FD3105">
      <w:pPr>
        <w:pStyle w:val="pxov"/>
        <w:rPr>
          <w:vanish/>
        </w:rPr>
      </w:pPr>
      <w:r>
        <w:rPr>
          <w:vanish/>
        </w:rPr>
        <w:t>LFA</w:t>
      </w:r>
    </w:p>
    <w:p w14:paraId="498DD6C7" w14:textId="77777777" w:rsidR="00FD3105" w:rsidRDefault="00FD3105">
      <w:pPr>
        <w:pStyle w:val="pxov"/>
        <w:rPr>
          <w:vanish/>
        </w:rPr>
      </w:pPr>
      <w:r>
        <w:rPr>
          <w:vanish/>
        </w:rPr>
        <w:t>LHC</w:t>
      </w:r>
    </w:p>
    <w:p w14:paraId="61756F27" w14:textId="77777777" w:rsidR="00FD3105" w:rsidRDefault="00FD3105">
      <w:pPr>
        <w:pStyle w:val="pxov"/>
        <w:rPr>
          <w:vanish/>
        </w:rPr>
      </w:pPr>
      <w:r>
        <w:rPr>
          <w:vanish/>
        </w:rPr>
        <w:t>FCV</w:t>
      </w:r>
    </w:p>
    <w:p w14:paraId="7136035B" w14:textId="77777777" w:rsidR="00FD3105" w:rsidRDefault="00FD3105">
      <w:pPr>
        <w:pStyle w:val="pxov"/>
        <w:rPr>
          <w:vanish/>
        </w:rPr>
      </w:pPr>
      <w:r>
        <w:rPr>
          <w:vanish/>
        </w:rPr>
        <w:t>FLG</w:t>
      </w:r>
    </w:p>
    <w:p w14:paraId="402BB23E" w14:textId="77777777" w:rsidR="00FD3105" w:rsidRDefault="00FD3105">
      <w:pPr>
        <w:pStyle w:val="pxformfcapfac"/>
        <w:jc w:val="center"/>
        <w:rPr>
          <w:sz w:val="24"/>
          <w:szCs w:val="24"/>
        </w:rPr>
      </w:pPr>
      <w:r>
        <w:rPr>
          <w:color w:val="FF0000"/>
          <w:sz w:val="20"/>
          <w:szCs w:val="20"/>
          <w:vertAlign w:val="superscript"/>
        </w:rPr>
        <w:t>►</w:t>
      </w:r>
      <w:r>
        <w:rPr>
          <w:sz w:val="24"/>
          <w:szCs w:val="24"/>
        </w:rPr>
        <w:fldChar w:fldCharType="begin"/>
      </w:r>
      <w:r>
        <w:rPr>
          <w:sz w:val="24"/>
          <w:szCs w:val="24"/>
        </w:rPr>
        <w:instrText>form.du="0"</w:instrText>
      </w:r>
      <w:r>
        <w:rPr>
          <w:sz w:val="24"/>
          <w:szCs w:val="24"/>
        </w:rPr>
        <w:fldChar w:fldCharType="end"/>
      </w:r>
      <w:r>
        <w:rPr>
          <w:sz w:val="24"/>
          <w:szCs w:val="24"/>
        </w:rPr>
        <w:fldChar w:fldCharType="begin"/>
      </w:r>
      <w:r>
        <w:rPr>
          <w:sz w:val="24"/>
          <w:szCs w:val="24"/>
        </w:rPr>
        <w:instrText>form.fid="I6ff88df09fed11dfbf230000837214a9"</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fcap.ref="manual"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sz w:val="24"/>
          <w:szCs w:val="24"/>
        </w:rPr>
        <w:t xml:space="preserve">IN THE CIRCUIT COURT FOR </w:t>
      </w:r>
      <w:r>
        <w:rPr>
          <w:rStyle w:val="pxfinstr"/>
          <w:i/>
          <w:iCs/>
          <w:szCs w:val="24"/>
        </w:rPr>
        <w:t>[NAME OF COUNTY]</w:t>
      </w:r>
      <w:r>
        <w:rPr>
          <w:sz w:val="24"/>
          <w:szCs w:val="24"/>
        </w:rPr>
        <w:t>, FLORIDA</w:t>
      </w:r>
    </w:p>
    <w:p w14:paraId="6761DBD9" w14:textId="77777777" w:rsidR="00FD3105" w:rsidRDefault="00FD3105">
      <w:pPr>
        <w:pStyle w:val="pxformfcaptbl"/>
        <w:ind w:left="500"/>
      </w:pPr>
      <w:r>
        <w:t xml:space="preserve"> </w:t>
      </w:r>
      <w:r>
        <w:rPr>
          <w:color w:val="FF0000"/>
          <w:sz w:val="20"/>
          <w:szCs w:val="20"/>
          <w:vertAlign w:val="superscript"/>
        </w:rPr>
        <w:t>►</w:t>
      </w:r>
      <w:r>
        <w:fldChar w:fldCharType="begin"/>
      </w:r>
      <w:r>
        <w:instrText>tbl.brace.end="9"</w:instrText>
      </w:r>
      <w:r>
        <w:fldChar w:fldCharType="end"/>
      </w:r>
      <w:r>
        <w:fldChar w:fldCharType="begin"/>
      </w:r>
      <w:r>
        <w:instrText>tbl.brace.start="1"</w:instrText>
      </w:r>
      <w:r>
        <w:fldChar w:fldCharType="end"/>
      </w:r>
      <w:r>
        <w:fldChar w:fldCharType="begin"/>
      </w:r>
      <w:r>
        <w:instrText>tbl.ident="I06E117"</w:instrText>
      </w:r>
      <w:r>
        <w:fldChar w:fldCharType="end"/>
      </w:r>
      <w:r>
        <w:fldChar w:fldCharType="begin"/>
      </w:r>
      <w:r>
        <w:instrText>tbl.uuid="I04E64G"</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303C002E" w14:textId="77777777" w:rsidR="00FD3105" w:rsidRDefault="00FD3105">
      <w:pPr>
        <w:pStyle w:val="pxtable"/>
      </w:pPr>
      <w:r>
        <w:rPr>
          <w:color w:val="FF0000"/>
          <w:sz w:val="20"/>
          <w:szCs w:val="20"/>
          <w:vertAlign w:val="superscript"/>
        </w:rPr>
        <w:t>►</w:t>
      </w:r>
      <w:r>
        <w:fldChar w:fldCharType="begin"/>
      </w:r>
      <w:r>
        <w:instrText>table.tabstyle="formcol"</w:instrText>
      </w:r>
      <w:r>
        <w:fldChar w:fldCharType="end"/>
      </w:r>
      <w:r>
        <w:fldChar w:fldCharType="begin"/>
      </w:r>
      <w:r>
        <w:instrText>table.resize="same"</w:instrText>
      </w:r>
      <w:r>
        <w:fldChar w:fldCharType="end"/>
      </w:r>
    </w:p>
    <w:p w14:paraId="08DFB137"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tgroup.cols="5"</w:instrText>
      </w:r>
      <w:r>
        <w:fldChar w:fldCharType="end"/>
      </w:r>
    </w:p>
    <w:p w14:paraId="089E4FEB"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colspec.colwidth="13*"</w:instrText>
      </w:r>
      <w:r>
        <w:fldChar w:fldCharType="end"/>
      </w:r>
    </w:p>
    <w:p w14:paraId="3C6CA20B"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colspec.colwidth="29*"</w:instrText>
      </w:r>
      <w:r>
        <w:fldChar w:fldCharType="end"/>
      </w:r>
    </w:p>
    <w:p w14:paraId="2E915843" w14:textId="77777777" w:rsidR="00FD3105" w:rsidRDefault="00FD3105">
      <w:pPr>
        <w:pStyle w:val="pxcolspec"/>
      </w:pPr>
      <w:r>
        <w:rPr>
          <w:color w:val="FF0000"/>
          <w:sz w:val="20"/>
          <w:szCs w:val="20"/>
          <w:vertAlign w:val="superscript"/>
        </w:rPr>
        <w:t>►</w:t>
      </w:r>
      <w:r>
        <w:fldChar w:fldCharType="begin"/>
      </w:r>
      <w:r>
        <w:instrText>colspec.colname="3"</w:instrText>
      </w:r>
      <w:r>
        <w:fldChar w:fldCharType="end"/>
      </w:r>
      <w:r>
        <w:fldChar w:fldCharType="begin"/>
      </w:r>
      <w:r>
        <w:instrText>colspec.colnum="3"</w:instrText>
      </w:r>
      <w:r>
        <w:fldChar w:fldCharType="end"/>
      </w:r>
      <w:r>
        <w:fldChar w:fldCharType="begin"/>
      </w:r>
      <w:r>
        <w:instrText>colspec.colwidth="60*"</w:instrText>
      </w:r>
      <w:r>
        <w:fldChar w:fldCharType="end"/>
      </w:r>
    </w:p>
    <w:p w14:paraId="18F3DB22" w14:textId="77777777" w:rsidR="00FD3105" w:rsidRDefault="00FD3105">
      <w:pPr>
        <w:pStyle w:val="pxcolspec"/>
      </w:pPr>
      <w:r>
        <w:rPr>
          <w:color w:val="FF0000"/>
          <w:sz w:val="20"/>
          <w:szCs w:val="20"/>
          <w:vertAlign w:val="superscript"/>
        </w:rPr>
        <w:t>►</w:t>
      </w:r>
      <w:r>
        <w:fldChar w:fldCharType="begin"/>
      </w:r>
      <w:r>
        <w:instrText>colspec.colname="4"</w:instrText>
      </w:r>
      <w:r>
        <w:fldChar w:fldCharType="end"/>
      </w:r>
      <w:r>
        <w:fldChar w:fldCharType="begin"/>
      </w:r>
      <w:r>
        <w:instrText>colspec.colnum="4"</w:instrText>
      </w:r>
      <w:r>
        <w:fldChar w:fldCharType="end"/>
      </w:r>
      <w:r>
        <w:fldChar w:fldCharType="begin"/>
      </w:r>
      <w:r>
        <w:instrText>colspec.colwidth="23*"</w:instrText>
      </w:r>
      <w:r>
        <w:fldChar w:fldCharType="end"/>
      </w:r>
    </w:p>
    <w:p w14:paraId="5E2A6431" w14:textId="77777777" w:rsidR="00FD3105" w:rsidRDefault="00FD3105">
      <w:pPr>
        <w:pStyle w:val="pxcolspec"/>
      </w:pPr>
      <w:r>
        <w:rPr>
          <w:color w:val="FF0000"/>
          <w:sz w:val="20"/>
          <w:szCs w:val="20"/>
          <w:vertAlign w:val="superscript"/>
        </w:rPr>
        <w:t>►</w:t>
      </w:r>
      <w:r>
        <w:fldChar w:fldCharType="begin"/>
      </w:r>
      <w:r>
        <w:instrText>colspec.colname="5"</w:instrText>
      </w:r>
      <w:r>
        <w:fldChar w:fldCharType="end"/>
      </w:r>
      <w:r>
        <w:fldChar w:fldCharType="begin"/>
      </w:r>
      <w:r>
        <w:instrText>colspec.colnum="5"</w:instrText>
      </w:r>
      <w:r>
        <w:fldChar w:fldCharType="end"/>
      </w:r>
      <w:r>
        <w:fldChar w:fldCharType="begin"/>
      </w:r>
      <w:r>
        <w:instrText>colspec.colwidth="62*"</w:instrText>
      </w:r>
      <w:r>
        <w:fldChar w:fldCharType="end"/>
      </w:r>
    </w:p>
    <w:tbl>
      <w:tblPr>
        <w:tblW w:w="0" w:type="auto"/>
        <w:tblLayout w:type="fixed"/>
        <w:tblCellMar>
          <w:left w:w="0" w:type="dxa"/>
          <w:right w:w="0" w:type="dxa"/>
        </w:tblCellMar>
        <w:tblLook w:val="0000" w:firstRow="0" w:lastRow="0" w:firstColumn="0" w:lastColumn="0" w:noHBand="0" w:noVBand="0"/>
      </w:tblPr>
      <w:tblGrid>
        <w:gridCol w:w="1728"/>
        <w:gridCol w:w="1728"/>
        <w:gridCol w:w="1728"/>
        <w:gridCol w:w="1728"/>
        <w:gridCol w:w="1728"/>
      </w:tblGrid>
      <w:tr w:rsidR="00FD3105" w14:paraId="0107FA56" w14:textId="77777777">
        <w:tblPrEx>
          <w:tblCellMar>
            <w:top w:w="0" w:type="dxa"/>
            <w:left w:w="0" w:type="dxa"/>
            <w:bottom w:w="0" w:type="dxa"/>
            <w:right w:w="0" w:type="dxa"/>
          </w:tblCellMar>
        </w:tblPrEx>
        <w:tc>
          <w:tcPr>
            <w:tcW w:w="1728" w:type="dxa"/>
            <w:tcBorders>
              <w:top w:val="nil"/>
              <w:left w:val="nil"/>
              <w:bottom w:val="nil"/>
              <w:right w:val="nil"/>
            </w:tcBorders>
          </w:tcPr>
          <w:p w14:paraId="1B529886"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entry.nameend="3"</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PLAINTIFF]</w:t>
            </w:r>
            <w:r>
              <w:rPr>
                <w:rStyle w:val="pxrowentry"/>
              </w:rPr>
              <w:t>,</w:t>
            </w:r>
          </w:p>
        </w:tc>
        <w:tc>
          <w:tcPr>
            <w:tcW w:w="1728" w:type="dxa"/>
            <w:tcBorders>
              <w:top w:val="nil"/>
              <w:left w:val="nil"/>
              <w:bottom w:val="nil"/>
              <w:right w:val="nil"/>
            </w:tcBorders>
          </w:tcPr>
          <w:p w14:paraId="4AB215A9" w14:textId="77777777" w:rsidR="00FD3105" w:rsidRDefault="00FD3105">
            <w:r>
              <w:rPr>
                <w:rStyle w:val="pxentry"/>
                <w:color w:val="FF0000"/>
                <w:sz w:val="20"/>
                <w:szCs w:val="20"/>
                <w:vertAlign w:val="superscript"/>
              </w:rPr>
              <w:t>►</w:t>
            </w:r>
            <w:r>
              <w:rPr>
                <w:rStyle w:val="pxentry"/>
              </w:rPr>
              <w:fldChar w:fldCharType="begin"/>
            </w:r>
            <w:r>
              <w:rPr>
                <w:rStyle w:val="pxentry"/>
              </w:rPr>
              <w:instrText>entry.morerows="8"</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vanish/>
              </w:rPr>
              <w:t>&amp;brace;</w:t>
            </w:r>
            <w:r>
              <w:rPr>
                <w:rStyle w:val="pxvis"/>
                <w:rFonts w:ascii="Times NewRoman" w:hAnsi="Times NewRoman"/>
                <w:b w:val="0"/>
                <w:sz w:val="24"/>
              </w:rPr>
              <w:t>}</w:t>
            </w:r>
          </w:p>
        </w:tc>
        <w:tc>
          <w:tcPr>
            <w:tcW w:w="1728" w:type="dxa"/>
            <w:tcBorders>
              <w:top w:val="nil"/>
              <w:left w:val="nil"/>
              <w:bottom w:val="nil"/>
              <w:right w:val="nil"/>
            </w:tcBorders>
          </w:tcPr>
          <w:p w14:paraId="2CF5CB17" w14:textId="77777777" w:rsidR="00FD3105" w:rsidRDefault="00FD3105"/>
        </w:tc>
        <w:tc>
          <w:tcPr>
            <w:tcW w:w="1728" w:type="dxa"/>
            <w:tcBorders>
              <w:top w:val="nil"/>
              <w:left w:val="nil"/>
              <w:bottom w:val="nil"/>
              <w:right w:val="nil"/>
            </w:tcBorders>
          </w:tcPr>
          <w:p w14:paraId="6C7CEAE6" w14:textId="77777777" w:rsidR="00FD3105" w:rsidRDefault="00FD3105"/>
        </w:tc>
        <w:tc>
          <w:tcPr>
            <w:tcW w:w="1728" w:type="dxa"/>
            <w:tcBorders>
              <w:top w:val="nil"/>
              <w:left w:val="nil"/>
              <w:bottom w:val="nil"/>
              <w:right w:val="nil"/>
            </w:tcBorders>
          </w:tcPr>
          <w:p w14:paraId="0F4C6694" w14:textId="77777777" w:rsidR="00FD3105" w:rsidRDefault="00FD3105"/>
        </w:tc>
      </w:tr>
      <w:tr w:rsidR="00FD3105" w14:paraId="0496283C" w14:textId="77777777">
        <w:tblPrEx>
          <w:tblCellMar>
            <w:top w:w="0" w:type="dxa"/>
            <w:left w:w="0" w:type="dxa"/>
            <w:bottom w:w="0" w:type="dxa"/>
            <w:right w:w="0" w:type="dxa"/>
          </w:tblCellMar>
        </w:tblPrEx>
        <w:tc>
          <w:tcPr>
            <w:tcW w:w="1728" w:type="dxa"/>
            <w:tcBorders>
              <w:top w:val="nil"/>
              <w:left w:val="nil"/>
              <w:bottom w:val="nil"/>
              <w:right w:val="nil"/>
            </w:tcBorders>
          </w:tcPr>
          <w:p w14:paraId="2A1B5C0F"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1728" w:type="dxa"/>
            <w:tcBorders>
              <w:top w:val="nil"/>
              <w:left w:val="nil"/>
              <w:bottom w:val="nil"/>
              <w:right w:val="nil"/>
            </w:tcBorders>
          </w:tcPr>
          <w:p w14:paraId="76A7625F" w14:textId="77777777" w:rsidR="00FD3105" w:rsidRDefault="00FD3105"/>
        </w:tc>
        <w:tc>
          <w:tcPr>
            <w:tcW w:w="1728" w:type="dxa"/>
            <w:tcBorders>
              <w:top w:val="nil"/>
              <w:left w:val="nil"/>
              <w:bottom w:val="nil"/>
              <w:right w:val="nil"/>
            </w:tcBorders>
          </w:tcPr>
          <w:p w14:paraId="0E75C153" w14:textId="77777777" w:rsidR="00FD3105" w:rsidRDefault="00FD3105"/>
        </w:tc>
        <w:tc>
          <w:tcPr>
            <w:tcW w:w="1728" w:type="dxa"/>
            <w:tcBorders>
              <w:top w:val="nil"/>
              <w:left w:val="nil"/>
              <w:bottom w:val="nil"/>
              <w:right w:val="nil"/>
            </w:tcBorders>
          </w:tcPr>
          <w:p w14:paraId="5686511C" w14:textId="77777777" w:rsidR="00FD3105" w:rsidRDefault="00FD3105"/>
        </w:tc>
        <w:tc>
          <w:tcPr>
            <w:tcW w:w="1728" w:type="dxa"/>
            <w:tcBorders>
              <w:top w:val="nil"/>
              <w:left w:val="nil"/>
              <w:bottom w:val="nil"/>
              <w:right w:val="nil"/>
            </w:tcBorders>
          </w:tcPr>
          <w:p w14:paraId="79E295B5" w14:textId="77777777" w:rsidR="00FD3105" w:rsidRDefault="00FD3105"/>
        </w:tc>
      </w:tr>
      <w:tr w:rsidR="00FD3105" w14:paraId="3C7C6A00" w14:textId="77777777">
        <w:tblPrEx>
          <w:tblCellMar>
            <w:top w:w="0" w:type="dxa"/>
            <w:left w:w="0" w:type="dxa"/>
            <w:bottom w:w="0" w:type="dxa"/>
            <w:right w:w="0" w:type="dxa"/>
          </w:tblCellMar>
        </w:tblPrEx>
        <w:tc>
          <w:tcPr>
            <w:tcW w:w="1728" w:type="dxa"/>
            <w:tcBorders>
              <w:top w:val="nil"/>
              <w:left w:val="nil"/>
              <w:bottom w:val="nil"/>
              <w:right w:val="nil"/>
            </w:tcBorders>
          </w:tcPr>
          <w:p w14:paraId="0F92336E"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1728" w:type="dxa"/>
            <w:tcBorders>
              <w:top w:val="nil"/>
              <w:left w:val="nil"/>
              <w:bottom w:val="nil"/>
              <w:right w:val="nil"/>
            </w:tcBorders>
          </w:tcPr>
          <w:p w14:paraId="76CBCE30"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1728" w:type="dxa"/>
            <w:tcBorders>
              <w:top w:val="nil"/>
              <w:left w:val="nil"/>
              <w:bottom w:val="nil"/>
              <w:right w:val="nil"/>
            </w:tcBorders>
          </w:tcPr>
          <w:p w14:paraId="03B1EF5E"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entry.colname="3"</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Plaintiff,</w:t>
            </w:r>
          </w:p>
        </w:tc>
        <w:tc>
          <w:tcPr>
            <w:tcW w:w="1728" w:type="dxa"/>
            <w:tcBorders>
              <w:top w:val="nil"/>
              <w:left w:val="nil"/>
              <w:bottom w:val="nil"/>
              <w:right w:val="nil"/>
            </w:tcBorders>
          </w:tcPr>
          <w:p w14:paraId="5C389A3A" w14:textId="77777777" w:rsidR="00FD3105" w:rsidRDefault="00FD3105"/>
        </w:tc>
        <w:tc>
          <w:tcPr>
            <w:tcW w:w="1728" w:type="dxa"/>
            <w:tcBorders>
              <w:top w:val="nil"/>
              <w:left w:val="nil"/>
              <w:bottom w:val="nil"/>
              <w:right w:val="nil"/>
            </w:tcBorders>
          </w:tcPr>
          <w:p w14:paraId="02817BF0" w14:textId="77777777" w:rsidR="00FD3105" w:rsidRDefault="00FD3105"/>
        </w:tc>
      </w:tr>
      <w:tr w:rsidR="00FD3105" w14:paraId="6CB1D1CC" w14:textId="77777777">
        <w:tblPrEx>
          <w:tblCellMar>
            <w:top w:w="0" w:type="dxa"/>
            <w:left w:w="0" w:type="dxa"/>
            <w:bottom w:w="0" w:type="dxa"/>
            <w:right w:w="0" w:type="dxa"/>
          </w:tblCellMar>
        </w:tblPrEx>
        <w:tc>
          <w:tcPr>
            <w:tcW w:w="1728" w:type="dxa"/>
            <w:tcBorders>
              <w:top w:val="nil"/>
              <w:left w:val="nil"/>
              <w:bottom w:val="nil"/>
              <w:right w:val="nil"/>
            </w:tcBorders>
          </w:tcPr>
          <w:p w14:paraId="0BFB443E"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1728" w:type="dxa"/>
            <w:tcBorders>
              <w:top w:val="nil"/>
              <w:left w:val="nil"/>
              <w:bottom w:val="nil"/>
              <w:right w:val="nil"/>
            </w:tcBorders>
          </w:tcPr>
          <w:p w14:paraId="4175B885" w14:textId="77777777" w:rsidR="00FD3105" w:rsidRDefault="00FD3105"/>
        </w:tc>
        <w:tc>
          <w:tcPr>
            <w:tcW w:w="1728" w:type="dxa"/>
            <w:tcBorders>
              <w:top w:val="nil"/>
              <w:left w:val="nil"/>
              <w:bottom w:val="nil"/>
              <w:right w:val="nil"/>
            </w:tcBorders>
          </w:tcPr>
          <w:p w14:paraId="5C34906B" w14:textId="77777777" w:rsidR="00FD3105" w:rsidRDefault="00FD3105"/>
        </w:tc>
        <w:tc>
          <w:tcPr>
            <w:tcW w:w="1728" w:type="dxa"/>
            <w:tcBorders>
              <w:top w:val="nil"/>
              <w:left w:val="nil"/>
              <w:bottom w:val="nil"/>
              <w:right w:val="nil"/>
            </w:tcBorders>
          </w:tcPr>
          <w:p w14:paraId="67954B5C" w14:textId="77777777" w:rsidR="00FD3105" w:rsidRDefault="00FD3105"/>
        </w:tc>
        <w:tc>
          <w:tcPr>
            <w:tcW w:w="1728" w:type="dxa"/>
            <w:tcBorders>
              <w:top w:val="nil"/>
              <w:left w:val="nil"/>
              <w:bottom w:val="nil"/>
              <w:right w:val="nil"/>
            </w:tcBorders>
          </w:tcPr>
          <w:p w14:paraId="6578F73D" w14:textId="77777777" w:rsidR="00FD3105" w:rsidRDefault="00FD3105"/>
        </w:tc>
      </w:tr>
      <w:tr w:rsidR="00FD3105" w14:paraId="68861DD5" w14:textId="77777777">
        <w:tblPrEx>
          <w:tblCellMar>
            <w:top w:w="0" w:type="dxa"/>
            <w:left w:w="0" w:type="dxa"/>
            <w:bottom w:w="0" w:type="dxa"/>
            <w:right w:w="0" w:type="dxa"/>
          </w:tblCellMar>
        </w:tblPrEx>
        <w:tc>
          <w:tcPr>
            <w:tcW w:w="1728" w:type="dxa"/>
            <w:tcBorders>
              <w:top w:val="nil"/>
              <w:left w:val="nil"/>
              <w:bottom w:val="nil"/>
              <w:right w:val="nil"/>
            </w:tcBorders>
          </w:tcPr>
          <w:p w14:paraId="7CCA7BDD"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1728" w:type="dxa"/>
            <w:tcBorders>
              <w:top w:val="nil"/>
              <w:left w:val="nil"/>
              <w:bottom w:val="nil"/>
              <w:right w:val="nil"/>
            </w:tcBorders>
          </w:tcPr>
          <w:p w14:paraId="7EFEB7C1" w14:textId="77777777" w:rsidR="00FD3105" w:rsidRDefault="00FD3105">
            <w:r>
              <w:rPr>
                <w:rStyle w:val="pxentry"/>
                <w:color w:val="FF0000"/>
                <w:sz w:val="20"/>
                <w:szCs w:val="20"/>
                <w:vertAlign w:val="superscript"/>
              </w:rPr>
              <w:t>►</w:t>
            </w:r>
            <w:r>
              <w:rPr>
                <w:rStyle w:val="pxentry"/>
              </w:rPr>
              <w:fldChar w:fldCharType="begin"/>
            </w:r>
            <w:r>
              <w:rPr>
                <w:rStyle w:val="pxentry"/>
              </w:rPr>
              <w:instrText>entry.align="left"</w:instrText>
            </w:r>
            <w:r>
              <w:rPr>
                <w:rStyle w:val="pxentry"/>
              </w:rPr>
              <w:fldChar w:fldCharType="end"/>
            </w:r>
            <w:r>
              <w:rPr>
                <w:rStyle w:val="pxentry"/>
              </w:rPr>
              <w:fldChar w:fldCharType="begin"/>
            </w:r>
            <w:r>
              <w:rPr>
                <w:rStyle w:val="pxentry"/>
              </w:rPr>
              <w:instrText>entry.nameend="3"</w:instrText>
            </w:r>
            <w:r>
              <w:rPr>
                <w:rStyle w:val="pxentry"/>
              </w:rPr>
              <w:fldChar w:fldCharType="end"/>
            </w:r>
            <w:r>
              <w:rPr>
                <w:rStyle w:val="pxentry"/>
              </w:rPr>
              <w:fldChar w:fldCharType="begin"/>
            </w:r>
            <w:r>
              <w:rPr>
                <w:rStyle w:val="pxentry"/>
              </w:rPr>
              <w:instrText>entry.namest="2"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v.</w:t>
            </w:r>
          </w:p>
        </w:tc>
        <w:tc>
          <w:tcPr>
            <w:tcW w:w="1728" w:type="dxa"/>
            <w:tcBorders>
              <w:top w:val="nil"/>
              <w:left w:val="nil"/>
              <w:bottom w:val="nil"/>
              <w:right w:val="nil"/>
            </w:tcBorders>
          </w:tcPr>
          <w:p w14:paraId="0CDC6BAA" w14:textId="77777777" w:rsidR="00FD3105" w:rsidRDefault="00FD3105">
            <w:r>
              <w:rPr>
                <w:rStyle w:val="pxentry"/>
                <w:color w:val="FF0000"/>
                <w:sz w:val="20"/>
                <w:szCs w:val="20"/>
                <w:vertAlign w:val="superscript"/>
              </w:rPr>
              <w:t>►</w:t>
            </w:r>
            <w:r>
              <w:rPr>
                <w:rStyle w:val="pxentry"/>
              </w:rPr>
              <w:fldChar w:fldCharType="begin"/>
            </w:r>
            <w:r>
              <w:rPr>
                <w:rStyle w:val="pxentry"/>
              </w:rPr>
              <w:instrText>entry.morerows="1"</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 xml:space="preserve">CASE </w:t>
            </w:r>
            <w:r>
              <w:rPr>
                <w:rStyle w:val="pxfinstr"/>
                <w:i/>
                <w:iCs/>
              </w:rPr>
              <w:t>[CASE NUMBER]</w:t>
            </w:r>
          </w:p>
        </w:tc>
        <w:tc>
          <w:tcPr>
            <w:tcW w:w="1728" w:type="dxa"/>
            <w:tcBorders>
              <w:top w:val="nil"/>
              <w:left w:val="nil"/>
              <w:bottom w:val="nil"/>
              <w:right w:val="nil"/>
            </w:tcBorders>
          </w:tcPr>
          <w:p w14:paraId="7F1B18AB" w14:textId="77777777" w:rsidR="00FD3105" w:rsidRDefault="00FD3105"/>
        </w:tc>
        <w:tc>
          <w:tcPr>
            <w:tcW w:w="1728" w:type="dxa"/>
            <w:tcBorders>
              <w:top w:val="nil"/>
              <w:left w:val="nil"/>
              <w:bottom w:val="nil"/>
              <w:right w:val="nil"/>
            </w:tcBorders>
          </w:tcPr>
          <w:p w14:paraId="4D8E5600" w14:textId="77777777" w:rsidR="00FD3105" w:rsidRDefault="00FD3105"/>
        </w:tc>
      </w:tr>
      <w:tr w:rsidR="00FD3105" w14:paraId="04C568CE" w14:textId="77777777">
        <w:tblPrEx>
          <w:tblCellMar>
            <w:top w:w="0" w:type="dxa"/>
            <w:left w:w="0" w:type="dxa"/>
            <w:bottom w:w="0" w:type="dxa"/>
            <w:right w:w="0" w:type="dxa"/>
          </w:tblCellMar>
        </w:tblPrEx>
        <w:tc>
          <w:tcPr>
            <w:tcW w:w="1728" w:type="dxa"/>
            <w:tcBorders>
              <w:top w:val="nil"/>
              <w:left w:val="nil"/>
              <w:bottom w:val="nil"/>
              <w:right w:val="nil"/>
            </w:tcBorders>
          </w:tcPr>
          <w:p w14:paraId="7C335A6E"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1728" w:type="dxa"/>
            <w:tcBorders>
              <w:top w:val="nil"/>
              <w:left w:val="nil"/>
              <w:bottom w:val="nil"/>
              <w:right w:val="nil"/>
            </w:tcBorders>
          </w:tcPr>
          <w:p w14:paraId="592116EF" w14:textId="77777777" w:rsidR="00FD3105" w:rsidRDefault="00FD3105"/>
        </w:tc>
        <w:tc>
          <w:tcPr>
            <w:tcW w:w="1728" w:type="dxa"/>
            <w:tcBorders>
              <w:top w:val="nil"/>
              <w:left w:val="nil"/>
              <w:bottom w:val="nil"/>
              <w:right w:val="nil"/>
            </w:tcBorders>
          </w:tcPr>
          <w:p w14:paraId="6579BB18" w14:textId="77777777" w:rsidR="00FD3105" w:rsidRDefault="00FD3105"/>
        </w:tc>
        <w:tc>
          <w:tcPr>
            <w:tcW w:w="1728" w:type="dxa"/>
            <w:tcBorders>
              <w:top w:val="nil"/>
              <w:left w:val="nil"/>
              <w:bottom w:val="nil"/>
              <w:right w:val="nil"/>
            </w:tcBorders>
          </w:tcPr>
          <w:p w14:paraId="0A0B739E" w14:textId="77777777" w:rsidR="00FD3105" w:rsidRDefault="00FD3105"/>
        </w:tc>
        <w:tc>
          <w:tcPr>
            <w:tcW w:w="1728" w:type="dxa"/>
            <w:tcBorders>
              <w:top w:val="nil"/>
              <w:left w:val="nil"/>
              <w:bottom w:val="nil"/>
              <w:right w:val="nil"/>
            </w:tcBorders>
          </w:tcPr>
          <w:p w14:paraId="745F3D73" w14:textId="77777777" w:rsidR="00FD3105" w:rsidRDefault="00FD3105"/>
        </w:tc>
      </w:tr>
      <w:tr w:rsidR="00FD3105" w14:paraId="157BA286" w14:textId="77777777">
        <w:tblPrEx>
          <w:tblCellMar>
            <w:top w:w="0" w:type="dxa"/>
            <w:left w:w="0" w:type="dxa"/>
            <w:bottom w:w="0" w:type="dxa"/>
            <w:right w:w="0" w:type="dxa"/>
          </w:tblCellMar>
        </w:tblPrEx>
        <w:tc>
          <w:tcPr>
            <w:tcW w:w="1728" w:type="dxa"/>
            <w:tcBorders>
              <w:top w:val="nil"/>
              <w:left w:val="nil"/>
              <w:bottom w:val="nil"/>
              <w:right w:val="nil"/>
            </w:tcBorders>
          </w:tcPr>
          <w:p w14:paraId="24525C69"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entry.nameend="3"</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DEFENDANT]</w:t>
            </w:r>
            <w:r>
              <w:rPr>
                <w:rStyle w:val="pxrowentry"/>
              </w:rPr>
              <w:t>,</w:t>
            </w:r>
          </w:p>
        </w:tc>
        <w:tc>
          <w:tcPr>
            <w:tcW w:w="1728" w:type="dxa"/>
            <w:tcBorders>
              <w:top w:val="nil"/>
              <w:left w:val="nil"/>
              <w:bottom w:val="nil"/>
              <w:right w:val="nil"/>
            </w:tcBorders>
          </w:tcPr>
          <w:p w14:paraId="06AFFD1E" w14:textId="77777777" w:rsidR="00FD3105" w:rsidRDefault="00FD3105"/>
        </w:tc>
        <w:tc>
          <w:tcPr>
            <w:tcW w:w="1728" w:type="dxa"/>
            <w:tcBorders>
              <w:top w:val="nil"/>
              <w:left w:val="nil"/>
              <w:bottom w:val="nil"/>
              <w:right w:val="nil"/>
            </w:tcBorders>
          </w:tcPr>
          <w:p w14:paraId="288E1AA0" w14:textId="77777777" w:rsidR="00FD3105" w:rsidRDefault="00FD3105"/>
        </w:tc>
        <w:tc>
          <w:tcPr>
            <w:tcW w:w="1728" w:type="dxa"/>
            <w:tcBorders>
              <w:top w:val="nil"/>
              <w:left w:val="nil"/>
              <w:bottom w:val="nil"/>
              <w:right w:val="nil"/>
            </w:tcBorders>
          </w:tcPr>
          <w:p w14:paraId="6EA044D6" w14:textId="77777777" w:rsidR="00FD3105" w:rsidRDefault="00FD3105"/>
        </w:tc>
        <w:tc>
          <w:tcPr>
            <w:tcW w:w="1728" w:type="dxa"/>
            <w:tcBorders>
              <w:top w:val="nil"/>
              <w:left w:val="nil"/>
              <w:bottom w:val="nil"/>
              <w:right w:val="nil"/>
            </w:tcBorders>
          </w:tcPr>
          <w:p w14:paraId="157DC858" w14:textId="77777777" w:rsidR="00FD3105" w:rsidRDefault="00FD3105"/>
        </w:tc>
      </w:tr>
      <w:tr w:rsidR="00FD3105" w14:paraId="056175F4" w14:textId="77777777">
        <w:tblPrEx>
          <w:tblCellMar>
            <w:top w:w="0" w:type="dxa"/>
            <w:left w:w="0" w:type="dxa"/>
            <w:bottom w:w="0" w:type="dxa"/>
            <w:right w:w="0" w:type="dxa"/>
          </w:tblCellMar>
        </w:tblPrEx>
        <w:tc>
          <w:tcPr>
            <w:tcW w:w="1728" w:type="dxa"/>
            <w:tcBorders>
              <w:top w:val="nil"/>
              <w:left w:val="nil"/>
              <w:bottom w:val="nil"/>
              <w:right w:val="nil"/>
            </w:tcBorders>
          </w:tcPr>
          <w:p w14:paraId="4316BE41"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1728" w:type="dxa"/>
            <w:tcBorders>
              <w:top w:val="nil"/>
              <w:left w:val="nil"/>
              <w:bottom w:val="nil"/>
              <w:right w:val="nil"/>
            </w:tcBorders>
          </w:tcPr>
          <w:p w14:paraId="5A8D99B4" w14:textId="77777777" w:rsidR="00FD3105" w:rsidRDefault="00FD3105"/>
        </w:tc>
        <w:tc>
          <w:tcPr>
            <w:tcW w:w="1728" w:type="dxa"/>
            <w:tcBorders>
              <w:top w:val="nil"/>
              <w:left w:val="nil"/>
              <w:bottom w:val="nil"/>
              <w:right w:val="nil"/>
            </w:tcBorders>
          </w:tcPr>
          <w:p w14:paraId="054E8348" w14:textId="77777777" w:rsidR="00FD3105" w:rsidRDefault="00FD3105"/>
        </w:tc>
        <w:tc>
          <w:tcPr>
            <w:tcW w:w="1728" w:type="dxa"/>
            <w:tcBorders>
              <w:top w:val="nil"/>
              <w:left w:val="nil"/>
              <w:bottom w:val="nil"/>
              <w:right w:val="nil"/>
            </w:tcBorders>
          </w:tcPr>
          <w:p w14:paraId="300F226C" w14:textId="77777777" w:rsidR="00FD3105" w:rsidRDefault="00FD3105"/>
        </w:tc>
        <w:tc>
          <w:tcPr>
            <w:tcW w:w="1728" w:type="dxa"/>
            <w:tcBorders>
              <w:top w:val="nil"/>
              <w:left w:val="nil"/>
              <w:bottom w:val="nil"/>
              <w:right w:val="nil"/>
            </w:tcBorders>
          </w:tcPr>
          <w:p w14:paraId="4FA844BA" w14:textId="77777777" w:rsidR="00FD3105" w:rsidRDefault="00FD3105"/>
        </w:tc>
      </w:tr>
      <w:tr w:rsidR="00FD3105" w14:paraId="2E06991C" w14:textId="77777777">
        <w:tblPrEx>
          <w:tblCellMar>
            <w:top w:w="0" w:type="dxa"/>
            <w:left w:w="0" w:type="dxa"/>
            <w:bottom w:w="0" w:type="dxa"/>
            <w:right w:w="0" w:type="dxa"/>
          </w:tblCellMar>
        </w:tblPrEx>
        <w:tc>
          <w:tcPr>
            <w:tcW w:w="1728" w:type="dxa"/>
            <w:tcBorders>
              <w:top w:val="nil"/>
              <w:left w:val="nil"/>
              <w:bottom w:val="nil"/>
              <w:right w:val="nil"/>
            </w:tcBorders>
          </w:tcPr>
          <w:p w14:paraId="06F6D814"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1728" w:type="dxa"/>
            <w:tcBorders>
              <w:top w:val="nil"/>
              <w:left w:val="nil"/>
              <w:bottom w:val="nil"/>
              <w:right w:val="nil"/>
            </w:tcBorders>
          </w:tcPr>
          <w:p w14:paraId="46CC20DA"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1728" w:type="dxa"/>
            <w:tcBorders>
              <w:top w:val="nil"/>
              <w:left w:val="nil"/>
              <w:bottom w:val="nil"/>
              <w:right w:val="nil"/>
            </w:tcBorders>
          </w:tcPr>
          <w:p w14:paraId="20151DC5"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entry.colname="3"</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Defendant.</w:t>
            </w:r>
          </w:p>
        </w:tc>
        <w:tc>
          <w:tcPr>
            <w:tcW w:w="1728" w:type="dxa"/>
            <w:tcBorders>
              <w:top w:val="nil"/>
              <w:left w:val="nil"/>
              <w:bottom w:val="nil"/>
              <w:right w:val="nil"/>
            </w:tcBorders>
          </w:tcPr>
          <w:p w14:paraId="6523C87C" w14:textId="77777777" w:rsidR="00FD3105" w:rsidRDefault="00FD3105"/>
        </w:tc>
        <w:tc>
          <w:tcPr>
            <w:tcW w:w="1728" w:type="dxa"/>
            <w:tcBorders>
              <w:top w:val="nil"/>
              <w:left w:val="nil"/>
              <w:bottom w:val="nil"/>
              <w:right w:val="nil"/>
            </w:tcBorders>
          </w:tcPr>
          <w:p w14:paraId="28CF268C" w14:textId="77777777" w:rsidR="00FD3105" w:rsidRDefault="00FD3105"/>
        </w:tc>
      </w:tr>
    </w:tbl>
    <w:p w14:paraId="4E2C8F41" w14:textId="77777777" w:rsidR="00FD3105" w:rsidRDefault="00FD3105">
      <w:pPr>
        <w:pStyle w:val="pxtbody"/>
      </w:pPr>
    </w:p>
    <w:p w14:paraId="1E80806A" w14:textId="77777777" w:rsidR="00FD3105" w:rsidRDefault="00FD3105"/>
    <w:p w14:paraId="42CB2724" w14:textId="77777777" w:rsidR="00FD3105" w:rsidRDefault="00FD3105">
      <w:pPr>
        <w:pStyle w:val="pxformfac"/>
        <w:jc w:val="center"/>
        <w:rPr>
          <w:sz w:val="24"/>
          <w:szCs w:val="24"/>
        </w:rPr>
      </w:pP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sz w:val="24"/>
          <w:szCs w:val="24"/>
        </w:rPr>
        <w:t>FINAL JUDGMENT</w:t>
      </w:r>
    </w:p>
    <w:p w14:paraId="06A9789B"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p.ct.id="3d29be30775711ee8e1ba9ecff0bf883|38|10:38"</w:instrText>
      </w:r>
      <w:r>
        <w:fldChar w:fldCharType="end"/>
      </w:r>
      <w:r>
        <w:t xml:space="preserve">This action was tried before the court. On the evidence presented the court finds that </w:t>
      </w:r>
      <w:r>
        <w:rPr>
          <w:rStyle w:val="pxfinstr"/>
          <w:i/>
          <w:iCs/>
        </w:rPr>
        <w:t>[the ordinance under which the City of Gatorville arrested petitioner is unconstitutional and his confinement unlawful so]</w:t>
      </w:r>
    </w:p>
    <w:p w14:paraId="2E8494B2"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p.ct.id="3d29be30775711ee8e1ba9ecff0bf883|38|10:38"</w:instrText>
      </w:r>
      <w:r>
        <w:fldChar w:fldCharType="end"/>
      </w:r>
      <w:r>
        <w:t>IT IS ADJUDGED that:</w:t>
      </w:r>
    </w:p>
    <w:p w14:paraId="2F4947F5" w14:textId="77777777" w:rsidR="00FD3105" w:rsidRDefault="00FD3105">
      <w:pPr>
        <w:pStyle w:val="pxformfl"/>
        <w:ind w:left="500"/>
      </w:pPr>
      <w:r>
        <w:t xml:space="preserve"> </w:t>
      </w:r>
    </w:p>
    <w:p w14:paraId="295A4CEF"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1. </w:t>
      </w:r>
    </w:p>
    <w:p w14:paraId="084638E1"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p.ct.id="3d29be30775711ee8e1ba9ecff0bf883|38|10:38"</w:instrText>
      </w:r>
      <w:r>
        <w:fldChar w:fldCharType="end"/>
      </w:r>
      <w:r>
        <w:t xml:space="preserve">Plaintiff </w:t>
      </w:r>
      <w:r>
        <w:rPr>
          <w:rStyle w:val="pxfinstr"/>
          <w:i/>
          <w:iCs/>
        </w:rPr>
        <w:t>[NAME OF PLAINTIFF]</w:t>
      </w:r>
      <w:r>
        <w:t xml:space="preserve"> is discharged from the custody of defendant </w:t>
      </w:r>
      <w:r>
        <w:rPr>
          <w:rStyle w:val="pxfinstr"/>
          <w:i/>
          <w:iCs/>
        </w:rPr>
        <w:t>[NAME DEFENDANT]</w:t>
      </w:r>
      <w:r>
        <w:t xml:space="preserve"> forthwith.</w:t>
      </w:r>
    </w:p>
    <w:p w14:paraId="0900D13B"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2. </w:t>
      </w:r>
    </w:p>
    <w:p w14:paraId="7F676E77"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p.ct.id="3d29be30775711ee8e1ba9ecff0bf883|38|10:38"</w:instrText>
      </w:r>
      <w:r>
        <w:fldChar w:fldCharType="end"/>
      </w:r>
      <w:r>
        <w:t xml:space="preserve">Plaintiff </w:t>
      </w:r>
      <w:r>
        <w:rPr>
          <w:rStyle w:val="pxfinstr"/>
          <w:i/>
          <w:iCs/>
        </w:rPr>
        <w:t>[NAME OF PLAINTIFF]</w:t>
      </w:r>
      <w:r>
        <w:t xml:space="preserve">, whose address is </w:t>
      </w:r>
      <w:r>
        <w:rPr>
          <w:rStyle w:val="pxfinstr"/>
          <w:i/>
          <w:iCs/>
        </w:rPr>
        <w:t>[address of plaintiff]</w:t>
      </w:r>
      <w:r>
        <w:t xml:space="preserve">, recovers from defendant </w:t>
      </w:r>
      <w:r>
        <w:rPr>
          <w:rStyle w:val="pxfinstr"/>
          <w:i/>
          <w:iCs/>
        </w:rPr>
        <w:t>[NAME DEFENDANT]</w:t>
      </w:r>
      <w:r>
        <w:t xml:space="preserve"> whose address is </w:t>
      </w:r>
      <w:r>
        <w:rPr>
          <w:rStyle w:val="pxfinstr"/>
          <w:i/>
          <w:iCs/>
        </w:rPr>
        <w:t>[address of defendant]</w:t>
      </w:r>
      <w:r>
        <w:t xml:space="preserve"> and the last four digits of defendant's Social Security number are </w:t>
      </w:r>
      <w:r>
        <w:rPr>
          <w:rStyle w:val="pxfinstr"/>
          <w:i/>
          <w:iCs/>
        </w:rPr>
        <w:t>[last four numbers of Social Security number]</w:t>
      </w:r>
      <w:r>
        <w:t>, costs of $</w:t>
      </w:r>
      <w:r>
        <w:rPr>
          <w:rStyle w:val="pxfinstr"/>
          <w:i/>
          <w:iCs/>
        </w:rPr>
        <w:t>[dollar amount of cost]</w:t>
      </w:r>
      <w:r>
        <w:t xml:space="preserve"> that shall bear interest at the rate prescribed by law, for which let execution issue forthwith.</w:t>
      </w:r>
    </w:p>
    <w:p w14:paraId="3E05C79D"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p.ct.id="3d29be30775711ee8e1ba9ecff0bf883|38|10:38"</w:instrText>
      </w:r>
      <w:r>
        <w:fldChar w:fldCharType="end"/>
      </w:r>
      <w:r>
        <w:t xml:space="preserve">ORDERED at </w:t>
      </w:r>
      <w:r>
        <w:rPr>
          <w:rStyle w:val="pxfinstr"/>
          <w:i/>
          <w:iCs/>
        </w:rPr>
        <w:t>[name of city]</w:t>
      </w:r>
      <w:r>
        <w:t xml:space="preserve">, Florida on </w:t>
      </w:r>
      <w:r>
        <w:rPr>
          <w:rStyle w:val="pxfinstr"/>
          <w:i/>
          <w:iCs/>
        </w:rPr>
        <w:t>[date of judgment]</w:t>
      </w:r>
      <w:r>
        <w:t>.</w:t>
      </w:r>
    </w:p>
    <w:p w14:paraId="7EC79997" w14:textId="77777777" w:rsidR="00FD3105" w:rsidRDefault="00FD3105">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4A5C219A" w14:textId="77777777" w:rsidR="00FD3105" w:rsidRDefault="00FD3105">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judge]</w:t>
      </w:r>
    </w:p>
    <w:p w14:paraId="4B81F294"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judge]</w:t>
      </w:r>
    </w:p>
    <w:p w14:paraId="5343E53E" w14:textId="77777777" w:rsidR="00FD3105" w:rsidRDefault="00FD3105">
      <w:pPr>
        <w:pStyle w:val="pxformtbl"/>
        <w:ind w:left="500"/>
      </w:pPr>
      <w:r>
        <w:t xml:space="preserve"> </w:t>
      </w:r>
      <w:r>
        <w:rPr>
          <w:color w:val="FF0000"/>
          <w:sz w:val="20"/>
          <w:szCs w:val="20"/>
          <w:vertAlign w:val="superscript"/>
        </w:rPr>
        <w:t>►</w:t>
      </w:r>
      <w:r>
        <w:fldChar w:fldCharType="begin"/>
      </w:r>
      <w:r>
        <w:instrText>tbl.ident="I01WDTD"</w:instrText>
      </w:r>
      <w:r>
        <w:fldChar w:fldCharType="end"/>
      </w:r>
      <w:r>
        <w:fldChar w:fldCharType="begin"/>
      </w:r>
      <w:r>
        <w:instrText>tbl.uuid="I06MB7T"</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6EBE4E51"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15CF6E9E"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tgroup.cols="2"</w:instrText>
      </w:r>
      <w:r>
        <w:fldChar w:fldCharType="end"/>
      </w:r>
    </w:p>
    <w:p w14:paraId="51D35A2C"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colspec.colwidth="17*"</w:instrText>
      </w:r>
      <w:r>
        <w:fldChar w:fldCharType="end"/>
      </w:r>
    </w:p>
    <w:p w14:paraId="34371B5C"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colspec.colwidth="111*"</w:instrText>
      </w:r>
      <w:r>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D3105" w14:paraId="65775FCF" w14:textId="77777777">
        <w:tblPrEx>
          <w:tblCellMar>
            <w:top w:w="0" w:type="dxa"/>
            <w:left w:w="0" w:type="dxa"/>
            <w:bottom w:w="0" w:type="dxa"/>
            <w:right w:w="0" w:type="dxa"/>
          </w:tblCellMar>
        </w:tblPrEx>
        <w:tc>
          <w:tcPr>
            <w:tcW w:w="4320" w:type="dxa"/>
            <w:tcBorders>
              <w:top w:val="nil"/>
              <w:left w:val="nil"/>
              <w:bottom w:val="nil"/>
              <w:right w:val="nil"/>
            </w:tcBorders>
          </w:tcPr>
          <w:p w14:paraId="412155F0"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Copies to:</w:t>
            </w:r>
          </w:p>
        </w:tc>
        <w:tc>
          <w:tcPr>
            <w:tcW w:w="4320" w:type="dxa"/>
            <w:tcBorders>
              <w:top w:val="nil"/>
              <w:left w:val="nil"/>
              <w:bottom w:val="nil"/>
              <w:right w:val="nil"/>
            </w:tcBorders>
          </w:tcPr>
          <w:p w14:paraId="36EAB6E6"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r w:rsidR="00FD3105" w14:paraId="7EC72665" w14:textId="77777777">
        <w:tblPrEx>
          <w:tblCellMar>
            <w:top w:w="0" w:type="dxa"/>
            <w:left w:w="0" w:type="dxa"/>
            <w:bottom w:w="0" w:type="dxa"/>
            <w:right w:w="0" w:type="dxa"/>
          </w:tblCellMar>
        </w:tblPrEx>
        <w:tc>
          <w:tcPr>
            <w:tcW w:w="4320" w:type="dxa"/>
            <w:tcBorders>
              <w:top w:val="nil"/>
              <w:left w:val="nil"/>
              <w:bottom w:val="nil"/>
              <w:right w:val="nil"/>
            </w:tcBorders>
          </w:tcPr>
          <w:p w14:paraId="2FA36244"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4320" w:type="dxa"/>
            <w:tcBorders>
              <w:top w:val="nil"/>
              <w:left w:val="nil"/>
              <w:bottom w:val="nil"/>
              <w:right w:val="nil"/>
            </w:tcBorders>
          </w:tcPr>
          <w:p w14:paraId="29FD8AEB"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bl>
    <w:p w14:paraId="3918E668" w14:textId="77777777" w:rsidR="00FD3105" w:rsidRDefault="00FD3105">
      <w:pPr>
        <w:pStyle w:val="pxtbody"/>
      </w:pPr>
    </w:p>
    <w:p w14:paraId="0B4BE50C" w14:textId="77777777" w:rsidR="00FD3105" w:rsidRDefault="00FD3105"/>
    <w:p w14:paraId="799EB8D9" w14:textId="77777777" w:rsidR="00FD3105" w:rsidRDefault="00FD3105">
      <w:pPr>
        <w:pStyle w:val="pxcomnt"/>
      </w:pPr>
    </w:p>
    <w:p w14:paraId="59266593" w14:textId="77777777" w:rsidR="00FD3105" w:rsidRDefault="00FD3105">
      <w:pPr>
        <w:pStyle w:val="pxhac"/>
        <w:spacing w:before="180"/>
        <w:jc w:val="center"/>
      </w:pPr>
      <w:r>
        <w:rPr>
          <w:rStyle w:val="pxb"/>
          <w:b/>
          <w:bCs/>
        </w:rPr>
        <w:t>Author's Comment</w:t>
      </w:r>
    </w:p>
    <w:p w14:paraId="3113A546"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p.ct.id="3d29be30775711ee8e1ba9ecff0bf883|38|10:38"</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st.ref.id="I04A3BM"</w:instrText>
      </w:r>
      <w:r>
        <w:rPr>
          <w:rStyle w:val="pxst"/>
        </w:rPr>
        <w:fldChar w:fldCharType="end"/>
      </w:r>
      <w:r>
        <w:rPr>
          <w:rStyle w:val="pxst"/>
          <w:vanish/>
        </w:rPr>
        <w:t>&amp;s;</w:t>
      </w:r>
      <w:r>
        <w:rPr>
          <w:rStyle w:val="pxvis"/>
          <w:rFonts w:ascii="Times NewRoman" w:hAnsi="Times NewRoman"/>
          <w:b w:val="0"/>
          <w:sz w:val="24"/>
        </w:rPr>
        <w:t>§</w:t>
      </w:r>
      <w:r>
        <w:rPr>
          <w:rStyle w:val="pxst"/>
        </w:rPr>
        <w:t>79.08, Fla. Stat.</w:t>
      </w:r>
      <w:r>
        <w:t xml:space="preserve"> If the decision is against the plaintiff, the judgment remands the plaintiff to custody. Habeas corpus is ordinarily governed by </w:t>
      </w:r>
      <w:r>
        <w:rPr>
          <w:rStyle w:val="pxst"/>
          <w:color w:val="FF0000"/>
          <w:sz w:val="20"/>
          <w:szCs w:val="20"/>
          <w:vertAlign w:val="superscript"/>
        </w:rPr>
        <w:t>►</w:t>
      </w:r>
      <w:r>
        <w:rPr>
          <w:rStyle w:val="pxst"/>
        </w:rPr>
        <w:fldChar w:fldCharType="begin"/>
      </w:r>
      <w:r>
        <w:rPr>
          <w:rStyle w:val="pxst"/>
        </w:rPr>
        <w:instrText>st.ref.id="I02TGHF"</w:instrText>
      </w:r>
      <w:r>
        <w:rPr>
          <w:rStyle w:val="pxst"/>
        </w:rPr>
        <w:fldChar w:fldCharType="end"/>
      </w:r>
      <w:r>
        <w:rPr>
          <w:rStyle w:val="pxst"/>
        </w:rPr>
        <w:t>Rule 1.630 of the Florida Rules of Civil Procedure</w:t>
      </w:r>
      <w:r>
        <w:t xml:space="preserve"> but can be used in some circumstances as a review remedy under </w:t>
      </w:r>
      <w:r>
        <w:rPr>
          <w:rStyle w:val="pxst"/>
          <w:color w:val="FF0000"/>
          <w:sz w:val="20"/>
          <w:szCs w:val="20"/>
          <w:vertAlign w:val="superscript"/>
        </w:rPr>
        <w:t>►</w:t>
      </w:r>
      <w:r>
        <w:rPr>
          <w:rStyle w:val="pxst"/>
        </w:rPr>
        <w:fldChar w:fldCharType="begin"/>
      </w:r>
      <w:r>
        <w:rPr>
          <w:rStyle w:val="pxst"/>
        </w:rPr>
        <w:instrText>st.ref.id="I02TGHI"</w:instrText>
      </w:r>
      <w:r>
        <w:rPr>
          <w:rStyle w:val="pxst"/>
        </w:rPr>
        <w:fldChar w:fldCharType="end"/>
      </w:r>
      <w:r>
        <w:rPr>
          <w:rStyle w:val="pxst"/>
        </w:rPr>
        <w:t>Rule 9.100 of the Florida Rules of Appellate Procedure</w:t>
      </w:r>
      <w:r>
        <w:t xml:space="preserve">. The example given here was taken from </w:t>
      </w:r>
      <w:r>
        <w:rPr>
          <w:rStyle w:val="pxcc"/>
          <w:color w:val="FF0000"/>
          <w:sz w:val="20"/>
          <w:szCs w:val="20"/>
          <w:vertAlign w:val="superscript"/>
        </w:rPr>
        <w:t>►</w:t>
      </w:r>
      <w:r>
        <w:rPr>
          <w:rStyle w:val="pxcc"/>
        </w:rPr>
        <w:fldChar w:fldCharType="begin"/>
      </w:r>
      <w:r>
        <w:rPr>
          <w:rStyle w:val="pxcc"/>
        </w:rPr>
        <w:instrText>cc.ref.id="I013BYQ"</w:instrText>
      </w:r>
      <w:r>
        <w:rPr>
          <w:rStyle w:val="pxcc"/>
        </w:rPr>
        <w:fldChar w:fldCharType="end"/>
      </w:r>
      <w:r>
        <w:rPr>
          <w:rStyle w:val="pxcc"/>
        </w:rPr>
        <w:t>Langston v. Lundsford, 165 So. 898 (1936)</w:t>
      </w:r>
      <w:r>
        <w:t>.</w:t>
      </w:r>
    </w:p>
    <w:p w14:paraId="59B84558" w14:textId="77777777" w:rsidR="00FD3105" w:rsidRDefault="00FD3105">
      <w:pPr>
        <w:pStyle w:val="pxs"/>
        <w:spacing w:before="180"/>
        <w:rPr>
          <w:sz w:val="27"/>
          <w:szCs w:val="27"/>
        </w:rPr>
      </w:pPr>
      <w:r>
        <w:rPr>
          <w:sz w:val="27"/>
          <w:szCs w:val="27"/>
        </w:rPr>
        <w:t>10:39. Judgment</w:t>
      </w:r>
      <w:r>
        <w:rPr>
          <w:rStyle w:val="pxsep"/>
        </w:rPr>
        <w:t xml:space="preserve">-- </w:t>
      </w:r>
      <w:r>
        <w:rPr>
          <w:sz w:val="27"/>
          <w:szCs w:val="27"/>
        </w:rPr>
        <w:t>Injunction, trespass</w:t>
      </w:r>
    </w:p>
    <w:p w14:paraId="0D4935C9" w14:textId="77777777" w:rsidR="00FD3105" w:rsidRDefault="00FD3105">
      <w:pPr>
        <w:pStyle w:val="pxov"/>
        <w:rPr>
          <w:vanish/>
        </w:rPr>
      </w:pPr>
      <w:r>
        <w:rPr>
          <w:vanish/>
        </w:rPr>
        <w:t>FMS</w:t>
      </w:r>
    </w:p>
    <w:p w14:paraId="4CA11A50" w14:textId="77777777" w:rsidR="00FD3105" w:rsidRDefault="00FD3105">
      <w:pPr>
        <w:pStyle w:val="pxov"/>
        <w:rPr>
          <w:vanish/>
        </w:rPr>
      </w:pPr>
      <w:r>
        <w:rPr>
          <w:vanish/>
        </w:rPr>
        <w:t>LCV</w:t>
      </w:r>
    </w:p>
    <w:p w14:paraId="5B7B550A" w14:textId="77777777" w:rsidR="00FD3105" w:rsidRDefault="00FD3105">
      <w:pPr>
        <w:pStyle w:val="pxov"/>
        <w:rPr>
          <w:vanish/>
        </w:rPr>
      </w:pPr>
      <w:r>
        <w:rPr>
          <w:vanish/>
        </w:rPr>
        <w:t>LSC</w:t>
      </w:r>
    </w:p>
    <w:p w14:paraId="257A42A4" w14:textId="77777777" w:rsidR="00FD3105" w:rsidRDefault="00FD3105">
      <w:pPr>
        <w:pStyle w:val="pxov"/>
        <w:rPr>
          <w:vanish/>
        </w:rPr>
      </w:pPr>
      <w:r>
        <w:rPr>
          <w:vanish/>
        </w:rPr>
        <w:t>LS8</w:t>
      </w:r>
    </w:p>
    <w:p w14:paraId="5E5B5788" w14:textId="77777777" w:rsidR="00FD3105" w:rsidRDefault="00FD3105">
      <w:pPr>
        <w:pStyle w:val="pxov"/>
        <w:rPr>
          <w:vanish/>
        </w:rPr>
      </w:pPr>
      <w:r>
        <w:rPr>
          <w:vanish/>
        </w:rPr>
        <w:t>FCV</w:t>
      </w:r>
    </w:p>
    <w:p w14:paraId="7139E0F5" w14:textId="77777777" w:rsidR="00FD3105" w:rsidRDefault="00FD3105">
      <w:pPr>
        <w:pStyle w:val="pxov"/>
        <w:rPr>
          <w:vanish/>
        </w:rPr>
      </w:pPr>
      <w:r>
        <w:rPr>
          <w:vanish/>
        </w:rPr>
        <w:t>FLG</w:t>
      </w:r>
    </w:p>
    <w:p w14:paraId="54780E10" w14:textId="77777777" w:rsidR="00FD3105" w:rsidRDefault="00FD3105">
      <w:pPr>
        <w:pStyle w:val="pxformfcapfac"/>
        <w:jc w:val="center"/>
        <w:rPr>
          <w:sz w:val="24"/>
          <w:szCs w:val="24"/>
        </w:rPr>
      </w:pPr>
      <w:r>
        <w:rPr>
          <w:color w:val="FF0000"/>
          <w:sz w:val="20"/>
          <w:szCs w:val="20"/>
          <w:vertAlign w:val="superscript"/>
        </w:rPr>
        <w:t>►</w:t>
      </w:r>
      <w:r>
        <w:rPr>
          <w:sz w:val="24"/>
          <w:szCs w:val="24"/>
        </w:rPr>
        <w:fldChar w:fldCharType="begin"/>
      </w:r>
      <w:r>
        <w:rPr>
          <w:sz w:val="24"/>
          <w:szCs w:val="24"/>
        </w:rPr>
        <w:instrText>form.du="0"</w:instrText>
      </w:r>
      <w:r>
        <w:rPr>
          <w:sz w:val="24"/>
          <w:szCs w:val="24"/>
        </w:rPr>
        <w:fldChar w:fldCharType="end"/>
      </w:r>
      <w:r>
        <w:rPr>
          <w:sz w:val="24"/>
          <w:szCs w:val="24"/>
        </w:rPr>
        <w:fldChar w:fldCharType="begin"/>
      </w:r>
      <w:r>
        <w:rPr>
          <w:sz w:val="24"/>
          <w:szCs w:val="24"/>
        </w:rPr>
        <w:instrText>form.fid="I6ffe81609fed11dfbf230000837214a9"</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fcap.ref="manual"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sz w:val="24"/>
          <w:szCs w:val="24"/>
        </w:rPr>
        <w:t xml:space="preserve">IN THE CIRCUIT COURT FOR </w:t>
      </w:r>
      <w:r>
        <w:rPr>
          <w:rStyle w:val="pxfinstr"/>
          <w:i/>
          <w:iCs/>
          <w:szCs w:val="24"/>
        </w:rPr>
        <w:t>[NAME OF COUNTY]</w:t>
      </w:r>
      <w:r>
        <w:rPr>
          <w:sz w:val="24"/>
          <w:szCs w:val="24"/>
        </w:rPr>
        <w:t>, FLORIDA</w:t>
      </w:r>
    </w:p>
    <w:p w14:paraId="1CC06DC8" w14:textId="77777777" w:rsidR="00FD3105" w:rsidRDefault="00FD3105">
      <w:pPr>
        <w:pStyle w:val="pxformfcaptbl"/>
        <w:ind w:left="500"/>
      </w:pPr>
      <w:r>
        <w:t xml:space="preserve"> </w:t>
      </w:r>
      <w:r>
        <w:rPr>
          <w:color w:val="FF0000"/>
          <w:sz w:val="20"/>
          <w:szCs w:val="20"/>
          <w:vertAlign w:val="superscript"/>
        </w:rPr>
        <w:t>►</w:t>
      </w:r>
      <w:r>
        <w:fldChar w:fldCharType="begin"/>
      </w:r>
      <w:r>
        <w:instrText>tbl.brace.end="5"</w:instrText>
      </w:r>
      <w:r>
        <w:fldChar w:fldCharType="end"/>
      </w:r>
      <w:r>
        <w:fldChar w:fldCharType="begin"/>
      </w:r>
      <w:r>
        <w:instrText>tbl.brace.start="1"</w:instrText>
      </w:r>
      <w:r>
        <w:fldChar w:fldCharType="end"/>
      </w:r>
      <w:r>
        <w:fldChar w:fldCharType="begin"/>
      </w:r>
      <w:r>
        <w:instrText>tbl.ident="I05JFRD"</w:instrText>
      </w:r>
      <w:r>
        <w:fldChar w:fldCharType="end"/>
      </w:r>
      <w:r>
        <w:fldChar w:fldCharType="begin"/>
      </w:r>
      <w:r>
        <w:instrText>tbl.uuid="I01EAHT"</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1D404FB3"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473E48CA"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tgroup.cols="4"</w:instrText>
      </w:r>
      <w:r>
        <w:fldChar w:fldCharType="end"/>
      </w:r>
    </w:p>
    <w:p w14:paraId="3B7B4127"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colspec.colwidth="7*"</w:instrText>
      </w:r>
      <w:r>
        <w:fldChar w:fldCharType="end"/>
      </w:r>
    </w:p>
    <w:p w14:paraId="027F51DC"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colspec.colwidth="16*"</w:instrText>
      </w:r>
      <w:r>
        <w:fldChar w:fldCharType="end"/>
      </w:r>
    </w:p>
    <w:p w14:paraId="69740C7B" w14:textId="77777777" w:rsidR="00FD3105" w:rsidRDefault="00FD3105">
      <w:pPr>
        <w:pStyle w:val="pxcolspec"/>
      </w:pPr>
      <w:r>
        <w:rPr>
          <w:color w:val="FF0000"/>
          <w:sz w:val="20"/>
          <w:szCs w:val="20"/>
          <w:vertAlign w:val="superscript"/>
        </w:rPr>
        <w:t>►</w:t>
      </w:r>
      <w:r>
        <w:fldChar w:fldCharType="begin"/>
      </w:r>
      <w:r>
        <w:instrText>colspec.align="center"</w:instrText>
      </w:r>
      <w:r>
        <w:fldChar w:fldCharType="end"/>
      </w:r>
      <w:r>
        <w:fldChar w:fldCharType="begin"/>
      </w:r>
      <w:r>
        <w:instrText>colspec.colname="3"</w:instrText>
      </w:r>
      <w:r>
        <w:fldChar w:fldCharType="end"/>
      </w:r>
      <w:r>
        <w:fldChar w:fldCharType="begin"/>
      </w:r>
      <w:r>
        <w:instrText>colspec.colnum="3"</w:instrText>
      </w:r>
      <w:r>
        <w:fldChar w:fldCharType="end"/>
      </w:r>
      <w:r>
        <w:fldChar w:fldCharType="begin"/>
      </w:r>
      <w:r>
        <w:instrText>colspec.colwidth="7*"</w:instrText>
      </w:r>
      <w:r>
        <w:fldChar w:fldCharType="end"/>
      </w:r>
    </w:p>
    <w:p w14:paraId="240FC74B" w14:textId="77777777" w:rsidR="00FD3105" w:rsidRDefault="00FD3105">
      <w:pPr>
        <w:pStyle w:val="pxcolspec"/>
      </w:pPr>
      <w:r>
        <w:rPr>
          <w:color w:val="FF0000"/>
          <w:sz w:val="20"/>
          <w:szCs w:val="20"/>
          <w:vertAlign w:val="superscript"/>
        </w:rPr>
        <w:t>►</w:t>
      </w:r>
      <w:r>
        <w:fldChar w:fldCharType="begin"/>
      </w:r>
      <w:r>
        <w:instrText>colspec.colname="4"</w:instrText>
      </w:r>
      <w:r>
        <w:fldChar w:fldCharType="end"/>
      </w:r>
      <w:r>
        <w:fldChar w:fldCharType="begin"/>
      </w:r>
      <w:r>
        <w:instrText>colspec.colnum="4"</w:instrText>
      </w:r>
      <w:r>
        <w:fldChar w:fldCharType="end"/>
      </w:r>
      <w:r>
        <w:fldChar w:fldCharType="begin"/>
      </w:r>
      <w:r>
        <w:instrText>colspec.colwidth="34*"</w:instrText>
      </w:r>
      <w:r>
        <w:fldChar w:fldCharType="end"/>
      </w:r>
    </w:p>
    <w:tbl>
      <w:tblPr>
        <w:tblW w:w="0" w:type="auto"/>
        <w:tblLayout w:type="fixed"/>
        <w:tblCellMar>
          <w:left w:w="0" w:type="dxa"/>
          <w:right w:w="0" w:type="dxa"/>
        </w:tblCellMar>
        <w:tblLook w:val="0000" w:firstRow="0" w:lastRow="0" w:firstColumn="0" w:lastColumn="0" w:noHBand="0" w:noVBand="0"/>
      </w:tblPr>
      <w:tblGrid>
        <w:gridCol w:w="2160"/>
        <w:gridCol w:w="2160"/>
        <w:gridCol w:w="2160"/>
        <w:gridCol w:w="2160"/>
      </w:tblGrid>
      <w:tr w:rsidR="00FD3105" w14:paraId="41FC17CD" w14:textId="77777777">
        <w:tblPrEx>
          <w:tblCellMar>
            <w:top w:w="0" w:type="dxa"/>
            <w:left w:w="0" w:type="dxa"/>
            <w:bottom w:w="0" w:type="dxa"/>
            <w:right w:w="0" w:type="dxa"/>
          </w:tblCellMar>
        </w:tblPrEx>
        <w:tc>
          <w:tcPr>
            <w:tcW w:w="2160" w:type="dxa"/>
            <w:tcBorders>
              <w:top w:val="nil"/>
              <w:left w:val="nil"/>
              <w:bottom w:val="nil"/>
              <w:right w:val="nil"/>
            </w:tcBorders>
          </w:tcPr>
          <w:p w14:paraId="0C5D555A" w14:textId="77777777" w:rsidR="00FD3105" w:rsidRDefault="00FD3105">
            <w:r>
              <w:rPr>
                <w:color w:val="FF0000"/>
                <w:sz w:val="20"/>
                <w:szCs w:val="20"/>
                <w:vertAlign w:val="superscript"/>
              </w:rPr>
              <w:t>►</w:t>
            </w:r>
            <w:r>
              <w:fldChar w:fldCharType="begin"/>
            </w:r>
            <w:r>
              <w:instrText>tbody.valign="top"</w:instrText>
            </w:r>
            <w:r>
              <w:fldChar w:fldCharType="end"/>
            </w:r>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PLAINTIFF]</w:t>
            </w:r>
            <w:r>
              <w:rPr>
                <w:rStyle w:val="pxrowentry"/>
              </w:rPr>
              <w:t>,</w:t>
            </w:r>
          </w:p>
        </w:tc>
        <w:tc>
          <w:tcPr>
            <w:tcW w:w="2160" w:type="dxa"/>
            <w:tcBorders>
              <w:top w:val="nil"/>
              <w:left w:val="nil"/>
              <w:bottom w:val="nil"/>
              <w:right w:val="nil"/>
            </w:tcBorders>
          </w:tcPr>
          <w:p w14:paraId="73A00DA6" w14:textId="77777777" w:rsidR="00FD3105" w:rsidRDefault="00FD3105">
            <w:r>
              <w:rPr>
                <w:rStyle w:val="pxentry"/>
                <w:color w:val="FF0000"/>
                <w:sz w:val="20"/>
                <w:szCs w:val="20"/>
                <w:vertAlign w:val="superscript"/>
              </w:rPr>
              <w:t>►</w:t>
            </w:r>
            <w:r>
              <w:rPr>
                <w:rStyle w:val="pxentry"/>
              </w:rPr>
              <w:fldChar w:fldCharType="begin"/>
            </w:r>
            <w:r>
              <w:rPr>
                <w:rStyle w:val="pxentry"/>
              </w:rPr>
              <w:instrText>entry.morerows="4"</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vanish/>
              </w:rPr>
              <w:t>&amp;brace;</w:t>
            </w:r>
            <w:r>
              <w:rPr>
                <w:rStyle w:val="pxvis"/>
                <w:rFonts w:ascii="Times NewRoman" w:hAnsi="Times NewRoman"/>
                <w:b w:val="0"/>
                <w:sz w:val="24"/>
              </w:rPr>
              <w:t>}</w:t>
            </w:r>
          </w:p>
        </w:tc>
        <w:tc>
          <w:tcPr>
            <w:tcW w:w="2160" w:type="dxa"/>
            <w:tcBorders>
              <w:top w:val="nil"/>
              <w:left w:val="nil"/>
              <w:bottom w:val="nil"/>
              <w:right w:val="nil"/>
            </w:tcBorders>
          </w:tcPr>
          <w:p w14:paraId="5E387CBC"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381613A3" w14:textId="77777777" w:rsidR="00FD3105" w:rsidRDefault="00FD3105"/>
        </w:tc>
      </w:tr>
      <w:tr w:rsidR="00FD3105" w14:paraId="028540E8" w14:textId="77777777">
        <w:tblPrEx>
          <w:tblCellMar>
            <w:top w:w="0" w:type="dxa"/>
            <w:left w:w="0" w:type="dxa"/>
            <w:bottom w:w="0" w:type="dxa"/>
            <w:right w:w="0" w:type="dxa"/>
          </w:tblCellMar>
        </w:tblPrEx>
        <w:tc>
          <w:tcPr>
            <w:tcW w:w="2160" w:type="dxa"/>
            <w:tcBorders>
              <w:top w:val="nil"/>
              <w:left w:val="nil"/>
              <w:bottom w:val="nil"/>
              <w:right w:val="nil"/>
            </w:tcBorders>
          </w:tcPr>
          <w:p w14:paraId="7F29E72A"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05963258"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Plaintiff,</w:t>
            </w:r>
          </w:p>
        </w:tc>
        <w:tc>
          <w:tcPr>
            <w:tcW w:w="2160" w:type="dxa"/>
            <w:tcBorders>
              <w:top w:val="nil"/>
              <w:left w:val="nil"/>
              <w:bottom w:val="nil"/>
              <w:right w:val="nil"/>
            </w:tcBorders>
          </w:tcPr>
          <w:p w14:paraId="6E1605A6"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5DE3AD89" w14:textId="77777777" w:rsidR="00FD3105" w:rsidRDefault="00FD3105"/>
        </w:tc>
      </w:tr>
      <w:tr w:rsidR="00FD3105" w14:paraId="7BC4B7FF" w14:textId="77777777">
        <w:tblPrEx>
          <w:tblCellMar>
            <w:top w:w="0" w:type="dxa"/>
            <w:left w:w="0" w:type="dxa"/>
            <w:bottom w:w="0" w:type="dxa"/>
            <w:right w:w="0" w:type="dxa"/>
          </w:tblCellMar>
        </w:tblPrEx>
        <w:tc>
          <w:tcPr>
            <w:tcW w:w="2160" w:type="dxa"/>
            <w:tcBorders>
              <w:top w:val="nil"/>
              <w:left w:val="nil"/>
              <w:bottom w:val="nil"/>
              <w:right w:val="nil"/>
            </w:tcBorders>
          </w:tcPr>
          <w:p w14:paraId="4D17B97B"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entry.align="left"</w:instrText>
            </w:r>
            <w:r>
              <w:rPr>
                <w:rStyle w:val="pxrowentry"/>
              </w:rPr>
              <w:fldChar w:fldCharType="end"/>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v.</w:t>
            </w:r>
          </w:p>
        </w:tc>
        <w:tc>
          <w:tcPr>
            <w:tcW w:w="2160" w:type="dxa"/>
            <w:tcBorders>
              <w:top w:val="nil"/>
              <w:left w:val="nil"/>
              <w:bottom w:val="nil"/>
              <w:right w:val="nil"/>
            </w:tcBorders>
          </w:tcPr>
          <w:p w14:paraId="22337C2E" w14:textId="77777777" w:rsidR="00FD3105" w:rsidRDefault="00FD3105">
            <w:r>
              <w:rPr>
                <w:rStyle w:val="pxentry"/>
                <w:color w:val="FF0000"/>
                <w:sz w:val="20"/>
                <w:szCs w:val="20"/>
                <w:vertAlign w:val="superscript"/>
              </w:rPr>
              <w:t>►</w:t>
            </w:r>
            <w:r>
              <w:rPr>
                <w:rStyle w:val="pxentry"/>
              </w:rPr>
              <w:fldChar w:fldCharType="begin"/>
            </w:r>
            <w:r>
              <w:rPr>
                <w:rStyle w:val="pxentry"/>
              </w:rPr>
              <w:instrText>entry.morerows="1"</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 xml:space="preserve">CASE </w:t>
            </w:r>
            <w:r>
              <w:rPr>
                <w:rStyle w:val="pxfinstr"/>
                <w:i/>
                <w:iCs/>
              </w:rPr>
              <w:t>[CASE NUMBER]</w:t>
            </w:r>
          </w:p>
        </w:tc>
        <w:tc>
          <w:tcPr>
            <w:tcW w:w="2160" w:type="dxa"/>
            <w:tcBorders>
              <w:top w:val="nil"/>
              <w:left w:val="nil"/>
              <w:bottom w:val="nil"/>
              <w:right w:val="nil"/>
            </w:tcBorders>
          </w:tcPr>
          <w:p w14:paraId="2C2FA8AF" w14:textId="77777777" w:rsidR="00FD3105" w:rsidRDefault="00FD3105"/>
        </w:tc>
        <w:tc>
          <w:tcPr>
            <w:tcW w:w="2160" w:type="dxa"/>
            <w:tcBorders>
              <w:top w:val="nil"/>
              <w:left w:val="nil"/>
              <w:bottom w:val="nil"/>
              <w:right w:val="nil"/>
            </w:tcBorders>
          </w:tcPr>
          <w:p w14:paraId="3B670F5A" w14:textId="77777777" w:rsidR="00FD3105" w:rsidRDefault="00FD3105"/>
        </w:tc>
      </w:tr>
      <w:tr w:rsidR="00FD3105" w14:paraId="0D2FFCBC" w14:textId="77777777">
        <w:tblPrEx>
          <w:tblCellMar>
            <w:top w:w="0" w:type="dxa"/>
            <w:left w:w="0" w:type="dxa"/>
            <w:bottom w:w="0" w:type="dxa"/>
            <w:right w:w="0" w:type="dxa"/>
          </w:tblCellMar>
        </w:tblPrEx>
        <w:tc>
          <w:tcPr>
            <w:tcW w:w="2160" w:type="dxa"/>
            <w:tcBorders>
              <w:top w:val="nil"/>
              <w:left w:val="nil"/>
              <w:bottom w:val="nil"/>
              <w:right w:val="nil"/>
            </w:tcBorders>
          </w:tcPr>
          <w:p w14:paraId="44D3BCB4"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DEFENDANT]</w:t>
            </w:r>
            <w:r>
              <w:rPr>
                <w:rStyle w:val="pxrowentry"/>
              </w:rPr>
              <w:t>,</w:t>
            </w:r>
          </w:p>
        </w:tc>
        <w:tc>
          <w:tcPr>
            <w:tcW w:w="2160" w:type="dxa"/>
            <w:tcBorders>
              <w:top w:val="nil"/>
              <w:left w:val="nil"/>
              <w:bottom w:val="nil"/>
              <w:right w:val="nil"/>
            </w:tcBorders>
          </w:tcPr>
          <w:p w14:paraId="09FB2407" w14:textId="77777777" w:rsidR="00FD3105" w:rsidRDefault="00FD3105"/>
        </w:tc>
        <w:tc>
          <w:tcPr>
            <w:tcW w:w="2160" w:type="dxa"/>
            <w:tcBorders>
              <w:top w:val="nil"/>
              <w:left w:val="nil"/>
              <w:bottom w:val="nil"/>
              <w:right w:val="nil"/>
            </w:tcBorders>
          </w:tcPr>
          <w:p w14:paraId="02A1E3D5" w14:textId="77777777" w:rsidR="00FD3105" w:rsidRDefault="00FD3105"/>
        </w:tc>
        <w:tc>
          <w:tcPr>
            <w:tcW w:w="2160" w:type="dxa"/>
            <w:tcBorders>
              <w:top w:val="nil"/>
              <w:left w:val="nil"/>
              <w:bottom w:val="nil"/>
              <w:right w:val="nil"/>
            </w:tcBorders>
          </w:tcPr>
          <w:p w14:paraId="17AE1A34" w14:textId="77777777" w:rsidR="00FD3105" w:rsidRDefault="00FD3105"/>
        </w:tc>
      </w:tr>
      <w:tr w:rsidR="00FD3105" w14:paraId="21F1E9F3" w14:textId="77777777">
        <w:tblPrEx>
          <w:tblCellMar>
            <w:top w:w="0" w:type="dxa"/>
            <w:left w:w="0" w:type="dxa"/>
            <w:bottom w:w="0" w:type="dxa"/>
            <w:right w:w="0" w:type="dxa"/>
          </w:tblCellMar>
        </w:tblPrEx>
        <w:tc>
          <w:tcPr>
            <w:tcW w:w="2160" w:type="dxa"/>
            <w:tcBorders>
              <w:top w:val="nil"/>
              <w:left w:val="nil"/>
              <w:bottom w:val="nil"/>
              <w:right w:val="nil"/>
            </w:tcBorders>
          </w:tcPr>
          <w:p w14:paraId="04FF797D"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57E464EF"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Defendant.</w:t>
            </w:r>
          </w:p>
        </w:tc>
        <w:tc>
          <w:tcPr>
            <w:tcW w:w="2160" w:type="dxa"/>
            <w:tcBorders>
              <w:top w:val="nil"/>
              <w:left w:val="nil"/>
              <w:bottom w:val="nil"/>
              <w:right w:val="nil"/>
            </w:tcBorders>
          </w:tcPr>
          <w:p w14:paraId="70010B53"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731C5B92" w14:textId="77777777" w:rsidR="00FD3105" w:rsidRDefault="00FD3105"/>
        </w:tc>
      </w:tr>
    </w:tbl>
    <w:p w14:paraId="58A8D722" w14:textId="77777777" w:rsidR="00FD3105" w:rsidRDefault="00FD3105">
      <w:pPr>
        <w:pStyle w:val="pxtbody"/>
      </w:pPr>
    </w:p>
    <w:p w14:paraId="6052149B" w14:textId="77777777" w:rsidR="00FD3105" w:rsidRDefault="00FD3105"/>
    <w:p w14:paraId="47ED75AB" w14:textId="77777777" w:rsidR="00FD3105" w:rsidRDefault="00FD3105">
      <w:pPr>
        <w:pStyle w:val="pxformhac"/>
        <w:spacing w:before="180"/>
        <w:jc w:val="center"/>
      </w:pPr>
      <w:r>
        <w:t xml:space="preserve">FINAL JUDGMENT </w:t>
      </w:r>
    </w:p>
    <w:p w14:paraId="7BC80885"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p.ct.id="3d29be30775711ee8e1ba9ecff0bf883|39|10:39"</w:instrText>
      </w:r>
      <w:r>
        <w:fldChar w:fldCharType="end"/>
      </w:r>
      <w:r>
        <w:t>This action was tried before the court. On the evidence presented</w:t>
      </w:r>
    </w:p>
    <w:p w14:paraId="43FBC9A2"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p.ct.id="3d29be30775711ee8e1ba9ecff0bf883|39|10:39"</w:instrText>
      </w:r>
      <w:r>
        <w:fldChar w:fldCharType="end"/>
      </w:r>
      <w:r>
        <w:t>IT IS ADJUDGED that:</w:t>
      </w:r>
    </w:p>
    <w:p w14:paraId="2D73144F" w14:textId="77777777" w:rsidR="00FD3105" w:rsidRDefault="00FD3105">
      <w:pPr>
        <w:pStyle w:val="pxformfl"/>
        <w:ind w:left="500"/>
      </w:pPr>
      <w:r>
        <w:t xml:space="preserve"> </w:t>
      </w:r>
    </w:p>
    <w:p w14:paraId="32DEE6FA"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1. </w:t>
      </w:r>
    </w:p>
    <w:p w14:paraId="2C4FDB37"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p.ct.id="3d29be30775711ee8e1ba9ecff0bf883|39|10:39"</w:instrText>
      </w:r>
      <w:r>
        <w:fldChar w:fldCharType="end"/>
      </w:r>
      <w:r>
        <w:t xml:space="preserve">Defendant </w:t>
      </w:r>
      <w:r>
        <w:rPr>
          <w:rStyle w:val="pxfinstr"/>
          <w:i/>
          <w:iCs/>
        </w:rPr>
        <w:t>[NAME OF DEFENDANT]</w:t>
      </w:r>
      <w:r>
        <w:t xml:space="preserve">, his agents, servants, employees or others acting by or through the Defendant, are permanently enjoined from </w:t>
      </w:r>
      <w:r>
        <w:rPr>
          <w:rStyle w:val="pxfinstr"/>
          <w:i/>
          <w:iCs/>
        </w:rPr>
        <w:t>[using/entering/trespassing]</w:t>
      </w:r>
      <w:r>
        <w:t xml:space="preserve"> on the property of plaintiff </w:t>
      </w:r>
      <w:r>
        <w:rPr>
          <w:rStyle w:val="pxfinstr"/>
          <w:i/>
          <w:iCs/>
        </w:rPr>
        <w:t>[NAME OF PLAINTIFF]</w:t>
      </w:r>
      <w:r>
        <w:t xml:space="preserve"> in </w:t>
      </w:r>
      <w:r>
        <w:rPr>
          <w:rStyle w:val="pxfinstr"/>
          <w:i/>
          <w:iCs/>
        </w:rPr>
        <w:t>[name of county]</w:t>
      </w:r>
      <w:r>
        <w:t>, Florida described as:</w:t>
      </w:r>
    </w:p>
    <w:p w14:paraId="0E999105" w14:textId="77777777" w:rsidR="00FD3105" w:rsidRDefault="00FD3105">
      <w:pPr>
        <w:pStyle w:val="pxformfac"/>
        <w:jc w:val="center"/>
        <w:rPr>
          <w:sz w:val="24"/>
          <w:szCs w:val="24"/>
        </w:rPr>
      </w:pP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rStyle w:val="pxfinstr"/>
          <w:i/>
          <w:iCs/>
          <w:szCs w:val="24"/>
        </w:rPr>
        <w:t>[legal description of property]</w:t>
      </w:r>
      <w:r>
        <w:rPr>
          <w:sz w:val="24"/>
          <w:szCs w:val="24"/>
        </w:rPr>
        <w:t>.</w:t>
      </w:r>
    </w:p>
    <w:p w14:paraId="345D1D99"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2. </w:t>
      </w:r>
    </w:p>
    <w:p w14:paraId="73453392"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p.ct.id="3d29be30775711ee8e1ba9ecff0bf883|39|10:39"</w:instrText>
      </w:r>
      <w:r>
        <w:fldChar w:fldCharType="end"/>
      </w:r>
      <w:r>
        <w:t xml:space="preserve">Plaintiff, whose address is </w:t>
      </w:r>
      <w:r>
        <w:rPr>
          <w:rStyle w:val="pxfinstr"/>
          <w:i/>
          <w:iCs/>
        </w:rPr>
        <w:t>[address of plaintiff]</w:t>
      </w:r>
      <w:r>
        <w:t xml:space="preserve">, recover from defendant </w:t>
      </w:r>
      <w:r>
        <w:rPr>
          <w:rStyle w:val="pxfinstr"/>
          <w:i/>
          <w:iCs/>
        </w:rPr>
        <w:t>[OPTIONAL:, whose address is [address of defendant] and the last four digits of Social Security number are [last four numbers of Social Security number],]</w:t>
      </w:r>
      <w:r>
        <w:t xml:space="preserve"> the sum of $</w:t>
      </w:r>
      <w:r>
        <w:rPr>
          <w:rStyle w:val="pxfinstr"/>
          <w:i/>
          <w:iCs/>
        </w:rPr>
        <w:t>[dollar amount of damages]</w:t>
      </w:r>
      <w:r>
        <w:t xml:space="preserve"> as damages for past trespasses with costs in the sum of $</w:t>
      </w:r>
      <w:r>
        <w:rPr>
          <w:rStyle w:val="pxfinstr"/>
          <w:i/>
          <w:iCs/>
        </w:rPr>
        <w:t>[dollar amount of costs]</w:t>
      </w:r>
      <w:r>
        <w:t>, making a total sum of $</w:t>
      </w:r>
      <w:r>
        <w:rPr>
          <w:rStyle w:val="pxfinstr"/>
          <w:i/>
          <w:iCs/>
        </w:rPr>
        <w:t>[dollar amount of total recovery]</w:t>
      </w:r>
      <w:r>
        <w:t>, that shall bear interest at the rate prescribed by law, for which let execution issue forthwith.</w:t>
      </w:r>
    </w:p>
    <w:p w14:paraId="40D862B2"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3. </w:t>
      </w:r>
    </w:p>
    <w:p w14:paraId="484F2DD7"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p.ct.id="3d29be30775711ee8e1ba9ecff0bf883|39|10:39"</w:instrText>
      </w:r>
      <w:r>
        <w:fldChar w:fldCharType="end"/>
      </w:r>
      <w:r>
        <w:t xml:space="preserve">The liability of </w:t>
      </w:r>
      <w:r>
        <w:rPr>
          <w:rStyle w:val="pxfinstr"/>
          <w:i/>
          <w:iCs/>
        </w:rPr>
        <w:t>[name of surety]</w:t>
      </w:r>
      <w:r>
        <w:t xml:space="preserve"> on the injunction bond is terminated.</w:t>
      </w:r>
    </w:p>
    <w:p w14:paraId="209E6F84"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p.ct.id="3d29be30775711ee8e1ba9ecff0bf883|39|10:39"</w:instrText>
      </w:r>
      <w:r>
        <w:fldChar w:fldCharType="end"/>
      </w:r>
      <w:r>
        <w:t xml:space="preserve">ORDERED at </w:t>
      </w:r>
      <w:r>
        <w:rPr>
          <w:rStyle w:val="pxfinstr"/>
          <w:i/>
          <w:iCs/>
        </w:rPr>
        <w:t>[name of city]</w:t>
      </w:r>
      <w:r>
        <w:t xml:space="preserve">, Florida on </w:t>
      </w:r>
      <w:r>
        <w:rPr>
          <w:rStyle w:val="pxfinstr"/>
          <w:i/>
          <w:iCs/>
        </w:rPr>
        <w:t>[date of judgment]</w:t>
      </w:r>
      <w:r>
        <w:t>.</w:t>
      </w:r>
    </w:p>
    <w:p w14:paraId="7928EFB2" w14:textId="77777777" w:rsidR="00FD3105" w:rsidRDefault="00FD3105">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32806A37" w14:textId="77777777" w:rsidR="00FD3105" w:rsidRDefault="00FD3105">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judge]</w:t>
      </w:r>
    </w:p>
    <w:p w14:paraId="03777ED9"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judge]</w:t>
      </w:r>
    </w:p>
    <w:p w14:paraId="1A4A0D85" w14:textId="77777777" w:rsidR="00FD3105" w:rsidRDefault="00FD3105">
      <w:pPr>
        <w:pStyle w:val="pxformfsigtbl"/>
        <w:ind w:left="500"/>
      </w:pPr>
      <w:r>
        <w:t xml:space="preserve"> </w:t>
      </w:r>
      <w:r>
        <w:rPr>
          <w:color w:val="FF0000"/>
          <w:sz w:val="20"/>
          <w:szCs w:val="20"/>
          <w:vertAlign w:val="superscript"/>
        </w:rPr>
        <w:t>►</w:t>
      </w:r>
      <w:r>
        <w:fldChar w:fldCharType="begin"/>
      </w:r>
      <w:r>
        <w:instrText>tbl.ident="I02QZ38"</w:instrText>
      </w:r>
      <w:r>
        <w:fldChar w:fldCharType="end"/>
      </w:r>
      <w:r>
        <w:fldChar w:fldCharType="begin"/>
      </w:r>
      <w:r>
        <w:instrText>tbl.uuid="I03DJHN"</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25F5741F"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547483B4"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tgroup.cols="2"</w:instrText>
      </w:r>
      <w:r>
        <w:fldChar w:fldCharType="end"/>
      </w:r>
    </w:p>
    <w:p w14:paraId="14ED844F"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colspec.colwidth="17*"</w:instrText>
      </w:r>
      <w:r>
        <w:fldChar w:fldCharType="end"/>
      </w:r>
    </w:p>
    <w:p w14:paraId="76F97E19"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colspec.colwidth="111*"</w:instrText>
      </w:r>
      <w:r>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D3105" w14:paraId="2B6D6A26" w14:textId="77777777">
        <w:tblPrEx>
          <w:tblCellMar>
            <w:top w:w="0" w:type="dxa"/>
            <w:left w:w="0" w:type="dxa"/>
            <w:bottom w:w="0" w:type="dxa"/>
            <w:right w:w="0" w:type="dxa"/>
          </w:tblCellMar>
        </w:tblPrEx>
        <w:tc>
          <w:tcPr>
            <w:tcW w:w="4320" w:type="dxa"/>
            <w:tcBorders>
              <w:top w:val="nil"/>
              <w:left w:val="nil"/>
              <w:bottom w:val="nil"/>
              <w:right w:val="nil"/>
            </w:tcBorders>
          </w:tcPr>
          <w:p w14:paraId="5C677626"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Copies to:</w:t>
            </w:r>
          </w:p>
        </w:tc>
        <w:tc>
          <w:tcPr>
            <w:tcW w:w="4320" w:type="dxa"/>
            <w:tcBorders>
              <w:top w:val="nil"/>
              <w:left w:val="nil"/>
              <w:bottom w:val="nil"/>
              <w:right w:val="nil"/>
            </w:tcBorders>
          </w:tcPr>
          <w:p w14:paraId="082C6D65"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r w:rsidR="00FD3105" w14:paraId="75A201DA" w14:textId="77777777">
        <w:tblPrEx>
          <w:tblCellMar>
            <w:top w:w="0" w:type="dxa"/>
            <w:left w:w="0" w:type="dxa"/>
            <w:bottom w:w="0" w:type="dxa"/>
            <w:right w:w="0" w:type="dxa"/>
          </w:tblCellMar>
        </w:tblPrEx>
        <w:tc>
          <w:tcPr>
            <w:tcW w:w="4320" w:type="dxa"/>
            <w:tcBorders>
              <w:top w:val="nil"/>
              <w:left w:val="nil"/>
              <w:bottom w:val="nil"/>
              <w:right w:val="nil"/>
            </w:tcBorders>
          </w:tcPr>
          <w:p w14:paraId="1F8DFEF6"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4320" w:type="dxa"/>
            <w:tcBorders>
              <w:top w:val="nil"/>
              <w:left w:val="nil"/>
              <w:bottom w:val="nil"/>
              <w:right w:val="nil"/>
            </w:tcBorders>
          </w:tcPr>
          <w:p w14:paraId="257ADDF7"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bl>
    <w:p w14:paraId="632E0014" w14:textId="77777777" w:rsidR="00FD3105" w:rsidRDefault="00FD3105">
      <w:pPr>
        <w:pStyle w:val="pxtbody"/>
      </w:pPr>
    </w:p>
    <w:p w14:paraId="76C5F114" w14:textId="77777777" w:rsidR="00FD3105" w:rsidRDefault="00FD3105"/>
    <w:p w14:paraId="22BE8919" w14:textId="77777777" w:rsidR="00FD3105" w:rsidRDefault="00FD3105">
      <w:pPr>
        <w:pStyle w:val="pxcomnt"/>
      </w:pPr>
    </w:p>
    <w:p w14:paraId="029E4F3D" w14:textId="77777777" w:rsidR="00FD3105" w:rsidRDefault="00FD3105">
      <w:pPr>
        <w:pStyle w:val="pxhac"/>
        <w:spacing w:before="180"/>
        <w:jc w:val="center"/>
      </w:pPr>
      <w:r>
        <w:rPr>
          <w:rStyle w:val="pxb"/>
          <w:b/>
          <w:bCs/>
        </w:rPr>
        <w:t>Author's Comment</w:t>
      </w:r>
    </w:p>
    <w:p w14:paraId="0E5291C2"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ins w:id="489" w:author="Debra M. Salisbury" w:date="2024-02-23T11:13:00Z">
        <w:r w:rsidR="00155DB3">
          <w:rPr>
            <w:color w:val="FF0000"/>
            <w:sz w:val="20"/>
            <w:szCs w:val="20"/>
            <w:vertAlign w:val="superscript"/>
          </w:rPr>
          <w:t xml:space="preserve"> </w:t>
        </w:r>
        <w:r w:rsidR="00155DB3">
          <w:t xml:space="preserve">Derived from Green v. Ivey, 45 Fla. 338, 33 So. 711 (1903). </w:t>
        </w:r>
      </w:ins>
      <w:r>
        <w:fldChar w:fldCharType="begin"/>
      </w:r>
      <w:r>
        <w:instrText>p.ct.id="3d29be30775711ee8e1ba9ecff0bf883|39|10:39"</w:instrText>
      </w:r>
      <w:r>
        <w:fldChar w:fldCharType="end"/>
      </w:r>
      <w:r>
        <w:t>This form assumed the issuance of a temporary injunction and the bond required. If no temporary injunction was issued, paragraph 3 is omitted.</w:t>
      </w:r>
    </w:p>
    <w:p w14:paraId="10AE749B" w14:textId="77777777" w:rsidR="00FD3105" w:rsidRDefault="00FD3105">
      <w:pPr>
        <w:pStyle w:val="pxs"/>
        <w:spacing w:before="180"/>
        <w:rPr>
          <w:sz w:val="27"/>
          <w:szCs w:val="27"/>
        </w:rPr>
      </w:pPr>
      <w:r>
        <w:rPr>
          <w:sz w:val="27"/>
          <w:szCs w:val="27"/>
        </w:rPr>
        <w:t>10:40. Judgment</w:t>
      </w:r>
      <w:r>
        <w:rPr>
          <w:rStyle w:val="pxsep"/>
        </w:rPr>
        <w:t xml:space="preserve">-- </w:t>
      </w:r>
      <w:r>
        <w:rPr>
          <w:sz w:val="27"/>
          <w:szCs w:val="27"/>
        </w:rPr>
        <w:t>Interpleader, money</w:t>
      </w:r>
    </w:p>
    <w:p w14:paraId="0FBC2079" w14:textId="77777777" w:rsidR="00FD3105" w:rsidRDefault="00FD3105">
      <w:pPr>
        <w:pStyle w:val="pxov"/>
        <w:rPr>
          <w:vanish/>
        </w:rPr>
      </w:pPr>
      <w:r>
        <w:rPr>
          <w:vanish/>
        </w:rPr>
        <w:t>FMS</w:t>
      </w:r>
    </w:p>
    <w:p w14:paraId="3F368458" w14:textId="77777777" w:rsidR="00FD3105" w:rsidRDefault="00FD3105">
      <w:pPr>
        <w:pStyle w:val="pxov"/>
        <w:rPr>
          <w:vanish/>
        </w:rPr>
      </w:pPr>
      <w:r>
        <w:rPr>
          <w:vanish/>
        </w:rPr>
        <w:t>LCV</w:t>
      </w:r>
    </w:p>
    <w:p w14:paraId="297FFB43" w14:textId="77777777" w:rsidR="00FD3105" w:rsidRDefault="00FD3105">
      <w:pPr>
        <w:pStyle w:val="pxov"/>
        <w:rPr>
          <w:vanish/>
        </w:rPr>
      </w:pPr>
      <w:r>
        <w:rPr>
          <w:vanish/>
        </w:rPr>
        <w:t>LSC</w:t>
      </w:r>
    </w:p>
    <w:p w14:paraId="2DD70445" w14:textId="77777777" w:rsidR="00FD3105" w:rsidRDefault="00FD3105">
      <w:pPr>
        <w:pStyle w:val="pxov"/>
        <w:rPr>
          <w:vanish/>
        </w:rPr>
      </w:pPr>
      <w:r>
        <w:rPr>
          <w:vanish/>
        </w:rPr>
        <w:t>LS3</w:t>
      </w:r>
    </w:p>
    <w:p w14:paraId="2CCB971F" w14:textId="77777777" w:rsidR="00FD3105" w:rsidRDefault="00FD3105">
      <w:pPr>
        <w:pStyle w:val="pxov"/>
        <w:rPr>
          <w:vanish/>
        </w:rPr>
      </w:pPr>
      <w:r>
        <w:rPr>
          <w:vanish/>
        </w:rPr>
        <w:t>LS7</w:t>
      </w:r>
    </w:p>
    <w:p w14:paraId="197141C0" w14:textId="77777777" w:rsidR="00FD3105" w:rsidRDefault="00FD3105">
      <w:pPr>
        <w:pStyle w:val="pxov"/>
        <w:rPr>
          <w:vanish/>
        </w:rPr>
      </w:pPr>
      <w:r>
        <w:rPr>
          <w:vanish/>
        </w:rPr>
        <w:t>FCV</w:t>
      </w:r>
    </w:p>
    <w:p w14:paraId="28F43326" w14:textId="77777777" w:rsidR="00FD3105" w:rsidRDefault="00FD3105">
      <w:pPr>
        <w:pStyle w:val="pxov"/>
        <w:rPr>
          <w:vanish/>
        </w:rPr>
      </w:pPr>
      <w:r>
        <w:rPr>
          <w:vanish/>
        </w:rPr>
        <w:t>FLG</w:t>
      </w:r>
    </w:p>
    <w:p w14:paraId="3B5B0ED3" w14:textId="77777777" w:rsidR="00FD3105" w:rsidRDefault="00FD3105">
      <w:pPr>
        <w:pStyle w:val="pxformfcapfac"/>
        <w:jc w:val="center"/>
        <w:rPr>
          <w:sz w:val="24"/>
          <w:szCs w:val="24"/>
        </w:rPr>
      </w:pPr>
      <w:r>
        <w:rPr>
          <w:color w:val="FF0000"/>
          <w:sz w:val="20"/>
          <w:szCs w:val="20"/>
          <w:vertAlign w:val="superscript"/>
        </w:rPr>
        <w:t>►</w:t>
      </w:r>
      <w:r>
        <w:rPr>
          <w:sz w:val="24"/>
          <w:szCs w:val="24"/>
        </w:rPr>
        <w:fldChar w:fldCharType="begin"/>
      </w:r>
      <w:r>
        <w:rPr>
          <w:sz w:val="24"/>
          <w:szCs w:val="24"/>
        </w:rPr>
        <w:instrText>form.du="0"</w:instrText>
      </w:r>
      <w:r>
        <w:rPr>
          <w:sz w:val="24"/>
          <w:szCs w:val="24"/>
        </w:rPr>
        <w:fldChar w:fldCharType="end"/>
      </w:r>
      <w:r>
        <w:rPr>
          <w:sz w:val="24"/>
          <w:szCs w:val="24"/>
        </w:rPr>
        <w:fldChar w:fldCharType="begin"/>
      </w:r>
      <w:r>
        <w:rPr>
          <w:sz w:val="24"/>
          <w:szCs w:val="24"/>
        </w:rPr>
        <w:instrText>form.fid="I700649909fed11dfbf230000837214a9"</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fcap.ref="manual"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sz w:val="24"/>
          <w:szCs w:val="24"/>
        </w:rPr>
        <w:t xml:space="preserve">IN THE CIRCUIT COURT FOR </w:t>
      </w:r>
      <w:r>
        <w:rPr>
          <w:rStyle w:val="pxfinstr"/>
          <w:i/>
          <w:iCs/>
          <w:szCs w:val="24"/>
        </w:rPr>
        <w:t>[NAME OF COUNTY]</w:t>
      </w:r>
      <w:r>
        <w:rPr>
          <w:sz w:val="24"/>
          <w:szCs w:val="24"/>
        </w:rPr>
        <w:t>, FLORIDA</w:t>
      </w:r>
    </w:p>
    <w:p w14:paraId="2F547C36" w14:textId="77777777" w:rsidR="00FD3105" w:rsidRDefault="00FD3105">
      <w:pPr>
        <w:pStyle w:val="pxformfcaptbl"/>
        <w:ind w:left="500"/>
      </w:pPr>
      <w:r>
        <w:t xml:space="preserve"> </w:t>
      </w:r>
      <w:r>
        <w:rPr>
          <w:color w:val="FF0000"/>
          <w:sz w:val="20"/>
          <w:szCs w:val="20"/>
          <w:vertAlign w:val="superscript"/>
        </w:rPr>
        <w:t>►</w:t>
      </w:r>
      <w:r>
        <w:fldChar w:fldCharType="begin"/>
      </w:r>
      <w:r>
        <w:instrText>tbl.brace.end="5"</w:instrText>
      </w:r>
      <w:r>
        <w:fldChar w:fldCharType="end"/>
      </w:r>
      <w:r>
        <w:fldChar w:fldCharType="begin"/>
      </w:r>
      <w:r>
        <w:instrText>tbl.brace.start="1"</w:instrText>
      </w:r>
      <w:r>
        <w:fldChar w:fldCharType="end"/>
      </w:r>
      <w:r>
        <w:fldChar w:fldCharType="begin"/>
      </w:r>
      <w:r>
        <w:instrText>tbl.ident="I05AQW9"</w:instrText>
      </w:r>
      <w:r>
        <w:fldChar w:fldCharType="end"/>
      </w:r>
      <w:r>
        <w:fldChar w:fldCharType="begin"/>
      </w:r>
      <w:r>
        <w:instrText>tbl.uuid="I02NUGV"</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572DE900"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1750867C"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tgroup.cols="4"</w:instrText>
      </w:r>
      <w:r>
        <w:fldChar w:fldCharType="end"/>
      </w:r>
    </w:p>
    <w:p w14:paraId="07440297"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colspec.colwidth="7*"</w:instrText>
      </w:r>
      <w:r>
        <w:fldChar w:fldCharType="end"/>
      </w:r>
    </w:p>
    <w:p w14:paraId="57240F87"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colspec.colwidth="29*"</w:instrText>
      </w:r>
      <w:r>
        <w:fldChar w:fldCharType="end"/>
      </w:r>
    </w:p>
    <w:p w14:paraId="1D74A27C" w14:textId="77777777" w:rsidR="00FD3105" w:rsidRDefault="00FD3105">
      <w:pPr>
        <w:pStyle w:val="pxcolspec"/>
      </w:pPr>
      <w:r>
        <w:rPr>
          <w:color w:val="FF0000"/>
          <w:sz w:val="20"/>
          <w:szCs w:val="20"/>
          <w:vertAlign w:val="superscript"/>
        </w:rPr>
        <w:t>►</w:t>
      </w:r>
      <w:r>
        <w:fldChar w:fldCharType="begin"/>
      </w:r>
      <w:r>
        <w:instrText>colspec.align="center"</w:instrText>
      </w:r>
      <w:r>
        <w:fldChar w:fldCharType="end"/>
      </w:r>
      <w:r>
        <w:fldChar w:fldCharType="begin"/>
      </w:r>
      <w:r>
        <w:instrText>colspec.colname="3"</w:instrText>
      </w:r>
      <w:r>
        <w:fldChar w:fldCharType="end"/>
      </w:r>
      <w:r>
        <w:fldChar w:fldCharType="begin"/>
      </w:r>
      <w:r>
        <w:instrText>colspec.colnum="3"</w:instrText>
      </w:r>
      <w:r>
        <w:fldChar w:fldCharType="end"/>
      </w:r>
      <w:r>
        <w:fldChar w:fldCharType="begin"/>
      </w:r>
      <w:r>
        <w:instrText>colspec.colwidth="4*"</w:instrText>
      </w:r>
      <w:r>
        <w:fldChar w:fldCharType="end"/>
      </w:r>
    </w:p>
    <w:p w14:paraId="1E8A2CDD" w14:textId="77777777" w:rsidR="00FD3105" w:rsidRDefault="00FD3105">
      <w:pPr>
        <w:pStyle w:val="pxcolspec"/>
      </w:pPr>
      <w:r>
        <w:rPr>
          <w:color w:val="FF0000"/>
          <w:sz w:val="20"/>
          <w:szCs w:val="20"/>
          <w:vertAlign w:val="superscript"/>
        </w:rPr>
        <w:t>►</w:t>
      </w:r>
      <w:r>
        <w:fldChar w:fldCharType="begin"/>
      </w:r>
      <w:r>
        <w:instrText>colspec.colname="4"</w:instrText>
      </w:r>
      <w:r>
        <w:fldChar w:fldCharType="end"/>
      </w:r>
      <w:r>
        <w:fldChar w:fldCharType="begin"/>
      </w:r>
      <w:r>
        <w:instrText>colspec.colnum="4"</w:instrText>
      </w:r>
      <w:r>
        <w:fldChar w:fldCharType="end"/>
      </w:r>
      <w:r>
        <w:fldChar w:fldCharType="begin"/>
      </w:r>
      <w:r>
        <w:instrText>colspec.colwidth="25*"</w:instrText>
      </w:r>
      <w:r>
        <w:fldChar w:fldCharType="end"/>
      </w:r>
    </w:p>
    <w:tbl>
      <w:tblPr>
        <w:tblW w:w="0" w:type="auto"/>
        <w:tblLayout w:type="fixed"/>
        <w:tblCellMar>
          <w:left w:w="0" w:type="dxa"/>
          <w:right w:w="0" w:type="dxa"/>
        </w:tblCellMar>
        <w:tblLook w:val="0000" w:firstRow="0" w:lastRow="0" w:firstColumn="0" w:lastColumn="0" w:noHBand="0" w:noVBand="0"/>
      </w:tblPr>
      <w:tblGrid>
        <w:gridCol w:w="2160"/>
        <w:gridCol w:w="2160"/>
        <w:gridCol w:w="2160"/>
        <w:gridCol w:w="2160"/>
      </w:tblGrid>
      <w:tr w:rsidR="00FD3105" w14:paraId="18CC6427" w14:textId="77777777">
        <w:tblPrEx>
          <w:tblCellMar>
            <w:top w:w="0" w:type="dxa"/>
            <w:left w:w="0" w:type="dxa"/>
            <w:bottom w:w="0" w:type="dxa"/>
            <w:right w:w="0" w:type="dxa"/>
          </w:tblCellMar>
        </w:tblPrEx>
        <w:tc>
          <w:tcPr>
            <w:tcW w:w="2160" w:type="dxa"/>
            <w:tcBorders>
              <w:top w:val="nil"/>
              <w:left w:val="nil"/>
              <w:bottom w:val="nil"/>
              <w:right w:val="nil"/>
            </w:tcBorders>
          </w:tcPr>
          <w:p w14:paraId="35E7EE81" w14:textId="77777777" w:rsidR="00FD3105" w:rsidRDefault="00FD3105">
            <w:r>
              <w:rPr>
                <w:color w:val="FF0000"/>
                <w:sz w:val="20"/>
                <w:szCs w:val="20"/>
                <w:vertAlign w:val="superscript"/>
              </w:rPr>
              <w:t>►</w:t>
            </w:r>
            <w:r>
              <w:fldChar w:fldCharType="begin"/>
            </w:r>
            <w:r>
              <w:instrText>tbody.valign="top"</w:instrText>
            </w:r>
            <w:r>
              <w:fldChar w:fldCharType="end"/>
            </w:r>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PLAINTIFF]</w:t>
            </w:r>
            <w:r>
              <w:rPr>
                <w:rStyle w:val="pxrowentry"/>
              </w:rPr>
              <w:t>,</w:t>
            </w:r>
          </w:p>
        </w:tc>
        <w:tc>
          <w:tcPr>
            <w:tcW w:w="2160" w:type="dxa"/>
            <w:tcBorders>
              <w:top w:val="nil"/>
              <w:left w:val="nil"/>
              <w:bottom w:val="nil"/>
              <w:right w:val="nil"/>
            </w:tcBorders>
          </w:tcPr>
          <w:p w14:paraId="1DB5AB00" w14:textId="77777777" w:rsidR="00FD3105" w:rsidRDefault="00FD3105">
            <w:r>
              <w:rPr>
                <w:rStyle w:val="pxentry"/>
                <w:color w:val="FF0000"/>
                <w:sz w:val="20"/>
                <w:szCs w:val="20"/>
                <w:vertAlign w:val="superscript"/>
              </w:rPr>
              <w:t>►</w:t>
            </w:r>
            <w:r>
              <w:rPr>
                <w:rStyle w:val="pxentry"/>
              </w:rPr>
              <w:fldChar w:fldCharType="begin"/>
            </w:r>
            <w:r>
              <w:rPr>
                <w:rStyle w:val="pxentry"/>
              </w:rPr>
              <w:instrText>entry.morerows="4"</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vanish/>
              </w:rPr>
              <w:t>&amp;brace;</w:t>
            </w:r>
            <w:r>
              <w:rPr>
                <w:rStyle w:val="pxvis"/>
                <w:rFonts w:ascii="Times NewRoman" w:hAnsi="Times NewRoman"/>
                <w:b w:val="0"/>
                <w:sz w:val="24"/>
              </w:rPr>
              <w:t>}</w:t>
            </w:r>
          </w:p>
        </w:tc>
        <w:tc>
          <w:tcPr>
            <w:tcW w:w="2160" w:type="dxa"/>
            <w:tcBorders>
              <w:top w:val="nil"/>
              <w:left w:val="nil"/>
              <w:bottom w:val="nil"/>
              <w:right w:val="nil"/>
            </w:tcBorders>
          </w:tcPr>
          <w:p w14:paraId="5D6DD433"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59728104" w14:textId="77777777" w:rsidR="00FD3105" w:rsidRDefault="00FD3105"/>
        </w:tc>
      </w:tr>
      <w:tr w:rsidR="00FD3105" w14:paraId="49DB746D" w14:textId="77777777">
        <w:tblPrEx>
          <w:tblCellMar>
            <w:top w:w="0" w:type="dxa"/>
            <w:left w:w="0" w:type="dxa"/>
            <w:bottom w:w="0" w:type="dxa"/>
            <w:right w:w="0" w:type="dxa"/>
          </w:tblCellMar>
        </w:tblPrEx>
        <w:tc>
          <w:tcPr>
            <w:tcW w:w="2160" w:type="dxa"/>
            <w:tcBorders>
              <w:top w:val="nil"/>
              <w:left w:val="nil"/>
              <w:bottom w:val="nil"/>
              <w:right w:val="nil"/>
            </w:tcBorders>
          </w:tcPr>
          <w:p w14:paraId="742ADCA5"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2B5F93CA"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Plaintiff,</w:t>
            </w:r>
          </w:p>
        </w:tc>
        <w:tc>
          <w:tcPr>
            <w:tcW w:w="2160" w:type="dxa"/>
            <w:tcBorders>
              <w:top w:val="nil"/>
              <w:left w:val="nil"/>
              <w:bottom w:val="nil"/>
              <w:right w:val="nil"/>
            </w:tcBorders>
          </w:tcPr>
          <w:p w14:paraId="0CB56AF4"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26D4B975" w14:textId="77777777" w:rsidR="00FD3105" w:rsidRDefault="00FD3105"/>
        </w:tc>
      </w:tr>
      <w:tr w:rsidR="00FD3105" w14:paraId="6FE85F5E" w14:textId="77777777">
        <w:tblPrEx>
          <w:tblCellMar>
            <w:top w:w="0" w:type="dxa"/>
            <w:left w:w="0" w:type="dxa"/>
            <w:bottom w:w="0" w:type="dxa"/>
            <w:right w:w="0" w:type="dxa"/>
          </w:tblCellMar>
        </w:tblPrEx>
        <w:tc>
          <w:tcPr>
            <w:tcW w:w="2160" w:type="dxa"/>
            <w:tcBorders>
              <w:top w:val="nil"/>
              <w:left w:val="nil"/>
              <w:bottom w:val="nil"/>
              <w:right w:val="nil"/>
            </w:tcBorders>
          </w:tcPr>
          <w:p w14:paraId="030E58E9"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entry.align="left"</w:instrText>
            </w:r>
            <w:r>
              <w:rPr>
                <w:rStyle w:val="pxrowentry"/>
              </w:rPr>
              <w:fldChar w:fldCharType="end"/>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v.</w:t>
            </w:r>
          </w:p>
        </w:tc>
        <w:tc>
          <w:tcPr>
            <w:tcW w:w="2160" w:type="dxa"/>
            <w:tcBorders>
              <w:top w:val="nil"/>
              <w:left w:val="nil"/>
              <w:bottom w:val="nil"/>
              <w:right w:val="nil"/>
            </w:tcBorders>
          </w:tcPr>
          <w:p w14:paraId="587597EB"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 xml:space="preserve">CASE </w:t>
            </w:r>
            <w:r>
              <w:rPr>
                <w:rStyle w:val="pxfinstr"/>
                <w:i/>
                <w:iCs/>
              </w:rPr>
              <w:t>[CASE NUMBER]</w:t>
            </w:r>
          </w:p>
        </w:tc>
        <w:tc>
          <w:tcPr>
            <w:tcW w:w="2160" w:type="dxa"/>
            <w:tcBorders>
              <w:top w:val="nil"/>
              <w:left w:val="nil"/>
              <w:bottom w:val="nil"/>
              <w:right w:val="nil"/>
            </w:tcBorders>
          </w:tcPr>
          <w:p w14:paraId="3251F1D5" w14:textId="77777777" w:rsidR="00FD3105" w:rsidRDefault="00FD3105"/>
        </w:tc>
        <w:tc>
          <w:tcPr>
            <w:tcW w:w="2160" w:type="dxa"/>
            <w:tcBorders>
              <w:top w:val="nil"/>
              <w:left w:val="nil"/>
              <w:bottom w:val="nil"/>
              <w:right w:val="nil"/>
            </w:tcBorders>
          </w:tcPr>
          <w:p w14:paraId="0CB75299" w14:textId="77777777" w:rsidR="00FD3105" w:rsidRDefault="00FD3105"/>
        </w:tc>
      </w:tr>
      <w:tr w:rsidR="00FD3105" w14:paraId="219FF0E5" w14:textId="77777777">
        <w:tblPrEx>
          <w:tblCellMar>
            <w:top w:w="0" w:type="dxa"/>
            <w:left w:w="0" w:type="dxa"/>
            <w:bottom w:w="0" w:type="dxa"/>
            <w:right w:w="0" w:type="dxa"/>
          </w:tblCellMar>
        </w:tblPrEx>
        <w:tc>
          <w:tcPr>
            <w:tcW w:w="2160" w:type="dxa"/>
            <w:tcBorders>
              <w:top w:val="nil"/>
              <w:left w:val="nil"/>
              <w:bottom w:val="nil"/>
              <w:right w:val="nil"/>
            </w:tcBorders>
          </w:tcPr>
          <w:p w14:paraId="409F844C"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[NAMES OF DEFENDANTS]</w:t>
            </w:r>
            <w:r>
              <w:rPr>
                <w:rStyle w:val="pxrowentry"/>
              </w:rPr>
              <w:t>,</w:t>
            </w:r>
          </w:p>
        </w:tc>
        <w:tc>
          <w:tcPr>
            <w:tcW w:w="2160" w:type="dxa"/>
            <w:tcBorders>
              <w:top w:val="nil"/>
              <w:left w:val="nil"/>
              <w:bottom w:val="nil"/>
              <w:right w:val="nil"/>
            </w:tcBorders>
          </w:tcPr>
          <w:p w14:paraId="42A327DC"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083CEB02" w14:textId="77777777" w:rsidR="00FD3105" w:rsidRDefault="00FD3105"/>
        </w:tc>
        <w:tc>
          <w:tcPr>
            <w:tcW w:w="2160" w:type="dxa"/>
            <w:tcBorders>
              <w:top w:val="nil"/>
              <w:left w:val="nil"/>
              <w:bottom w:val="nil"/>
              <w:right w:val="nil"/>
            </w:tcBorders>
          </w:tcPr>
          <w:p w14:paraId="2410552A" w14:textId="77777777" w:rsidR="00FD3105" w:rsidRDefault="00FD3105"/>
        </w:tc>
      </w:tr>
      <w:tr w:rsidR="00FD3105" w14:paraId="77EE16A0" w14:textId="77777777">
        <w:tblPrEx>
          <w:tblCellMar>
            <w:top w:w="0" w:type="dxa"/>
            <w:left w:w="0" w:type="dxa"/>
            <w:bottom w:w="0" w:type="dxa"/>
            <w:right w:w="0" w:type="dxa"/>
          </w:tblCellMar>
        </w:tblPrEx>
        <w:tc>
          <w:tcPr>
            <w:tcW w:w="2160" w:type="dxa"/>
            <w:tcBorders>
              <w:top w:val="nil"/>
              <w:left w:val="nil"/>
              <w:bottom w:val="nil"/>
              <w:right w:val="nil"/>
            </w:tcBorders>
          </w:tcPr>
          <w:p w14:paraId="0FE9435B"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02C9BC73"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Defendants.</w:t>
            </w:r>
          </w:p>
        </w:tc>
        <w:tc>
          <w:tcPr>
            <w:tcW w:w="2160" w:type="dxa"/>
            <w:tcBorders>
              <w:top w:val="nil"/>
              <w:left w:val="nil"/>
              <w:bottom w:val="nil"/>
              <w:right w:val="nil"/>
            </w:tcBorders>
          </w:tcPr>
          <w:p w14:paraId="104F38B5"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4A3F42AF" w14:textId="77777777" w:rsidR="00FD3105" w:rsidRDefault="00FD3105"/>
        </w:tc>
      </w:tr>
    </w:tbl>
    <w:p w14:paraId="03E6FD47" w14:textId="77777777" w:rsidR="00FD3105" w:rsidRDefault="00FD3105">
      <w:pPr>
        <w:pStyle w:val="pxtbody"/>
      </w:pPr>
    </w:p>
    <w:p w14:paraId="4F8F37BA" w14:textId="77777777" w:rsidR="00FD3105" w:rsidRDefault="00FD3105"/>
    <w:p w14:paraId="4459B77B" w14:textId="77777777" w:rsidR="00FD3105" w:rsidRDefault="00FD3105">
      <w:pPr>
        <w:pStyle w:val="pxformhac"/>
        <w:spacing w:before="180"/>
        <w:jc w:val="center"/>
      </w:pPr>
      <w:r>
        <w:t xml:space="preserve">FINAL JUDGMENT </w:t>
      </w:r>
    </w:p>
    <w:p w14:paraId="40E0CC84"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p.ct.id="3d29be30775711ee8e1ba9ecff0bf883|40|10:40"</w:instrText>
      </w:r>
      <w:r>
        <w:fldChar w:fldCharType="end"/>
      </w:r>
      <w:r>
        <w:t>This action was tried before the court. On the evidence presented</w:t>
      </w:r>
    </w:p>
    <w:p w14:paraId="0B12ADD6"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p.ct.id="3d29be30775711ee8e1ba9ecff0bf883|40|10:40"</w:instrText>
      </w:r>
      <w:r>
        <w:fldChar w:fldCharType="end"/>
      </w:r>
      <w:r>
        <w:t>IT IS ADJUDGED that:</w:t>
      </w:r>
    </w:p>
    <w:p w14:paraId="66A3A1F6" w14:textId="77777777" w:rsidR="00FD3105" w:rsidRDefault="00FD3105">
      <w:pPr>
        <w:pStyle w:val="pxformfl"/>
        <w:ind w:left="500"/>
      </w:pPr>
      <w:r>
        <w:t xml:space="preserve"> </w:t>
      </w:r>
    </w:p>
    <w:p w14:paraId="2E89558D"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1. </w:t>
      </w:r>
    </w:p>
    <w:p w14:paraId="65A3CD60"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p.ct.id="3d29be30775711ee8e1ba9ecff0bf883|40|10:40"</w:instrText>
      </w:r>
      <w:r>
        <w:fldChar w:fldCharType="end"/>
      </w:r>
      <w:r>
        <w:t xml:space="preserve">Defendant </w:t>
      </w:r>
      <w:r>
        <w:rPr>
          <w:rStyle w:val="pxfinstr"/>
          <w:i/>
          <w:iCs/>
        </w:rPr>
        <w:t>[NAME OF FIRST DEFENDANT]</w:t>
      </w:r>
      <w:r>
        <w:t xml:space="preserve"> is entitled to the proceeds of </w:t>
      </w:r>
      <w:r>
        <w:rPr>
          <w:rStyle w:val="pxfinstr"/>
          <w:i/>
          <w:iCs/>
        </w:rPr>
        <w:t>[type of transaction]</w:t>
      </w:r>
      <w:r>
        <w:t>.</w:t>
      </w:r>
    </w:p>
    <w:p w14:paraId="580ABCD5"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2. </w:t>
      </w:r>
    </w:p>
    <w:p w14:paraId="2EFB12DE"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p.ct.id="3d29be30775711ee8e1ba9ecff0bf883|40|10:40"</w:instrText>
      </w:r>
      <w:r>
        <w:fldChar w:fldCharType="end"/>
      </w:r>
      <w:r>
        <w:t>The clerk of the court is directed to pay $</w:t>
      </w:r>
      <w:r>
        <w:rPr>
          <w:rStyle w:val="pxfinstr"/>
          <w:i/>
          <w:iCs/>
        </w:rPr>
        <w:t>[dollar amount of payment]</w:t>
      </w:r>
      <w:r>
        <w:t xml:space="preserve"> to defendant </w:t>
      </w:r>
      <w:r>
        <w:rPr>
          <w:rStyle w:val="pxfinstr"/>
          <w:i/>
          <w:iCs/>
        </w:rPr>
        <w:t>[NAME OF FIRST DEFENDANT]</w:t>
      </w:r>
      <w:r>
        <w:t xml:space="preserve"> forthwith.</w:t>
      </w:r>
    </w:p>
    <w:p w14:paraId="710FA02B"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3. </w:t>
      </w:r>
    </w:p>
    <w:p w14:paraId="7F80836F"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p.ct.id="3d29be30775711ee8e1ba9ecff0bf883|40|10:40"</w:instrText>
      </w:r>
      <w:r>
        <w:fldChar w:fldCharType="end"/>
      </w:r>
      <w:r>
        <w:t xml:space="preserve">Defendant </w:t>
      </w:r>
      <w:r>
        <w:rPr>
          <w:rStyle w:val="pxfinstr"/>
          <w:i/>
          <w:iCs/>
        </w:rPr>
        <w:t>[NAME OF FIRST DEFENDANT]</w:t>
      </w:r>
      <w:r>
        <w:t xml:space="preserve">, whose address is </w:t>
      </w:r>
      <w:r>
        <w:rPr>
          <w:rStyle w:val="pxfinstr"/>
          <w:i/>
          <w:iCs/>
        </w:rPr>
        <w:t>[address of first defendant]</w:t>
      </w:r>
      <w:r>
        <w:t xml:space="preserve">, recover from defendant </w:t>
      </w:r>
      <w:r>
        <w:rPr>
          <w:rStyle w:val="pxfinstr"/>
          <w:i/>
          <w:iCs/>
        </w:rPr>
        <w:t>[NAME OF SECOND DEFENDANT]</w:t>
      </w:r>
      <w:r>
        <w:t xml:space="preserve"> </w:t>
      </w:r>
      <w:r>
        <w:rPr>
          <w:rStyle w:val="pxfinstr"/>
          <w:i/>
          <w:iCs/>
        </w:rPr>
        <w:t>[OPTIONAL:, whose address is [address of second defendant] and the last four digits of Social Security number are [last four numbers of Social Security number],]</w:t>
      </w:r>
      <w:r>
        <w:t xml:space="preserve"> costs of $</w:t>
      </w:r>
      <w:r>
        <w:rPr>
          <w:rStyle w:val="pxfinstr"/>
          <w:i/>
          <w:iCs/>
        </w:rPr>
        <w:t>[dollar amount of recovery]</w:t>
      </w:r>
      <w:r>
        <w:t xml:space="preserve"> that shall bear interest at the rate prescribed by law, for which let execution issue forthwith.</w:t>
      </w:r>
    </w:p>
    <w:p w14:paraId="003F363C"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p.ct.id="3d29be30775711ee8e1ba9ecff0bf883|40|10:40"</w:instrText>
      </w:r>
      <w:r>
        <w:fldChar w:fldCharType="end"/>
      </w:r>
      <w:r>
        <w:t xml:space="preserve">ORDERED at </w:t>
      </w:r>
      <w:r>
        <w:rPr>
          <w:rStyle w:val="pxfinstr"/>
          <w:i/>
          <w:iCs/>
        </w:rPr>
        <w:t>[name of city]</w:t>
      </w:r>
      <w:r>
        <w:t xml:space="preserve">, Florida on </w:t>
      </w:r>
      <w:r>
        <w:rPr>
          <w:rStyle w:val="pxfinstr"/>
          <w:i/>
          <w:iCs/>
        </w:rPr>
        <w:t>[date of judgment]</w:t>
      </w:r>
      <w:r>
        <w:t>.</w:t>
      </w:r>
    </w:p>
    <w:p w14:paraId="1410477C" w14:textId="77777777" w:rsidR="00FD3105" w:rsidRDefault="00FD3105">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4F930F8D" w14:textId="77777777" w:rsidR="00FD3105" w:rsidRDefault="00FD3105">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judge]</w:t>
      </w:r>
    </w:p>
    <w:p w14:paraId="57C88292"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judge]</w:t>
      </w:r>
    </w:p>
    <w:p w14:paraId="4246121A" w14:textId="77777777" w:rsidR="00FD3105" w:rsidRDefault="00FD3105">
      <w:pPr>
        <w:pStyle w:val="pxformfsigtbl"/>
        <w:ind w:left="500"/>
      </w:pPr>
      <w:r>
        <w:t xml:space="preserve"> </w:t>
      </w:r>
      <w:r>
        <w:rPr>
          <w:color w:val="FF0000"/>
          <w:sz w:val="20"/>
          <w:szCs w:val="20"/>
          <w:vertAlign w:val="superscript"/>
        </w:rPr>
        <w:t>►</w:t>
      </w:r>
      <w:r>
        <w:fldChar w:fldCharType="begin"/>
      </w:r>
      <w:r>
        <w:instrText>tbl.ident="I06E10P"</w:instrText>
      </w:r>
      <w:r>
        <w:fldChar w:fldCharType="end"/>
      </w:r>
      <w:r>
        <w:fldChar w:fldCharType="begin"/>
      </w:r>
      <w:r>
        <w:instrText>tbl.uuid="I06KWM0"</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15313AFA"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1CB03FE5"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tgroup.cols="2"</w:instrText>
      </w:r>
      <w:r>
        <w:fldChar w:fldCharType="end"/>
      </w:r>
    </w:p>
    <w:p w14:paraId="308FFB13"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colspec.colwidth="17*"</w:instrText>
      </w:r>
      <w:r>
        <w:fldChar w:fldCharType="end"/>
      </w:r>
    </w:p>
    <w:p w14:paraId="1E9FDB4D"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colspec.colwidth="111*"</w:instrText>
      </w:r>
      <w:r>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D3105" w14:paraId="33A022F3" w14:textId="77777777">
        <w:tblPrEx>
          <w:tblCellMar>
            <w:top w:w="0" w:type="dxa"/>
            <w:left w:w="0" w:type="dxa"/>
            <w:bottom w:w="0" w:type="dxa"/>
            <w:right w:w="0" w:type="dxa"/>
          </w:tblCellMar>
        </w:tblPrEx>
        <w:tc>
          <w:tcPr>
            <w:tcW w:w="4320" w:type="dxa"/>
            <w:tcBorders>
              <w:top w:val="nil"/>
              <w:left w:val="nil"/>
              <w:bottom w:val="nil"/>
              <w:right w:val="nil"/>
            </w:tcBorders>
          </w:tcPr>
          <w:p w14:paraId="75ACD2D0"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Copies to:</w:t>
            </w:r>
          </w:p>
        </w:tc>
        <w:tc>
          <w:tcPr>
            <w:tcW w:w="4320" w:type="dxa"/>
            <w:tcBorders>
              <w:top w:val="nil"/>
              <w:left w:val="nil"/>
              <w:bottom w:val="nil"/>
              <w:right w:val="nil"/>
            </w:tcBorders>
          </w:tcPr>
          <w:p w14:paraId="02207E76"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r w:rsidR="00FD3105" w14:paraId="6E56AF04" w14:textId="77777777">
        <w:tblPrEx>
          <w:tblCellMar>
            <w:top w:w="0" w:type="dxa"/>
            <w:left w:w="0" w:type="dxa"/>
            <w:bottom w:w="0" w:type="dxa"/>
            <w:right w:w="0" w:type="dxa"/>
          </w:tblCellMar>
        </w:tblPrEx>
        <w:tc>
          <w:tcPr>
            <w:tcW w:w="4320" w:type="dxa"/>
            <w:tcBorders>
              <w:top w:val="nil"/>
              <w:left w:val="nil"/>
              <w:bottom w:val="nil"/>
              <w:right w:val="nil"/>
            </w:tcBorders>
          </w:tcPr>
          <w:p w14:paraId="216992F5"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4320" w:type="dxa"/>
            <w:tcBorders>
              <w:top w:val="nil"/>
              <w:left w:val="nil"/>
              <w:bottom w:val="nil"/>
              <w:right w:val="nil"/>
            </w:tcBorders>
          </w:tcPr>
          <w:p w14:paraId="6A3780D7"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r w:rsidR="00FD3105" w14:paraId="420873BE" w14:textId="77777777">
        <w:tblPrEx>
          <w:tblCellMar>
            <w:top w:w="0" w:type="dxa"/>
            <w:left w:w="0" w:type="dxa"/>
            <w:bottom w:w="0" w:type="dxa"/>
            <w:right w:w="0" w:type="dxa"/>
          </w:tblCellMar>
        </w:tblPrEx>
        <w:tc>
          <w:tcPr>
            <w:tcW w:w="4320" w:type="dxa"/>
            <w:tcBorders>
              <w:top w:val="nil"/>
              <w:left w:val="nil"/>
              <w:bottom w:val="nil"/>
              <w:right w:val="nil"/>
            </w:tcBorders>
          </w:tcPr>
          <w:p w14:paraId="0E851069"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4320" w:type="dxa"/>
            <w:tcBorders>
              <w:top w:val="nil"/>
              <w:left w:val="nil"/>
              <w:bottom w:val="nil"/>
              <w:right w:val="nil"/>
            </w:tcBorders>
          </w:tcPr>
          <w:p w14:paraId="21D34B9C"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bl>
    <w:p w14:paraId="594D1238" w14:textId="77777777" w:rsidR="00FD3105" w:rsidRDefault="00FD3105">
      <w:pPr>
        <w:pStyle w:val="pxtbody"/>
      </w:pPr>
    </w:p>
    <w:p w14:paraId="7CC0D225" w14:textId="77777777" w:rsidR="00FD3105" w:rsidRDefault="00FD3105"/>
    <w:p w14:paraId="0C4AD38D" w14:textId="77777777" w:rsidR="00FD3105" w:rsidRDefault="00FD3105">
      <w:pPr>
        <w:pStyle w:val="pxcomnt"/>
      </w:pPr>
    </w:p>
    <w:p w14:paraId="2DA27050" w14:textId="77777777" w:rsidR="00FD3105" w:rsidRDefault="00FD3105">
      <w:pPr>
        <w:pStyle w:val="pxhac"/>
        <w:spacing w:before="180"/>
        <w:jc w:val="center"/>
      </w:pPr>
      <w:r>
        <w:rPr>
          <w:rStyle w:val="pxb"/>
          <w:b/>
          <w:bCs/>
        </w:rPr>
        <w:t>Author's Comment</w:t>
      </w:r>
    </w:p>
    <w:p w14:paraId="4BBB675B"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p.ct.id="3d29be30775711ee8e1ba9ecff0bf883|40|10:40"</w:instrText>
      </w:r>
      <w:r>
        <w:fldChar w:fldCharType="end"/>
      </w:r>
      <w:r>
        <w:t xml:space="preserve">Ordinarily an interpleader action concerns money. This form assumes that. See </w:t>
      </w:r>
      <w:r>
        <w:rPr>
          <w:rStyle w:val="pxx"/>
          <w:color w:val="FF0000"/>
          <w:sz w:val="20"/>
          <w:szCs w:val="20"/>
          <w:vertAlign w:val="superscript"/>
        </w:rPr>
        <w:t>►</w:t>
      </w:r>
      <w:r>
        <w:rPr>
          <w:rStyle w:val="pxx"/>
        </w:rPr>
        <w:fldChar w:fldCharType="begin"/>
      </w:r>
      <w:r>
        <w:rPr>
          <w:rStyle w:val="pxx"/>
        </w:rPr>
        <w:instrText>x.ref.id="I03S69I"</w:instrText>
      </w:r>
      <w:r>
        <w:rPr>
          <w:rStyle w:val="pxx"/>
        </w:rPr>
        <w:fldChar w:fldCharType="end"/>
      </w:r>
      <w:r>
        <w:rPr>
          <w:rStyle w:val="pxx"/>
          <w:vanish/>
        </w:rPr>
        <w:t>&amp;s;</w:t>
      </w:r>
      <w:r>
        <w:rPr>
          <w:rStyle w:val="pxvis"/>
          <w:rFonts w:ascii="Times NewRoman" w:hAnsi="Times NewRoman"/>
          <w:b w:val="0"/>
          <w:sz w:val="24"/>
        </w:rPr>
        <w:t>§</w:t>
      </w:r>
      <w:r>
        <w:rPr>
          <w:rStyle w:val="pxx"/>
        </w:rPr>
        <w:t>10:41</w:t>
      </w:r>
      <w:r>
        <w:t xml:space="preserve"> (tangible personal property).</w:t>
      </w:r>
      <w:ins w:id="490" w:author="Debra M. Salisbury" w:date="2024-02-23T16:40:00Z">
        <w:r w:rsidR="00594280">
          <w:t xml:space="preserve"> See Trawick’s Florida Practice and Procedure </w:t>
        </w:r>
      </w:ins>
      <w:ins w:id="491" w:author="Debra M. Salisbury" w:date="2024-02-23T16:41:00Z">
        <w:r w:rsidR="00594280">
          <w:rPr>
            <w:rFonts w:ascii="Times New Roman" w:hAnsi="Times New Roman"/>
          </w:rPr>
          <w:t>§</w:t>
        </w:r>
        <w:r w:rsidR="00594280">
          <w:t>38:11.</w:t>
        </w:r>
      </w:ins>
    </w:p>
    <w:p w14:paraId="6F78F409" w14:textId="77777777" w:rsidR="00FD3105" w:rsidRDefault="00FD3105">
      <w:pPr>
        <w:pStyle w:val="pxs"/>
        <w:spacing w:before="180"/>
        <w:rPr>
          <w:sz w:val="27"/>
          <w:szCs w:val="27"/>
        </w:rPr>
      </w:pPr>
      <w:r>
        <w:rPr>
          <w:sz w:val="27"/>
          <w:szCs w:val="27"/>
        </w:rPr>
        <w:t>10:41. Judgment</w:t>
      </w:r>
      <w:r>
        <w:rPr>
          <w:rStyle w:val="pxsep"/>
        </w:rPr>
        <w:t xml:space="preserve">-- </w:t>
      </w:r>
      <w:r>
        <w:rPr>
          <w:sz w:val="27"/>
          <w:szCs w:val="27"/>
        </w:rPr>
        <w:t>Interpleader, tangible personal property</w:t>
      </w:r>
    </w:p>
    <w:p w14:paraId="0E36DF47" w14:textId="77777777" w:rsidR="00FD3105" w:rsidRDefault="00FD3105">
      <w:pPr>
        <w:pStyle w:val="pxov"/>
        <w:rPr>
          <w:vanish/>
        </w:rPr>
      </w:pPr>
      <w:r>
        <w:rPr>
          <w:vanish/>
        </w:rPr>
        <w:t>FMS</w:t>
      </w:r>
    </w:p>
    <w:p w14:paraId="6A2070BF" w14:textId="77777777" w:rsidR="00FD3105" w:rsidRDefault="00FD3105">
      <w:pPr>
        <w:pStyle w:val="pxov"/>
        <w:rPr>
          <w:vanish/>
        </w:rPr>
      </w:pPr>
      <w:r>
        <w:rPr>
          <w:vanish/>
        </w:rPr>
        <w:t>LCV</w:t>
      </w:r>
    </w:p>
    <w:p w14:paraId="799233F0" w14:textId="77777777" w:rsidR="00FD3105" w:rsidRDefault="00FD3105">
      <w:pPr>
        <w:pStyle w:val="pxov"/>
        <w:rPr>
          <w:vanish/>
        </w:rPr>
      </w:pPr>
      <w:r>
        <w:rPr>
          <w:vanish/>
        </w:rPr>
        <w:t>LSC</w:t>
      </w:r>
    </w:p>
    <w:p w14:paraId="78DF753F" w14:textId="77777777" w:rsidR="00FD3105" w:rsidRDefault="00FD3105">
      <w:pPr>
        <w:pStyle w:val="pxov"/>
        <w:rPr>
          <w:vanish/>
        </w:rPr>
      </w:pPr>
      <w:r>
        <w:rPr>
          <w:vanish/>
        </w:rPr>
        <w:t>LS3</w:t>
      </w:r>
    </w:p>
    <w:p w14:paraId="2FA1E3DB" w14:textId="77777777" w:rsidR="00FD3105" w:rsidRDefault="00FD3105">
      <w:pPr>
        <w:pStyle w:val="pxov"/>
        <w:rPr>
          <w:vanish/>
        </w:rPr>
      </w:pPr>
      <w:r>
        <w:rPr>
          <w:vanish/>
        </w:rPr>
        <w:t>LS7</w:t>
      </w:r>
    </w:p>
    <w:p w14:paraId="70AF06AC" w14:textId="77777777" w:rsidR="00FD3105" w:rsidRDefault="00FD3105">
      <w:pPr>
        <w:pStyle w:val="pxov"/>
        <w:rPr>
          <w:vanish/>
        </w:rPr>
      </w:pPr>
      <w:r>
        <w:rPr>
          <w:vanish/>
        </w:rPr>
        <w:t>FCV</w:t>
      </w:r>
    </w:p>
    <w:p w14:paraId="059FE495" w14:textId="77777777" w:rsidR="00FD3105" w:rsidRDefault="00FD3105">
      <w:pPr>
        <w:pStyle w:val="pxov"/>
        <w:rPr>
          <w:vanish/>
        </w:rPr>
      </w:pPr>
      <w:r>
        <w:rPr>
          <w:vanish/>
        </w:rPr>
        <w:t>FLG</w:t>
      </w:r>
    </w:p>
    <w:p w14:paraId="6210D16A" w14:textId="77777777" w:rsidR="00FD3105" w:rsidRDefault="00FD3105">
      <w:pPr>
        <w:pStyle w:val="pxformfcapfac"/>
        <w:jc w:val="center"/>
        <w:rPr>
          <w:sz w:val="24"/>
          <w:szCs w:val="24"/>
        </w:rPr>
      </w:pPr>
      <w:r>
        <w:rPr>
          <w:color w:val="FF0000"/>
          <w:sz w:val="20"/>
          <w:szCs w:val="20"/>
          <w:vertAlign w:val="superscript"/>
        </w:rPr>
        <w:t>►</w:t>
      </w:r>
      <w:r>
        <w:rPr>
          <w:sz w:val="24"/>
          <w:szCs w:val="24"/>
        </w:rPr>
        <w:fldChar w:fldCharType="begin"/>
      </w:r>
      <w:r>
        <w:rPr>
          <w:sz w:val="24"/>
          <w:szCs w:val="24"/>
        </w:rPr>
        <w:instrText>form.du="0"</w:instrText>
      </w:r>
      <w:r>
        <w:rPr>
          <w:sz w:val="24"/>
          <w:szCs w:val="24"/>
        </w:rPr>
        <w:fldChar w:fldCharType="end"/>
      </w:r>
      <w:r>
        <w:rPr>
          <w:sz w:val="24"/>
          <w:szCs w:val="24"/>
        </w:rPr>
        <w:fldChar w:fldCharType="begin"/>
      </w:r>
      <w:r>
        <w:rPr>
          <w:sz w:val="24"/>
          <w:szCs w:val="24"/>
        </w:rPr>
        <w:instrText>form.fid="I700845609fed11dfbf230000837214a9"</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fcap.ref="manual"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sz w:val="24"/>
          <w:szCs w:val="24"/>
        </w:rPr>
        <w:t xml:space="preserve">IN THE CIRCUIT COURT FOR </w:t>
      </w:r>
      <w:r>
        <w:rPr>
          <w:rStyle w:val="pxfinstr"/>
          <w:i/>
          <w:iCs/>
          <w:szCs w:val="24"/>
        </w:rPr>
        <w:t>[NAME OF COUNTY]</w:t>
      </w:r>
      <w:r>
        <w:rPr>
          <w:sz w:val="24"/>
          <w:szCs w:val="24"/>
        </w:rPr>
        <w:t>, FLORIDA</w:t>
      </w:r>
    </w:p>
    <w:p w14:paraId="3A3EAC92" w14:textId="77777777" w:rsidR="00FD3105" w:rsidRDefault="00FD3105">
      <w:pPr>
        <w:pStyle w:val="pxformfcaptbl"/>
        <w:ind w:left="500"/>
      </w:pPr>
      <w:r>
        <w:t xml:space="preserve"> </w:t>
      </w:r>
      <w:r>
        <w:rPr>
          <w:color w:val="FF0000"/>
          <w:sz w:val="20"/>
          <w:szCs w:val="20"/>
          <w:vertAlign w:val="superscript"/>
        </w:rPr>
        <w:t>►</w:t>
      </w:r>
      <w:r>
        <w:fldChar w:fldCharType="begin"/>
      </w:r>
      <w:r>
        <w:instrText>tbl.brace.end="5"</w:instrText>
      </w:r>
      <w:r>
        <w:fldChar w:fldCharType="end"/>
      </w:r>
      <w:r>
        <w:fldChar w:fldCharType="begin"/>
      </w:r>
      <w:r>
        <w:instrText>tbl.brace.start="1"</w:instrText>
      </w:r>
      <w:r>
        <w:fldChar w:fldCharType="end"/>
      </w:r>
      <w:r>
        <w:fldChar w:fldCharType="begin"/>
      </w:r>
      <w:r>
        <w:instrText>tbl.ident="I078MB1"</w:instrText>
      </w:r>
      <w:r>
        <w:fldChar w:fldCharType="end"/>
      </w:r>
      <w:r>
        <w:fldChar w:fldCharType="begin"/>
      </w:r>
      <w:r>
        <w:instrText>tbl.uuid="I01AG7X"</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116F2772"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7049020C"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tgroup.cols="4"</w:instrText>
      </w:r>
      <w:r>
        <w:fldChar w:fldCharType="end"/>
      </w:r>
    </w:p>
    <w:p w14:paraId="3BE08B0F"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colspec.colwidth="7*"</w:instrText>
      </w:r>
      <w:r>
        <w:fldChar w:fldCharType="end"/>
      </w:r>
    </w:p>
    <w:p w14:paraId="30438C4D"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colspec.colwidth="29*"</w:instrText>
      </w:r>
      <w:r>
        <w:fldChar w:fldCharType="end"/>
      </w:r>
    </w:p>
    <w:p w14:paraId="2A6A3540" w14:textId="77777777" w:rsidR="00FD3105" w:rsidRDefault="00FD3105">
      <w:pPr>
        <w:pStyle w:val="pxcolspec"/>
      </w:pPr>
      <w:r>
        <w:rPr>
          <w:color w:val="FF0000"/>
          <w:sz w:val="20"/>
          <w:szCs w:val="20"/>
          <w:vertAlign w:val="superscript"/>
        </w:rPr>
        <w:t>►</w:t>
      </w:r>
      <w:r>
        <w:fldChar w:fldCharType="begin"/>
      </w:r>
      <w:r>
        <w:instrText>colspec.align="center"</w:instrText>
      </w:r>
      <w:r>
        <w:fldChar w:fldCharType="end"/>
      </w:r>
      <w:r>
        <w:fldChar w:fldCharType="begin"/>
      </w:r>
      <w:r>
        <w:instrText>colspec.colname="3"</w:instrText>
      </w:r>
      <w:r>
        <w:fldChar w:fldCharType="end"/>
      </w:r>
      <w:r>
        <w:fldChar w:fldCharType="begin"/>
      </w:r>
      <w:r>
        <w:instrText>colspec.colnum="3"</w:instrText>
      </w:r>
      <w:r>
        <w:fldChar w:fldCharType="end"/>
      </w:r>
      <w:r>
        <w:fldChar w:fldCharType="begin"/>
      </w:r>
      <w:r>
        <w:instrText>colspec.colwidth="4*"</w:instrText>
      </w:r>
      <w:r>
        <w:fldChar w:fldCharType="end"/>
      </w:r>
    </w:p>
    <w:p w14:paraId="47899278" w14:textId="77777777" w:rsidR="00FD3105" w:rsidRDefault="00FD3105">
      <w:pPr>
        <w:pStyle w:val="pxcolspec"/>
      </w:pPr>
      <w:r>
        <w:rPr>
          <w:color w:val="FF0000"/>
          <w:sz w:val="20"/>
          <w:szCs w:val="20"/>
          <w:vertAlign w:val="superscript"/>
        </w:rPr>
        <w:t>►</w:t>
      </w:r>
      <w:r>
        <w:fldChar w:fldCharType="begin"/>
      </w:r>
      <w:r>
        <w:instrText>colspec.colname="4"</w:instrText>
      </w:r>
      <w:r>
        <w:fldChar w:fldCharType="end"/>
      </w:r>
      <w:r>
        <w:fldChar w:fldCharType="begin"/>
      </w:r>
      <w:r>
        <w:instrText>colspec.colnum="4"</w:instrText>
      </w:r>
      <w:r>
        <w:fldChar w:fldCharType="end"/>
      </w:r>
      <w:r>
        <w:fldChar w:fldCharType="begin"/>
      </w:r>
      <w:r>
        <w:instrText>colspec.colwidth="25*"</w:instrText>
      </w:r>
      <w:r>
        <w:fldChar w:fldCharType="end"/>
      </w:r>
    </w:p>
    <w:tbl>
      <w:tblPr>
        <w:tblW w:w="0" w:type="auto"/>
        <w:tblLayout w:type="fixed"/>
        <w:tblCellMar>
          <w:left w:w="0" w:type="dxa"/>
          <w:right w:w="0" w:type="dxa"/>
        </w:tblCellMar>
        <w:tblLook w:val="0000" w:firstRow="0" w:lastRow="0" w:firstColumn="0" w:lastColumn="0" w:noHBand="0" w:noVBand="0"/>
      </w:tblPr>
      <w:tblGrid>
        <w:gridCol w:w="2160"/>
        <w:gridCol w:w="2160"/>
        <w:gridCol w:w="2160"/>
        <w:gridCol w:w="2160"/>
      </w:tblGrid>
      <w:tr w:rsidR="00FD3105" w14:paraId="40AE6DC8" w14:textId="77777777">
        <w:tblPrEx>
          <w:tblCellMar>
            <w:top w:w="0" w:type="dxa"/>
            <w:left w:w="0" w:type="dxa"/>
            <w:bottom w:w="0" w:type="dxa"/>
            <w:right w:w="0" w:type="dxa"/>
          </w:tblCellMar>
        </w:tblPrEx>
        <w:tc>
          <w:tcPr>
            <w:tcW w:w="2160" w:type="dxa"/>
            <w:tcBorders>
              <w:top w:val="nil"/>
              <w:left w:val="nil"/>
              <w:bottom w:val="nil"/>
              <w:right w:val="nil"/>
            </w:tcBorders>
          </w:tcPr>
          <w:p w14:paraId="03C4E49B" w14:textId="77777777" w:rsidR="00FD3105" w:rsidRDefault="00FD3105">
            <w:r>
              <w:rPr>
                <w:color w:val="FF0000"/>
                <w:sz w:val="20"/>
                <w:szCs w:val="20"/>
                <w:vertAlign w:val="superscript"/>
              </w:rPr>
              <w:t>►</w:t>
            </w:r>
            <w:r>
              <w:fldChar w:fldCharType="begin"/>
            </w:r>
            <w:r>
              <w:instrText>tbody.valign="top"</w:instrText>
            </w:r>
            <w:r>
              <w:fldChar w:fldCharType="end"/>
            </w:r>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PLAINTIFF]</w:t>
            </w:r>
            <w:r>
              <w:rPr>
                <w:rStyle w:val="pxrowentry"/>
              </w:rPr>
              <w:t>,</w:t>
            </w:r>
          </w:p>
        </w:tc>
        <w:tc>
          <w:tcPr>
            <w:tcW w:w="2160" w:type="dxa"/>
            <w:tcBorders>
              <w:top w:val="nil"/>
              <w:left w:val="nil"/>
              <w:bottom w:val="nil"/>
              <w:right w:val="nil"/>
            </w:tcBorders>
          </w:tcPr>
          <w:p w14:paraId="3382CE13" w14:textId="77777777" w:rsidR="00FD3105" w:rsidRDefault="00FD3105">
            <w:r>
              <w:rPr>
                <w:rStyle w:val="pxentry"/>
                <w:color w:val="FF0000"/>
                <w:sz w:val="20"/>
                <w:szCs w:val="20"/>
                <w:vertAlign w:val="superscript"/>
              </w:rPr>
              <w:t>►</w:t>
            </w:r>
            <w:r>
              <w:rPr>
                <w:rStyle w:val="pxentry"/>
              </w:rPr>
              <w:fldChar w:fldCharType="begin"/>
            </w:r>
            <w:r>
              <w:rPr>
                <w:rStyle w:val="pxentry"/>
              </w:rPr>
              <w:instrText>entry.morerows="4"</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vanish/>
              </w:rPr>
              <w:t>&amp;brace;</w:t>
            </w:r>
            <w:r>
              <w:rPr>
                <w:rStyle w:val="pxvis"/>
                <w:rFonts w:ascii="Times NewRoman" w:hAnsi="Times NewRoman"/>
                <w:b w:val="0"/>
                <w:sz w:val="24"/>
              </w:rPr>
              <w:t>}</w:t>
            </w:r>
          </w:p>
        </w:tc>
        <w:tc>
          <w:tcPr>
            <w:tcW w:w="2160" w:type="dxa"/>
            <w:tcBorders>
              <w:top w:val="nil"/>
              <w:left w:val="nil"/>
              <w:bottom w:val="nil"/>
              <w:right w:val="nil"/>
            </w:tcBorders>
          </w:tcPr>
          <w:p w14:paraId="3C28787C"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77A2EEC2" w14:textId="77777777" w:rsidR="00FD3105" w:rsidRDefault="00FD3105"/>
        </w:tc>
      </w:tr>
      <w:tr w:rsidR="00FD3105" w14:paraId="54B94675" w14:textId="77777777">
        <w:tblPrEx>
          <w:tblCellMar>
            <w:top w:w="0" w:type="dxa"/>
            <w:left w:w="0" w:type="dxa"/>
            <w:bottom w:w="0" w:type="dxa"/>
            <w:right w:w="0" w:type="dxa"/>
          </w:tblCellMar>
        </w:tblPrEx>
        <w:tc>
          <w:tcPr>
            <w:tcW w:w="2160" w:type="dxa"/>
            <w:tcBorders>
              <w:top w:val="nil"/>
              <w:left w:val="nil"/>
              <w:bottom w:val="nil"/>
              <w:right w:val="nil"/>
            </w:tcBorders>
          </w:tcPr>
          <w:p w14:paraId="7EB65B4F"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34D9D4BE"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Plaintiff,</w:t>
            </w:r>
          </w:p>
        </w:tc>
        <w:tc>
          <w:tcPr>
            <w:tcW w:w="2160" w:type="dxa"/>
            <w:tcBorders>
              <w:top w:val="nil"/>
              <w:left w:val="nil"/>
              <w:bottom w:val="nil"/>
              <w:right w:val="nil"/>
            </w:tcBorders>
          </w:tcPr>
          <w:p w14:paraId="23C35E5B"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1907A107" w14:textId="77777777" w:rsidR="00FD3105" w:rsidRDefault="00FD3105"/>
        </w:tc>
      </w:tr>
      <w:tr w:rsidR="00FD3105" w14:paraId="36640CD9" w14:textId="77777777">
        <w:tblPrEx>
          <w:tblCellMar>
            <w:top w:w="0" w:type="dxa"/>
            <w:left w:w="0" w:type="dxa"/>
            <w:bottom w:w="0" w:type="dxa"/>
            <w:right w:w="0" w:type="dxa"/>
          </w:tblCellMar>
        </w:tblPrEx>
        <w:tc>
          <w:tcPr>
            <w:tcW w:w="2160" w:type="dxa"/>
            <w:tcBorders>
              <w:top w:val="nil"/>
              <w:left w:val="nil"/>
              <w:bottom w:val="nil"/>
              <w:right w:val="nil"/>
            </w:tcBorders>
          </w:tcPr>
          <w:p w14:paraId="62D0EA31"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entry.align="left"</w:instrText>
            </w:r>
            <w:r>
              <w:rPr>
                <w:rStyle w:val="pxrowentry"/>
              </w:rPr>
              <w:fldChar w:fldCharType="end"/>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v.</w:t>
            </w:r>
          </w:p>
        </w:tc>
        <w:tc>
          <w:tcPr>
            <w:tcW w:w="2160" w:type="dxa"/>
            <w:tcBorders>
              <w:top w:val="nil"/>
              <w:left w:val="nil"/>
              <w:bottom w:val="nil"/>
              <w:right w:val="nil"/>
            </w:tcBorders>
          </w:tcPr>
          <w:p w14:paraId="03B54507"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 xml:space="preserve">CASE </w:t>
            </w:r>
            <w:r>
              <w:rPr>
                <w:rStyle w:val="pxfinstr"/>
                <w:i/>
                <w:iCs/>
              </w:rPr>
              <w:t>[CASE NUMBER]</w:t>
            </w:r>
          </w:p>
        </w:tc>
        <w:tc>
          <w:tcPr>
            <w:tcW w:w="2160" w:type="dxa"/>
            <w:tcBorders>
              <w:top w:val="nil"/>
              <w:left w:val="nil"/>
              <w:bottom w:val="nil"/>
              <w:right w:val="nil"/>
            </w:tcBorders>
          </w:tcPr>
          <w:p w14:paraId="5C25CE3F" w14:textId="77777777" w:rsidR="00FD3105" w:rsidRDefault="00FD3105"/>
        </w:tc>
        <w:tc>
          <w:tcPr>
            <w:tcW w:w="2160" w:type="dxa"/>
            <w:tcBorders>
              <w:top w:val="nil"/>
              <w:left w:val="nil"/>
              <w:bottom w:val="nil"/>
              <w:right w:val="nil"/>
            </w:tcBorders>
          </w:tcPr>
          <w:p w14:paraId="31662346" w14:textId="77777777" w:rsidR="00FD3105" w:rsidRDefault="00FD3105"/>
        </w:tc>
      </w:tr>
      <w:tr w:rsidR="00FD3105" w14:paraId="0AC6DFAA" w14:textId="77777777">
        <w:tblPrEx>
          <w:tblCellMar>
            <w:top w:w="0" w:type="dxa"/>
            <w:left w:w="0" w:type="dxa"/>
            <w:bottom w:w="0" w:type="dxa"/>
            <w:right w:w="0" w:type="dxa"/>
          </w:tblCellMar>
        </w:tblPrEx>
        <w:tc>
          <w:tcPr>
            <w:tcW w:w="2160" w:type="dxa"/>
            <w:tcBorders>
              <w:top w:val="nil"/>
              <w:left w:val="nil"/>
              <w:bottom w:val="nil"/>
              <w:right w:val="nil"/>
            </w:tcBorders>
          </w:tcPr>
          <w:p w14:paraId="374DA132"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[NAMES OF DEFENDANTS]</w:t>
            </w:r>
            <w:r>
              <w:rPr>
                <w:rStyle w:val="pxrowentry"/>
              </w:rPr>
              <w:t>,</w:t>
            </w:r>
          </w:p>
        </w:tc>
        <w:tc>
          <w:tcPr>
            <w:tcW w:w="2160" w:type="dxa"/>
            <w:tcBorders>
              <w:top w:val="nil"/>
              <w:left w:val="nil"/>
              <w:bottom w:val="nil"/>
              <w:right w:val="nil"/>
            </w:tcBorders>
          </w:tcPr>
          <w:p w14:paraId="382DD621"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517C7718" w14:textId="77777777" w:rsidR="00FD3105" w:rsidRDefault="00FD3105"/>
        </w:tc>
        <w:tc>
          <w:tcPr>
            <w:tcW w:w="2160" w:type="dxa"/>
            <w:tcBorders>
              <w:top w:val="nil"/>
              <w:left w:val="nil"/>
              <w:bottom w:val="nil"/>
              <w:right w:val="nil"/>
            </w:tcBorders>
          </w:tcPr>
          <w:p w14:paraId="2EF1BC05" w14:textId="77777777" w:rsidR="00FD3105" w:rsidRDefault="00FD3105"/>
        </w:tc>
      </w:tr>
      <w:tr w:rsidR="00FD3105" w14:paraId="08610906" w14:textId="77777777">
        <w:tblPrEx>
          <w:tblCellMar>
            <w:top w:w="0" w:type="dxa"/>
            <w:left w:w="0" w:type="dxa"/>
            <w:bottom w:w="0" w:type="dxa"/>
            <w:right w:w="0" w:type="dxa"/>
          </w:tblCellMar>
        </w:tblPrEx>
        <w:tc>
          <w:tcPr>
            <w:tcW w:w="2160" w:type="dxa"/>
            <w:tcBorders>
              <w:top w:val="nil"/>
              <w:left w:val="nil"/>
              <w:bottom w:val="nil"/>
              <w:right w:val="nil"/>
            </w:tcBorders>
          </w:tcPr>
          <w:p w14:paraId="0A7F3A0E"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4DE2CE87"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Defendants.</w:t>
            </w:r>
          </w:p>
        </w:tc>
        <w:tc>
          <w:tcPr>
            <w:tcW w:w="2160" w:type="dxa"/>
            <w:tcBorders>
              <w:top w:val="nil"/>
              <w:left w:val="nil"/>
              <w:bottom w:val="nil"/>
              <w:right w:val="nil"/>
            </w:tcBorders>
          </w:tcPr>
          <w:p w14:paraId="1119E7AA"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29D91756" w14:textId="77777777" w:rsidR="00FD3105" w:rsidRDefault="00FD3105"/>
        </w:tc>
      </w:tr>
    </w:tbl>
    <w:p w14:paraId="0DA3E94C" w14:textId="77777777" w:rsidR="00FD3105" w:rsidRDefault="00FD3105">
      <w:pPr>
        <w:pStyle w:val="pxtbody"/>
      </w:pPr>
    </w:p>
    <w:p w14:paraId="6439D256" w14:textId="77777777" w:rsidR="00FD3105" w:rsidRDefault="00FD3105"/>
    <w:p w14:paraId="19472342" w14:textId="77777777" w:rsidR="00FD3105" w:rsidRDefault="00FD3105">
      <w:pPr>
        <w:pStyle w:val="pxformhac"/>
        <w:spacing w:before="180"/>
        <w:jc w:val="center"/>
      </w:pPr>
      <w:r>
        <w:t xml:space="preserve">FINAL JUDGMENT </w:t>
      </w:r>
    </w:p>
    <w:p w14:paraId="592051AC"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p.ct.id="3d29be30775711ee8e1ba9ecff0bf883|41|10:41"</w:instrText>
      </w:r>
      <w:r>
        <w:fldChar w:fldCharType="end"/>
      </w:r>
      <w:r>
        <w:t>This action was tried before the court. On the evidence presented</w:t>
      </w:r>
    </w:p>
    <w:p w14:paraId="47EA2440"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p.ct.id="3d29be30775711ee8e1ba9ecff0bf883|41|10:41"</w:instrText>
      </w:r>
      <w:r>
        <w:fldChar w:fldCharType="end"/>
      </w:r>
      <w:r>
        <w:t>IT IS ADJUDGED that:</w:t>
      </w:r>
    </w:p>
    <w:p w14:paraId="7C7D933F" w14:textId="77777777" w:rsidR="00FD3105" w:rsidRDefault="00FD3105">
      <w:pPr>
        <w:pStyle w:val="pxformfl"/>
        <w:ind w:left="500"/>
      </w:pPr>
      <w:r>
        <w:t xml:space="preserve"> </w:t>
      </w:r>
    </w:p>
    <w:p w14:paraId="7886DC95"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1. </w:t>
      </w:r>
    </w:p>
    <w:p w14:paraId="68C93457"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p.ct.id="3d29be30775711ee8e1ba9ecff0bf883|41|10:41"</w:instrText>
      </w:r>
      <w:r>
        <w:fldChar w:fldCharType="end"/>
      </w:r>
      <w:r>
        <w:t xml:space="preserve">Defendant </w:t>
      </w:r>
      <w:r>
        <w:rPr>
          <w:rStyle w:val="pxfinstr"/>
          <w:i/>
          <w:iCs/>
        </w:rPr>
        <w:t>[NAME OF FIRST DEFENDANT]</w:t>
      </w:r>
      <w:r>
        <w:t xml:space="preserve"> is entitled to possession of the following described personal property:</w:t>
      </w:r>
    </w:p>
    <w:p w14:paraId="09E9E352" w14:textId="77777777" w:rsidR="00FD3105" w:rsidRDefault="00FD3105">
      <w:pPr>
        <w:pStyle w:val="pxformfac"/>
        <w:jc w:val="center"/>
        <w:rPr>
          <w:sz w:val="24"/>
          <w:szCs w:val="24"/>
        </w:rPr>
      </w:pP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rStyle w:val="pxfinstr"/>
          <w:i/>
          <w:iCs/>
          <w:szCs w:val="24"/>
        </w:rPr>
        <w:t>[description of property]</w:t>
      </w:r>
      <w:r>
        <w:rPr>
          <w:sz w:val="24"/>
          <w:szCs w:val="24"/>
        </w:rPr>
        <w:t>.</w:t>
      </w:r>
    </w:p>
    <w:p w14:paraId="6CC281F9"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2. </w:t>
      </w:r>
    </w:p>
    <w:p w14:paraId="7D012EB4"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p.ct.id="3d29be30775711ee8e1ba9ecff0bf883|41|10:41"</w:instrText>
      </w:r>
      <w:r>
        <w:fldChar w:fldCharType="end"/>
      </w:r>
      <w:r>
        <w:t xml:space="preserve">The clerk of the court is directed to deliver the property to defendant </w:t>
      </w:r>
      <w:r>
        <w:rPr>
          <w:rStyle w:val="pxfinstr"/>
          <w:i/>
          <w:iCs/>
        </w:rPr>
        <w:t>[NAME OF FIRST DEFENDANT]</w:t>
      </w:r>
      <w:r>
        <w:t xml:space="preserve"> forthwith.</w:t>
      </w:r>
    </w:p>
    <w:p w14:paraId="3169BC55"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3. </w:t>
      </w:r>
    </w:p>
    <w:p w14:paraId="406AD5FB"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p.ct.id="3d29be30775711ee8e1ba9ecff0bf883|41|10:41"</w:instrText>
      </w:r>
      <w:r>
        <w:fldChar w:fldCharType="end"/>
      </w:r>
      <w:r>
        <w:t xml:space="preserve">Defendant </w:t>
      </w:r>
      <w:r>
        <w:rPr>
          <w:rStyle w:val="pxfinstr"/>
          <w:i/>
          <w:iCs/>
        </w:rPr>
        <w:t>[NAME OF FIRST DEFENDANT]</w:t>
      </w:r>
      <w:r>
        <w:t xml:space="preserve">, whose address is </w:t>
      </w:r>
      <w:r>
        <w:rPr>
          <w:rStyle w:val="pxfinstr"/>
          <w:i/>
          <w:iCs/>
        </w:rPr>
        <w:t>[address of first defendant]</w:t>
      </w:r>
      <w:r>
        <w:t xml:space="preserve">, recover from defendant </w:t>
      </w:r>
      <w:r>
        <w:rPr>
          <w:rStyle w:val="pxfinstr"/>
          <w:i/>
          <w:iCs/>
        </w:rPr>
        <w:t>[NAME OF SECOND DEFENDANT]</w:t>
      </w:r>
      <w:r>
        <w:t xml:space="preserve"> </w:t>
      </w:r>
      <w:r>
        <w:rPr>
          <w:rStyle w:val="pxfinstr"/>
          <w:i/>
          <w:iCs/>
        </w:rPr>
        <w:t>[OPTIONAL:, whose address is [address of second defendant] and the last four digits of Social Security number are [last four numbers of Social Security number],]</w:t>
      </w:r>
      <w:r>
        <w:t xml:space="preserve"> costs of $</w:t>
      </w:r>
      <w:r>
        <w:rPr>
          <w:rStyle w:val="pxfinstr"/>
          <w:i/>
          <w:iCs/>
        </w:rPr>
        <w:t>[dollar amount of recovery]</w:t>
      </w:r>
      <w:r>
        <w:t xml:space="preserve"> that shall bear interest at the rate prescribed by law, for which let execution issue forthwith.</w:t>
      </w:r>
    </w:p>
    <w:p w14:paraId="5D9FD480"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p.ct.id="3d29be30775711ee8e1ba9ecff0bf883|41|10:41"</w:instrText>
      </w:r>
      <w:r>
        <w:fldChar w:fldCharType="end"/>
      </w:r>
      <w:r>
        <w:t xml:space="preserve">ORDERED at </w:t>
      </w:r>
      <w:r>
        <w:rPr>
          <w:rStyle w:val="pxfinstr"/>
          <w:i/>
          <w:iCs/>
        </w:rPr>
        <w:t>[name of city]</w:t>
      </w:r>
      <w:r>
        <w:t xml:space="preserve">, Florida on </w:t>
      </w:r>
      <w:r>
        <w:rPr>
          <w:rStyle w:val="pxfinstr"/>
          <w:i/>
          <w:iCs/>
        </w:rPr>
        <w:t>[date of judgment]</w:t>
      </w:r>
      <w:r>
        <w:t>.</w:t>
      </w:r>
    </w:p>
    <w:p w14:paraId="57A815EE" w14:textId="77777777" w:rsidR="00FD3105" w:rsidRDefault="00FD3105">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665E26B9" w14:textId="77777777" w:rsidR="00FD3105" w:rsidRDefault="00FD3105">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judge]</w:t>
      </w:r>
    </w:p>
    <w:p w14:paraId="45006A30"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judge]</w:t>
      </w:r>
    </w:p>
    <w:p w14:paraId="3BF68B41" w14:textId="77777777" w:rsidR="00FD3105" w:rsidRDefault="00FD3105">
      <w:pPr>
        <w:pStyle w:val="pxformfsigtbl"/>
        <w:ind w:left="500"/>
      </w:pPr>
      <w:r>
        <w:t xml:space="preserve"> </w:t>
      </w:r>
      <w:r>
        <w:rPr>
          <w:color w:val="FF0000"/>
          <w:sz w:val="20"/>
          <w:szCs w:val="20"/>
          <w:vertAlign w:val="superscript"/>
        </w:rPr>
        <w:t>►</w:t>
      </w:r>
      <w:r>
        <w:fldChar w:fldCharType="begin"/>
      </w:r>
      <w:r>
        <w:instrText>tbl.ident="I078MAK"</w:instrText>
      </w:r>
      <w:r>
        <w:fldChar w:fldCharType="end"/>
      </w:r>
      <w:r>
        <w:fldChar w:fldCharType="begin"/>
      </w:r>
      <w:r>
        <w:instrText>tbl.uuid="I06KNCW"</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7C4911F4"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1A42B993"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tgroup.cols="2"</w:instrText>
      </w:r>
      <w:r>
        <w:fldChar w:fldCharType="end"/>
      </w:r>
    </w:p>
    <w:p w14:paraId="0CD600AA"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colspec.colwidth="17*"</w:instrText>
      </w:r>
      <w:r>
        <w:fldChar w:fldCharType="end"/>
      </w:r>
    </w:p>
    <w:p w14:paraId="08E43F72"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colspec.colwidth="111*"</w:instrText>
      </w:r>
      <w:r>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D3105" w14:paraId="7FDD1F0A" w14:textId="77777777">
        <w:tblPrEx>
          <w:tblCellMar>
            <w:top w:w="0" w:type="dxa"/>
            <w:left w:w="0" w:type="dxa"/>
            <w:bottom w:w="0" w:type="dxa"/>
            <w:right w:w="0" w:type="dxa"/>
          </w:tblCellMar>
        </w:tblPrEx>
        <w:tc>
          <w:tcPr>
            <w:tcW w:w="4320" w:type="dxa"/>
            <w:tcBorders>
              <w:top w:val="nil"/>
              <w:left w:val="nil"/>
              <w:bottom w:val="nil"/>
              <w:right w:val="nil"/>
            </w:tcBorders>
          </w:tcPr>
          <w:p w14:paraId="3762A90B"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Copies to:</w:t>
            </w:r>
          </w:p>
        </w:tc>
        <w:tc>
          <w:tcPr>
            <w:tcW w:w="4320" w:type="dxa"/>
            <w:tcBorders>
              <w:top w:val="nil"/>
              <w:left w:val="nil"/>
              <w:bottom w:val="nil"/>
              <w:right w:val="nil"/>
            </w:tcBorders>
          </w:tcPr>
          <w:p w14:paraId="5EFBE06A"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r w:rsidR="00FD3105" w14:paraId="13C05862" w14:textId="77777777">
        <w:tblPrEx>
          <w:tblCellMar>
            <w:top w:w="0" w:type="dxa"/>
            <w:left w:w="0" w:type="dxa"/>
            <w:bottom w:w="0" w:type="dxa"/>
            <w:right w:w="0" w:type="dxa"/>
          </w:tblCellMar>
        </w:tblPrEx>
        <w:tc>
          <w:tcPr>
            <w:tcW w:w="4320" w:type="dxa"/>
            <w:tcBorders>
              <w:top w:val="nil"/>
              <w:left w:val="nil"/>
              <w:bottom w:val="nil"/>
              <w:right w:val="nil"/>
            </w:tcBorders>
          </w:tcPr>
          <w:p w14:paraId="60FCCF59"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4320" w:type="dxa"/>
            <w:tcBorders>
              <w:top w:val="nil"/>
              <w:left w:val="nil"/>
              <w:bottom w:val="nil"/>
              <w:right w:val="nil"/>
            </w:tcBorders>
          </w:tcPr>
          <w:p w14:paraId="5DAB67F7"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r w:rsidR="00FD3105" w14:paraId="51DCD13C" w14:textId="77777777">
        <w:tblPrEx>
          <w:tblCellMar>
            <w:top w:w="0" w:type="dxa"/>
            <w:left w:w="0" w:type="dxa"/>
            <w:bottom w:w="0" w:type="dxa"/>
            <w:right w:w="0" w:type="dxa"/>
          </w:tblCellMar>
        </w:tblPrEx>
        <w:tc>
          <w:tcPr>
            <w:tcW w:w="4320" w:type="dxa"/>
            <w:tcBorders>
              <w:top w:val="nil"/>
              <w:left w:val="nil"/>
              <w:bottom w:val="nil"/>
              <w:right w:val="nil"/>
            </w:tcBorders>
          </w:tcPr>
          <w:p w14:paraId="550B5F6C"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4320" w:type="dxa"/>
            <w:tcBorders>
              <w:top w:val="nil"/>
              <w:left w:val="nil"/>
              <w:bottom w:val="nil"/>
              <w:right w:val="nil"/>
            </w:tcBorders>
          </w:tcPr>
          <w:p w14:paraId="30589870"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bl>
    <w:p w14:paraId="1F53CEC1" w14:textId="77777777" w:rsidR="00FD3105" w:rsidRDefault="00FD3105">
      <w:pPr>
        <w:pStyle w:val="pxtbody"/>
      </w:pPr>
    </w:p>
    <w:p w14:paraId="6D2F816D" w14:textId="77777777" w:rsidR="00FD3105" w:rsidRDefault="00FD3105"/>
    <w:p w14:paraId="52851F18" w14:textId="77777777" w:rsidR="00FD3105" w:rsidRDefault="00FD3105">
      <w:pPr>
        <w:pStyle w:val="pxcomnt"/>
      </w:pPr>
    </w:p>
    <w:p w14:paraId="5806B628" w14:textId="77777777" w:rsidR="00FD3105" w:rsidRDefault="00FD3105">
      <w:pPr>
        <w:pStyle w:val="pxhac"/>
        <w:spacing w:before="180"/>
        <w:jc w:val="center"/>
      </w:pPr>
      <w:r>
        <w:rPr>
          <w:rStyle w:val="pxb"/>
          <w:b/>
          <w:bCs/>
        </w:rPr>
        <w:t>Author's Comment</w:t>
      </w:r>
    </w:p>
    <w:p w14:paraId="1486FF97"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p.ct.id="3d29be30775711ee8e1ba9ecff0bf883|41|10:41"</w:instrText>
      </w:r>
      <w:r>
        <w:fldChar w:fldCharType="end"/>
      </w:r>
      <w:r>
        <w:t xml:space="preserve">Ordinarily an interpleader action concerns money. This form is for a thing. See </w:t>
      </w:r>
      <w:r>
        <w:rPr>
          <w:rStyle w:val="pxx"/>
          <w:color w:val="FF0000"/>
          <w:sz w:val="20"/>
          <w:szCs w:val="20"/>
          <w:vertAlign w:val="superscript"/>
        </w:rPr>
        <w:t>►</w:t>
      </w:r>
      <w:r>
        <w:rPr>
          <w:rStyle w:val="pxx"/>
        </w:rPr>
        <w:fldChar w:fldCharType="begin"/>
      </w:r>
      <w:r>
        <w:rPr>
          <w:rStyle w:val="pxx"/>
        </w:rPr>
        <w:instrText>x.ref.id="I03TABW"</w:instrText>
      </w:r>
      <w:r>
        <w:rPr>
          <w:rStyle w:val="pxx"/>
        </w:rPr>
        <w:fldChar w:fldCharType="end"/>
      </w:r>
      <w:r>
        <w:rPr>
          <w:rStyle w:val="pxx"/>
          <w:vanish/>
        </w:rPr>
        <w:t>&amp;s;</w:t>
      </w:r>
      <w:r>
        <w:rPr>
          <w:rStyle w:val="pxvis"/>
          <w:rFonts w:ascii="Times NewRoman" w:hAnsi="Times NewRoman"/>
          <w:b w:val="0"/>
          <w:sz w:val="24"/>
        </w:rPr>
        <w:t>§</w:t>
      </w:r>
      <w:r>
        <w:rPr>
          <w:rStyle w:val="pxx"/>
        </w:rPr>
        <w:t>10:40</w:t>
      </w:r>
      <w:r>
        <w:t xml:space="preserve"> (for the money form).</w:t>
      </w:r>
      <w:ins w:id="492" w:author="Debra M. Salisbury" w:date="2024-02-23T16:41:00Z">
        <w:r w:rsidR="00594280">
          <w:t xml:space="preserve"> See Trawick’s Florida Practice and Procedure </w:t>
        </w:r>
        <w:r w:rsidR="00594280">
          <w:rPr>
            <w:rFonts w:ascii="Times New Roman" w:hAnsi="Times New Roman"/>
          </w:rPr>
          <w:t>§</w:t>
        </w:r>
        <w:r w:rsidR="00594280">
          <w:t>38:11.</w:t>
        </w:r>
      </w:ins>
    </w:p>
    <w:p w14:paraId="1A07FC47" w14:textId="77777777" w:rsidR="00FD3105" w:rsidRDefault="00FD3105">
      <w:pPr>
        <w:pStyle w:val="pxs"/>
        <w:spacing w:before="180"/>
        <w:rPr>
          <w:sz w:val="27"/>
          <w:szCs w:val="27"/>
        </w:rPr>
      </w:pPr>
      <w:r>
        <w:rPr>
          <w:sz w:val="27"/>
          <w:szCs w:val="27"/>
        </w:rPr>
        <w:t>10:42. Judgment</w:t>
      </w:r>
      <w:r>
        <w:rPr>
          <w:rStyle w:val="pxsep"/>
        </w:rPr>
        <w:t xml:space="preserve">-- </w:t>
      </w:r>
      <w:r>
        <w:rPr>
          <w:sz w:val="27"/>
          <w:szCs w:val="27"/>
        </w:rPr>
        <w:t>Mandamus, writ notwithstanding answer</w:t>
      </w:r>
    </w:p>
    <w:p w14:paraId="3F660104" w14:textId="77777777" w:rsidR="00FD3105" w:rsidRDefault="00FD3105">
      <w:pPr>
        <w:pStyle w:val="pxov"/>
        <w:rPr>
          <w:vanish/>
        </w:rPr>
      </w:pPr>
      <w:r>
        <w:rPr>
          <w:vanish/>
        </w:rPr>
        <w:t>FMS</w:t>
      </w:r>
    </w:p>
    <w:p w14:paraId="4741CC65" w14:textId="77777777" w:rsidR="00FD3105" w:rsidRDefault="00FD3105">
      <w:pPr>
        <w:pStyle w:val="pxov"/>
        <w:rPr>
          <w:vanish/>
        </w:rPr>
      </w:pPr>
      <w:r>
        <w:rPr>
          <w:vanish/>
        </w:rPr>
        <w:t>LFA</w:t>
      </w:r>
    </w:p>
    <w:p w14:paraId="424B25A5" w14:textId="77777777" w:rsidR="00FD3105" w:rsidRDefault="00FD3105">
      <w:pPr>
        <w:pStyle w:val="pxov"/>
        <w:rPr>
          <w:vanish/>
        </w:rPr>
      </w:pPr>
      <w:r>
        <w:rPr>
          <w:vanish/>
        </w:rPr>
        <w:t>LEW</w:t>
      </w:r>
    </w:p>
    <w:p w14:paraId="57EFF472" w14:textId="77777777" w:rsidR="00FD3105" w:rsidRDefault="00FD3105">
      <w:pPr>
        <w:pStyle w:val="pxov"/>
        <w:rPr>
          <w:vanish/>
        </w:rPr>
      </w:pPr>
      <w:r>
        <w:rPr>
          <w:vanish/>
        </w:rPr>
        <w:t>FCV</w:t>
      </w:r>
    </w:p>
    <w:p w14:paraId="2B819A86" w14:textId="77777777" w:rsidR="00FD3105" w:rsidRDefault="00FD3105">
      <w:pPr>
        <w:pStyle w:val="pxov"/>
        <w:rPr>
          <w:vanish/>
        </w:rPr>
      </w:pPr>
      <w:r>
        <w:rPr>
          <w:vanish/>
        </w:rPr>
        <w:t>FLG</w:t>
      </w:r>
    </w:p>
    <w:p w14:paraId="2611C9BE" w14:textId="77777777" w:rsidR="00FD3105" w:rsidRDefault="00FD3105">
      <w:pPr>
        <w:pStyle w:val="pxformfcapfac"/>
        <w:jc w:val="center"/>
        <w:rPr>
          <w:sz w:val="24"/>
          <w:szCs w:val="24"/>
        </w:rPr>
      </w:pPr>
      <w:r>
        <w:rPr>
          <w:color w:val="FF0000"/>
          <w:sz w:val="20"/>
          <w:szCs w:val="20"/>
          <w:vertAlign w:val="superscript"/>
        </w:rPr>
        <w:t>►</w:t>
      </w:r>
      <w:r>
        <w:rPr>
          <w:sz w:val="24"/>
          <w:szCs w:val="24"/>
        </w:rPr>
        <w:fldChar w:fldCharType="begin"/>
      </w:r>
      <w:r>
        <w:rPr>
          <w:sz w:val="24"/>
          <w:szCs w:val="24"/>
        </w:rPr>
        <w:instrText>form.du="0"</w:instrText>
      </w:r>
      <w:r>
        <w:rPr>
          <w:sz w:val="24"/>
          <w:szCs w:val="24"/>
        </w:rPr>
        <w:fldChar w:fldCharType="end"/>
      </w:r>
      <w:r>
        <w:rPr>
          <w:sz w:val="24"/>
          <w:szCs w:val="24"/>
        </w:rPr>
        <w:fldChar w:fldCharType="begin"/>
      </w:r>
      <w:r>
        <w:rPr>
          <w:sz w:val="24"/>
          <w:szCs w:val="24"/>
        </w:rPr>
        <w:instrText>form.fid="I700c64109fed11dfbf230000837214a9"</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fcap.ref="manual"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sz w:val="24"/>
          <w:szCs w:val="24"/>
        </w:rPr>
        <w:t xml:space="preserve">IN THE CIRCUIT COURT FOR </w:t>
      </w:r>
      <w:r>
        <w:rPr>
          <w:rStyle w:val="pxfinstr"/>
          <w:i/>
          <w:iCs/>
          <w:szCs w:val="24"/>
        </w:rPr>
        <w:t>[NAME OF COUNTY]</w:t>
      </w:r>
      <w:r>
        <w:rPr>
          <w:sz w:val="24"/>
          <w:szCs w:val="24"/>
        </w:rPr>
        <w:t>, FLORIDA</w:t>
      </w:r>
    </w:p>
    <w:p w14:paraId="1375474E" w14:textId="77777777" w:rsidR="00FD3105" w:rsidRDefault="00FD3105">
      <w:pPr>
        <w:pStyle w:val="pxformfcaptbl"/>
        <w:ind w:left="500"/>
      </w:pPr>
      <w:r>
        <w:t xml:space="preserve"> </w:t>
      </w:r>
      <w:r>
        <w:rPr>
          <w:color w:val="FF0000"/>
          <w:sz w:val="20"/>
          <w:szCs w:val="20"/>
          <w:vertAlign w:val="superscript"/>
        </w:rPr>
        <w:t>►</w:t>
      </w:r>
      <w:r>
        <w:fldChar w:fldCharType="begin"/>
      </w:r>
      <w:r>
        <w:instrText>tbl.brace.end="5"</w:instrText>
      </w:r>
      <w:r>
        <w:fldChar w:fldCharType="end"/>
      </w:r>
      <w:r>
        <w:fldChar w:fldCharType="begin"/>
      </w:r>
      <w:r>
        <w:instrText>tbl.brace.start="1"</w:instrText>
      </w:r>
      <w:r>
        <w:fldChar w:fldCharType="end"/>
      </w:r>
      <w:r>
        <w:fldChar w:fldCharType="begin"/>
      </w:r>
      <w:r>
        <w:instrText>tbl.ident="I007799"</w:instrText>
      </w:r>
      <w:r>
        <w:fldChar w:fldCharType="end"/>
      </w:r>
      <w:r>
        <w:fldChar w:fldCharType="begin"/>
      </w:r>
      <w:r>
        <w:instrText>tbl.uuid="I048AFI"</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153D478A"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6AEE488E"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tgroup.cols="4"</w:instrText>
      </w:r>
      <w:r>
        <w:fldChar w:fldCharType="end"/>
      </w:r>
    </w:p>
    <w:p w14:paraId="52625E1B"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colspec.colwidth="7*"</w:instrText>
      </w:r>
      <w:r>
        <w:fldChar w:fldCharType="end"/>
      </w:r>
    </w:p>
    <w:p w14:paraId="22C108A7"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colspec.colwidth="21*"</w:instrText>
      </w:r>
      <w:r>
        <w:fldChar w:fldCharType="end"/>
      </w:r>
    </w:p>
    <w:p w14:paraId="6275B626" w14:textId="77777777" w:rsidR="00FD3105" w:rsidRDefault="00FD3105">
      <w:pPr>
        <w:pStyle w:val="pxcolspec"/>
      </w:pPr>
      <w:r>
        <w:rPr>
          <w:color w:val="FF0000"/>
          <w:sz w:val="20"/>
          <w:szCs w:val="20"/>
          <w:vertAlign w:val="superscript"/>
        </w:rPr>
        <w:t>►</w:t>
      </w:r>
      <w:r>
        <w:fldChar w:fldCharType="begin"/>
      </w:r>
      <w:r>
        <w:instrText>colspec.align="center"</w:instrText>
      </w:r>
      <w:r>
        <w:fldChar w:fldCharType="end"/>
      </w:r>
      <w:r>
        <w:fldChar w:fldCharType="begin"/>
      </w:r>
      <w:r>
        <w:instrText>colspec.colname="3"</w:instrText>
      </w:r>
      <w:r>
        <w:fldChar w:fldCharType="end"/>
      </w:r>
      <w:r>
        <w:fldChar w:fldCharType="begin"/>
      </w:r>
      <w:r>
        <w:instrText>colspec.colnum="3"</w:instrText>
      </w:r>
      <w:r>
        <w:fldChar w:fldCharType="end"/>
      </w:r>
      <w:r>
        <w:fldChar w:fldCharType="begin"/>
      </w:r>
      <w:r>
        <w:instrText>colspec.colwidth="7*"</w:instrText>
      </w:r>
      <w:r>
        <w:fldChar w:fldCharType="end"/>
      </w:r>
    </w:p>
    <w:p w14:paraId="58D9B495" w14:textId="77777777" w:rsidR="00FD3105" w:rsidRDefault="00FD3105">
      <w:pPr>
        <w:pStyle w:val="pxcolspec"/>
      </w:pPr>
      <w:r>
        <w:rPr>
          <w:color w:val="FF0000"/>
          <w:sz w:val="20"/>
          <w:szCs w:val="20"/>
          <w:vertAlign w:val="superscript"/>
        </w:rPr>
        <w:t>►</w:t>
      </w:r>
      <w:r>
        <w:fldChar w:fldCharType="begin"/>
      </w:r>
      <w:r>
        <w:instrText>colspec.colname="4"</w:instrText>
      </w:r>
      <w:r>
        <w:fldChar w:fldCharType="end"/>
      </w:r>
      <w:r>
        <w:fldChar w:fldCharType="begin"/>
      </w:r>
      <w:r>
        <w:instrText>colspec.colnum="4"</w:instrText>
      </w:r>
      <w:r>
        <w:fldChar w:fldCharType="end"/>
      </w:r>
      <w:r>
        <w:fldChar w:fldCharType="begin"/>
      </w:r>
      <w:r>
        <w:instrText>colspec.colwidth="29*"</w:instrText>
      </w:r>
      <w:r>
        <w:fldChar w:fldCharType="end"/>
      </w:r>
    </w:p>
    <w:tbl>
      <w:tblPr>
        <w:tblW w:w="0" w:type="auto"/>
        <w:tblLayout w:type="fixed"/>
        <w:tblCellMar>
          <w:left w:w="0" w:type="dxa"/>
          <w:right w:w="0" w:type="dxa"/>
        </w:tblCellMar>
        <w:tblLook w:val="0000" w:firstRow="0" w:lastRow="0" w:firstColumn="0" w:lastColumn="0" w:noHBand="0" w:noVBand="0"/>
      </w:tblPr>
      <w:tblGrid>
        <w:gridCol w:w="2160"/>
        <w:gridCol w:w="2160"/>
        <w:gridCol w:w="2160"/>
        <w:gridCol w:w="2160"/>
      </w:tblGrid>
      <w:tr w:rsidR="00FD3105" w14:paraId="74F116D6" w14:textId="77777777">
        <w:tblPrEx>
          <w:tblCellMar>
            <w:top w:w="0" w:type="dxa"/>
            <w:left w:w="0" w:type="dxa"/>
            <w:bottom w:w="0" w:type="dxa"/>
            <w:right w:w="0" w:type="dxa"/>
          </w:tblCellMar>
        </w:tblPrEx>
        <w:tc>
          <w:tcPr>
            <w:tcW w:w="2160" w:type="dxa"/>
            <w:tcBorders>
              <w:top w:val="nil"/>
              <w:left w:val="nil"/>
              <w:bottom w:val="nil"/>
              <w:right w:val="nil"/>
            </w:tcBorders>
          </w:tcPr>
          <w:p w14:paraId="32F19DBC" w14:textId="77777777" w:rsidR="00FD3105" w:rsidRDefault="00FD3105">
            <w:r>
              <w:rPr>
                <w:color w:val="FF0000"/>
                <w:sz w:val="20"/>
                <w:szCs w:val="20"/>
                <w:vertAlign w:val="superscript"/>
              </w:rPr>
              <w:t>►</w:t>
            </w:r>
            <w:r>
              <w:fldChar w:fldCharType="begin"/>
            </w:r>
            <w:r>
              <w:instrText>tbody.valign="top"</w:instrText>
            </w:r>
            <w:r>
              <w:fldChar w:fldCharType="end"/>
            </w:r>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PLAINTIFF]</w:t>
            </w:r>
            <w:r>
              <w:rPr>
                <w:rStyle w:val="pxrowentry"/>
              </w:rPr>
              <w:t>,</w:t>
            </w:r>
          </w:p>
        </w:tc>
        <w:tc>
          <w:tcPr>
            <w:tcW w:w="2160" w:type="dxa"/>
            <w:tcBorders>
              <w:top w:val="nil"/>
              <w:left w:val="nil"/>
              <w:bottom w:val="nil"/>
              <w:right w:val="nil"/>
            </w:tcBorders>
          </w:tcPr>
          <w:p w14:paraId="7A3CF475" w14:textId="77777777" w:rsidR="00FD3105" w:rsidRDefault="00FD3105">
            <w:r>
              <w:rPr>
                <w:rStyle w:val="pxentry"/>
                <w:color w:val="FF0000"/>
                <w:sz w:val="20"/>
                <w:szCs w:val="20"/>
                <w:vertAlign w:val="superscript"/>
              </w:rPr>
              <w:t>►</w:t>
            </w:r>
            <w:r>
              <w:rPr>
                <w:rStyle w:val="pxentry"/>
              </w:rPr>
              <w:fldChar w:fldCharType="begin"/>
            </w:r>
            <w:r>
              <w:rPr>
                <w:rStyle w:val="pxentry"/>
              </w:rPr>
              <w:instrText>entry.morerows="4"</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vanish/>
              </w:rPr>
              <w:t>&amp;brace;</w:t>
            </w:r>
            <w:r>
              <w:rPr>
                <w:rStyle w:val="pxvis"/>
                <w:rFonts w:ascii="Times NewRoman" w:hAnsi="Times NewRoman"/>
                <w:b w:val="0"/>
                <w:sz w:val="24"/>
              </w:rPr>
              <w:t>}</w:t>
            </w:r>
          </w:p>
        </w:tc>
        <w:tc>
          <w:tcPr>
            <w:tcW w:w="2160" w:type="dxa"/>
            <w:tcBorders>
              <w:top w:val="nil"/>
              <w:left w:val="nil"/>
              <w:bottom w:val="nil"/>
              <w:right w:val="nil"/>
            </w:tcBorders>
          </w:tcPr>
          <w:p w14:paraId="0F7B316E"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0424056F" w14:textId="77777777" w:rsidR="00FD3105" w:rsidRDefault="00FD3105"/>
        </w:tc>
      </w:tr>
      <w:tr w:rsidR="00FD3105" w14:paraId="6BA811EB" w14:textId="77777777">
        <w:tblPrEx>
          <w:tblCellMar>
            <w:top w:w="0" w:type="dxa"/>
            <w:left w:w="0" w:type="dxa"/>
            <w:bottom w:w="0" w:type="dxa"/>
            <w:right w:w="0" w:type="dxa"/>
          </w:tblCellMar>
        </w:tblPrEx>
        <w:tc>
          <w:tcPr>
            <w:tcW w:w="2160" w:type="dxa"/>
            <w:tcBorders>
              <w:top w:val="nil"/>
              <w:left w:val="nil"/>
              <w:bottom w:val="nil"/>
              <w:right w:val="nil"/>
            </w:tcBorders>
          </w:tcPr>
          <w:p w14:paraId="600613B0"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642E4231"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Petitioner,</w:t>
            </w:r>
          </w:p>
        </w:tc>
        <w:tc>
          <w:tcPr>
            <w:tcW w:w="2160" w:type="dxa"/>
            <w:tcBorders>
              <w:top w:val="nil"/>
              <w:left w:val="nil"/>
              <w:bottom w:val="nil"/>
              <w:right w:val="nil"/>
            </w:tcBorders>
          </w:tcPr>
          <w:p w14:paraId="5DAE4A49"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0264AF5C" w14:textId="77777777" w:rsidR="00FD3105" w:rsidRDefault="00FD3105"/>
        </w:tc>
      </w:tr>
      <w:tr w:rsidR="00FD3105" w14:paraId="3F469179" w14:textId="77777777">
        <w:tblPrEx>
          <w:tblCellMar>
            <w:top w:w="0" w:type="dxa"/>
            <w:left w:w="0" w:type="dxa"/>
            <w:bottom w:w="0" w:type="dxa"/>
            <w:right w:w="0" w:type="dxa"/>
          </w:tblCellMar>
        </w:tblPrEx>
        <w:tc>
          <w:tcPr>
            <w:tcW w:w="2160" w:type="dxa"/>
            <w:tcBorders>
              <w:top w:val="nil"/>
              <w:left w:val="nil"/>
              <w:bottom w:val="nil"/>
              <w:right w:val="nil"/>
            </w:tcBorders>
          </w:tcPr>
          <w:p w14:paraId="29C458BD"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entry.align="left"</w:instrText>
            </w:r>
            <w:r>
              <w:rPr>
                <w:rStyle w:val="pxrowentry"/>
              </w:rPr>
              <w:fldChar w:fldCharType="end"/>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v.</w:t>
            </w:r>
          </w:p>
        </w:tc>
        <w:tc>
          <w:tcPr>
            <w:tcW w:w="2160" w:type="dxa"/>
            <w:tcBorders>
              <w:top w:val="nil"/>
              <w:left w:val="nil"/>
              <w:bottom w:val="nil"/>
              <w:right w:val="nil"/>
            </w:tcBorders>
          </w:tcPr>
          <w:p w14:paraId="6C8D1882"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 xml:space="preserve">CASE </w:t>
            </w:r>
            <w:r>
              <w:rPr>
                <w:rStyle w:val="pxfinstr"/>
                <w:i/>
                <w:iCs/>
              </w:rPr>
              <w:t>[CASE NUMBER]</w:t>
            </w:r>
          </w:p>
        </w:tc>
        <w:tc>
          <w:tcPr>
            <w:tcW w:w="2160" w:type="dxa"/>
            <w:tcBorders>
              <w:top w:val="nil"/>
              <w:left w:val="nil"/>
              <w:bottom w:val="nil"/>
              <w:right w:val="nil"/>
            </w:tcBorders>
          </w:tcPr>
          <w:p w14:paraId="7BF228DC" w14:textId="77777777" w:rsidR="00FD3105" w:rsidRDefault="00FD3105"/>
        </w:tc>
        <w:tc>
          <w:tcPr>
            <w:tcW w:w="2160" w:type="dxa"/>
            <w:tcBorders>
              <w:top w:val="nil"/>
              <w:left w:val="nil"/>
              <w:bottom w:val="nil"/>
              <w:right w:val="nil"/>
            </w:tcBorders>
          </w:tcPr>
          <w:p w14:paraId="14168705" w14:textId="77777777" w:rsidR="00FD3105" w:rsidRDefault="00FD3105"/>
        </w:tc>
      </w:tr>
      <w:tr w:rsidR="00FD3105" w14:paraId="7E9ADC7C" w14:textId="77777777">
        <w:tblPrEx>
          <w:tblCellMar>
            <w:top w:w="0" w:type="dxa"/>
            <w:left w:w="0" w:type="dxa"/>
            <w:bottom w:w="0" w:type="dxa"/>
            <w:right w:w="0" w:type="dxa"/>
          </w:tblCellMar>
        </w:tblPrEx>
        <w:tc>
          <w:tcPr>
            <w:tcW w:w="2160" w:type="dxa"/>
            <w:tcBorders>
              <w:top w:val="nil"/>
              <w:left w:val="nil"/>
              <w:bottom w:val="nil"/>
              <w:right w:val="nil"/>
            </w:tcBorders>
          </w:tcPr>
          <w:p w14:paraId="1147B3D0"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DEFENDANT]</w:t>
            </w:r>
            <w:r>
              <w:rPr>
                <w:rStyle w:val="pxrowentry"/>
              </w:rPr>
              <w:t>,</w:t>
            </w:r>
          </w:p>
        </w:tc>
        <w:tc>
          <w:tcPr>
            <w:tcW w:w="2160" w:type="dxa"/>
            <w:tcBorders>
              <w:top w:val="nil"/>
              <w:left w:val="nil"/>
              <w:bottom w:val="nil"/>
              <w:right w:val="nil"/>
            </w:tcBorders>
          </w:tcPr>
          <w:p w14:paraId="06C9F8C6"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0D597EFA" w14:textId="77777777" w:rsidR="00FD3105" w:rsidRDefault="00FD3105"/>
        </w:tc>
        <w:tc>
          <w:tcPr>
            <w:tcW w:w="2160" w:type="dxa"/>
            <w:tcBorders>
              <w:top w:val="nil"/>
              <w:left w:val="nil"/>
              <w:bottom w:val="nil"/>
              <w:right w:val="nil"/>
            </w:tcBorders>
          </w:tcPr>
          <w:p w14:paraId="3D68F564" w14:textId="77777777" w:rsidR="00FD3105" w:rsidRDefault="00FD3105"/>
        </w:tc>
      </w:tr>
      <w:tr w:rsidR="00FD3105" w14:paraId="0A9B9A60" w14:textId="77777777">
        <w:tblPrEx>
          <w:tblCellMar>
            <w:top w:w="0" w:type="dxa"/>
            <w:left w:w="0" w:type="dxa"/>
            <w:bottom w:w="0" w:type="dxa"/>
            <w:right w:w="0" w:type="dxa"/>
          </w:tblCellMar>
        </w:tblPrEx>
        <w:tc>
          <w:tcPr>
            <w:tcW w:w="2160" w:type="dxa"/>
            <w:tcBorders>
              <w:top w:val="nil"/>
              <w:left w:val="nil"/>
              <w:bottom w:val="nil"/>
              <w:right w:val="nil"/>
            </w:tcBorders>
          </w:tcPr>
          <w:p w14:paraId="1609751D"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03DE9AF4"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Defendant.</w:t>
            </w:r>
          </w:p>
        </w:tc>
        <w:tc>
          <w:tcPr>
            <w:tcW w:w="2160" w:type="dxa"/>
            <w:tcBorders>
              <w:top w:val="nil"/>
              <w:left w:val="nil"/>
              <w:bottom w:val="nil"/>
              <w:right w:val="nil"/>
            </w:tcBorders>
          </w:tcPr>
          <w:p w14:paraId="0DEB25B6"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11126AE5" w14:textId="77777777" w:rsidR="00FD3105" w:rsidRDefault="00FD3105"/>
        </w:tc>
      </w:tr>
    </w:tbl>
    <w:p w14:paraId="0E7E1DC9" w14:textId="77777777" w:rsidR="00FD3105" w:rsidRDefault="00FD3105">
      <w:pPr>
        <w:pStyle w:val="pxtbody"/>
      </w:pPr>
    </w:p>
    <w:p w14:paraId="17495162" w14:textId="77777777" w:rsidR="00FD3105" w:rsidRDefault="00FD3105"/>
    <w:p w14:paraId="72C3DA44" w14:textId="77777777" w:rsidR="00FD3105" w:rsidRDefault="00FD3105">
      <w:pPr>
        <w:pStyle w:val="pxformfac"/>
        <w:jc w:val="center"/>
        <w:rPr>
          <w:sz w:val="24"/>
          <w:szCs w:val="24"/>
        </w:rPr>
      </w:pP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sz w:val="24"/>
          <w:szCs w:val="24"/>
        </w:rPr>
        <w:t>FINAL JUDGMENT</w:t>
      </w:r>
    </w:p>
    <w:p w14:paraId="5E994F59"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p.ct.id="3d29be30775711ee8e1ba9ecff0bf883|42|10:42"</w:instrText>
      </w:r>
      <w:r>
        <w:fldChar w:fldCharType="end"/>
      </w:r>
      <w:r>
        <w:t>This action was tried before the court. On the evidence presented</w:t>
      </w:r>
    </w:p>
    <w:p w14:paraId="3A85F1DC"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p.ct.id="3d29be30775711ee8e1ba9ecff0bf883|42|10:42"</w:instrText>
      </w:r>
      <w:r>
        <w:fldChar w:fldCharType="end"/>
      </w:r>
      <w:r>
        <w:t>IT IS ADJUDGED that:</w:t>
      </w:r>
    </w:p>
    <w:p w14:paraId="3F9C474F" w14:textId="77777777" w:rsidR="00FD3105" w:rsidRDefault="00FD3105">
      <w:pPr>
        <w:pStyle w:val="pxformfl"/>
        <w:ind w:left="500"/>
      </w:pPr>
      <w:r>
        <w:t xml:space="preserve"> </w:t>
      </w:r>
    </w:p>
    <w:p w14:paraId="696878FD"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1. </w:t>
      </w:r>
    </w:p>
    <w:p w14:paraId="67F67333"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p.ct.id="3d29be30775711ee8e1ba9ecff0bf883|42|10:42"</w:instrText>
      </w:r>
      <w:r>
        <w:fldChar w:fldCharType="end"/>
      </w:r>
      <w:r>
        <w:t xml:space="preserve">The clerk of this court shall issue a writ of mandamus to defendant </w:t>
      </w:r>
      <w:r>
        <w:rPr>
          <w:rStyle w:val="pxfinstr"/>
          <w:i/>
          <w:iCs/>
        </w:rPr>
        <w:t>[name of defendant]</w:t>
      </w:r>
      <w:r>
        <w:t xml:space="preserve"> requiring defendant to permit inspection by plaintiff of the following:</w:t>
      </w:r>
    </w:p>
    <w:p w14:paraId="74AE5DF1" w14:textId="77777777" w:rsidR="00FD3105" w:rsidRDefault="00FD3105">
      <w:pPr>
        <w:pStyle w:val="pxformfl"/>
        <w:ind w:left="500"/>
      </w:pPr>
      <w:r>
        <w:t xml:space="preserve"> </w:t>
      </w:r>
    </w:p>
    <w:p w14:paraId="6056CE66" w14:textId="77777777" w:rsidR="00FD3105" w:rsidRDefault="00FD3105">
      <w:pPr>
        <w:pStyle w:val="pxformfi"/>
      </w:pPr>
      <w:r>
        <w:rPr>
          <w:color w:val="FF0000"/>
          <w:sz w:val="20"/>
          <w:szCs w:val="20"/>
          <w:vertAlign w:val="superscript"/>
        </w:rPr>
        <w:t>►</w:t>
      </w:r>
      <w:r>
        <w:fldChar w:fldCharType="begin"/>
      </w:r>
      <w:r>
        <w:instrText>fi.lvl="2"</w:instrText>
      </w:r>
      <w:r>
        <w:fldChar w:fldCharType="end"/>
      </w:r>
    </w:p>
    <w:p w14:paraId="7D3915F6"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p.ct.id="3d29be30775711ee8e1ba9ecff0bf883|42|10:42"</w:instrText>
      </w:r>
      <w:r>
        <w:fldChar w:fldCharType="end"/>
      </w:r>
      <w:r>
        <w:t>Shareholder lists;</w:t>
      </w:r>
    </w:p>
    <w:p w14:paraId="120C88B0" w14:textId="77777777" w:rsidR="00FD3105" w:rsidRDefault="00FD3105">
      <w:pPr>
        <w:pStyle w:val="pxformfi"/>
      </w:pPr>
      <w:r>
        <w:rPr>
          <w:color w:val="FF0000"/>
          <w:sz w:val="20"/>
          <w:szCs w:val="20"/>
          <w:vertAlign w:val="superscript"/>
        </w:rPr>
        <w:t>►</w:t>
      </w:r>
      <w:r>
        <w:fldChar w:fldCharType="begin"/>
      </w:r>
      <w:r>
        <w:instrText>fi.lvl="2"</w:instrText>
      </w:r>
      <w:r>
        <w:fldChar w:fldCharType="end"/>
      </w:r>
    </w:p>
    <w:p w14:paraId="05E48768"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p.ct.id="3d29be30775711ee8e1ba9ecff0bf883|42|10:42"</w:instrText>
      </w:r>
      <w:r>
        <w:fldChar w:fldCharType="end"/>
      </w:r>
      <w:r>
        <w:t>Article of incorporation;</w:t>
      </w:r>
    </w:p>
    <w:p w14:paraId="2B2B4E7D" w14:textId="77777777" w:rsidR="00FD3105" w:rsidRDefault="00FD3105">
      <w:pPr>
        <w:pStyle w:val="pxformfi"/>
      </w:pPr>
      <w:r>
        <w:rPr>
          <w:color w:val="FF0000"/>
          <w:sz w:val="20"/>
          <w:szCs w:val="20"/>
          <w:vertAlign w:val="superscript"/>
        </w:rPr>
        <w:t>►</w:t>
      </w:r>
      <w:r>
        <w:fldChar w:fldCharType="begin"/>
      </w:r>
      <w:r>
        <w:instrText>fi.lvl="2"</w:instrText>
      </w:r>
      <w:r>
        <w:fldChar w:fldCharType="end"/>
      </w:r>
    </w:p>
    <w:p w14:paraId="376EE39B"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p.ct.id="3d29be30775711ee8e1ba9ecff0bf883|42|10:42"</w:instrText>
      </w:r>
      <w:r>
        <w:fldChar w:fldCharType="end"/>
      </w:r>
      <w:r>
        <w:t>Amendments to the articles of incorporation;</w:t>
      </w:r>
    </w:p>
    <w:p w14:paraId="341E951D" w14:textId="77777777" w:rsidR="00FD3105" w:rsidRDefault="00FD3105">
      <w:pPr>
        <w:pStyle w:val="pxformfi"/>
      </w:pPr>
      <w:r>
        <w:rPr>
          <w:color w:val="FF0000"/>
          <w:sz w:val="20"/>
          <w:szCs w:val="20"/>
          <w:vertAlign w:val="superscript"/>
        </w:rPr>
        <w:t>►</w:t>
      </w:r>
      <w:r>
        <w:fldChar w:fldCharType="begin"/>
      </w:r>
      <w:r>
        <w:instrText>fi.lvl="2"</w:instrText>
      </w:r>
      <w:r>
        <w:fldChar w:fldCharType="end"/>
      </w:r>
    </w:p>
    <w:p w14:paraId="144B5147"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p.ct.id="3d29be30775711ee8e1ba9ecff0bf883|42|10:42"</w:instrText>
      </w:r>
      <w:r>
        <w:fldChar w:fldCharType="end"/>
      </w:r>
      <w:r>
        <w:t>Bylaws;</w:t>
      </w:r>
    </w:p>
    <w:p w14:paraId="2879DF2B" w14:textId="77777777" w:rsidR="00FD3105" w:rsidRDefault="00FD3105">
      <w:pPr>
        <w:pStyle w:val="pxformfi"/>
      </w:pPr>
      <w:r>
        <w:rPr>
          <w:color w:val="FF0000"/>
          <w:sz w:val="20"/>
          <w:szCs w:val="20"/>
          <w:vertAlign w:val="superscript"/>
        </w:rPr>
        <w:t>►</w:t>
      </w:r>
      <w:r>
        <w:fldChar w:fldCharType="begin"/>
      </w:r>
      <w:r>
        <w:instrText>fi.lvl="2"</w:instrText>
      </w:r>
      <w:r>
        <w:fldChar w:fldCharType="end"/>
      </w:r>
    </w:p>
    <w:p w14:paraId="66734E4F"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p.ct.id="3d29be30775711ee8e1ba9ecff0bf883|42|10:42"</w:instrText>
      </w:r>
      <w:r>
        <w:fldChar w:fldCharType="end"/>
      </w:r>
      <w:r>
        <w:t>Minutes of shareholder meetings;</w:t>
      </w:r>
    </w:p>
    <w:p w14:paraId="709016CC" w14:textId="77777777" w:rsidR="00FD3105" w:rsidRDefault="00FD3105">
      <w:pPr>
        <w:pStyle w:val="pxformfi"/>
      </w:pPr>
      <w:r>
        <w:rPr>
          <w:color w:val="FF0000"/>
          <w:sz w:val="20"/>
          <w:szCs w:val="20"/>
          <w:vertAlign w:val="superscript"/>
        </w:rPr>
        <w:t>►</w:t>
      </w:r>
      <w:r>
        <w:fldChar w:fldCharType="begin"/>
      </w:r>
      <w:r>
        <w:instrText>fi.lvl="2"</w:instrText>
      </w:r>
      <w:r>
        <w:fldChar w:fldCharType="end"/>
      </w:r>
    </w:p>
    <w:p w14:paraId="62C771BD"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p.ct.id="3d29be30775711ee8e1ba9ecff0bf883|42|10:42"</w:instrText>
      </w:r>
      <w:r>
        <w:fldChar w:fldCharType="end"/>
      </w:r>
      <w:r>
        <w:t>Last annual report;</w:t>
      </w:r>
    </w:p>
    <w:p w14:paraId="18635394" w14:textId="77777777" w:rsidR="00FD3105" w:rsidRDefault="00FD3105">
      <w:pPr>
        <w:pStyle w:val="pxformfi"/>
      </w:pPr>
      <w:r>
        <w:rPr>
          <w:color w:val="FF0000"/>
          <w:sz w:val="20"/>
          <w:szCs w:val="20"/>
          <w:vertAlign w:val="superscript"/>
        </w:rPr>
        <w:t>►</w:t>
      </w:r>
      <w:r>
        <w:fldChar w:fldCharType="begin"/>
      </w:r>
      <w:r>
        <w:instrText>fi.lvl="2"</w:instrText>
      </w:r>
      <w:r>
        <w:fldChar w:fldCharType="end"/>
      </w:r>
    </w:p>
    <w:p w14:paraId="358A082B"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p.ct.id="3d29be30775711ee8e1ba9ecff0bf883|42|10:42"</w:instrText>
      </w:r>
      <w:r>
        <w:fldChar w:fldCharType="end"/>
      </w:r>
      <w:r>
        <w:t>Minutes of board of directors meetings;</w:t>
      </w:r>
    </w:p>
    <w:p w14:paraId="0B682454" w14:textId="77777777" w:rsidR="00FD3105" w:rsidRDefault="00FD3105">
      <w:pPr>
        <w:pStyle w:val="pxformfi"/>
      </w:pPr>
      <w:r>
        <w:rPr>
          <w:color w:val="FF0000"/>
          <w:sz w:val="20"/>
          <w:szCs w:val="20"/>
          <w:vertAlign w:val="superscript"/>
        </w:rPr>
        <w:t>►</w:t>
      </w:r>
      <w:r>
        <w:fldChar w:fldCharType="begin"/>
      </w:r>
      <w:r>
        <w:instrText>fi.lvl="2"</w:instrText>
      </w:r>
      <w:r>
        <w:fldChar w:fldCharType="end"/>
      </w:r>
    </w:p>
    <w:p w14:paraId="354661AA"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p.ct.id="3d29be30775711ee8e1ba9ecff0bf883|42|10:42"</w:instrText>
      </w:r>
      <w:r>
        <w:fldChar w:fldCharType="end"/>
      </w:r>
      <w:r>
        <w:t>Records of all actions taken without a meeting by shareholders and any board committees; and</w:t>
      </w:r>
    </w:p>
    <w:p w14:paraId="681D849B" w14:textId="77777777" w:rsidR="00FD3105" w:rsidRDefault="00FD3105">
      <w:pPr>
        <w:pStyle w:val="pxformfi"/>
      </w:pPr>
      <w:r>
        <w:rPr>
          <w:color w:val="FF0000"/>
          <w:sz w:val="20"/>
          <w:szCs w:val="20"/>
          <w:vertAlign w:val="superscript"/>
        </w:rPr>
        <w:t>►</w:t>
      </w:r>
      <w:r>
        <w:fldChar w:fldCharType="begin"/>
      </w:r>
      <w:r>
        <w:instrText>fi.lvl="2"</w:instrText>
      </w:r>
      <w:r>
        <w:fldChar w:fldCharType="end"/>
      </w:r>
    </w:p>
    <w:p w14:paraId="4F7523F2"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p.ct.id="3d29be30775711ee8e1ba9ecff0bf883|42|10:42"</w:instrText>
      </w:r>
      <w:r>
        <w:fldChar w:fldCharType="end"/>
      </w:r>
      <w:r>
        <w:t>Accounting records</w:t>
      </w:r>
    </w:p>
    <w:p w14:paraId="5BF0DB7F"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p.ct.id="3d29be30775711ee8e1ba9ecff0bf883|42|10:42"</w:instrText>
      </w:r>
      <w:r>
        <w:fldChar w:fldCharType="end"/>
      </w:r>
      <w:r>
        <w:fldChar w:fldCharType="begin"/>
      </w:r>
      <w:r>
        <w:instrText>p.fl="none"</w:instrText>
      </w:r>
      <w:r>
        <w:fldChar w:fldCharType="end"/>
      </w:r>
      <w:r>
        <w:t>within ten days from the date of issuance.</w:t>
      </w:r>
    </w:p>
    <w:p w14:paraId="42217625"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2. </w:t>
      </w:r>
    </w:p>
    <w:p w14:paraId="18BE4F92"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p.ct.id="3d29be30775711ee8e1ba9ecff0bf883|42|10:42"</w:instrText>
      </w:r>
      <w:r>
        <w:fldChar w:fldCharType="end"/>
      </w:r>
      <w:r>
        <w:t xml:space="preserve">Plaintiff </w:t>
      </w:r>
      <w:r>
        <w:rPr>
          <w:rStyle w:val="pxfinstr"/>
          <w:i/>
          <w:iCs/>
        </w:rPr>
        <w:t>[name of plaintiff]</w:t>
      </w:r>
      <w:r>
        <w:t xml:space="preserve">, whose address is </w:t>
      </w:r>
      <w:r>
        <w:rPr>
          <w:rStyle w:val="pxfinstr"/>
          <w:i/>
          <w:iCs/>
        </w:rPr>
        <w:t>[address of plaintiff]</w:t>
      </w:r>
      <w:r>
        <w:t xml:space="preserve">, recovers from defendant </w:t>
      </w:r>
      <w:r>
        <w:rPr>
          <w:rStyle w:val="pxfinstr"/>
          <w:i/>
          <w:iCs/>
        </w:rPr>
        <w:t>[name of defendant]</w:t>
      </w:r>
      <w:r>
        <w:t xml:space="preserve"> whose address is </w:t>
      </w:r>
      <w:r>
        <w:rPr>
          <w:rStyle w:val="pxfinstr"/>
          <w:i/>
          <w:iCs/>
        </w:rPr>
        <w:t>[address of defendant]</w:t>
      </w:r>
      <w:r>
        <w:t xml:space="preserve"> and the last four digits of defendant's Social Security number are </w:t>
      </w:r>
      <w:r>
        <w:rPr>
          <w:rStyle w:val="pxfinstr"/>
          <w:i/>
          <w:iCs/>
        </w:rPr>
        <w:t>[last four numbers of Social Security number]</w:t>
      </w:r>
      <w:r>
        <w:t>, costs of $</w:t>
      </w:r>
      <w:r>
        <w:rPr>
          <w:rStyle w:val="pxfinstr"/>
          <w:i/>
          <w:iCs/>
        </w:rPr>
        <w:t>[dollar amount of cost]</w:t>
      </w:r>
      <w:r>
        <w:t xml:space="preserve"> that shall bear interest at the rate prescribed by law, for which let execution issue forthwith.</w:t>
      </w:r>
    </w:p>
    <w:p w14:paraId="57FF5D9E"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p.ct.id="3d29be30775711ee8e1ba9ecff0bf883|42|10:42"</w:instrText>
      </w:r>
      <w:r>
        <w:fldChar w:fldCharType="end"/>
      </w:r>
      <w:r>
        <w:t xml:space="preserve">ORDERED at </w:t>
      </w:r>
      <w:r>
        <w:rPr>
          <w:rStyle w:val="pxfinstr"/>
          <w:i/>
          <w:iCs/>
        </w:rPr>
        <w:t>[name of city]</w:t>
      </w:r>
      <w:r>
        <w:t xml:space="preserve">, Florida on </w:t>
      </w:r>
      <w:r>
        <w:rPr>
          <w:rStyle w:val="pxfinstr"/>
          <w:i/>
          <w:iCs/>
        </w:rPr>
        <w:t>[date of judgment]</w:t>
      </w:r>
      <w:r>
        <w:t>.</w:t>
      </w:r>
    </w:p>
    <w:p w14:paraId="7AB75E78" w14:textId="77777777" w:rsidR="00FD3105" w:rsidRDefault="00FD3105">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67B02D42" w14:textId="77777777" w:rsidR="00FD3105" w:rsidRDefault="00FD3105">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judge]</w:t>
      </w:r>
    </w:p>
    <w:p w14:paraId="6CC52CFE"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judge]</w:t>
      </w:r>
    </w:p>
    <w:p w14:paraId="635BFB51" w14:textId="77777777" w:rsidR="00FD3105" w:rsidRDefault="00FD3105">
      <w:pPr>
        <w:pStyle w:val="pxformtbl"/>
        <w:ind w:left="500"/>
      </w:pPr>
      <w:r>
        <w:t xml:space="preserve"> </w:t>
      </w:r>
      <w:r>
        <w:rPr>
          <w:color w:val="FF0000"/>
          <w:sz w:val="20"/>
          <w:szCs w:val="20"/>
          <w:vertAlign w:val="superscript"/>
        </w:rPr>
        <w:t>►</w:t>
      </w:r>
      <w:r>
        <w:fldChar w:fldCharType="begin"/>
      </w:r>
      <w:r>
        <w:instrText>tbl.ident="I05JFQU"</w:instrText>
      </w:r>
      <w:r>
        <w:fldChar w:fldCharType="end"/>
      </w:r>
      <w:r>
        <w:fldChar w:fldCharType="begin"/>
      </w:r>
      <w:r>
        <w:instrText>tbl.uuid="I03G3XO"</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5AC533C2"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5A5F7171"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tgroup.cols="2"</w:instrText>
      </w:r>
      <w:r>
        <w:fldChar w:fldCharType="end"/>
      </w:r>
    </w:p>
    <w:p w14:paraId="1A8FDF55"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colspec.colwidth="17*"</w:instrText>
      </w:r>
      <w:r>
        <w:fldChar w:fldCharType="end"/>
      </w:r>
    </w:p>
    <w:p w14:paraId="1C778D35"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colspec.colwidth="111*"</w:instrText>
      </w:r>
      <w:r>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D3105" w14:paraId="007AAA56" w14:textId="77777777">
        <w:tblPrEx>
          <w:tblCellMar>
            <w:top w:w="0" w:type="dxa"/>
            <w:left w:w="0" w:type="dxa"/>
            <w:bottom w:w="0" w:type="dxa"/>
            <w:right w:w="0" w:type="dxa"/>
          </w:tblCellMar>
        </w:tblPrEx>
        <w:tc>
          <w:tcPr>
            <w:tcW w:w="4320" w:type="dxa"/>
            <w:tcBorders>
              <w:top w:val="nil"/>
              <w:left w:val="nil"/>
              <w:bottom w:val="nil"/>
              <w:right w:val="nil"/>
            </w:tcBorders>
          </w:tcPr>
          <w:p w14:paraId="3170EF1D"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Copies to:</w:t>
            </w:r>
          </w:p>
        </w:tc>
        <w:tc>
          <w:tcPr>
            <w:tcW w:w="4320" w:type="dxa"/>
            <w:tcBorders>
              <w:top w:val="nil"/>
              <w:left w:val="nil"/>
              <w:bottom w:val="nil"/>
              <w:right w:val="nil"/>
            </w:tcBorders>
          </w:tcPr>
          <w:p w14:paraId="5492029A"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r w:rsidR="00FD3105" w14:paraId="52753D08" w14:textId="77777777">
        <w:tblPrEx>
          <w:tblCellMar>
            <w:top w:w="0" w:type="dxa"/>
            <w:left w:w="0" w:type="dxa"/>
            <w:bottom w:w="0" w:type="dxa"/>
            <w:right w:w="0" w:type="dxa"/>
          </w:tblCellMar>
        </w:tblPrEx>
        <w:tc>
          <w:tcPr>
            <w:tcW w:w="4320" w:type="dxa"/>
            <w:tcBorders>
              <w:top w:val="nil"/>
              <w:left w:val="nil"/>
              <w:bottom w:val="nil"/>
              <w:right w:val="nil"/>
            </w:tcBorders>
          </w:tcPr>
          <w:p w14:paraId="7CE5574A"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4320" w:type="dxa"/>
            <w:tcBorders>
              <w:top w:val="nil"/>
              <w:left w:val="nil"/>
              <w:bottom w:val="nil"/>
              <w:right w:val="nil"/>
            </w:tcBorders>
          </w:tcPr>
          <w:p w14:paraId="0552BEFA"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bl>
    <w:p w14:paraId="76B34F4B" w14:textId="77777777" w:rsidR="00FD3105" w:rsidRDefault="00FD3105">
      <w:pPr>
        <w:pStyle w:val="pxtbody"/>
      </w:pPr>
    </w:p>
    <w:p w14:paraId="57F5E5F5" w14:textId="77777777" w:rsidR="00FD3105" w:rsidRDefault="00FD3105"/>
    <w:p w14:paraId="0F83CFA2" w14:textId="77777777" w:rsidR="00FD3105" w:rsidRDefault="00FD3105">
      <w:pPr>
        <w:pStyle w:val="pxcomnt"/>
      </w:pPr>
    </w:p>
    <w:p w14:paraId="4EC13558" w14:textId="77777777" w:rsidR="00FD3105" w:rsidRDefault="00FD3105">
      <w:pPr>
        <w:pStyle w:val="pxhac"/>
        <w:spacing w:before="180"/>
        <w:jc w:val="center"/>
      </w:pPr>
      <w:r>
        <w:rPr>
          <w:rStyle w:val="pxb"/>
          <w:b/>
          <w:bCs/>
        </w:rPr>
        <w:t>Author's Comment</w:t>
      </w:r>
    </w:p>
    <w:p w14:paraId="65285359"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p.ct.id="3d29be30775711ee8e1ba9ecff0bf883|42|10:42"</w:instrText>
      </w:r>
      <w:r>
        <w:fldChar w:fldCharType="end"/>
      </w:r>
      <w:r>
        <w:t xml:space="preserve">When the judgment is for the defendant, the form in </w:t>
      </w:r>
      <w:r>
        <w:rPr>
          <w:rStyle w:val="pxx"/>
          <w:color w:val="FF0000"/>
          <w:sz w:val="20"/>
          <w:szCs w:val="20"/>
          <w:vertAlign w:val="superscript"/>
        </w:rPr>
        <w:t>►</w:t>
      </w:r>
      <w:r>
        <w:rPr>
          <w:rStyle w:val="pxx"/>
        </w:rPr>
        <w:fldChar w:fldCharType="begin"/>
      </w:r>
      <w:r>
        <w:rPr>
          <w:rStyle w:val="pxx"/>
        </w:rPr>
        <w:instrText>x.ref.id="I013C4L"</w:instrText>
      </w:r>
      <w:r>
        <w:rPr>
          <w:rStyle w:val="pxx"/>
        </w:rPr>
        <w:fldChar w:fldCharType="end"/>
      </w:r>
      <w:r>
        <w:rPr>
          <w:rStyle w:val="pxx"/>
        </w:rPr>
        <w:t>section 10:12</w:t>
      </w:r>
      <w:r>
        <w:t xml:space="preserve"> is used, but the respondent usually incurs no assessable costs. This form has the predicate of a motion for peremptory writ notwithstanding the answer. If the action is tried, the usual commencement for a nonjury action is used. See </w:t>
      </w:r>
      <w:r>
        <w:rPr>
          <w:rStyle w:val="pxx"/>
          <w:color w:val="FF0000"/>
          <w:sz w:val="20"/>
          <w:szCs w:val="20"/>
          <w:vertAlign w:val="superscript"/>
        </w:rPr>
        <w:t>►</w:t>
      </w:r>
      <w:r>
        <w:rPr>
          <w:rStyle w:val="pxx"/>
        </w:rPr>
        <w:fldChar w:fldCharType="begin"/>
      </w:r>
      <w:r>
        <w:rPr>
          <w:rStyle w:val="pxx"/>
        </w:rPr>
        <w:instrText>x.ref.id="I03TAIW"</w:instrText>
      </w:r>
      <w:r>
        <w:rPr>
          <w:rStyle w:val="pxx"/>
        </w:rPr>
        <w:fldChar w:fldCharType="end"/>
      </w:r>
      <w:r>
        <w:rPr>
          <w:rStyle w:val="pxx"/>
          <w:vanish/>
        </w:rPr>
        <w:t>&amp;s;</w:t>
      </w:r>
      <w:r>
        <w:rPr>
          <w:rStyle w:val="pxvis"/>
          <w:rFonts w:ascii="Times NewRoman" w:hAnsi="Times NewRoman"/>
          <w:b w:val="0"/>
          <w:sz w:val="24"/>
        </w:rPr>
        <w:t>§</w:t>
      </w:r>
      <w:r>
        <w:rPr>
          <w:rStyle w:val="pxx"/>
        </w:rPr>
        <w:t>10:12</w:t>
      </w:r>
      <w:r>
        <w:t xml:space="preserve">. The list given in the form is illustrative, not exhaustive. Since this is not a review action, </w:t>
      </w:r>
      <w:ins w:id="493" w:author="Debra M. Salisbury" w:date="2024-02-23T16:44:00Z">
        <w:r w:rsidR="00EF1247">
          <w:rPr>
            <w:rStyle w:val="pxx"/>
            <w:color w:val="FF0000"/>
            <w:sz w:val="20"/>
            <w:szCs w:val="20"/>
            <w:vertAlign w:val="superscript"/>
          </w:rPr>
          <w:t>►</w:t>
        </w:r>
      </w:ins>
      <w:ins w:id="494" w:author="Debra M. Salisbury" w:date="2024-02-23T16:48:00Z">
        <w:r w:rsidR="001704CF">
          <w:t>Fla. R. Civ. P.</w:t>
        </w:r>
      </w:ins>
      <w:del w:id="495" w:author="Debra M. Salisbury" w:date="2024-02-23T16:48:00Z">
        <w:r w:rsidDel="001704CF">
          <w:delText>Rule</w:delText>
        </w:r>
      </w:del>
      <w:r>
        <w:t xml:space="preserve"> 1.630 applies. See </w:t>
      </w:r>
      <w:r>
        <w:rPr>
          <w:rStyle w:val="pxsst"/>
          <w:color w:val="FF0000"/>
          <w:sz w:val="20"/>
          <w:szCs w:val="20"/>
          <w:vertAlign w:val="superscript"/>
        </w:rPr>
        <w:t>►</w:t>
      </w:r>
      <w:r>
        <w:rPr>
          <w:rStyle w:val="pxsst"/>
        </w:rPr>
        <w:fldChar w:fldCharType="begin"/>
      </w:r>
      <w:r>
        <w:rPr>
          <w:rStyle w:val="pxsst"/>
        </w:rPr>
        <w:instrText>sst.ref.id="I059HON"</w:instrText>
      </w:r>
      <w:r>
        <w:rPr>
          <w:rStyle w:val="pxsst"/>
        </w:rPr>
        <w:fldChar w:fldCharType="end"/>
      </w:r>
      <w:r>
        <w:rPr>
          <w:rStyle w:val="pxsst"/>
          <w:vanish/>
        </w:rPr>
        <w:t>&amp;s;</w:t>
      </w:r>
      <w:r>
        <w:rPr>
          <w:rStyle w:val="pxvis"/>
          <w:rFonts w:ascii="Times NewRoman" w:hAnsi="Times NewRoman"/>
          <w:b w:val="0"/>
          <w:sz w:val="24"/>
        </w:rPr>
        <w:t>§</w:t>
      </w:r>
      <w:r>
        <w:rPr>
          <w:rStyle w:val="pxsst"/>
        </w:rPr>
        <w:t xml:space="preserve">607.1601, Fla. Stat.; </w:t>
      </w:r>
      <w:r>
        <w:rPr>
          <w:rStyle w:val="pxsst"/>
          <w:vanish/>
        </w:rPr>
        <w:t>&amp;s;</w:t>
      </w:r>
      <w:r>
        <w:rPr>
          <w:rStyle w:val="pxvis"/>
          <w:rFonts w:ascii="Times NewRoman" w:hAnsi="Times NewRoman"/>
          <w:b w:val="0"/>
          <w:sz w:val="24"/>
        </w:rPr>
        <w:t>§</w:t>
      </w:r>
      <w:r>
        <w:rPr>
          <w:rStyle w:val="pxsst"/>
        </w:rPr>
        <w:t>607.1604, Fla. Stat.</w:t>
      </w:r>
    </w:p>
    <w:p w14:paraId="57126A20" w14:textId="77777777" w:rsidR="00FD3105" w:rsidRDefault="00FD3105">
      <w:pPr>
        <w:pStyle w:val="pxs"/>
        <w:spacing w:before="180"/>
        <w:rPr>
          <w:sz w:val="27"/>
          <w:szCs w:val="27"/>
        </w:rPr>
      </w:pPr>
      <w:r>
        <w:rPr>
          <w:sz w:val="27"/>
          <w:szCs w:val="27"/>
        </w:rPr>
        <w:t>10:43. Judgment</w:t>
      </w:r>
      <w:r>
        <w:rPr>
          <w:rStyle w:val="pxsep"/>
        </w:rPr>
        <w:t xml:space="preserve">-- </w:t>
      </w:r>
      <w:r>
        <w:rPr>
          <w:sz w:val="27"/>
          <w:szCs w:val="27"/>
        </w:rPr>
        <w:t>Mandamus, quashing alternative writ</w:t>
      </w:r>
    </w:p>
    <w:p w14:paraId="787E43EF" w14:textId="77777777" w:rsidR="00FD3105" w:rsidRDefault="00FD3105">
      <w:pPr>
        <w:pStyle w:val="pxov"/>
        <w:rPr>
          <w:vanish/>
        </w:rPr>
      </w:pPr>
      <w:r>
        <w:rPr>
          <w:vanish/>
        </w:rPr>
        <w:t>FMS</w:t>
      </w:r>
    </w:p>
    <w:p w14:paraId="1F0120C3" w14:textId="77777777" w:rsidR="00FD3105" w:rsidRDefault="00FD3105">
      <w:pPr>
        <w:pStyle w:val="pxov"/>
        <w:rPr>
          <w:vanish/>
        </w:rPr>
      </w:pPr>
      <w:r>
        <w:rPr>
          <w:vanish/>
        </w:rPr>
        <w:t>LFA</w:t>
      </w:r>
    </w:p>
    <w:p w14:paraId="095292EA" w14:textId="77777777" w:rsidR="00FD3105" w:rsidRDefault="00FD3105">
      <w:pPr>
        <w:pStyle w:val="pxov"/>
        <w:rPr>
          <w:vanish/>
        </w:rPr>
      </w:pPr>
      <w:r>
        <w:rPr>
          <w:vanish/>
        </w:rPr>
        <w:t>LEW</w:t>
      </w:r>
    </w:p>
    <w:p w14:paraId="3FDAC5B8" w14:textId="77777777" w:rsidR="00FD3105" w:rsidRDefault="00FD3105">
      <w:pPr>
        <w:pStyle w:val="pxov"/>
        <w:rPr>
          <w:vanish/>
        </w:rPr>
      </w:pPr>
      <w:r>
        <w:rPr>
          <w:vanish/>
        </w:rPr>
        <w:t>FCV</w:t>
      </w:r>
    </w:p>
    <w:p w14:paraId="46DFEBDA" w14:textId="77777777" w:rsidR="00FD3105" w:rsidRDefault="00FD3105">
      <w:pPr>
        <w:pStyle w:val="pxov"/>
        <w:rPr>
          <w:vanish/>
        </w:rPr>
      </w:pPr>
      <w:r>
        <w:rPr>
          <w:vanish/>
        </w:rPr>
        <w:t>FLG</w:t>
      </w:r>
    </w:p>
    <w:p w14:paraId="1767D307" w14:textId="77777777" w:rsidR="00FD3105" w:rsidRDefault="00FD3105">
      <w:pPr>
        <w:pStyle w:val="pxformfcapfac"/>
        <w:jc w:val="center"/>
        <w:rPr>
          <w:sz w:val="24"/>
          <w:szCs w:val="24"/>
        </w:rPr>
      </w:pPr>
      <w:r>
        <w:rPr>
          <w:color w:val="FF0000"/>
          <w:sz w:val="20"/>
          <w:szCs w:val="20"/>
          <w:vertAlign w:val="superscript"/>
        </w:rPr>
        <w:t>►</w:t>
      </w:r>
      <w:r>
        <w:rPr>
          <w:sz w:val="24"/>
          <w:szCs w:val="24"/>
        </w:rPr>
        <w:fldChar w:fldCharType="begin"/>
      </w:r>
      <w:r>
        <w:rPr>
          <w:sz w:val="24"/>
          <w:szCs w:val="24"/>
        </w:rPr>
        <w:instrText>form.du="0"</w:instrText>
      </w:r>
      <w:r>
        <w:rPr>
          <w:sz w:val="24"/>
          <w:szCs w:val="24"/>
        </w:rPr>
        <w:fldChar w:fldCharType="end"/>
      </w:r>
      <w:r>
        <w:rPr>
          <w:sz w:val="24"/>
          <w:szCs w:val="24"/>
        </w:rPr>
        <w:fldChar w:fldCharType="begin"/>
      </w:r>
      <w:r>
        <w:rPr>
          <w:sz w:val="24"/>
          <w:szCs w:val="24"/>
        </w:rPr>
        <w:instrText>form.fid="I6d21c7409fed11dfbf230000837214a9"</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fcap.ref="manual"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sz w:val="24"/>
          <w:szCs w:val="24"/>
        </w:rPr>
        <w:t xml:space="preserve">IN THE CIRCUIT COURT FOR </w:t>
      </w:r>
      <w:r>
        <w:rPr>
          <w:rStyle w:val="pxfinstr"/>
          <w:i/>
          <w:iCs/>
          <w:szCs w:val="24"/>
        </w:rPr>
        <w:t>[NAME OF COUNTY]</w:t>
      </w:r>
      <w:r>
        <w:rPr>
          <w:sz w:val="24"/>
          <w:szCs w:val="24"/>
        </w:rPr>
        <w:t>, FLORIDA</w:t>
      </w:r>
    </w:p>
    <w:p w14:paraId="05177C4D" w14:textId="77777777" w:rsidR="00FD3105" w:rsidRDefault="00FD3105">
      <w:pPr>
        <w:pStyle w:val="pxformfcaptbl"/>
        <w:ind w:left="500"/>
      </w:pPr>
      <w:r>
        <w:t xml:space="preserve"> </w:t>
      </w:r>
      <w:r>
        <w:rPr>
          <w:color w:val="FF0000"/>
          <w:sz w:val="20"/>
          <w:szCs w:val="20"/>
          <w:vertAlign w:val="superscript"/>
        </w:rPr>
        <w:t>►</w:t>
      </w:r>
      <w:r>
        <w:fldChar w:fldCharType="begin"/>
      </w:r>
      <w:r>
        <w:instrText>tbl.brace.end="5"</w:instrText>
      </w:r>
      <w:r>
        <w:fldChar w:fldCharType="end"/>
      </w:r>
      <w:r>
        <w:fldChar w:fldCharType="begin"/>
      </w:r>
      <w:r>
        <w:instrText>tbl.brace.start="1"</w:instrText>
      </w:r>
      <w:r>
        <w:fldChar w:fldCharType="end"/>
      </w:r>
      <w:r>
        <w:fldChar w:fldCharType="begin"/>
      </w:r>
      <w:r>
        <w:instrText>tbl.ident="I03LKCL"</w:instrText>
      </w:r>
      <w:r>
        <w:fldChar w:fldCharType="end"/>
      </w:r>
      <w:r>
        <w:fldChar w:fldCharType="begin"/>
      </w:r>
      <w:r>
        <w:instrText>tbl.uuid="I00CUY3"</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710857C2"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681B99BF"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tgroup.cols="4"</w:instrText>
      </w:r>
      <w:r>
        <w:fldChar w:fldCharType="end"/>
      </w:r>
    </w:p>
    <w:p w14:paraId="05E6205D"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colspec.colwidth="7*"</w:instrText>
      </w:r>
      <w:r>
        <w:fldChar w:fldCharType="end"/>
      </w:r>
    </w:p>
    <w:p w14:paraId="68743971"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colspec.colwidth="21*"</w:instrText>
      </w:r>
      <w:r>
        <w:fldChar w:fldCharType="end"/>
      </w:r>
    </w:p>
    <w:p w14:paraId="4DCCA3F4" w14:textId="77777777" w:rsidR="00FD3105" w:rsidRDefault="00FD3105">
      <w:pPr>
        <w:pStyle w:val="pxcolspec"/>
      </w:pPr>
      <w:r>
        <w:rPr>
          <w:color w:val="FF0000"/>
          <w:sz w:val="20"/>
          <w:szCs w:val="20"/>
          <w:vertAlign w:val="superscript"/>
        </w:rPr>
        <w:t>►</w:t>
      </w:r>
      <w:r>
        <w:fldChar w:fldCharType="begin"/>
      </w:r>
      <w:r>
        <w:instrText>colspec.align="center"</w:instrText>
      </w:r>
      <w:r>
        <w:fldChar w:fldCharType="end"/>
      </w:r>
      <w:r>
        <w:fldChar w:fldCharType="begin"/>
      </w:r>
      <w:r>
        <w:instrText>colspec.colname="3"</w:instrText>
      </w:r>
      <w:r>
        <w:fldChar w:fldCharType="end"/>
      </w:r>
      <w:r>
        <w:fldChar w:fldCharType="begin"/>
      </w:r>
      <w:r>
        <w:instrText>colspec.colnum="3"</w:instrText>
      </w:r>
      <w:r>
        <w:fldChar w:fldCharType="end"/>
      </w:r>
      <w:r>
        <w:fldChar w:fldCharType="begin"/>
      </w:r>
      <w:r>
        <w:instrText>colspec.colwidth="7*"</w:instrText>
      </w:r>
      <w:r>
        <w:fldChar w:fldCharType="end"/>
      </w:r>
    </w:p>
    <w:p w14:paraId="3EBAA3CE" w14:textId="77777777" w:rsidR="00FD3105" w:rsidRDefault="00FD3105">
      <w:pPr>
        <w:pStyle w:val="pxcolspec"/>
      </w:pPr>
      <w:r>
        <w:rPr>
          <w:color w:val="FF0000"/>
          <w:sz w:val="20"/>
          <w:szCs w:val="20"/>
          <w:vertAlign w:val="superscript"/>
        </w:rPr>
        <w:t>►</w:t>
      </w:r>
      <w:r>
        <w:fldChar w:fldCharType="begin"/>
      </w:r>
      <w:r>
        <w:instrText>colspec.colname="4"</w:instrText>
      </w:r>
      <w:r>
        <w:fldChar w:fldCharType="end"/>
      </w:r>
      <w:r>
        <w:fldChar w:fldCharType="begin"/>
      </w:r>
      <w:r>
        <w:instrText>colspec.colnum="4"</w:instrText>
      </w:r>
      <w:r>
        <w:fldChar w:fldCharType="end"/>
      </w:r>
      <w:r>
        <w:fldChar w:fldCharType="begin"/>
      </w:r>
      <w:r>
        <w:instrText>colspec.colwidth="29*"</w:instrText>
      </w:r>
      <w:r>
        <w:fldChar w:fldCharType="end"/>
      </w:r>
    </w:p>
    <w:tbl>
      <w:tblPr>
        <w:tblW w:w="0" w:type="auto"/>
        <w:tblLayout w:type="fixed"/>
        <w:tblCellMar>
          <w:left w:w="0" w:type="dxa"/>
          <w:right w:w="0" w:type="dxa"/>
        </w:tblCellMar>
        <w:tblLook w:val="0000" w:firstRow="0" w:lastRow="0" w:firstColumn="0" w:lastColumn="0" w:noHBand="0" w:noVBand="0"/>
      </w:tblPr>
      <w:tblGrid>
        <w:gridCol w:w="2160"/>
        <w:gridCol w:w="2160"/>
        <w:gridCol w:w="2160"/>
        <w:gridCol w:w="2160"/>
      </w:tblGrid>
      <w:tr w:rsidR="00FD3105" w14:paraId="3FB5E1FA" w14:textId="77777777">
        <w:tblPrEx>
          <w:tblCellMar>
            <w:top w:w="0" w:type="dxa"/>
            <w:left w:w="0" w:type="dxa"/>
            <w:bottom w:w="0" w:type="dxa"/>
            <w:right w:w="0" w:type="dxa"/>
          </w:tblCellMar>
        </w:tblPrEx>
        <w:tc>
          <w:tcPr>
            <w:tcW w:w="2160" w:type="dxa"/>
            <w:tcBorders>
              <w:top w:val="nil"/>
              <w:left w:val="nil"/>
              <w:bottom w:val="nil"/>
              <w:right w:val="nil"/>
            </w:tcBorders>
          </w:tcPr>
          <w:p w14:paraId="192AD959" w14:textId="77777777" w:rsidR="00FD3105" w:rsidRDefault="00FD3105">
            <w:r>
              <w:rPr>
                <w:color w:val="FF0000"/>
                <w:sz w:val="20"/>
                <w:szCs w:val="20"/>
                <w:vertAlign w:val="superscript"/>
              </w:rPr>
              <w:t>►</w:t>
            </w:r>
            <w:r>
              <w:fldChar w:fldCharType="begin"/>
            </w:r>
            <w:r>
              <w:instrText>tbody.valign="top"</w:instrText>
            </w:r>
            <w:r>
              <w:fldChar w:fldCharType="end"/>
            </w:r>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PLAINTIFF]</w:t>
            </w:r>
            <w:r>
              <w:rPr>
                <w:rStyle w:val="pxrowentry"/>
              </w:rPr>
              <w:t>,</w:t>
            </w:r>
          </w:p>
        </w:tc>
        <w:tc>
          <w:tcPr>
            <w:tcW w:w="2160" w:type="dxa"/>
            <w:tcBorders>
              <w:top w:val="nil"/>
              <w:left w:val="nil"/>
              <w:bottom w:val="nil"/>
              <w:right w:val="nil"/>
            </w:tcBorders>
          </w:tcPr>
          <w:p w14:paraId="1BE0F810" w14:textId="77777777" w:rsidR="00FD3105" w:rsidRDefault="00FD3105">
            <w:r>
              <w:rPr>
                <w:rStyle w:val="pxentry"/>
                <w:color w:val="FF0000"/>
                <w:sz w:val="20"/>
                <w:szCs w:val="20"/>
                <w:vertAlign w:val="superscript"/>
              </w:rPr>
              <w:t>►</w:t>
            </w:r>
            <w:r>
              <w:rPr>
                <w:rStyle w:val="pxentry"/>
              </w:rPr>
              <w:fldChar w:fldCharType="begin"/>
            </w:r>
            <w:r>
              <w:rPr>
                <w:rStyle w:val="pxentry"/>
              </w:rPr>
              <w:instrText>entry.morerows="4"</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vanish/>
              </w:rPr>
              <w:t>&amp;brace;</w:t>
            </w:r>
            <w:r>
              <w:rPr>
                <w:rStyle w:val="pxvis"/>
                <w:rFonts w:ascii="Times NewRoman" w:hAnsi="Times NewRoman"/>
                <w:b w:val="0"/>
                <w:sz w:val="24"/>
              </w:rPr>
              <w:t>}</w:t>
            </w:r>
          </w:p>
        </w:tc>
        <w:tc>
          <w:tcPr>
            <w:tcW w:w="2160" w:type="dxa"/>
            <w:tcBorders>
              <w:top w:val="nil"/>
              <w:left w:val="nil"/>
              <w:bottom w:val="nil"/>
              <w:right w:val="nil"/>
            </w:tcBorders>
          </w:tcPr>
          <w:p w14:paraId="2099314A"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3004B58E" w14:textId="77777777" w:rsidR="00FD3105" w:rsidRDefault="00FD3105"/>
        </w:tc>
      </w:tr>
      <w:tr w:rsidR="00FD3105" w14:paraId="4BB70E7A" w14:textId="77777777">
        <w:tblPrEx>
          <w:tblCellMar>
            <w:top w:w="0" w:type="dxa"/>
            <w:left w:w="0" w:type="dxa"/>
            <w:bottom w:w="0" w:type="dxa"/>
            <w:right w:w="0" w:type="dxa"/>
          </w:tblCellMar>
        </w:tblPrEx>
        <w:tc>
          <w:tcPr>
            <w:tcW w:w="2160" w:type="dxa"/>
            <w:tcBorders>
              <w:top w:val="nil"/>
              <w:left w:val="nil"/>
              <w:bottom w:val="nil"/>
              <w:right w:val="nil"/>
            </w:tcBorders>
          </w:tcPr>
          <w:p w14:paraId="3FAB020C"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1E7A521D"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Petitioner,</w:t>
            </w:r>
          </w:p>
        </w:tc>
        <w:tc>
          <w:tcPr>
            <w:tcW w:w="2160" w:type="dxa"/>
            <w:tcBorders>
              <w:top w:val="nil"/>
              <w:left w:val="nil"/>
              <w:bottom w:val="nil"/>
              <w:right w:val="nil"/>
            </w:tcBorders>
          </w:tcPr>
          <w:p w14:paraId="55ACEE83"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6646F878" w14:textId="77777777" w:rsidR="00FD3105" w:rsidRDefault="00FD3105"/>
        </w:tc>
      </w:tr>
      <w:tr w:rsidR="00FD3105" w14:paraId="14AE8A82" w14:textId="77777777">
        <w:tblPrEx>
          <w:tblCellMar>
            <w:top w:w="0" w:type="dxa"/>
            <w:left w:w="0" w:type="dxa"/>
            <w:bottom w:w="0" w:type="dxa"/>
            <w:right w:w="0" w:type="dxa"/>
          </w:tblCellMar>
        </w:tblPrEx>
        <w:tc>
          <w:tcPr>
            <w:tcW w:w="2160" w:type="dxa"/>
            <w:tcBorders>
              <w:top w:val="nil"/>
              <w:left w:val="nil"/>
              <w:bottom w:val="nil"/>
              <w:right w:val="nil"/>
            </w:tcBorders>
          </w:tcPr>
          <w:p w14:paraId="48B333F7"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entry.align="left"</w:instrText>
            </w:r>
            <w:r>
              <w:rPr>
                <w:rStyle w:val="pxrowentry"/>
              </w:rPr>
              <w:fldChar w:fldCharType="end"/>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v.</w:t>
            </w:r>
          </w:p>
        </w:tc>
        <w:tc>
          <w:tcPr>
            <w:tcW w:w="2160" w:type="dxa"/>
            <w:tcBorders>
              <w:top w:val="nil"/>
              <w:left w:val="nil"/>
              <w:bottom w:val="nil"/>
              <w:right w:val="nil"/>
            </w:tcBorders>
          </w:tcPr>
          <w:p w14:paraId="1DDD55D0"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 xml:space="preserve">CASE </w:t>
            </w:r>
            <w:r>
              <w:rPr>
                <w:rStyle w:val="pxfinstr"/>
                <w:i/>
                <w:iCs/>
              </w:rPr>
              <w:t>[CASE NUMBER]</w:t>
            </w:r>
          </w:p>
        </w:tc>
        <w:tc>
          <w:tcPr>
            <w:tcW w:w="2160" w:type="dxa"/>
            <w:tcBorders>
              <w:top w:val="nil"/>
              <w:left w:val="nil"/>
              <w:bottom w:val="nil"/>
              <w:right w:val="nil"/>
            </w:tcBorders>
          </w:tcPr>
          <w:p w14:paraId="4F31C030" w14:textId="77777777" w:rsidR="00FD3105" w:rsidRDefault="00FD3105"/>
        </w:tc>
        <w:tc>
          <w:tcPr>
            <w:tcW w:w="2160" w:type="dxa"/>
            <w:tcBorders>
              <w:top w:val="nil"/>
              <w:left w:val="nil"/>
              <w:bottom w:val="nil"/>
              <w:right w:val="nil"/>
            </w:tcBorders>
          </w:tcPr>
          <w:p w14:paraId="42A6D10C" w14:textId="77777777" w:rsidR="00FD3105" w:rsidRDefault="00FD3105"/>
        </w:tc>
      </w:tr>
      <w:tr w:rsidR="00FD3105" w14:paraId="68675E12" w14:textId="77777777">
        <w:tblPrEx>
          <w:tblCellMar>
            <w:top w:w="0" w:type="dxa"/>
            <w:left w:w="0" w:type="dxa"/>
            <w:bottom w:w="0" w:type="dxa"/>
            <w:right w:w="0" w:type="dxa"/>
          </w:tblCellMar>
        </w:tblPrEx>
        <w:tc>
          <w:tcPr>
            <w:tcW w:w="2160" w:type="dxa"/>
            <w:tcBorders>
              <w:top w:val="nil"/>
              <w:left w:val="nil"/>
              <w:bottom w:val="nil"/>
              <w:right w:val="nil"/>
            </w:tcBorders>
          </w:tcPr>
          <w:p w14:paraId="07046C34"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DEFENDANT]</w:t>
            </w:r>
            <w:r>
              <w:rPr>
                <w:rStyle w:val="pxrowentry"/>
              </w:rPr>
              <w:t>,</w:t>
            </w:r>
          </w:p>
        </w:tc>
        <w:tc>
          <w:tcPr>
            <w:tcW w:w="2160" w:type="dxa"/>
            <w:tcBorders>
              <w:top w:val="nil"/>
              <w:left w:val="nil"/>
              <w:bottom w:val="nil"/>
              <w:right w:val="nil"/>
            </w:tcBorders>
          </w:tcPr>
          <w:p w14:paraId="4FB7CB99"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590A9C13" w14:textId="77777777" w:rsidR="00FD3105" w:rsidRDefault="00FD3105"/>
        </w:tc>
        <w:tc>
          <w:tcPr>
            <w:tcW w:w="2160" w:type="dxa"/>
            <w:tcBorders>
              <w:top w:val="nil"/>
              <w:left w:val="nil"/>
              <w:bottom w:val="nil"/>
              <w:right w:val="nil"/>
            </w:tcBorders>
          </w:tcPr>
          <w:p w14:paraId="07126989" w14:textId="77777777" w:rsidR="00FD3105" w:rsidRDefault="00FD3105"/>
        </w:tc>
      </w:tr>
      <w:tr w:rsidR="00FD3105" w14:paraId="25FABF0B" w14:textId="77777777">
        <w:tblPrEx>
          <w:tblCellMar>
            <w:top w:w="0" w:type="dxa"/>
            <w:left w:w="0" w:type="dxa"/>
            <w:bottom w:w="0" w:type="dxa"/>
            <w:right w:w="0" w:type="dxa"/>
          </w:tblCellMar>
        </w:tblPrEx>
        <w:tc>
          <w:tcPr>
            <w:tcW w:w="2160" w:type="dxa"/>
            <w:tcBorders>
              <w:top w:val="nil"/>
              <w:left w:val="nil"/>
              <w:bottom w:val="nil"/>
              <w:right w:val="nil"/>
            </w:tcBorders>
          </w:tcPr>
          <w:p w14:paraId="6090C64F"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2D14A283"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Defendant.</w:t>
            </w:r>
          </w:p>
        </w:tc>
        <w:tc>
          <w:tcPr>
            <w:tcW w:w="2160" w:type="dxa"/>
            <w:tcBorders>
              <w:top w:val="nil"/>
              <w:left w:val="nil"/>
              <w:bottom w:val="nil"/>
              <w:right w:val="nil"/>
            </w:tcBorders>
          </w:tcPr>
          <w:p w14:paraId="0BAB3EF4"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439AD56E" w14:textId="77777777" w:rsidR="00FD3105" w:rsidRDefault="00FD3105"/>
        </w:tc>
      </w:tr>
    </w:tbl>
    <w:p w14:paraId="1F7FD9EC" w14:textId="77777777" w:rsidR="00FD3105" w:rsidRDefault="00FD3105">
      <w:pPr>
        <w:pStyle w:val="pxtbody"/>
      </w:pPr>
    </w:p>
    <w:p w14:paraId="06D7ECCF" w14:textId="77777777" w:rsidR="00FD3105" w:rsidRDefault="00FD3105"/>
    <w:p w14:paraId="24A46BE9" w14:textId="77777777" w:rsidR="00FD3105" w:rsidRDefault="00FD3105">
      <w:pPr>
        <w:pStyle w:val="pxformhac"/>
        <w:spacing w:before="180"/>
        <w:jc w:val="center"/>
      </w:pPr>
      <w:r>
        <w:t xml:space="preserve">FINAL JUDGMENT QUASHING ALTERNATIVE WRIT </w:t>
      </w:r>
    </w:p>
    <w:p w14:paraId="52CC91A6"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p.ct.id="3d29be30775711ee8e1ba9ecff0bf883|43|10:43"</w:instrText>
      </w:r>
      <w:r>
        <w:fldChar w:fldCharType="end"/>
      </w:r>
      <w:r>
        <w:t>This action was heard on defendant</w:t>
      </w:r>
      <w:r>
        <w:rPr>
          <w:vanish/>
        </w:rPr>
        <w:t>&amp;rsquo;</w:t>
      </w:r>
      <w:r>
        <w:rPr>
          <w:rStyle w:val="pxvis"/>
          <w:rFonts w:ascii="Times NewRoman" w:hAnsi="Times NewRoman"/>
          <w:b w:val="0"/>
          <w:sz w:val="24"/>
        </w:rPr>
        <w:t>’</w:t>
      </w:r>
      <w:r>
        <w:t>s motion to quash the alternative writ in mandamus issued in this action and</w:t>
      </w:r>
    </w:p>
    <w:p w14:paraId="0CFC7C80"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p.ct.id="3d29be30775711ee8e1ba9ecff0bf883|43|10:43"</w:instrText>
      </w:r>
      <w:r>
        <w:fldChar w:fldCharType="end"/>
      </w:r>
      <w:r>
        <w:t xml:space="preserve">IT IS ADJUDGED that the alternative writ of mandamus issued in this action is quashed and plaintiff </w:t>
      </w:r>
      <w:r>
        <w:rPr>
          <w:rStyle w:val="pxfinstr"/>
          <w:i/>
          <w:iCs/>
        </w:rPr>
        <w:t>[NAME OF PLAINTIFF]</w:t>
      </w:r>
      <w:r>
        <w:t xml:space="preserve"> takes nothing by this action and respondent </w:t>
      </w:r>
      <w:r>
        <w:rPr>
          <w:rStyle w:val="pxfinstr"/>
          <w:i/>
          <w:iCs/>
        </w:rPr>
        <w:t>[NAME OF DEFENDANT]</w:t>
      </w:r>
      <w:r>
        <w:t xml:space="preserve"> goes hence without day.</w:t>
      </w:r>
    </w:p>
    <w:p w14:paraId="4D410341"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p.ct.id="3d29be30775711ee8e1ba9ecff0bf883|43|10:43"</w:instrText>
      </w:r>
      <w:r>
        <w:fldChar w:fldCharType="end"/>
      </w:r>
      <w:r>
        <w:t xml:space="preserve">ORDERED at </w:t>
      </w:r>
      <w:r>
        <w:rPr>
          <w:rStyle w:val="pxfinstr"/>
          <w:i/>
          <w:iCs/>
        </w:rPr>
        <w:t>[name of town]</w:t>
      </w:r>
      <w:r>
        <w:t xml:space="preserve">, Florida on </w:t>
      </w:r>
      <w:r>
        <w:rPr>
          <w:rStyle w:val="pxfinstr"/>
          <w:i/>
          <w:iCs/>
        </w:rPr>
        <w:t>[date of judgment]</w:t>
      </w:r>
      <w:r>
        <w:t>.</w:t>
      </w:r>
    </w:p>
    <w:p w14:paraId="5226BCC3" w14:textId="77777777" w:rsidR="00FD3105" w:rsidRDefault="00FD3105">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3324711D" w14:textId="77777777" w:rsidR="00FD3105" w:rsidRDefault="00FD3105">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judge]</w:t>
      </w:r>
    </w:p>
    <w:p w14:paraId="18142B12"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judge]</w:t>
      </w:r>
    </w:p>
    <w:p w14:paraId="58C51A98" w14:textId="77777777" w:rsidR="00FD3105" w:rsidRDefault="00FD3105">
      <w:pPr>
        <w:pStyle w:val="pxformfsigtbl"/>
        <w:ind w:left="500"/>
      </w:pPr>
      <w:r>
        <w:t xml:space="preserve"> </w:t>
      </w:r>
      <w:r>
        <w:rPr>
          <w:color w:val="FF0000"/>
          <w:sz w:val="20"/>
          <w:szCs w:val="20"/>
          <w:vertAlign w:val="superscript"/>
        </w:rPr>
        <w:t>►</w:t>
      </w:r>
      <w:r>
        <w:fldChar w:fldCharType="begin"/>
      </w:r>
      <w:r>
        <w:instrText>tbl.ident="I00779N"</w:instrText>
      </w:r>
      <w:r>
        <w:fldChar w:fldCharType="end"/>
      </w:r>
      <w:r>
        <w:fldChar w:fldCharType="begin"/>
      </w:r>
      <w:r>
        <w:instrText>tbl.uuid="I03HGOP"</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1C9A16E2"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5E6C9186"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tgroup.cols="2"</w:instrText>
      </w:r>
      <w:r>
        <w:fldChar w:fldCharType="end"/>
      </w:r>
    </w:p>
    <w:p w14:paraId="0617AF14"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colspec.colwidth="17*"</w:instrText>
      </w:r>
      <w:r>
        <w:fldChar w:fldCharType="end"/>
      </w:r>
    </w:p>
    <w:p w14:paraId="55A44D3C"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colspec.colwidth="111*"</w:instrText>
      </w:r>
      <w:r>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D3105" w14:paraId="06485C97" w14:textId="77777777">
        <w:tblPrEx>
          <w:tblCellMar>
            <w:top w:w="0" w:type="dxa"/>
            <w:left w:w="0" w:type="dxa"/>
            <w:bottom w:w="0" w:type="dxa"/>
            <w:right w:w="0" w:type="dxa"/>
          </w:tblCellMar>
        </w:tblPrEx>
        <w:tc>
          <w:tcPr>
            <w:tcW w:w="4320" w:type="dxa"/>
            <w:tcBorders>
              <w:top w:val="nil"/>
              <w:left w:val="nil"/>
              <w:bottom w:val="nil"/>
              <w:right w:val="nil"/>
            </w:tcBorders>
          </w:tcPr>
          <w:p w14:paraId="1B33CEC4"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Copies to:</w:t>
            </w:r>
          </w:p>
        </w:tc>
        <w:tc>
          <w:tcPr>
            <w:tcW w:w="4320" w:type="dxa"/>
            <w:tcBorders>
              <w:top w:val="nil"/>
              <w:left w:val="nil"/>
              <w:bottom w:val="nil"/>
              <w:right w:val="nil"/>
            </w:tcBorders>
          </w:tcPr>
          <w:p w14:paraId="2D8FF21F"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r w:rsidR="00FD3105" w14:paraId="3959473F" w14:textId="77777777">
        <w:tblPrEx>
          <w:tblCellMar>
            <w:top w:w="0" w:type="dxa"/>
            <w:left w:w="0" w:type="dxa"/>
            <w:bottom w:w="0" w:type="dxa"/>
            <w:right w:w="0" w:type="dxa"/>
          </w:tblCellMar>
        </w:tblPrEx>
        <w:tc>
          <w:tcPr>
            <w:tcW w:w="4320" w:type="dxa"/>
            <w:tcBorders>
              <w:top w:val="nil"/>
              <w:left w:val="nil"/>
              <w:bottom w:val="nil"/>
              <w:right w:val="nil"/>
            </w:tcBorders>
          </w:tcPr>
          <w:p w14:paraId="2114D1B7"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4320" w:type="dxa"/>
            <w:tcBorders>
              <w:top w:val="nil"/>
              <w:left w:val="nil"/>
              <w:bottom w:val="nil"/>
              <w:right w:val="nil"/>
            </w:tcBorders>
          </w:tcPr>
          <w:p w14:paraId="36BE308C"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bl>
    <w:p w14:paraId="310F144E" w14:textId="77777777" w:rsidR="00FD3105" w:rsidRDefault="00FD3105">
      <w:pPr>
        <w:pStyle w:val="pxtbody"/>
      </w:pPr>
    </w:p>
    <w:p w14:paraId="2A8AB4B3" w14:textId="77777777" w:rsidR="00FD3105" w:rsidRDefault="00FD3105"/>
    <w:p w14:paraId="264311FE" w14:textId="77777777" w:rsidR="00FD3105" w:rsidRDefault="00FD3105">
      <w:pPr>
        <w:pStyle w:val="pxcomnt"/>
      </w:pPr>
    </w:p>
    <w:p w14:paraId="76160461" w14:textId="77777777" w:rsidR="00FD3105" w:rsidRDefault="00FD3105">
      <w:pPr>
        <w:pStyle w:val="pxhac"/>
        <w:spacing w:before="180"/>
        <w:jc w:val="center"/>
      </w:pPr>
      <w:r>
        <w:rPr>
          <w:rStyle w:val="pxb"/>
          <w:b/>
          <w:bCs/>
        </w:rPr>
        <w:t>Author's Comment</w:t>
      </w:r>
    </w:p>
    <w:p w14:paraId="45B2E58A"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p.ct.id="3d29be30775711ee8e1ba9ecff0bf883|43|10:43"</w:instrText>
      </w:r>
      <w:r>
        <w:fldChar w:fldCharType="end"/>
      </w:r>
      <w:r>
        <w:t xml:space="preserve">Ordinarily, the defendant will not have assessable costs in mandamus. If no motion to quash is made, the final judgment dismisses the alternative writ. See </w:t>
      </w:r>
      <w:r>
        <w:rPr>
          <w:rStyle w:val="pxx"/>
          <w:color w:val="FF0000"/>
          <w:sz w:val="20"/>
          <w:szCs w:val="20"/>
          <w:vertAlign w:val="superscript"/>
        </w:rPr>
        <w:t>►</w:t>
      </w:r>
      <w:r>
        <w:rPr>
          <w:rStyle w:val="pxx"/>
        </w:rPr>
        <w:fldChar w:fldCharType="begin"/>
      </w:r>
      <w:r>
        <w:rPr>
          <w:rStyle w:val="pxx"/>
        </w:rPr>
        <w:instrText>x.ref.id="I03TAYE"</w:instrText>
      </w:r>
      <w:r>
        <w:rPr>
          <w:rStyle w:val="pxx"/>
        </w:rPr>
        <w:fldChar w:fldCharType="end"/>
      </w:r>
      <w:r>
        <w:rPr>
          <w:rStyle w:val="pxx"/>
          <w:vanish/>
        </w:rPr>
        <w:t>&amp;s;</w:t>
      </w:r>
      <w:r>
        <w:rPr>
          <w:rStyle w:val="pxvis"/>
          <w:rFonts w:ascii="Times NewRoman" w:hAnsi="Times NewRoman"/>
          <w:b w:val="0"/>
          <w:sz w:val="24"/>
        </w:rPr>
        <w:t>§</w:t>
      </w:r>
      <w:r>
        <w:rPr>
          <w:rStyle w:val="pxx"/>
        </w:rPr>
        <w:t>10:18</w:t>
      </w:r>
      <w:r>
        <w:t>.</w:t>
      </w:r>
    </w:p>
    <w:p w14:paraId="7B1CB2F9" w14:textId="77777777" w:rsidR="00FD3105" w:rsidRDefault="00FD3105">
      <w:pPr>
        <w:pStyle w:val="pxs"/>
        <w:spacing w:before="180"/>
        <w:rPr>
          <w:sz w:val="27"/>
          <w:szCs w:val="27"/>
        </w:rPr>
      </w:pPr>
      <w:r>
        <w:rPr>
          <w:sz w:val="27"/>
          <w:szCs w:val="27"/>
        </w:rPr>
        <w:t>10:44. Judgment</w:t>
      </w:r>
      <w:r>
        <w:rPr>
          <w:rStyle w:val="pxsep"/>
        </w:rPr>
        <w:t xml:space="preserve">-- </w:t>
      </w:r>
      <w:r>
        <w:rPr>
          <w:sz w:val="27"/>
          <w:szCs w:val="27"/>
        </w:rPr>
        <w:t>Partition, appointing commissioners</w:t>
      </w:r>
    </w:p>
    <w:p w14:paraId="170B047A" w14:textId="77777777" w:rsidR="00FD3105" w:rsidRDefault="00FD3105">
      <w:pPr>
        <w:pStyle w:val="pxov"/>
        <w:rPr>
          <w:vanish/>
        </w:rPr>
      </w:pPr>
      <w:r>
        <w:rPr>
          <w:vanish/>
        </w:rPr>
        <w:t>FMS</w:t>
      </w:r>
    </w:p>
    <w:p w14:paraId="1CB78647" w14:textId="77777777" w:rsidR="00FD3105" w:rsidRDefault="00FD3105">
      <w:pPr>
        <w:pStyle w:val="pxov"/>
        <w:rPr>
          <w:vanish/>
        </w:rPr>
      </w:pPr>
      <w:r>
        <w:rPr>
          <w:vanish/>
        </w:rPr>
        <w:t>LCV</w:t>
      </w:r>
    </w:p>
    <w:p w14:paraId="47A70FFC" w14:textId="77777777" w:rsidR="00FD3105" w:rsidRDefault="00FD3105">
      <w:pPr>
        <w:pStyle w:val="pxov"/>
        <w:rPr>
          <w:vanish/>
        </w:rPr>
      </w:pPr>
      <w:r>
        <w:rPr>
          <w:vanish/>
        </w:rPr>
        <w:t>LSC</w:t>
      </w:r>
    </w:p>
    <w:p w14:paraId="6F1D073E" w14:textId="77777777" w:rsidR="00FD3105" w:rsidRDefault="00FD3105">
      <w:pPr>
        <w:pStyle w:val="pxov"/>
        <w:rPr>
          <w:vanish/>
        </w:rPr>
      </w:pPr>
      <w:r>
        <w:rPr>
          <w:vanish/>
        </w:rPr>
        <w:t>LS7</w:t>
      </w:r>
    </w:p>
    <w:p w14:paraId="47ABC76A" w14:textId="77777777" w:rsidR="00FD3105" w:rsidRDefault="00FD3105">
      <w:pPr>
        <w:pStyle w:val="pxov"/>
        <w:rPr>
          <w:vanish/>
        </w:rPr>
      </w:pPr>
      <w:r>
        <w:rPr>
          <w:vanish/>
        </w:rPr>
        <w:t>REL</w:t>
      </w:r>
    </w:p>
    <w:p w14:paraId="240E0AF2" w14:textId="77777777" w:rsidR="00FD3105" w:rsidRDefault="00FD3105">
      <w:pPr>
        <w:pStyle w:val="pxov"/>
        <w:rPr>
          <w:vanish/>
        </w:rPr>
      </w:pPr>
      <w:r>
        <w:rPr>
          <w:vanish/>
        </w:rPr>
        <w:t>COV</w:t>
      </w:r>
    </w:p>
    <w:p w14:paraId="49C6ACCC" w14:textId="77777777" w:rsidR="00FD3105" w:rsidRDefault="00FD3105">
      <w:pPr>
        <w:pStyle w:val="pxov"/>
        <w:rPr>
          <w:vanish/>
        </w:rPr>
      </w:pPr>
      <w:r>
        <w:rPr>
          <w:vanish/>
        </w:rPr>
        <w:t>FCV</w:t>
      </w:r>
    </w:p>
    <w:p w14:paraId="65DFE181" w14:textId="77777777" w:rsidR="00FD3105" w:rsidRDefault="00FD3105">
      <w:pPr>
        <w:pStyle w:val="pxov"/>
        <w:rPr>
          <w:vanish/>
        </w:rPr>
      </w:pPr>
      <w:r>
        <w:rPr>
          <w:vanish/>
        </w:rPr>
        <w:t>FLG</w:t>
      </w:r>
    </w:p>
    <w:p w14:paraId="58DAF212" w14:textId="77777777" w:rsidR="00FD3105" w:rsidRDefault="00FD3105">
      <w:pPr>
        <w:pStyle w:val="pxformfcapfac"/>
        <w:jc w:val="center"/>
        <w:rPr>
          <w:sz w:val="24"/>
          <w:szCs w:val="24"/>
        </w:rPr>
      </w:pPr>
      <w:r>
        <w:rPr>
          <w:color w:val="FF0000"/>
          <w:sz w:val="20"/>
          <w:szCs w:val="20"/>
          <w:vertAlign w:val="superscript"/>
        </w:rPr>
        <w:t>►</w:t>
      </w:r>
      <w:r>
        <w:rPr>
          <w:sz w:val="24"/>
          <w:szCs w:val="24"/>
        </w:rPr>
        <w:fldChar w:fldCharType="begin"/>
      </w:r>
      <w:r>
        <w:rPr>
          <w:sz w:val="24"/>
          <w:szCs w:val="24"/>
        </w:rPr>
        <w:instrText>form.du="0"</w:instrText>
      </w:r>
      <w:r>
        <w:rPr>
          <w:sz w:val="24"/>
          <w:szCs w:val="24"/>
        </w:rPr>
        <w:fldChar w:fldCharType="end"/>
      </w:r>
      <w:r>
        <w:rPr>
          <w:sz w:val="24"/>
          <w:szCs w:val="24"/>
        </w:rPr>
        <w:fldChar w:fldCharType="begin"/>
      </w:r>
      <w:r>
        <w:rPr>
          <w:sz w:val="24"/>
          <w:szCs w:val="24"/>
        </w:rPr>
        <w:instrText>form.fid="I6d27bab09fed11dfbf230000837214a9"</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fcap.ref="manual"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sz w:val="24"/>
          <w:szCs w:val="24"/>
        </w:rPr>
        <w:t xml:space="preserve">IN THE CIRCUIT COURT FOR </w:t>
      </w:r>
      <w:r>
        <w:rPr>
          <w:rStyle w:val="pxfinstr"/>
          <w:i/>
          <w:iCs/>
          <w:szCs w:val="24"/>
        </w:rPr>
        <w:t>[NAME OF COUNTY]</w:t>
      </w:r>
      <w:r>
        <w:rPr>
          <w:sz w:val="24"/>
          <w:szCs w:val="24"/>
        </w:rPr>
        <w:t>, FLORIDA</w:t>
      </w:r>
    </w:p>
    <w:p w14:paraId="62857F11" w14:textId="77777777" w:rsidR="00FD3105" w:rsidRDefault="00FD3105">
      <w:pPr>
        <w:pStyle w:val="pxformfcaptbl"/>
        <w:ind w:left="500"/>
      </w:pPr>
      <w:r>
        <w:t xml:space="preserve"> </w:t>
      </w:r>
      <w:r>
        <w:rPr>
          <w:color w:val="FF0000"/>
          <w:sz w:val="20"/>
          <w:szCs w:val="20"/>
          <w:vertAlign w:val="superscript"/>
        </w:rPr>
        <w:t>►</w:t>
      </w:r>
      <w:r>
        <w:fldChar w:fldCharType="begin"/>
      </w:r>
      <w:r>
        <w:instrText>tbl.brace.end="5"</w:instrText>
      </w:r>
      <w:r>
        <w:fldChar w:fldCharType="end"/>
      </w:r>
      <w:r>
        <w:fldChar w:fldCharType="begin"/>
      </w:r>
      <w:r>
        <w:instrText>tbl.brace.start="1"</w:instrText>
      </w:r>
      <w:r>
        <w:fldChar w:fldCharType="end"/>
      </w:r>
      <w:r>
        <w:fldChar w:fldCharType="begin"/>
      </w:r>
      <w:r>
        <w:instrText>tbl.ident="I04OUHJ"</w:instrText>
      </w:r>
      <w:r>
        <w:fldChar w:fldCharType="end"/>
      </w:r>
      <w:r>
        <w:fldChar w:fldCharType="begin"/>
      </w:r>
      <w:r>
        <w:instrText>tbl.uuid="I035SBN"</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3668A9E9"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684B1759"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tgroup.cols="4"</w:instrText>
      </w:r>
      <w:r>
        <w:fldChar w:fldCharType="end"/>
      </w:r>
    </w:p>
    <w:p w14:paraId="23CBAB05"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colspec.colwidth="7*"</w:instrText>
      </w:r>
      <w:r>
        <w:fldChar w:fldCharType="end"/>
      </w:r>
    </w:p>
    <w:p w14:paraId="576C91B1"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colspec.colwidth="16*"</w:instrText>
      </w:r>
      <w:r>
        <w:fldChar w:fldCharType="end"/>
      </w:r>
    </w:p>
    <w:p w14:paraId="7B1E19F3" w14:textId="77777777" w:rsidR="00FD3105" w:rsidRDefault="00FD3105">
      <w:pPr>
        <w:pStyle w:val="pxcolspec"/>
      </w:pPr>
      <w:r>
        <w:rPr>
          <w:color w:val="FF0000"/>
          <w:sz w:val="20"/>
          <w:szCs w:val="20"/>
          <w:vertAlign w:val="superscript"/>
        </w:rPr>
        <w:t>►</w:t>
      </w:r>
      <w:r>
        <w:fldChar w:fldCharType="begin"/>
      </w:r>
      <w:r>
        <w:instrText>colspec.align="center"</w:instrText>
      </w:r>
      <w:r>
        <w:fldChar w:fldCharType="end"/>
      </w:r>
      <w:r>
        <w:fldChar w:fldCharType="begin"/>
      </w:r>
      <w:r>
        <w:instrText>colspec.colname="3"</w:instrText>
      </w:r>
      <w:r>
        <w:fldChar w:fldCharType="end"/>
      </w:r>
      <w:r>
        <w:fldChar w:fldCharType="begin"/>
      </w:r>
      <w:r>
        <w:instrText>colspec.colnum="3"</w:instrText>
      </w:r>
      <w:r>
        <w:fldChar w:fldCharType="end"/>
      </w:r>
      <w:r>
        <w:fldChar w:fldCharType="begin"/>
      </w:r>
      <w:r>
        <w:instrText>colspec.colwidth="7*"</w:instrText>
      </w:r>
      <w:r>
        <w:fldChar w:fldCharType="end"/>
      </w:r>
    </w:p>
    <w:p w14:paraId="4CD679A3" w14:textId="77777777" w:rsidR="00FD3105" w:rsidRDefault="00FD3105">
      <w:pPr>
        <w:pStyle w:val="pxcolspec"/>
      </w:pPr>
      <w:r>
        <w:rPr>
          <w:color w:val="FF0000"/>
          <w:sz w:val="20"/>
          <w:szCs w:val="20"/>
          <w:vertAlign w:val="superscript"/>
        </w:rPr>
        <w:t>►</w:t>
      </w:r>
      <w:r>
        <w:fldChar w:fldCharType="begin"/>
      </w:r>
      <w:r>
        <w:instrText>colspec.colname="4"</w:instrText>
      </w:r>
      <w:r>
        <w:fldChar w:fldCharType="end"/>
      </w:r>
      <w:r>
        <w:fldChar w:fldCharType="begin"/>
      </w:r>
      <w:r>
        <w:instrText>colspec.colnum="4"</w:instrText>
      </w:r>
      <w:r>
        <w:fldChar w:fldCharType="end"/>
      </w:r>
      <w:r>
        <w:fldChar w:fldCharType="begin"/>
      </w:r>
      <w:r>
        <w:instrText>colspec.colwidth="34*"</w:instrText>
      </w:r>
      <w:r>
        <w:fldChar w:fldCharType="end"/>
      </w:r>
    </w:p>
    <w:tbl>
      <w:tblPr>
        <w:tblW w:w="0" w:type="auto"/>
        <w:tblLayout w:type="fixed"/>
        <w:tblCellMar>
          <w:left w:w="0" w:type="dxa"/>
          <w:right w:w="0" w:type="dxa"/>
        </w:tblCellMar>
        <w:tblLook w:val="0000" w:firstRow="0" w:lastRow="0" w:firstColumn="0" w:lastColumn="0" w:noHBand="0" w:noVBand="0"/>
      </w:tblPr>
      <w:tblGrid>
        <w:gridCol w:w="2160"/>
        <w:gridCol w:w="2160"/>
        <w:gridCol w:w="2160"/>
        <w:gridCol w:w="2160"/>
      </w:tblGrid>
      <w:tr w:rsidR="00FD3105" w14:paraId="5DA3A269" w14:textId="77777777">
        <w:tblPrEx>
          <w:tblCellMar>
            <w:top w:w="0" w:type="dxa"/>
            <w:left w:w="0" w:type="dxa"/>
            <w:bottom w:w="0" w:type="dxa"/>
            <w:right w:w="0" w:type="dxa"/>
          </w:tblCellMar>
        </w:tblPrEx>
        <w:tc>
          <w:tcPr>
            <w:tcW w:w="2160" w:type="dxa"/>
            <w:tcBorders>
              <w:top w:val="nil"/>
              <w:left w:val="nil"/>
              <w:bottom w:val="nil"/>
              <w:right w:val="nil"/>
            </w:tcBorders>
          </w:tcPr>
          <w:p w14:paraId="5B052D84" w14:textId="77777777" w:rsidR="00FD3105" w:rsidRDefault="00FD3105">
            <w:r>
              <w:rPr>
                <w:color w:val="FF0000"/>
                <w:sz w:val="20"/>
                <w:szCs w:val="20"/>
                <w:vertAlign w:val="superscript"/>
              </w:rPr>
              <w:t>►</w:t>
            </w:r>
            <w:r>
              <w:fldChar w:fldCharType="begin"/>
            </w:r>
            <w:r>
              <w:instrText>tbody.valign="top"</w:instrText>
            </w:r>
            <w:r>
              <w:fldChar w:fldCharType="end"/>
            </w:r>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PLAINTIFF]</w:t>
            </w:r>
            <w:r>
              <w:rPr>
                <w:rStyle w:val="pxrowentry"/>
              </w:rPr>
              <w:t>,</w:t>
            </w:r>
          </w:p>
        </w:tc>
        <w:tc>
          <w:tcPr>
            <w:tcW w:w="2160" w:type="dxa"/>
            <w:tcBorders>
              <w:top w:val="nil"/>
              <w:left w:val="nil"/>
              <w:bottom w:val="nil"/>
              <w:right w:val="nil"/>
            </w:tcBorders>
          </w:tcPr>
          <w:p w14:paraId="70B00FD8" w14:textId="77777777" w:rsidR="00FD3105" w:rsidRDefault="00FD3105">
            <w:r>
              <w:rPr>
                <w:rStyle w:val="pxentry"/>
                <w:color w:val="FF0000"/>
                <w:sz w:val="20"/>
                <w:szCs w:val="20"/>
                <w:vertAlign w:val="superscript"/>
              </w:rPr>
              <w:t>►</w:t>
            </w:r>
            <w:r>
              <w:rPr>
                <w:rStyle w:val="pxentry"/>
              </w:rPr>
              <w:fldChar w:fldCharType="begin"/>
            </w:r>
            <w:r>
              <w:rPr>
                <w:rStyle w:val="pxentry"/>
              </w:rPr>
              <w:instrText>entry.morerows="4"</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vanish/>
              </w:rPr>
              <w:t>&amp;brace;</w:t>
            </w:r>
            <w:r>
              <w:rPr>
                <w:rStyle w:val="pxvis"/>
                <w:rFonts w:ascii="Times NewRoman" w:hAnsi="Times NewRoman"/>
                <w:b w:val="0"/>
                <w:sz w:val="24"/>
              </w:rPr>
              <w:t>}</w:t>
            </w:r>
          </w:p>
        </w:tc>
        <w:tc>
          <w:tcPr>
            <w:tcW w:w="2160" w:type="dxa"/>
            <w:tcBorders>
              <w:top w:val="nil"/>
              <w:left w:val="nil"/>
              <w:bottom w:val="nil"/>
              <w:right w:val="nil"/>
            </w:tcBorders>
          </w:tcPr>
          <w:p w14:paraId="2D5CCB14"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5BE7909C" w14:textId="77777777" w:rsidR="00FD3105" w:rsidRDefault="00FD3105"/>
        </w:tc>
      </w:tr>
      <w:tr w:rsidR="00FD3105" w14:paraId="46F2C370" w14:textId="77777777">
        <w:tblPrEx>
          <w:tblCellMar>
            <w:top w:w="0" w:type="dxa"/>
            <w:left w:w="0" w:type="dxa"/>
            <w:bottom w:w="0" w:type="dxa"/>
            <w:right w:w="0" w:type="dxa"/>
          </w:tblCellMar>
        </w:tblPrEx>
        <w:tc>
          <w:tcPr>
            <w:tcW w:w="2160" w:type="dxa"/>
            <w:tcBorders>
              <w:top w:val="nil"/>
              <w:left w:val="nil"/>
              <w:bottom w:val="nil"/>
              <w:right w:val="nil"/>
            </w:tcBorders>
          </w:tcPr>
          <w:p w14:paraId="699A8C01"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68F9F7D9"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Plaintiff,</w:t>
            </w:r>
          </w:p>
        </w:tc>
        <w:tc>
          <w:tcPr>
            <w:tcW w:w="2160" w:type="dxa"/>
            <w:tcBorders>
              <w:top w:val="nil"/>
              <w:left w:val="nil"/>
              <w:bottom w:val="nil"/>
              <w:right w:val="nil"/>
            </w:tcBorders>
          </w:tcPr>
          <w:p w14:paraId="58A638D7"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7BDF775A" w14:textId="77777777" w:rsidR="00FD3105" w:rsidRDefault="00FD3105"/>
        </w:tc>
      </w:tr>
      <w:tr w:rsidR="00FD3105" w14:paraId="439633E5" w14:textId="77777777">
        <w:tblPrEx>
          <w:tblCellMar>
            <w:top w:w="0" w:type="dxa"/>
            <w:left w:w="0" w:type="dxa"/>
            <w:bottom w:w="0" w:type="dxa"/>
            <w:right w:w="0" w:type="dxa"/>
          </w:tblCellMar>
        </w:tblPrEx>
        <w:tc>
          <w:tcPr>
            <w:tcW w:w="2160" w:type="dxa"/>
            <w:tcBorders>
              <w:top w:val="nil"/>
              <w:left w:val="nil"/>
              <w:bottom w:val="nil"/>
              <w:right w:val="nil"/>
            </w:tcBorders>
          </w:tcPr>
          <w:p w14:paraId="6A407062"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entry.align="left"</w:instrText>
            </w:r>
            <w:r>
              <w:rPr>
                <w:rStyle w:val="pxrowentry"/>
              </w:rPr>
              <w:fldChar w:fldCharType="end"/>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v.</w:t>
            </w:r>
          </w:p>
        </w:tc>
        <w:tc>
          <w:tcPr>
            <w:tcW w:w="2160" w:type="dxa"/>
            <w:tcBorders>
              <w:top w:val="nil"/>
              <w:left w:val="nil"/>
              <w:bottom w:val="nil"/>
              <w:right w:val="nil"/>
            </w:tcBorders>
          </w:tcPr>
          <w:p w14:paraId="4524517E"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 xml:space="preserve">CASE </w:t>
            </w:r>
            <w:r>
              <w:rPr>
                <w:rStyle w:val="pxfinstr"/>
                <w:i/>
                <w:iCs/>
              </w:rPr>
              <w:t>[CASE NUMBER]</w:t>
            </w:r>
          </w:p>
        </w:tc>
        <w:tc>
          <w:tcPr>
            <w:tcW w:w="2160" w:type="dxa"/>
            <w:tcBorders>
              <w:top w:val="nil"/>
              <w:left w:val="nil"/>
              <w:bottom w:val="nil"/>
              <w:right w:val="nil"/>
            </w:tcBorders>
          </w:tcPr>
          <w:p w14:paraId="1D572C36" w14:textId="77777777" w:rsidR="00FD3105" w:rsidRDefault="00FD3105"/>
        </w:tc>
        <w:tc>
          <w:tcPr>
            <w:tcW w:w="2160" w:type="dxa"/>
            <w:tcBorders>
              <w:top w:val="nil"/>
              <w:left w:val="nil"/>
              <w:bottom w:val="nil"/>
              <w:right w:val="nil"/>
            </w:tcBorders>
          </w:tcPr>
          <w:p w14:paraId="3447DA80" w14:textId="77777777" w:rsidR="00FD3105" w:rsidRDefault="00FD3105"/>
        </w:tc>
      </w:tr>
      <w:tr w:rsidR="00FD3105" w14:paraId="1C58AB5C" w14:textId="77777777">
        <w:tblPrEx>
          <w:tblCellMar>
            <w:top w:w="0" w:type="dxa"/>
            <w:left w:w="0" w:type="dxa"/>
            <w:bottom w:w="0" w:type="dxa"/>
            <w:right w:w="0" w:type="dxa"/>
          </w:tblCellMar>
        </w:tblPrEx>
        <w:tc>
          <w:tcPr>
            <w:tcW w:w="2160" w:type="dxa"/>
            <w:tcBorders>
              <w:top w:val="nil"/>
              <w:left w:val="nil"/>
              <w:bottom w:val="nil"/>
              <w:right w:val="nil"/>
            </w:tcBorders>
          </w:tcPr>
          <w:p w14:paraId="7451B865"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DEFENDANT]</w:t>
            </w:r>
            <w:r>
              <w:rPr>
                <w:rStyle w:val="pxrowentry"/>
              </w:rPr>
              <w:t>,</w:t>
            </w:r>
          </w:p>
        </w:tc>
        <w:tc>
          <w:tcPr>
            <w:tcW w:w="2160" w:type="dxa"/>
            <w:tcBorders>
              <w:top w:val="nil"/>
              <w:left w:val="nil"/>
              <w:bottom w:val="nil"/>
              <w:right w:val="nil"/>
            </w:tcBorders>
          </w:tcPr>
          <w:p w14:paraId="7E1C0395"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13C265F0" w14:textId="77777777" w:rsidR="00FD3105" w:rsidRDefault="00FD3105"/>
        </w:tc>
        <w:tc>
          <w:tcPr>
            <w:tcW w:w="2160" w:type="dxa"/>
            <w:tcBorders>
              <w:top w:val="nil"/>
              <w:left w:val="nil"/>
              <w:bottom w:val="nil"/>
              <w:right w:val="nil"/>
            </w:tcBorders>
          </w:tcPr>
          <w:p w14:paraId="23CD76F0" w14:textId="77777777" w:rsidR="00FD3105" w:rsidRDefault="00FD3105"/>
        </w:tc>
      </w:tr>
      <w:tr w:rsidR="00FD3105" w14:paraId="1E2E5412" w14:textId="77777777">
        <w:tblPrEx>
          <w:tblCellMar>
            <w:top w:w="0" w:type="dxa"/>
            <w:left w:w="0" w:type="dxa"/>
            <w:bottom w:w="0" w:type="dxa"/>
            <w:right w:w="0" w:type="dxa"/>
          </w:tblCellMar>
        </w:tblPrEx>
        <w:tc>
          <w:tcPr>
            <w:tcW w:w="2160" w:type="dxa"/>
            <w:tcBorders>
              <w:top w:val="nil"/>
              <w:left w:val="nil"/>
              <w:bottom w:val="nil"/>
              <w:right w:val="nil"/>
            </w:tcBorders>
          </w:tcPr>
          <w:p w14:paraId="10B2978E"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2E6CDFBB"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Defendant.</w:t>
            </w:r>
          </w:p>
        </w:tc>
        <w:tc>
          <w:tcPr>
            <w:tcW w:w="2160" w:type="dxa"/>
            <w:tcBorders>
              <w:top w:val="nil"/>
              <w:left w:val="nil"/>
              <w:bottom w:val="nil"/>
              <w:right w:val="nil"/>
            </w:tcBorders>
          </w:tcPr>
          <w:p w14:paraId="21CFC4CE"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3ABDCB55" w14:textId="77777777" w:rsidR="00FD3105" w:rsidRDefault="00FD3105"/>
        </w:tc>
      </w:tr>
    </w:tbl>
    <w:p w14:paraId="725C085C" w14:textId="77777777" w:rsidR="00FD3105" w:rsidRDefault="00FD3105">
      <w:pPr>
        <w:pStyle w:val="pxtbody"/>
      </w:pPr>
    </w:p>
    <w:p w14:paraId="4FB998BF" w14:textId="77777777" w:rsidR="00FD3105" w:rsidRDefault="00FD3105"/>
    <w:p w14:paraId="1E25C3CF" w14:textId="77777777" w:rsidR="00FD3105" w:rsidRDefault="00FD3105">
      <w:pPr>
        <w:pStyle w:val="pxformhac"/>
        <w:spacing w:before="180"/>
        <w:jc w:val="center"/>
      </w:pPr>
      <w:r>
        <w:t xml:space="preserve">JUDGMENT APPOINTING COMMISSIONERS FOR PARTITION </w:t>
      </w:r>
    </w:p>
    <w:p w14:paraId="29D5AFAC"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p.ct.id="3d29be30775711ee8e1ba9ecff0bf883|44|10:44"</w:instrText>
      </w:r>
      <w:r>
        <w:fldChar w:fldCharType="end"/>
      </w:r>
      <w:r>
        <w:t>This action was tried before the court. On the evidence presented</w:t>
      </w:r>
    </w:p>
    <w:p w14:paraId="05C11A4D"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p.ct.id="3d29be30775711ee8e1ba9ecff0bf883|44|10:44"</w:instrText>
      </w:r>
      <w:r>
        <w:fldChar w:fldCharType="end"/>
      </w:r>
      <w:r>
        <w:t>IT IS ADJUDGED that:</w:t>
      </w:r>
    </w:p>
    <w:p w14:paraId="5C1AB405" w14:textId="77777777" w:rsidR="00FD3105" w:rsidRDefault="00FD3105">
      <w:pPr>
        <w:pStyle w:val="pxformfl"/>
        <w:ind w:left="500"/>
      </w:pPr>
      <w:r>
        <w:t xml:space="preserve"> </w:t>
      </w:r>
    </w:p>
    <w:p w14:paraId="0778F890"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1. </w:t>
      </w:r>
    </w:p>
    <w:p w14:paraId="46E4707F"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p.ct.id="3d29be30775711ee8e1ba9ecff0bf883|44|10:44"</w:instrText>
      </w:r>
      <w:r>
        <w:fldChar w:fldCharType="end"/>
      </w:r>
      <w:r>
        <w:t xml:space="preserve">The parties are tenants in common of the following described real property in </w:t>
      </w:r>
      <w:r>
        <w:rPr>
          <w:rStyle w:val="pxfinstr"/>
          <w:i/>
          <w:iCs/>
        </w:rPr>
        <w:t>[name of county]</w:t>
      </w:r>
      <w:r>
        <w:t>, Florida:</w:t>
      </w:r>
    </w:p>
    <w:p w14:paraId="44BC9D37" w14:textId="77777777" w:rsidR="00FD3105" w:rsidRDefault="00FD3105">
      <w:pPr>
        <w:pStyle w:val="pxformfac"/>
        <w:jc w:val="center"/>
        <w:rPr>
          <w:sz w:val="24"/>
          <w:szCs w:val="24"/>
        </w:rPr>
      </w:pP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rStyle w:val="pxfinstr"/>
          <w:i/>
          <w:iCs/>
          <w:szCs w:val="24"/>
        </w:rPr>
        <w:t>[legal description of property]</w:t>
      </w:r>
    </w:p>
    <w:p w14:paraId="12E82219" w14:textId="77777777" w:rsidR="00FD3105" w:rsidRDefault="00FD3105">
      <w:pPr>
        <w:pStyle w:val="pxformcp"/>
      </w:pPr>
      <w:r>
        <w:t>in equal shares.</w:t>
      </w:r>
    </w:p>
    <w:p w14:paraId="6E70C7C3"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2. </w:t>
      </w:r>
    </w:p>
    <w:p w14:paraId="77AC63E5"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p.ct.id="3d29be30775711ee8e1ba9ecff0bf883|44|10:44"</w:instrText>
      </w:r>
      <w:r>
        <w:fldChar w:fldCharType="end"/>
      </w:r>
      <w:r>
        <w:t>The property is divisible.</w:t>
      </w:r>
    </w:p>
    <w:p w14:paraId="2B81434D"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3. </w:t>
      </w:r>
    </w:p>
    <w:p w14:paraId="18FFA53C"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p.ct.id="3d29be30775711ee8e1ba9ecff0bf883|44|10:44"</w:instrText>
      </w:r>
      <w:r>
        <w:fldChar w:fldCharType="end"/>
      </w:r>
      <w:r>
        <w:rPr>
          <w:rStyle w:val="pxfinstr"/>
          <w:i/>
          <w:iCs/>
        </w:rPr>
        <w:t>[Names of commissioners]</w:t>
      </w:r>
      <w:r>
        <w:t xml:space="preserve"> are appointed to make partition of the property. They shall be sworn to execute the trust imposed in them faithfully and impartially before entering on their duties.</w:t>
      </w:r>
    </w:p>
    <w:p w14:paraId="2272B47B"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4. </w:t>
      </w:r>
    </w:p>
    <w:p w14:paraId="2582A9AD"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p.ct.id="3d29be30775711ee8e1ba9ecff0bf883|44|10:44"</w:instrText>
      </w:r>
      <w:r>
        <w:fldChar w:fldCharType="end"/>
      </w:r>
      <w:r>
        <w:t>The commissioners have power to employ a surveyor, if necessary, for the purpose of making partition and shall make partition of the property in question in accordance with this order and shall report it in writing to this court without delay.</w:t>
      </w:r>
    </w:p>
    <w:p w14:paraId="20B42745"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p.ct.id="3d29be30775711ee8e1ba9ecff0bf883|44|10:44"</w:instrText>
      </w:r>
      <w:r>
        <w:fldChar w:fldCharType="end"/>
      </w:r>
      <w:r>
        <w:t xml:space="preserve">ORDERED at </w:t>
      </w:r>
      <w:r>
        <w:rPr>
          <w:rStyle w:val="pxfinstr"/>
          <w:i/>
          <w:iCs/>
        </w:rPr>
        <w:t>[name of city]</w:t>
      </w:r>
      <w:r>
        <w:t xml:space="preserve"> on </w:t>
      </w:r>
      <w:r>
        <w:rPr>
          <w:rStyle w:val="pxfinstr"/>
          <w:i/>
          <w:iCs/>
        </w:rPr>
        <w:t>[date of judgment]</w:t>
      </w:r>
      <w:r>
        <w:t>.</w:t>
      </w:r>
    </w:p>
    <w:p w14:paraId="3A53383E" w14:textId="77777777" w:rsidR="00FD3105" w:rsidRDefault="00FD3105">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25A16284" w14:textId="77777777" w:rsidR="00FD3105" w:rsidRDefault="00FD3105">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judge]</w:t>
      </w:r>
    </w:p>
    <w:p w14:paraId="3B4D1A13"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judge]</w:t>
      </w:r>
    </w:p>
    <w:p w14:paraId="17EE269E" w14:textId="77777777" w:rsidR="00FD3105" w:rsidRDefault="00FD3105">
      <w:pPr>
        <w:pStyle w:val="pxformfsigtbl"/>
        <w:ind w:left="500"/>
      </w:pPr>
      <w:r>
        <w:t xml:space="preserve"> </w:t>
      </w:r>
      <w:r>
        <w:rPr>
          <w:color w:val="FF0000"/>
          <w:sz w:val="20"/>
          <w:szCs w:val="20"/>
          <w:vertAlign w:val="superscript"/>
        </w:rPr>
        <w:t>►</w:t>
      </w:r>
      <w:r>
        <w:fldChar w:fldCharType="begin"/>
      </w:r>
      <w:r>
        <w:instrText>tbl.ident="I0837KF"</w:instrText>
      </w:r>
      <w:r>
        <w:fldChar w:fldCharType="end"/>
      </w:r>
      <w:r>
        <w:fldChar w:fldCharType="begin"/>
      </w:r>
      <w:r>
        <w:instrText>tbl.uuid="I03HI9M"</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264C3B77"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55920352"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tgroup.cols="2"</w:instrText>
      </w:r>
      <w:r>
        <w:fldChar w:fldCharType="end"/>
      </w:r>
    </w:p>
    <w:p w14:paraId="5D963861"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colspec.colwidth="17*"</w:instrText>
      </w:r>
      <w:r>
        <w:fldChar w:fldCharType="end"/>
      </w:r>
    </w:p>
    <w:p w14:paraId="66FDC80A"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colspec.colwidth="111*"</w:instrText>
      </w:r>
      <w:r>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D3105" w14:paraId="6F57B611" w14:textId="77777777">
        <w:tblPrEx>
          <w:tblCellMar>
            <w:top w:w="0" w:type="dxa"/>
            <w:left w:w="0" w:type="dxa"/>
            <w:bottom w:w="0" w:type="dxa"/>
            <w:right w:w="0" w:type="dxa"/>
          </w:tblCellMar>
        </w:tblPrEx>
        <w:tc>
          <w:tcPr>
            <w:tcW w:w="4320" w:type="dxa"/>
            <w:tcBorders>
              <w:top w:val="nil"/>
              <w:left w:val="nil"/>
              <w:bottom w:val="nil"/>
              <w:right w:val="nil"/>
            </w:tcBorders>
          </w:tcPr>
          <w:p w14:paraId="30F00991"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Copies to:</w:t>
            </w:r>
          </w:p>
        </w:tc>
        <w:tc>
          <w:tcPr>
            <w:tcW w:w="4320" w:type="dxa"/>
            <w:tcBorders>
              <w:top w:val="nil"/>
              <w:left w:val="nil"/>
              <w:bottom w:val="nil"/>
              <w:right w:val="nil"/>
            </w:tcBorders>
          </w:tcPr>
          <w:p w14:paraId="03ABC2AA"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r w:rsidR="00FD3105" w14:paraId="310467EC" w14:textId="77777777">
        <w:tblPrEx>
          <w:tblCellMar>
            <w:top w:w="0" w:type="dxa"/>
            <w:left w:w="0" w:type="dxa"/>
            <w:bottom w:w="0" w:type="dxa"/>
            <w:right w:w="0" w:type="dxa"/>
          </w:tblCellMar>
        </w:tblPrEx>
        <w:tc>
          <w:tcPr>
            <w:tcW w:w="4320" w:type="dxa"/>
            <w:tcBorders>
              <w:top w:val="nil"/>
              <w:left w:val="nil"/>
              <w:bottom w:val="nil"/>
              <w:right w:val="nil"/>
            </w:tcBorders>
          </w:tcPr>
          <w:p w14:paraId="12F0A0DE"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4320" w:type="dxa"/>
            <w:tcBorders>
              <w:top w:val="nil"/>
              <w:left w:val="nil"/>
              <w:bottom w:val="nil"/>
              <w:right w:val="nil"/>
            </w:tcBorders>
          </w:tcPr>
          <w:p w14:paraId="34580D56"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bl>
    <w:p w14:paraId="11138DBF" w14:textId="77777777" w:rsidR="00FD3105" w:rsidRDefault="00FD3105">
      <w:pPr>
        <w:pStyle w:val="pxtbody"/>
      </w:pPr>
    </w:p>
    <w:p w14:paraId="36319707" w14:textId="77777777" w:rsidR="00FD3105" w:rsidRDefault="00FD3105"/>
    <w:p w14:paraId="277BBBB0" w14:textId="77777777" w:rsidR="00FD3105" w:rsidRDefault="00FD3105">
      <w:pPr>
        <w:pStyle w:val="pxcomnt"/>
      </w:pPr>
    </w:p>
    <w:p w14:paraId="50DC281A" w14:textId="77777777" w:rsidR="00FD3105" w:rsidRDefault="00FD3105">
      <w:pPr>
        <w:pStyle w:val="pxhac"/>
        <w:spacing w:before="180"/>
        <w:jc w:val="center"/>
      </w:pPr>
      <w:r>
        <w:rPr>
          <w:rStyle w:val="pxb"/>
          <w:b/>
          <w:bCs/>
        </w:rPr>
        <w:t>Author's Comment</w:t>
      </w:r>
    </w:p>
    <w:p w14:paraId="28FB4D21"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p.ct.id="3d29be30775711ee8e1ba9ecff0bf883|44|10:44"</w:instrText>
      </w:r>
      <w:r>
        <w:fldChar w:fldCharType="end"/>
      </w:r>
      <w:r>
        <w:t xml:space="preserve">The appointment of commissioners is authorized by </w:t>
      </w:r>
      <w:r>
        <w:rPr>
          <w:rStyle w:val="pxst"/>
          <w:color w:val="FF0000"/>
          <w:sz w:val="20"/>
          <w:szCs w:val="20"/>
          <w:vertAlign w:val="superscript"/>
        </w:rPr>
        <w:t>►</w:t>
      </w:r>
      <w:r>
        <w:rPr>
          <w:rStyle w:val="pxst"/>
        </w:rPr>
        <w:fldChar w:fldCharType="begin"/>
      </w:r>
      <w:r>
        <w:rPr>
          <w:rStyle w:val="pxst"/>
        </w:rPr>
        <w:instrText>st.ref.id="I02TGOI"</w:instrText>
      </w:r>
      <w:r>
        <w:rPr>
          <w:rStyle w:val="pxst"/>
        </w:rPr>
        <w:fldChar w:fldCharType="end"/>
      </w:r>
      <w:r>
        <w:rPr>
          <w:rStyle w:val="pxst"/>
        </w:rPr>
        <w:t>section 64.061, Florida Statutes</w:t>
      </w:r>
      <w:r>
        <w:t xml:space="preserve">. See </w:t>
      </w:r>
      <w:r>
        <w:rPr>
          <w:rStyle w:val="pxx"/>
          <w:color w:val="FF0000"/>
          <w:sz w:val="20"/>
          <w:szCs w:val="20"/>
          <w:vertAlign w:val="superscript"/>
        </w:rPr>
        <w:t>►</w:t>
      </w:r>
      <w:r>
        <w:rPr>
          <w:rStyle w:val="pxx"/>
        </w:rPr>
        <w:fldChar w:fldCharType="begin"/>
      </w:r>
      <w:r>
        <w:rPr>
          <w:rStyle w:val="pxx"/>
        </w:rPr>
        <w:instrText>x.ref.id="I013C5T"</w:instrText>
      </w:r>
      <w:r>
        <w:rPr>
          <w:rStyle w:val="pxx"/>
        </w:rPr>
        <w:fldChar w:fldCharType="end"/>
      </w:r>
      <w:r>
        <w:rPr>
          <w:rStyle w:val="pxx"/>
        </w:rPr>
        <w:t>section 10:45</w:t>
      </w:r>
      <w:r>
        <w:t xml:space="preserve"> for the final judgment after the commissioner's report. This is actually an interlocutory order, but the statute calls it a judgment.</w:t>
      </w:r>
    </w:p>
    <w:p w14:paraId="4BCAC31B" w14:textId="77777777" w:rsidR="00FD3105" w:rsidRDefault="00FD3105">
      <w:pPr>
        <w:pStyle w:val="pxs"/>
        <w:spacing w:before="180"/>
        <w:rPr>
          <w:sz w:val="27"/>
          <w:szCs w:val="27"/>
        </w:rPr>
      </w:pPr>
      <w:r>
        <w:rPr>
          <w:sz w:val="27"/>
          <w:szCs w:val="27"/>
        </w:rPr>
        <w:t>10:45. Judgment</w:t>
      </w:r>
      <w:r>
        <w:rPr>
          <w:rStyle w:val="pxsep"/>
        </w:rPr>
        <w:t xml:space="preserve">-- </w:t>
      </w:r>
      <w:r>
        <w:rPr>
          <w:sz w:val="27"/>
          <w:szCs w:val="27"/>
        </w:rPr>
        <w:t>Partition, divisible, final</w:t>
      </w:r>
    </w:p>
    <w:p w14:paraId="3CABADAA" w14:textId="77777777" w:rsidR="00FD3105" w:rsidRDefault="00FD3105">
      <w:pPr>
        <w:pStyle w:val="pxov"/>
        <w:rPr>
          <w:vanish/>
        </w:rPr>
      </w:pPr>
      <w:r>
        <w:rPr>
          <w:vanish/>
        </w:rPr>
        <w:t>FMS</w:t>
      </w:r>
    </w:p>
    <w:p w14:paraId="213217D8" w14:textId="77777777" w:rsidR="00FD3105" w:rsidRDefault="00FD3105">
      <w:pPr>
        <w:pStyle w:val="pxov"/>
        <w:rPr>
          <w:vanish/>
        </w:rPr>
      </w:pPr>
      <w:r>
        <w:rPr>
          <w:vanish/>
        </w:rPr>
        <w:t>LCV</w:t>
      </w:r>
    </w:p>
    <w:p w14:paraId="19C97F14" w14:textId="77777777" w:rsidR="00FD3105" w:rsidRDefault="00FD3105">
      <w:pPr>
        <w:pStyle w:val="pxov"/>
        <w:rPr>
          <w:vanish/>
        </w:rPr>
      </w:pPr>
      <w:r>
        <w:rPr>
          <w:vanish/>
        </w:rPr>
        <w:t>LSC</w:t>
      </w:r>
    </w:p>
    <w:p w14:paraId="621CF24A" w14:textId="77777777" w:rsidR="00FD3105" w:rsidRDefault="00FD3105">
      <w:pPr>
        <w:pStyle w:val="pxov"/>
        <w:rPr>
          <w:vanish/>
        </w:rPr>
      </w:pPr>
      <w:r>
        <w:rPr>
          <w:vanish/>
        </w:rPr>
        <w:t>LS7</w:t>
      </w:r>
    </w:p>
    <w:p w14:paraId="0B87DA6D" w14:textId="77777777" w:rsidR="00FD3105" w:rsidRDefault="00FD3105">
      <w:pPr>
        <w:pStyle w:val="pxov"/>
        <w:rPr>
          <w:vanish/>
        </w:rPr>
      </w:pPr>
      <w:r>
        <w:rPr>
          <w:vanish/>
        </w:rPr>
        <w:t>REL</w:t>
      </w:r>
    </w:p>
    <w:p w14:paraId="75D33D65" w14:textId="77777777" w:rsidR="00FD3105" w:rsidRDefault="00FD3105">
      <w:pPr>
        <w:pStyle w:val="pxov"/>
        <w:rPr>
          <w:vanish/>
        </w:rPr>
      </w:pPr>
      <w:r>
        <w:rPr>
          <w:vanish/>
        </w:rPr>
        <w:t>COV</w:t>
      </w:r>
    </w:p>
    <w:p w14:paraId="43E73591" w14:textId="77777777" w:rsidR="00FD3105" w:rsidRDefault="00FD3105">
      <w:pPr>
        <w:pStyle w:val="pxov"/>
        <w:rPr>
          <w:vanish/>
        </w:rPr>
      </w:pPr>
      <w:r>
        <w:rPr>
          <w:vanish/>
        </w:rPr>
        <w:t>FCV</w:t>
      </w:r>
    </w:p>
    <w:p w14:paraId="17FEC87B" w14:textId="77777777" w:rsidR="00FD3105" w:rsidRDefault="00FD3105">
      <w:pPr>
        <w:pStyle w:val="pxov"/>
        <w:rPr>
          <w:vanish/>
        </w:rPr>
      </w:pPr>
      <w:r>
        <w:rPr>
          <w:vanish/>
        </w:rPr>
        <w:t>FLG</w:t>
      </w:r>
    </w:p>
    <w:p w14:paraId="245DD121" w14:textId="77777777" w:rsidR="00FD3105" w:rsidRDefault="00FD3105">
      <w:pPr>
        <w:pStyle w:val="pxformfcapfac"/>
        <w:jc w:val="center"/>
        <w:rPr>
          <w:sz w:val="24"/>
          <w:szCs w:val="24"/>
        </w:rPr>
      </w:pPr>
      <w:r>
        <w:rPr>
          <w:color w:val="FF0000"/>
          <w:sz w:val="20"/>
          <w:szCs w:val="20"/>
          <w:vertAlign w:val="superscript"/>
        </w:rPr>
        <w:t>►</w:t>
      </w:r>
      <w:r>
        <w:rPr>
          <w:sz w:val="24"/>
          <w:szCs w:val="24"/>
        </w:rPr>
        <w:fldChar w:fldCharType="begin"/>
      </w:r>
      <w:r>
        <w:rPr>
          <w:sz w:val="24"/>
          <w:szCs w:val="24"/>
        </w:rPr>
        <w:instrText>form.du="0"</w:instrText>
      </w:r>
      <w:r>
        <w:rPr>
          <w:sz w:val="24"/>
          <w:szCs w:val="24"/>
        </w:rPr>
        <w:fldChar w:fldCharType="end"/>
      </w:r>
      <w:r>
        <w:rPr>
          <w:sz w:val="24"/>
          <w:szCs w:val="24"/>
        </w:rPr>
        <w:fldChar w:fldCharType="begin"/>
      </w:r>
      <w:r>
        <w:rPr>
          <w:sz w:val="24"/>
          <w:szCs w:val="24"/>
        </w:rPr>
        <w:instrText>form.fid="I6d2a79d09fed11dfbf230000837214a9"</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fcap.ref="manual"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sz w:val="24"/>
          <w:szCs w:val="24"/>
        </w:rPr>
        <w:t xml:space="preserve">IN THE CIRCUIT COURT FOR </w:t>
      </w:r>
      <w:r>
        <w:rPr>
          <w:rStyle w:val="pxfinstr"/>
          <w:i/>
          <w:iCs/>
          <w:szCs w:val="24"/>
        </w:rPr>
        <w:t>[NAME OF COUNTY]</w:t>
      </w:r>
      <w:r>
        <w:rPr>
          <w:sz w:val="24"/>
          <w:szCs w:val="24"/>
        </w:rPr>
        <w:t>, FLORIDA</w:t>
      </w:r>
    </w:p>
    <w:p w14:paraId="3E2CAC8A" w14:textId="77777777" w:rsidR="00FD3105" w:rsidRDefault="00FD3105">
      <w:pPr>
        <w:pStyle w:val="pxformfcaptbl"/>
        <w:ind w:left="500"/>
      </w:pPr>
      <w:r>
        <w:t xml:space="preserve"> </w:t>
      </w:r>
      <w:r>
        <w:rPr>
          <w:color w:val="FF0000"/>
          <w:sz w:val="20"/>
          <w:szCs w:val="20"/>
          <w:vertAlign w:val="superscript"/>
        </w:rPr>
        <w:t>►</w:t>
      </w:r>
      <w:r>
        <w:fldChar w:fldCharType="begin"/>
      </w:r>
      <w:r>
        <w:instrText>tbl.brace.end="5"</w:instrText>
      </w:r>
      <w:r>
        <w:fldChar w:fldCharType="end"/>
      </w:r>
      <w:r>
        <w:fldChar w:fldCharType="begin"/>
      </w:r>
      <w:r>
        <w:instrText>tbl.brace.start="1"</w:instrText>
      </w:r>
      <w:r>
        <w:fldChar w:fldCharType="end"/>
      </w:r>
      <w:r>
        <w:fldChar w:fldCharType="begin"/>
      </w:r>
      <w:r>
        <w:instrText>tbl.ident="I03U97P"</w:instrText>
      </w:r>
      <w:r>
        <w:fldChar w:fldCharType="end"/>
      </w:r>
      <w:r>
        <w:fldChar w:fldCharType="begin"/>
      </w:r>
      <w:r>
        <w:instrText>tbl.uuid="I00TO36"</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52E403E5"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10765943"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tgroup.cols="4"</w:instrText>
      </w:r>
      <w:r>
        <w:fldChar w:fldCharType="end"/>
      </w:r>
    </w:p>
    <w:p w14:paraId="274B167D"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colspec.colwidth="7*"</w:instrText>
      </w:r>
      <w:r>
        <w:fldChar w:fldCharType="end"/>
      </w:r>
    </w:p>
    <w:p w14:paraId="06AA8744"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colspec.colwidth="16*"</w:instrText>
      </w:r>
      <w:r>
        <w:fldChar w:fldCharType="end"/>
      </w:r>
    </w:p>
    <w:p w14:paraId="5713E49D" w14:textId="77777777" w:rsidR="00FD3105" w:rsidRDefault="00FD3105">
      <w:pPr>
        <w:pStyle w:val="pxcolspec"/>
      </w:pPr>
      <w:r>
        <w:rPr>
          <w:color w:val="FF0000"/>
          <w:sz w:val="20"/>
          <w:szCs w:val="20"/>
          <w:vertAlign w:val="superscript"/>
        </w:rPr>
        <w:t>►</w:t>
      </w:r>
      <w:r>
        <w:fldChar w:fldCharType="begin"/>
      </w:r>
      <w:r>
        <w:instrText>colspec.align="center"</w:instrText>
      </w:r>
      <w:r>
        <w:fldChar w:fldCharType="end"/>
      </w:r>
      <w:r>
        <w:fldChar w:fldCharType="begin"/>
      </w:r>
      <w:r>
        <w:instrText>colspec.colname="3"</w:instrText>
      </w:r>
      <w:r>
        <w:fldChar w:fldCharType="end"/>
      </w:r>
      <w:r>
        <w:fldChar w:fldCharType="begin"/>
      </w:r>
      <w:r>
        <w:instrText>colspec.colnum="3"</w:instrText>
      </w:r>
      <w:r>
        <w:fldChar w:fldCharType="end"/>
      </w:r>
      <w:r>
        <w:fldChar w:fldCharType="begin"/>
      </w:r>
      <w:r>
        <w:instrText>colspec.colwidth="7*"</w:instrText>
      </w:r>
      <w:r>
        <w:fldChar w:fldCharType="end"/>
      </w:r>
    </w:p>
    <w:p w14:paraId="31363B9E" w14:textId="77777777" w:rsidR="00FD3105" w:rsidRDefault="00FD3105">
      <w:pPr>
        <w:pStyle w:val="pxcolspec"/>
      </w:pPr>
      <w:r>
        <w:rPr>
          <w:color w:val="FF0000"/>
          <w:sz w:val="20"/>
          <w:szCs w:val="20"/>
          <w:vertAlign w:val="superscript"/>
        </w:rPr>
        <w:t>►</w:t>
      </w:r>
      <w:r>
        <w:fldChar w:fldCharType="begin"/>
      </w:r>
      <w:r>
        <w:instrText>colspec.colname="4"</w:instrText>
      </w:r>
      <w:r>
        <w:fldChar w:fldCharType="end"/>
      </w:r>
      <w:r>
        <w:fldChar w:fldCharType="begin"/>
      </w:r>
      <w:r>
        <w:instrText>colspec.colnum="4"</w:instrText>
      </w:r>
      <w:r>
        <w:fldChar w:fldCharType="end"/>
      </w:r>
      <w:r>
        <w:fldChar w:fldCharType="begin"/>
      </w:r>
      <w:r>
        <w:instrText>colspec.colwidth="34*"</w:instrText>
      </w:r>
      <w:r>
        <w:fldChar w:fldCharType="end"/>
      </w:r>
    </w:p>
    <w:tbl>
      <w:tblPr>
        <w:tblW w:w="0" w:type="auto"/>
        <w:tblLayout w:type="fixed"/>
        <w:tblCellMar>
          <w:left w:w="0" w:type="dxa"/>
          <w:right w:w="0" w:type="dxa"/>
        </w:tblCellMar>
        <w:tblLook w:val="0000" w:firstRow="0" w:lastRow="0" w:firstColumn="0" w:lastColumn="0" w:noHBand="0" w:noVBand="0"/>
      </w:tblPr>
      <w:tblGrid>
        <w:gridCol w:w="2160"/>
        <w:gridCol w:w="2160"/>
        <w:gridCol w:w="2160"/>
        <w:gridCol w:w="2160"/>
      </w:tblGrid>
      <w:tr w:rsidR="00FD3105" w14:paraId="7F92EDF5" w14:textId="77777777">
        <w:tblPrEx>
          <w:tblCellMar>
            <w:top w:w="0" w:type="dxa"/>
            <w:left w:w="0" w:type="dxa"/>
            <w:bottom w:w="0" w:type="dxa"/>
            <w:right w:w="0" w:type="dxa"/>
          </w:tblCellMar>
        </w:tblPrEx>
        <w:tc>
          <w:tcPr>
            <w:tcW w:w="2160" w:type="dxa"/>
            <w:tcBorders>
              <w:top w:val="nil"/>
              <w:left w:val="nil"/>
              <w:bottom w:val="nil"/>
              <w:right w:val="nil"/>
            </w:tcBorders>
          </w:tcPr>
          <w:p w14:paraId="0899FB69" w14:textId="77777777" w:rsidR="00FD3105" w:rsidRDefault="00FD3105">
            <w:r>
              <w:rPr>
                <w:color w:val="FF0000"/>
                <w:sz w:val="20"/>
                <w:szCs w:val="20"/>
                <w:vertAlign w:val="superscript"/>
              </w:rPr>
              <w:t>►</w:t>
            </w:r>
            <w:r>
              <w:fldChar w:fldCharType="begin"/>
            </w:r>
            <w:r>
              <w:instrText>tbody.valign="top"</w:instrText>
            </w:r>
            <w:r>
              <w:fldChar w:fldCharType="end"/>
            </w:r>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PLAINTIFF]</w:t>
            </w:r>
            <w:r>
              <w:rPr>
                <w:rStyle w:val="pxrowentry"/>
              </w:rPr>
              <w:t>,</w:t>
            </w:r>
          </w:p>
        </w:tc>
        <w:tc>
          <w:tcPr>
            <w:tcW w:w="2160" w:type="dxa"/>
            <w:tcBorders>
              <w:top w:val="nil"/>
              <w:left w:val="nil"/>
              <w:bottom w:val="nil"/>
              <w:right w:val="nil"/>
            </w:tcBorders>
          </w:tcPr>
          <w:p w14:paraId="164EAAE9" w14:textId="77777777" w:rsidR="00FD3105" w:rsidRDefault="00FD3105">
            <w:r>
              <w:rPr>
                <w:rStyle w:val="pxentry"/>
                <w:color w:val="FF0000"/>
                <w:sz w:val="20"/>
                <w:szCs w:val="20"/>
                <w:vertAlign w:val="superscript"/>
              </w:rPr>
              <w:t>►</w:t>
            </w:r>
            <w:r>
              <w:rPr>
                <w:rStyle w:val="pxentry"/>
              </w:rPr>
              <w:fldChar w:fldCharType="begin"/>
            </w:r>
            <w:r>
              <w:rPr>
                <w:rStyle w:val="pxentry"/>
              </w:rPr>
              <w:instrText>entry.morerows="4"</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vanish/>
              </w:rPr>
              <w:t>&amp;brace;</w:t>
            </w:r>
            <w:r>
              <w:rPr>
                <w:rStyle w:val="pxvis"/>
                <w:rFonts w:ascii="Times NewRoman" w:hAnsi="Times NewRoman"/>
                <w:b w:val="0"/>
                <w:sz w:val="24"/>
              </w:rPr>
              <w:t>}</w:t>
            </w:r>
          </w:p>
        </w:tc>
        <w:tc>
          <w:tcPr>
            <w:tcW w:w="2160" w:type="dxa"/>
            <w:tcBorders>
              <w:top w:val="nil"/>
              <w:left w:val="nil"/>
              <w:bottom w:val="nil"/>
              <w:right w:val="nil"/>
            </w:tcBorders>
          </w:tcPr>
          <w:p w14:paraId="62FF7639"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7D6750C7" w14:textId="77777777" w:rsidR="00FD3105" w:rsidRDefault="00FD3105"/>
        </w:tc>
      </w:tr>
      <w:tr w:rsidR="00FD3105" w14:paraId="50693577" w14:textId="77777777">
        <w:tblPrEx>
          <w:tblCellMar>
            <w:top w:w="0" w:type="dxa"/>
            <w:left w:w="0" w:type="dxa"/>
            <w:bottom w:w="0" w:type="dxa"/>
            <w:right w:w="0" w:type="dxa"/>
          </w:tblCellMar>
        </w:tblPrEx>
        <w:tc>
          <w:tcPr>
            <w:tcW w:w="2160" w:type="dxa"/>
            <w:tcBorders>
              <w:top w:val="nil"/>
              <w:left w:val="nil"/>
              <w:bottom w:val="nil"/>
              <w:right w:val="nil"/>
            </w:tcBorders>
          </w:tcPr>
          <w:p w14:paraId="42BFC006"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51366EEF"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Plaintiff,</w:t>
            </w:r>
          </w:p>
        </w:tc>
        <w:tc>
          <w:tcPr>
            <w:tcW w:w="2160" w:type="dxa"/>
            <w:tcBorders>
              <w:top w:val="nil"/>
              <w:left w:val="nil"/>
              <w:bottom w:val="nil"/>
              <w:right w:val="nil"/>
            </w:tcBorders>
          </w:tcPr>
          <w:p w14:paraId="304AAEFA"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3C2772BB" w14:textId="77777777" w:rsidR="00FD3105" w:rsidRDefault="00FD3105"/>
        </w:tc>
      </w:tr>
      <w:tr w:rsidR="00FD3105" w14:paraId="43E2A972" w14:textId="77777777">
        <w:tblPrEx>
          <w:tblCellMar>
            <w:top w:w="0" w:type="dxa"/>
            <w:left w:w="0" w:type="dxa"/>
            <w:bottom w:w="0" w:type="dxa"/>
            <w:right w:w="0" w:type="dxa"/>
          </w:tblCellMar>
        </w:tblPrEx>
        <w:tc>
          <w:tcPr>
            <w:tcW w:w="2160" w:type="dxa"/>
            <w:tcBorders>
              <w:top w:val="nil"/>
              <w:left w:val="nil"/>
              <w:bottom w:val="nil"/>
              <w:right w:val="nil"/>
            </w:tcBorders>
          </w:tcPr>
          <w:p w14:paraId="6F3505A5"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entry.align="left"</w:instrText>
            </w:r>
            <w:r>
              <w:rPr>
                <w:rStyle w:val="pxrowentry"/>
              </w:rPr>
              <w:fldChar w:fldCharType="end"/>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v.</w:t>
            </w:r>
          </w:p>
        </w:tc>
        <w:tc>
          <w:tcPr>
            <w:tcW w:w="2160" w:type="dxa"/>
            <w:tcBorders>
              <w:top w:val="nil"/>
              <w:left w:val="nil"/>
              <w:bottom w:val="nil"/>
              <w:right w:val="nil"/>
            </w:tcBorders>
          </w:tcPr>
          <w:p w14:paraId="60268EF7"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 xml:space="preserve">CASE </w:t>
            </w:r>
            <w:r>
              <w:rPr>
                <w:rStyle w:val="pxfinstr"/>
                <w:i/>
                <w:iCs/>
              </w:rPr>
              <w:t>[CASE NUMBER]</w:t>
            </w:r>
          </w:p>
        </w:tc>
        <w:tc>
          <w:tcPr>
            <w:tcW w:w="2160" w:type="dxa"/>
            <w:tcBorders>
              <w:top w:val="nil"/>
              <w:left w:val="nil"/>
              <w:bottom w:val="nil"/>
              <w:right w:val="nil"/>
            </w:tcBorders>
          </w:tcPr>
          <w:p w14:paraId="424775AB" w14:textId="77777777" w:rsidR="00FD3105" w:rsidRDefault="00FD3105"/>
        </w:tc>
        <w:tc>
          <w:tcPr>
            <w:tcW w:w="2160" w:type="dxa"/>
            <w:tcBorders>
              <w:top w:val="nil"/>
              <w:left w:val="nil"/>
              <w:bottom w:val="nil"/>
              <w:right w:val="nil"/>
            </w:tcBorders>
          </w:tcPr>
          <w:p w14:paraId="4A79F617" w14:textId="77777777" w:rsidR="00FD3105" w:rsidRDefault="00FD3105"/>
        </w:tc>
      </w:tr>
      <w:tr w:rsidR="00FD3105" w14:paraId="372DA03B" w14:textId="77777777">
        <w:tblPrEx>
          <w:tblCellMar>
            <w:top w:w="0" w:type="dxa"/>
            <w:left w:w="0" w:type="dxa"/>
            <w:bottom w:w="0" w:type="dxa"/>
            <w:right w:w="0" w:type="dxa"/>
          </w:tblCellMar>
        </w:tblPrEx>
        <w:tc>
          <w:tcPr>
            <w:tcW w:w="2160" w:type="dxa"/>
            <w:tcBorders>
              <w:top w:val="nil"/>
              <w:left w:val="nil"/>
              <w:bottom w:val="nil"/>
              <w:right w:val="nil"/>
            </w:tcBorders>
          </w:tcPr>
          <w:p w14:paraId="698B5320"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DEFENDANT]</w:t>
            </w:r>
            <w:r>
              <w:rPr>
                <w:rStyle w:val="pxrowentry"/>
              </w:rPr>
              <w:t>,</w:t>
            </w:r>
          </w:p>
        </w:tc>
        <w:tc>
          <w:tcPr>
            <w:tcW w:w="2160" w:type="dxa"/>
            <w:tcBorders>
              <w:top w:val="nil"/>
              <w:left w:val="nil"/>
              <w:bottom w:val="nil"/>
              <w:right w:val="nil"/>
            </w:tcBorders>
          </w:tcPr>
          <w:p w14:paraId="2100F53A"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3CCC7C8D" w14:textId="77777777" w:rsidR="00FD3105" w:rsidRDefault="00FD3105"/>
        </w:tc>
        <w:tc>
          <w:tcPr>
            <w:tcW w:w="2160" w:type="dxa"/>
            <w:tcBorders>
              <w:top w:val="nil"/>
              <w:left w:val="nil"/>
              <w:bottom w:val="nil"/>
              <w:right w:val="nil"/>
            </w:tcBorders>
          </w:tcPr>
          <w:p w14:paraId="0BD2F5D5" w14:textId="77777777" w:rsidR="00FD3105" w:rsidRDefault="00FD3105"/>
        </w:tc>
      </w:tr>
      <w:tr w:rsidR="00FD3105" w14:paraId="7C63E910" w14:textId="77777777">
        <w:tblPrEx>
          <w:tblCellMar>
            <w:top w:w="0" w:type="dxa"/>
            <w:left w:w="0" w:type="dxa"/>
            <w:bottom w:w="0" w:type="dxa"/>
            <w:right w:w="0" w:type="dxa"/>
          </w:tblCellMar>
        </w:tblPrEx>
        <w:tc>
          <w:tcPr>
            <w:tcW w:w="2160" w:type="dxa"/>
            <w:tcBorders>
              <w:top w:val="nil"/>
              <w:left w:val="nil"/>
              <w:bottom w:val="nil"/>
              <w:right w:val="nil"/>
            </w:tcBorders>
          </w:tcPr>
          <w:p w14:paraId="6C68C595"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0A70D048"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Defendant.</w:t>
            </w:r>
          </w:p>
        </w:tc>
        <w:tc>
          <w:tcPr>
            <w:tcW w:w="2160" w:type="dxa"/>
            <w:tcBorders>
              <w:top w:val="nil"/>
              <w:left w:val="nil"/>
              <w:bottom w:val="nil"/>
              <w:right w:val="nil"/>
            </w:tcBorders>
          </w:tcPr>
          <w:p w14:paraId="24F3040B"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19EEE214" w14:textId="77777777" w:rsidR="00FD3105" w:rsidRDefault="00FD3105"/>
        </w:tc>
      </w:tr>
    </w:tbl>
    <w:p w14:paraId="1FF0F5D0" w14:textId="77777777" w:rsidR="00FD3105" w:rsidRDefault="00FD3105">
      <w:pPr>
        <w:pStyle w:val="pxtbody"/>
      </w:pPr>
    </w:p>
    <w:p w14:paraId="7A12EEB9" w14:textId="77777777" w:rsidR="00FD3105" w:rsidRDefault="00FD3105"/>
    <w:p w14:paraId="435D17F5" w14:textId="77777777" w:rsidR="00FD3105" w:rsidRDefault="00FD3105">
      <w:pPr>
        <w:pStyle w:val="pxformhac"/>
        <w:spacing w:before="180"/>
        <w:jc w:val="center"/>
      </w:pPr>
      <w:r>
        <w:t xml:space="preserve">FINAL JUDGMENT </w:t>
      </w:r>
    </w:p>
    <w:p w14:paraId="656CE971"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p.ct.id="3d29be30775711ee8e1ba9ecff0bf883|45|10:45"</w:instrText>
      </w:r>
      <w:r>
        <w:fldChar w:fldCharType="end"/>
      </w:r>
      <w:r>
        <w:t>This action was heard on the report of the commissioners appointed to make partition and the exceptions to their report and</w:t>
      </w:r>
    </w:p>
    <w:p w14:paraId="1E449348"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p.ct.id="3d29be30775711ee8e1ba9ecff0bf883|45|10:45"</w:instrText>
      </w:r>
      <w:r>
        <w:fldChar w:fldCharType="end"/>
      </w:r>
      <w:r>
        <w:t>IT IS ADJUDGED that:</w:t>
      </w:r>
    </w:p>
    <w:p w14:paraId="47D2F4F7" w14:textId="77777777" w:rsidR="00FD3105" w:rsidRDefault="00FD3105">
      <w:pPr>
        <w:pStyle w:val="pxformfl"/>
        <w:ind w:left="500"/>
      </w:pPr>
      <w:r>
        <w:t xml:space="preserve"> </w:t>
      </w:r>
    </w:p>
    <w:p w14:paraId="030C9056"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1. </w:t>
      </w:r>
    </w:p>
    <w:p w14:paraId="1409D63D"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p.ct.id="3d29be30775711ee8e1ba9ecff0bf883|45|10:45"</w:instrText>
      </w:r>
      <w:r>
        <w:fldChar w:fldCharType="end"/>
      </w:r>
      <w:r>
        <w:t>The report is confirmed and the exceptions are overruled.</w:t>
      </w:r>
    </w:p>
    <w:p w14:paraId="586C8EF8"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2. </w:t>
      </w:r>
    </w:p>
    <w:p w14:paraId="57B5A266"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p.ct.id="3d29be30775711ee8e1ba9ecff0bf883|45|10:45"</w:instrText>
      </w:r>
      <w:r>
        <w:fldChar w:fldCharType="end"/>
      </w:r>
      <w:r>
        <w:t xml:space="preserve">Title to the following described real property in </w:t>
      </w:r>
      <w:r>
        <w:rPr>
          <w:rStyle w:val="pxfinstr"/>
          <w:i/>
          <w:iCs/>
        </w:rPr>
        <w:t>[name of county]</w:t>
      </w:r>
      <w:r>
        <w:t>, Florida:</w:t>
      </w:r>
    </w:p>
    <w:p w14:paraId="6E2408E1" w14:textId="77777777" w:rsidR="00FD3105" w:rsidRDefault="00FD3105">
      <w:pPr>
        <w:pStyle w:val="pxformfac"/>
        <w:jc w:val="center"/>
        <w:rPr>
          <w:sz w:val="24"/>
          <w:szCs w:val="24"/>
        </w:rPr>
      </w:pP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rStyle w:val="pxfinstr"/>
          <w:i/>
          <w:iCs/>
          <w:szCs w:val="24"/>
        </w:rPr>
        <w:t>[legal description of property]</w:t>
      </w:r>
    </w:p>
    <w:p w14:paraId="77759A2B" w14:textId="77777777" w:rsidR="00FD3105" w:rsidRDefault="00FD3105">
      <w:pPr>
        <w:pStyle w:val="pxformcp"/>
      </w:pPr>
      <w:r>
        <w:t xml:space="preserve">is vested in plaintiff </w:t>
      </w:r>
      <w:r>
        <w:rPr>
          <w:rStyle w:val="pxfinstr"/>
          <w:i/>
          <w:iCs/>
        </w:rPr>
        <w:t>[NAME OF PLAINTIFF]</w:t>
      </w:r>
      <w:r>
        <w:t>.</w:t>
      </w:r>
    </w:p>
    <w:p w14:paraId="75A85C54"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3. </w:t>
      </w:r>
    </w:p>
    <w:p w14:paraId="56EAF455"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p.ct.id="3d29be30775711ee8e1ba9ecff0bf883|45|10:45"</w:instrText>
      </w:r>
      <w:r>
        <w:fldChar w:fldCharType="end"/>
      </w:r>
      <w:r>
        <w:t xml:space="preserve">Title to the following described real property in </w:t>
      </w:r>
      <w:r>
        <w:rPr>
          <w:rStyle w:val="pxfinstr"/>
          <w:i/>
          <w:iCs/>
        </w:rPr>
        <w:t>[name of county]</w:t>
      </w:r>
      <w:r>
        <w:t>, Florida:</w:t>
      </w:r>
    </w:p>
    <w:p w14:paraId="0EAC376D" w14:textId="77777777" w:rsidR="00FD3105" w:rsidRDefault="00FD3105">
      <w:pPr>
        <w:pStyle w:val="pxformfac"/>
        <w:jc w:val="center"/>
        <w:rPr>
          <w:sz w:val="24"/>
          <w:szCs w:val="24"/>
        </w:rPr>
      </w:pP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rStyle w:val="pxfinstr"/>
          <w:i/>
          <w:iCs/>
          <w:szCs w:val="24"/>
        </w:rPr>
        <w:t>[legal description of property]</w:t>
      </w:r>
    </w:p>
    <w:p w14:paraId="7FD6FC34" w14:textId="77777777" w:rsidR="00FD3105" w:rsidRDefault="00FD3105">
      <w:pPr>
        <w:pStyle w:val="pxformcp"/>
      </w:pPr>
      <w:r>
        <w:t xml:space="preserve">is vested in defendant </w:t>
      </w:r>
      <w:r>
        <w:rPr>
          <w:rStyle w:val="pxfinstr"/>
          <w:i/>
          <w:iCs/>
        </w:rPr>
        <w:t>[NAME OF DEFENDANT]</w:t>
      </w:r>
      <w:r>
        <w:t>.</w:t>
      </w:r>
    </w:p>
    <w:p w14:paraId="75964C27"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4. </w:t>
      </w:r>
    </w:p>
    <w:p w14:paraId="21F45859"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p.ct.id="3d29be30775711ee8e1ba9ecff0bf883|45|10:45"</w:instrText>
      </w:r>
      <w:r>
        <w:fldChar w:fldCharType="end"/>
      </w:r>
      <w:r>
        <w:t>The title vested in each party is quieted to their respective parcels of real property as against the other party to this action and those persons claiming through or under the other party.</w:t>
      </w:r>
    </w:p>
    <w:p w14:paraId="35EE22A1"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5. </w:t>
      </w:r>
    </w:p>
    <w:p w14:paraId="0BB33B3B"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p.ct.id="3d29be30775711ee8e1ba9ecff0bf883|45|10:45"</w:instrText>
      </w:r>
      <w:r>
        <w:fldChar w:fldCharType="end"/>
      </w:r>
      <w:r>
        <w:t>Each party shall have possession forthwith of the parcel of real property vested in that party by this final judgment.</w:t>
      </w:r>
    </w:p>
    <w:p w14:paraId="75F3F782"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6. </w:t>
      </w:r>
    </w:p>
    <w:p w14:paraId="2B6B3575"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p.ct.id="3d29be30775711ee8e1ba9ecff0bf883|45|10:45"</w:instrText>
      </w:r>
      <w:r>
        <w:fldChar w:fldCharType="end"/>
      </w:r>
      <w:r>
        <w:t>The court reserves jurisdiction to enforce this judgment, to award attorney fees and to tax costs.</w:t>
      </w:r>
    </w:p>
    <w:p w14:paraId="4AEE8D77"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p.ct.id="3d29be30775711ee8e1ba9ecff0bf883|45|10:45"</w:instrText>
      </w:r>
      <w:r>
        <w:fldChar w:fldCharType="end"/>
      </w:r>
      <w:r>
        <w:t xml:space="preserve">ORDERED at </w:t>
      </w:r>
      <w:r>
        <w:rPr>
          <w:rStyle w:val="pxfinstr"/>
          <w:i/>
          <w:iCs/>
        </w:rPr>
        <w:t>[name of city]</w:t>
      </w:r>
      <w:r>
        <w:t xml:space="preserve">, Florida on </w:t>
      </w:r>
      <w:r>
        <w:rPr>
          <w:rStyle w:val="pxfinstr"/>
          <w:i/>
          <w:iCs/>
        </w:rPr>
        <w:t>[date of judgment]</w:t>
      </w:r>
      <w:r>
        <w:t>.</w:t>
      </w:r>
    </w:p>
    <w:p w14:paraId="3CB5DE67" w14:textId="77777777" w:rsidR="00FD3105" w:rsidRDefault="00FD3105">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2821FCE5" w14:textId="77777777" w:rsidR="00FD3105" w:rsidRDefault="00FD3105">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judge]</w:t>
      </w:r>
    </w:p>
    <w:p w14:paraId="3AEFB11D"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judge]</w:t>
      </w:r>
    </w:p>
    <w:p w14:paraId="186A69CC" w14:textId="77777777" w:rsidR="00FD3105" w:rsidRDefault="00FD3105">
      <w:pPr>
        <w:pStyle w:val="pxformfsigtbl"/>
        <w:ind w:left="500"/>
      </w:pPr>
      <w:r>
        <w:t xml:space="preserve"> </w:t>
      </w:r>
      <w:r>
        <w:rPr>
          <w:color w:val="FF0000"/>
          <w:sz w:val="20"/>
          <w:szCs w:val="20"/>
          <w:vertAlign w:val="superscript"/>
        </w:rPr>
        <w:t>►</w:t>
      </w:r>
      <w:r>
        <w:fldChar w:fldCharType="begin"/>
      </w:r>
      <w:r>
        <w:instrText>tbl.ident="I03LKD3"</w:instrText>
      </w:r>
      <w:r>
        <w:fldChar w:fldCharType="end"/>
      </w:r>
      <w:r>
        <w:fldChar w:fldCharType="begin"/>
      </w:r>
      <w:r>
        <w:instrText>tbl.uuid="I01DMEX"</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45697CCB"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7AE54EBC"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tgroup.cols="2"</w:instrText>
      </w:r>
      <w:r>
        <w:fldChar w:fldCharType="end"/>
      </w:r>
    </w:p>
    <w:p w14:paraId="4A0A7E14"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colspec.colwidth="17*"</w:instrText>
      </w:r>
      <w:r>
        <w:fldChar w:fldCharType="end"/>
      </w:r>
    </w:p>
    <w:p w14:paraId="0F93A1CE"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colspec.colwidth="111*"</w:instrText>
      </w:r>
      <w:r>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D3105" w14:paraId="5658B66D" w14:textId="77777777">
        <w:tblPrEx>
          <w:tblCellMar>
            <w:top w:w="0" w:type="dxa"/>
            <w:left w:w="0" w:type="dxa"/>
            <w:bottom w:w="0" w:type="dxa"/>
            <w:right w:w="0" w:type="dxa"/>
          </w:tblCellMar>
        </w:tblPrEx>
        <w:tc>
          <w:tcPr>
            <w:tcW w:w="4320" w:type="dxa"/>
            <w:tcBorders>
              <w:top w:val="nil"/>
              <w:left w:val="nil"/>
              <w:bottom w:val="nil"/>
              <w:right w:val="nil"/>
            </w:tcBorders>
          </w:tcPr>
          <w:p w14:paraId="2DB31BD3"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Copies to:</w:t>
            </w:r>
          </w:p>
        </w:tc>
        <w:tc>
          <w:tcPr>
            <w:tcW w:w="4320" w:type="dxa"/>
            <w:tcBorders>
              <w:top w:val="nil"/>
              <w:left w:val="nil"/>
              <w:bottom w:val="nil"/>
              <w:right w:val="nil"/>
            </w:tcBorders>
          </w:tcPr>
          <w:p w14:paraId="4B3F4C23"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r w:rsidR="00FD3105" w14:paraId="1E758772" w14:textId="77777777">
        <w:tblPrEx>
          <w:tblCellMar>
            <w:top w:w="0" w:type="dxa"/>
            <w:left w:w="0" w:type="dxa"/>
            <w:bottom w:w="0" w:type="dxa"/>
            <w:right w:w="0" w:type="dxa"/>
          </w:tblCellMar>
        </w:tblPrEx>
        <w:tc>
          <w:tcPr>
            <w:tcW w:w="4320" w:type="dxa"/>
            <w:tcBorders>
              <w:top w:val="nil"/>
              <w:left w:val="nil"/>
              <w:bottom w:val="nil"/>
              <w:right w:val="nil"/>
            </w:tcBorders>
          </w:tcPr>
          <w:p w14:paraId="245B5A07"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4320" w:type="dxa"/>
            <w:tcBorders>
              <w:top w:val="nil"/>
              <w:left w:val="nil"/>
              <w:bottom w:val="nil"/>
              <w:right w:val="nil"/>
            </w:tcBorders>
          </w:tcPr>
          <w:p w14:paraId="5F997DA2"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bl>
    <w:p w14:paraId="1DD9E0DB" w14:textId="77777777" w:rsidR="00FD3105" w:rsidRDefault="00FD3105">
      <w:pPr>
        <w:pStyle w:val="pxtbody"/>
      </w:pPr>
    </w:p>
    <w:p w14:paraId="4A93ED20" w14:textId="77777777" w:rsidR="00FD3105" w:rsidRDefault="00FD3105"/>
    <w:p w14:paraId="27FCCDFA" w14:textId="77777777" w:rsidR="00FD3105" w:rsidRDefault="00FD3105">
      <w:pPr>
        <w:pStyle w:val="pxcomnt"/>
      </w:pPr>
    </w:p>
    <w:p w14:paraId="2876B222" w14:textId="77777777" w:rsidR="00FD3105" w:rsidRDefault="00FD3105">
      <w:pPr>
        <w:pStyle w:val="pxhac"/>
        <w:spacing w:before="180"/>
        <w:jc w:val="center"/>
      </w:pPr>
      <w:r>
        <w:rPr>
          <w:rStyle w:val="pxb"/>
          <w:b/>
          <w:bCs/>
        </w:rPr>
        <w:t>Author's Comment</w:t>
      </w:r>
    </w:p>
    <w:p w14:paraId="6C9C92AC"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p.ct.id="3d29be30775711ee8e1ba9ecff0bf883|45|10:45"</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st.ref.id="I04A2W4"</w:instrText>
      </w:r>
      <w:r>
        <w:rPr>
          <w:rStyle w:val="pxst"/>
        </w:rPr>
        <w:fldChar w:fldCharType="end"/>
      </w:r>
      <w:r>
        <w:rPr>
          <w:rStyle w:val="pxst"/>
          <w:vanish/>
        </w:rPr>
        <w:t>&amp;s;</w:t>
      </w:r>
      <w:r>
        <w:rPr>
          <w:rStyle w:val="pxvis"/>
          <w:rFonts w:ascii="Times NewRoman" w:hAnsi="Times NewRoman"/>
          <w:b w:val="0"/>
          <w:sz w:val="24"/>
        </w:rPr>
        <w:t>§</w:t>
      </w:r>
      <w:r>
        <w:rPr>
          <w:rStyle w:val="pxst"/>
        </w:rPr>
        <w:t>64.061(3), Fla. Stat.</w:t>
      </w:r>
      <w:r>
        <w:t xml:space="preserve">; </w:t>
      </w:r>
      <w:r>
        <w:rPr>
          <w:rStyle w:val="pxst"/>
          <w:color w:val="FF0000"/>
          <w:sz w:val="20"/>
          <w:szCs w:val="20"/>
          <w:vertAlign w:val="superscript"/>
        </w:rPr>
        <w:t>►</w:t>
      </w:r>
      <w:r>
        <w:rPr>
          <w:rStyle w:val="pxst"/>
        </w:rPr>
        <w:fldChar w:fldCharType="begin"/>
      </w:r>
      <w:r>
        <w:rPr>
          <w:rStyle w:val="pxst"/>
        </w:rPr>
        <w:instrText>st.ref.id="I04A2QG"</w:instrText>
      </w:r>
      <w:r>
        <w:rPr>
          <w:rStyle w:val="pxst"/>
        </w:rPr>
        <w:fldChar w:fldCharType="end"/>
      </w:r>
      <w:r>
        <w:rPr>
          <w:rStyle w:val="pxst"/>
          <w:vanish/>
        </w:rPr>
        <w:t>&amp;s;</w:t>
      </w:r>
      <w:r>
        <w:rPr>
          <w:rStyle w:val="pxvis"/>
          <w:rFonts w:ascii="Times NewRoman" w:hAnsi="Times NewRoman"/>
          <w:b w:val="0"/>
          <w:sz w:val="24"/>
        </w:rPr>
        <w:t>§</w:t>
      </w:r>
      <w:r>
        <w:rPr>
          <w:rStyle w:val="pxst"/>
        </w:rPr>
        <w:t>64.081, Fla. Stat.</w:t>
      </w:r>
      <w:r>
        <w:t xml:space="preserve"> (attorney fees); </w:t>
      </w:r>
      <w:r>
        <w:rPr>
          <w:rStyle w:val="pxx"/>
          <w:color w:val="FF0000"/>
          <w:sz w:val="20"/>
          <w:szCs w:val="20"/>
          <w:vertAlign w:val="superscript"/>
        </w:rPr>
        <w:t>►</w:t>
      </w:r>
      <w:r>
        <w:rPr>
          <w:rStyle w:val="pxx"/>
        </w:rPr>
        <w:fldChar w:fldCharType="begin"/>
      </w:r>
      <w:r>
        <w:rPr>
          <w:rStyle w:val="pxx"/>
        </w:rPr>
        <w:instrText>x.ref.id="I02MBVZ"</w:instrText>
      </w:r>
      <w:r>
        <w:rPr>
          <w:rStyle w:val="pxx"/>
        </w:rPr>
        <w:fldChar w:fldCharType="end"/>
      </w:r>
      <w:r>
        <w:rPr>
          <w:rStyle w:val="pxx"/>
          <w:vanish/>
        </w:rPr>
        <w:t>&amp;s;</w:t>
      </w:r>
      <w:r>
        <w:rPr>
          <w:rStyle w:val="pxvis"/>
          <w:rFonts w:ascii="Times NewRoman" w:hAnsi="Times NewRoman"/>
          <w:b w:val="0"/>
          <w:sz w:val="24"/>
        </w:rPr>
        <w:t>§</w:t>
      </w:r>
      <w:r>
        <w:rPr>
          <w:rStyle w:val="pxx"/>
        </w:rPr>
        <w:t>10:6</w:t>
      </w:r>
      <w:r>
        <w:t xml:space="preserve">; </w:t>
      </w:r>
      <w:r>
        <w:rPr>
          <w:rStyle w:val="pxx"/>
          <w:color w:val="FF0000"/>
          <w:sz w:val="20"/>
          <w:szCs w:val="20"/>
          <w:vertAlign w:val="superscript"/>
        </w:rPr>
        <w:t>►</w:t>
      </w:r>
      <w:r>
        <w:rPr>
          <w:rStyle w:val="pxx"/>
        </w:rPr>
        <w:fldChar w:fldCharType="begin"/>
      </w:r>
      <w:r>
        <w:rPr>
          <w:rStyle w:val="pxx"/>
        </w:rPr>
        <w:instrText>x.ref.id="I02TGON"</w:instrText>
      </w:r>
      <w:r>
        <w:rPr>
          <w:rStyle w:val="pxx"/>
        </w:rPr>
        <w:fldChar w:fldCharType="end"/>
      </w:r>
      <w:r>
        <w:rPr>
          <w:rStyle w:val="pxx"/>
          <w:vanish/>
        </w:rPr>
        <w:t>&amp;s;</w:t>
      </w:r>
      <w:r>
        <w:rPr>
          <w:rStyle w:val="pxvis"/>
          <w:rFonts w:ascii="Times NewRoman" w:hAnsi="Times NewRoman"/>
          <w:b w:val="0"/>
          <w:sz w:val="24"/>
        </w:rPr>
        <w:t>§</w:t>
      </w:r>
      <w:r>
        <w:rPr>
          <w:rStyle w:val="pxx"/>
        </w:rPr>
        <w:t>10:46</w:t>
      </w:r>
      <w:r>
        <w:t xml:space="preserve"> (for the form of order on fees).</w:t>
      </w:r>
    </w:p>
    <w:p w14:paraId="4DB3C5E6" w14:textId="77777777" w:rsidR="00FD3105" w:rsidRDefault="00FD3105">
      <w:pPr>
        <w:pStyle w:val="pxs"/>
        <w:spacing w:before="180"/>
        <w:rPr>
          <w:sz w:val="27"/>
          <w:szCs w:val="27"/>
        </w:rPr>
      </w:pPr>
      <w:r>
        <w:rPr>
          <w:sz w:val="27"/>
          <w:szCs w:val="27"/>
        </w:rPr>
        <w:t>10:46. Judgment</w:t>
      </w:r>
      <w:r>
        <w:rPr>
          <w:rStyle w:val="pxsep"/>
        </w:rPr>
        <w:t xml:space="preserve">-- </w:t>
      </w:r>
      <w:r>
        <w:rPr>
          <w:sz w:val="27"/>
          <w:szCs w:val="27"/>
        </w:rPr>
        <w:t>Partition, indivisible</w:t>
      </w:r>
    </w:p>
    <w:p w14:paraId="04BBD450" w14:textId="77777777" w:rsidR="00FD3105" w:rsidRDefault="00FD3105">
      <w:pPr>
        <w:pStyle w:val="pxov"/>
        <w:rPr>
          <w:vanish/>
        </w:rPr>
      </w:pPr>
      <w:r>
        <w:rPr>
          <w:vanish/>
        </w:rPr>
        <w:t>FMS</w:t>
      </w:r>
    </w:p>
    <w:p w14:paraId="34CCA6AD" w14:textId="77777777" w:rsidR="00FD3105" w:rsidRDefault="00FD3105">
      <w:pPr>
        <w:pStyle w:val="pxov"/>
        <w:rPr>
          <w:vanish/>
        </w:rPr>
      </w:pPr>
      <w:r>
        <w:rPr>
          <w:vanish/>
        </w:rPr>
        <w:t>LCV</w:t>
      </w:r>
    </w:p>
    <w:p w14:paraId="2A231BBB" w14:textId="77777777" w:rsidR="00FD3105" w:rsidRDefault="00FD3105">
      <w:pPr>
        <w:pStyle w:val="pxov"/>
        <w:rPr>
          <w:vanish/>
        </w:rPr>
      </w:pPr>
      <w:r>
        <w:rPr>
          <w:vanish/>
        </w:rPr>
        <w:t>LSC</w:t>
      </w:r>
    </w:p>
    <w:p w14:paraId="1FEBA974" w14:textId="77777777" w:rsidR="00FD3105" w:rsidRDefault="00FD3105">
      <w:pPr>
        <w:pStyle w:val="pxov"/>
        <w:rPr>
          <w:vanish/>
        </w:rPr>
      </w:pPr>
      <w:r>
        <w:rPr>
          <w:vanish/>
        </w:rPr>
        <w:t>LS7</w:t>
      </w:r>
    </w:p>
    <w:p w14:paraId="2ED09CC9" w14:textId="77777777" w:rsidR="00FD3105" w:rsidRDefault="00FD3105">
      <w:pPr>
        <w:pStyle w:val="pxov"/>
        <w:rPr>
          <w:vanish/>
        </w:rPr>
      </w:pPr>
      <w:r>
        <w:rPr>
          <w:vanish/>
        </w:rPr>
        <w:t>REL</w:t>
      </w:r>
    </w:p>
    <w:p w14:paraId="141B961A" w14:textId="77777777" w:rsidR="00FD3105" w:rsidRDefault="00FD3105">
      <w:pPr>
        <w:pStyle w:val="pxov"/>
        <w:rPr>
          <w:vanish/>
        </w:rPr>
      </w:pPr>
      <w:r>
        <w:rPr>
          <w:vanish/>
        </w:rPr>
        <w:t>COV</w:t>
      </w:r>
    </w:p>
    <w:p w14:paraId="015A1713" w14:textId="77777777" w:rsidR="00FD3105" w:rsidRDefault="00FD3105">
      <w:pPr>
        <w:pStyle w:val="pxov"/>
        <w:rPr>
          <w:vanish/>
        </w:rPr>
      </w:pPr>
      <w:r>
        <w:rPr>
          <w:vanish/>
        </w:rPr>
        <w:t>FCV</w:t>
      </w:r>
    </w:p>
    <w:p w14:paraId="7833ED25" w14:textId="77777777" w:rsidR="00FD3105" w:rsidRDefault="00FD3105">
      <w:pPr>
        <w:pStyle w:val="pxov"/>
        <w:rPr>
          <w:vanish/>
        </w:rPr>
      </w:pPr>
      <w:r>
        <w:rPr>
          <w:vanish/>
        </w:rPr>
        <w:t>FLG</w:t>
      </w:r>
    </w:p>
    <w:p w14:paraId="7B1D9BF3" w14:textId="77777777" w:rsidR="00FD3105" w:rsidRDefault="00FD3105">
      <w:pPr>
        <w:pStyle w:val="pxformfcapfac"/>
        <w:jc w:val="center"/>
        <w:rPr>
          <w:sz w:val="24"/>
          <w:szCs w:val="24"/>
        </w:rPr>
      </w:pPr>
      <w:r>
        <w:rPr>
          <w:color w:val="FF0000"/>
          <w:sz w:val="20"/>
          <w:szCs w:val="20"/>
          <w:vertAlign w:val="superscript"/>
        </w:rPr>
        <w:t>►</w:t>
      </w:r>
      <w:r>
        <w:rPr>
          <w:sz w:val="24"/>
          <w:szCs w:val="24"/>
        </w:rPr>
        <w:fldChar w:fldCharType="begin"/>
      </w:r>
      <w:r>
        <w:rPr>
          <w:sz w:val="24"/>
          <w:szCs w:val="24"/>
        </w:rPr>
        <w:instrText>form.du="0"</w:instrText>
      </w:r>
      <w:r>
        <w:rPr>
          <w:sz w:val="24"/>
          <w:szCs w:val="24"/>
        </w:rPr>
        <w:fldChar w:fldCharType="end"/>
      </w:r>
      <w:r>
        <w:rPr>
          <w:sz w:val="24"/>
          <w:szCs w:val="24"/>
        </w:rPr>
        <w:fldChar w:fldCharType="begin"/>
      </w:r>
      <w:r>
        <w:rPr>
          <w:sz w:val="24"/>
          <w:szCs w:val="24"/>
        </w:rPr>
        <w:instrText>form.fid="I6d2dd5309fed11dfbf230000837214a9"</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fcap.ref="manual"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sz w:val="24"/>
          <w:szCs w:val="24"/>
        </w:rPr>
        <w:t xml:space="preserve">IN THE CIRCUIT COURT FOR </w:t>
      </w:r>
      <w:r>
        <w:rPr>
          <w:rStyle w:val="pxfinstr"/>
          <w:i/>
          <w:iCs/>
          <w:szCs w:val="24"/>
        </w:rPr>
        <w:t>[NAME OF COUNTY]</w:t>
      </w:r>
      <w:r>
        <w:rPr>
          <w:sz w:val="24"/>
          <w:szCs w:val="24"/>
        </w:rPr>
        <w:t>, FLORIDA</w:t>
      </w:r>
    </w:p>
    <w:p w14:paraId="39F4BA3B" w14:textId="77777777" w:rsidR="00FD3105" w:rsidRDefault="00FD3105">
      <w:pPr>
        <w:pStyle w:val="pxformfcaptbl"/>
        <w:ind w:left="500"/>
      </w:pPr>
      <w:r>
        <w:t xml:space="preserve"> </w:t>
      </w:r>
      <w:r>
        <w:rPr>
          <w:color w:val="FF0000"/>
          <w:sz w:val="20"/>
          <w:szCs w:val="20"/>
          <w:vertAlign w:val="superscript"/>
        </w:rPr>
        <w:t>►</w:t>
      </w:r>
      <w:r>
        <w:fldChar w:fldCharType="begin"/>
      </w:r>
      <w:r>
        <w:instrText>tbl.brace.end="5"</w:instrText>
      </w:r>
      <w:r>
        <w:fldChar w:fldCharType="end"/>
      </w:r>
      <w:r>
        <w:fldChar w:fldCharType="begin"/>
      </w:r>
      <w:r>
        <w:instrText>tbl.brace.start="1"</w:instrText>
      </w:r>
      <w:r>
        <w:fldChar w:fldCharType="end"/>
      </w:r>
      <w:r>
        <w:fldChar w:fldCharType="begin"/>
      </w:r>
      <w:r>
        <w:instrText>tbl.ident="I065C63"</w:instrText>
      </w:r>
      <w:r>
        <w:fldChar w:fldCharType="end"/>
      </w:r>
      <w:r>
        <w:fldChar w:fldCharType="begin"/>
      </w:r>
      <w:r>
        <w:instrText>tbl.uuid="I031KUC"</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7C993422"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1C72003A"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tgroup.cols="4"</w:instrText>
      </w:r>
      <w:r>
        <w:fldChar w:fldCharType="end"/>
      </w:r>
    </w:p>
    <w:p w14:paraId="5C7F7EEB"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colspec.colwidth="7*"</w:instrText>
      </w:r>
      <w:r>
        <w:fldChar w:fldCharType="end"/>
      </w:r>
    </w:p>
    <w:p w14:paraId="2234F303"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colspec.colwidth="16*"</w:instrText>
      </w:r>
      <w:r>
        <w:fldChar w:fldCharType="end"/>
      </w:r>
    </w:p>
    <w:p w14:paraId="645B744F" w14:textId="77777777" w:rsidR="00FD3105" w:rsidRDefault="00FD3105">
      <w:pPr>
        <w:pStyle w:val="pxcolspec"/>
      </w:pPr>
      <w:r>
        <w:rPr>
          <w:color w:val="FF0000"/>
          <w:sz w:val="20"/>
          <w:szCs w:val="20"/>
          <w:vertAlign w:val="superscript"/>
        </w:rPr>
        <w:t>►</w:t>
      </w:r>
      <w:r>
        <w:fldChar w:fldCharType="begin"/>
      </w:r>
      <w:r>
        <w:instrText>colspec.align="center"</w:instrText>
      </w:r>
      <w:r>
        <w:fldChar w:fldCharType="end"/>
      </w:r>
      <w:r>
        <w:fldChar w:fldCharType="begin"/>
      </w:r>
      <w:r>
        <w:instrText>colspec.colname="3"</w:instrText>
      </w:r>
      <w:r>
        <w:fldChar w:fldCharType="end"/>
      </w:r>
      <w:r>
        <w:fldChar w:fldCharType="begin"/>
      </w:r>
      <w:r>
        <w:instrText>colspec.colnum="3"</w:instrText>
      </w:r>
      <w:r>
        <w:fldChar w:fldCharType="end"/>
      </w:r>
      <w:r>
        <w:fldChar w:fldCharType="begin"/>
      </w:r>
      <w:r>
        <w:instrText>colspec.colwidth="7*"</w:instrText>
      </w:r>
      <w:r>
        <w:fldChar w:fldCharType="end"/>
      </w:r>
    </w:p>
    <w:p w14:paraId="2389D9B6" w14:textId="77777777" w:rsidR="00FD3105" w:rsidRDefault="00FD3105">
      <w:pPr>
        <w:pStyle w:val="pxcolspec"/>
      </w:pPr>
      <w:r>
        <w:rPr>
          <w:color w:val="FF0000"/>
          <w:sz w:val="20"/>
          <w:szCs w:val="20"/>
          <w:vertAlign w:val="superscript"/>
        </w:rPr>
        <w:t>►</w:t>
      </w:r>
      <w:r>
        <w:fldChar w:fldCharType="begin"/>
      </w:r>
      <w:r>
        <w:instrText>colspec.colname="4"</w:instrText>
      </w:r>
      <w:r>
        <w:fldChar w:fldCharType="end"/>
      </w:r>
      <w:r>
        <w:fldChar w:fldCharType="begin"/>
      </w:r>
      <w:r>
        <w:instrText>colspec.colnum="4"</w:instrText>
      </w:r>
      <w:r>
        <w:fldChar w:fldCharType="end"/>
      </w:r>
      <w:r>
        <w:fldChar w:fldCharType="begin"/>
      </w:r>
      <w:r>
        <w:instrText>colspec.colwidth="34*"</w:instrText>
      </w:r>
      <w:r>
        <w:fldChar w:fldCharType="end"/>
      </w:r>
    </w:p>
    <w:tbl>
      <w:tblPr>
        <w:tblW w:w="0" w:type="auto"/>
        <w:tblLayout w:type="fixed"/>
        <w:tblCellMar>
          <w:left w:w="0" w:type="dxa"/>
          <w:right w:w="0" w:type="dxa"/>
        </w:tblCellMar>
        <w:tblLook w:val="0000" w:firstRow="0" w:lastRow="0" w:firstColumn="0" w:lastColumn="0" w:noHBand="0" w:noVBand="0"/>
      </w:tblPr>
      <w:tblGrid>
        <w:gridCol w:w="2160"/>
        <w:gridCol w:w="2160"/>
        <w:gridCol w:w="2160"/>
        <w:gridCol w:w="2160"/>
      </w:tblGrid>
      <w:tr w:rsidR="00FD3105" w14:paraId="5BF6CCF5" w14:textId="77777777">
        <w:tblPrEx>
          <w:tblCellMar>
            <w:top w:w="0" w:type="dxa"/>
            <w:left w:w="0" w:type="dxa"/>
            <w:bottom w:w="0" w:type="dxa"/>
            <w:right w:w="0" w:type="dxa"/>
          </w:tblCellMar>
        </w:tblPrEx>
        <w:tc>
          <w:tcPr>
            <w:tcW w:w="2160" w:type="dxa"/>
            <w:tcBorders>
              <w:top w:val="nil"/>
              <w:left w:val="nil"/>
              <w:bottom w:val="nil"/>
              <w:right w:val="nil"/>
            </w:tcBorders>
          </w:tcPr>
          <w:p w14:paraId="7A71DAE1" w14:textId="77777777" w:rsidR="00FD3105" w:rsidRDefault="00FD3105">
            <w:r>
              <w:rPr>
                <w:color w:val="FF0000"/>
                <w:sz w:val="20"/>
                <w:szCs w:val="20"/>
                <w:vertAlign w:val="superscript"/>
              </w:rPr>
              <w:t>►</w:t>
            </w:r>
            <w:r>
              <w:fldChar w:fldCharType="begin"/>
            </w:r>
            <w:r>
              <w:instrText>tbody.valign="top"</w:instrText>
            </w:r>
            <w:r>
              <w:fldChar w:fldCharType="end"/>
            </w:r>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PLAINTIFF]</w:t>
            </w:r>
            <w:r>
              <w:rPr>
                <w:rStyle w:val="pxrowentry"/>
              </w:rPr>
              <w:t>,</w:t>
            </w:r>
          </w:p>
        </w:tc>
        <w:tc>
          <w:tcPr>
            <w:tcW w:w="2160" w:type="dxa"/>
            <w:tcBorders>
              <w:top w:val="nil"/>
              <w:left w:val="nil"/>
              <w:bottom w:val="nil"/>
              <w:right w:val="nil"/>
            </w:tcBorders>
          </w:tcPr>
          <w:p w14:paraId="7CE6D9AE" w14:textId="77777777" w:rsidR="00FD3105" w:rsidRDefault="00FD3105">
            <w:r>
              <w:rPr>
                <w:rStyle w:val="pxentry"/>
                <w:color w:val="FF0000"/>
                <w:sz w:val="20"/>
                <w:szCs w:val="20"/>
                <w:vertAlign w:val="superscript"/>
              </w:rPr>
              <w:t>►</w:t>
            </w:r>
            <w:r>
              <w:rPr>
                <w:rStyle w:val="pxentry"/>
              </w:rPr>
              <w:fldChar w:fldCharType="begin"/>
            </w:r>
            <w:r>
              <w:rPr>
                <w:rStyle w:val="pxentry"/>
              </w:rPr>
              <w:instrText>entry.morerows="4"</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vanish/>
              </w:rPr>
              <w:t>&amp;brace;</w:t>
            </w:r>
            <w:r>
              <w:rPr>
                <w:rStyle w:val="pxvis"/>
                <w:rFonts w:ascii="Times NewRoman" w:hAnsi="Times NewRoman"/>
                <w:b w:val="0"/>
                <w:sz w:val="24"/>
              </w:rPr>
              <w:t>}</w:t>
            </w:r>
          </w:p>
        </w:tc>
        <w:tc>
          <w:tcPr>
            <w:tcW w:w="2160" w:type="dxa"/>
            <w:tcBorders>
              <w:top w:val="nil"/>
              <w:left w:val="nil"/>
              <w:bottom w:val="nil"/>
              <w:right w:val="nil"/>
            </w:tcBorders>
          </w:tcPr>
          <w:p w14:paraId="3F39D070"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27FE25A4" w14:textId="77777777" w:rsidR="00FD3105" w:rsidRDefault="00FD3105"/>
        </w:tc>
      </w:tr>
      <w:tr w:rsidR="00FD3105" w14:paraId="3EE86CBC" w14:textId="77777777">
        <w:tblPrEx>
          <w:tblCellMar>
            <w:top w:w="0" w:type="dxa"/>
            <w:left w:w="0" w:type="dxa"/>
            <w:bottom w:w="0" w:type="dxa"/>
            <w:right w:w="0" w:type="dxa"/>
          </w:tblCellMar>
        </w:tblPrEx>
        <w:tc>
          <w:tcPr>
            <w:tcW w:w="2160" w:type="dxa"/>
            <w:tcBorders>
              <w:top w:val="nil"/>
              <w:left w:val="nil"/>
              <w:bottom w:val="nil"/>
              <w:right w:val="nil"/>
            </w:tcBorders>
          </w:tcPr>
          <w:p w14:paraId="2621BEAE"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779CCD5C"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Plaintiff,</w:t>
            </w:r>
          </w:p>
        </w:tc>
        <w:tc>
          <w:tcPr>
            <w:tcW w:w="2160" w:type="dxa"/>
            <w:tcBorders>
              <w:top w:val="nil"/>
              <w:left w:val="nil"/>
              <w:bottom w:val="nil"/>
              <w:right w:val="nil"/>
            </w:tcBorders>
          </w:tcPr>
          <w:p w14:paraId="557F2C72"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0AD8EC28" w14:textId="77777777" w:rsidR="00FD3105" w:rsidRDefault="00FD3105"/>
        </w:tc>
      </w:tr>
      <w:tr w:rsidR="00FD3105" w14:paraId="43E4D372" w14:textId="77777777">
        <w:tblPrEx>
          <w:tblCellMar>
            <w:top w:w="0" w:type="dxa"/>
            <w:left w:w="0" w:type="dxa"/>
            <w:bottom w:w="0" w:type="dxa"/>
            <w:right w:w="0" w:type="dxa"/>
          </w:tblCellMar>
        </w:tblPrEx>
        <w:tc>
          <w:tcPr>
            <w:tcW w:w="2160" w:type="dxa"/>
            <w:tcBorders>
              <w:top w:val="nil"/>
              <w:left w:val="nil"/>
              <w:bottom w:val="nil"/>
              <w:right w:val="nil"/>
            </w:tcBorders>
          </w:tcPr>
          <w:p w14:paraId="75A03698"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entry.align="left"</w:instrText>
            </w:r>
            <w:r>
              <w:rPr>
                <w:rStyle w:val="pxrowentry"/>
              </w:rPr>
              <w:fldChar w:fldCharType="end"/>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v.</w:t>
            </w:r>
          </w:p>
        </w:tc>
        <w:tc>
          <w:tcPr>
            <w:tcW w:w="2160" w:type="dxa"/>
            <w:tcBorders>
              <w:top w:val="nil"/>
              <w:left w:val="nil"/>
              <w:bottom w:val="nil"/>
              <w:right w:val="nil"/>
            </w:tcBorders>
          </w:tcPr>
          <w:p w14:paraId="1E5B5E4E"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 xml:space="preserve">CASE </w:t>
            </w:r>
            <w:r>
              <w:rPr>
                <w:rStyle w:val="pxfinstr"/>
                <w:i/>
                <w:iCs/>
              </w:rPr>
              <w:t>[CASE NUMBER]</w:t>
            </w:r>
          </w:p>
        </w:tc>
        <w:tc>
          <w:tcPr>
            <w:tcW w:w="2160" w:type="dxa"/>
            <w:tcBorders>
              <w:top w:val="nil"/>
              <w:left w:val="nil"/>
              <w:bottom w:val="nil"/>
              <w:right w:val="nil"/>
            </w:tcBorders>
          </w:tcPr>
          <w:p w14:paraId="323D9E31" w14:textId="77777777" w:rsidR="00FD3105" w:rsidRDefault="00FD3105"/>
        </w:tc>
        <w:tc>
          <w:tcPr>
            <w:tcW w:w="2160" w:type="dxa"/>
            <w:tcBorders>
              <w:top w:val="nil"/>
              <w:left w:val="nil"/>
              <w:bottom w:val="nil"/>
              <w:right w:val="nil"/>
            </w:tcBorders>
          </w:tcPr>
          <w:p w14:paraId="00EA9F10" w14:textId="77777777" w:rsidR="00FD3105" w:rsidRDefault="00FD3105"/>
        </w:tc>
      </w:tr>
      <w:tr w:rsidR="00FD3105" w14:paraId="67C755B9" w14:textId="77777777">
        <w:tblPrEx>
          <w:tblCellMar>
            <w:top w:w="0" w:type="dxa"/>
            <w:left w:w="0" w:type="dxa"/>
            <w:bottom w:w="0" w:type="dxa"/>
            <w:right w:w="0" w:type="dxa"/>
          </w:tblCellMar>
        </w:tblPrEx>
        <w:tc>
          <w:tcPr>
            <w:tcW w:w="2160" w:type="dxa"/>
            <w:tcBorders>
              <w:top w:val="nil"/>
              <w:left w:val="nil"/>
              <w:bottom w:val="nil"/>
              <w:right w:val="nil"/>
            </w:tcBorders>
          </w:tcPr>
          <w:p w14:paraId="3C90A3D1"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DEFENDANT]</w:t>
            </w:r>
            <w:r>
              <w:rPr>
                <w:rStyle w:val="pxrowentry"/>
              </w:rPr>
              <w:t>,</w:t>
            </w:r>
          </w:p>
        </w:tc>
        <w:tc>
          <w:tcPr>
            <w:tcW w:w="2160" w:type="dxa"/>
            <w:tcBorders>
              <w:top w:val="nil"/>
              <w:left w:val="nil"/>
              <w:bottom w:val="nil"/>
              <w:right w:val="nil"/>
            </w:tcBorders>
          </w:tcPr>
          <w:p w14:paraId="13E96158"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7B482D54" w14:textId="77777777" w:rsidR="00FD3105" w:rsidRDefault="00FD3105"/>
        </w:tc>
        <w:tc>
          <w:tcPr>
            <w:tcW w:w="2160" w:type="dxa"/>
            <w:tcBorders>
              <w:top w:val="nil"/>
              <w:left w:val="nil"/>
              <w:bottom w:val="nil"/>
              <w:right w:val="nil"/>
            </w:tcBorders>
          </w:tcPr>
          <w:p w14:paraId="1AFFF0D8" w14:textId="77777777" w:rsidR="00FD3105" w:rsidRDefault="00FD3105"/>
        </w:tc>
      </w:tr>
      <w:tr w:rsidR="00FD3105" w14:paraId="3332B958" w14:textId="77777777">
        <w:tblPrEx>
          <w:tblCellMar>
            <w:top w:w="0" w:type="dxa"/>
            <w:left w:w="0" w:type="dxa"/>
            <w:bottom w:w="0" w:type="dxa"/>
            <w:right w:w="0" w:type="dxa"/>
          </w:tblCellMar>
        </w:tblPrEx>
        <w:tc>
          <w:tcPr>
            <w:tcW w:w="2160" w:type="dxa"/>
            <w:tcBorders>
              <w:top w:val="nil"/>
              <w:left w:val="nil"/>
              <w:bottom w:val="nil"/>
              <w:right w:val="nil"/>
            </w:tcBorders>
          </w:tcPr>
          <w:p w14:paraId="65309071"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13223105"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Defendant.</w:t>
            </w:r>
          </w:p>
        </w:tc>
        <w:tc>
          <w:tcPr>
            <w:tcW w:w="2160" w:type="dxa"/>
            <w:tcBorders>
              <w:top w:val="nil"/>
              <w:left w:val="nil"/>
              <w:bottom w:val="nil"/>
              <w:right w:val="nil"/>
            </w:tcBorders>
          </w:tcPr>
          <w:p w14:paraId="21BF4ADC"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42A79CAF" w14:textId="77777777" w:rsidR="00FD3105" w:rsidRDefault="00FD3105"/>
        </w:tc>
      </w:tr>
    </w:tbl>
    <w:p w14:paraId="3BFD41A8" w14:textId="77777777" w:rsidR="00FD3105" w:rsidRDefault="00FD3105">
      <w:pPr>
        <w:pStyle w:val="pxtbody"/>
      </w:pPr>
    </w:p>
    <w:p w14:paraId="7DCC97F4" w14:textId="77777777" w:rsidR="00FD3105" w:rsidRDefault="00FD3105"/>
    <w:p w14:paraId="2CEE683F" w14:textId="77777777" w:rsidR="00FD3105" w:rsidRDefault="00FD3105">
      <w:pPr>
        <w:pStyle w:val="pxformhac"/>
        <w:spacing w:before="180"/>
        <w:jc w:val="center"/>
      </w:pPr>
      <w:r>
        <w:t xml:space="preserve">FINAL JUDGMENT </w:t>
      </w:r>
    </w:p>
    <w:p w14:paraId="5122156C"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p.ct.id="3d29be30775711ee8e1ba9ecff0bf883|46|10:46"</w:instrText>
      </w:r>
      <w:r>
        <w:fldChar w:fldCharType="end"/>
      </w:r>
      <w:r>
        <w:t xml:space="preserve">This action was tried before the court. On the evidence presented the court finds that plaintiff's attorney has reasonably expended </w:t>
      </w:r>
      <w:r>
        <w:rPr>
          <w:rStyle w:val="pxfinstr"/>
          <w:i/>
          <w:iCs/>
        </w:rPr>
        <w:t>[number of hours]</w:t>
      </w:r>
      <w:r>
        <w:t xml:space="preserve"> hours in representing plaintiff and that $</w:t>
      </w:r>
      <w:r>
        <w:rPr>
          <w:rStyle w:val="pxfinstr"/>
          <w:i/>
          <w:iCs/>
        </w:rPr>
        <w:t>[dollar amount of services]</w:t>
      </w:r>
      <w:r>
        <w:t xml:space="preserve"> is a reasonable hourly rate for the services, and defendant's attorney has reasonably expended </w:t>
      </w:r>
      <w:r>
        <w:rPr>
          <w:rStyle w:val="pxfinstr"/>
          <w:i/>
          <w:iCs/>
        </w:rPr>
        <w:t>[number of hours]</w:t>
      </w:r>
      <w:r>
        <w:t xml:space="preserve"> hours in representing defendant and that $</w:t>
      </w:r>
      <w:r>
        <w:rPr>
          <w:rStyle w:val="pxfinstr"/>
          <w:i/>
          <w:iCs/>
        </w:rPr>
        <w:t>[dollar amount of services]</w:t>
      </w:r>
      <w:r>
        <w:t xml:space="preserve"> is a reasonable hourly rate for the services, so</w:t>
      </w:r>
    </w:p>
    <w:p w14:paraId="239CB697"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p.ct.id="3d29be30775711ee8e1ba9ecff0bf883|46|10:46"</w:instrText>
      </w:r>
      <w:r>
        <w:fldChar w:fldCharType="end"/>
      </w:r>
      <w:r>
        <w:t>IT IS ADJUDGED that:</w:t>
      </w:r>
    </w:p>
    <w:p w14:paraId="4E1576FA" w14:textId="77777777" w:rsidR="00FD3105" w:rsidRDefault="00FD3105">
      <w:pPr>
        <w:pStyle w:val="pxformfl"/>
        <w:ind w:left="500"/>
      </w:pPr>
      <w:r>
        <w:t xml:space="preserve"> </w:t>
      </w:r>
    </w:p>
    <w:p w14:paraId="28823089"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1. </w:t>
      </w:r>
    </w:p>
    <w:p w14:paraId="258CB7D6"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p.ct.id="3d29be30775711ee8e1ba9ecff0bf883|46|10:46"</w:instrText>
      </w:r>
      <w:r>
        <w:fldChar w:fldCharType="end"/>
      </w:r>
      <w:r>
        <w:t xml:space="preserve">Plaintiff </w:t>
      </w:r>
      <w:r>
        <w:rPr>
          <w:rStyle w:val="pxfinstr"/>
          <w:i/>
          <w:iCs/>
        </w:rPr>
        <w:t>[NAME OF PLAINTIFF]</w:t>
      </w:r>
      <w:r>
        <w:t xml:space="preserve">, whose address is </w:t>
      </w:r>
      <w:r>
        <w:rPr>
          <w:rStyle w:val="pxfinstr"/>
          <w:i/>
          <w:iCs/>
        </w:rPr>
        <w:t>[address of plaintiff]</w:t>
      </w:r>
      <w:r>
        <w:t xml:space="preserve">, and defendant </w:t>
      </w:r>
      <w:r>
        <w:rPr>
          <w:rStyle w:val="pxfinstr"/>
          <w:i/>
          <w:iCs/>
        </w:rPr>
        <w:t>[NAME OF DEFENDANT]</w:t>
      </w:r>
      <w:r>
        <w:t xml:space="preserve"> each own an undivided </w:t>
      </w:r>
      <w:r>
        <w:rPr>
          <w:rStyle w:val="pxfinstr"/>
          <w:i/>
          <w:iCs/>
        </w:rPr>
        <w:t>[specification of fraction of interest]</w:t>
      </w:r>
      <w:r>
        <w:t xml:space="preserve"> interest as tenants in common in the real property in </w:t>
      </w:r>
      <w:r>
        <w:rPr>
          <w:rStyle w:val="pxfinstr"/>
          <w:i/>
          <w:iCs/>
        </w:rPr>
        <w:t>[name of county]</w:t>
      </w:r>
      <w:r>
        <w:t>, Florida described as:</w:t>
      </w:r>
    </w:p>
    <w:p w14:paraId="22754BD5" w14:textId="77777777" w:rsidR="00FD3105" w:rsidRDefault="00FD3105">
      <w:pPr>
        <w:pStyle w:val="pxformfac"/>
        <w:jc w:val="center"/>
        <w:rPr>
          <w:sz w:val="24"/>
          <w:szCs w:val="24"/>
        </w:rPr>
      </w:pP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rStyle w:val="pxfinstr"/>
          <w:i/>
          <w:iCs/>
          <w:szCs w:val="24"/>
        </w:rPr>
        <w:t>[legal description of property]</w:t>
      </w:r>
      <w:r>
        <w:rPr>
          <w:sz w:val="24"/>
          <w:szCs w:val="24"/>
        </w:rPr>
        <w:t>.</w:t>
      </w:r>
    </w:p>
    <w:p w14:paraId="08EB01F9"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2. </w:t>
      </w:r>
    </w:p>
    <w:p w14:paraId="3AB76DE5"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p.ct.id="3d29be30775711ee8e1ba9ecff0bf883|46|10:46"</w:instrText>
      </w:r>
      <w:r>
        <w:fldChar w:fldCharType="end"/>
      </w:r>
      <w:r>
        <w:t>The property is indivisible and cannot be partitioned in kind.</w:t>
      </w:r>
    </w:p>
    <w:p w14:paraId="29FFCC20"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3. </w:t>
      </w:r>
    </w:p>
    <w:p w14:paraId="5546AA9C"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p.ct.id="3d29be30775711ee8e1ba9ecff0bf883|46|10:46"</w:instrText>
      </w:r>
      <w:r>
        <w:fldChar w:fldCharType="end"/>
      </w:r>
      <w:r>
        <w:t xml:space="preserve">The clerk of this court shall sell the property at public sale on </w:t>
      </w:r>
      <w:r>
        <w:rPr>
          <w:rStyle w:val="pxfinstr"/>
          <w:i/>
          <w:iCs/>
        </w:rPr>
        <w:t>[date of auction]</w:t>
      </w:r>
      <w:r>
        <w:t xml:space="preserve"> between 11:00 a.m. and 2:00 p.m. to the highest bidder for cash, except as provided in paragraph 5, at the </w:t>
      </w:r>
      <w:r>
        <w:rPr>
          <w:rStyle w:val="pxfinstr"/>
          <w:i/>
          <w:iCs/>
        </w:rPr>
        <w:t>[location of sale]</w:t>
      </w:r>
      <w:r>
        <w:t xml:space="preserve"> door of the courthouse in </w:t>
      </w:r>
      <w:r>
        <w:rPr>
          <w:rStyle w:val="pxfinstr"/>
          <w:i/>
          <w:iCs/>
        </w:rPr>
        <w:t>[name of county]</w:t>
      </w:r>
      <w:r>
        <w:t xml:space="preserve"> in </w:t>
      </w:r>
      <w:r>
        <w:rPr>
          <w:rStyle w:val="pxfinstr"/>
          <w:i/>
          <w:iCs/>
        </w:rPr>
        <w:t>[name of town]</w:t>
      </w:r>
      <w:r>
        <w:t xml:space="preserve">, Florida in accordance with </w:t>
      </w:r>
      <w:r>
        <w:rPr>
          <w:rStyle w:val="pxst"/>
          <w:color w:val="FF0000"/>
          <w:sz w:val="20"/>
          <w:szCs w:val="20"/>
          <w:vertAlign w:val="superscript"/>
        </w:rPr>
        <w:t>►</w:t>
      </w:r>
      <w:r>
        <w:rPr>
          <w:rStyle w:val="pxst"/>
        </w:rPr>
        <w:fldChar w:fldCharType="begin"/>
      </w:r>
      <w:r>
        <w:rPr>
          <w:rStyle w:val="pxst"/>
        </w:rPr>
        <w:instrText>st.ref.id="I05XUEN"</w:instrText>
      </w:r>
      <w:r>
        <w:rPr>
          <w:rStyle w:val="pxst"/>
        </w:rPr>
        <w:fldChar w:fldCharType="end"/>
      </w:r>
      <w:r>
        <w:rPr>
          <w:rStyle w:val="pxst"/>
          <w:vanish/>
        </w:rPr>
        <w:t>&amp;s;</w:t>
      </w:r>
      <w:r>
        <w:rPr>
          <w:rStyle w:val="pxvis"/>
          <w:rFonts w:ascii="Times NewRoman" w:hAnsi="Times NewRoman"/>
          <w:b w:val="0"/>
          <w:sz w:val="24"/>
        </w:rPr>
        <w:t>§</w:t>
      </w:r>
      <w:r>
        <w:rPr>
          <w:rStyle w:val="pxst"/>
        </w:rPr>
        <w:t>45.031 Florida Statutes</w:t>
      </w:r>
      <w:r>
        <w:t xml:space="preserve">. The clerk of this court shall receive the service charge pursuant to </w:t>
      </w:r>
      <w:r>
        <w:rPr>
          <w:rStyle w:val="pxst"/>
          <w:color w:val="FF0000"/>
          <w:sz w:val="20"/>
          <w:szCs w:val="20"/>
          <w:vertAlign w:val="superscript"/>
        </w:rPr>
        <w:t>►</w:t>
      </w:r>
      <w:r>
        <w:rPr>
          <w:rStyle w:val="pxst"/>
        </w:rPr>
        <w:fldChar w:fldCharType="begin"/>
      </w:r>
      <w:r>
        <w:rPr>
          <w:rStyle w:val="pxst"/>
        </w:rPr>
        <w:instrText>st.ref.id="I03HMWQ"</w:instrText>
      </w:r>
      <w:r>
        <w:rPr>
          <w:rStyle w:val="pxst"/>
        </w:rPr>
        <w:fldChar w:fldCharType="end"/>
      </w:r>
      <w:r>
        <w:rPr>
          <w:rStyle w:val="pxst"/>
          <w:vanish/>
        </w:rPr>
        <w:t>&amp;s;</w:t>
      </w:r>
      <w:r>
        <w:rPr>
          <w:rStyle w:val="pxvis"/>
          <w:rFonts w:ascii="Times NewRoman" w:hAnsi="Times NewRoman"/>
          <w:b w:val="0"/>
          <w:sz w:val="24"/>
        </w:rPr>
        <w:t>§</w:t>
      </w:r>
      <w:r>
        <w:rPr>
          <w:rStyle w:val="pxst"/>
        </w:rPr>
        <w:t>45.035, Fl</w:t>
      </w:r>
      <w:ins w:id="496" w:author="Debra M. Salisbury" w:date="2024-02-23T17:38:00Z">
        <w:r w:rsidR="00D37A45">
          <w:rPr>
            <w:rStyle w:val="pxst"/>
          </w:rPr>
          <w:t>orid</w:t>
        </w:r>
      </w:ins>
      <w:r>
        <w:rPr>
          <w:rStyle w:val="pxst"/>
        </w:rPr>
        <w:t>a</w:t>
      </w:r>
      <w:ins w:id="497" w:author="Debra M. Salisbury" w:date="2024-02-23T17:38:00Z">
        <w:r w:rsidR="00D37A45">
          <w:rPr>
            <w:rStyle w:val="pxst"/>
          </w:rPr>
          <w:t xml:space="preserve"> </w:t>
        </w:r>
      </w:ins>
      <w:del w:id="498" w:author="Debra M. Salisbury" w:date="2024-02-23T17:38:00Z">
        <w:r w:rsidDel="00D37A45">
          <w:rPr>
            <w:rStyle w:val="pxst"/>
          </w:rPr>
          <w:delText xml:space="preserve">. </w:delText>
        </w:r>
      </w:del>
      <w:r>
        <w:rPr>
          <w:rStyle w:val="pxst"/>
        </w:rPr>
        <w:t>Stat</w:t>
      </w:r>
      <w:ins w:id="499" w:author="Debra M. Salisbury" w:date="2024-02-23T17:38:00Z">
        <w:r w:rsidR="00D37A45">
          <w:rPr>
            <w:rStyle w:val="pxst"/>
          </w:rPr>
          <w:t>utes</w:t>
        </w:r>
      </w:ins>
      <w:del w:id="500" w:author="Debra M. Salisbury" w:date="2024-02-23T17:38:00Z">
        <w:r w:rsidDel="00D37A45">
          <w:rPr>
            <w:rStyle w:val="pxst"/>
          </w:rPr>
          <w:delText>.</w:delText>
        </w:r>
      </w:del>
      <w:r>
        <w:t xml:space="preserve"> in making, recording, and certifying the sale and title that shall be assessed as costs.</w:t>
      </w:r>
    </w:p>
    <w:p w14:paraId="130C0B5A"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4. </w:t>
      </w:r>
    </w:p>
    <w:p w14:paraId="501C25A8"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p.ct.id="3d29be30775711ee8e1ba9ecff0bf883|46|10:46"</w:instrText>
      </w:r>
      <w:r>
        <w:fldChar w:fldCharType="end"/>
      </w:r>
      <w:r>
        <w:t>Plaintiff shall advance all subsequent costs of this action and shall be reimbursed for them by the clerk if plaintiff is not the purchaser of the property at the sale to the extent hereinafter provided.</w:t>
      </w:r>
    </w:p>
    <w:p w14:paraId="62DD6D14"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5. </w:t>
      </w:r>
    </w:p>
    <w:p w14:paraId="63AE8A4E"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p.ct.id="3d29be30775711ee8e1ba9ecff0bf883|46|10:46"</w:instrText>
      </w:r>
      <w:r>
        <w:fldChar w:fldCharType="end"/>
      </w:r>
      <w:r>
        <w:t xml:space="preserve">If plaintiff is the purchaser at the sale, the clerk shall credit plaintiff's bid with </w:t>
      </w:r>
      <w:r>
        <w:rPr>
          <w:rStyle w:val="pxfinstr"/>
          <w:i/>
          <w:iCs/>
        </w:rPr>
        <w:t>[specification of fraction of bid]</w:t>
      </w:r>
      <w:r>
        <w:t xml:space="preserve"> of the bid plus the same fraction of the costs accruing subsequent to this judgment, or the part of it, as is necessary to pay the bid in full. If defendant is the purchaser, the clerk shall credit defendant's bid with </w:t>
      </w:r>
      <w:r>
        <w:rPr>
          <w:rStyle w:val="pxfinstr"/>
          <w:i/>
          <w:iCs/>
        </w:rPr>
        <w:t>[specification of fraction of bid]</w:t>
      </w:r>
      <w:r>
        <w:t xml:space="preserve"> of the amount bid, or the part of it, as is necessary to pay the bid in full.</w:t>
      </w:r>
    </w:p>
    <w:p w14:paraId="39FCBDB5"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6. </w:t>
      </w:r>
    </w:p>
    <w:p w14:paraId="3006ADC2"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p.ct.id="3d29be30775711ee8e1ba9ecff0bf883|46|10:46"</w:instrText>
      </w:r>
      <w:r>
        <w:fldChar w:fldCharType="end"/>
      </w:r>
      <w:r>
        <w:rPr>
          <w:rStyle w:val="pxfinstr"/>
          <w:i/>
          <w:iCs/>
        </w:rPr>
        <w:t>[Name of party]</w:t>
      </w:r>
      <w:r>
        <w:t xml:space="preserve"> is entitled to be reimbursed for mortgage payments, insurance premiums and taxes paid in excess of that party's interest in the property in the sum of $</w:t>
      </w:r>
      <w:r>
        <w:rPr>
          <w:rStyle w:val="pxfinstr"/>
          <w:i/>
          <w:iCs/>
        </w:rPr>
        <w:t>[dollar amount of reimbursement]</w:t>
      </w:r>
      <w:r>
        <w:t xml:space="preserve"> for which that party shall be reimbursed out of the proceeds of the bid if the property is purchased by a person not a party to this action. If another party to this action purchases the property at the sale, the other party shall pay to the clerk the amount specified in this paragraph in addition to the amount of the bid at the time payment is made under paragraph 8.</w:t>
      </w:r>
    </w:p>
    <w:p w14:paraId="0B44BFA0"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7. </w:t>
      </w:r>
    </w:p>
    <w:p w14:paraId="67780FED"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p.ct.id="3d29be30775711ee8e1ba9ecff0bf883|46|10:46"</w:instrText>
      </w:r>
      <w:r>
        <w:fldChar w:fldCharType="end"/>
      </w:r>
      <w:r>
        <w:t>The purchaser at the sale shall pay to the clerk the amount of the documentary stamps on the certificate of title. All other costs of this action shall be paid by the parties in proportion to their interests in the property as adjudicated in paragraph 1.</w:t>
      </w:r>
    </w:p>
    <w:p w14:paraId="0407D6C9"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8. </w:t>
      </w:r>
    </w:p>
    <w:p w14:paraId="3BC78EC6"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p.ct.id="3d29be30775711ee8e1ba9ecff0bf883|46|10:46"</w:instrText>
      </w:r>
      <w:r>
        <w:fldChar w:fldCharType="end"/>
      </w:r>
      <w:r>
        <w:t xml:space="preserve">Attorney fees are awarded as follows: </w:t>
      </w:r>
      <w:r>
        <w:rPr>
          <w:rStyle w:val="pxfinstr"/>
          <w:i/>
          <w:iCs/>
        </w:rPr>
        <w:t>[names of attorneys and dollar amounts of fees]</w:t>
      </w:r>
      <w:r>
        <w:t>.</w:t>
      </w:r>
    </w:p>
    <w:p w14:paraId="71BD0CC8"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9. </w:t>
      </w:r>
    </w:p>
    <w:p w14:paraId="7CA0401A"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p.ct.id="3d29be30775711ee8e1ba9ecff0bf883|46|10:46"</w:instrText>
      </w:r>
      <w:r>
        <w:fldChar w:fldCharType="end"/>
      </w:r>
      <w:r>
        <w:t>On filing the certificate of title the clerk shall distribute the proceeds of the sale, so far as they are sufficient, and any payments made under paragraphs 6 and 7 by:</w:t>
      </w:r>
    </w:p>
    <w:p w14:paraId="2AC81192" w14:textId="77777777" w:rsidR="00FD3105" w:rsidRDefault="00FD3105">
      <w:pPr>
        <w:pStyle w:val="pxformfl"/>
        <w:ind w:left="500"/>
      </w:pPr>
      <w:r>
        <w:t xml:space="preserve"> </w:t>
      </w:r>
    </w:p>
    <w:p w14:paraId="5856C5B6" w14:textId="77777777" w:rsidR="00FD3105" w:rsidRDefault="00FD3105">
      <w:pPr>
        <w:pStyle w:val="pxformfin"/>
      </w:pPr>
      <w:r>
        <w:rPr>
          <w:color w:val="FF0000"/>
          <w:sz w:val="20"/>
          <w:szCs w:val="20"/>
          <w:vertAlign w:val="superscript"/>
        </w:rPr>
        <w:t>►</w:t>
      </w:r>
      <w:r>
        <w:fldChar w:fldCharType="begin"/>
      </w:r>
      <w:r>
        <w:instrText>fi.lvl="2"</w:instrText>
      </w:r>
      <w:r>
        <w:fldChar w:fldCharType="end"/>
      </w:r>
      <w:r>
        <w:t xml:space="preserve">(a). </w:t>
      </w:r>
    </w:p>
    <w:p w14:paraId="13EBAF63"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p.ct.id="3d29be30775711ee8e1ba9ecff0bf883|46|10:46"</w:instrText>
      </w:r>
      <w:r>
        <w:fldChar w:fldCharType="end"/>
      </w:r>
      <w:r>
        <w:t>reimbursing plaintiff to the extent of the overpayment of costs in the sum of $</w:t>
      </w:r>
      <w:r>
        <w:rPr>
          <w:rStyle w:val="pxfinstr"/>
          <w:i/>
          <w:iCs/>
        </w:rPr>
        <w:t>[dollar amount of reimbursement]</w:t>
      </w:r>
      <w:r>
        <w:t xml:space="preserve"> plus plaintiff's overpayment of subsequent costs paid under paragraph 4;</w:t>
      </w:r>
    </w:p>
    <w:p w14:paraId="53B41B64" w14:textId="77777777" w:rsidR="00FD3105" w:rsidRDefault="00FD3105">
      <w:pPr>
        <w:pStyle w:val="pxformfin"/>
      </w:pPr>
      <w:r>
        <w:rPr>
          <w:color w:val="FF0000"/>
          <w:sz w:val="20"/>
          <w:szCs w:val="20"/>
          <w:vertAlign w:val="superscript"/>
        </w:rPr>
        <w:t>►</w:t>
      </w:r>
      <w:r>
        <w:fldChar w:fldCharType="begin"/>
      </w:r>
      <w:r>
        <w:instrText>fi.lvl="2"</w:instrText>
      </w:r>
      <w:r>
        <w:fldChar w:fldCharType="end"/>
      </w:r>
      <w:r>
        <w:t xml:space="preserve">(b). </w:t>
      </w:r>
    </w:p>
    <w:p w14:paraId="3F8BAE89"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p.ct.id="3d29be30775711ee8e1ba9ecff0bf883|46|10:46"</w:instrText>
      </w:r>
      <w:r>
        <w:fldChar w:fldCharType="end"/>
      </w:r>
      <w:r>
        <w:t>paying attorney fees as prescribed in paragraph 8 to the attorneys in the amounts specified;</w:t>
      </w:r>
    </w:p>
    <w:p w14:paraId="6CB38420" w14:textId="77777777" w:rsidR="00FD3105" w:rsidRDefault="00FD3105">
      <w:pPr>
        <w:pStyle w:val="pxformfin"/>
      </w:pPr>
      <w:r>
        <w:rPr>
          <w:color w:val="FF0000"/>
          <w:sz w:val="20"/>
          <w:szCs w:val="20"/>
          <w:vertAlign w:val="superscript"/>
        </w:rPr>
        <w:t>►</w:t>
      </w:r>
      <w:r>
        <w:fldChar w:fldCharType="begin"/>
      </w:r>
      <w:r>
        <w:instrText>fi.lvl="2"</w:instrText>
      </w:r>
      <w:r>
        <w:fldChar w:fldCharType="end"/>
      </w:r>
      <w:r>
        <w:t xml:space="preserve">(c). </w:t>
      </w:r>
    </w:p>
    <w:p w14:paraId="3DE0AEF8"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p.ct.id="3d29be30775711ee8e1ba9ecff0bf883|46|10:46"</w:instrText>
      </w:r>
      <w:r>
        <w:fldChar w:fldCharType="end"/>
      </w:r>
      <w:r>
        <w:t xml:space="preserve">paying the amount under paragraph 6 to </w:t>
      </w:r>
      <w:r>
        <w:rPr>
          <w:rStyle w:val="pxfinstr"/>
          <w:i/>
          <w:iCs/>
        </w:rPr>
        <w:t>[name of party]</w:t>
      </w:r>
      <w:r>
        <w:t>;</w:t>
      </w:r>
    </w:p>
    <w:p w14:paraId="6FA536EF" w14:textId="77777777" w:rsidR="00FD3105" w:rsidRDefault="00FD3105">
      <w:pPr>
        <w:pStyle w:val="pxformfin"/>
      </w:pPr>
      <w:r>
        <w:rPr>
          <w:color w:val="FF0000"/>
          <w:sz w:val="20"/>
          <w:szCs w:val="20"/>
          <w:vertAlign w:val="superscript"/>
        </w:rPr>
        <w:t>►</w:t>
      </w:r>
      <w:r>
        <w:fldChar w:fldCharType="begin"/>
      </w:r>
      <w:r>
        <w:instrText>fi.lvl="2"</w:instrText>
      </w:r>
      <w:r>
        <w:fldChar w:fldCharType="end"/>
      </w:r>
      <w:r>
        <w:t xml:space="preserve">(d). </w:t>
      </w:r>
    </w:p>
    <w:p w14:paraId="30395CAC"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p.ct.id="3d29be30775711ee8e1ba9ecff0bf883|46|10:46"</w:instrText>
      </w:r>
      <w:r>
        <w:fldChar w:fldCharType="end"/>
      </w:r>
      <w:r>
        <w:t>paying, if a party is the purchaser, the balance of the proceeds to the other party, but if a party is not the purchaser, the balance of the proceeds to each of the parties in the shares prescribed by paragraph 1.</w:t>
      </w:r>
    </w:p>
    <w:p w14:paraId="23A4F10D"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p.ct.id="3d29be30775711ee8e1ba9ecff0bf883|46|10:46"</w:instrText>
      </w:r>
      <w:r>
        <w:fldChar w:fldCharType="end"/>
      </w:r>
      <w:r>
        <w:t>IF THIS PROPERTY IS SOLD AT PUBLIC AUCTION, THERE MAY BE ADDITIONAL MONEY FROM THE SALE AFTER PAYMENT OF PERSONS WHO ARE ENTITLED TO BE PAID FROM THE SALE PROCEEDS PURSUANT TO THIS FINAL JUDGMENT.</w:t>
      </w:r>
    </w:p>
    <w:p w14:paraId="09C04CE7"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p.ct.id="3d29be30775711ee8e1ba9ecff0bf883|46|10:46"</w:instrText>
      </w:r>
      <w:r>
        <w:fldChar w:fldCharType="end"/>
      </w:r>
      <w:r>
        <w:t>IF YOU ARE A SUBORDINATE LIENHOLDER CLAIMING A RIGHT TO FUNDS REMAINING AFTER THE SALE, IF ANY, YOU MUST FILE A CLAIM WITH THE CLERK NO LATER THAN THE DATE THAT THE CLERK REPORTS THE FUNDS AS UNCLAIMED. IF YOU FAIL TO FILE A TIMELY CLAIM, YOU WILL NOT BE ENTITLED TO ANY REMAINING FUNDS.</w:t>
      </w:r>
    </w:p>
    <w:p w14:paraId="3152F0D7"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10. </w:t>
      </w:r>
    </w:p>
    <w:p w14:paraId="55EE476A"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p.ct.id="3d29be30775711ee8e1ba9ecff0bf883|46|10:46"</w:instrText>
      </w:r>
      <w:r>
        <w:fldChar w:fldCharType="end"/>
      </w:r>
      <w:r>
        <w:t>If the party to this action who is in actual possession of the property described in paragraph 1 of this judgment is not the purchaser at the sale, that party shall deliver possession of the property to the purchaser at the sale within ten days after the certificate of title is filed by the clerk or any order is entered denying objections to the sale, whichever is applicable.</w:t>
      </w:r>
    </w:p>
    <w:p w14:paraId="31368925"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11. </w:t>
      </w:r>
    </w:p>
    <w:p w14:paraId="14382FE7"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p.ct.id="3d29be30775711ee8e1ba9ecff0bf883|46|10:46"</w:instrText>
      </w:r>
      <w:r>
        <w:fldChar w:fldCharType="end"/>
      </w:r>
      <w:r>
        <w:t>Jurisdiction of this action is retained to enter the orders necessary to enforce this judgment.</w:t>
      </w:r>
    </w:p>
    <w:p w14:paraId="4A927421"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p.ct.id="3d29be30775711ee8e1ba9ecff0bf883|46|10:46"</w:instrText>
      </w:r>
      <w:r>
        <w:fldChar w:fldCharType="end"/>
      </w:r>
      <w:r>
        <w:t xml:space="preserve">ORDERED at </w:t>
      </w:r>
      <w:r>
        <w:rPr>
          <w:rStyle w:val="pxfinstr"/>
          <w:i/>
          <w:iCs/>
        </w:rPr>
        <w:t>[name of city]</w:t>
      </w:r>
      <w:r>
        <w:t xml:space="preserve">, Florida on </w:t>
      </w:r>
      <w:r>
        <w:rPr>
          <w:rStyle w:val="pxfinstr"/>
          <w:i/>
          <w:iCs/>
        </w:rPr>
        <w:t>[date of judgment]</w:t>
      </w:r>
      <w:r>
        <w:t>.</w:t>
      </w:r>
    </w:p>
    <w:p w14:paraId="6F7DED34" w14:textId="77777777" w:rsidR="00FD3105" w:rsidRDefault="00FD3105">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4D01CE37" w14:textId="77777777" w:rsidR="00FD3105" w:rsidRDefault="00FD3105">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judge]</w:t>
      </w:r>
    </w:p>
    <w:p w14:paraId="5950E43A"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judge]</w:t>
      </w:r>
    </w:p>
    <w:p w14:paraId="0F507385" w14:textId="77777777" w:rsidR="00FD3105" w:rsidRDefault="00FD3105">
      <w:pPr>
        <w:pStyle w:val="pxformfsigtbl"/>
        <w:ind w:left="500"/>
      </w:pPr>
      <w:r>
        <w:t xml:space="preserve"> </w:t>
      </w:r>
      <w:r>
        <w:rPr>
          <w:color w:val="FF0000"/>
          <w:sz w:val="20"/>
          <w:szCs w:val="20"/>
          <w:vertAlign w:val="superscript"/>
        </w:rPr>
        <w:t>►</w:t>
      </w:r>
      <w:r>
        <w:fldChar w:fldCharType="begin"/>
      </w:r>
      <w:r>
        <w:instrText>tbl.ident="I04OUGZ"</w:instrText>
      </w:r>
      <w:r>
        <w:fldChar w:fldCharType="end"/>
      </w:r>
      <w:r>
        <w:fldChar w:fldCharType="begin"/>
      </w:r>
      <w:r>
        <w:instrText>tbl.uuid="I01DW4T"</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1C6C5EC1"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047BD6C0"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tgroup.cols="2"</w:instrText>
      </w:r>
      <w:r>
        <w:fldChar w:fldCharType="end"/>
      </w:r>
    </w:p>
    <w:p w14:paraId="1DEA45EA"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colspec.colwidth="17*"</w:instrText>
      </w:r>
      <w:r>
        <w:fldChar w:fldCharType="end"/>
      </w:r>
    </w:p>
    <w:p w14:paraId="3F88E465"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colspec.colwidth="111*"</w:instrText>
      </w:r>
      <w:r>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D3105" w14:paraId="50289F60" w14:textId="77777777">
        <w:tblPrEx>
          <w:tblCellMar>
            <w:top w:w="0" w:type="dxa"/>
            <w:left w:w="0" w:type="dxa"/>
            <w:bottom w:w="0" w:type="dxa"/>
            <w:right w:w="0" w:type="dxa"/>
          </w:tblCellMar>
        </w:tblPrEx>
        <w:tc>
          <w:tcPr>
            <w:tcW w:w="4320" w:type="dxa"/>
            <w:tcBorders>
              <w:top w:val="nil"/>
              <w:left w:val="nil"/>
              <w:bottom w:val="nil"/>
              <w:right w:val="nil"/>
            </w:tcBorders>
          </w:tcPr>
          <w:p w14:paraId="01AECDFD"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Copies to:</w:t>
            </w:r>
          </w:p>
        </w:tc>
        <w:tc>
          <w:tcPr>
            <w:tcW w:w="4320" w:type="dxa"/>
            <w:tcBorders>
              <w:top w:val="nil"/>
              <w:left w:val="nil"/>
              <w:bottom w:val="nil"/>
              <w:right w:val="nil"/>
            </w:tcBorders>
          </w:tcPr>
          <w:p w14:paraId="2A21077A"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r w:rsidR="00FD3105" w14:paraId="32A2FC87" w14:textId="77777777">
        <w:tblPrEx>
          <w:tblCellMar>
            <w:top w:w="0" w:type="dxa"/>
            <w:left w:w="0" w:type="dxa"/>
            <w:bottom w:w="0" w:type="dxa"/>
            <w:right w:w="0" w:type="dxa"/>
          </w:tblCellMar>
        </w:tblPrEx>
        <w:tc>
          <w:tcPr>
            <w:tcW w:w="4320" w:type="dxa"/>
            <w:tcBorders>
              <w:top w:val="nil"/>
              <w:left w:val="nil"/>
              <w:bottom w:val="nil"/>
              <w:right w:val="nil"/>
            </w:tcBorders>
          </w:tcPr>
          <w:p w14:paraId="4176FE5E"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4320" w:type="dxa"/>
            <w:tcBorders>
              <w:top w:val="nil"/>
              <w:left w:val="nil"/>
              <w:bottom w:val="nil"/>
              <w:right w:val="nil"/>
            </w:tcBorders>
          </w:tcPr>
          <w:p w14:paraId="0D09237C"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bl>
    <w:p w14:paraId="31BE8E87" w14:textId="77777777" w:rsidR="00FD3105" w:rsidRDefault="00FD3105">
      <w:pPr>
        <w:pStyle w:val="pxtbody"/>
      </w:pPr>
    </w:p>
    <w:p w14:paraId="766E8F75" w14:textId="77777777" w:rsidR="00FD3105" w:rsidRDefault="00FD3105"/>
    <w:p w14:paraId="0A82611C" w14:textId="77777777" w:rsidR="00FD3105" w:rsidRDefault="00FD3105">
      <w:pPr>
        <w:pStyle w:val="pxcomnt"/>
      </w:pPr>
    </w:p>
    <w:p w14:paraId="46D42E56" w14:textId="77777777" w:rsidR="00FD3105" w:rsidRDefault="00FD3105">
      <w:pPr>
        <w:pStyle w:val="pxhac"/>
        <w:spacing w:before="180"/>
        <w:jc w:val="center"/>
      </w:pPr>
      <w:r>
        <w:rPr>
          <w:rStyle w:val="pxb"/>
          <w:b/>
          <w:bCs/>
        </w:rPr>
        <w:t>Author's Comment</w:t>
      </w:r>
    </w:p>
    <w:p w14:paraId="550277CD"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p.ct.id="3d29be30775711ee8e1ba9ecff0bf883|46|10:46"</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st.ref.id="I02TGPV"</w:instrText>
      </w:r>
      <w:r>
        <w:rPr>
          <w:rStyle w:val="pxst"/>
        </w:rPr>
        <w:fldChar w:fldCharType="end"/>
      </w:r>
      <w:r>
        <w:rPr>
          <w:rStyle w:val="pxst"/>
          <w:vanish/>
        </w:rPr>
        <w:t>&amp;s;</w:t>
      </w:r>
      <w:r>
        <w:rPr>
          <w:rStyle w:val="pxvis"/>
          <w:rFonts w:ascii="Times NewRoman" w:hAnsi="Times NewRoman"/>
          <w:b w:val="0"/>
          <w:sz w:val="24"/>
        </w:rPr>
        <w:t>§</w:t>
      </w:r>
      <w:r>
        <w:rPr>
          <w:rStyle w:val="pxst"/>
        </w:rPr>
        <w:t>64.061(4), Fla. Stat.</w:t>
      </w:r>
      <w:r>
        <w:t xml:space="preserve">; </w:t>
      </w:r>
      <w:r>
        <w:rPr>
          <w:rStyle w:val="pxst"/>
          <w:color w:val="FF0000"/>
          <w:sz w:val="20"/>
          <w:szCs w:val="20"/>
          <w:vertAlign w:val="superscript"/>
        </w:rPr>
        <w:t>►</w:t>
      </w:r>
      <w:r>
        <w:rPr>
          <w:rStyle w:val="pxst"/>
        </w:rPr>
        <w:fldChar w:fldCharType="begin"/>
      </w:r>
      <w:r>
        <w:rPr>
          <w:rStyle w:val="pxst"/>
        </w:rPr>
        <w:instrText>st.ref.id="I02W9UR"</w:instrText>
      </w:r>
      <w:r>
        <w:rPr>
          <w:rStyle w:val="pxst"/>
        </w:rPr>
        <w:fldChar w:fldCharType="end"/>
      </w:r>
      <w:r>
        <w:rPr>
          <w:rStyle w:val="pxst"/>
          <w:vanish/>
        </w:rPr>
        <w:t>&amp;s;</w:t>
      </w:r>
      <w:r>
        <w:rPr>
          <w:rStyle w:val="pxvis"/>
          <w:rFonts w:ascii="Times NewRoman" w:hAnsi="Times NewRoman"/>
          <w:b w:val="0"/>
          <w:sz w:val="24"/>
        </w:rPr>
        <w:t>§</w:t>
      </w:r>
      <w:r>
        <w:rPr>
          <w:rStyle w:val="pxst"/>
        </w:rPr>
        <w:t>64.071, Fla. Stat.</w:t>
      </w:r>
      <w:r>
        <w:t xml:space="preserve">; </w:t>
      </w:r>
      <w:r>
        <w:rPr>
          <w:rStyle w:val="pxst"/>
          <w:color w:val="FF0000"/>
          <w:sz w:val="20"/>
          <w:szCs w:val="20"/>
          <w:vertAlign w:val="superscript"/>
        </w:rPr>
        <w:t>►</w:t>
      </w:r>
      <w:r>
        <w:rPr>
          <w:rStyle w:val="pxst"/>
        </w:rPr>
        <w:fldChar w:fldCharType="begin"/>
      </w:r>
      <w:r>
        <w:rPr>
          <w:rStyle w:val="pxst"/>
        </w:rPr>
        <w:instrText>st.ref.id="I02Z2ZN"</w:instrText>
      </w:r>
      <w:r>
        <w:rPr>
          <w:rStyle w:val="pxst"/>
        </w:rPr>
        <w:fldChar w:fldCharType="end"/>
      </w:r>
      <w:r>
        <w:rPr>
          <w:rStyle w:val="pxst"/>
          <w:vanish/>
        </w:rPr>
        <w:t>&amp;s;</w:t>
      </w:r>
      <w:r>
        <w:rPr>
          <w:rStyle w:val="pxvis"/>
          <w:rFonts w:ascii="Times NewRoman" w:hAnsi="Times NewRoman"/>
          <w:b w:val="0"/>
          <w:sz w:val="24"/>
        </w:rPr>
        <w:t>§</w:t>
      </w:r>
      <w:r>
        <w:rPr>
          <w:rStyle w:val="pxst"/>
        </w:rPr>
        <w:t>64.081, Fla. Stat.</w:t>
      </w:r>
      <w:r>
        <w:t xml:space="preserve"> See section 55.01(2) on the insertion of the addresses of the parties and the defendant's Social Security number.</w:t>
      </w:r>
    </w:p>
    <w:p w14:paraId="5ABAD627" w14:textId="77777777" w:rsidR="00FD3105" w:rsidRDefault="00FD3105">
      <w:pPr>
        <w:pStyle w:val="pxs"/>
        <w:spacing w:before="180"/>
        <w:rPr>
          <w:sz w:val="27"/>
          <w:szCs w:val="27"/>
        </w:rPr>
      </w:pPr>
      <w:r>
        <w:rPr>
          <w:sz w:val="27"/>
          <w:szCs w:val="27"/>
        </w:rPr>
        <w:t>10:47. Judgment</w:t>
      </w:r>
      <w:r>
        <w:rPr>
          <w:rStyle w:val="pxsep"/>
        </w:rPr>
        <w:t xml:space="preserve">-- </w:t>
      </w:r>
      <w:r>
        <w:rPr>
          <w:sz w:val="27"/>
          <w:szCs w:val="27"/>
        </w:rPr>
        <w:t>On the pleadings</w:t>
      </w:r>
    </w:p>
    <w:p w14:paraId="4CB67879" w14:textId="77777777" w:rsidR="00FD3105" w:rsidRDefault="00FD3105">
      <w:pPr>
        <w:pStyle w:val="pxov"/>
        <w:rPr>
          <w:vanish/>
        </w:rPr>
      </w:pPr>
      <w:r>
        <w:rPr>
          <w:vanish/>
        </w:rPr>
        <w:t>FMS</w:t>
      </w:r>
    </w:p>
    <w:p w14:paraId="0F389FCA" w14:textId="77777777" w:rsidR="00FD3105" w:rsidRDefault="00FD3105">
      <w:pPr>
        <w:pStyle w:val="pxov"/>
        <w:rPr>
          <w:vanish/>
        </w:rPr>
      </w:pPr>
      <w:r>
        <w:rPr>
          <w:vanish/>
        </w:rPr>
        <w:t>LCV</w:t>
      </w:r>
    </w:p>
    <w:p w14:paraId="0A56B618" w14:textId="77777777" w:rsidR="00FD3105" w:rsidRDefault="00FD3105">
      <w:pPr>
        <w:pStyle w:val="pxov"/>
        <w:rPr>
          <w:vanish/>
        </w:rPr>
      </w:pPr>
      <w:r>
        <w:rPr>
          <w:vanish/>
        </w:rPr>
        <w:t>LSC</w:t>
      </w:r>
    </w:p>
    <w:p w14:paraId="3B94628D" w14:textId="77777777" w:rsidR="00FD3105" w:rsidRDefault="00FD3105">
      <w:pPr>
        <w:pStyle w:val="pxov"/>
        <w:rPr>
          <w:vanish/>
        </w:rPr>
      </w:pPr>
      <w:r>
        <w:rPr>
          <w:vanish/>
        </w:rPr>
        <w:t>LS2</w:t>
      </w:r>
    </w:p>
    <w:p w14:paraId="46959F07" w14:textId="77777777" w:rsidR="00FD3105" w:rsidRDefault="00FD3105">
      <w:pPr>
        <w:pStyle w:val="pxov"/>
        <w:rPr>
          <w:vanish/>
        </w:rPr>
      </w:pPr>
      <w:r>
        <w:rPr>
          <w:vanish/>
        </w:rPr>
        <w:t>LS7</w:t>
      </w:r>
    </w:p>
    <w:p w14:paraId="7502A748" w14:textId="77777777" w:rsidR="00FD3105" w:rsidRDefault="00FD3105">
      <w:pPr>
        <w:pStyle w:val="pxov"/>
        <w:rPr>
          <w:vanish/>
        </w:rPr>
      </w:pPr>
      <w:r>
        <w:rPr>
          <w:vanish/>
        </w:rPr>
        <w:t>FCV</w:t>
      </w:r>
    </w:p>
    <w:p w14:paraId="01D869E6" w14:textId="77777777" w:rsidR="00FD3105" w:rsidRDefault="00FD3105">
      <w:pPr>
        <w:pStyle w:val="pxov"/>
        <w:rPr>
          <w:vanish/>
        </w:rPr>
      </w:pPr>
      <w:r>
        <w:rPr>
          <w:vanish/>
        </w:rPr>
        <w:t>FLG</w:t>
      </w:r>
    </w:p>
    <w:p w14:paraId="66635007" w14:textId="77777777" w:rsidR="00FD3105" w:rsidRDefault="00FD3105">
      <w:pPr>
        <w:pStyle w:val="pxformfcapfac"/>
        <w:jc w:val="center"/>
        <w:rPr>
          <w:sz w:val="24"/>
          <w:szCs w:val="24"/>
        </w:rPr>
      </w:pPr>
      <w:r>
        <w:rPr>
          <w:color w:val="FF0000"/>
          <w:sz w:val="20"/>
          <w:szCs w:val="20"/>
          <w:vertAlign w:val="superscript"/>
        </w:rPr>
        <w:t>►</w:t>
      </w:r>
      <w:r>
        <w:rPr>
          <w:sz w:val="24"/>
          <w:szCs w:val="24"/>
        </w:rPr>
        <w:fldChar w:fldCharType="begin"/>
      </w:r>
      <w:r>
        <w:rPr>
          <w:sz w:val="24"/>
          <w:szCs w:val="24"/>
        </w:rPr>
        <w:instrText>form.du="0"</w:instrText>
      </w:r>
      <w:r>
        <w:rPr>
          <w:sz w:val="24"/>
          <w:szCs w:val="24"/>
        </w:rPr>
        <w:fldChar w:fldCharType="end"/>
      </w:r>
      <w:r>
        <w:rPr>
          <w:sz w:val="24"/>
          <w:szCs w:val="24"/>
        </w:rPr>
        <w:fldChar w:fldCharType="begin"/>
      </w:r>
      <w:r>
        <w:rPr>
          <w:sz w:val="24"/>
          <w:szCs w:val="24"/>
        </w:rPr>
        <w:instrText>form.fid="I6d39bc109fed11dfbf230000837214a9"</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fcap.ref="manual"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sz w:val="24"/>
          <w:szCs w:val="24"/>
        </w:rPr>
        <w:t xml:space="preserve">IN THE CIRCUIT COURT FOR </w:t>
      </w:r>
      <w:r>
        <w:rPr>
          <w:rStyle w:val="pxfinstr"/>
          <w:i/>
          <w:iCs/>
          <w:szCs w:val="24"/>
        </w:rPr>
        <w:t>[NAME OF COUNTY]</w:t>
      </w:r>
      <w:r>
        <w:rPr>
          <w:sz w:val="24"/>
          <w:szCs w:val="24"/>
        </w:rPr>
        <w:t>, FLORIDA</w:t>
      </w:r>
    </w:p>
    <w:p w14:paraId="0B021496" w14:textId="77777777" w:rsidR="00FD3105" w:rsidRDefault="00FD3105">
      <w:pPr>
        <w:pStyle w:val="pxformfcaptbl"/>
        <w:ind w:left="500"/>
      </w:pPr>
      <w:r>
        <w:t xml:space="preserve"> </w:t>
      </w:r>
      <w:r>
        <w:rPr>
          <w:color w:val="FF0000"/>
          <w:sz w:val="20"/>
          <w:szCs w:val="20"/>
          <w:vertAlign w:val="superscript"/>
        </w:rPr>
        <w:t>►</w:t>
      </w:r>
      <w:r>
        <w:fldChar w:fldCharType="begin"/>
      </w:r>
      <w:r>
        <w:instrText>tbl.brace.end="5"</w:instrText>
      </w:r>
      <w:r>
        <w:fldChar w:fldCharType="end"/>
      </w:r>
      <w:r>
        <w:fldChar w:fldCharType="begin"/>
      </w:r>
      <w:r>
        <w:instrText>tbl.brace.start="1"</w:instrText>
      </w:r>
      <w:r>
        <w:fldChar w:fldCharType="end"/>
      </w:r>
      <w:r>
        <w:fldChar w:fldCharType="begin"/>
      </w:r>
      <w:r>
        <w:instrText>tbl.ident="I06ZXFX"</w:instrText>
      </w:r>
      <w:r>
        <w:fldChar w:fldCharType="end"/>
      </w:r>
      <w:r>
        <w:fldChar w:fldCharType="begin"/>
      </w:r>
      <w:r>
        <w:instrText>tbl.uuid="I01QQF3"</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69DC6228"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46AE840E"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tgroup.cols="4"</w:instrText>
      </w:r>
      <w:r>
        <w:fldChar w:fldCharType="end"/>
      </w:r>
    </w:p>
    <w:p w14:paraId="300CD9AA"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colspec.colwidth="7*"</w:instrText>
      </w:r>
      <w:r>
        <w:fldChar w:fldCharType="end"/>
      </w:r>
    </w:p>
    <w:p w14:paraId="78071AA8"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colspec.colwidth="16*"</w:instrText>
      </w:r>
      <w:r>
        <w:fldChar w:fldCharType="end"/>
      </w:r>
    </w:p>
    <w:p w14:paraId="43969F4F" w14:textId="77777777" w:rsidR="00FD3105" w:rsidRDefault="00FD3105">
      <w:pPr>
        <w:pStyle w:val="pxcolspec"/>
      </w:pPr>
      <w:r>
        <w:rPr>
          <w:color w:val="FF0000"/>
          <w:sz w:val="20"/>
          <w:szCs w:val="20"/>
          <w:vertAlign w:val="superscript"/>
        </w:rPr>
        <w:t>►</w:t>
      </w:r>
      <w:r>
        <w:fldChar w:fldCharType="begin"/>
      </w:r>
      <w:r>
        <w:instrText>colspec.align="center"</w:instrText>
      </w:r>
      <w:r>
        <w:fldChar w:fldCharType="end"/>
      </w:r>
      <w:r>
        <w:fldChar w:fldCharType="begin"/>
      </w:r>
      <w:r>
        <w:instrText>colspec.colname="3"</w:instrText>
      </w:r>
      <w:r>
        <w:fldChar w:fldCharType="end"/>
      </w:r>
      <w:r>
        <w:fldChar w:fldCharType="begin"/>
      </w:r>
      <w:r>
        <w:instrText>colspec.colnum="3"</w:instrText>
      </w:r>
      <w:r>
        <w:fldChar w:fldCharType="end"/>
      </w:r>
      <w:r>
        <w:fldChar w:fldCharType="begin"/>
      </w:r>
      <w:r>
        <w:instrText>colspec.colwidth="7*"</w:instrText>
      </w:r>
      <w:r>
        <w:fldChar w:fldCharType="end"/>
      </w:r>
    </w:p>
    <w:p w14:paraId="046A7258" w14:textId="77777777" w:rsidR="00FD3105" w:rsidRDefault="00FD3105">
      <w:pPr>
        <w:pStyle w:val="pxcolspec"/>
      </w:pPr>
      <w:r>
        <w:rPr>
          <w:color w:val="FF0000"/>
          <w:sz w:val="20"/>
          <w:szCs w:val="20"/>
          <w:vertAlign w:val="superscript"/>
        </w:rPr>
        <w:t>►</w:t>
      </w:r>
      <w:r>
        <w:fldChar w:fldCharType="begin"/>
      </w:r>
      <w:r>
        <w:instrText>colspec.colname="4"</w:instrText>
      </w:r>
      <w:r>
        <w:fldChar w:fldCharType="end"/>
      </w:r>
      <w:r>
        <w:fldChar w:fldCharType="begin"/>
      </w:r>
      <w:r>
        <w:instrText>colspec.colnum="4"</w:instrText>
      </w:r>
      <w:r>
        <w:fldChar w:fldCharType="end"/>
      </w:r>
      <w:r>
        <w:fldChar w:fldCharType="begin"/>
      </w:r>
      <w:r>
        <w:instrText>colspec.colwidth="34*"</w:instrText>
      </w:r>
      <w:r>
        <w:fldChar w:fldCharType="end"/>
      </w:r>
    </w:p>
    <w:tbl>
      <w:tblPr>
        <w:tblW w:w="0" w:type="auto"/>
        <w:tblLayout w:type="fixed"/>
        <w:tblCellMar>
          <w:left w:w="0" w:type="dxa"/>
          <w:right w:w="0" w:type="dxa"/>
        </w:tblCellMar>
        <w:tblLook w:val="0000" w:firstRow="0" w:lastRow="0" w:firstColumn="0" w:lastColumn="0" w:noHBand="0" w:noVBand="0"/>
      </w:tblPr>
      <w:tblGrid>
        <w:gridCol w:w="2160"/>
        <w:gridCol w:w="2160"/>
        <w:gridCol w:w="2160"/>
        <w:gridCol w:w="2160"/>
      </w:tblGrid>
      <w:tr w:rsidR="00FD3105" w14:paraId="2F9C8D8F" w14:textId="77777777">
        <w:tblPrEx>
          <w:tblCellMar>
            <w:top w:w="0" w:type="dxa"/>
            <w:left w:w="0" w:type="dxa"/>
            <w:bottom w:w="0" w:type="dxa"/>
            <w:right w:w="0" w:type="dxa"/>
          </w:tblCellMar>
        </w:tblPrEx>
        <w:tc>
          <w:tcPr>
            <w:tcW w:w="2160" w:type="dxa"/>
            <w:tcBorders>
              <w:top w:val="nil"/>
              <w:left w:val="nil"/>
              <w:bottom w:val="nil"/>
              <w:right w:val="nil"/>
            </w:tcBorders>
          </w:tcPr>
          <w:p w14:paraId="02B148E1" w14:textId="77777777" w:rsidR="00FD3105" w:rsidRDefault="00FD3105">
            <w:r>
              <w:rPr>
                <w:color w:val="FF0000"/>
                <w:sz w:val="20"/>
                <w:szCs w:val="20"/>
                <w:vertAlign w:val="superscript"/>
              </w:rPr>
              <w:t>►</w:t>
            </w:r>
            <w:r>
              <w:fldChar w:fldCharType="begin"/>
            </w:r>
            <w:r>
              <w:instrText>tbody.valign="top"</w:instrText>
            </w:r>
            <w:r>
              <w:fldChar w:fldCharType="end"/>
            </w:r>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PLAINTIFF]</w:t>
            </w:r>
            <w:r>
              <w:rPr>
                <w:rStyle w:val="pxrowentry"/>
              </w:rPr>
              <w:t>,</w:t>
            </w:r>
          </w:p>
        </w:tc>
        <w:tc>
          <w:tcPr>
            <w:tcW w:w="2160" w:type="dxa"/>
            <w:tcBorders>
              <w:top w:val="nil"/>
              <w:left w:val="nil"/>
              <w:bottom w:val="nil"/>
              <w:right w:val="nil"/>
            </w:tcBorders>
          </w:tcPr>
          <w:p w14:paraId="664587F9" w14:textId="77777777" w:rsidR="00FD3105" w:rsidRDefault="00FD3105">
            <w:r>
              <w:rPr>
                <w:rStyle w:val="pxentry"/>
                <w:color w:val="FF0000"/>
                <w:sz w:val="20"/>
                <w:szCs w:val="20"/>
                <w:vertAlign w:val="superscript"/>
              </w:rPr>
              <w:t>►</w:t>
            </w:r>
            <w:r>
              <w:rPr>
                <w:rStyle w:val="pxentry"/>
              </w:rPr>
              <w:fldChar w:fldCharType="begin"/>
            </w:r>
            <w:r>
              <w:rPr>
                <w:rStyle w:val="pxentry"/>
              </w:rPr>
              <w:instrText>entry.morerows="4"</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vanish/>
              </w:rPr>
              <w:t>&amp;brace;</w:t>
            </w:r>
            <w:r>
              <w:rPr>
                <w:rStyle w:val="pxvis"/>
                <w:rFonts w:ascii="Times NewRoman" w:hAnsi="Times NewRoman"/>
                <w:b w:val="0"/>
                <w:sz w:val="24"/>
              </w:rPr>
              <w:t>}</w:t>
            </w:r>
          </w:p>
        </w:tc>
        <w:tc>
          <w:tcPr>
            <w:tcW w:w="2160" w:type="dxa"/>
            <w:tcBorders>
              <w:top w:val="nil"/>
              <w:left w:val="nil"/>
              <w:bottom w:val="nil"/>
              <w:right w:val="nil"/>
            </w:tcBorders>
          </w:tcPr>
          <w:p w14:paraId="147E4A0E"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4BEBC976" w14:textId="77777777" w:rsidR="00FD3105" w:rsidRDefault="00FD3105"/>
        </w:tc>
      </w:tr>
      <w:tr w:rsidR="00FD3105" w14:paraId="1E958BC3" w14:textId="77777777">
        <w:tblPrEx>
          <w:tblCellMar>
            <w:top w:w="0" w:type="dxa"/>
            <w:left w:w="0" w:type="dxa"/>
            <w:bottom w:w="0" w:type="dxa"/>
            <w:right w:w="0" w:type="dxa"/>
          </w:tblCellMar>
        </w:tblPrEx>
        <w:tc>
          <w:tcPr>
            <w:tcW w:w="2160" w:type="dxa"/>
            <w:tcBorders>
              <w:top w:val="nil"/>
              <w:left w:val="nil"/>
              <w:bottom w:val="nil"/>
              <w:right w:val="nil"/>
            </w:tcBorders>
          </w:tcPr>
          <w:p w14:paraId="23EF6AB0"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32DC9D35"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Plaintiff,</w:t>
            </w:r>
          </w:p>
        </w:tc>
        <w:tc>
          <w:tcPr>
            <w:tcW w:w="2160" w:type="dxa"/>
            <w:tcBorders>
              <w:top w:val="nil"/>
              <w:left w:val="nil"/>
              <w:bottom w:val="nil"/>
              <w:right w:val="nil"/>
            </w:tcBorders>
          </w:tcPr>
          <w:p w14:paraId="5487C7BB"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780623BA" w14:textId="77777777" w:rsidR="00FD3105" w:rsidRDefault="00FD3105"/>
        </w:tc>
      </w:tr>
      <w:tr w:rsidR="00FD3105" w14:paraId="366D8710" w14:textId="77777777">
        <w:tblPrEx>
          <w:tblCellMar>
            <w:top w:w="0" w:type="dxa"/>
            <w:left w:w="0" w:type="dxa"/>
            <w:bottom w:w="0" w:type="dxa"/>
            <w:right w:w="0" w:type="dxa"/>
          </w:tblCellMar>
        </w:tblPrEx>
        <w:tc>
          <w:tcPr>
            <w:tcW w:w="2160" w:type="dxa"/>
            <w:tcBorders>
              <w:top w:val="nil"/>
              <w:left w:val="nil"/>
              <w:bottom w:val="nil"/>
              <w:right w:val="nil"/>
            </w:tcBorders>
          </w:tcPr>
          <w:p w14:paraId="6A1F6E9C"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entry.align="left"</w:instrText>
            </w:r>
            <w:r>
              <w:rPr>
                <w:rStyle w:val="pxrowentry"/>
              </w:rPr>
              <w:fldChar w:fldCharType="end"/>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v.</w:t>
            </w:r>
          </w:p>
        </w:tc>
        <w:tc>
          <w:tcPr>
            <w:tcW w:w="2160" w:type="dxa"/>
            <w:tcBorders>
              <w:top w:val="nil"/>
              <w:left w:val="nil"/>
              <w:bottom w:val="nil"/>
              <w:right w:val="nil"/>
            </w:tcBorders>
          </w:tcPr>
          <w:p w14:paraId="52E34E68"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 xml:space="preserve">CASE </w:t>
            </w:r>
            <w:r>
              <w:rPr>
                <w:rStyle w:val="pxfinstr"/>
                <w:i/>
                <w:iCs/>
              </w:rPr>
              <w:t>[CASE NUMBER]</w:t>
            </w:r>
          </w:p>
        </w:tc>
        <w:tc>
          <w:tcPr>
            <w:tcW w:w="2160" w:type="dxa"/>
            <w:tcBorders>
              <w:top w:val="nil"/>
              <w:left w:val="nil"/>
              <w:bottom w:val="nil"/>
              <w:right w:val="nil"/>
            </w:tcBorders>
          </w:tcPr>
          <w:p w14:paraId="7543CFA8" w14:textId="77777777" w:rsidR="00FD3105" w:rsidRDefault="00FD3105"/>
        </w:tc>
        <w:tc>
          <w:tcPr>
            <w:tcW w:w="2160" w:type="dxa"/>
            <w:tcBorders>
              <w:top w:val="nil"/>
              <w:left w:val="nil"/>
              <w:bottom w:val="nil"/>
              <w:right w:val="nil"/>
            </w:tcBorders>
          </w:tcPr>
          <w:p w14:paraId="4582651B" w14:textId="77777777" w:rsidR="00FD3105" w:rsidRDefault="00FD3105"/>
        </w:tc>
      </w:tr>
      <w:tr w:rsidR="00FD3105" w14:paraId="732FF824" w14:textId="77777777">
        <w:tblPrEx>
          <w:tblCellMar>
            <w:top w:w="0" w:type="dxa"/>
            <w:left w:w="0" w:type="dxa"/>
            <w:bottom w:w="0" w:type="dxa"/>
            <w:right w:w="0" w:type="dxa"/>
          </w:tblCellMar>
        </w:tblPrEx>
        <w:tc>
          <w:tcPr>
            <w:tcW w:w="2160" w:type="dxa"/>
            <w:tcBorders>
              <w:top w:val="nil"/>
              <w:left w:val="nil"/>
              <w:bottom w:val="nil"/>
              <w:right w:val="nil"/>
            </w:tcBorders>
          </w:tcPr>
          <w:p w14:paraId="22E34AE1"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DEFENDANT]</w:t>
            </w:r>
            <w:r>
              <w:rPr>
                <w:rStyle w:val="pxrowentry"/>
              </w:rPr>
              <w:t>,</w:t>
            </w:r>
          </w:p>
        </w:tc>
        <w:tc>
          <w:tcPr>
            <w:tcW w:w="2160" w:type="dxa"/>
            <w:tcBorders>
              <w:top w:val="nil"/>
              <w:left w:val="nil"/>
              <w:bottom w:val="nil"/>
              <w:right w:val="nil"/>
            </w:tcBorders>
          </w:tcPr>
          <w:p w14:paraId="04BC59F5"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48D3B2AB" w14:textId="77777777" w:rsidR="00FD3105" w:rsidRDefault="00FD3105"/>
        </w:tc>
        <w:tc>
          <w:tcPr>
            <w:tcW w:w="2160" w:type="dxa"/>
            <w:tcBorders>
              <w:top w:val="nil"/>
              <w:left w:val="nil"/>
              <w:bottom w:val="nil"/>
              <w:right w:val="nil"/>
            </w:tcBorders>
          </w:tcPr>
          <w:p w14:paraId="7C7A1977" w14:textId="77777777" w:rsidR="00FD3105" w:rsidRDefault="00FD3105"/>
        </w:tc>
      </w:tr>
      <w:tr w:rsidR="00FD3105" w14:paraId="08FB5497" w14:textId="77777777">
        <w:tblPrEx>
          <w:tblCellMar>
            <w:top w:w="0" w:type="dxa"/>
            <w:left w:w="0" w:type="dxa"/>
            <w:bottom w:w="0" w:type="dxa"/>
            <w:right w:w="0" w:type="dxa"/>
          </w:tblCellMar>
        </w:tblPrEx>
        <w:tc>
          <w:tcPr>
            <w:tcW w:w="2160" w:type="dxa"/>
            <w:tcBorders>
              <w:top w:val="nil"/>
              <w:left w:val="nil"/>
              <w:bottom w:val="nil"/>
              <w:right w:val="nil"/>
            </w:tcBorders>
          </w:tcPr>
          <w:p w14:paraId="124F7E7B"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0EB402D6"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Defendant.</w:t>
            </w:r>
          </w:p>
        </w:tc>
        <w:tc>
          <w:tcPr>
            <w:tcW w:w="2160" w:type="dxa"/>
            <w:tcBorders>
              <w:top w:val="nil"/>
              <w:left w:val="nil"/>
              <w:bottom w:val="nil"/>
              <w:right w:val="nil"/>
            </w:tcBorders>
          </w:tcPr>
          <w:p w14:paraId="2ADD9087"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10FE5B25" w14:textId="77777777" w:rsidR="00FD3105" w:rsidRDefault="00FD3105"/>
        </w:tc>
      </w:tr>
    </w:tbl>
    <w:p w14:paraId="2CE8D689" w14:textId="77777777" w:rsidR="00FD3105" w:rsidRDefault="00FD3105">
      <w:pPr>
        <w:pStyle w:val="pxtbody"/>
      </w:pPr>
    </w:p>
    <w:p w14:paraId="7B7B09A7" w14:textId="77777777" w:rsidR="00FD3105" w:rsidRDefault="00FD3105"/>
    <w:p w14:paraId="3A2E3B3D" w14:textId="77777777" w:rsidR="00FD3105" w:rsidRDefault="00FD3105">
      <w:pPr>
        <w:pStyle w:val="pxformhac"/>
        <w:spacing w:before="180"/>
        <w:jc w:val="center"/>
      </w:pPr>
      <w:r>
        <w:t xml:space="preserve">FINAL JUDGMENT </w:t>
      </w:r>
    </w:p>
    <w:p w14:paraId="1AA35879"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p.ct.id="3d29be30775711ee8e1ba9ecff0bf883|47|10:47"</w:instrText>
      </w:r>
      <w:r>
        <w:fldChar w:fldCharType="end"/>
      </w:r>
      <w:r>
        <w:t>This action was heard on defendant's motion for judgment on the pleadings and</w:t>
      </w:r>
    </w:p>
    <w:p w14:paraId="0785CE1C"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p.ct.id="3d29be30775711ee8e1ba9ecff0bf883|47|10:47"</w:instrText>
      </w:r>
      <w:r>
        <w:fldChar w:fldCharType="end"/>
      </w:r>
      <w:r>
        <w:t xml:space="preserve">IT IS ADJUDGED that plaintiff </w:t>
      </w:r>
      <w:r>
        <w:rPr>
          <w:rStyle w:val="pxfinstr"/>
          <w:i/>
          <w:iCs/>
        </w:rPr>
        <w:t>[NAME OF PLAINTIFF]</w:t>
      </w:r>
      <w:r>
        <w:t xml:space="preserve"> take nothing by this action and that defendant </w:t>
      </w:r>
      <w:r>
        <w:rPr>
          <w:rStyle w:val="pxfinstr"/>
          <w:i/>
          <w:iCs/>
        </w:rPr>
        <w:t>[NAME OF DEFENDANT]</w:t>
      </w:r>
      <w:r>
        <w:t xml:space="preserve">, whose address is </w:t>
      </w:r>
      <w:r>
        <w:rPr>
          <w:rStyle w:val="pxfinstr"/>
          <w:i/>
          <w:iCs/>
        </w:rPr>
        <w:t>[address of defendant]</w:t>
      </w:r>
      <w:r>
        <w:t xml:space="preserve">, go hence without day and recover costs from plaintiff </w:t>
      </w:r>
      <w:r>
        <w:rPr>
          <w:rStyle w:val="pxfinstr"/>
          <w:i/>
          <w:iCs/>
        </w:rPr>
        <w:t>[OPTIONAL:, whose address is [address of plaintiff] and the last four digits of Social Security number are [last four numbers of Social Security number],]</w:t>
      </w:r>
      <w:r>
        <w:t xml:space="preserve"> $</w:t>
      </w:r>
      <w:r>
        <w:rPr>
          <w:rStyle w:val="pxfinstr"/>
          <w:i/>
          <w:iCs/>
        </w:rPr>
        <w:t>[dollar amount of recovery]</w:t>
      </w:r>
      <w:r>
        <w:t xml:space="preserve"> that shall bear interest at the rate of </w:t>
      </w:r>
      <w:r>
        <w:rPr>
          <w:rStyle w:val="pxfinstr"/>
          <w:i/>
          <w:iCs/>
        </w:rPr>
        <w:t>[percentage rate of interest]</w:t>
      </w:r>
      <w:r>
        <w:rPr>
          <w:vanish/>
        </w:rPr>
        <w:t>&amp;percnt;</w:t>
      </w:r>
      <w:r>
        <w:rPr>
          <w:rStyle w:val="pxvis"/>
          <w:rFonts w:ascii="Times NewRoman" w:hAnsi="Times NewRoman"/>
          <w:b w:val="0"/>
          <w:sz w:val="24"/>
        </w:rPr>
        <w:t>%</w:t>
      </w:r>
      <w:r>
        <w:t xml:space="preserve"> a year, for which let execution issue forthwith.</w:t>
      </w:r>
    </w:p>
    <w:p w14:paraId="3340CBD5"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p.ct.id="3d29be30775711ee8e1ba9ecff0bf883|47|10:47"</w:instrText>
      </w:r>
      <w:r>
        <w:fldChar w:fldCharType="end"/>
      </w:r>
      <w:r>
        <w:t xml:space="preserve">ORDERED at </w:t>
      </w:r>
      <w:r>
        <w:rPr>
          <w:rStyle w:val="pxfinstr"/>
          <w:i/>
          <w:iCs/>
        </w:rPr>
        <w:t>[name of city]</w:t>
      </w:r>
      <w:r>
        <w:t xml:space="preserve">, Florida on </w:t>
      </w:r>
      <w:r>
        <w:rPr>
          <w:rStyle w:val="pxfinstr"/>
          <w:i/>
          <w:iCs/>
        </w:rPr>
        <w:t>[date of judgment]</w:t>
      </w:r>
      <w:r>
        <w:t>.</w:t>
      </w:r>
    </w:p>
    <w:p w14:paraId="57D8850A" w14:textId="77777777" w:rsidR="00FD3105" w:rsidRDefault="00FD3105">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2874C898" w14:textId="77777777" w:rsidR="00FD3105" w:rsidRDefault="00FD3105">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judge]</w:t>
      </w:r>
    </w:p>
    <w:p w14:paraId="234041A4"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judge]</w:t>
      </w:r>
    </w:p>
    <w:p w14:paraId="732302EC" w14:textId="77777777" w:rsidR="00FD3105" w:rsidRDefault="00FD3105">
      <w:pPr>
        <w:pStyle w:val="pxformfsigtbl"/>
        <w:ind w:left="500"/>
      </w:pPr>
      <w:r>
        <w:t xml:space="preserve"> </w:t>
      </w:r>
      <w:r>
        <w:rPr>
          <w:color w:val="FF0000"/>
          <w:sz w:val="20"/>
          <w:szCs w:val="20"/>
          <w:vertAlign w:val="superscript"/>
        </w:rPr>
        <w:t>►</w:t>
      </w:r>
      <w:r>
        <w:fldChar w:fldCharType="begin"/>
      </w:r>
      <w:r>
        <w:instrText>tbl.uuid="I01F17S"</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2134097A"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645C5CF8"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tgroup.cols="2"</w:instrText>
      </w:r>
      <w:r>
        <w:fldChar w:fldCharType="end"/>
      </w:r>
    </w:p>
    <w:p w14:paraId="46677328"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colspec.colwidth="17*"</w:instrText>
      </w:r>
      <w:r>
        <w:fldChar w:fldCharType="end"/>
      </w:r>
    </w:p>
    <w:p w14:paraId="09B98FF0"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colspec.colwidth="111*"</w:instrText>
      </w:r>
      <w:r>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D3105" w14:paraId="333406B0" w14:textId="77777777">
        <w:tblPrEx>
          <w:tblCellMar>
            <w:top w:w="0" w:type="dxa"/>
            <w:left w:w="0" w:type="dxa"/>
            <w:bottom w:w="0" w:type="dxa"/>
            <w:right w:w="0" w:type="dxa"/>
          </w:tblCellMar>
        </w:tblPrEx>
        <w:tc>
          <w:tcPr>
            <w:tcW w:w="4320" w:type="dxa"/>
            <w:tcBorders>
              <w:top w:val="nil"/>
              <w:left w:val="nil"/>
              <w:bottom w:val="nil"/>
              <w:right w:val="nil"/>
            </w:tcBorders>
          </w:tcPr>
          <w:p w14:paraId="2ED3ABD3"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Copies to:</w:t>
            </w:r>
          </w:p>
        </w:tc>
        <w:tc>
          <w:tcPr>
            <w:tcW w:w="4320" w:type="dxa"/>
            <w:tcBorders>
              <w:top w:val="nil"/>
              <w:left w:val="nil"/>
              <w:bottom w:val="nil"/>
              <w:right w:val="nil"/>
            </w:tcBorders>
          </w:tcPr>
          <w:p w14:paraId="09739BFE"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[Names of persons served]</w:t>
            </w:r>
          </w:p>
        </w:tc>
      </w:tr>
    </w:tbl>
    <w:p w14:paraId="6DF1563E" w14:textId="77777777" w:rsidR="00FD3105" w:rsidRDefault="00FD3105">
      <w:pPr>
        <w:pStyle w:val="pxtbody"/>
      </w:pPr>
    </w:p>
    <w:p w14:paraId="5E866D3A" w14:textId="77777777" w:rsidR="00FD3105" w:rsidRDefault="00FD3105"/>
    <w:p w14:paraId="661928B4" w14:textId="77777777" w:rsidR="00FD3105" w:rsidRDefault="00FD3105">
      <w:pPr>
        <w:pStyle w:val="pxcomnt"/>
      </w:pPr>
    </w:p>
    <w:p w14:paraId="6E3B6B09" w14:textId="77777777" w:rsidR="00FD3105" w:rsidRDefault="00FD3105">
      <w:pPr>
        <w:pStyle w:val="pxhac"/>
        <w:spacing w:before="180"/>
        <w:jc w:val="center"/>
      </w:pPr>
      <w:r>
        <w:rPr>
          <w:rStyle w:val="pxb"/>
          <w:b/>
          <w:bCs/>
        </w:rPr>
        <w:t>Author's Comment</w:t>
      </w:r>
    </w:p>
    <w:p w14:paraId="78863CD1"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p.ct.id="3d29be30775711ee8e1ba9ecff0bf883|47|10:47"</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st.ref.id="I0359QU"</w:instrText>
      </w:r>
      <w:r>
        <w:rPr>
          <w:rStyle w:val="pxst"/>
        </w:rPr>
        <w:fldChar w:fldCharType="end"/>
      </w:r>
      <w:r>
        <w:rPr>
          <w:rStyle w:val="pxst"/>
        </w:rPr>
        <w:t>Fla. R. Civ. P. 1.140(c)</w:t>
      </w:r>
      <w:r>
        <w:t xml:space="preserve">; </w:t>
      </w:r>
      <w:r>
        <w:rPr>
          <w:rStyle w:val="pxst"/>
          <w:color w:val="FF0000"/>
          <w:sz w:val="20"/>
          <w:szCs w:val="20"/>
          <w:vertAlign w:val="superscript"/>
        </w:rPr>
        <w:t>►</w:t>
      </w:r>
      <w:r>
        <w:rPr>
          <w:rStyle w:val="pxst"/>
        </w:rPr>
        <w:fldChar w:fldCharType="begin"/>
      </w:r>
      <w:r>
        <w:rPr>
          <w:rStyle w:val="pxst"/>
        </w:rPr>
        <w:instrText>st.ref.id="I02UI7U"</w:instrText>
      </w:r>
      <w:r>
        <w:rPr>
          <w:rStyle w:val="pxst"/>
        </w:rPr>
        <w:fldChar w:fldCharType="end"/>
      </w:r>
      <w:r>
        <w:rPr>
          <w:rStyle w:val="pxst"/>
        </w:rPr>
        <w:t>Fla. Fam. L. R. P. 12.140(c)</w:t>
      </w:r>
      <w:r>
        <w:t xml:space="preserve">; </w:t>
      </w:r>
      <w:r>
        <w:rPr>
          <w:rStyle w:val="pxcc"/>
          <w:color w:val="FF0000"/>
          <w:sz w:val="20"/>
          <w:szCs w:val="20"/>
          <w:vertAlign w:val="superscript"/>
        </w:rPr>
        <w:t>►</w:t>
      </w:r>
      <w:r>
        <w:rPr>
          <w:rStyle w:val="pxcc"/>
        </w:rPr>
        <w:fldChar w:fldCharType="begin"/>
      </w:r>
      <w:r>
        <w:rPr>
          <w:rStyle w:val="pxcc"/>
        </w:rPr>
        <w:instrText>cc.ref.id="I03WDYW"</w:instrText>
      </w:r>
      <w:r>
        <w:rPr>
          <w:rStyle w:val="pxcc"/>
        </w:rPr>
        <w:fldChar w:fldCharType="end"/>
      </w:r>
      <w:r>
        <w:rPr>
          <w:rStyle w:val="pxcc"/>
        </w:rPr>
        <w:t>Whitaker v. Powers, 424 So. 2d 154 (Fla. 5th DCA 1982)</w:t>
      </w:r>
      <w:r>
        <w:t>.</w:t>
      </w:r>
    </w:p>
    <w:p w14:paraId="50D80434" w14:textId="77777777" w:rsidR="00FD3105" w:rsidRDefault="00FD3105">
      <w:pPr>
        <w:pStyle w:val="pxs"/>
        <w:spacing w:before="180"/>
        <w:rPr>
          <w:sz w:val="27"/>
          <w:szCs w:val="27"/>
        </w:rPr>
      </w:pPr>
      <w:r>
        <w:rPr>
          <w:sz w:val="27"/>
          <w:szCs w:val="27"/>
        </w:rPr>
        <w:t>10:48. Judgment</w:t>
      </w:r>
      <w:r>
        <w:rPr>
          <w:rStyle w:val="pxsep"/>
        </w:rPr>
        <w:t xml:space="preserve">-- </w:t>
      </w:r>
      <w:r>
        <w:rPr>
          <w:sz w:val="27"/>
          <w:szCs w:val="27"/>
        </w:rPr>
        <w:t>Prohibition</w:t>
      </w:r>
    </w:p>
    <w:p w14:paraId="0A26167C" w14:textId="77777777" w:rsidR="00FD3105" w:rsidRDefault="00FD3105">
      <w:pPr>
        <w:pStyle w:val="pxov"/>
        <w:rPr>
          <w:vanish/>
        </w:rPr>
      </w:pPr>
      <w:r>
        <w:rPr>
          <w:vanish/>
        </w:rPr>
        <w:t>FMS</w:t>
      </w:r>
    </w:p>
    <w:p w14:paraId="7239537C" w14:textId="77777777" w:rsidR="00FD3105" w:rsidRDefault="00FD3105">
      <w:pPr>
        <w:pStyle w:val="pxov"/>
        <w:rPr>
          <w:vanish/>
        </w:rPr>
      </w:pPr>
      <w:r>
        <w:rPr>
          <w:vanish/>
        </w:rPr>
        <w:t>LFA</w:t>
      </w:r>
    </w:p>
    <w:p w14:paraId="1C449DFB" w14:textId="77777777" w:rsidR="00FD3105" w:rsidRDefault="00FD3105">
      <w:pPr>
        <w:pStyle w:val="pxov"/>
        <w:rPr>
          <w:vanish/>
        </w:rPr>
      </w:pPr>
      <w:r>
        <w:rPr>
          <w:vanish/>
        </w:rPr>
        <w:t>LEW</w:t>
      </w:r>
    </w:p>
    <w:p w14:paraId="0F6D693F" w14:textId="77777777" w:rsidR="00FD3105" w:rsidRDefault="00FD3105">
      <w:pPr>
        <w:pStyle w:val="pxov"/>
        <w:rPr>
          <w:vanish/>
        </w:rPr>
      </w:pPr>
      <w:r>
        <w:rPr>
          <w:vanish/>
        </w:rPr>
        <w:t>FCV</w:t>
      </w:r>
    </w:p>
    <w:p w14:paraId="736B5F2A" w14:textId="77777777" w:rsidR="00FD3105" w:rsidRDefault="00FD3105">
      <w:pPr>
        <w:pStyle w:val="pxov"/>
        <w:rPr>
          <w:vanish/>
        </w:rPr>
      </w:pPr>
      <w:r>
        <w:rPr>
          <w:vanish/>
        </w:rPr>
        <w:t>FLG</w:t>
      </w:r>
    </w:p>
    <w:p w14:paraId="792EC0D2" w14:textId="77777777" w:rsidR="00FD3105" w:rsidRDefault="00FD3105">
      <w:pPr>
        <w:pStyle w:val="pxformfcapfac"/>
        <w:jc w:val="center"/>
        <w:rPr>
          <w:sz w:val="24"/>
          <w:szCs w:val="24"/>
        </w:rPr>
      </w:pPr>
      <w:r>
        <w:rPr>
          <w:color w:val="FF0000"/>
          <w:sz w:val="20"/>
          <w:szCs w:val="20"/>
          <w:vertAlign w:val="superscript"/>
        </w:rPr>
        <w:t>►</w:t>
      </w:r>
      <w:r>
        <w:rPr>
          <w:sz w:val="24"/>
          <w:szCs w:val="24"/>
        </w:rPr>
        <w:fldChar w:fldCharType="begin"/>
      </w:r>
      <w:r>
        <w:rPr>
          <w:sz w:val="24"/>
          <w:szCs w:val="24"/>
        </w:rPr>
        <w:instrText>form.du="0"</w:instrText>
      </w:r>
      <w:r>
        <w:rPr>
          <w:sz w:val="24"/>
          <w:szCs w:val="24"/>
        </w:rPr>
        <w:fldChar w:fldCharType="end"/>
      </w:r>
      <w:r>
        <w:rPr>
          <w:sz w:val="24"/>
          <w:szCs w:val="24"/>
        </w:rPr>
        <w:fldChar w:fldCharType="begin"/>
      </w:r>
      <w:r>
        <w:rPr>
          <w:sz w:val="24"/>
          <w:szCs w:val="24"/>
        </w:rPr>
        <w:instrText>form.fid="I6d3d17709fed11dfbf230000837214a9"</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fcap.ref="manual"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sz w:val="24"/>
          <w:szCs w:val="24"/>
        </w:rPr>
        <w:t xml:space="preserve">IN THE CIRCUIT COURT FOR </w:t>
      </w:r>
      <w:r>
        <w:rPr>
          <w:rStyle w:val="pxfinstr"/>
          <w:i/>
          <w:iCs/>
          <w:szCs w:val="24"/>
        </w:rPr>
        <w:t>[NAME OF COUNTY]</w:t>
      </w:r>
      <w:r>
        <w:rPr>
          <w:sz w:val="24"/>
          <w:szCs w:val="24"/>
        </w:rPr>
        <w:t>, FLORIDA</w:t>
      </w:r>
    </w:p>
    <w:p w14:paraId="11A82E28" w14:textId="77777777" w:rsidR="00FD3105" w:rsidRDefault="00FD3105">
      <w:pPr>
        <w:pStyle w:val="pxformfcaptbl"/>
        <w:ind w:left="500"/>
      </w:pPr>
      <w:r>
        <w:t xml:space="preserve"> </w:t>
      </w:r>
      <w:r>
        <w:rPr>
          <w:color w:val="FF0000"/>
          <w:sz w:val="20"/>
          <w:szCs w:val="20"/>
          <w:vertAlign w:val="superscript"/>
        </w:rPr>
        <w:t>►</w:t>
      </w:r>
      <w:r>
        <w:fldChar w:fldCharType="begin"/>
      </w:r>
      <w:r>
        <w:instrText>tbl.brace.end="7"</w:instrText>
      </w:r>
      <w:r>
        <w:fldChar w:fldCharType="end"/>
      </w:r>
      <w:r>
        <w:fldChar w:fldCharType="begin"/>
      </w:r>
      <w:r>
        <w:instrText>tbl.brace.start="1"</w:instrText>
      </w:r>
      <w:r>
        <w:fldChar w:fldCharType="end"/>
      </w:r>
      <w:r>
        <w:fldChar w:fldCharType="begin"/>
      </w:r>
      <w:r>
        <w:instrText>tbl.ident="I0252O1"</w:instrText>
      </w:r>
      <w:r>
        <w:fldChar w:fldCharType="end"/>
      </w:r>
      <w:r>
        <w:fldChar w:fldCharType="begin"/>
      </w:r>
      <w:r>
        <w:instrText>tbl.uuid="I04ZTD6"</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7BFF5D5D"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0EADB8C4"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tgroup.cols="4"</w:instrText>
      </w:r>
      <w:r>
        <w:fldChar w:fldCharType="end"/>
      </w:r>
    </w:p>
    <w:p w14:paraId="3995F3F8"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colspec.colwidth="7*"</w:instrText>
      </w:r>
      <w:r>
        <w:fldChar w:fldCharType="end"/>
      </w:r>
    </w:p>
    <w:p w14:paraId="48BD56D9"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colspec.colwidth="21*"</w:instrText>
      </w:r>
      <w:r>
        <w:fldChar w:fldCharType="end"/>
      </w:r>
    </w:p>
    <w:p w14:paraId="22B98FEF" w14:textId="77777777" w:rsidR="00FD3105" w:rsidRDefault="00FD3105">
      <w:pPr>
        <w:pStyle w:val="pxcolspec"/>
      </w:pPr>
      <w:r>
        <w:rPr>
          <w:color w:val="FF0000"/>
          <w:sz w:val="20"/>
          <w:szCs w:val="20"/>
          <w:vertAlign w:val="superscript"/>
        </w:rPr>
        <w:t>►</w:t>
      </w:r>
      <w:r>
        <w:fldChar w:fldCharType="begin"/>
      </w:r>
      <w:r>
        <w:instrText>colspec.align="center"</w:instrText>
      </w:r>
      <w:r>
        <w:fldChar w:fldCharType="end"/>
      </w:r>
      <w:r>
        <w:fldChar w:fldCharType="begin"/>
      </w:r>
      <w:r>
        <w:instrText>colspec.colname="3"</w:instrText>
      </w:r>
      <w:r>
        <w:fldChar w:fldCharType="end"/>
      </w:r>
      <w:r>
        <w:fldChar w:fldCharType="begin"/>
      </w:r>
      <w:r>
        <w:instrText>colspec.colnum="3"</w:instrText>
      </w:r>
      <w:r>
        <w:fldChar w:fldCharType="end"/>
      </w:r>
      <w:r>
        <w:fldChar w:fldCharType="begin"/>
      </w:r>
      <w:r>
        <w:instrText>colspec.colwidth="7*"</w:instrText>
      </w:r>
      <w:r>
        <w:fldChar w:fldCharType="end"/>
      </w:r>
    </w:p>
    <w:p w14:paraId="43D39A24" w14:textId="77777777" w:rsidR="00FD3105" w:rsidRDefault="00FD3105">
      <w:pPr>
        <w:pStyle w:val="pxcolspec"/>
      </w:pPr>
      <w:r>
        <w:rPr>
          <w:color w:val="FF0000"/>
          <w:sz w:val="20"/>
          <w:szCs w:val="20"/>
          <w:vertAlign w:val="superscript"/>
        </w:rPr>
        <w:t>►</w:t>
      </w:r>
      <w:r>
        <w:fldChar w:fldCharType="begin"/>
      </w:r>
      <w:r>
        <w:instrText>colspec.colname="4"</w:instrText>
      </w:r>
      <w:r>
        <w:fldChar w:fldCharType="end"/>
      </w:r>
      <w:r>
        <w:fldChar w:fldCharType="begin"/>
      </w:r>
      <w:r>
        <w:instrText>colspec.colnum="4"</w:instrText>
      </w:r>
      <w:r>
        <w:fldChar w:fldCharType="end"/>
      </w:r>
      <w:r>
        <w:fldChar w:fldCharType="begin"/>
      </w:r>
      <w:r>
        <w:instrText>colspec.colwidth="29*"</w:instrText>
      </w:r>
      <w:r>
        <w:fldChar w:fldCharType="end"/>
      </w:r>
    </w:p>
    <w:tbl>
      <w:tblPr>
        <w:tblW w:w="0" w:type="auto"/>
        <w:tblLayout w:type="fixed"/>
        <w:tblCellMar>
          <w:left w:w="0" w:type="dxa"/>
          <w:right w:w="0" w:type="dxa"/>
        </w:tblCellMar>
        <w:tblLook w:val="0000" w:firstRow="0" w:lastRow="0" w:firstColumn="0" w:lastColumn="0" w:noHBand="0" w:noVBand="0"/>
      </w:tblPr>
      <w:tblGrid>
        <w:gridCol w:w="2160"/>
        <w:gridCol w:w="2160"/>
        <w:gridCol w:w="2160"/>
        <w:gridCol w:w="2160"/>
      </w:tblGrid>
      <w:tr w:rsidR="00FD3105" w14:paraId="18D37ACA" w14:textId="77777777">
        <w:tblPrEx>
          <w:tblCellMar>
            <w:top w:w="0" w:type="dxa"/>
            <w:left w:w="0" w:type="dxa"/>
            <w:bottom w:w="0" w:type="dxa"/>
            <w:right w:w="0" w:type="dxa"/>
          </w:tblCellMar>
        </w:tblPrEx>
        <w:tc>
          <w:tcPr>
            <w:tcW w:w="2160" w:type="dxa"/>
            <w:tcBorders>
              <w:top w:val="nil"/>
              <w:left w:val="nil"/>
              <w:bottom w:val="nil"/>
              <w:right w:val="nil"/>
            </w:tcBorders>
          </w:tcPr>
          <w:p w14:paraId="27CD3A83" w14:textId="77777777" w:rsidR="00FD3105" w:rsidRDefault="00FD3105">
            <w:r>
              <w:rPr>
                <w:color w:val="FF0000"/>
                <w:sz w:val="20"/>
                <w:szCs w:val="20"/>
                <w:vertAlign w:val="superscript"/>
              </w:rPr>
              <w:t>►</w:t>
            </w:r>
            <w:r>
              <w:fldChar w:fldCharType="begin"/>
            </w:r>
            <w:r>
              <w:instrText>tbody.valign="top"</w:instrText>
            </w:r>
            <w:r>
              <w:fldChar w:fldCharType="end"/>
            </w:r>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PETITIONER]</w:t>
            </w:r>
            <w:r>
              <w:rPr>
                <w:rStyle w:val="pxrowentry"/>
              </w:rPr>
              <w:t>,</w:t>
            </w:r>
          </w:p>
        </w:tc>
        <w:tc>
          <w:tcPr>
            <w:tcW w:w="2160" w:type="dxa"/>
            <w:tcBorders>
              <w:top w:val="nil"/>
              <w:left w:val="nil"/>
              <w:bottom w:val="nil"/>
              <w:right w:val="nil"/>
            </w:tcBorders>
          </w:tcPr>
          <w:p w14:paraId="074A687E" w14:textId="77777777" w:rsidR="00FD3105" w:rsidRDefault="00FD3105">
            <w:r>
              <w:rPr>
                <w:rStyle w:val="pxentry"/>
                <w:color w:val="FF0000"/>
                <w:sz w:val="20"/>
                <w:szCs w:val="20"/>
                <w:vertAlign w:val="superscript"/>
              </w:rPr>
              <w:t>►</w:t>
            </w:r>
            <w:r>
              <w:rPr>
                <w:rStyle w:val="pxentry"/>
              </w:rPr>
              <w:fldChar w:fldCharType="begin"/>
            </w:r>
            <w:r>
              <w:rPr>
                <w:rStyle w:val="pxentry"/>
              </w:rPr>
              <w:instrText>entry.morerows="6"</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vanish/>
              </w:rPr>
              <w:t>&amp;brace;</w:t>
            </w:r>
            <w:r>
              <w:rPr>
                <w:rStyle w:val="pxvis"/>
                <w:rFonts w:ascii="Times NewRoman" w:hAnsi="Times NewRoman"/>
                <w:b w:val="0"/>
                <w:sz w:val="24"/>
              </w:rPr>
              <w:t>}</w:t>
            </w:r>
          </w:p>
        </w:tc>
        <w:tc>
          <w:tcPr>
            <w:tcW w:w="2160" w:type="dxa"/>
            <w:tcBorders>
              <w:top w:val="nil"/>
              <w:left w:val="nil"/>
              <w:bottom w:val="nil"/>
              <w:right w:val="nil"/>
            </w:tcBorders>
          </w:tcPr>
          <w:p w14:paraId="4C976664"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673FE224" w14:textId="77777777" w:rsidR="00FD3105" w:rsidRDefault="00FD3105"/>
        </w:tc>
      </w:tr>
      <w:tr w:rsidR="00FD3105" w14:paraId="7D99FC45" w14:textId="77777777">
        <w:tblPrEx>
          <w:tblCellMar>
            <w:top w:w="0" w:type="dxa"/>
            <w:left w:w="0" w:type="dxa"/>
            <w:bottom w:w="0" w:type="dxa"/>
            <w:right w:w="0" w:type="dxa"/>
          </w:tblCellMar>
        </w:tblPrEx>
        <w:tc>
          <w:tcPr>
            <w:tcW w:w="2160" w:type="dxa"/>
            <w:tcBorders>
              <w:top w:val="nil"/>
              <w:left w:val="nil"/>
              <w:bottom w:val="nil"/>
              <w:right w:val="nil"/>
            </w:tcBorders>
          </w:tcPr>
          <w:p w14:paraId="041A4697"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7F12D2F6"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Petitioner,</w:t>
            </w:r>
          </w:p>
        </w:tc>
        <w:tc>
          <w:tcPr>
            <w:tcW w:w="2160" w:type="dxa"/>
            <w:tcBorders>
              <w:top w:val="nil"/>
              <w:left w:val="nil"/>
              <w:bottom w:val="nil"/>
              <w:right w:val="nil"/>
            </w:tcBorders>
          </w:tcPr>
          <w:p w14:paraId="10342BD8"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3C82B657" w14:textId="77777777" w:rsidR="00FD3105" w:rsidRDefault="00FD3105"/>
        </w:tc>
      </w:tr>
      <w:tr w:rsidR="00FD3105" w14:paraId="2B374B34" w14:textId="77777777">
        <w:tblPrEx>
          <w:tblCellMar>
            <w:top w:w="0" w:type="dxa"/>
            <w:left w:w="0" w:type="dxa"/>
            <w:bottom w:w="0" w:type="dxa"/>
            <w:right w:w="0" w:type="dxa"/>
          </w:tblCellMar>
        </w:tblPrEx>
        <w:tc>
          <w:tcPr>
            <w:tcW w:w="2160" w:type="dxa"/>
            <w:tcBorders>
              <w:top w:val="nil"/>
              <w:left w:val="nil"/>
              <w:bottom w:val="nil"/>
              <w:right w:val="nil"/>
            </w:tcBorders>
          </w:tcPr>
          <w:p w14:paraId="176FED03"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entry.align="center"</w:instrText>
            </w:r>
            <w:r>
              <w:rPr>
                <w:rStyle w:val="pxrowentry"/>
              </w:rPr>
              <w:fldChar w:fldCharType="end"/>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3BE44F00"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40B794B5" w14:textId="77777777" w:rsidR="00FD3105" w:rsidRDefault="00FD3105"/>
        </w:tc>
        <w:tc>
          <w:tcPr>
            <w:tcW w:w="2160" w:type="dxa"/>
            <w:tcBorders>
              <w:top w:val="nil"/>
              <w:left w:val="nil"/>
              <w:bottom w:val="nil"/>
              <w:right w:val="nil"/>
            </w:tcBorders>
          </w:tcPr>
          <w:p w14:paraId="5DD0B832" w14:textId="77777777" w:rsidR="00FD3105" w:rsidRDefault="00FD3105"/>
        </w:tc>
      </w:tr>
      <w:tr w:rsidR="00FD3105" w14:paraId="74D57943" w14:textId="77777777">
        <w:tblPrEx>
          <w:tblCellMar>
            <w:top w:w="0" w:type="dxa"/>
            <w:left w:w="0" w:type="dxa"/>
            <w:bottom w:w="0" w:type="dxa"/>
            <w:right w:w="0" w:type="dxa"/>
          </w:tblCellMar>
        </w:tblPrEx>
        <w:tc>
          <w:tcPr>
            <w:tcW w:w="2160" w:type="dxa"/>
            <w:tcBorders>
              <w:top w:val="nil"/>
              <w:left w:val="nil"/>
              <w:bottom w:val="nil"/>
              <w:right w:val="nil"/>
            </w:tcBorders>
          </w:tcPr>
          <w:p w14:paraId="034CD918"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363120F8" w14:textId="77777777" w:rsidR="00FD3105" w:rsidRDefault="00FD3105">
            <w:r>
              <w:rPr>
                <w:rStyle w:val="pxentry"/>
                <w:color w:val="FF0000"/>
                <w:sz w:val="20"/>
                <w:szCs w:val="20"/>
                <w:vertAlign w:val="superscript"/>
              </w:rPr>
              <w:t>►</w:t>
            </w:r>
            <w:r>
              <w:rPr>
                <w:rStyle w:val="pxentry"/>
              </w:rPr>
              <w:fldChar w:fldCharType="begin"/>
            </w:r>
            <w:r>
              <w:rPr>
                <w:rStyle w:val="pxentry"/>
              </w:rPr>
              <w:instrText>entry.align="left"</w:instrText>
            </w:r>
            <w:r>
              <w:rPr>
                <w:rStyle w:val="pxentry"/>
              </w:rPr>
              <w:fldChar w:fldCharType="end"/>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v.</w:t>
            </w:r>
          </w:p>
        </w:tc>
        <w:tc>
          <w:tcPr>
            <w:tcW w:w="2160" w:type="dxa"/>
            <w:tcBorders>
              <w:top w:val="nil"/>
              <w:left w:val="nil"/>
              <w:bottom w:val="nil"/>
              <w:right w:val="nil"/>
            </w:tcBorders>
          </w:tcPr>
          <w:p w14:paraId="15CAAD3B"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 xml:space="preserve">CASE </w:t>
            </w:r>
            <w:r>
              <w:rPr>
                <w:rStyle w:val="pxfinstr"/>
                <w:i/>
                <w:iCs/>
              </w:rPr>
              <w:t>[CASE NUMBER]</w:t>
            </w:r>
          </w:p>
        </w:tc>
        <w:tc>
          <w:tcPr>
            <w:tcW w:w="2160" w:type="dxa"/>
            <w:tcBorders>
              <w:top w:val="nil"/>
              <w:left w:val="nil"/>
              <w:bottom w:val="nil"/>
              <w:right w:val="nil"/>
            </w:tcBorders>
          </w:tcPr>
          <w:p w14:paraId="1B646077" w14:textId="77777777" w:rsidR="00FD3105" w:rsidRDefault="00FD3105"/>
        </w:tc>
      </w:tr>
      <w:tr w:rsidR="00FD3105" w14:paraId="6372A2E9" w14:textId="77777777">
        <w:tblPrEx>
          <w:tblCellMar>
            <w:top w:w="0" w:type="dxa"/>
            <w:left w:w="0" w:type="dxa"/>
            <w:bottom w:w="0" w:type="dxa"/>
            <w:right w:w="0" w:type="dxa"/>
          </w:tblCellMar>
        </w:tblPrEx>
        <w:tc>
          <w:tcPr>
            <w:tcW w:w="2160" w:type="dxa"/>
            <w:tcBorders>
              <w:top w:val="nil"/>
              <w:left w:val="nil"/>
              <w:bottom w:val="nil"/>
              <w:right w:val="nil"/>
            </w:tcBorders>
          </w:tcPr>
          <w:p w14:paraId="3C99FCD8"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7A85CDE5"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7A38CBD0" w14:textId="77777777" w:rsidR="00FD3105" w:rsidRDefault="00FD3105"/>
        </w:tc>
        <w:tc>
          <w:tcPr>
            <w:tcW w:w="2160" w:type="dxa"/>
            <w:tcBorders>
              <w:top w:val="nil"/>
              <w:left w:val="nil"/>
              <w:bottom w:val="nil"/>
              <w:right w:val="nil"/>
            </w:tcBorders>
          </w:tcPr>
          <w:p w14:paraId="6FEFF40E" w14:textId="77777777" w:rsidR="00FD3105" w:rsidRDefault="00FD3105"/>
        </w:tc>
      </w:tr>
      <w:tr w:rsidR="00FD3105" w14:paraId="1DE862D1" w14:textId="77777777">
        <w:tblPrEx>
          <w:tblCellMar>
            <w:top w:w="0" w:type="dxa"/>
            <w:left w:w="0" w:type="dxa"/>
            <w:bottom w:w="0" w:type="dxa"/>
            <w:right w:w="0" w:type="dxa"/>
          </w:tblCellMar>
        </w:tblPrEx>
        <w:tc>
          <w:tcPr>
            <w:tcW w:w="2160" w:type="dxa"/>
            <w:tcBorders>
              <w:top w:val="nil"/>
              <w:left w:val="nil"/>
              <w:bottom w:val="nil"/>
              <w:right w:val="nil"/>
            </w:tcBorders>
          </w:tcPr>
          <w:p w14:paraId="3FE0BF27"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RESPONDENT]</w:t>
            </w:r>
          </w:p>
        </w:tc>
        <w:tc>
          <w:tcPr>
            <w:tcW w:w="2160" w:type="dxa"/>
            <w:tcBorders>
              <w:top w:val="nil"/>
              <w:left w:val="nil"/>
              <w:bottom w:val="nil"/>
              <w:right w:val="nil"/>
            </w:tcBorders>
          </w:tcPr>
          <w:p w14:paraId="2C121456"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4CA2E090" w14:textId="77777777" w:rsidR="00FD3105" w:rsidRDefault="00FD3105"/>
        </w:tc>
        <w:tc>
          <w:tcPr>
            <w:tcW w:w="2160" w:type="dxa"/>
            <w:tcBorders>
              <w:top w:val="nil"/>
              <w:left w:val="nil"/>
              <w:bottom w:val="nil"/>
              <w:right w:val="nil"/>
            </w:tcBorders>
          </w:tcPr>
          <w:p w14:paraId="1F8DCC6E" w14:textId="77777777" w:rsidR="00FD3105" w:rsidRDefault="00FD3105"/>
        </w:tc>
      </w:tr>
      <w:tr w:rsidR="00FD3105" w14:paraId="05D80065" w14:textId="77777777">
        <w:tblPrEx>
          <w:tblCellMar>
            <w:top w:w="0" w:type="dxa"/>
            <w:left w:w="0" w:type="dxa"/>
            <w:bottom w:w="0" w:type="dxa"/>
            <w:right w:w="0" w:type="dxa"/>
          </w:tblCellMar>
        </w:tblPrEx>
        <w:tc>
          <w:tcPr>
            <w:tcW w:w="2160" w:type="dxa"/>
            <w:tcBorders>
              <w:top w:val="nil"/>
              <w:left w:val="nil"/>
              <w:bottom w:val="nil"/>
              <w:right w:val="nil"/>
            </w:tcBorders>
          </w:tcPr>
          <w:p w14:paraId="7723B102"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2F4A85B3"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Respondent.</w:t>
            </w:r>
          </w:p>
        </w:tc>
        <w:tc>
          <w:tcPr>
            <w:tcW w:w="2160" w:type="dxa"/>
            <w:tcBorders>
              <w:top w:val="nil"/>
              <w:left w:val="nil"/>
              <w:bottom w:val="nil"/>
              <w:right w:val="nil"/>
            </w:tcBorders>
          </w:tcPr>
          <w:p w14:paraId="58F7F420"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3B5D5022" w14:textId="77777777" w:rsidR="00FD3105" w:rsidRDefault="00FD3105"/>
        </w:tc>
      </w:tr>
    </w:tbl>
    <w:p w14:paraId="4A93E693" w14:textId="77777777" w:rsidR="00FD3105" w:rsidRDefault="00FD3105">
      <w:pPr>
        <w:pStyle w:val="pxtbody"/>
      </w:pPr>
    </w:p>
    <w:p w14:paraId="270184F9" w14:textId="77777777" w:rsidR="00FD3105" w:rsidRDefault="00FD3105"/>
    <w:p w14:paraId="005709B2" w14:textId="77777777" w:rsidR="00FD3105" w:rsidRDefault="00FD3105">
      <w:pPr>
        <w:pStyle w:val="pxformhac"/>
        <w:spacing w:before="180"/>
        <w:jc w:val="center"/>
      </w:pPr>
      <w:r>
        <w:t xml:space="preserve">FINAL JUDGMENT </w:t>
      </w:r>
    </w:p>
    <w:p w14:paraId="261B9ED9"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p.ct.id="3d29be30775711ee8e1ba9ecff0bf883|48|10:48"</w:instrText>
      </w:r>
      <w:r>
        <w:fldChar w:fldCharType="end"/>
      </w:r>
      <w:r>
        <w:t>This action was tried before the court and</w:t>
      </w:r>
    </w:p>
    <w:p w14:paraId="0CA9B29E"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p.ct.id="3d29be30775711ee8e1ba9ecff0bf883|48|10:48"</w:instrText>
      </w:r>
      <w:r>
        <w:fldChar w:fldCharType="end"/>
      </w:r>
      <w:r>
        <w:t xml:space="preserve">IT IS ADJUDGED that the clerk of this court shall issue an absolute writ of prohibition to the Honorable </w:t>
      </w:r>
      <w:r>
        <w:rPr>
          <w:rStyle w:val="pxfinstr"/>
          <w:i/>
          <w:iCs/>
        </w:rPr>
        <w:t>[NAME OF JUDGE]</w:t>
      </w:r>
      <w:r>
        <w:t xml:space="preserve">, as County Judge of </w:t>
      </w:r>
      <w:r>
        <w:rPr>
          <w:rStyle w:val="pxfinstr"/>
          <w:i/>
          <w:iCs/>
        </w:rPr>
        <w:t>[name of county]</w:t>
      </w:r>
      <w:r>
        <w:t xml:space="preserve">, Florida, prohibiting from exercising jurisdiction further in the action styled </w:t>
      </w:r>
      <w:r>
        <w:rPr>
          <w:rStyle w:val="pxfinstr"/>
          <w:i/>
          <w:iCs/>
        </w:rPr>
        <w:t>[name of plaintiff]</w:t>
      </w:r>
      <w:r>
        <w:t xml:space="preserve"> as plaintiff vs </w:t>
      </w:r>
      <w:r>
        <w:rPr>
          <w:rStyle w:val="pxfinstr"/>
          <w:i/>
          <w:iCs/>
        </w:rPr>
        <w:t>[name of defendant]</w:t>
      </w:r>
      <w:r>
        <w:t xml:space="preserve"> as defendant, case </w:t>
      </w:r>
      <w:r>
        <w:rPr>
          <w:rStyle w:val="pxfinstr"/>
          <w:i/>
          <w:iCs/>
        </w:rPr>
        <w:t>[CASE NUMBER]</w:t>
      </w:r>
      <w:r>
        <w:t xml:space="preserve">, now pending in the County Court of </w:t>
      </w:r>
      <w:r>
        <w:rPr>
          <w:rStyle w:val="pxfinstr"/>
          <w:i/>
          <w:iCs/>
        </w:rPr>
        <w:t>[name of county]</w:t>
      </w:r>
      <w:r>
        <w:t xml:space="preserve"> Florida.</w:t>
      </w:r>
    </w:p>
    <w:p w14:paraId="653619B5"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p.ct.id="3d29be30775711ee8e1ba9ecff0bf883|48|10:48"</w:instrText>
      </w:r>
      <w:r>
        <w:fldChar w:fldCharType="end"/>
      </w:r>
      <w:r>
        <w:t xml:space="preserve">ORDERED at </w:t>
      </w:r>
      <w:r>
        <w:rPr>
          <w:rStyle w:val="pxfinstr"/>
          <w:i/>
          <w:iCs/>
        </w:rPr>
        <w:t>[name of city]</w:t>
      </w:r>
      <w:r>
        <w:t xml:space="preserve">, Florida on </w:t>
      </w:r>
      <w:r>
        <w:rPr>
          <w:rStyle w:val="pxfinstr"/>
          <w:i/>
          <w:iCs/>
        </w:rPr>
        <w:t>[date of judgment]</w:t>
      </w:r>
      <w:r>
        <w:t>.</w:t>
      </w:r>
    </w:p>
    <w:p w14:paraId="67852B70" w14:textId="77777777" w:rsidR="00FD3105" w:rsidRDefault="00FD3105">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7AE05D19" w14:textId="77777777" w:rsidR="00FD3105" w:rsidRDefault="00FD3105">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judge]</w:t>
      </w:r>
    </w:p>
    <w:p w14:paraId="0C607A20"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judge]</w:t>
      </w:r>
    </w:p>
    <w:p w14:paraId="6C39E2C8" w14:textId="77777777" w:rsidR="00FD3105" w:rsidRDefault="00FD3105">
      <w:pPr>
        <w:pStyle w:val="pxformfsigtbl"/>
        <w:ind w:left="500"/>
      </w:pPr>
      <w:r>
        <w:t xml:space="preserve"> </w:t>
      </w:r>
      <w:r>
        <w:rPr>
          <w:color w:val="FF0000"/>
          <w:sz w:val="20"/>
          <w:szCs w:val="20"/>
          <w:vertAlign w:val="superscript"/>
        </w:rPr>
        <w:t>►</w:t>
      </w:r>
      <w:r>
        <w:fldChar w:fldCharType="begin"/>
      </w:r>
      <w:r>
        <w:instrText>tbl.ident="I065C6O"</w:instrText>
      </w:r>
      <w:r>
        <w:fldChar w:fldCharType="end"/>
      </w:r>
      <w:r>
        <w:fldChar w:fldCharType="begin"/>
      </w:r>
      <w:r>
        <w:instrText>tbl.uuid="I01FAGW"</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03BE059A"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2BE98AA3"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tgroup.cols="2"</w:instrText>
      </w:r>
      <w:r>
        <w:fldChar w:fldCharType="end"/>
      </w:r>
    </w:p>
    <w:p w14:paraId="397850B4"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colspec.colwidth="17*"</w:instrText>
      </w:r>
      <w:r>
        <w:fldChar w:fldCharType="end"/>
      </w:r>
    </w:p>
    <w:p w14:paraId="57BCD9CA"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colspec.colwidth="111*"</w:instrText>
      </w:r>
      <w:r>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D3105" w14:paraId="0C754A36" w14:textId="77777777">
        <w:tblPrEx>
          <w:tblCellMar>
            <w:top w:w="0" w:type="dxa"/>
            <w:left w:w="0" w:type="dxa"/>
            <w:bottom w:w="0" w:type="dxa"/>
            <w:right w:w="0" w:type="dxa"/>
          </w:tblCellMar>
        </w:tblPrEx>
        <w:tc>
          <w:tcPr>
            <w:tcW w:w="4320" w:type="dxa"/>
            <w:tcBorders>
              <w:top w:val="nil"/>
              <w:left w:val="nil"/>
              <w:bottom w:val="nil"/>
              <w:right w:val="nil"/>
            </w:tcBorders>
          </w:tcPr>
          <w:p w14:paraId="02FBF068"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Copies to:</w:t>
            </w:r>
          </w:p>
        </w:tc>
        <w:tc>
          <w:tcPr>
            <w:tcW w:w="4320" w:type="dxa"/>
            <w:tcBorders>
              <w:top w:val="nil"/>
              <w:left w:val="nil"/>
              <w:bottom w:val="nil"/>
              <w:right w:val="nil"/>
            </w:tcBorders>
          </w:tcPr>
          <w:p w14:paraId="164266FA"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r w:rsidR="00FD3105" w14:paraId="71C691FA" w14:textId="77777777">
        <w:tblPrEx>
          <w:tblCellMar>
            <w:top w:w="0" w:type="dxa"/>
            <w:left w:w="0" w:type="dxa"/>
            <w:bottom w:w="0" w:type="dxa"/>
            <w:right w:w="0" w:type="dxa"/>
          </w:tblCellMar>
        </w:tblPrEx>
        <w:tc>
          <w:tcPr>
            <w:tcW w:w="4320" w:type="dxa"/>
            <w:tcBorders>
              <w:top w:val="nil"/>
              <w:left w:val="nil"/>
              <w:bottom w:val="nil"/>
              <w:right w:val="nil"/>
            </w:tcBorders>
          </w:tcPr>
          <w:p w14:paraId="0AACA561"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4320" w:type="dxa"/>
            <w:tcBorders>
              <w:top w:val="nil"/>
              <w:left w:val="nil"/>
              <w:bottom w:val="nil"/>
              <w:right w:val="nil"/>
            </w:tcBorders>
          </w:tcPr>
          <w:p w14:paraId="1C5130B7"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bl>
    <w:p w14:paraId="69DB182F" w14:textId="77777777" w:rsidR="00FD3105" w:rsidRDefault="00FD3105">
      <w:pPr>
        <w:pStyle w:val="pxtbody"/>
      </w:pPr>
    </w:p>
    <w:p w14:paraId="153BA05D" w14:textId="77777777" w:rsidR="00FD3105" w:rsidRDefault="00FD3105"/>
    <w:p w14:paraId="2B83C8BB" w14:textId="77777777" w:rsidR="00FD3105" w:rsidRDefault="00FD3105">
      <w:pPr>
        <w:pStyle w:val="pxcomnt"/>
      </w:pPr>
    </w:p>
    <w:p w14:paraId="79B88991" w14:textId="77777777" w:rsidR="00FD3105" w:rsidRDefault="00FD3105">
      <w:pPr>
        <w:pStyle w:val="pxhac"/>
        <w:spacing w:before="180"/>
        <w:jc w:val="center"/>
      </w:pPr>
      <w:r>
        <w:rPr>
          <w:rStyle w:val="pxb"/>
          <w:b/>
          <w:bCs/>
        </w:rPr>
        <w:t>Author's Comment</w:t>
      </w:r>
    </w:p>
    <w:p w14:paraId="37828580"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p.ct.id="3d29be30775711ee8e1ba9ecff0bf883|48|10:48"</w:instrText>
      </w:r>
      <w:r>
        <w:fldChar w:fldCharType="end"/>
      </w:r>
      <w:r>
        <w:t xml:space="preserve">See </w:t>
      </w:r>
      <w:r>
        <w:rPr>
          <w:rStyle w:val="pxcc"/>
          <w:color w:val="FF0000"/>
          <w:sz w:val="20"/>
          <w:szCs w:val="20"/>
          <w:vertAlign w:val="superscript"/>
        </w:rPr>
        <w:t>►</w:t>
      </w:r>
      <w:r>
        <w:rPr>
          <w:rStyle w:val="pxcc"/>
        </w:rPr>
        <w:fldChar w:fldCharType="begin"/>
      </w:r>
      <w:r>
        <w:rPr>
          <w:rStyle w:val="pxcc"/>
        </w:rPr>
        <w:instrText>cc.ref.id="I03TKZT"</w:instrText>
      </w:r>
      <w:r>
        <w:rPr>
          <w:rStyle w:val="pxcc"/>
        </w:rPr>
        <w:fldChar w:fldCharType="end"/>
      </w:r>
      <w:r>
        <w:rPr>
          <w:rStyle w:val="pxcc"/>
        </w:rPr>
        <w:t>State ex rel. Ervin v. Smith, 160 So. 2d 518 (Fla. 1964)</w:t>
      </w:r>
      <w:r>
        <w:t xml:space="preserve">. When judgment is for defendant, the action is dismissed. See </w:t>
      </w:r>
      <w:r>
        <w:rPr>
          <w:rStyle w:val="pxx"/>
          <w:color w:val="FF0000"/>
          <w:sz w:val="20"/>
          <w:szCs w:val="20"/>
          <w:vertAlign w:val="superscript"/>
        </w:rPr>
        <w:t>►</w:t>
      </w:r>
      <w:r>
        <w:rPr>
          <w:rStyle w:val="pxx"/>
        </w:rPr>
        <w:fldChar w:fldCharType="begin"/>
      </w:r>
      <w:r>
        <w:rPr>
          <w:rStyle w:val="pxx"/>
        </w:rPr>
        <w:instrText>x.ref.id="I03UP3C"</w:instrText>
      </w:r>
      <w:r>
        <w:rPr>
          <w:rStyle w:val="pxx"/>
        </w:rPr>
        <w:fldChar w:fldCharType="end"/>
      </w:r>
      <w:r>
        <w:rPr>
          <w:rStyle w:val="pxx"/>
          <w:vanish/>
        </w:rPr>
        <w:t>&amp;s;</w:t>
      </w:r>
      <w:r>
        <w:rPr>
          <w:rStyle w:val="pxvis"/>
          <w:rFonts w:ascii="Times NewRoman" w:hAnsi="Times NewRoman"/>
          <w:b w:val="0"/>
          <w:sz w:val="24"/>
        </w:rPr>
        <w:t>§</w:t>
      </w:r>
      <w:r>
        <w:rPr>
          <w:rStyle w:val="pxx"/>
        </w:rPr>
        <w:t>10:18</w:t>
      </w:r>
      <w:r>
        <w:t xml:space="preserve">. The commencement in this action omits the reference to the presentation of evidence even though it is a nonjury form. This is so because an issue of fact in prohibition is virtually impossible. See </w:t>
      </w:r>
      <w:r>
        <w:rPr>
          <w:rStyle w:val="pxx"/>
          <w:color w:val="FF0000"/>
          <w:sz w:val="20"/>
          <w:szCs w:val="20"/>
          <w:vertAlign w:val="superscript"/>
        </w:rPr>
        <w:t>►</w:t>
      </w:r>
      <w:r>
        <w:rPr>
          <w:rStyle w:val="pxx"/>
        </w:rPr>
        <w:fldChar w:fldCharType="begin"/>
      </w:r>
      <w:r>
        <w:rPr>
          <w:rStyle w:val="pxx"/>
        </w:rPr>
        <w:instrText>x.ref.id="I03XI88"</w:instrText>
      </w:r>
      <w:r>
        <w:rPr>
          <w:rStyle w:val="pxx"/>
        </w:rPr>
        <w:fldChar w:fldCharType="end"/>
      </w:r>
      <w:r>
        <w:rPr>
          <w:rStyle w:val="pxx"/>
          <w:vanish/>
        </w:rPr>
        <w:t>&amp;s;</w:t>
      </w:r>
      <w:r>
        <w:rPr>
          <w:rStyle w:val="pxvis"/>
          <w:rFonts w:ascii="Times NewRoman" w:hAnsi="Times NewRoman"/>
          <w:b w:val="0"/>
          <w:sz w:val="24"/>
        </w:rPr>
        <w:t>§</w:t>
      </w:r>
      <w:r>
        <w:rPr>
          <w:rStyle w:val="pxx"/>
        </w:rPr>
        <w:t>10:73</w:t>
      </w:r>
      <w:r>
        <w:t xml:space="preserve"> (for the writ). This is a review action so the appellate rules govern. See </w:t>
      </w:r>
      <w:r>
        <w:rPr>
          <w:rStyle w:val="pxst"/>
          <w:color w:val="FF0000"/>
          <w:sz w:val="20"/>
          <w:szCs w:val="20"/>
          <w:vertAlign w:val="superscript"/>
        </w:rPr>
        <w:t>►</w:t>
      </w:r>
      <w:r>
        <w:rPr>
          <w:rStyle w:val="pxst"/>
        </w:rPr>
        <w:fldChar w:fldCharType="begin"/>
      </w:r>
      <w:r>
        <w:rPr>
          <w:rStyle w:val="pxst"/>
        </w:rPr>
        <w:instrText>st.ref.id="I0359XP"</w:instrText>
      </w:r>
      <w:r>
        <w:rPr>
          <w:rStyle w:val="pxst"/>
        </w:rPr>
        <w:fldChar w:fldCharType="end"/>
      </w:r>
      <w:r>
        <w:rPr>
          <w:rStyle w:val="pxst"/>
        </w:rPr>
        <w:t>Fla. R. App. P. 9.100(f)</w:t>
      </w:r>
      <w:r>
        <w:t>.</w:t>
      </w:r>
    </w:p>
    <w:p w14:paraId="254842DD" w14:textId="77777777" w:rsidR="00FD3105" w:rsidRDefault="00FD3105">
      <w:pPr>
        <w:pStyle w:val="pxs"/>
        <w:spacing w:before="180"/>
        <w:rPr>
          <w:sz w:val="27"/>
          <w:szCs w:val="27"/>
        </w:rPr>
      </w:pPr>
      <w:r>
        <w:rPr>
          <w:sz w:val="27"/>
          <w:szCs w:val="27"/>
        </w:rPr>
        <w:t>10:49. Judgment</w:t>
      </w:r>
      <w:r>
        <w:rPr>
          <w:rStyle w:val="pxsep"/>
        </w:rPr>
        <w:t xml:space="preserve">-- </w:t>
      </w:r>
      <w:r>
        <w:rPr>
          <w:sz w:val="27"/>
          <w:szCs w:val="27"/>
        </w:rPr>
        <w:t>Quieting title</w:t>
      </w:r>
    </w:p>
    <w:p w14:paraId="6039D713" w14:textId="77777777" w:rsidR="00FD3105" w:rsidRDefault="00FD3105">
      <w:pPr>
        <w:pStyle w:val="pxov"/>
        <w:rPr>
          <w:vanish/>
        </w:rPr>
      </w:pPr>
      <w:r>
        <w:rPr>
          <w:vanish/>
        </w:rPr>
        <w:t>FMS</w:t>
      </w:r>
    </w:p>
    <w:p w14:paraId="25FCD5FC" w14:textId="77777777" w:rsidR="00FD3105" w:rsidRDefault="00FD3105">
      <w:pPr>
        <w:pStyle w:val="pxov"/>
        <w:rPr>
          <w:vanish/>
        </w:rPr>
      </w:pPr>
      <w:r>
        <w:rPr>
          <w:vanish/>
        </w:rPr>
        <w:t>LCV</w:t>
      </w:r>
    </w:p>
    <w:p w14:paraId="6FA9F578" w14:textId="77777777" w:rsidR="00FD3105" w:rsidRDefault="00FD3105">
      <w:pPr>
        <w:pStyle w:val="pxov"/>
        <w:rPr>
          <w:vanish/>
        </w:rPr>
      </w:pPr>
      <w:r>
        <w:rPr>
          <w:vanish/>
        </w:rPr>
        <w:t>LSC</w:t>
      </w:r>
    </w:p>
    <w:p w14:paraId="663ADD06" w14:textId="77777777" w:rsidR="00FD3105" w:rsidRDefault="00FD3105">
      <w:pPr>
        <w:pStyle w:val="pxov"/>
        <w:rPr>
          <w:vanish/>
        </w:rPr>
      </w:pPr>
      <w:r>
        <w:rPr>
          <w:vanish/>
        </w:rPr>
        <w:t>LS7</w:t>
      </w:r>
    </w:p>
    <w:p w14:paraId="7B3E26B0" w14:textId="77777777" w:rsidR="00FD3105" w:rsidRDefault="00FD3105">
      <w:pPr>
        <w:pStyle w:val="pxov"/>
        <w:rPr>
          <w:vanish/>
        </w:rPr>
      </w:pPr>
      <w:r>
        <w:rPr>
          <w:vanish/>
        </w:rPr>
        <w:t>REL</w:t>
      </w:r>
    </w:p>
    <w:p w14:paraId="1A5F2347" w14:textId="77777777" w:rsidR="00FD3105" w:rsidRDefault="00FD3105">
      <w:pPr>
        <w:pStyle w:val="pxov"/>
        <w:rPr>
          <w:vanish/>
        </w:rPr>
      </w:pPr>
      <w:r>
        <w:rPr>
          <w:vanish/>
        </w:rPr>
        <w:t>RTD</w:t>
      </w:r>
    </w:p>
    <w:p w14:paraId="4ED91FA7" w14:textId="77777777" w:rsidR="00FD3105" w:rsidRDefault="00FD3105">
      <w:pPr>
        <w:pStyle w:val="pxov"/>
        <w:rPr>
          <w:vanish/>
        </w:rPr>
      </w:pPr>
      <w:r>
        <w:rPr>
          <w:vanish/>
        </w:rPr>
        <w:t>FCV</w:t>
      </w:r>
    </w:p>
    <w:p w14:paraId="7AA020BB" w14:textId="77777777" w:rsidR="00FD3105" w:rsidRDefault="00FD3105">
      <w:pPr>
        <w:pStyle w:val="pxov"/>
        <w:rPr>
          <w:vanish/>
        </w:rPr>
      </w:pPr>
      <w:r>
        <w:rPr>
          <w:vanish/>
        </w:rPr>
        <w:t>FLG</w:t>
      </w:r>
    </w:p>
    <w:p w14:paraId="6C14A8AE" w14:textId="77777777" w:rsidR="00FD3105" w:rsidRDefault="00FD3105">
      <w:pPr>
        <w:pStyle w:val="pxformfcapfac"/>
        <w:jc w:val="center"/>
        <w:rPr>
          <w:sz w:val="24"/>
          <w:szCs w:val="24"/>
        </w:rPr>
      </w:pPr>
      <w:r>
        <w:rPr>
          <w:color w:val="FF0000"/>
          <w:sz w:val="20"/>
          <w:szCs w:val="20"/>
          <w:vertAlign w:val="superscript"/>
        </w:rPr>
        <w:t>►</w:t>
      </w:r>
      <w:r>
        <w:rPr>
          <w:sz w:val="24"/>
          <w:szCs w:val="24"/>
        </w:rPr>
        <w:fldChar w:fldCharType="begin"/>
      </w:r>
      <w:r>
        <w:rPr>
          <w:sz w:val="24"/>
          <w:szCs w:val="24"/>
        </w:rPr>
        <w:instrText>form.du="0"</w:instrText>
      </w:r>
      <w:r>
        <w:rPr>
          <w:sz w:val="24"/>
          <w:szCs w:val="24"/>
        </w:rPr>
        <w:fldChar w:fldCharType="end"/>
      </w:r>
      <w:r>
        <w:rPr>
          <w:sz w:val="24"/>
          <w:szCs w:val="24"/>
        </w:rPr>
        <w:fldChar w:fldCharType="begin"/>
      </w:r>
      <w:r>
        <w:rPr>
          <w:sz w:val="24"/>
          <w:szCs w:val="24"/>
        </w:rPr>
        <w:instrText>form.fid="I6d43f5409fed11dfbf230000837214a9"</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fcap.ref="manual"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sz w:val="24"/>
          <w:szCs w:val="24"/>
        </w:rPr>
        <w:t xml:space="preserve">IN THE CIRCUIT COURT FOR </w:t>
      </w:r>
      <w:r>
        <w:rPr>
          <w:rStyle w:val="pxfinstr"/>
          <w:i/>
          <w:iCs/>
          <w:szCs w:val="24"/>
        </w:rPr>
        <w:t>[NAME OF COUNTY]</w:t>
      </w:r>
      <w:r>
        <w:rPr>
          <w:sz w:val="24"/>
          <w:szCs w:val="24"/>
        </w:rPr>
        <w:t>, FLORIDA</w:t>
      </w:r>
    </w:p>
    <w:p w14:paraId="6F981A10" w14:textId="77777777" w:rsidR="00FD3105" w:rsidRDefault="00FD3105">
      <w:pPr>
        <w:pStyle w:val="pxformfcaptbl"/>
        <w:ind w:left="500"/>
      </w:pPr>
      <w:r>
        <w:t xml:space="preserve"> </w:t>
      </w:r>
      <w:r>
        <w:rPr>
          <w:color w:val="FF0000"/>
          <w:sz w:val="20"/>
          <w:szCs w:val="20"/>
          <w:vertAlign w:val="superscript"/>
        </w:rPr>
        <w:t>►</w:t>
      </w:r>
      <w:r>
        <w:fldChar w:fldCharType="begin"/>
      </w:r>
      <w:r>
        <w:instrText>tbl.brace.end="5"</w:instrText>
      </w:r>
      <w:r>
        <w:fldChar w:fldCharType="end"/>
      </w:r>
      <w:r>
        <w:fldChar w:fldCharType="begin"/>
      </w:r>
      <w:r>
        <w:instrText>tbl.brace.start="1"</w:instrText>
      </w:r>
      <w:r>
        <w:fldChar w:fldCharType="end"/>
      </w:r>
      <w:r>
        <w:fldChar w:fldCharType="begin"/>
      </w:r>
      <w:r>
        <w:instrText>tbl.ident="I01AHE7"</w:instrText>
      </w:r>
      <w:r>
        <w:fldChar w:fldCharType="end"/>
      </w:r>
      <w:r>
        <w:fldChar w:fldCharType="begin"/>
      </w:r>
      <w:r>
        <w:instrText>tbl.uuid="I04DO7M"</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392CC595"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05A4C305"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tgroup.cols="4"</w:instrText>
      </w:r>
      <w:r>
        <w:fldChar w:fldCharType="end"/>
      </w:r>
    </w:p>
    <w:p w14:paraId="1CDA3AC9"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colspec.colwidth="7*"</w:instrText>
      </w:r>
      <w:r>
        <w:fldChar w:fldCharType="end"/>
      </w:r>
    </w:p>
    <w:p w14:paraId="7B0DEBAF"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colspec.colwidth="29*"</w:instrText>
      </w:r>
      <w:r>
        <w:fldChar w:fldCharType="end"/>
      </w:r>
    </w:p>
    <w:p w14:paraId="6017A164" w14:textId="77777777" w:rsidR="00FD3105" w:rsidRDefault="00FD3105">
      <w:pPr>
        <w:pStyle w:val="pxcolspec"/>
      </w:pPr>
      <w:r>
        <w:rPr>
          <w:color w:val="FF0000"/>
          <w:sz w:val="20"/>
          <w:szCs w:val="20"/>
          <w:vertAlign w:val="superscript"/>
        </w:rPr>
        <w:t>►</w:t>
      </w:r>
      <w:r>
        <w:fldChar w:fldCharType="begin"/>
      </w:r>
      <w:r>
        <w:instrText>colspec.align="center"</w:instrText>
      </w:r>
      <w:r>
        <w:fldChar w:fldCharType="end"/>
      </w:r>
      <w:r>
        <w:fldChar w:fldCharType="begin"/>
      </w:r>
      <w:r>
        <w:instrText>colspec.colname="3"</w:instrText>
      </w:r>
      <w:r>
        <w:fldChar w:fldCharType="end"/>
      </w:r>
      <w:r>
        <w:fldChar w:fldCharType="begin"/>
      </w:r>
      <w:r>
        <w:instrText>colspec.colnum="3"</w:instrText>
      </w:r>
      <w:r>
        <w:fldChar w:fldCharType="end"/>
      </w:r>
      <w:r>
        <w:fldChar w:fldCharType="begin"/>
      </w:r>
      <w:r>
        <w:instrText>colspec.colwidth="4*"</w:instrText>
      </w:r>
      <w:r>
        <w:fldChar w:fldCharType="end"/>
      </w:r>
    </w:p>
    <w:p w14:paraId="05976D3F" w14:textId="77777777" w:rsidR="00FD3105" w:rsidRDefault="00FD3105">
      <w:pPr>
        <w:pStyle w:val="pxcolspec"/>
      </w:pPr>
      <w:r>
        <w:rPr>
          <w:color w:val="FF0000"/>
          <w:sz w:val="20"/>
          <w:szCs w:val="20"/>
          <w:vertAlign w:val="superscript"/>
        </w:rPr>
        <w:t>►</w:t>
      </w:r>
      <w:r>
        <w:fldChar w:fldCharType="begin"/>
      </w:r>
      <w:r>
        <w:instrText>colspec.colname="4"</w:instrText>
      </w:r>
      <w:r>
        <w:fldChar w:fldCharType="end"/>
      </w:r>
      <w:r>
        <w:fldChar w:fldCharType="begin"/>
      </w:r>
      <w:r>
        <w:instrText>colspec.colnum="4"</w:instrText>
      </w:r>
      <w:r>
        <w:fldChar w:fldCharType="end"/>
      </w:r>
      <w:r>
        <w:fldChar w:fldCharType="begin"/>
      </w:r>
      <w:r>
        <w:instrText>colspec.colwidth="25*"</w:instrText>
      </w:r>
      <w:r>
        <w:fldChar w:fldCharType="end"/>
      </w:r>
    </w:p>
    <w:tbl>
      <w:tblPr>
        <w:tblW w:w="0" w:type="auto"/>
        <w:tblLayout w:type="fixed"/>
        <w:tblCellMar>
          <w:left w:w="0" w:type="dxa"/>
          <w:right w:w="0" w:type="dxa"/>
        </w:tblCellMar>
        <w:tblLook w:val="0000" w:firstRow="0" w:lastRow="0" w:firstColumn="0" w:lastColumn="0" w:noHBand="0" w:noVBand="0"/>
      </w:tblPr>
      <w:tblGrid>
        <w:gridCol w:w="2160"/>
        <w:gridCol w:w="2160"/>
        <w:gridCol w:w="2160"/>
        <w:gridCol w:w="2160"/>
      </w:tblGrid>
      <w:tr w:rsidR="00FD3105" w14:paraId="08C47B42" w14:textId="77777777">
        <w:tblPrEx>
          <w:tblCellMar>
            <w:top w:w="0" w:type="dxa"/>
            <w:left w:w="0" w:type="dxa"/>
            <w:bottom w:w="0" w:type="dxa"/>
            <w:right w:w="0" w:type="dxa"/>
          </w:tblCellMar>
        </w:tblPrEx>
        <w:tc>
          <w:tcPr>
            <w:tcW w:w="2160" w:type="dxa"/>
            <w:tcBorders>
              <w:top w:val="nil"/>
              <w:left w:val="nil"/>
              <w:bottom w:val="nil"/>
              <w:right w:val="nil"/>
            </w:tcBorders>
          </w:tcPr>
          <w:p w14:paraId="1D46BD4A" w14:textId="77777777" w:rsidR="00FD3105" w:rsidRDefault="00FD3105">
            <w:r>
              <w:rPr>
                <w:color w:val="FF0000"/>
                <w:sz w:val="20"/>
                <w:szCs w:val="20"/>
                <w:vertAlign w:val="superscript"/>
              </w:rPr>
              <w:t>►</w:t>
            </w:r>
            <w:r>
              <w:fldChar w:fldCharType="begin"/>
            </w:r>
            <w:r>
              <w:instrText>tbody.valign="top"</w:instrText>
            </w:r>
            <w:r>
              <w:fldChar w:fldCharType="end"/>
            </w:r>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PLAINTIFF]</w:t>
            </w:r>
            <w:r>
              <w:rPr>
                <w:rStyle w:val="pxrowentry"/>
              </w:rPr>
              <w:t>,</w:t>
            </w:r>
          </w:p>
        </w:tc>
        <w:tc>
          <w:tcPr>
            <w:tcW w:w="2160" w:type="dxa"/>
            <w:tcBorders>
              <w:top w:val="nil"/>
              <w:left w:val="nil"/>
              <w:bottom w:val="nil"/>
              <w:right w:val="nil"/>
            </w:tcBorders>
          </w:tcPr>
          <w:p w14:paraId="3DD88A96" w14:textId="77777777" w:rsidR="00FD3105" w:rsidRDefault="00FD3105">
            <w:r>
              <w:rPr>
                <w:rStyle w:val="pxentry"/>
                <w:color w:val="FF0000"/>
                <w:sz w:val="20"/>
                <w:szCs w:val="20"/>
                <w:vertAlign w:val="superscript"/>
              </w:rPr>
              <w:t>►</w:t>
            </w:r>
            <w:r>
              <w:rPr>
                <w:rStyle w:val="pxentry"/>
              </w:rPr>
              <w:fldChar w:fldCharType="begin"/>
            </w:r>
            <w:r>
              <w:rPr>
                <w:rStyle w:val="pxentry"/>
              </w:rPr>
              <w:instrText>entry.morerows="4"</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vanish/>
              </w:rPr>
              <w:t>&amp;brace;</w:t>
            </w:r>
            <w:r>
              <w:rPr>
                <w:rStyle w:val="pxvis"/>
                <w:rFonts w:ascii="Times NewRoman" w:hAnsi="Times NewRoman"/>
                <w:b w:val="0"/>
                <w:sz w:val="24"/>
              </w:rPr>
              <w:t>}</w:t>
            </w:r>
          </w:p>
        </w:tc>
        <w:tc>
          <w:tcPr>
            <w:tcW w:w="2160" w:type="dxa"/>
            <w:tcBorders>
              <w:top w:val="nil"/>
              <w:left w:val="nil"/>
              <w:bottom w:val="nil"/>
              <w:right w:val="nil"/>
            </w:tcBorders>
          </w:tcPr>
          <w:p w14:paraId="37497A01"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18DA4637" w14:textId="77777777" w:rsidR="00FD3105" w:rsidRDefault="00FD3105"/>
        </w:tc>
      </w:tr>
      <w:tr w:rsidR="00FD3105" w14:paraId="33FB369D" w14:textId="77777777">
        <w:tblPrEx>
          <w:tblCellMar>
            <w:top w:w="0" w:type="dxa"/>
            <w:left w:w="0" w:type="dxa"/>
            <w:bottom w:w="0" w:type="dxa"/>
            <w:right w:w="0" w:type="dxa"/>
          </w:tblCellMar>
        </w:tblPrEx>
        <w:tc>
          <w:tcPr>
            <w:tcW w:w="2160" w:type="dxa"/>
            <w:tcBorders>
              <w:top w:val="nil"/>
              <w:left w:val="nil"/>
              <w:bottom w:val="nil"/>
              <w:right w:val="nil"/>
            </w:tcBorders>
          </w:tcPr>
          <w:p w14:paraId="74B94D31"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03D3562D"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Plaintiff,</w:t>
            </w:r>
          </w:p>
        </w:tc>
        <w:tc>
          <w:tcPr>
            <w:tcW w:w="2160" w:type="dxa"/>
            <w:tcBorders>
              <w:top w:val="nil"/>
              <w:left w:val="nil"/>
              <w:bottom w:val="nil"/>
              <w:right w:val="nil"/>
            </w:tcBorders>
          </w:tcPr>
          <w:p w14:paraId="5D9DBC1C"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07466E1E" w14:textId="77777777" w:rsidR="00FD3105" w:rsidRDefault="00FD3105"/>
        </w:tc>
      </w:tr>
      <w:tr w:rsidR="00FD3105" w14:paraId="7BAC7E1A" w14:textId="77777777">
        <w:tblPrEx>
          <w:tblCellMar>
            <w:top w:w="0" w:type="dxa"/>
            <w:left w:w="0" w:type="dxa"/>
            <w:bottom w:w="0" w:type="dxa"/>
            <w:right w:w="0" w:type="dxa"/>
          </w:tblCellMar>
        </w:tblPrEx>
        <w:tc>
          <w:tcPr>
            <w:tcW w:w="2160" w:type="dxa"/>
            <w:tcBorders>
              <w:top w:val="nil"/>
              <w:left w:val="nil"/>
              <w:bottom w:val="nil"/>
              <w:right w:val="nil"/>
            </w:tcBorders>
          </w:tcPr>
          <w:p w14:paraId="476AE3FA"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entry.align="left"</w:instrText>
            </w:r>
            <w:r>
              <w:rPr>
                <w:rStyle w:val="pxrowentry"/>
              </w:rPr>
              <w:fldChar w:fldCharType="end"/>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v.</w:t>
            </w:r>
          </w:p>
        </w:tc>
        <w:tc>
          <w:tcPr>
            <w:tcW w:w="2160" w:type="dxa"/>
            <w:tcBorders>
              <w:top w:val="nil"/>
              <w:left w:val="nil"/>
              <w:bottom w:val="nil"/>
              <w:right w:val="nil"/>
            </w:tcBorders>
          </w:tcPr>
          <w:p w14:paraId="6AB8B779"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 xml:space="preserve">CASE </w:t>
            </w:r>
            <w:r>
              <w:rPr>
                <w:rStyle w:val="pxfinstr"/>
                <w:i/>
                <w:iCs/>
              </w:rPr>
              <w:t>[CASE NUMBER]</w:t>
            </w:r>
          </w:p>
        </w:tc>
        <w:tc>
          <w:tcPr>
            <w:tcW w:w="2160" w:type="dxa"/>
            <w:tcBorders>
              <w:top w:val="nil"/>
              <w:left w:val="nil"/>
              <w:bottom w:val="nil"/>
              <w:right w:val="nil"/>
            </w:tcBorders>
          </w:tcPr>
          <w:p w14:paraId="4B638C00" w14:textId="77777777" w:rsidR="00FD3105" w:rsidRDefault="00FD3105"/>
        </w:tc>
        <w:tc>
          <w:tcPr>
            <w:tcW w:w="2160" w:type="dxa"/>
            <w:tcBorders>
              <w:top w:val="nil"/>
              <w:left w:val="nil"/>
              <w:bottom w:val="nil"/>
              <w:right w:val="nil"/>
            </w:tcBorders>
          </w:tcPr>
          <w:p w14:paraId="44FEBD2F" w14:textId="77777777" w:rsidR="00FD3105" w:rsidRDefault="00FD3105"/>
        </w:tc>
      </w:tr>
      <w:tr w:rsidR="00FD3105" w14:paraId="4A625995" w14:textId="77777777">
        <w:tblPrEx>
          <w:tblCellMar>
            <w:top w:w="0" w:type="dxa"/>
            <w:left w:w="0" w:type="dxa"/>
            <w:bottom w:w="0" w:type="dxa"/>
            <w:right w:w="0" w:type="dxa"/>
          </w:tblCellMar>
        </w:tblPrEx>
        <w:tc>
          <w:tcPr>
            <w:tcW w:w="2160" w:type="dxa"/>
            <w:tcBorders>
              <w:top w:val="nil"/>
              <w:left w:val="nil"/>
              <w:bottom w:val="nil"/>
              <w:right w:val="nil"/>
            </w:tcBorders>
          </w:tcPr>
          <w:p w14:paraId="236E96F8"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[NAMES OF DEFENDANTS]</w:t>
            </w:r>
            <w:r>
              <w:rPr>
                <w:rStyle w:val="pxrowentry"/>
              </w:rPr>
              <w:t>,</w:t>
            </w:r>
          </w:p>
        </w:tc>
        <w:tc>
          <w:tcPr>
            <w:tcW w:w="2160" w:type="dxa"/>
            <w:tcBorders>
              <w:top w:val="nil"/>
              <w:left w:val="nil"/>
              <w:bottom w:val="nil"/>
              <w:right w:val="nil"/>
            </w:tcBorders>
          </w:tcPr>
          <w:p w14:paraId="64A274BE"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47659642" w14:textId="77777777" w:rsidR="00FD3105" w:rsidRDefault="00FD3105"/>
        </w:tc>
        <w:tc>
          <w:tcPr>
            <w:tcW w:w="2160" w:type="dxa"/>
            <w:tcBorders>
              <w:top w:val="nil"/>
              <w:left w:val="nil"/>
              <w:bottom w:val="nil"/>
              <w:right w:val="nil"/>
            </w:tcBorders>
          </w:tcPr>
          <w:p w14:paraId="1F4237C6" w14:textId="77777777" w:rsidR="00FD3105" w:rsidRDefault="00FD3105"/>
        </w:tc>
      </w:tr>
      <w:tr w:rsidR="00FD3105" w14:paraId="33192751" w14:textId="77777777">
        <w:tblPrEx>
          <w:tblCellMar>
            <w:top w:w="0" w:type="dxa"/>
            <w:left w:w="0" w:type="dxa"/>
            <w:bottom w:w="0" w:type="dxa"/>
            <w:right w:w="0" w:type="dxa"/>
          </w:tblCellMar>
        </w:tblPrEx>
        <w:tc>
          <w:tcPr>
            <w:tcW w:w="2160" w:type="dxa"/>
            <w:tcBorders>
              <w:top w:val="nil"/>
              <w:left w:val="nil"/>
              <w:bottom w:val="nil"/>
              <w:right w:val="nil"/>
            </w:tcBorders>
          </w:tcPr>
          <w:p w14:paraId="3A137AE0"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185DC3BC"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Defendants.</w:t>
            </w:r>
          </w:p>
        </w:tc>
        <w:tc>
          <w:tcPr>
            <w:tcW w:w="2160" w:type="dxa"/>
            <w:tcBorders>
              <w:top w:val="nil"/>
              <w:left w:val="nil"/>
              <w:bottom w:val="nil"/>
              <w:right w:val="nil"/>
            </w:tcBorders>
          </w:tcPr>
          <w:p w14:paraId="602ACD66"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6516B48B" w14:textId="77777777" w:rsidR="00FD3105" w:rsidRDefault="00FD3105"/>
        </w:tc>
      </w:tr>
    </w:tbl>
    <w:p w14:paraId="67061AB3" w14:textId="77777777" w:rsidR="00FD3105" w:rsidRDefault="00FD3105">
      <w:pPr>
        <w:pStyle w:val="pxtbody"/>
      </w:pPr>
    </w:p>
    <w:p w14:paraId="703B41C8" w14:textId="77777777" w:rsidR="00FD3105" w:rsidRDefault="00FD3105"/>
    <w:p w14:paraId="2C57800E" w14:textId="77777777" w:rsidR="00FD3105" w:rsidRDefault="00FD3105">
      <w:pPr>
        <w:pStyle w:val="pxformhac"/>
        <w:spacing w:before="180"/>
        <w:jc w:val="center"/>
      </w:pPr>
      <w:r>
        <w:t xml:space="preserve">FINAL JUDGMENT </w:t>
      </w:r>
    </w:p>
    <w:p w14:paraId="33D8703B"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p.ct.id="3d29be30775711ee8e1ba9ecff0bf883|49|10:49"</w:instrText>
      </w:r>
      <w:r>
        <w:fldChar w:fldCharType="end"/>
      </w:r>
      <w:r>
        <w:t>This action was heard after defendant's default and</w:t>
      </w:r>
    </w:p>
    <w:p w14:paraId="1156446E"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p.ct.id="3d29be30775711ee8e1ba9ecff0bf883|49|10:49"</w:instrText>
      </w:r>
      <w:r>
        <w:fldChar w:fldCharType="end"/>
      </w:r>
      <w:r>
        <w:t>IT IS ADJUDGED that:</w:t>
      </w:r>
    </w:p>
    <w:p w14:paraId="358BDDE5" w14:textId="77777777" w:rsidR="00FD3105" w:rsidRDefault="00FD3105">
      <w:pPr>
        <w:pStyle w:val="pxformfl"/>
        <w:ind w:left="500"/>
      </w:pPr>
      <w:r>
        <w:t xml:space="preserve"> </w:t>
      </w:r>
    </w:p>
    <w:p w14:paraId="51CC5AEE"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1. </w:t>
      </w:r>
    </w:p>
    <w:p w14:paraId="27C933E7"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p.ct.id="3d29be30775711ee8e1ba9ecff0bf883|49|10:49"</w:instrText>
      </w:r>
      <w:r>
        <w:fldChar w:fldCharType="end"/>
      </w:r>
      <w:r>
        <w:t xml:space="preserve">Plaintiff </w:t>
      </w:r>
      <w:r>
        <w:rPr>
          <w:rStyle w:val="pxfinstr"/>
          <w:i/>
          <w:iCs/>
        </w:rPr>
        <w:t>[NAME OF PLAINTIFF]</w:t>
      </w:r>
      <w:r>
        <w:t xml:space="preserve"> is the owner of the following described real property in </w:t>
      </w:r>
      <w:r>
        <w:rPr>
          <w:rStyle w:val="pxfinstr"/>
          <w:i/>
          <w:iCs/>
        </w:rPr>
        <w:t>[name of county]</w:t>
      </w:r>
      <w:r>
        <w:t>, Florida:</w:t>
      </w:r>
    </w:p>
    <w:p w14:paraId="6CD8FDC8" w14:textId="77777777" w:rsidR="00FD3105" w:rsidRDefault="00FD3105">
      <w:pPr>
        <w:pStyle w:val="pxformfac"/>
        <w:jc w:val="center"/>
        <w:rPr>
          <w:sz w:val="24"/>
          <w:szCs w:val="24"/>
        </w:rPr>
      </w:pP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rStyle w:val="pxfinstr"/>
          <w:i/>
          <w:iCs/>
          <w:szCs w:val="24"/>
        </w:rPr>
        <w:t>[legal description of property]</w:t>
      </w:r>
      <w:r>
        <w:rPr>
          <w:sz w:val="24"/>
          <w:szCs w:val="24"/>
        </w:rPr>
        <w:t>.</w:t>
      </w:r>
    </w:p>
    <w:p w14:paraId="5B8CCBD4"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2. </w:t>
      </w:r>
    </w:p>
    <w:p w14:paraId="43746CB1"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p.ct.id="3d29be30775711ee8e1ba9ecff0bf883|49|10:49"</w:instrText>
      </w:r>
      <w:r>
        <w:fldChar w:fldCharType="end"/>
      </w:r>
      <w:r>
        <w:t xml:space="preserve">Plaintiff's title to the property is quieted against the claims of defendants </w:t>
      </w:r>
      <w:r>
        <w:rPr>
          <w:rStyle w:val="pxfinstr"/>
          <w:i/>
          <w:iCs/>
        </w:rPr>
        <w:t>[NAMES OF DEFENDANTS]</w:t>
      </w:r>
      <w:r>
        <w:t xml:space="preserve"> arising from the quitclaim deed from </w:t>
      </w:r>
      <w:r>
        <w:rPr>
          <w:rStyle w:val="pxfinstr"/>
          <w:i/>
          <w:iCs/>
        </w:rPr>
        <w:t>[NAME OF GRANTOR]</w:t>
      </w:r>
      <w:r>
        <w:t xml:space="preserve"> to them dated </w:t>
      </w:r>
      <w:r>
        <w:rPr>
          <w:rStyle w:val="pxfinstr"/>
          <w:i/>
          <w:iCs/>
        </w:rPr>
        <w:t>[date of deed]</w:t>
      </w:r>
      <w:r>
        <w:t xml:space="preserve"> and recorded in Deed Book </w:t>
      </w:r>
      <w:r>
        <w:rPr>
          <w:rStyle w:val="pxfinstr"/>
          <w:i/>
          <w:iCs/>
        </w:rPr>
        <w:t>[number of deed book]</w:t>
      </w:r>
      <w:r>
        <w:t xml:space="preserve"> at page </w:t>
      </w:r>
      <w:r>
        <w:rPr>
          <w:rStyle w:val="pxfinstr"/>
          <w:i/>
          <w:iCs/>
        </w:rPr>
        <w:t>[number of page]</w:t>
      </w:r>
      <w:r>
        <w:t xml:space="preserve"> of the public records of </w:t>
      </w:r>
      <w:r>
        <w:rPr>
          <w:rStyle w:val="pxfinstr"/>
          <w:i/>
          <w:iCs/>
        </w:rPr>
        <w:t>[name of county]</w:t>
      </w:r>
      <w:r>
        <w:t>, Florida, and all other persons claiming under or against them, or any of them, since the filing of the notice of lis pendens.</w:t>
      </w:r>
    </w:p>
    <w:p w14:paraId="647A929F"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p.ct.id="3d29be30775711ee8e1ba9ecff0bf883|49|10:49"</w:instrText>
      </w:r>
      <w:r>
        <w:fldChar w:fldCharType="end"/>
      </w:r>
      <w:r>
        <w:t xml:space="preserve">ORDERED at </w:t>
      </w:r>
      <w:r>
        <w:rPr>
          <w:rStyle w:val="pxfinstr"/>
          <w:i/>
          <w:iCs/>
        </w:rPr>
        <w:t>[name of city]</w:t>
      </w:r>
      <w:r>
        <w:t xml:space="preserve">, Florida on </w:t>
      </w:r>
      <w:r>
        <w:rPr>
          <w:rStyle w:val="pxfinstr"/>
          <w:i/>
          <w:iCs/>
        </w:rPr>
        <w:t>[date of judgment]</w:t>
      </w:r>
      <w:r>
        <w:t>.</w:t>
      </w:r>
    </w:p>
    <w:p w14:paraId="4D57D32D" w14:textId="77777777" w:rsidR="00FD3105" w:rsidRDefault="00FD3105">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3D4D3107" w14:textId="77777777" w:rsidR="00FD3105" w:rsidRDefault="00FD3105">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judge]</w:t>
      </w:r>
    </w:p>
    <w:p w14:paraId="555E9E8D"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judge]</w:t>
      </w:r>
    </w:p>
    <w:p w14:paraId="29F56C3A" w14:textId="77777777" w:rsidR="00FD3105" w:rsidRDefault="00FD3105">
      <w:pPr>
        <w:pStyle w:val="pxformfsigtbl"/>
        <w:ind w:left="500"/>
      </w:pPr>
      <w:r>
        <w:t xml:space="preserve"> </w:t>
      </w:r>
      <w:r>
        <w:rPr>
          <w:color w:val="FF0000"/>
          <w:sz w:val="20"/>
          <w:szCs w:val="20"/>
          <w:vertAlign w:val="superscript"/>
        </w:rPr>
        <w:t>►</w:t>
      </w:r>
      <w:r>
        <w:fldChar w:fldCharType="begin"/>
      </w:r>
      <w:r>
        <w:instrText>tbl.uuid="I01GGDO"</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4745C137"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5A123425"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tgroup.cols="2"</w:instrText>
      </w:r>
      <w:r>
        <w:fldChar w:fldCharType="end"/>
      </w:r>
    </w:p>
    <w:p w14:paraId="07674F21"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colspec.colwidth="17*"</w:instrText>
      </w:r>
      <w:r>
        <w:fldChar w:fldCharType="end"/>
      </w:r>
    </w:p>
    <w:p w14:paraId="215356BE"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colspec.colwidth="111*"</w:instrText>
      </w:r>
      <w:r>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D3105" w14:paraId="4C24B943" w14:textId="77777777">
        <w:tblPrEx>
          <w:tblCellMar>
            <w:top w:w="0" w:type="dxa"/>
            <w:left w:w="0" w:type="dxa"/>
            <w:bottom w:w="0" w:type="dxa"/>
            <w:right w:w="0" w:type="dxa"/>
          </w:tblCellMar>
        </w:tblPrEx>
        <w:tc>
          <w:tcPr>
            <w:tcW w:w="4320" w:type="dxa"/>
            <w:tcBorders>
              <w:top w:val="nil"/>
              <w:left w:val="nil"/>
              <w:bottom w:val="nil"/>
              <w:right w:val="nil"/>
            </w:tcBorders>
          </w:tcPr>
          <w:p w14:paraId="153381E1"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Copies to:</w:t>
            </w:r>
          </w:p>
        </w:tc>
        <w:tc>
          <w:tcPr>
            <w:tcW w:w="4320" w:type="dxa"/>
            <w:tcBorders>
              <w:top w:val="nil"/>
              <w:left w:val="nil"/>
              <w:bottom w:val="nil"/>
              <w:right w:val="nil"/>
            </w:tcBorders>
          </w:tcPr>
          <w:p w14:paraId="740A59D2"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[Names of persons served]</w:t>
            </w:r>
          </w:p>
        </w:tc>
      </w:tr>
    </w:tbl>
    <w:p w14:paraId="37E40F70" w14:textId="77777777" w:rsidR="00FD3105" w:rsidRDefault="00FD3105">
      <w:pPr>
        <w:pStyle w:val="pxtbody"/>
      </w:pPr>
    </w:p>
    <w:p w14:paraId="43311C32" w14:textId="77777777" w:rsidR="00FD3105" w:rsidRDefault="00FD3105"/>
    <w:p w14:paraId="4E138234" w14:textId="77777777" w:rsidR="00FD3105" w:rsidRDefault="00FD3105">
      <w:pPr>
        <w:pStyle w:val="pxcomnt"/>
      </w:pPr>
    </w:p>
    <w:p w14:paraId="5D76EF23" w14:textId="77777777" w:rsidR="00FD3105" w:rsidRDefault="00FD3105">
      <w:pPr>
        <w:pStyle w:val="pxhac"/>
        <w:spacing w:before="180"/>
        <w:jc w:val="center"/>
      </w:pPr>
      <w:r>
        <w:rPr>
          <w:rStyle w:val="pxb"/>
          <w:b/>
          <w:bCs/>
        </w:rPr>
        <w:t>Author's Comment</w:t>
      </w:r>
    </w:p>
    <w:p w14:paraId="36C10149"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p.ct.id="3d29be30775711ee8e1ba9ecff0bf883|49|10:49"</w:instrText>
      </w:r>
      <w:r>
        <w:fldChar w:fldCharType="end"/>
      </w:r>
      <w:r>
        <w:t xml:space="preserve">This example was derived from </w:t>
      </w:r>
      <w:r>
        <w:rPr>
          <w:rStyle w:val="pxcc"/>
          <w:color w:val="FF0000"/>
          <w:sz w:val="20"/>
          <w:szCs w:val="20"/>
          <w:vertAlign w:val="superscript"/>
        </w:rPr>
        <w:t>►</w:t>
      </w:r>
      <w:r>
        <w:rPr>
          <w:rStyle w:val="pxcc"/>
        </w:rPr>
        <w:fldChar w:fldCharType="begin"/>
      </w:r>
      <w:r>
        <w:rPr>
          <w:rStyle w:val="pxcc"/>
        </w:rPr>
        <w:instrText>cc.ref.id="I06ZD3E"</w:instrText>
      </w:r>
      <w:r>
        <w:rPr>
          <w:rStyle w:val="pxcc"/>
        </w:rPr>
        <w:fldChar w:fldCharType="end"/>
      </w:r>
      <w:r>
        <w:rPr>
          <w:rStyle w:val="pxcc"/>
        </w:rPr>
        <w:t>Rabinowitz v. Keefer, 132 So. 297 (Fla. 1931)</w:t>
      </w:r>
      <w:r>
        <w:t xml:space="preserve"> omitting the findings and incorporating the reason for the action in paragraph 2. No provision for costs is made because it is usually futile. If a defendant is alive and subject to personal jurisdiction, a paragraph assessing costs should be added. In the rare case of a contested quiet title action, the form would follow the commencement in </w:t>
      </w:r>
      <w:r>
        <w:rPr>
          <w:rStyle w:val="pxx"/>
          <w:color w:val="FF0000"/>
          <w:sz w:val="20"/>
          <w:szCs w:val="20"/>
          <w:vertAlign w:val="superscript"/>
        </w:rPr>
        <w:t>►</w:t>
      </w:r>
      <w:r>
        <w:rPr>
          <w:rStyle w:val="pxx"/>
        </w:rPr>
        <w:fldChar w:fldCharType="begin"/>
      </w:r>
      <w:r>
        <w:rPr>
          <w:rStyle w:val="pxx"/>
        </w:rPr>
        <w:instrText>x.ref.id="I013K10"</w:instrText>
      </w:r>
      <w:r>
        <w:rPr>
          <w:rStyle w:val="pxx"/>
        </w:rPr>
        <w:fldChar w:fldCharType="end"/>
      </w:r>
      <w:r>
        <w:rPr>
          <w:rStyle w:val="pxx"/>
        </w:rPr>
        <w:t>section 10:50</w:t>
      </w:r>
      <w:r>
        <w:t xml:space="preserve"> and add a paragraph on costs.</w:t>
      </w:r>
    </w:p>
    <w:p w14:paraId="255B12C1" w14:textId="77777777" w:rsidR="00FD3105" w:rsidRDefault="00FD3105">
      <w:pPr>
        <w:pStyle w:val="pxs"/>
        <w:spacing w:before="180"/>
        <w:rPr>
          <w:sz w:val="27"/>
          <w:szCs w:val="27"/>
        </w:rPr>
      </w:pPr>
      <w:r>
        <w:rPr>
          <w:sz w:val="27"/>
          <w:szCs w:val="27"/>
        </w:rPr>
        <w:t>10:50. Judgment</w:t>
      </w:r>
      <w:r>
        <w:rPr>
          <w:rStyle w:val="pxsep"/>
        </w:rPr>
        <w:t xml:space="preserve">-- </w:t>
      </w:r>
      <w:r>
        <w:rPr>
          <w:sz w:val="27"/>
          <w:szCs w:val="27"/>
        </w:rPr>
        <w:t>Quo warranto</w:t>
      </w:r>
    </w:p>
    <w:p w14:paraId="31EB49A9" w14:textId="77777777" w:rsidR="00FD3105" w:rsidRDefault="00FD3105">
      <w:pPr>
        <w:pStyle w:val="pxov"/>
        <w:rPr>
          <w:vanish/>
        </w:rPr>
      </w:pPr>
      <w:r>
        <w:rPr>
          <w:vanish/>
        </w:rPr>
        <w:t>FMS</w:t>
      </w:r>
    </w:p>
    <w:p w14:paraId="2A75A02D" w14:textId="77777777" w:rsidR="00FD3105" w:rsidRDefault="00FD3105">
      <w:pPr>
        <w:pStyle w:val="pxov"/>
        <w:rPr>
          <w:vanish/>
        </w:rPr>
      </w:pPr>
      <w:r>
        <w:rPr>
          <w:vanish/>
        </w:rPr>
        <w:t>LCV</w:t>
      </w:r>
    </w:p>
    <w:p w14:paraId="7D8EB8A2" w14:textId="77777777" w:rsidR="00FD3105" w:rsidRDefault="00FD3105">
      <w:pPr>
        <w:pStyle w:val="pxov"/>
        <w:rPr>
          <w:vanish/>
        </w:rPr>
      </w:pPr>
      <w:r>
        <w:rPr>
          <w:vanish/>
        </w:rPr>
        <w:t>LSC</w:t>
      </w:r>
    </w:p>
    <w:p w14:paraId="674E1A55" w14:textId="77777777" w:rsidR="00FD3105" w:rsidRDefault="00FD3105">
      <w:pPr>
        <w:pStyle w:val="pxov"/>
        <w:rPr>
          <w:vanish/>
        </w:rPr>
      </w:pPr>
      <w:r>
        <w:rPr>
          <w:vanish/>
        </w:rPr>
        <w:t>LS7</w:t>
      </w:r>
    </w:p>
    <w:p w14:paraId="3A5515E8" w14:textId="77777777" w:rsidR="00FD3105" w:rsidRDefault="00FD3105">
      <w:pPr>
        <w:pStyle w:val="pxov"/>
        <w:rPr>
          <w:vanish/>
        </w:rPr>
      </w:pPr>
      <w:r>
        <w:rPr>
          <w:vanish/>
        </w:rPr>
        <w:t>FCV</w:t>
      </w:r>
    </w:p>
    <w:p w14:paraId="6D3635C0" w14:textId="77777777" w:rsidR="00FD3105" w:rsidRDefault="00FD3105">
      <w:pPr>
        <w:pStyle w:val="pxov"/>
        <w:rPr>
          <w:vanish/>
        </w:rPr>
      </w:pPr>
      <w:r>
        <w:rPr>
          <w:vanish/>
        </w:rPr>
        <w:t>FLG</w:t>
      </w:r>
    </w:p>
    <w:p w14:paraId="53B90A19" w14:textId="77777777" w:rsidR="00FD3105" w:rsidRDefault="00FD3105">
      <w:pPr>
        <w:pStyle w:val="pxformfcapfac"/>
        <w:jc w:val="center"/>
        <w:rPr>
          <w:sz w:val="24"/>
          <w:szCs w:val="24"/>
        </w:rPr>
      </w:pPr>
      <w:r>
        <w:rPr>
          <w:color w:val="FF0000"/>
          <w:sz w:val="20"/>
          <w:szCs w:val="20"/>
          <w:vertAlign w:val="superscript"/>
        </w:rPr>
        <w:t>►</w:t>
      </w:r>
      <w:r>
        <w:rPr>
          <w:sz w:val="24"/>
          <w:szCs w:val="24"/>
        </w:rPr>
        <w:fldChar w:fldCharType="begin"/>
      </w:r>
      <w:r>
        <w:rPr>
          <w:sz w:val="24"/>
          <w:szCs w:val="24"/>
        </w:rPr>
        <w:instrText>form.du="0"</w:instrText>
      </w:r>
      <w:r>
        <w:rPr>
          <w:sz w:val="24"/>
          <w:szCs w:val="24"/>
        </w:rPr>
        <w:fldChar w:fldCharType="end"/>
      </w:r>
      <w:r>
        <w:rPr>
          <w:sz w:val="24"/>
          <w:szCs w:val="24"/>
        </w:rPr>
        <w:fldChar w:fldCharType="begin"/>
      </w:r>
      <w:r>
        <w:rPr>
          <w:sz w:val="24"/>
          <w:szCs w:val="24"/>
        </w:rPr>
        <w:instrText>form.fid="I72e463409fed11dfbf230000837214a9"</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fcap.ref="manual"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sz w:val="24"/>
          <w:szCs w:val="24"/>
        </w:rPr>
        <w:t xml:space="preserve">IN THE CIRCUIT COURT FOR </w:t>
      </w:r>
      <w:r>
        <w:rPr>
          <w:rStyle w:val="pxfinstr"/>
          <w:i/>
          <w:iCs/>
          <w:szCs w:val="24"/>
        </w:rPr>
        <w:t>[NAME OF COUNTY]</w:t>
      </w:r>
      <w:r>
        <w:rPr>
          <w:sz w:val="24"/>
          <w:szCs w:val="24"/>
        </w:rPr>
        <w:t>, FLORIDA</w:t>
      </w:r>
    </w:p>
    <w:p w14:paraId="7CC54AF4" w14:textId="77777777" w:rsidR="00FD3105" w:rsidRDefault="00FD3105">
      <w:pPr>
        <w:pStyle w:val="pxformfcaptbl"/>
        <w:ind w:left="500"/>
      </w:pPr>
      <w:r>
        <w:t xml:space="preserve"> </w:t>
      </w:r>
      <w:r>
        <w:rPr>
          <w:color w:val="FF0000"/>
          <w:sz w:val="20"/>
          <w:szCs w:val="20"/>
          <w:vertAlign w:val="superscript"/>
        </w:rPr>
        <w:t>►</w:t>
      </w:r>
      <w:r>
        <w:fldChar w:fldCharType="begin"/>
      </w:r>
      <w:r>
        <w:instrText>tbl.brace.end="5"</w:instrText>
      </w:r>
      <w:r>
        <w:fldChar w:fldCharType="end"/>
      </w:r>
      <w:r>
        <w:fldChar w:fldCharType="begin"/>
      </w:r>
      <w:r>
        <w:instrText>tbl.brace.start="1"</w:instrText>
      </w:r>
      <w:r>
        <w:fldChar w:fldCharType="end"/>
      </w:r>
      <w:r>
        <w:fldChar w:fldCharType="begin"/>
      </w:r>
      <w:r>
        <w:instrText>tbl.ident="I02ZNXV"</w:instrText>
      </w:r>
      <w:r>
        <w:fldChar w:fldCharType="end"/>
      </w:r>
      <w:r>
        <w:fldChar w:fldCharType="begin"/>
      </w:r>
      <w:r>
        <w:instrText>tbl.uuid="I06WBQQ"</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37D965BB"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2A2090C6"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tgroup.cols="4"</w:instrText>
      </w:r>
      <w:r>
        <w:fldChar w:fldCharType="end"/>
      </w:r>
    </w:p>
    <w:p w14:paraId="3E5ECD9A"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colspec.colwidth="7*"</w:instrText>
      </w:r>
      <w:r>
        <w:fldChar w:fldCharType="end"/>
      </w:r>
    </w:p>
    <w:p w14:paraId="56026655"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colspec.colwidth="21*"</w:instrText>
      </w:r>
      <w:r>
        <w:fldChar w:fldCharType="end"/>
      </w:r>
    </w:p>
    <w:p w14:paraId="351CBF78" w14:textId="77777777" w:rsidR="00FD3105" w:rsidRDefault="00FD3105">
      <w:pPr>
        <w:pStyle w:val="pxcolspec"/>
      </w:pPr>
      <w:r>
        <w:rPr>
          <w:color w:val="FF0000"/>
          <w:sz w:val="20"/>
          <w:szCs w:val="20"/>
          <w:vertAlign w:val="superscript"/>
        </w:rPr>
        <w:t>►</w:t>
      </w:r>
      <w:r>
        <w:fldChar w:fldCharType="begin"/>
      </w:r>
      <w:r>
        <w:instrText>colspec.align="center"</w:instrText>
      </w:r>
      <w:r>
        <w:fldChar w:fldCharType="end"/>
      </w:r>
      <w:r>
        <w:fldChar w:fldCharType="begin"/>
      </w:r>
      <w:r>
        <w:instrText>colspec.colname="3"</w:instrText>
      </w:r>
      <w:r>
        <w:fldChar w:fldCharType="end"/>
      </w:r>
      <w:r>
        <w:fldChar w:fldCharType="begin"/>
      </w:r>
      <w:r>
        <w:instrText>colspec.colnum="3"</w:instrText>
      </w:r>
      <w:r>
        <w:fldChar w:fldCharType="end"/>
      </w:r>
      <w:r>
        <w:fldChar w:fldCharType="begin"/>
      </w:r>
      <w:r>
        <w:instrText>colspec.colwidth="7*"</w:instrText>
      </w:r>
      <w:r>
        <w:fldChar w:fldCharType="end"/>
      </w:r>
    </w:p>
    <w:p w14:paraId="2AEA2A59" w14:textId="77777777" w:rsidR="00FD3105" w:rsidRDefault="00FD3105">
      <w:pPr>
        <w:pStyle w:val="pxcolspec"/>
      </w:pPr>
      <w:r>
        <w:rPr>
          <w:color w:val="FF0000"/>
          <w:sz w:val="20"/>
          <w:szCs w:val="20"/>
          <w:vertAlign w:val="superscript"/>
        </w:rPr>
        <w:t>►</w:t>
      </w:r>
      <w:r>
        <w:fldChar w:fldCharType="begin"/>
      </w:r>
      <w:r>
        <w:instrText>colspec.colname="4"</w:instrText>
      </w:r>
      <w:r>
        <w:fldChar w:fldCharType="end"/>
      </w:r>
      <w:r>
        <w:fldChar w:fldCharType="begin"/>
      </w:r>
      <w:r>
        <w:instrText>colspec.colnum="4"</w:instrText>
      </w:r>
      <w:r>
        <w:fldChar w:fldCharType="end"/>
      </w:r>
      <w:r>
        <w:fldChar w:fldCharType="begin"/>
      </w:r>
      <w:r>
        <w:instrText>colspec.colwidth="29*"</w:instrText>
      </w:r>
      <w:r>
        <w:fldChar w:fldCharType="end"/>
      </w:r>
    </w:p>
    <w:tbl>
      <w:tblPr>
        <w:tblW w:w="0" w:type="auto"/>
        <w:tblLayout w:type="fixed"/>
        <w:tblCellMar>
          <w:left w:w="0" w:type="dxa"/>
          <w:right w:w="0" w:type="dxa"/>
        </w:tblCellMar>
        <w:tblLook w:val="0000" w:firstRow="0" w:lastRow="0" w:firstColumn="0" w:lastColumn="0" w:noHBand="0" w:noVBand="0"/>
      </w:tblPr>
      <w:tblGrid>
        <w:gridCol w:w="2160"/>
        <w:gridCol w:w="2160"/>
        <w:gridCol w:w="2160"/>
        <w:gridCol w:w="2160"/>
      </w:tblGrid>
      <w:tr w:rsidR="00FD3105" w14:paraId="6742FF3E" w14:textId="77777777">
        <w:tblPrEx>
          <w:tblCellMar>
            <w:top w:w="0" w:type="dxa"/>
            <w:left w:w="0" w:type="dxa"/>
            <w:bottom w:w="0" w:type="dxa"/>
            <w:right w:w="0" w:type="dxa"/>
          </w:tblCellMar>
        </w:tblPrEx>
        <w:tc>
          <w:tcPr>
            <w:tcW w:w="2160" w:type="dxa"/>
            <w:tcBorders>
              <w:top w:val="nil"/>
              <w:left w:val="nil"/>
              <w:bottom w:val="nil"/>
              <w:right w:val="nil"/>
            </w:tcBorders>
          </w:tcPr>
          <w:p w14:paraId="7467644E" w14:textId="77777777" w:rsidR="00FD3105" w:rsidRDefault="00FD3105">
            <w:r>
              <w:rPr>
                <w:color w:val="FF0000"/>
                <w:sz w:val="20"/>
                <w:szCs w:val="20"/>
                <w:vertAlign w:val="superscript"/>
              </w:rPr>
              <w:t>►</w:t>
            </w:r>
            <w:r>
              <w:fldChar w:fldCharType="begin"/>
            </w:r>
            <w:r>
              <w:instrText>tbody.valign="top"</w:instrText>
            </w:r>
            <w:r>
              <w:fldChar w:fldCharType="end"/>
            </w:r>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PETITIONER]</w:t>
            </w:r>
            <w:r>
              <w:rPr>
                <w:rStyle w:val="pxrowentry"/>
              </w:rPr>
              <w:t>,</w:t>
            </w:r>
          </w:p>
        </w:tc>
        <w:tc>
          <w:tcPr>
            <w:tcW w:w="2160" w:type="dxa"/>
            <w:tcBorders>
              <w:top w:val="nil"/>
              <w:left w:val="nil"/>
              <w:bottom w:val="nil"/>
              <w:right w:val="nil"/>
            </w:tcBorders>
          </w:tcPr>
          <w:p w14:paraId="3D800B95" w14:textId="77777777" w:rsidR="00FD3105" w:rsidRDefault="00FD3105">
            <w:r>
              <w:rPr>
                <w:rStyle w:val="pxentry"/>
                <w:color w:val="FF0000"/>
                <w:sz w:val="20"/>
                <w:szCs w:val="20"/>
                <w:vertAlign w:val="superscript"/>
              </w:rPr>
              <w:t>►</w:t>
            </w:r>
            <w:r>
              <w:rPr>
                <w:rStyle w:val="pxentry"/>
              </w:rPr>
              <w:fldChar w:fldCharType="begin"/>
            </w:r>
            <w:r>
              <w:rPr>
                <w:rStyle w:val="pxentry"/>
              </w:rPr>
              <w:instrText>entry.morerows="4"</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vanish/>
              </w:rPr>
              <w:t>&amp;brace;</w:t>
            </w:r>
            <w:r>
              <w:rPr>
                <w:rStyle w:val="pxvis"/>
                <w:rFonts w:ascii="Times NewRoman" w:hAnsi="Times NewRoman"/>
                <w:b w:val="0"/>
                <w:sz w:val="24"/>
              </w:rPr>
              <w:t>}</w:t>
            </w:r>
          </w:p>
        </w:tc>
        <w:tc>
          <w:tcPr>
            <w:tcW w:w="2160" w:type="dxa"/>
            <w:tcBorders>
              <w:top w:val="nil"/>
              <w:left w:val="nil"/>
              <w:bottom w:val="nil"/>
              <w:right w:val="nil"/>
            </w:tcBorders>
          </w:tcPr>
          <w:p w14:paraId="744927B8"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3585C0D2" w14:textId="77777777" w:rsidR="00FD3105" w:rsidRDefault="00FD3105"/>
        </w:tc>
      </w:tr>
      <w:tr w:rsidR="00FD3105" w14:paraId="26881D36" w14:textId="77777777">
        <w:tblPrEx>
          <w:tblCellMar>
            <w:top w:w="0" w:type="dxa"/>
            <w:left w:w="0" w:type="dxa"/>
            <w:bottom w:w="0" w:type="dxa"/>
            <w:right w:w="0" w:type="dxa"/>
          </w:tblCellMar>
        </w:tblPrEx>
        <w:tc>
          <w:tcPr>
            <w:tcW w:w="2160" w:type="dxa"/>
            <w:tcBorders>
              <w:top w:val="nil"/>
              <w:left w:val="nil"/>
              <w:bottom w:val="nil"/>
              <w:right w:val="nil"/>
            </w:tcBorders>
          </w:tcPr>
          <w:p w14:paraId="1046EE41"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0C2EE957"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Petitioner,</w:t>
            </w:r>
          </w:p>
        </w:tc>
        <w:tc>
          <w:tcPr>
            <w:tcW w:w="2160" w:type="dxa"/>
            <w:tcBorders>
              <w:top w:val="nil"/>
              <w:left w:val="nil"/>
              <w:bottom w:val="nil"/>
              <w:right w:val="nil"/>
            </w:tcBorders>
          </w:tcPr>
          <w:p w14:paraId="7EBA6B25"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50AD61A7" w14:textId="77777777" w:rsidR="00FD3105" w:rsidRDefault="00FD3105"/>
        </w:tc>
      </w:tr>
      <w:tr w:rsidR="00FD3105" w14:paraId="6DCDB2BA" w14:textId="77777777">
        <w:tblPrEx>
          <w:tblCellMar>
            <w:top w:w="0" w:type="dxa"/>
            <w:left w:w="0" w:type="dxa"/>
            <w:bottom w:w="0" w:type="dxa"/>
            <w:right w:w="0" w:type="dxa"/>
          </w:tblCellMar>
        </w:tblPrEx>
        <w:tc>
          <w:tcPr>
            <w:tcW w:w="2160" w:type="dxa"/>
            <w:tcBorders>
              <w:top w:val="nil"/>
              <w:left w:val="nil"/>
              <w:bottom w:val="nil"/>
              <w:right w:val="nil"/>
            </w:tcBorders>
          </w:tcPr>
          <w:p w14:paraId="4ED5566A"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entry.align="left"</w:instrText>
            </w:r>
            <w:r>
              <w:rPr>
                <w:rStyle w:val="pxrowentry"/>
              </w:rPr>
              <w:fldChar w:fldCharType="end"/>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v.</w:t>
            </w:r>
          </w:p>
        </w:tc>
        <w:tc>
          <w:tcPr>
            <w:tcW w:w="2160" w:type="dxa"/>
            <w:tcBorders>
              <w:top w:val="nil"/>
              <w:left w:val="nil"/>
              <w:bottom w:val="nil"/>
              <w:right w:val="nil"/>
            </w:tcBorders>
          </w:tcPr>
          <w:p w14:paraId="69610A61"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 xml:space="preserve">CASE </w:t>
            </w:r>
            <w:r>
              <w:rPr>
                <w:rStyle w:val="pxfinstr"/>
                <w:i/>
                <w:iCs/>
              </w:rPr>
              <w:t>[CASE NUMBER]</w:t>
            </w:r>
          </w:p>
        </w:tc>
        <w:tc>
          <w:tcPr>
            <w:tcW w:w="2160" w:type="dxa"/>
            <w:tcBorders>
              <w:top w:val="nil"/>
              <w:left w:val="nil"/>
              <w:bottom w:val="nil"/>
              <w:right w:val="nil"/>
            </w:tcBorders>
          </w:tcPr>
          <w:p w14:paraId="4AD81E54" w14:textId="77777777" w:rsidR="00FD3105" w:rsidRDefault="00FD3105"/>
        </w:tc>
        <w:tc>
          <w:tcPr>
            <w:tcW w:w="2160" w:type="dxa"/>
            <w:tcBorders>
              <w:top w:val="nil"/>
              <w:left w:val="nil"/>
              <w:bottom w:val="nil"/>
              <w:right w:val="nil"/>
            </w:tcBorders>
          </w:tcPr>
          <w:p w14:paraId="6010565A" w14:textId="77777777" w:rsidR="00FD3105" w:rsidRDefault="00FD3105"/>
        </w:tc>
      </w:tr>
      <w:tr w:rsidR="00FD3105" w14:paraId="3828B756" w14:textId="77777777">
        <w:tblPrEx>
          <w:tblCellMar>
            <w:top w:w="0" w:type="dxa"/>
            <w:left w:w="0" w:type="dxa"/>
            <w:bottom w:w="0" w:type="dxa"/>
            <w:right w:w="0" w:type="dxa"/>
          </w:tblCellMar>
        </w:tblPrEx>
        <w:tc>
          <w:tcPr>
            <w:tcW w:w="2160" w:type="dxa"/>
            <w:tcBorders>
              <w:top w:val="nil"/>
              <w:left w:val="nil"/>
              <w:bottom w:val="nil"/>
              <w:right w:val="nil"/>
            </w:tcBorders>
          </w:tcPr>
          <w:p w14:paraId="074E8954"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RESPONDENT]</w:t>
            </w:r>
            <w:r>
              <w:rPr>
                <w:rStyle w:val="pxrowentry"/>
              </w:rPr>
              <w:t>,</w:t>
            </w:r>
          </w:p>
        </w:tc>
        <w:tc>
          <w:tcPr>
            <w:tcW w:w="2160" w:type="dxa"/>
            <w:tcBorders>
              <w:top w:val="nil"/>
              <w:left w:val="nil"/>
              <w:bottom w:val="nil"/>
              <w:right w:val="nil"/>
            </w:tcBorders>
          </w:tcPr>
          <w:p w14:paraId="6AF70373"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214C4BDD" w14:textId="77777777" w:rsidR="00FD3105" w:rsidRDefault="00FD3105"/>
        </w:tc>
        <w:tc>
          <w:tcPr>
            <w:tcW w:w="2160" w:type="dxa"/>
            <w:tcBorders>
              <w:top w:val="nil"/>
              <w:left w:val="nil"/>
              <w:bottom w:val="nil"/>
              <w:right w:val="nil"/>
            </w:tcBorders>
          </w:tcPr>
          <w:p w14:paraId="07072525" w14:textId="77777777" w:rsidR="00FD3105" w:rsidRDefault="00FD3105"/>
        </w:tc>
      </w:tr>
      <w:tr w:rsidR="00FD3105" w14:paraId="7880252B" w14:textId="77777777">
        <w:tblPrEx>
          <w:tblCellMar>
            <w:top w:w="0" w:type="dxa"/>
            <w:left w:w="0" w:type="dxa"/>
            <w:bottom w:w="0" w:type="dxa"/>
            <w:right w:w="0" w:type="dxa"/>
          </w:tblCellMar>
        </w:tblPrEx>
        <w:tc>
          <w:tcPr>
            <w:tcW w:w="2160" w:type="dxa"/>
            <w:tcBorders>
              <w:top w:val="nil"/>
              <w:left w:val="nil"/>
              <w:bottom w:val="nil"/>
              <w:right w:val="nil"/>
            </w:tcBorders>
          </w:tcPr>
          <w:p w14:paraId="0D0E2F3E"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74371E8F"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Respondent.</w:t>
            </w:r>
          </w:p>
        </w:tc>
        <w:tc>
          <w:tcPr>
            <w:tcW w:w="2160" w:type="dxa"/>
            <w:tcBorders>
              <w:top w:val="nil"/>
              <w:left w:val="nil"/>
              <w:bottom w:val="nil"/>
              <w:right w:val="nil"/>
            </w:tcBorders>
          </w:tcPr>
          <w:p w14:paraId="019C4745"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6366C428" w14:textId="77777777" w:rsidR="00FD3105" w:rsidRDefault="00FD3105"/>
        </w:tc>
      </w:tr>
    </w:tbl>
    <w:p w14:paraId="671EEAD7" w14:textId="77777777" w:rsidR="00FD3105" w:rsidRDefault="00FD3105">
      <w:pPr>
        <w:pStyle w:val="pxtbody"/>
      </w:pPr>
    </w:p>
    <w:p w14:paraId="28241CA3" w14:textId="77777777" w:rsidR="00FD3105" w:rsidRDefault="00FD3105"/>
    <w:p w14:paraId="0C6B6D96" w14:textId="77777777" w:rsidR="00FD3105" w:rsidRDefault="00FD3105">
      <w:pPr>
        <w:pStyle w:val="pxformhac"/>
        <w:spacing w:before="180"/>
        <w:jc w:val="center"/>
      </w:pPr>
      <w:r>
        <w:t xml:space="preserve">FINAL JUDGMENT </w:t>
      </w:r>
    </w:p>
    <w:p w14:paraId="1057DB34"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p.ct.id="3d29be30775711ee8e1ba9ecff0bf883|50|10:50"</w:instrText>
      </w:r>
      <w:r>
        <w:fldChar w:fldCharType="end"/>
      </w:r>
      <w:r>
        <w:t>This action was tried before the court. On the evidence presented</w:t>
      </w:r>
    </w:p>
    <w:p w14:paraId="158106DA"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p.ct.id="3d29be30775711ee8e1ba9ecff0bf883|50|10:50"</w:instrText>
      </w:r>
      <w:r>
        <w:fldChar w:fldCharType="end"/>
      </w:r>
      <w:r>
        <w:t>IT IS ADJUDGED that:</w:t>
      </w:r>
    </w:p>
    <w:p w14:paraId="11F08C13" w14:textId="77777777" w:rsidR="00FD3105" w:rsidRDefault="00FD3105">
      <w:pPr>
        <w:pStyle w:val="pxformfl"/>
        <w:ind w:left="500"/>
      </w:pPr>
      <w:r>
        <w:t xml:space="preserve"> </w:t>
      </w:r>
    </w:p>
    <w:p w14:paraId="543A7531"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1. </w:t>
      </w:r>
    </w:p>
    <w:p w14:paraId="61AEACCB"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p.ct.id="3d29be30775711ee8e1ba9ecff0bf883|50|10:50"</w:instrText>
      </w:r>
      <w:r>
        <w:fldChar w:fldCharType="end"/>
      </w:r>
      <w:r>
        <w:t xml:space="preserve">Petitioner </w:t>
      </w:r>
      <w:r>
        <w:rPr>
          <w:rStyle w:val="pxfinstr"/>
          <w:i/>
          <w:iCs/>
        </w:rPr>
        <w:t>[NAME OF PETITIONER]</w:t>
      </w:r>
      <w:r>
        <w:t xml:space="preserve"> is the duly qualified </w:t>
      </w:r>
      <w:r>
        <w:rPr>
          <w:rStyle w:val="pxfinstr"/>
          <w:i/>
          <w:iCs/>
        </w:rPr>
        <w:t>[name of office]</w:t>
      </w:r>
      <w:r>
        <w:t xml:space="preserve"> with the right to the office and to exercise all authority of the office.</w:t>
      </w:r>
    </w:p>
    <w:p w14:paraId="0527D957"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2. </w:t>
      </w:r>
    </w:p>
    <w:p w14:paraId="64C9A02A"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p.ct.id="3d29be30775711ee8e1ba9ecff0bf883|50|10:50"</w:instrText>
      </w:r>
      <w:r>
        <w:fldChar w:fldCharType="end"/>
      </w:r>
      <w:r>
        <w:t xml:space="preserve">Respondent </w:t>
      </w:r>
      <w:r>
        <w:rPr>
          <w:rStyle w:val="pxfinstr"/>
          <w:i/>
          <w:iCs/>
        </w:rPr>
        <w:t>[NAME OF RESPONDENT]</w:t>
      </w:r>
      <w:r>
        <w:t xml:space="preserve"> is ousted from the office of </w:t>
      </w:r>
      <w:r>
        <w:rPr>
          <w:rStyle w:val="pxfinstr"/>
          <w:i/>
          <w:iCs/>
        </w:rPr>
        <w:t>[name of office]</w:t>
      </w:r>
      <w:r>
        <w:t xml:space="preserve"> now being exercised by respondent.</w:t>
      </w:r>
    </w:p>
    <w:p w14:paraId="261268FD"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3. </w:t>
      </w:r>
    </w:p>
    <w:p w14:paraId="2B5283CF"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p.ct.id="3d29be30775711ee8e1ba9ecff0bf883|50|10:50"</w:instrText>
      </w:r>
      <w:r>
        <w:fldChar w:fldCharType="end"/>
      </w:r>
      <w:r>
        <w:t xml:space="preserve">Petitioner </w:t>
      </w:r>
      <w:r>
        <w:rPr>
          <w:rStyle w:val="pxfinstr"/>
          <w:i/>
          <w:iCs/>
        </w:rPr>
        <w:t>[NAME OF PETITIONER]</w:t>
      </w:r>
      <w:r>
        <w:t xml:space="preserve">, whose address is </w:t>
      </w:r>
      <w:r>
        <w:rPr>
          <w:rStyle w:val="pxfinstr"/>
          <w:i/>
          <w:iCs/>
        </w:rPr>
        <w:t>[address of petitioner]</w:t>
      </w:r>
      <w:r>
        <w:t xml:space="preserve">, recover from respondent </w:t>
      </w:r>
      <w:r>
        <w:rPr>
          <w:rStyle w:val="pxfinstr"/>
          <w:i/>
          <w:iCs/>
        </w:rPr>
        <w:t>[NAME OF RESPONDENT]</w:t>
      </w:r>
      <w:r>
        <w:t xml:space="preserve"> </w:t>
      </w:r>
      <w:r>
        <w:rPr>
          <w:rStyle w:val="pxfinstr"/>
          <w:i/>
          <w:iCs/>
        </w:rPr>
        <w:t>[OPTIONAL:, whose address is [address of respondent] and the last four digits of Social Security number are [last four numbers of Social Security number],]</w:t>
      </w:r>
      <w:r>
        <w:t xml:space="preserve"> costs in the sum of $ </w:t>
      </w:r>
      <w:r>
        <w:rPr>
          <w:rStyle w:val="pxfinstr"/>
          <w:i/>
          <w:iCs/>
        </w:rPr>
        <w:t>[dollar amount of recovery]</w:t>
      </w:r>
      <w:r>
        <w:t xml:space="preserve"> that shall bear interest at the rate prescribed by law, for which let execution issue forthwith.</w:t>
      </w:r>
    </w:p>
    <w:p w14:paraId="17976422"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p.ct.id="3d29be30775711ee8e1ba9ecff0bf883|50|10:50"</w:instrText>
      </w:r>
      <w:r>
        <w:fldChar w:fldCharType="end"/>
      </w:r>
      <w:r>
        <w:t xml:space="preserve">ORDERED at </w:t>
      </w:r>
      <w:r>
        <w:rPr>
          <w:rStyle w:val="pxfinstr"/>
          <w:i/>
          <w:iCs/>
        </w:rPr>
        <w:t>[name of city]</w:t>
      </w:r>
      <w:r>
        <w:t xml:space="preserve">, Florida on </w:t>
      </w:r>
      <w:r>
        <w:rPr>
          <w:rStyle w:val="pxfinstr"/>
          <w:i/>
          <w:iCs/>
        </w:rPr>
        <w:t>[date of judgment]</w:t>
      </w:r>
      <w:r>
        <w:t>.</w:t>
      </w:r>
    </w:p>
    <w:p w14:paraId="25E92E37" w14:textId="77777777" w:rsidR="00FD3105" w:rsidRDefault="00FD3105">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7D9EC0DA" w14:textId="77777777" w:rsidR="00FD3105" w:rsidRDefault="00FD3105">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judge]</w:t>
      </w:r>
    </w:p>
    <w:p w14:paraId="4E597955"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judge]</w:t>
      </w:r>
    </w:p>
    <w:p w14:paraId="5990A1BF" w14:textId="77777777" w:rsidR="00FD3105" w:rsidRDefault="00FD3105">
      <w:pPr>
        <w:pStyle w:val="pxformfsigtbl"/>
        <w:ind w:left="500"/>
      </w:pPr>
      <w:r>
        <w:t xml:space="preserve"> </w:t>
      </w:r>
      <w:r>
        <w:rPr>
          <w:color w:val="FF0000"/>
          <w:sz w:val="20"/>
          <w:szCs w:val="20"/>
          <w:vertAlign w:val="superscript"/>
        </w:rPr>
        <w:t>►</w:t>
      </w:r>
      <w:r>
        <w:fldChar w:fldCharType="begin"/>
      </w:r>
      <w:r>
        <w:instrText>tbl.ident="I05AQWT"</w:instrText>
      </w:r>
      <w:r>
        <w:fldChar w:fldCharType="end"/>
      </w:r>
      <w:r>
        <w:fldChar w:fldCharType="begin"/>
      </w:r>
      <w:r>
        <w:instrText>tbl.uuid="I01GPMI"</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1C99FD7F"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5A9EB432"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tgroup.cols="2"</w:instrText>
      </w:r>
      <w:r>
        <w:fldChar w:fldCharType="end"/>
      </w:r>
    </w:p>
    <w:p w14:paraId="1573D1CF"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colspec.colwidth="17*"</w:instrText>
      </w:r>
      <w:r>
        <w:fldChar w:fldCharType="end"/>
      </w:r>
    </w:p>
    <w:p w14:paraId="1744BE67"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colspec.colwidth="111*"</w:instrText>
      </w:r>
      <w:r>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D3105" w14:paraId="55EA02E4" w14:textId="77777777">
        <w:tblPrEx>
          <w:tblCellMar>
            <w:top w:w="0" w:type="dxa"/>
            <w:left w:w="0" w:type="dxa"/>
            <w:bottom w:w="0" w:type="dxa"/>
            <w:right w:w="0" w:type="dxa"/>
          </w:tblCellMar>
        </w:tblPrEx>
        <w:tc>
          <w:tcPr>
            <w:tcW w:w="4320" w:type="dxa"/>
            <w:tcBorders>
              <w:top w:val="nil"/>
              <w:left w:val="nil"/>
              <w:bottom w:val="nil"/>
              <w:right w:val="nil"/>
            </w:tcBorders>
          </w:tcPr>
          <w:p w14:paraId="434944D8"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Copies to:</w:t>
            </w:r>
          </w:p>
        </w:tc>
        <w:tc>
          <w:tcPr>
            <w:tcW w:w="4320" w:type="dxa"/>
            <w:tcBorders>
              <w:top w:val="nil"/>
              <w:left w:val="nil"/>
              <w:bottom w:val="nil"/>
              <w:right w:val="nil"/>
            </w:tcBorders>
          </w:tcPr>
          <w:p w14:paraId="6CE2DA9F"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r w:rsidR="00FD3105" w14:paraId="2C514CE5" w14:textId="77777777">
        <w:tblPrEx>
          <w:tblCellMar>
            <w:top w:w="0" w:type="dxa"/>
            <w:left w:w="0" w:type="dxa"/>
            <w:bottom w:w="0" w:type="dxa"/>
            <w:right w:w="0" w:type="dxa"/>
          </w:tblCellMar>
        </w:tblPrEx>
        <w:tc>
          <w:tcPr>
            <w:tcW w:w="4320" w:type="dxa"/>
            <w:tcBorders>
              <w:top w:val="nil"/>
              <w:left w:val="nil"/>
              <w:bottom w:val="nil"/>
              <w:right w:val="nil"/>
            </w:tcBorders>
          </w:tcPr>
          <w:p w14:paraId="0D7DCBDC"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4320" w:type="dxa"/>
            <w:tcBorders>
              <w:top w:val="nil"/>
              <w:left w:val="nil"/>
              <w:bottom w:val="nil"/>
              <w:right w:val="nil"/>
            </w:tcBorders>
          </w:tcPr>
          <w:p w14:paraId="2E026108"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bl>
    <w:p w14:paraId="45FFB0A0" w14:textId="77777777" w:rsidR="00FD3105" w:rsidRDefault="00FD3105">
      <w:pPr>
        <w:pStyle w:val="pxtbody"/>
      </w:pPr>
    </w:p>
    <w:p w14:paraId="7D27D63E" w14:textId="77777777" w:rsidR="00FD3105" w:rsidRDefault="00FD3105"/>
    <w:p w14:paraId="7C530CD8" w14:textId="77777777" w:rsidR="00FD3105" w:rsidRDefault="00FD3105">
      <w:pPr>
        <w:pStyle w:val="pxcomnt"/>
      </w:pPr>
    </w:p>
    <w:p w14:paraId="1920B248" w14:textId="77777777" w:rsidR="00FD3105" w:rsidRDefault="00FD3105">
      <w:pPr>
        <w:pStyle w:val="pxhac"/>
        <w:spacing w:before="180"/>
        <w:jc w:val="center"/>
      </w:pPr>
      <w:r>
        <w:rPr>
          <w:rStyle w:val="pxb"/>
          <w:b/>
          <w:bCs/>
        </w:rPr>
        <w:t>Author's Comment</w:t>
      </w:r>
    </w:p>
    <w:p w14:paraId="166438B8"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p.ct.id="3d29be30775711ee8e1ba9ecff0bf883|50|10:50"</w:instrText>
      </w:r>
      <w:r>
        <w:fldChar w:fldCharType="end"/>
      </w:r>
      <w:r>
        <w:t xml:space="preserve">See </w:t>
      </w:r>
      <w:r>
        <w:rPr>
          <w:rStyle w:val="pxcc"/>
          <w:color w:val="FF0000"/>
          <w:sz w:val="20"/>
          <w:szCs w:val="20"/>
          <w:vertAlign w:val="superscript"/>
        </w:rPr>
        <w:t>►</w:t>
      </w:r>
      <w:r>
        <w:rPr>
          <w:rStyle w:val="pxcc"/>
        </w:rPr>
        <w:fldChar w:fldCharType="begin"/>
      </w:r>
      <w:r>
        <w:rPr>
          <w:rStyle w:val="pxcc"/>
        </w:rPr>
        <w:instrText>cc.ref.id="I013K12"</w:instrText>
      </w:r>
      <w:r>
        <w:rPr>
          <w:rStyle w:val="pxcc"/>
        </w:rPr>
        <w:fldChar w:fldCharType="end"/>
      </w:r>
      <w:r>
        <w:rPr>
          <w:rStyle w:val="pxcc"/>
        </w:rPr>
        <w:t>State ex rel. Landis v. Prevatt, 148 So. 578 (Fla. 1933)</w:t>
      </w:r>
      <w:r>
        <w:t xml:space="preserve">. If the judgment is for respondent, the action is dismissed. See </w:t>
      </w:r>
      <w:r>
        <w:rPr>
          <w:rStyle w:val="pxx"/>
          <w:color w:val="FF0000"/>
          <w:sz w:val="20"/>
          <w:szCs w:val="20"/>
          <w:vertAlign w:val="superscript"/>
        </w:rPr>
        <w:t>►</w:t>
      </w:r>
      <w:r>
        <w:rPr>
          <w:rStyle w:val="pxx"/>
        </w:rPr>
        <w:fldChar w:fldCharType="begin"/>
      </w:r>
      <w:r>
        <w:rPr>
          <w:rStyle w:val="pxx"/>
        </w:rPr>
        <w:instrText>x.ref.id="I05Z9L3"</w:instrText>
      </w:r>
      <w:r>
        <w:rPr>
          <w:rStyle w:val="pxx"/>
        </w:rPr>
        <w:fldChar w:fldCharType="end"/>
      </w:r>
      <w:r>
        <w:rPr>
          <w:rStyle w:val="pxx"/>
          <w:vanish/>
        </w:rPr>
        <w:t>&amp;s;</w:t>
      </w:r>
      <w:r>
        <w:rPr>
          <w:rStyle w:val="pxvis"/>
          <w:rFonts w:ascii="Times NewRoman" w:hAnsi="Times NewRoman"/>
          <w:b w:val="0"/>
          <w:sz w:val="24"/>
        </w:rPr>
        <w:t>§</w:t>
      </w:r>
      <w:r>
        <w:rPr>
          <w:rStyle w:val="pxx"/>
        </w:rPr>
        <w:t>10:18</w:t>
      </w:r>
      <w:r>
        <w:t>.</w:t>
      </w:r>
    </w:p>
    <w:p w14:paraId="1DE0A60A" w14:textId="77777777" w:rsidR="00FD3105" w:rsidRDefault="00FD3105">
      <w:pPr>
        <w:pStyle w:val="pxs"/>
        <w:spacing w:before="180"/>
        <w:rPr>
          <w:sz w:val="27"/>
          <w:szCs w:val="27"/>
        </w:rPr>
      </w:pPr>
      <w:r>
        <w:rPr>
          <w:sz w:val="27"/>
          <w:szCs w:val="27"/>
        </w:rPr>
        <w:t>10:51. Judgment</w:t>
      </w:r>
      <w:r>
        <w:rPr>
          <w:rStyle w:val="pxsep"/>
        </w:rPr>
        <w:t xml:space="preserve">-- </w:t>
      </w:r>
      <w:r>
        <w:rPr>
          <w:sz w:val="27"/>
          <w:szCs w:val="27"/>
        </w:rPr>
        <w:t>Receivership, discharge of receiver</w:t>
      </w:r>
    </w:p>
    <w:p w14:paraId="4E4E9424" w14:textId="77777777" w:rsidR="00FD3105" w:rsidRDefault="00FD3105">
      <w:pPr>
        <w:pStyle w:val="pxov"/>
        <w:rPr>
          <w:vanish/>
        </w:rPr>
      </w:pPr>
      <w:r>
        <w:rPr>
          <w:vanish/>
        </w:rPr>
        <w:t>FMS</w:t>
      </w:r>
    </w:p>
    <w:p w14:paraId="3795FFFF" w14:textId="77777777" w:rsidR="00FD3105" w:rsidRDefault="00FD3105">
      <w:pPr>
        <w:pStyle w:val="pxov"/>
        <w:rPr>
          <w:vanish/>
        </w:rPr>
      </w:pPr>
      <w:r>
        <w:rPr>
          <w:vanish/>
        </w:rPr>
        <w:t>CRD</w:t>
      </w:r>
    </w:p>
    <w:p w14:paraId="108AA817" w14:textId="77777777" w:rsidR="00FD3105" w:rsidRDefault="00FD3105">
      <w:pPr>
        <w:pStyle w:val="pxov"/>
        <w:rPr>
          <w:vanish/>
        </w:rPr>
      </w:pPr>
      <w:r>
        <w:rPr>
          <w:vanish/>
        </w:rPr>
        <w:t>RCV</w:t>
      </w:r>
    </w:p>
    <w:p w14:paraId="325F34A7" w14:textId="77777777" w:rsidR="00FD3105" w:rsidRDefault="00FD3105">
      <w:pPr>
        <w:pStyle w:val="pxov"/>
        <w:rPr>
          <w:vanish/>
        </w:rPr>
      </w:pPr>
      <w:r>
        <w:rPr>
          <w:vanish/>
        </w:rPr>
        <w:t>LCV</w:t>
      </w:r>
    </w:p>
    <w:p w14:paraId="0973AA49" w14:textId="77777777" w:rsidR="00FD3105" w:rsidRDefault="00FD3105">
      <w:pPr>
        <w:pStyle w:val="pxov"/>
        <w:rPr>
          <w:vanish/>
        </w:rPr>
      </w:pPr>
      <w:r>
        <w:rPr>
          <w:vanish/>
        </w:rPr>
        <w:t>LSC</w:t>
      </w:r>
    </w:p>
    <w:p w14:paraId="35586E2A" w14:textId="77777777" w:rsidR="00FD3105" w:rsidRDefault="00FD3105">
      <w:pPr>
        <w:pStyle w:val="pxov"/>
        <w:rPr>
          <w:vanish/>
        </w:rPr>
      </w:pPr>
      <w:r>
        <w:rPr>
          <w:vanish/>
        </w:rPr>
        <w:t>LS7</w:t>
      </w:r>
    </w:p>
    <w:p w14:paraId="1C870B37" w14:textId="77777777" w:rsidR="00FD3105" w:rsidRDefault="00FD3105">
      <w:pPr>
        <w:pStyle w:val="pxov"/>
        <w:rPr>
          <w:vanish/>
        </w:rPr>
      </w:pPr>
      <w:r>
        <w:rPr>
          <w:vanish/>
        </w:rPr>
        <w:t>FCV</w:t>
      </w:r>
    </w:p>
    <w:p w14:paraId="03C5FB2D" w14:textId="77777777" w:rsidR="00FD3105" w:rsidRDefault="00FD3105">
      <w:pPr>
        <w:pStyle w:val="pxov"/>
        <w:rPr>
          <w:vanish/>
        </w:rPr>
      </w:pPr>
      <w:r>
        <w:rPr>
          <w:vanish/>
        </w:rPr>
        <w:t>FLG</w:t>
      </w:r>
    </w:p>
    <w:p w14:paraId="5D4197AE" w14:textId="77777777" w:rsidR="00FD3105" w:rsidRDefault="00FD3105">
      <w:pPr>
        <w:pStyle w:val="pxformfcapfac"/>
        <w:jc w:val="center"/>
        <w:rPr>
          <w:sz w:val="24"/>
          <w:szCs w:val="24"/>
        </w:rPr>
      </w:pPr>
      <w:r>
        <w:rPr>
          <w:color w:val="FF0000"/>
          <w:sz w:val="20"/>
          <w:szCs w:val="20"/>
          <w:vertAlign w:val="superscript"/>
        </w:rPr>
        <w:t>►</w:t>
      </w:r>
      <w:r>
        <w:rPr>
          <w:sz w:val="24"/>
          <w:szCs w:val="24"/>
        </w:rPr>
        <w:fldChar w:fldCharType="begin"/>
      </w:r>
      <w:r>
        <w:rPr>
          <w:sz w:val="24"/>
          <w:szCs w:val="24"/>
        </w:rPr>
        <w:instrText>form.du="0"</w:instrText>
      </w:r>
      <w:r>
        <w:rPr>
          <w:sz w:val="24"/>
          <w:szCs w:val="24"/>
        </w:rPr>
        <w:fldChar w:fldCharType="end"/>
      </w:r>
      <w:r>
        <w:rPr>
          <w:sz w:val="24"/>
          <w:szCs w:val="24"/>
        </w:rPr>
        <w:fldChar w:fldCharType="begin"/>
      </w:r>
      <w:r>
        <w:rPr>
          <w:sz w:val="24"/>
          <w:szCs w:val="24"/>
        </w:rPr>
        <w:instrText>form.fid="I72eaa4d09fed11dfbf230000837214a9"</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fcap.ref="manual"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sz w:val="24"/>
          <w:szCs w:val="24"/>
        </w:rPr>
        <w:t xml:space="preserve">IN THE CIRCUIT COURT FOR </w:t>
      </w:r>
      <w:r>
        <w:rPr>
          <w:rStyle w:val="pxfinstr"/>
          <w:i/>
          <w:iCs/>
          <w:szCs w:val="24"/>
        </w:rPr>
        <w:t>[NAME OF COUNTY]</w:t>
      </w:r>
      <w:r>
        <w:rPr>
          <w:sz w:val="24"/>
          <w:szCs w:val="24"/>
        </w:rPr>
        <w:t>, FLORIDA</w:t>
      </w:r>
    </w:p>
    <w:p w14:paraId="3864E01A" w14:textId="77777777" w:rsidR="00FD3105" w:rsidRDefault="00FD3105">
      <w:pPr>
        <w:pStyle w:val="pxformfcaptbl"/>
        <w:ind w:left="500"/>
      </w:pPr>
      <w:r>
        <w:t xml:space="preserve"> </w:t>
      </w:r>
      <w:r>
        <w:rPr>
          <w:color w:val="FF0000"/>
          <w:sz w:val="20"/>
          <w:szCs w:val="20"/>
          <w:vertAlign w:val="superscript"/>
        </w:rPr>
        <w:t>►</w:t>
      </w:r>
      <w:r>
        <w:fldChar w:fldCharType="begin"/>
      </w:r>
      <w:r>
        <w:instrText>tbl.brace.end="5"</w:instrText>
      </w:r>
      <w:r>
        <w:fldChar w:fldCharType="end"/>
      </w:r>
      <w:r>
        <w:fldChar w:fldCharType="begin"/>
      </w:r>
      <w:r>
        <w:instrText>tbl.brace.start="1"</w:instrText>
      </w:r>
      <w:r>
        <w:fldChar w:fldCharType="end"/>
      </w:r>
      <w:r>
        <w:fldChar w:fldCharType="begin"/>
      </w:r>
      <w:r>
        <w:instrText>tbl.ident="I09JP9F"</w:instrText>
      </w:r>
      <w:r>
        <w:fldChar w:fldCharType="end"/>
      </w:r>
      <w:r>
        <w:fldChar w:fldCharType="begin"/>
      </w:r>
      <w:r>
        <w:instrText>tbl.uuid="I051HT0"</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10F622E2"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4DA4FEFC"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tgroup.cols="4"</w:instrText>
      </w:r>
      <w:r>
        <w:fldChar w:fldCharType="end"/>
      </w:r>
    </w:p>
    <w:p w14:paraId="4DD6DCF1"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colspec.colwidth="7*"</w:instrText>
      </w:r>
      <w:r>
        <w:fldChar w:fldCharType="end"/>
      </w:r>
    </w:p>
    <w:p w14:paraId="46E6E9C2"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colspec.colwidth="16*"</w:instrText>
      </w:r>
      <w:r>
        <w:fldChar w:fldCharType="end"/>
      </w:r>
    </w:p>
    <w:p w14:paraId="23A29A02" w14:textId="77777777" w:rsidR="00FD3105" w:rsidRDefault="00FD3105">
      <w:pPr>
        <w:pStyle w:val="pxcolspec"/>
      </w:pPr>
      <w:r>
        <w:rPr>
          <w:color w:val="FF0000"/>
          <w:sz w:val="20"/>
          <w:szCs w:val="20"/>
          <w:vertAlign w:val="superscript"/>
        </w:rPr>
        <w:t>►</w:t>
      </w:r>
      <w:r>
        <w:fldChar w:fldCharType="begin"/>
      </w:r>
      <w:r>
        <w:instrText>colspec.align="center"</w:instrText>
      </w:r>
      <w:r>
        <w:fldChar w:fldCharType="end"/>
      </w:r>
      <w:r>
        <w:fldChar w:fldCharType="begin"/>
      </w:r>
      <w:r>
        <w:instrText>colspec.colname="3"</w:instrText>
      </w:r>
      <w:r>
        <w:fldChar w:fldCharType="end"/>
      </w:r>
      <w:r>
        <w:fldChar w:fldCharType="begin"/>
      </w:r>
      <w:r>
        <w:instrText>colspec.colnum="3"</w:instrText>
      </w:r>
      <w:r>
        <w:fldChar w:fldCharType="end"/>
      </w:r>
      <w:r>
        <w:fldChar w:fldCharType="begin"/>
      </w:r>
      <w:r>
        <w:instrText>colspec.colwidth="7*"</w:instrText>
      </w:r>
      <w:r>
        <w:fldChar w:fldCharType="end"/>
      </w:r>
    </w:p>
    <w:p w14:paraId="2FFB1319" w14:textId="77777777" w:rsidR="00FD3105" w:rsidRDefault="00FD3105">
      <w:pPr>
        <w:pStyle w:val="pxcolspec"/>
      </w:pPr>
      <w:r>
        <w:rPr>
          <w:color w:val="FF0000"/>
          <w:sz w:val="20"/>
          <w:szCs w:val="20"/>
          <w:vertAlign w:val="superscript"/>
        </w:rPr>
        <w:t>►</w:t>
      </w:r>
      <w:r>
        <w:fldChar w:fldCharType="begin"/>
      </w:r>
      <w:r>
        <w:instrText>colspec.colname="4"</w:instrText>
      </w:r>
      <w:r>
        <w:fldChar w:fldCharType="end"/>
      </w:r>
      <w:r>
        <w:fldChar w:fldCharType="begin"/>
      </w:r>
      <w:r>
        <w:instrText>colspec.colnum="4"</w:instrText>
      </w:r>
      <w:r>
        <w:fldChar w:fldCharType="end"/>
      </w:r>
      <w:r>
        <w:fldChar w:fldCharType="begin"/>
      </w:r>
      <w:r>
        <w:instrText>colspec.colwidth="34*"</w:instrText>
      </w:r>
      <w:r>
        <w:fldChar w:fldCharType="end"/>
      </w:r>
    </w:p>
    <w:tbl>
      <w:tblPr>
        <w:tblW w:w="0" w:type="auto"/>
        <w:tblLayout w:type="fixed"/>
        <w:tblCellMar>
          <w:left w:w="0" w:type="dxa"/>
          <w:right w:w="0" w:type="dxa"/>
        </w:tblCellMar>
        <w:tblLook w:val="0000" w:firstRow="0" w:lastRow="0" w:firstColumn="0" w:lastColumn="0" w:noHBand="0" w:noVBand="0"/>
      </w:tblPr>
      <w:tblGrid>
        <w:gridCol w:w="2160"/>
        <w:gridCol w:w="2160"/>
        <w:gridCol w:w="2160"/>
        <w:gridCol w:w="2160"/>
      </w:tblGrid>
      <w:tr w:rsidR="00FD3105" w14:paraId="0D411B13" w14:textId="77777777">
        <w:tblPrEx>
          <w:tblCellMar>
            <w:top w:w="0" w:type="dxa"/>
            <w:left w:w="0" w:type="dxa"/>
            <w:bottom w:w="0" w:type="dxa"/>
            <w:right w:w="0" w:type="dxa"/>
          </w:tblCellMar>
        </w:tblPrEx>
        <w:tc>
          <w:tcPr>
            <w:tcW w:w="2160" w:type="dxa"/>
            <w:tcBorders>
              <w:top w:val="nil"/>
              <w:left w:val="nil"/>
              <w:bottom w:val="nil"/>
              <w:right w:val="nil"/>
            </w:tcBorders>
          </w:tcPr>
          <w:p w14:paraId="4E186DCA" w14:textId="77777777" w:rsidR="00FD3105" w:rsidRDefault="00FD3105">
            <w:r>
              <w:rPr>
                <w:color w:val="FF0000"/>
                <w:sz w:val="20"/>
                <w:szCs w:val="20"/>
                <w:vertAlign w:val="superscript"/>
              </w:rPr>
              <w:t>►</w:t>
            </w:r>
            <w:r>
              <w:fldChar w:fldCharType="begin"/>
            </w:r>
            <w:r>
              <w:instrText>tbody.valign="top"</w:instrText>
            </w:r>
            <w:r>
              <w:fldChar w:fldCharType="end"/>
            </w:r>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PLAINTIFF]</w:t>
            </w:r>
            <w:r>
              <w:rPr>
                <w:rStyle w:val="pxrowentry"/>
              </w:rPr>
              <w:t>,</w:t>
            </w:r>
          </w:p>
        </w:tc>
        <w:tc>
          <w:tcPr>
            <w:tcW w:w="2160" w:type="dxa"/>
            <w:tcBorders>
              <w:top w:val="nil"/>
              <w:left w:val="nil"/>
              <w:bottom w:val="nil"/>
              <w:right w:val="nil"/>
            </w:tcBorders>
          </w:tcPr>
          <w:p w14:paraId="1A38B1B5" w14:textId="77777777" w:rsidR="00FD3105" w:rsidRDefault="00FD3105">
            <w:r>
              <w:rPr>
                <w:rStyle w:val="pxentry"/>
                <w:color w:val="FF0000"/>
                <w:sz w:val="20"/>
                <w:szCs w:val="20"/>
                <w:vertAlign w:val="superscript"/>
              </w:rPr>
              <w:t>►</w:t>
            </w:r>
            <w:r>
              <w:rPr>
                <w:rStyle w:val="pxentry"/>
              </w:rPr>
              <w:fldChar w:fldCharType="begin"/>
            </w:r>
            <w:r>
              <w:rPr>
                <w:rStyle w:val="pxentry"/>
              </w:rPr>
              <w:instrText>entry.morerows="4"</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vanish/>
              </w:rPr>
              <w:t>&amp;brace;</w:t>
            </w:r>
            <w:r>
              <w:rPr>
                <w:rStyle w:val="pxvis"/>
                <w:rFonts w:ascii="Times NewRoman" w:hAnsi="Times NewRoman"/>
                <w:b w:val="0"/>
                <w:sz w:val="24"/>
              </w:rPr>
              <w:t>}</w:t>
            </w:r>
          </w:p>
        </w:tc>
        <w:tc>
          <w:tcPr>
            <w:tcW w:w="2160" w:type="dxa"/>
            <w:tcBorders>
              <w:top w:val="nil"/>
              <w:left w:val="nil"/>
              <w:bottom w:val="nil"/>
              <w:right w:val="nil"/>
            </w:tcBorders>
          </w:tcPr>
          <w:p w14:paraId="0C061FA2"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61F84A23" w14:textId="77777777" w:rsidR="00FD3105" w:rsidRDefault="00FD3105"/>
        </w:tc>
      </w:tr>
      <w:tr w:rsidR="00FD3105" w14:paraId="72659FDC" w14:textId="77777777">
        <w:tblPrEx>
          <w:tblCellMar>
            <w:top w:w="0" w:type="dxa"/>
            <w:left w:w="0" w:type="dxa"/>
            <w:bottom w:w="0" w:type="dxa"/>
            <w:right w:w="0" w:type="dxa"/>
          </w:tblCellMar>
        </w:tblPrEx>
        <w:tc>
          <w:tcPr>
            <w:tcW w:w="2160" w:type="dxa"/>
            <w:tcBorders>
              <w:top w:val="nil"/>
              <w:left w:val="nil"/>
              <w:bottom w:val="nil"/>
              <w:right w:val="nil"/>
            </w:tcBorders>
          </w:tcPr>
          <w:p w14:paraId="15B87322"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6025A0EA"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Plaintiff,</w:t>
            </w:r>
          </w:p>
        </w:tc>
        <w:tc>
          <w:tcPr>
            <w:tcW w:w="2160" w:type="dxa"/>
            <w:tcBorders>
              <w:top w:val="nil"/>
              <w:left w:val="nil"/>
              <w:bottom w:val="nil"/>
              <w:right w:val="nil"/>
            </w:tcBorders>
          </w:tcPr>
          <w:p w14:paraId="1E9B0860"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3C9D1CC6" w14:textId="77777777" w:rsidR="00FD3105" w:rsidRDefault="00FD3105"/>
        </w:tc>
      </w:tr>
      <w:tr w:rsidR="00FD3105" w14:paraId="38C80DF3" w14:textId="77777777">
        <w:tblPrEx>
          <w:tblCellMar>
            <w:top w:w="0" w:type="dxa"/>
            <w:left w:w="0" w:type="dxa"/>
            <w:bottom w:w="0" w:type="dxa"/>
            <w:right w:w="0" w:type="dxa"/>
          </w:tblCellMar>
        </w:tblPrEx>
        <w:tc>
          <w:tcPr>
            <w:tcW w:w="2160" w:type="dxa"/>
            <w:tcBorders>
              <w:top w:val="nil"/>
              <w:left w:val="nil"/>
              <w:bottom w:val="nil"/>
              <w:right w:val="nil"/>
            </w:tcBorders>
          </w:tcPr>
          <w:p w14:paraId="3FB2A326"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entry.align="left"</w:instrText>
            </w:r>
            <w:r>
              <w:rPr>
                <w:rStyle w:val="pxrowentry"/>
              </w:rPr>
              <w:fldChar w:fldCharType="end"/>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v.</w:t>
            </w:r>
          </w:p>
        </w:tc>
        <w:tc>
          <w:tcPr>
            <w:tcW w:w="2160" w:type="dxa"/>
            <w:tcBorders>
              <w:top w:val="nil"/>
              <w:left w:val="nil"/>
              <w:bottom w:val="nil"/>
              <w:right w:val="nil"/>
            </w:tcBorders>
          </w:tcPr>
          <w:p w14:paraId="4329B5C2"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 xml:space="preserve">CASE </w:t>
            </w:r>
            <w:r>
              <w:rPr>
                <w:rStyle w:val="pxfinstr"/>
                <w:i/>
                <w:iCs/>
              </w:rPr>
              <w:t>[CASE NUMBER]</w:t>
            </w:r>
          </w:p>
        </w:tc>
        <w:tc>
          <w:tcPr>
            <w:tcW w:w="2160" w:type="dxa"/>
            <w:tcBorders>
              <w:top w:val="nil"/>
              <w:left w:val="nil"/>
              <w:bottom w:val="nil"/>
              <w:right w:val="nil"/>
            </w:tcBorders>
          </w:tcPr>
          <w:p w14:paraId="322E9BDC" w14:textId="77777777" w:rsidR="00FD3105" w:rsidRDefault="00FD3105"/>
        </w:tc>
        <w:tc>
          <w:tcPr>
            <w:tcW w:w="2160" w:type="dxa"/>
            <w:tcBorders>
              <w:top w:val="nil"/>
              <w:left w:val="nil"/>
              <w:bottom w:val="nil"/>
              <w:right w:val="nil"/>
            </w:tcBorders>
          </w:tcPr>
          <w:p w14:paraId="411E0C3B" w14:textId="77777777" w:rsidR="00FD3105" w:rsidRDefault="00FD3105"/>
        </w:tc>
      </w:tr>
      <w:tr w:rsidR="00FD3105" w14:paraId="0C08D4C1" w14:textId="77777777">
        <w:tblPrEx>
          <w:tblCellMar>
            <w:top w:w="0" w:type="dxa"/>
            <w:left w:w="0" w:type="dxa"/>
            <w:bottom w:w="0" w:type="dxa"/>
            <w:right w:w="0" w:type="dxa"/>
          </w:tblCellMar>
        </w:tblPrEx>
        <w:tc>
          <w:tcPr>
            <w:tcW w:w="2160" w:type="dxa"/>
            <w:tcBorders>
              <w:top w:val="nil"/>
              <w:left w:val="nil"/>
              <w:bottom w:val="nil"/>
              <w:right w:val="nil"/>
            </w:tcBorders>
          </w:tcPr>
          <w:p w14:paraId="6DCBE6EF"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DEFENDANT]</w:t>
            </w:r>
            <w:r>
              <w:rPr>
                <w:rStyle w:val="pxrowentry"/>
              </w:rPr>
              <w:t>,</w:t>
            </w:r>
          </w:p>
        </w:tc>
        <w:tc>
          <w:tcPr>
            <w:tcW w:w="2160" w:type="dxa"/>
            <w:tcBorders>
              <w:top w:val="nil"/>
              <w:left w:val="nil"/>
              <w:bottom w:val="nil"/>
              <w:right w:val="nil"/>
            </w:tcBorders>
          </w:tcPr>
          <w:p w14:paraId="42675FDA"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12D4FFF2" w14:textId="77777777" w:rsidR="00FD3105" w:rsidRDefault="00FD3105"/>
        </w:tc>
        <w:tc>
          <w:tcPr>
            <w:tcW w:w="2160" w:type="dxa"/>
            <w:tcBorders>
              <w:top w:val="nil"/>
              <w:left w:val="nil"/>
              <w:bottom w:val="nil"/>
              <w:right w:val="nil"/>
            </w:tcBorders>
          </w:tcPr>
          <w:p w14:paraId="106BA0E9" w14:textId="77777777" w:rsidR="00FD3105" w:rsidRDefault="00FD3105"/>
        </w:tc>
      </w:tr>
      <w:tr w:rsidR="00FD3105" w14:paraId="6DC7A985" w14:textId="77777777">
        <w:tblPrEx>
          <w:tblCellMar>
            <w:top w:w="0" w:type="dxa"/>
            <w:left w:w="0" w:type="dxa"/>
            <w:bottom w:w="0" w:type="dxa"/>
            <w:right w:w="0" w:type="dxa"/>
          </w:tblCellMar>
        </w:tblPrEx>
        <w:tc>
          <w:tcPr>
            <w:tcW w:w="2160" w:type="dxa"/>
            <w:tcBorders>
              <w:top w:val="nil"/>
              <w:left w:val="nil"/>
              <w:bottom w:val="nil"/>
              <w:right w:val="nil"/>
            </w:tcBorders>
          </w:tcPr>
          <w:p w14:paraId="49D695E0"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4840A132"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Defendant.</w:t>
            </w:r>
          </w:p>
        </w:tc>
        <w:tc>
          <w:tcPr>
            <w:tcW w:w="2160" w:type="dxa"/>
            <w:tcBorders>
              <w:top w:val="nil"/>
              <w:left w:val="nil"/>
              <w:bottom w:val="nil"/>
              <w:right w:val="nil"/>
            </w:tcBorders>
          </w:tcPr>
          <w:p w14:paraId="7274C770"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05141072" w14:textId="77777777" w:rsidR="00FD3105" w:rsidRDefault="00FD3105"/>
        </w:tc>
      </w:tr>
    </w:tbl>
    <w:p w14:paraId="1FBF57CB" w14:textId="77777777" w:rsidR="00FD3105" w:rsidRDefault="00FD3105">
      <w:pPr>
        <w:pStyle w:val="pxtbody"/>
      </w:pPr>
    </w:p>
    <w:p w14:paraId="0A97BF9F" w14:textId="77777777" w:rsidR="00FD3105" w:rsidRDefault="00FD3105"/>
    <w:p w14:paraId="7A9EE510" w14:textId="77777777" w:rsidR="00FD3105" w:rsidRDefault="00FD3105">
      <w:pPr>
        <w:pStyle w:val="pxformhac"/>
        <w:spacing w:before="180"/>
        <w:jc w:val="center"/>
      </w:pPr>
      <w:r>
        <w:t xml:space="preserve">FINAL JUDGMENT </w:t>
      </w:r>
    </w:p>
    <w:p w14:paraId="3CC6A0C2"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p.ct.id="3d29be30775711ee8e1ba9ecff0bf883|51|10:51"</w:instrText>
      </w:r>
      <w:r>
        <w:fldChar w:fldCharType="end"/>
      </w:r>
      <w:r>
        <w:t>This action was heard on the receiver's motion for discharge and the court finds that no objections have been filed to the receiver's final accounting so</w:t>
      </w:r>
    </w:p>
    <w:p w14:paraId="2B11F564"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p.ct.id="3d29be30775711ee8e1ba9ecff0bf883|51|10:51"</w:instrText>
      </w:r>
      <w:r>
        <w:fldChar w:fldCharType="end"/>
      </w:r>
      <w:r>
        <w:t>IT IS ADJUDGED that:</w:t>
      </w:r>
    </w:p>
    <w:p w14:paraId="6AFFB8AB" w14:textId="77777777" w:rsidR="00FD3105" w:rsidRDefault="00FD3105">
      <w:pPr>
        <w:pStyle w:val="pxformfl"/>
        <w:ind w:left="500"/>
      </w:pPr>
      <w:r>
        <w:t xml:space="preserve"> </w:t>
      </w:r>
    </w:p>
    <w:p w14:paraId="6F5C72ED"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1. </w:t>
      </w:r>
    </w:p>
    <w:p w14:paraId="48B1E336"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p.ct.id="3d29be30775711ee8e1ba9ecff0bf883|51|10:51"</w:instrText>
      </w:r>
      <w:r>
        <w:fldChar w:fldCharType="end"/>
      </w:r>
      <w:r>
        <w:t xml:space="preserve">The final accounting of the receiver </w:t>
      </w:r>
      <w:r>
        <w:rPr>
          <w:rStyle w:val="pxfinstr"/>
          <w:i/>
          <w:iCs/>
        </w:rPr>
        <w:t>[name of receiver]</w:t>
      </w:r>
      <w:r>
        <w:t xml:space="preserve"> is approved.</w:t>
      </w:r>
    </w:p>
    <w:p w14:paraId="6B6664DB"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2. </w:t>
      </w:r>
    </w:p>
    <w:p w14:paraId="52382862"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p.ct.id="3d29be30775711ee8e1ba9ecff0bf883|51|10:51"</w:instrText>
      </w:r>
      <w:r>
        <w:fldChar w:fldCharType="end"/>
      </w:r>
      <w:r>
        <w:t>All of the receiver's acts as receiver are confirmed.</w:t>
      </w:r>
    </w:p>
    <w:p w14:paraId="4F721722"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3. </w:t>
      </w:r>
    </w:p>
    <w:p w14:paraId="66EE63E4"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p.ct.id="3d29be30775711ee8e1ba9ecff0bf883|51|10:51"</w:instrText>
      </w:r>
      <w:r>
        <w:fldChar w:fldCharType="end"/>
      </w:r>
      <w:r>
        <w:t xml:space="preserve">The receiver shall be discharged on payment of the balance shown on the accounting to </w:t>
      </w:r>
      <w:r>
        <w:rPr>
          <w:rStyle w:val="pxfinstr"/>
          <w:i/>
          <w:iCs/>
        </w:rPr>
        <w:t>[name of receiver]</w:t>
      </w:r>
      <w:r>
        <w:t>.</w:t>
      </w:r>
    </w:p>
    <w:p w14:paraId="627B1B49"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4. </w:t>
      </w:r>
    </w:p>
    <w:p w14:paraId="27D2AA38"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p.ct.id="3d29be30775711ee8e1ba9ecff0bf883|51|10:51"</w:instrText>
      </w:r>
      <w:r>
        <w:fldChar w:fldCharType="end"/>
      </w:r>
      <w:r>
        <w:t xml:space="preserve">Upon discharge the liability of </w:t>
      </w:r>
      <w:r>
        <w:rPr>
          <w:rStyle w:val="pxfinstr"/>
          <w:i/>
          <w:iCs/>
        </w:rPr>
        <w:t>[name of surety]</w:t>
      </w:r>
      <w:r>
        <w:t xml:space="preserve"> on the receiver's bond is terminated.</w:t>
      </w:r>
    </w:p>
    <w:p w14:paraId="57D8F2FF"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p.ct.id="3d29be30775711ee8e1ba9ecff0bf883|51|10:51"</w:instrText>
      </w:r>
      <w:r>
        <w:fldChar w:fldCharType="end"/>
      </w:r>
      <w:r>
        <w:t xml:space="preserve">ORDERED at </w:t>
      </w:r>
      <w:r>
        <w:rPr>
          <w:rStyle w:val="pxfinstr"/>
          <w:i/>
          <w:iCs/>
        </w:rPr>
        <w:t>[name of city]</w:t>
      </w:r>
      <w:r>
        <w:t xml:space="preserve">, Florida on </w:t>
      </w:r>
      <w:r>
        <w:rPr>
          <w:rStyle w:val="pxfinstr"/>
          <w:i/>
          <w:iCs/>
        </w:rPr>
        <w:t>[date of judgment]</w:t>
      </w:r>
      <w:r>
        <w:t>.</w:t>
      </w:r>
    </w:p>
    <w:p w14:paraId="38EEF382" w14:textId="77777777" w:rsidR="00FD3105" w:rsidRDefault="00FD3105">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42009805" w14:textId="77777777" w:rsidR="00FD3105" w:rsidRDefault="00FD3105">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judge]</w:t>
      </w:r>
    </w:p>
    <w:p w14:paraId="2BD4D0D5"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judge]</w:t>
      </w:r>
    </w:p>
    <w:p w14:paraId="1E5C4D21" w14:textId="77777777" w:rsidR="00FD3105" w:rsidRDefault="00FD3105">
      <w:pPr>
        <w:pStyle w:val="pxformfsigtbl"/>
        <w:ind w:left="500"/>
      </w:pPr>
      <w:r>
        <w:t xml:space="preserve"> </w:t>
      </w:r>
      <w:r>
        <w:rPr>
          <w:color w:val="FF0000"/>
          <w:sz w:val="20"/>
          <w:szCs w:val="20"/>
          <w:vertAlign w:val="superscript"/>
        </w:rPr>
        <w:t>►</w:t>
      </w:r>
      <w:r>
        <w:fldChar w:fldCharType="begin"/>
      </w:r>
      <w:r>
        <w:instrText>tbl.ident="I02ZNX9"</w:instrText>
      </w:r>
      <w:r>
        <w:fldChar w:fldCharType="end"/>
      </w:r>
      <w:r>
        <w:fldChar w:fldCharType="begin"/>
      </w:r>
      <w:r>
        <w:instrText>tbl.uuid="I01HUPR"</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5607A4FB"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7E5121A6"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tgroup.cols="2"</w:instrText>
      </w:r>
      <w:r>
        <w:fldChar w:fldCharType="end"/>
      </w:r>
    </w:p>
    <w:p w14:paraId="0984CFCC"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colspec.colwidth="17*"</w:instrText>
      </w:r>
      <w:r>
        <w:fldChar w:fldCharType="end"/>
      </w:r>
    </w:p>
    <w:p w14:paraId="47248D91"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colspec.colwidth="111*"</w:instrText>
      </w:r>
      <w:r>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D3105" w14:paraId="3F327F4E" w14:textId="77777777">
        <w:tblPrEx>
          <w:tblCellMar>
            <w:top w:w="0" w:type="dxa"/>
            <w:left w:w="0" w:type="dxa"/>
            <w:bottom w:w="0" w:type="dxa"/>
            <w:right w:w="0" w:type="dxa"/>
          </w:tblCellMar>
        </w:tblPrEx>
        <w:tc>
          <w:tcPr>
            <w:tcW w:w="4320" w:type="dxa"/>
            <w:tcBorders>
              <w:top w:val="nil"/>
              <w:left w:val="nil"/>
              <w:bottom w:val="nil"/>
              <w:right w:val="nil"/>
            </w:tcBorders>
          </w:tcPr>
          <w:p w14:paraId="6057BFF3"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Copies to:</w:t>
            </w:r>
          </w:p>
        </w:tc>
        <w:tc>
          <w:tcPr>
            <w:tcW w:w="4320" w:type="dxa"/>
            <w:tcBorders>
              <w:top w:val="nil"/>
              <w:left w:val="nil"/>
              <w:bottom w:val="nil"/>
              <w:right w:val="nil"/>
            </w:tcBorders>
          </w:tcPr>
          <w:p w14:paraId="216BCA09"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r w:rsidR="00FD3105" w14:paraId="0CFCDA25" w14:textId="77777777">
        <w:tblPrEx>
          <w:tblCellMar>
            <w:top w:w="0" w:type="dxa"/>
            <w:left w:w="0" w:type="dxa"/>
            <w:bottom w:w="0" w:type="dxa"/>
            <w:right w:w="0" w:type="dxa"/>
          </w:tblCellMar>
        </w:tblPrEx>
        <w:tc>
          <w:tcPr>
            <w:tcW w:w="4320" w:type="dxa"/>
            <w:tcBorders>
              <w:top w:val="nil"/>
              <w:left w:val="nil"/>
              <w:bottom w:val="nil"/>
              <w:right w:val="nil"/>
            </w:tcBorders>
          </w:tcPr>
          <w:p w14:paraId="0F4AAA7B"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4320" w:type="dxa"/>
            <w:tcBorders>
              <w:top w:val="nil"/>
              <w:left w:val="nil"/>
              <w:bottom w:val="nil"/>
              <w:right w:val="nil"/>
            </w:tcBorders>
          </w:tcPr>
          <w:p w14:paraId="3E7AEDAD"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bl>
    <w:p w14:paraId="5B497E2E" w14:textId="77777777" w:rsidR="00FD3105" w:rsidRDefault="00FD3105">
      <w:pPr>
        <w:pStyle w:val="pxtbody"/>
      </w:pPr>
    </w:p>
    <w:p w14:paraId="2D7A8227" w14:textId="77777777" w:rsidR="00FD3105" w:rsidRDefault="00FD3105"/>
    <w:p w14:paraId="4FDFEB08" w14:textId="77777777" w:rsidR="00FD3105" w:rsidRDefault="00FD3105">
      <w:pPr>
        <w:pStyle w:val="pxcomnt"/>
      </w:pPr>
    </w:p>
    <w:p w14:paraId="5C487C14" w14:textId="77777777" w:rsidR="00FD3105" w:rsidRDefault="00FD3105">
      <w:pPr>
        <w:pStyle w:val="pxhac"/>
        <w:spacing w:before="180"/>
        <w:jc w:val="center"/>
      </w:pPr>
      <w:r>
        <w:rPr>
          <w:rStyle w:val="pxb"/>
          <w:b/>
          <w:bCs/>
        </w:rPr>
        <w:t>Author's Comment</w:t>
      </w:r>
    </w:p>
    <w:p w14:paraId="63CCF3DD"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p.ct.id="3d29be30775711ee8e1ba9ecff0bf883|51|10:51"</w:instrText>
      </w:r>
      <w:r>
        <w:fldChar w:fldCharType="end"/>
      </w:r>
      <w:r>
        <w:t>This example is similar to the form for discharging a personal representative. The same form can be used to discharge a sequestrator or guardian ad litem with appropriate changes.</w:t>
      </w:r>
    </w:p>
    <w:p w14:paraId="48B45501" w14:textId="77777777" w:rsidR="00FD3105" w:rsidRDefault="00FD3105">
      <w:pPr>
        <w:pStyle w:val="pxs"/>
        <w:spacing w:before="180"/>
        <w:rPr>
          <w:sz w:val="27"/>
          <w:szCs w:val="27"/>
        </w:rPr>
      </w:pPr>
      <w:r>
        <w:rPr>
          <w:sz w:val="27"/>
          <w:szCs w:val="27"/>
        </w:rPr>
        <w:t>10:52. Judgment</w:t>
      </w:r>
      <w:r>
        <w:rPr>
          <w:rStyle w:val="pxsep"/>
        </w:rPr>
        <w:t xml:space="preserve">-- </w:t>
      </w:r>
      <w:r>
        <w:rPr>
          <w:sz w:val="27"/>
          <w:szCs w:val="27"/>
        </w:rPr>
        <w:t>Reestablishing document</w:t>
      </w:r>
    </w:p>
    <w:p w14:paraId="492DDA89" w14:textId="77777777" w:rsidR="00FD3105" w:rsidRDefault="00FD3105">
      <w:pPr>
        <w:pStyle w:val="pxov"/>
        <w:rPr>
          <w:vanish/>
        </w:rPr>
      </w:pPr>
      <w:r>
        <w:rPr>
          <w:vanish/>
        </w:rPr>
        <w:t>FMS</w:t>
      </w:r>
    </w:p>
    <w:p w14:paraId="7F258512" w14:textId="77777777" w:rsidR="00FD3105" w:rsidRDefault="00FD3105">
      <w:pPr>
        <w:pStyle w:val="pxov"/>
        <w:rPr>
          <w:vanish/>
        </w:rPr>
      </w:pPr>
      <w:r>
        <w:rPr>
          <w:vanish/>
        </w:rPr>
        <w:t>CML</w:t>
      </w:r>
    </w:p>
    <w:p w14:paraId="5D6EF26E" w14:textId="77777777" w:rsidR="00FD3105" w:rsidRDefault="00FD3105">
      <w:pPr>
        <w:pStyle w:val="pxov"/>
        <w:rPr>
          <w:vanish/>
        </w:rPr>
      </w:pPr>
      <w:r>
        <w:rPr>
          <w:vanish/>
        </w:rPr>
        <w:t>UA9</w:t>
      </w:r>
    </w:p>
    <w:p w14:paraId="04575F93" w14:textId="77777777" w:rsidR="00FD3105" w:rsidRDefault="00FD3105">
      <w:pPr>
        <w:pStyle w:val="pxov"/>
        <w:rPr>
          <w:vanish/>
        </w:rPr>
      </w:pPr>
      <w:r>
        <w:rPr>
          <w:vanish/>
        </w:rPr>
        <w:t>LCV</w:t>
      </w:r>
    </w:p>
    <w:p w14:paraId="26FA3650" w14:textId="77777777" w:rsidR="00FD3105" w:rsidRDefault="00FD3105">
      <w:pPr>
        <w:pStyle w:val="pxov"/>
        <w:rPr>
          <w:vanish/>
        </w:rPr>
      </w:pPr>
      <w:r>
        <w:rPr>
          <w:vanish/>
        </w:rPr>
        <w:t>LSC</w:t>
      </w:r>
    </w:p>
    <w:p w14:paraId="68025F78" w14:textId="77777777" w:rsidR="00FD3105" w:rsidRDefault="00FD3105">
      <w:pPr>
        <w:pStyle w:val="pxov"/>
        <w:rPr>
          <w:vanish/>
        </w:rPr>
      </w:pPr>
      <w:r>
        <w:rPr>
          <w:vanish/>
        </w:rPr>
        <w:t>LS7</w:t>
      </w:r>
    </w:p>
    <w:p w14:paraId="3E157894" w14:textId="77777777" w:rsidR="00FD3105" w:rsidRDefault="00FD3105">
      <w:pPr>
        <w:pStyle w:val="pxov"/>
        <w:rPr>
          <w:vanish/>
        </w:rPr>
      </w:pPr>
      <w:r>
        <w:rPr>
          <w:vanish/>
        </w:rPr>
        <w:t>FCV</w:t>
      </w:r>
    </w:p>
    <w:p w14:paraId="58BF9484" w14:textId="77777777" w:rsidR="00FD3105" w:rsidRDefault="00FD3105">
      <w:pPr>
        <w:pStyle w:val="pxov"/>
        <w:rPr>
          <w:vanish/>
        </w:rPr>
      </w:pPr>
      <w:r>
        <w:rPr>
          <w:vanish/>
        </w:rPr>
        <w:t>FLG</w:t>
      </w:r>
    </w:p>
    <w:p w14:paraId="48B1621F" w14:textId="77777777" w:rsidR="00FD3105" w:rsidRDefault="00FD3105">
      <w:pPr>
        <w:pStyle w:val="pxformoskobcr"/>
        <w:rPr>
          <w:vanish/>
        </w:rPr>
      </w:pPr>
      <w:r>
        <w:rPr>
          <w:vanish/>
          <w:color w:val="FF0000"/>
          <w:sz w:val="20"/>
          <w:szCs w:val="20"/>
          <w:vertAlign w:val="superscript"/>
        </w:rPr>
        <w:t>►</w:t>
      </w:r>
      <w:r>
        <w:rPr>
          <w:vanish/>
        </w:rPr>
        <w:fldChar w:fldCharType="begin"/>
      </w:r>
      <w:r>
        <w:rPr>
          <w:vanish/>
        </w:rPr>
        <w:instrText>form.du="0"</w:instrText>
      </w:r>
      <w:r>
        <w:rPr>
          <w:vanish/>
        </w:rPr>
        <w:fldChar w:fldCharType="end"/>
      </w:r>
      <w:r>
        <w:rPr>
          <w:vanish/>
        </w:rPr>
        <w:fldChar w:fldCharType="begin"/>
      </w:r>
      <w:r>
        <w:rPr>
          <w:vanish/>
        </w:rPr>
        <w:instrText>form.fid="I72ef5fc09fed11dfbf230000837214a9"</w:instrText>
      </w:r>
      <w:r>
        <w:rPr>
          <w:vanish/>
        </w:rPr>
        <w:fldChar w:fldCharType="end"/>
      </w:r>
      <w:r>
        <w:rPr>
          <w:vanish/>
        </w:rPr>
        <w:t>1000</w:t>
      </w:r>
    </w:p>
    <w:p w14:paraId="580E14C1" w14:textId="77777777" w:rsidR="00FD3105" w:rsidRDefault="00FD3105">
      <w:pPr>
        <w:pStyle w:val="pxformfcapfac"/>
        <w:jc w:val="center"/>
        <w:rPr>
          <w:sz w:val="24"/>
          <w:szCs w:val="24"/>
        </w:rPr>
      </w:pPr>
      <w:r>
        <w:rPr>
          <w:color w:val="FF0000"/>
          <w:sz w:val="20"/>
          <w:szCs w:val="20"/>
          <w:vertAlign w:val="superscript"/>
        </w:rPr>
        <w:t>►</w:t>
      </w:r>
      <w:r>
        <w:rPr>
          <w:sz w:val="24"/>
          <w:szCs w:val="24"/>
        </w:rPr>
        <w:fldChar w:fldCharType="begin"/>
      </w:r>
      <w:r>
        <w:rPr>
          <w:sz w:val="24"/>
          <w:szCs w:val="24"/>
        </w:rPr>
        <w:instrText>fcap.ref="manual"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sz w:val="24"/>
          <w:szCs w:val="24"/>
        </w:rPr>
        <w:t xml:space="preserve">IN THE CIRCUIT COURT FOR </w:t>
      </w:r>
      <w:r>
        <w:rPr>
          <w:rStyle w:val="pxfinstr"/>
          <w:i/>
          <w:iCs/>
          <w:szCs w:val="24"/>
        </w:rPr>
        <w:t>[NAME OF COUNTY]</w:t>
      </w:r>
      <w:r>
        <w:rPr>
          <w:sz w:val="24"/>
          <w:szCs w:val="24"/>
        </w:rPr>
        <w:t>, FLORIDA</w:t>
      </w:r>
    </w:p>
    <w:p w14:paraId="2F3F139F" w14:textId="77777777" w:rsidR="00FD3105" w:rsidRDefault="00FD3105">
      <w:pPr>
        <w:pStyle w:val="pxformfcaptbl"/>
        <w:ind w:left="500"/>
      </w:pPr>
      <w:r>
        <w:t xml:space="preserve"> </w:t>
      </w:r>
      <w:r>
        <w:rPr>
          <w:color w:val="FF0000"/>
          <w:sz w:val="20"/>
          <w:szCs w:val="20"/>
          <w:vertAlign w:val="superscript"/>
        </w:rPr>
        <w:t>►</w:t>
      </w:r>
      <w:r>
        <w:fldChar w:fldCharType="begin"/>
      </w:r>
      <w:r>
        <w:instrText>tbl.brace.end="5"</w:instrText>
      </w:r>
      <w:r>
        <w:fldChar w:fldCharType="end"/>
      </w:r>
      <w:r>
        <w:fldChar w:fldCharType="begin"/>
      </w:r>
      <w:r>
        <w:instrText>tbl.brace.start="1"</w:instrText>
      </w:r>
      <w:r>
        <w:fldChar w:fldCharType="end"/>
      </w:r>
      <w:r>
        <w:fldChar w:fldCharType="begin"/>
      </w:r>
      <w:r>
        <w:instrText>tbl.ident="I09KW8B"</w:instrText>
      </w:r>
      <w:r>
        <w:fldChar w:fldCharType="end"/>
      </w:r>
      <w:r>
        <w:fldChar w:fldCharType="begin"/>
      </w:r>
      <w:r>
        <w:instrText>tbl.uuid="I02U93X"</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21E076A2"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3B33DD59"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tgroup.cols="4"</w:instrText>
      </w:r>
      <w:r>
        <w:fldChar w:fldCharType="end"/>
      </w:r>
    </w:p>
    <w:p w14:paraId="4FBF7786"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colspec.colwidth="7*"</w:instrText>
      </w:r>
      <w:r>
        <w:fldChar w:fldCharType="end"/>
      </w:r>
    </w:p>
    <w:p w14:paraId="7F59217F"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colspec.colwidth="16*"</w:instrText>
      </w:r>
      <w:r>
        <w:fldChar w:fldCharType="end"/>
      </w:r>
    </w:p>
    <w:p w14:paraId="196712D4" w14:textId="77777777" w:rsidR="00FD3105" w:rsidRDefault="00FD3105">
      <w:pPr>
        <w:pStyle w:val="pxcolspec"/>
      </w:pPr>
      <w:r>
        <w:rPr>
          <w:color w:val="FF0000"/>
          <w:sz w:val="20"/>
          <w:szCs w:val="20"/>
          <w:vertAlign w:val="superscript"/>
        </w:rPr>
        <w:t>►</w:t>
      </w:r>
      <w:r>
        <w:fldChar w:fldCharType="begin"/>
      </w:r>
      <w:r>
        <w:instrText>colspec.align="center"</w:instrText>
      </w:r>
      <w:r>
        <w:fldChar w:fldCharType="end"/>
      </w:r>
      <w:r>
        <w:fldChar w:fldCharType="begin"/>
      </w:r>
      <w:r>
        <w:instrText>colspec.colname="3"</w:instrText>
      </w:r>
      <w:r>
        <w:fldChar w:fldCharType="end"/>
      </w:r>
      <w:r>
        <w:fldChar w:fldCharType="begin"/>
      </w:r>
      <w:r>
        <w:instrText>colspec.colnum="3"</w:instrText>
      </w:r>
      <w:r>
        <w:fldChar w:fldCharType="end"/>
      </w:r>
      <w:r>
        <w:fldChar w:fldCharType="begin"/>
      </w:r>
      <w:r>
        <w:instrText>colspec.colwidth="7*"</w:instrText>
      </w:r>
      <w:r>
        <w:fldChar w:fldCharType="end"/>
      </w:r>
    </w:p>
    <w:p w14:paraId="224A1513" w14:textId="77777777" w:rsidR="00FD3105" w:rsidRDefault="00FD3105">
      <w:pPr>
        <w:pStyle w:val="pxcolspec"/>
      </w:pPr>
      <w:r>
        <w:rPr>
          <w:color w:val="FF0000"/>
          <w:sz w:val="20"/>
          <w:szCs w:val="20"/>
          <w:vertAlign w:val="superscript"/>
        </w:rPr>
        <w:t>►</w:t>
      </w:r>
      <w:r>
        <w:fldChar w:fldCharType="begin"/>
      </w:r>
      <w:r>
        <w:instrText>colspec.colname="4"</w:instrText>
      </w:r>
      <w:r>
        <w:fldChar w:fldCharType="end"/>
      </w:r>
      <w:r>
        <w:fldChar w:fldCharType="begin"/>
      </w:r>
      <w:r>
        <w:instrText>colspec.colnum="4"</w:instrText>
      </w:r>
      <w:r>
        <w:fldChar w:fldCharType="end"/>
      </w:r>
      <w:r>
        <w:fldChar w:fldCharType="begin"/>
      </w:r>
      <w:r>
        <w:instrText>colspec.colwidth="34*"</w:instrText>
      </w:r>
      <w:r>
        <w:fldChar w:fldCharType="end"/>
      </w:r>
    </w:p>
    <w:tbl>
      <w:tblPr>
        <w:tblW w:w="0" w:type="auto"/>
        <w:tblLayout w:type="fixed"/>
        <w:tblCellMar>
          <w:left w:w="0" w:type="dxa"/>
          <w:right w:w="0" w:type="dxa"/>
        </w:tblCellMar>
        <w:tblLook w:val="0000" w:firstRow="0" w:lastRow="0" w:firstColumn="0" w:lastColumn="0" w:noHBand="0" w:noVBand="0"/>
      </w:tblPr>
      <w:tblGrid>
        <w:gridCol w:w="2160"/>
        <w:gridCol w:w="2160"/>
        <w:gridCol w:w="2160"/>
        <w:gridCol w:w="2160"/>
      </w:tblGrid>
      <w:tr w:rsidR="00FD3105" w14:paraId="48699C86" w14:textId="77777777">
        <w:tblPrEx>
          <w:tblCellMar>
            <w:top w:w="0" w:type="dxa"/>
            <w:left w:w="0" w:type="dxa"/>
            <w:bottom w:w="0" w:type="dxa"/>
            <w:right w:w="0" w:type="dxa"/>
          </w:tblCellMar>
        </w:tblPrEx>
        <w:tc>
          <w:tcPr>
            <w:tcW w:w="2160" w:type="dxa"/>
            <w:tcBorders>
              <w:top w:val="nil"/>
              <w:left w:val="nil"/>
              <w:bottom w:val="nil"/>
              <w:right w:val="nil"/>
            </w:tcBorders>
          </w:tcPr>
          <w:p w14:paraId="0F174D60" w14:textId="77777777" w:rsidR="00FD3105" w:rsidRDefault="00FD3105">
            <w:r>
              <w:rPr>
                <w:color w:val="FF0000"/>
                <w:sz w:val="20"/>
                <w:szCs w:val="20"/>
                <w:vertAlign w:val="superscript"/>
              </w:rPr>
              <w:t>►</w:t>
            </w:r>
            <w:r>
              <w:fldChar w:fldCharType="begin"/>
            </w:r>
            <w:r>
              <w:instrText>tbody.valign="top"</w:instrText>
            </w:r>
            <w:r>
              <w:fldChar w:fldCharType="end"/>
            </w:r>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PLAINTIFF]</w:t>
            </w:r>
            <w:r>
              <w:rPr>
                <w:rStyle w:val="pxrowentry"/>
              </w:rPr>
              <w:t>,</w:t>
            </w:r>
          </w:p>
        </w:tc>
        <w:tc>
          <w:tcPr>
            <w:tcW w:w="2160" w:type="dxa"/>
            <w:tcBorders>
              <w:top w:val="nil"/>
              <w:left w:val="nil"/>
              <w:bottom w:val="nil"/>
              <w:right w:val="nil"/>
            </w:tcBorders>
          </w:tcPr>
          <w:p w14:paraId="0C001CB1" w14:textId="77777777" w:rsidR="00FD3105" w:rsidRDefault="00FD3105">
            <w:r>
              <w:rPr>
                <w:rStyle w:val="pxentry"/>
                <w:color w:val="FF0000"/>
                <w:sz w:val="20"/>
                <w:szCs w:val="20"/>
                <w:vertAlign w:val="superscript"/>
              </w:rPr>
              <w:t>►</w:t>
            </w:r>
            <w:r>
              <w:rPr>
                <w:rStyle w:val="pxentry"/>
              </w:rPr>
              <w:fldChar w:fldCharType="begin"/>
            </w:r>
            <w:r>
              <w:rPr>
                <w:rStyle w:val="pxentry"/>
              </w:rPr>
              <w:instrText>entry.morerows="4"</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vanish/>
              </w:rPr>
              <w:t>&amp;brace;</w:t>
            </w:r>
            <w:r>
              <w:rPr>
                <w:rStyle w:val="pxvis"/>
                <w:rFonts w:ascii="Times NewRoman" w:hAnsi="Times NewRoman"/>
                <w:b w:val="0"/>
                <w:sz w:val="24"/>
              </w:rPr>
              <w:t>}</w:t>
            </w:r>
          </w:p>
        </w:tc>
        <w:tc>
          <w:tcPr>
            <w:tcW w:w="2160" w:type="dxa"/>
            <w:tcBorders>
              <w:top w:val="nil"/>
              <w:left w:val="nil"/>
              <w:bottom w:val="nil"/>
              <w:right w:val="nil"/>
            </w:tcBorders>
          </w:tcPr>
          <w:p w14:paraId="7B596A58"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3051AD14" w14:textId="77777777" w:rsidR="00FD3105" w:rsidRDefault="00FD3105"/>
        </w:tc>
      </w:tr>
      <w:tr w:rsidR="00FD3105" w14:paraId="7C5066F1" w14:textId="77777777">
        <w:tblPrEx>
          <w:tblCellMar>
            <w:top w:w="0" w:type="dxa"/>
            <w:left w:w="0" w:type="dxa"/>
            <w:bottom w:w="0" w:type="dxa"/>
            <w:right w:w="0" w:type="dxa"/>
          </w:tblCellMar>
        </w:tblPrEx>
        <w:tc>
          <w:tcPr>
            <w:tcW w:w="2160" w:type="dxa"/>
            <w:tcBorders>
              <w:top w:val="nil"/>
              <w:left w:val="nil"/>
              <w:bottom w:val="nil"/>
              <w:right w:val="nil"/>
            </w:tcBorders>
          </w:tcPr>
          <w:p w14:paraId="16A6ACBB"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133D3291"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Plaintiff,</w:t>
            </w:r>
          </w:p>
        </w:tc>
        <w:tc>
          <w:tcPr>
            <w:tcW w:w="2160" w:type="dxa"/>
            <w:tcBorders>
              <w:top w:val="nil"/>
              <w:left w:val="nil"/>
              <w:bottom w:val="nil"/>
              <w:right w:val="nil"/>
            </w:tcBorders>
          </w:tcPr>
          <w:p w14:paraId="2DC993BB"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29354979" w14:textId="77777777" w:rsidR="00FD3105" w:rsidRDefault="00FD3105"/>
        </w:tc>
      </w:tr>
      <w:tr w:rsidR="00FD3105" w14:paraId="5A9D276B" w14:textId="77777777">
        <w:tblPrEx>
          <w:tblCellMar>
            <w:top w:w="0" w:type="dxa"/>
            <w:left w:w="0" w:type="dxa"/>
            <w:bottom w:w="0" w:type="dxa"/>
            <w:right w:w="0" w:type="dxa"/>
          </w:tblCellMar>
        </w:tblPrEx>
        <w:tc>
          <w:tcPr>
            <w:tcW w:w="2160" w:type="dxa"/>
            <w:tcBorders>
              <w:top w:val="nil"/>
              <w:left w:val="nil"/>
              <w:bottom w:val="nil"/>
              <w:right w:val="nil"/>
            </w:tcBorders>
          </w:tcPr>
          <w:p w14:paraId="338A3066"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entry.align="left"</w:instrText>
            </w:r>
            <w:r>
              <w:rPr>
                <w:rStyle w:val="pxrowentry"/>
              </w:rPr>
              <w:fldChar w:fldCharType="end"/>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v.</w:t>
            </w:r>
          </w:p>
        </w:tc>
        <w:tc>
          <w:tcPr>
            <w:tcW w:w="2160" w:type="dxa"/>
            <w:tcBorders>
              <w:top w:val="nil"/>
              <w:left w:val="nil"/>
              <w:bottom w:val="nil"/>
              <w:right w:val="nil"/>
            </w:tcBorders>
          </w:tcPr>
          <w:p w14:paraId="576F94D7"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 xml:space="preserve">CASE </w:t>
            </w:r>
            <w:r>
              <w:rPr>
                <w:rStyle w:val="pxfinstr"/>
                <w:i/>
                <w:iCs/>
              </w:rPr>
              <w:t>[CASE NUMBER]</w:t>
            </w:r>
          </w:p>
        </w:tc>
        <w:tc>
          <w:tcPr>
            <w:tcW w:w="2160" w:type="dxa"/>
            <w:tcBorders>
              <w:top w:val="nil"/>
              <w:left w:val="nil"/>
              <w:bottom w:val="nil"/>
              <w:right w:val="nil"/>
            </w:tcBorders>
          </w:tcPr>
          <w:p w14:paraId="6EADE980" w14:textId="77777777" w:rsidR="00FD3105" w:rsidRDefault="00FD3105"/>
        </w:tc>
        <w:tc>
          <w:tcPr>
            <w:tcW w:w="2160" w:type="dxa"/>
            <w:tcBorders>
              <w:top w:val="nil"/>
              <w:left w:val="nil"/>
              <w:bottom w:val="nil"/>
              <w:right w:val="nil"/>
            </w:tcBorders>
          </w:tcPr>
          <w:p w14:paraId="20E3B4D6" w14:textId="77777777" w:rsidR="00FD3105" w:rsidRDefault="00FD3105"/>
        </w:tc>
      </w:tr>
      <w:tr w:rsidR="00FD3105" w14:paraId="1D99F819" w14:textId="77777777">
        <w:tblPrEx>
          <w:tblCellMar>
            <w:top w:w="0" w:type="dxa"/>
            <w:left w:w="0" w:type="dxa"/>
            <w:bottom w:w="0" w:type="dxa"/>
            <w:right w:w="0" w:type="dxa"/>
          </w:tblCellMar>
        </w:tblPrEx>
        <w:tc>
          <w:tcPr>
            <w:tcW w:w="2160" w:type="dxa"/>
            <w:tcBorders>
              <w:top w:val="nil"/>
              <w:left w:val="nil"/>
              <w:bottom w:val="nil"/>
              <w:right w:val="nil"/>
            </w:tcBorders>
          </w:tcPr>
          <w:p w14:paraId="59FE1E1E"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DEFENDANT]</w:t>
            </w:r>
            <w:r>
              <w:rPr>
                <w:rStyle w:val="pxrowentry"/>
              </w:rPr>
              <w:t>,</w:t>
            </w:r>
          </w:p>
        </w:tc>
        <w:tc>
          <w:tcPr>
            <w:tcW w:w="2160" w:type="dxa"/>
            <w:tcBorders>
              <w:top w:val="nil"/>
              <w:left w:val="nil"/>
              <w:bottom w:val="nil"/>
              <w:right w:val="nil"/>
            </w:tcBorders>
          </w:tcPr>
          <w:p w14:paraId="04D65478"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2D7344D4" w14:textId="77777777" w:rsidR="00FD3105" w:rsidRDefault="00FD3105"/>
        </w:tc>
        <w:tc>
          <w:tcPr>
            <w:tcW w:w="2160" w:type="dxa"/>
            <w:tcBorders>
              <w:top w:val="nil"/>
              <w:left w:val="nil"/>
              <w:bottom w:val="nil"/>
              <w:right w:val="nil"/>
            </w:tcBorders>
          </w:tcPr>
          <w:p w14:paraId="3A244C90" w14:textId="77777777" w:rsidR="00FD3105" w:rsidRDefault="00FD3105"/>
        </w:tc>
      </w:tr>
      <w:tr w:rsidR="00FD3105" w14:paraId="09A902A9" w14:textId="77777777">
        <w:tblPrEx>
          <w:tblCellMar>
            <w:top w:w="0" w:type="dxa"/>
            <w:left w:w="0" w:type="dxa"/>
            <w:bottom w:w="0" w:type="dxa"/>
            <w:right w:w="0" w:type="dxa"/>
          </w:tblCellMar>
        </w:tblPrEx>
        <w:tc>
          <w:tcPr>
            <w:tcW w:w="2160" w:type="dxa"/>
            <w:tcBorders>
              <w:top w:val="nil"/>
              <w:left w:val="nil"/>
              <w:bottom w:val="nil"/>
              <w:right w:val="nil"/>
            </w:tcBorders>
          </w:tcPr>
          <w:p w14:paraId="36CF8B02"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5314A0D8"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Defendant.</w:t>
            </w:r>
          </w:p>
        </w:tc>
        <w:tc>
          <w:tcPr>
            <w:tcW w:w="2160" w:type="dxa"/>
            <w:tcBorders>
              <w:top w:val="nil"/>
              <w:left w:val="nil"/>
              <w:bottom w:val="nil"/>
              <w:right w:val="nil"/>
            </w:tcBorders>
          </w:tcPr>
          <w:p w14:paraId="596B657E"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0821899D" w14:textId="77777777" w:rsidR="00FD3105" w:rsidRDefault="00FD3105"/>
        </w:tc>
      </w:tr>
    </w:tbl>
    <w:p w14:paraId="33D7D0D5" w14:textId="77777777" w:rsidR="00FD3105" w:rsidRDefault="00FD3105">
      <w:pPr>
        <w:pStyle w:val="pxtbody"/>
      </w:pPr>
    </w:p>
    <w:p w14:paraId="79734122" w14:textId="77777777" w:rsidR="00FD3105" w:rsidRDefault="00FD3105"/>
    <w:p w14:paraId="5596B9AD" w14:textId="77777777" w:rsidR="00FD3105" w:rsidRDefault="00FD3105">
      <w:pPr>
        <w:pStyle w:val="pxformhac"/>
        <w:spacing w:before="180"/>
        <w:jc w:val="center"/>
      </w:pPr>
      <w:r>
        <w:t xml:space="preserve">FINAL JUDGMENT </w:t>
      </w:r>
    </w:p>
    <w:p w14:paraId="125DF34C"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p.ct.id="3d29be30775711ee8e1ba9ecff0bf883|52|10:52"</w:instrText>
      </w:r>
      <w:r>
        <w:fldChar w:fldCharType="end"/>
      </w:r>
      <w:r>
        <w:t>This action was tried before the court. On the evidence presented</w:t>
      </w:r>
    </w:p>
    <w:p w14:paraId="394B6F18"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p.ct.id="3d29be30775711ee8e1ba9ecff0bf883|52|10:52"</w:instrText>
      </w:r>
      <w:r>
        <w:fldChar w:fldCharType="end"/>
      </w:r>
      <w:r>
        <w:t>IT IS ADJUDGED that:</w:t>
      </w:r>
    </w:p>
    <w:p w14:paraId="1DF1C64F" w14:textId="77777777" w:rsidR="00FD3105" w:rsidRDefault="00FD3105">
      <w:pPr>
        <w:pStyle w:val="pxformfl"/>
        <w:ind w:left="500"/>
      </w:pPr>
      <w:r>
        <w:t xml:space="preserve"> </w:t>
      </w:r>
    </w:p>
    <w:p w14:paraId="5F518F54"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1. </w:t>
      </w:r>
    </w:p>
    <w:p w14:paraId="56F4600F"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p.ct.id="3d29be30775711ee8e1ba9ecff0bf883|52|10:52"</w:instrText>
      </w:r>
      <w:r>
        <w:fldChar w:fldCharType="end"/>
      </w:r>
      <w:r>
        <w:t xml:space="preserve">The promissory note and mortgage dated </w:t>
      </w:r>
      <w:r>
        <w:rPr>
          <w:rStyle w:val="pxfinstr"/>
          <w:i/>
          <w:iCs/>
        </w:rPr>
        <w:t>[date of document]</w:t>
      </w:r>
      <w:r>
        <w:t xml:space="preserve"> sought to be reestablished in the complaint are reestablished and shall have the effect of the original immediately on recording this judgment.</w:t>
      </w:r>
    </w:p>
    <w:p w14:paraId="7815F16B"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2. </w:t>
      </w:r>
    </w:p>
    <w:p w14:paraId="7CDB8B21"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p.ct.id="3d29be30775711ee8e1ba9ecff0bf883|52|10:52"</w:instrText>
      </w:r>
      <w:r>
        <w:fldChar w:fldCharType="end"/>
      </w:r>
      <w:r>
        <w:t>A copy of the promissory note and mortgage reestablished by paragraph 1 of this judgment are attached to this judgment and incorporated in it.</w:t>
      </w:r>
    </w:p>
    <w:p w14:paraId="0D757B89"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3. </w:t>
      </w:r>
    </w:p>
    <w:p w14:paraId="6F10E4B3"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p.ct.id="3d29be30775711ee8e1ba9ecff0bf883|52|10:52"</w:instrText>
      </w:r>
      <w:r>
        <w:fldChar w:fldCharType="end"/>
      </w:r>
      <w:r>
        <w:t>Plaintiff shall provide defendant with a bond in defendant</w:t>
      </w:r>
      <w:r>
        <w:rPr>
          <w:vanish/>
        </w:rPr>
        <w:t>&amp;rsquo;</w:t>
      </w:r>
      <w:r>
        <w:rPr>
          <w:rStyle w:val="pxvis"/>
          <w:rFonts w:ascii="Times NewRoman" w:hAnsi="Times NewRoman"/>
          <w:b w:val="0"/>
          <w:sz w:val="24"/>
        </w:rPr>
        <w:t>’</w:t>
      </w:r>
      <w:r>
        <w:t>s favor in the amount of the note conditioned to pay defendant that amount if the original note later appears in the hands of a holder in due course.</w:t>
      </w:r>
    </w:p>
    <w:p w14:paraId="76228E20"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p.ct.id="3d29be30775711ee8e1ba9ecff0bf883|52|10:52"</w:instrText>
      </w:r>
      <w:r>
        <w:fldChar w:fldCharType="end"/>
      </w:r>
      <w:r>
        <w:t xml:space="preserve">ORDERED at </w:t>
      </w:r>
      <w:r>
        <w:rPr>
          <w:rStyle w:val="pxfinstr"/>
          <w:i/>
          <w:iCs/>
        </w:rPr>
        <w:t>[name of city]</w:t>
      </w:r>
      <w:r>
        <w:t xml:space="preserve">, Florida on </w:t>
      </w:r>
      <w:r>
        <w:rPr>
          <w:rStyle w:val="pxfinstr"/>
          <w:i/>
          <w:iCs/>
        </w:rPr>
        <w:t>[date of judgment]</w:t>
      </w:r>
      <w:r>
        <w:t>.</w:t>
      </w:r>
    </w:p>
    <w:p w14:paraId="26B35F6E" w14:textId="77777777" w:rsidR="00FD3105" w:rsidRDefault="00FD3105">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4A60D7E7" w14:textId="77777777" w:rsidR="00FD3105" w:rsidRDefault="00FD3105">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judge]</w:t>
      </w:r>
    </w:p>
    <w:p w14:paraId="004783B3"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judge]</w:t>
      </w:r>
    </w:p>
    <w:p w14:paraId="52942824" w14:textId="77777777" w:rsidR="00FD3105" w:rsidRDefault="00FD3105">
      <w:pPr>
        <w:pStyle w:val="pxformfsigtbl"/>
        <w:ind w:left="500"/>
      </w:pPr>
      <w:r>
        <w:t xml:space="preserve"> </w:t>
      </w:r>
      <w:r>
        <w:rPr>
          <w:color w:val="FF0000"/>
          <w:sz w:val="20"/>
          <w:szCs w:val="20"/>
          <w:vertAlign w:val="superscript"/>
        </w:rPr>
        <w:t>►</w:t>
      </w:r>
      <w:r>
        <w:fldChar w:fldCharType="begin"/>
      </w:r>
      <w:r>
        <w:instrText>tbl.ident="I0252NE"</w:instrText>
      </w:r>
      <w:r>
        <w:fldChar w:fldCharType="end"/>
      </w:r>
      <w:r>
        <w:fldChar w:fldCharType="begin"/>
      </w:r>
      <w:r>
        <w:instrText>tbl.uuid="I01I419"</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18D4DD2D"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3935BF05"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tgroup.cols="2"</w:instrText>
      </w:r>
      <w:r>
        <w:fldChar w:fldCharType="end"/>
      </w:r>
    </w:p>
    <w:p w14:paraId="5DEDFB15"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colspec.colwidth="17*"</w:instrText>
      </w:r>
      <w:r>
        <w:fldChar w:fldCharType="end"/>
      </w:r>
    </w:p>
    <w:p w14:paraId="0DC62D6C"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colspec.colwidth="111*"</w:instrText>
      </w:r>
      <w:r>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D3105" w14:paraId="2E15811B" w14:textId="77777777">
        <w:tblPrEx>
          <w:tblCellMar>
            <w:top w:w="0" w:type="dxa"/>
            <w:left w:w="0" w:type="dxa"/>
            <w:bottom w:w="0" w:type="dxa"/>
            <w:right w:w="0" w:type="dxa"/>
          </w:tblCellMar>
        </w:tblPrEx>
        <w:tc>
          <w:tcPr>
            <w:tcW w:w="4320" w:type="dxa"/>
            <w:tcBorders>
              <w:top w:val="nil"/>
              <w:left w:val="nil"/>
              <w:bottom w:val="nil"/>
              <w:right w:val="nil"/>
            </w:tcBorders>
          </w:tcPr>
          <w:p w14:paraId="06C94514"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Copies to:</w:t>
            </w:r>
          </w:p>
        </w:tc>
        <w:tc>
          <w:tcPr>
            <w:tcW w:w="4320" w:type="dxa"/>
            <w:tcBorders>
              <w:top w:val="nil"/>
              <w:left w:val="nil"/>
              <w:bottom w:val="nil"/>
              <w:right w:val="nil"/>
            </w:tcBorders>
          </w:tcPr>
          <w:p w14:paraId="726BD69F"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r w:rsidR="00FD3105" w14:paraId="6FB16395" w14:textId="77777777">
        <w:tblPrEx>
          <w:tblCellMar>
            <w:top w:w="0" w:type="dxa"/>
            <w:left w:w="0" w:type="dxa"/>
            <w:bottom w:w="0" w:type="dxa"/>
            <w:right w:w="0" w:type="dxa"/>
          </w:tblCellMar>
        </w:tblPrEx>
        <w:tc>
          <w:tcPr>
            <w:tcW w:w="4320" w:type="dxa"/>
            <w:tcBorders>
              <w:top w:val="nil"/>
              <w:left w:val="nil"/>
              <w:bottom w:val="nil"/>
              <w:right w:val="nil"/>
            </w:tcBorders>
          </w:tcPr>
          <w:p w14:paraId="0A06BFA7"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4320" w:type="dxa"/>
            <w:tcBorders>
              <w:top w:val="nil"/>
              <w:left w:val="nil"/>
              <w:bottom w:val="nil"/>
              <w:right w:val="nil"/>
            </w:tcBorders>
          </w:tcPr>
          <w:p w14:paraId="3FF33126"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bl>
    <w:p w14:paraId="034630BC" w14:textId="77777777" w:rsidR="00FD3105" w:rsidRDefault="00FD3105">
      <w:pPr>
        <w:pStyle w:val="pxtbody"/>
      </w:pPr>
    </w:p>
    <w:p w14:paraId="36C85B76" w14:textId="77777777" w:rsidR="00FD3105" w:rsidRDefault="00FD3105"/>
    <w:p w14:paraId="3F699C6E" w14:textId="77777777" w:rsidR="00FD3105" w:rsidRDefault="00FD3105">
      <w:pPr>
        <w:pStyle w:val="pxcomnt"/>
      </w:pPr>
    </w:p>
    <w:p w14:paraId="51A2FB48" w14:textId="77777777" w:rsidR="00FD3105" w:rsidRDefault="00FD3105">
      <w:pPr>
        <w:pStyle w:val="pxhac"/>
        <w:spacing w:before="180"/>
        <w:jc w:val="center"/>
      </w:pPr>
      <w:r>
        <w:rPr>
          <w:rStyle w:val="pxb"/>
          <w:b/>
          <w:bCs/>
        </w:rPr>
        <w:t>Author's Comment</w:t>
      </w:r>
    </w:p>
    <w:p w14:paraId="748ED265"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p.ct.id="3d29be30775711ee8e1ba9ecff0bf883|52|10:52"</w:instrText>
      </w:r>
      <w:r>
        <w:fldChar w:fldCharType="end"/>
      </w:r>
      <w:r>
        <w:t xml:space="preserve">A judgment reestablishing a document is authorized by </w:t>
      </w:r>
      <w:r>
        <w:rPr>
          <w:rStyle w:val="pxsst"/>
          <w:color w:val="FF0000"/>
          <w:sz w:val="20"/>
          <w:szCs w:val="20"/>
          <w:vertAlign w:val="superscript"/>
        </w:rPr>
        <w:t>►</w:t>
      </w:r>
      <w:r>
        <w:rPr>
          <w:rStyle w:val="pxsst"/>
        </w:rPr>
        <w:fldChar w:fldCharType="begin"/>
      </w:r>
      <w:r>
        <w:rPr>
          <w:rStyle w:val="pxsst"/>
        </w:rPr>
        <w:instrText>sst.ref.id="I06M471"</w:instrText>
      </w:r>
      <w:r>
        <w:rPr>
          <w:rStyle w:val="pxsst"/>
        </w:rPr>
        <w:fldChar w:fldCharType="end"/>
      </w:r>
      <w:r>
        <w:rPr>
          <w:rStyle w:val="pxsst"/>
        </w:rPr>
        <w:t>section 71.011, Florida Statutes.</w:t>
      </w:r>
      <w:r>
        <w:t xml:space="preserve"> Paragraph 3 is required by</w:t>
      </w:r>
      <w:ins w:id="501" w:author="Debra M. Salisbury" w:date="2024-02-23T18:01:00Z">
        <w:r w:rsidR="00F4064F">
          <w:t xml:space="preserve"> </w:t>
        </w:r>
        <w:r w:rsidR="00F4064F">
          <w:rPr>
            <w:rStyle w:val="pxsst"/>
            <w:color w:val="FF0000"/>
            <w:sz w:val="20"/>
            <w:szCs w:val="20"/>
            <w:vertAlign w:val="superscript"/>
          </w:rPr>
          <w:t>►</w:t>
        </w:r>
      </w:ins>
      <w:del w:id="502" w:author="Debra M. Salisbury" w:date="2024-02-23T18:01:00Z">
        <w:r w:rsidDel="00F4064F">
          <w:delText xml:space="preserve"> </w:delText>
        </w:r>
      </w:del>
      <w:del w:id="503" w:author="Debra M. Salisbury" w:date="2024-05-05T12:11:00Z">
        <w:r w:rsidDel="00030D9D">
          <w:delText xml:space="preserve">section </w:delText>
        </w:r>
      </w:del>
      <w:ins w:id="504" w:author="Debra M. Salisbury" w:date="2024-05-05T12:11:00Z">
        <w:r w:rsidR="00030D9D">
          <w:rPr>
            <w:rFonts w:ascii="Times New Roman" w:hAnsi="Times New Roman"/>
          </w:rPr>
          <w:t xml:space="preserve">§ </w:t>
        </w:r>
      </w:ins>
      <w:r>
        <w:t>673.3091</w:t>
      </w:r>
      <w:ins w:id="505" w:author="Debra M. Salisbury" w:date="2024-02-23T18:02:00Z">
        <w:r w:rsidR="00F4064F">
          <w:t>, Fl</w:t>
        </w:r>
      </w:ins>
      <w:ins w:id="506" w:author="Debra M. Salisbury" w:date="2024-05-05T12:11:00Z">
        <w:r w:rsidR="00030D9D">
          <w:t xml:space="preserve">a. </w:t>
        </w:r>
      </w:ins>
      <w:ins w:id="507" w:author="Debra M. Salisbury" w:date="2024-02-23T18:02:00Z">
        <w:r w:rsidR="00F4064F">
          <w:t>Stat</w:t>
        </w:r>
      </w:ins>
      <w:r>
        <w:t>. This judgment assumes an unrecorded mortgage. No provision for costs is made. If costs are recoverable from the defendant as a practical matter, a paragraph assessing costs should be added.</w:t>
      </w:r>
    </w:p>
    <w:p w14:paraId="262A5358" w14:textId="77777777" w:rsidR="00FD3105" w:rsidRDefault="00FD3105">
      <w:pPr>
        <w:pStyle w:val="pxs"/>
        <w:spacing w:before="180"/>
        <w:rPr>
          <w:sz w:val="27"/>
          <w:szCs w:val="27"/>
        </w:rPr>
      </w:pPr>
      <w:r>
        <w:rPr>
          <w:sz w:val="27"/>
          <w:szCs w:val="27"/>
        </w:rPr>
        <w:t>10:53. Judgment</w:t>
      </w:r>
      <w:r>
        <w:rPr>
          <w:rStyle w:val="pxsep"/>
        </w:rPr>
        <w:t xml:space="preserve">-- </w:t>
      </w:r>
      <w:r>
        <w:rPr>
          <w:sz w:val="27"/>
          <w:szCs w:val="27"/>
        </w:rPr>
        <w:t>Reformation, deed</w:t>
      </w:r>
    </w:p>
    <w:p w14:paraId="40CC2B1D" w14:textId="77777777" w:rsidR="00FD3105" w:rsidRDefault="00FD3105">
      <w:pPr>
        <w:pStyle w:val="pxov"/>
        <w:rPr>
          <w:vanish/>
        </w:rPr>
      </w:pPr>
      <w:r>
        <w:rPr>
          <w:vanish/>
        </w:rPr>
        <w:t>FMS</w:t>
      </w:r>
    </w:p>
    <w:p w14:paraId="739ED0B2" w14:textId="77777777" w:rsidR="00FD3105" w:rsidRDefault="00FD3105">
      <w:pPr>
        <w:pStyle w:val="pxov"/>
        <w:rPr>
          <w:vanish/>
        </w:rPr>
      </w:pPr>
      <w:r>
        <w:rPr>
          <w:vanish/>
        </w:rPr>
        <w:t>LCV</w:t>
      </w:r>
    </w:p>
    <w:p w14:paraId="2EB942B6" w14:textId="77777777" w:rsidR="00FD3105" w:rsidRDefault="00FD3105">
      <w:pPr>
        <w:pStyle w:val="pxov"/>
        <w:rPr>
          <w:vanish/>
        </w:rPr>
      </w:pPr>
      <w:r>
        <w:rPr>
          <w:vanish/>
        </w:rPr>
        <w:t>LSC</w:t>
      </w:r>
    </w:p>
    <w:p w14:paraId="14411850" w14:textId="77777777" w:rsidR="00FD3105" w:rsidRDefault="00FD3105">
      <w:pPr>
        <w:pStyle w:val="pxov"/>
        <w:rPr>
          <w:vanish/>
        </w:rPr>
      </w:pPr>
      <w:r>
        <w:rPr>
          <w:vanish/>
        </w:rPr>
        <w:t>LS7</w:t>
      </w:r>
    </w:p>
    <w:p w14:paraId="204E6086" w14:textId="77777777" w:rsidR="00FD3105" w:rsidRDefault="00FD3105">
      <w:pPr>
        <w:pStyle w:val="pxov"/>
        <w:rPr>
          <w:vanish/>
        </w:rPr>
      </w:pPr>
      <w:r>
        <w:rPr>
          <w:vanish/>
        </w:rPr>
        <w:t>REL</w:t>
      </w:r>
    </w:p>
    <w:p w14:paraId="79D9B5A4" w14:textId="77777777" w:rsidR="00FD3105" w:rsidRDefault="00FD3105">
      <w:pPr>
        <w:pStyle w:val="pxov"/>
        <w:rPr>
          <w:vanish/>
        </w:rPr>
      </w:pPr>
      <w:r>
        <w:rPr>
          <w:vanish/>
        </w:rPr>
        <w:t>RTD</w:t>
      </w:r>
    </w:p>
    <w:p w14:paraId="301A40ED" w14:textId="77777777" w:rsidR="00FD3105" w:rsidRDefault="00FD3105">
      <w:pPr>
        <w:pStyle w:val="pxov"/>
        <w:rPr>
          <w:vanish/>
        </w:rPr>
      </w:pPr>
      <w:r>
        <w:rPr>
          <w:vanish/>
        </w:rPr>
        <w:t>FCV</w:t>
      </w:r>
    </w:p>
    <w:p w14:paraId="7A3990BF" w14:textId="77777777" w:rsidR="00FD3105" w:rsidRDefault="00FD3105">
      <w:pPr>
        <w:pStyle w:val="pxov"/>
        <w:rPr>
          <w:vanish/>
        </w:rPr>
      </w:pPr>
      <w:r>
        <w:rPr>
          <w:vanish/>
        </w:rPr>
        <w:t>FLG</w:t>
      </w:r>
    </w:p>
    <w:p w14:paraId="0D72E8A0" w14:textId="77777777" w:rsidR="00FD3105" w:rsidRDefault="00FD3105">
      <w:pPr>
        <w:pStyle w:val="pxformfcapfac"/>
        <w:jc w:val="center"/>
        <w:rPr>
          <w:sz w:val="24"/>
          <w:szCs w:val="24"/>
        </w:rPr>
      </w:pPr>
      <w:r>
        <w:rPr>
          <w:color w:val="FF0000"/>
          <w:sz w:val="20"/>
          <w:szCs w:val="20"/>
          <w:vertAlign w:val="superscript"/>
        </w:rPr>
        <w:t>►</w:t>
      </w:r>
      <w:r>
        <w:rPr>
          <w:sz w:val="24"/>
          <w:szCs w:val="24"/>
        </w:rPr>
        <w:fldChar w:fldCharType="begin"/>
      </w:r>
      <w:r>
        <w:rPr>
          <w:sz w:val="24"/>
          <w:szCs w:val="24"/>
        </w:rPr>
        <w:instrText>form.du="0"</w:instrText>
      </w:r>
      <w:r>
        <w:rPr>
          <w:sz w:val="24"/>
          <w:szCs w:val="24"/>
        </w:rPr>
        <w:fldChar w:fldCharType="end"/>
      </w:r>
      <w:r>
        <w:rPr>
          <w:sz w:val="24"/>
          <w:szCs w:val="24"/>
        </w:rPr>
        <w:fldChar w:fldCharType="begin"/>
      </w:r>
      <w:r>
        <w:rPr>
          <w:sz w:val="24"/>
          <w:szCs w:val="24"/>
        </w:rPr>
        <w:instrText>form.fid="I72f3a5809fed11dfbf230000837214a9"</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fcap.ref="manual"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sz w:val="24"/>
          <w:szCs w:val="24"/>
        </w:rPr>
        <w:t xml:space="preserve">IN THE CIRCUIT COURT FOR </w:t>
      </w:r>
      <w:r>
        <w:rPr>
          <w:rStyle w:val="pxfinstr"/>
          <w:i/>
          <w:iCs/>
          <w:szCs w:val="24"/>
        </w:rPr>
        <w:t>[NAME OF COUNTY]</w:t>
      </w:r>
      <w:r>
        <w:rPr>
          <w:sz w:val="24"/>
          <w:szCs w:val="24"/>
        </w:rPr>
        <w:t>, FLORIDA</w:t>
      </w:r>
    </w:p>
    <w:p w14:paraId="0C52F1B5" w14:textId="77777777" w:rsidR="00FD3105" w:rsidRDefault="00FD3105">
      <w:pPr>
        <w:pStyle w:val="pxformfcaptbl"/>
        <w:ind w:left="500"/>
      </w:pPr>
      <w:r>
        <w:t xml:space="preserve"> </w:t>
      </w:r>
      <w:r>
        <w:rPr>
          <w:color w:val="FF0000"/>
          <w:sz w:val="20"/>
          <w:szCs w:val="20"/>
          <w:vertAlign w:val="superscript"/>
        </w:rPr>
        <w:t>►</w:t>
      </w:r>
      <w:r>
        <w:fldChar w:fldCharType="begin"/>
      </w:r>
      <w:r>
        <w:instrText>tbl.brace.end="5"</w:instrText>
      </w:r>
      <w:r>
        <w:fldChar w:fldCharType="end"/>
      </w:r>
      <w:r>
        <w:fldChar w:fldCharType="begin"/>
      </w:r>
      <w:r>
        <w:instrText>tbl.brace.start="1"</w:instrText>
      </w:r>
      <w:r>
        <w:fldChar w:fldCharType="end"/>
      </w:r>
      <w:r>
        <w:fldChar w:fldCharType="begin"/>
      </w:r>
      <w:r>
        <w:instrText>tbl.ident="I07UIPR"</w:instrText>
      </w:r>
      <w:r>
        <w:fldChar w:fldCharType="end"/>
      </w:r>
      <w:r>
        <w:fldChar w:fldCharType="begin"/>
      </w:r>
      <w:r>
        <w:instrText>tbl.uuid="I03SMR3"</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650F6D57"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1BE2927A"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tgroup.cols="4"</w:instrText>
      </w:r>
      <w:r>
        <w:fldChar w:fldCharType="end"/>
      </w:r>
    </w:p>
    <w:p w14:paraId="5E1A0D10"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colspec.colwidth="7*"</w:instrText>
      </w:r>
      <w:r>
        <w:fldChar w:fldCharType="end"/>
      </w:r>
    </w:p>
    <w:p w14:paraId="2874083D"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colspec.colwidth="16*"</w:instrText>
      </w:r>
      <w:r>
        <w:fldChar w:fldCharType="end"/>
      </w:r>
    </w:p>
    <w:p w14:paraId="066CD572" w14:textId="77777777" w:rsidR="00FD3105" w:rsidRDefault="00FD3105">
      <w:pPr>
        <w:pStyle w:val="pxcolspec"/>
      </w:pPr>
      <w:r>
        <w:rPr>
          <w:color w:val="FF0000"/>
          <w:sz w:val="20"/>
          <w:szCs w:val="20"/>
          <w:vertAlign w:val="superscript"/>
        </w:rPr>
        <w:t>►</w:t>
      </w:r>
      <w:r>
        <w:fldChar w:fldCharType="begin"/>
      </w:r>
      <w:r>
        <w:instrText>colspec.align="center"</w:instrText>
      </w:r>
      <w:r>
        <w:fldChar w:fldCharType="end"/>
      </w:r>
      <w:r>
        <w:fldChar w:fldCharType="begin"/>
      </w:r>
      <w:r>
        <w:instrText>colspec.colname="3"</w:instrText>
      </w:r>
      <w:r>
        <w:fldChar w:fldCharType="end"/>
      </w:r>
      <w:r>
        <w:fldChar w:fldCharType="begin"/>
      </w:r>
      <w:r>
        <w:instrText>colspec.colnum="3"</w:instrText>
      </w:r>
      <w:r>
        <w:fldChar w:fldCharType="end"/>
      </w:r>
      <w:r>
        <w:fldChar w:fldCharType="begin"/>
      </w:r>
      <w:r>
        <w:instrText>colspec.colwidth="7*"</w:instrText>
      </w:r>
      <w:r>
        <w:fldChar w:fldCharType="end"/>
      </w:r>
    </w:p>
    <w:p w14:paraId="18451C41" w14:textId="77777777" w:rsidR="00FD3105" w:rsidRDefault="00FD3105">
      <w:pPr>
        <w:pStyle w:val="pxcolspec"/>
      </w:pPr>
      <w:r>
        <w:rPr>
          <w:color w:val="FF0000"/>
          <w:sz w:val="20"/>
          <w:szCs w:val="20"/>
          <w:vertAlign w:val="superscript"/>
        </w:rPr>
        <w:t>►</w:t>
      </w:r>
      <w:r>
        <w:fldChar w:fldCharType="begin"/>
      </w:r>
      <w:r>
        <w:instrText>colspec.colname="4"</w:instrText>
      </w:r>
      <w:r>
        <w:fldChar w:fldCharType="end"/>
      </w:r>
      <w:r>
        <w:fldChar w:fldCharType="begin"/>
      </w:r>
      <w:r>
        <w:instrText>colspec.colnum="4"</w:instrText>
      </w:r>
      <w:r>
        <w:fldChar w:fldCharType="end"/>
      </w:r>
      <w:r>
        <w:fldChar w:fldCharType="begin"/>
      </w:r>
      <w:r>
        <w:instrText>colspec.colwidth="34*"</w:instrText>
      </w:r>
      <w:r>
        <w:fldChar w:fldCharType="end"/>
      </w:r>
    </w:p>
    <w:tbl>
      <w:tblPr>
        <w:tblW w:w="0" w:type="auto"/>
        <w:tblLayout w:type="fixed"/>
        <w:tblCellMar>
          <w:left w:w="0" w:type="dxa"/>
          <w:right w:w="0" w:type="dxa"/>
        </w:tblCellMar>
        <w:tblLook w:val="0000" w:firstRow="0" w:lastRow="0" w:firstColumn="0" w:lastColumn="0" w:noHBand="0" w:noVBand="0"/>
      </w:tblPr>
      <w:tblGrid>
        <w:gridCol w:w="2160"/>
        <w:gridCol w:w="2160"/>
        <w:gridCol w:w="2160"/>
        <w:gridCol w:w="2160"/>
      </w:tblGrid>
      <w:tr w:rsidR="00FD3105" w14:paraId="046B9C1D" w14:textId="77777777">
        <w:tblPrEx>
          <w:tblCellMar>
            <w:top w:w="0" w:type="dxa"/>
            <w:left w:w="0" w:type="dxa"/>
            <w:bottom w:w="0" w:type="dxa"/>
            <w:right w:w="0" w:type="dxa"/>
          </w:tblCellMar>
        </w:tblPrEx>
        <w:tc>
          <w:tcPr>
            <w:tcW w:w="2160" w:type="dxa"/>
            <w:tcBorders>
              <w:top w:val="nil"/>
              <w:left w:val="nil"/>
              <w:bottom w:val="nil"/>
              <w:right w:val="nil"/>
            </w:tcBorders>
          </w:tcPr>
          <w:p w14:paraId="2E59B90A" w14:textId="77777777" w:rsidR="00FD3105" w:rsidRDefault="00FD3105">
            <w:r>
              <w:rPr>
                <w:color w:val="FF0000"/>
                <w:sz w:val="20"/>
                <w:szCs w:val="20"/>
                <w:vertAlign w:val="superscript"/>
              </w:rPr>
              <w:t>►</w:t>
            </w:r>
            <w:r>
              <w:fldChar w:fldCharType="begin"/>
            </w:r>
            <w:r>
              <w:instrText>tbody.valign="top"</w:instrText>
            </w:r>
            <w:r>
              <w:fldChar w:fldCharType="end"/>
            </w:r>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PLAINTIFF]</w:t>
            </w:r>
            <w:r>
              <w:rPr>
                <w:rStyle w:val="pxrowentry"/>
              </w:rPr>
              <w:t>,</w:t>
            </w:r>
          </w:p>
        </w:tc>
        <w:tc>
          <w:tcPr>
            <w:tcW w:w="2160" w:type="dxa"/>
            <w:tcBorders>
              <w:top w:val="nil"/>
              <w:left w:val="nil"/>
              <w:bottom w:val="nil"/>
              <w:right w:val="nil"/>
            </w:tcBorders>
          </w:tcPr>
          <w:p w14:paraId="431C7CCA" w14:textId="77777777" w:rsidR="00FD3105" w:rsidRDefault="00FD3105">
            <w:r>
              <w:rPr>
                <w:rStyle w:val="pxentry"/>
                <w:color w:val="FF0000"/>
                <w:sz w:val="20"/>
                <w:szCs w:val="20"/>
                <w:vertAlign w:val="superscript"/>
              </w:rPr>
              <w:t>►</w:t>
            </w:r>
            <w:r>
              <w:rPr>
                <w:rStyle w:val="pxentry"/>
              </w:rPr>
              <w:fldChar w:fldCharType="begin"/>
            </w:r>
            <w:r>
              <w:rPr>
                <w:rStyle w:val="pxentry"/>
              </w:rPr>
              <w:instrText>entry.morerows="4"</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vanish/>
              </w:rPr>
              <w:t>&amp;brace;</w:t>
            </w:r>
            <w:r>
              <w:rPr>
                <w:rStyle w:val="pxvis"/>
                <w:rFonts w:ascii="Times NewRoman" w:hAnsi="Times NewRoman"/>
                <w:b w:val="0"/>
                <w:sz w:val="24"/>
              </w:rPr>
              <w:t>}</w:t>
            </w:r>
          </w:p>
        </w:tc>
        <w:tc>
          <w:tcPr>
            <w:tcW w:w="2160" w:type="dxa"/>
            <w:tcBorders>
              <w:top w:val="nil"/>
              <w:left w:val="nil"/>
              <w:bottom w:val="nil"/>
              <w:right w:val="nil"/>
            </w:tcBorders>
          </w:tcPr>
          <w:p w14:paraId="36EC2827"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1CCD20AF" w14:textId="77777777" w:rsidR="00FD3105" w:rsidRDefault="00FD3105"/>
        </w:tc>
      </w:tr>
      <w:tr w:rsidR="00FD3105" w14:paraId="74A39E3B" w14:textId="77777777">
        <w:tblPrEx>
          <w:tblCellMar>
            <w:top w:w="0" w:type="dxa"/>
            <w:left w:w="0" w:type="dxa"/>
            <w:bottom w:w="0" w:type="dxa"/>
            <w:right w:w="0" w:type="dxa"/>
          </w:tblCellMar>
        </w:tblPrEx>
        <w:tc>
          <w:tcPr>
            <w:tcW w:w="2160" w:type="dxa"/>
            <w:tcBorders>
              <w:top w:val="nil"/>
              <w:left w:val="nil"/>
              <w:bottom w:val="nil"/>
              <w:right w:val="nil"/>
            </w:tcBorders>
          </w:tcPr>
          <w:p w14:paraId="2F50C367"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4865091B"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Plaintiff,</w:t>
            </w:r>
          </w:p>
        </w:tc>
        <w:tc>
          <w:tcPr>
            <w:tcW w:w="2160" w:type="dxa"/>
            <w:tcBorders>
              <w:top w:val="nil"/>
              <w:left w:val="nil"/>
              <w:bottom w:val="nil"/>
              <w:right w:val="nil"/>
            </w:tcBorders>
          </w:tcPr>
          <w:p w14:paraId="671B1D9C"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164BCA7B" w14:textId="77777777" w:rsidR="00FD3105" w:rsidRDefault="00FD3105"/>
        </w:tc>
      </w:tr>
      <w:tr w:rsidR="00FD3105" w14:paraId="1C4ABE8D" w14:textId="77777777">
        <w:tblPrEx>
          <w:tblCellMar>
            <w:top w:w="0" w:type="dxa"/>
            <w:left w:w="0" w:type="dxa"/>
            <w:bottom w:w="0" w:type="dxa"/>
            <w:right w:w="0" w:type="dxa"/>
          </w:tblCellMar>
        </w:tblPrEx>
        <w:tc>
          <w:tcPr>
            <w:tcW w:w="2160" w:type="dxa"/>
            <w:tcBorders>
              <w:top w:val="nil"/>
              <w:left w:val="nil"/>
              <w:bottom w:val="nil"/>
              <w:right w:val="nil"/>
            </w:tcBorders>
          </w:tcPr>
          <w:p w14:paraId="43FA3D90"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entry.align="left"</w:instrText>
            </w:r>
            <w:r>
              <w:rPr>
                <w:rStyle w:val="pxrowentry"/>
              </w:rPr>
              <w:fldChar w:fldCharType="end"/>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v.</w:t>
            </w:r>
          </w:p>
        </w:tc>
        <w:tc>
          <w:tcPr>
            <w:tcW w:w="2160" w:type="dxa"/>
            <w:tcBorders>
              <w:top w:val="nil"/>
              <w:left w:val="nil"/>
              <w:bottom w:val="nil"/>
              <w:right w:val="nil"/>
            </w:tcBorders>
          </w:tcPr>
          <w:p w14:paraId="7218882A"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 xml:space="preserve">CASE </w:t>
            </w:r>
            <w:r>
              <w:rPr>
                <w:rStyle w:val="pxfinstr"/>
                <w:i/>
                <w:iCs/>
              </w:rPr>
              <w:t>[CASE NUMBER]</w:t>
            </w:r>
          </w:p>
        </w:tc>
        <w:tc>
          <w:tcPr>
            <w:tcW w:w="2160" w:type="dxa"/>
            <w:tcBorders>
              <w:top w:val="nil"/>
              <w:left w:val="nil"/>
              <w:bottom w:val="nil"/>
              <w:right w:val="nil"/>
            </w:tcBorders>
          </w:tcPr>
          <w:p w14:paraId="322C9EB5" w14:textId="77777777" w:rsidR="00FD3105" w:rsidRDefault="00FD3105"/>
        </w:tc>
        <w:tc>
          <w:tcPr>
            <w:tcW w:w="2160" w:type="dxa"/>
            <w:tcBorders>
              <w:top w:val="nil"/>
              <w:left w:val="nil"/>
              <w:bottom w:val="nil"/>
              <w:right w:val="nil"/>
            </w:tcBorders>
          </w:tcPr>
          <w:p w14:paraId="74D14B82" w14:textId="77777777" w:rsidR="00FD3105" w:rsidRDefault="00FD3105"/>
        </w:tc>
      </w:tr>
      <w:tr w:rsidR="00FD3105" w14:paraId="0BFE3738" w14:textId="77777777">
        <w:tblPrEx>
          <w:tblCellMar>
            <w:top w:w="0" w:type="dxa"/>
            <w:left w:w="0" w:type="dxa"/>
            <w:bottom w:w="0" w:type="dxa"/>
            <w:right w:w="0" w:type="dxa"/>
          </w:tblCellMar>
        </w:tblPrEx>
        <w:tc>
          <w:tcPr>
            <w:tcW w:w="2160" w:type="dxa"/>
            <w:tcBorders>
              <w:top w:val="nil"/>
              <w:left w:val="nil"/>
              <w:bottom w:val="nil"/>
              <w:right w:val="nil"/>
            </w:tcBorders>
          </w:tcPr>
          <w:p w14:paraId="7A7CF8AB"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DEFENDANT]</w:t>
            </w:r>
            <w:r>
              <w:rPr>
                <w:rStyle w:val="pxrowentry"/>
              </w:rPr>
              <w:t>,</w:t>
            </w:r>
          </w:p>
        </w:tc>
        <w:tc>
          <w:tcPr>
            <w:tcW w:w="2160" w:type="dxa"/>
            <w:tcBorders>
              <w:top w:val="nil"/>
              <w:left w:val="nil"/>
              <w:bottom w:val="nil"/>
              <w:right w:val="nil"/>
            </w:tcBorders>
          </w:tcPr>
          <w:p w14:paraId="275CA2F8"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27E4DED5" w14:textId="77777777" w:rsidR="00FD3105" w:rsidRDefault="00FD3105"/>
        </w:tc>
        <w:tc>
          <w:tcPr>
            <w:tcW w:w="2160" w:type="dxa"/>
            <w:tcBorders>
              <w:top w:val="nil"/>
              <w:left w:val="nil"/>
              <w:bottom w:val="nil"/>
              <w:right w:val="nil"/>
            </w:tcBorders>
          </w:tcPr>
          <w:p w14:paraId="124569F2" w14:textId="77777777" w:rsidR="00FD3105" w:rsidRDefault="00FD3105"/>
        </w:tc>
      </w:tr>
      <w:tr w:rsidR="00FD3105" w14:paraId="036F3E18" w14:textId="77777777">
        <w:tblPrEx>
          <w:tblCellMar>
            <w:top w:w="0" w:type="dxa"/>
            <w:left w:w="0" w:type="dxa"/>
            <w:bottom w:w="0" w:type="dxa"/>
            <w:right w:w="0" w:type="dxa"/>
          </w:tblCellMar>
        </w:tblPrEx>
        <w:tc>
          <w:tcPr>
            <w:tcW w:w="2160" w:type="dxa"/>
            <w:tcBorders>
              <w:top w:val="nil"/>
              <w:left w:val="nil"/>
              <w:bottom w:val="nil"/>
              <w:right w:val="nil"/>
            </w:tcBorders>
          </w:tcPr>
          <w:p w14:paraId="32990BB4"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3462C03F"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Defendant.</w:t>
            </w:r>
          </w:p>
        </w:tc>
        <w:tc>
          <w:tcPr>
            <w:tcW w:w="2160" w:type="dxa"/>
            <w:tcBorders>
              <w:top w:val="nil"/>
              <w:left w:val="nil"/>
              <w:bottom w:val="nil"/>
              <w:right w:val="nil"/>
            </w:tcBorders>
          </w:tcPr>
          <w:p w14:paraId="4B761225"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0BA2E671" w14:textId="77777777" w:rsidR="00FD3105" w:rsidRDefault="00FD3105"/>
        </w:tc>
      </w:tr>
    </w:tbl>
    <w:p w14:paraId="5DADC54E" w14:textId="77777777" w:rsidR="00FD3105" w:rsidRDefault="00FD3105">
      <w:pPr>
        <w:pStyle w:val="pxtbody"/>
      </w:pPr>
    </w:p>
    <w:p w14:paraId="6E773014" w14:textId="77777777" w:rsidR="00FD3105" w:rsidRDefault="00FD3105"/>
    <w:p w14:paraId="6D7C5AEF" w14:textId="77777777" w:rsidR="00FD3105" w:rsidRDefault="00FD3105">
      <w:pPr>
        <w:pStyle w:val="pxformhac"/>
        <w:spacing w:before="180"/>
        <w:jc w:val="center"/>
      </w:pPr>
      <w:r>
        <w:t xml:space="preserve">FINAL JUDGMENT </w:t>
      </w:r>
    </w:p>
    <w:p w14:paraId="56B983C6"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p.ct.id="3d29be30775711ee8e1ba9ecff0bf883|53|10:53"</w:instrText>
      </w:r>
      <w:r>
        <w:fldChar w:fldCharType="end"/>
      </w:r>
      <w:r>
        <w:t>This action was tried before the court. On the evidence presented</w:t>
      </w:r>
    </w:p>
    <w:p w14:paraId="26013400"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p.ct.id="3d29be30775711ee8e1ba9ecff0bf883|53|10:53"</w:instrText>
      </w:r>
      <w:r>
        <w:fldChar w:fldCharType="end"/>
      </w:r>
      <w:r>
        <w:t>IT IS ADJUDGED that:</w:t>
      </w:r>
    </w:p>
    <w:p w14:paraId="17349B26" w14:textId="77777777" w:rsidR="00FD3105" w:rsidRDefault="00FD3105">
      <w:pPr>
        <w:pStyle w:val="pxformfl"/>
        <w:ind w:left="500"/>
      </w:pPr>
      <w:r>
        <w:t xml:space="preserve"> </w:t>
      </w:r>
    </w:p>
    <w:p w14:paraId="5830CEA7"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1. </w:t>
      </w:r>
    </w:p>
    <w:p w14:paraId="6374D24E"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p.ct.id="3d29be30775711ee8e1ba9ecff0bf883|53|10:53"</w:instrText>
      </w:r>
      <w:r>
        <w:fldChar w:fldCharType="end"/>
      </w:r>
      <w:r>
        <w:t xml:space="preserve">The legal description in the warranty deed dated </w:t>
      </w:r>
      <w:r>
        <w:rPr>
          <w:rStyle w:val="pxfinstr"/>
          <w:i/>
          <w:iCs/>
        </w:rPr>
        <w:t>[date of deed]</w:t>
      </w:r>
      <w:r>
        <w:t xml:space="preserve"> and recorded in Official Records Book </w:t>
      </w:r>
      <w:r>
        <w:rPr>
          <w:rStyle w:val="pxfinstr"/>
          <w:i/>
          <w:iCs/>
        </w:rPr>
        <w:t>[number of book]</w:t>
      </w:r>
      <w:r>
        <w:t xml:space="preserve"> at page </w:t>
      </w:r>
      <w:r>
        <w:rPr>
          <w:rStyle w:val="pxfinstr"/>
          <w:i/>
          <w:iCs/>
        </w:rPr>
        <w:t>[number of page]</w:t>
      </w:r>
      <w:r>
        <w:t xml:space="preserve"> in the public records of </w:t>
      </w:r>
      <w:r>
        <w:rPr>
          <w:rStyle w:val="pxfinstr"/>
          <w:i/>
          <w:iCs/>
        </w:rPr>
        <w:t>[name of county]</w:t>
      </w:r>
      <w:r>
        <w:t>, Florida is reformed to read:</w:t>
      </w:r>
    </w:p>
    <w:p w14:paraId="13B4DAEC" w14:textId="77777777" w:rsidR="00FD3105" w:rsidRDefault="00FD3105">
      <w:pPr>
        <w:pStyle w:val="pxformfac"/>
        <w:jc w:val="center"/>
        <w:rPr>
          <w:sz w:val="24"/>
          <w:szCs w:val="24"/>
        </w:rPr>
      </w:pP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rStyle w:val="pxfinstr"/>
          <w:i/>
          <w:iCs/>
          <w:szCs w:val="24"/>
        </w:rPr>
        <w:t>[new legal description of deed]</w:t>
      </w:r>
      <w:r>
        <w:rPr>
          <w:sz w:val="24"/>
          <w:szCs w:val="24"/>
        </w:rPr>
        <w:t>.</w:t>
      </w:r>
    </w:p>
    <w:p w14:paraId="1C3F4862"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2. </w:t>
      </w:r>
    </w:p>
    <w:p w14:paraId="42C8975E"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p.ct.id="3d29be30775711ee8e1ba9ecff0bf883|53|10:53"</w:instrText>
      </w:r>
      <w:r>
        <w:fldChar w:fldCharType="end"/>
      </w:r>
      <w:r>
        <w:t xml:space="preserve">Plaintiff </w:t>
      </w:r>
      <w:r>
        <w:rPr>
          <w:rStyle w:val="pxfinstr"/>
          <w:i/>
          <w:iCs/>
        </w:rPr>
        <w:t>[NAME OF PLAINTIFF]</w:t>
      </w:r>
      <w:r>
        <w:t xml:space="preserve">, whose address is </w:t>
      </w:r>
      <w:r>
        <w:rPr>
          <w:rStyle w:val="pxfinstr"/>
          <w:i/>
          <w:iCs/>
        </w:rPr>
        <w:t>[address of plaintiff]</w:t>
      </w:r>
      <w:r>
        <w:t xml:space="preserve">, recover from defendant </w:t>
      </w:r>
      <w:r>
        <w:rPr>
          <w:rStyle w:val="pxfinstr"/>
          <w:i/>
          <w:iCs/>
        </w:rPr>
        <w:t>[NAME OF DEFENDANT]</w:t>
      </w:r>
      <w:r>
        <w:t xml:space="preserve"> </w:t>
      </w:r>
      <w:r>
        <w:rPr>
          <w:rStyle w:val="pxfinstr"/>
          <w:i/>
          <w:iCs/>
        </w:rPr>
        <w:t>[OPTIONAL:, whose address is [address of defendant] and the last four digits of Social Security number are [last four numbers of Social Security number],]</w:t>
      </w:r>
      <w:r>
        <w:t xml:space="preserve"> costs of $</w:t>
      </w:r>
      <w:r>
        <w:rPr>
          <w:rStyle w:val="pxfinstr"/>
          <w:i/>
          <w:iCs/>
        </w:rPr>
        <w:t>[dollar amount of recovery]</w:t>
      </w:r>
      <w:r>
        <w:t xml:space="preserve"> that shall bear interest at the rate prescribed by law, for which let execution issue forthwith.</w:t>
      </w:r>
    </w:p>
    <w:p w14:paraId="2463BABB"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p.ct.id="3d29be30775711ee8e1ba9ecff0bf883|53|10:53"</w:instrText>
      </w:r>
      <w:r>
        <w:fldChar w:fldCharType="end"/>
      </w:r>
      <w:r>
        <w:t xml:space="preserve">ORDERED at </w:t>
      </w:r>
      <w:r>
        <w:rPr>
          <w:rStyle w:val="pxfinstr"/>
          <w:i/>
          <w:iCs/>
        </w:rPr>
        <w:t>[name of city]</w:t>
      </w:r>
      <w:r>
        <w:t xml:space="preserve">, Florida on </w:t>
      </w:r>
      <w:r>
        <w:rPr>
          <w:rStyle w:val="pxfinstr"/>
          <w:i/>
          <w:iCs/>
        </w:rPr>
        <w:t>[date of judgment]</w:t>
      </w:r>
      <w:r>
        <w:t>.</w:t>
      </w:r>
    </w:p>
    <w:p w14:paraId="20FF59A6" w14:textId="77777777" w:rsidR="00FD3105" w:rsidRDefault="00FD3105">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7F1EF43E" w14:textId="77777777" w:rsidR="00FD3105" w:rsidRDefault="00FD3105">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judge]</w:t>
      </w:r>
    </w:p>
    <w:p w14:paraId="618CDE8A"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judge]</w:t>
      </w:r>
    </w:p>
    <w:p w14:paraId="74424340" w14:textId="77777777" w:rsidR="00FD3105" w:rsidRDefault="00FD3105">
      <w:pPr>
        <w:pStyle w:val="pxformfsigtbl"/>
        <w:ind w:left="500"/>
      </w:pPr>
      <w:r>
        <w:t xml:space="preserve"> </w:t>
      </w:r>
      <w:r>
        <w:rPr>
          <w:color w:val="FF0000"/>
          <w:sz w:val="20"/>
          <w:szCs w:val="20"/>
          <w:vertAlign w:val="superscript"/>
        </w:rPr>
        <w:t>►</w:t>
      </w:r>
      <w:r>
        <w:fldChar w:fldCharType="begin"/>
      </w:r>
      <w:r>
        <w:instrText>tbl.ident="I03U974"</w:instrText>
      </w:r>
      <w:r>
        <w:fldChar w:fldCharType="end"/>
      </w:r>
      <w:r>
        <w:fldChar w:fldCharType="begin"/>
      </w:r>
      <w:r>
        <w:instrText>tbl.uuid="I01J9A5"</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2D1AD667"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799FF379"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tgroup.cols="2"</w:instrText>
      </w:r>
      <w:r>
        <w:fldChar w:fldCharType="end"/>
      </w:r>
    </w:p>
    <w:p w14:paraId="084C62CB"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colspec.colwidth="17*"</w:instrText>
      </w:r>
      <w:r>
        <w:fldChar w:fldCharType="end"/>
      </w:r>
    </w:p>
    <w:p w14:paraId="7576C6B5"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colspec.colwidth="111*"</w:instrText>
      </w:r>
      <w:r>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D3105" w14:paraId="09DC85F5" w14:textId="77777777">
        <w:tblPrEx>
          <w:tblCellMar>
            <w:top w:w="0" w:type="dxa"/>
            <w:left w:w="0" w:type="dxa"/>
            <w:bottom w:w="0" w:type="dxa"/>
            <w:right w:w="0" w:type="dxa"/>
          </w:tblCellMar>
        </w:tblPrEx>
        <w:tc>
          <w:tcPr>
            <w:tcW w:w="4320" w:type="dxa"/>
            <w:tcBorders>
              <w:top w:val="nil"/>
              <w:left w:val="nil"/>
              <w:bottom w:val="nil"/>
              <w:right w:val="nil"/>
            </w:tcBorders>
          </w:tcPr>
          <w:p w14:paraId="68B1FA19"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Copies to:</w:t>
            </w:r>
          </w:p>
        </w:tc>
        <w:tc>
          <w:tcPr>
            <w:tcW w:w="4320" w:type="dxa"/>
            <w:tcBorders>
              <w:top w:val="nil"/>
              <w:left w:val="nil"/>
              <w:bottom w:val="nil"/>
              <w:right w:val="nil"/>
            </w:tcBorders>
          </w:tcPr>
          <w:p w14:paraId="0ED4841A"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r w:rsidR="00FD3105" w14:paraId="595F395A" w14:textId="77777777">
        <w:tblPrEx>
          <w:tblCellMar>
            <w:top w:w="0" w:type="dxa"/>
            <w:left w:w="0" w:type="dxa"/>
            <w:bottom w:w="0" w:type="dxa"/>
            <w:right w:w="0" w:type="dxa"/>
          </w:tblCellMar>
        </w:tblPrEx>
        <w:tc>
          <w:tcPr>
            <w:tcW w:w="4320" w:type="dxa"/>
            <w:tcBorders>
              <w:top w:val="nil"/>
              <w:left w:val="nil"/>
              <w:bottom w:val="nil"/>
              <w:right w:val="nil"/>
            </w:tcBorders>
          </w:tcPr>
          <w:p w14:paraId="6C0BB76E"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4320" w:type="dxa"/>
            <w:tcBorders>
              <w:top w:val="nil"/>
              <w:left w:val="nil"/>
              <w:bottom w:val="nil"/>
              <w:right w:val="nil"/>
            </w:tcBorders>
          </w:tcPr>
          <w:p w14:paraId="1888F657"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bl>
    <w:p w14:paraId="3528120E" w14:textId="77777777" w:rsidR="00FD3105" w:rsidRDefault="00FD3105">
      <w:pPr>
        <w:pStyle w:val="pxtbody"/>
      </w:pPr>
    </w:p>
    <w:p w14:paraId="5D496D30" w14:textId="77777777" w:rsidR="00FD3105" w:rsidRDefault="00FD3105"/>
    <w:p w14:paraId="64EEBCED" w14:textId="77777777" w:rsidR="00FD3105" w:rsidRDefault="00FD3105">
      <w:pPr>
        <w:pStyle w:val="pxcomnt"/>
      </w:pPr>
    </w:p>
    <w:p w14:paraId="35D2BEEB" w14:textId="77777777" w:rsidR="00FD3105" w:rsidRDefault="00FD3105">
      <w:pPr>
        <w:pStyle w:val="pxhac"/>
        <w:spacing w:before="180"/>
        <w:jc w:val="center"/>
      </w:pPr>
      <w:r>
        <w:rPr>
          <w:rStyle w:val="pxb"/>
          <w:b/>
          <w:bCs/>
        </w:rPr>
        <w:t>Author's Comment</w:t>
      </w:r>
    </w:p>
    <w:p w14:paraId="70F309A5"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p.ct.id="3d29be30775711ee8e1ba9ecff0bf883|53|10:53"</w:instrText>
      </w:r>
      <w:r>
        <w:fldChar w:fldCharType="end"/>
      </w:r>
      <w:r>
        <w:t xml:space="preserve">This example was taken from </w:t>
      </w:r>
      <w:r>
        <w:rPr>
          <w:rStyle w:val="pxcc"/>
          <w:color w:val="FF0000"/>
          <w:sz w:val="20"/>
          <w:szCs w:val="20"/>
          <w:vertAlign w:val="superscript"/>
        </w:rPr>
        <w:t>►</w:t>
      </w:r>
      <w:r>
        <w:rPr>
          <w:rStyle w:val="pxcc"/>
        </w:rPr>
        <w:fldChar w:fldCharType="begin"/>
      </w:r>
      <w:r>
        <w:rPr>
          <w:rStyle w:val="pxcc"/>
        </w:rPr>
        <w:instrText>cc.ref.id="I0308BR"</w:instrText>
      </w:r>
      <w:r>
        <w:rPr>
          <w:rStyle w:val="pxcc"/>
        </w:rPr>
        <w:fldChar w:fldCharType="end"/>
      </w:r>
      <w:r>
        <w:rPr>
          <w:rStyle w:val="pxcc"/>
        </w:rPr>
        <w:t>Schaar v. Smith, 174 So. 321 (Fla. 1937)</w:t>
      </w:r>
      <w:r>
        <w:t xml:space="preserve"> with the addition of the taxation of costs.</w:t>
      </w:r>
    </w:p>
    <w:p w14:paraId="36C5FBB3" w14:textId="77777777" w:rsidR="00FD3105" w:rsidRDefault="00FD3105">
      <w:pPr>
        <w:pStyle w:val="pxs"/>
        <w:spacing w:before="180"/>
        <w:rPr>
          <w:sz w:val="27"/>
          <w:szCs w:val="27"/>
        </w:rPr>
      </w:pPr>
      <w:r>
        <w:rPr>
          <w:sz w:val="27"/>
          <w:szCs w:val="27"/>
        </w:rPr>
        <w:t>10:54. Judgment</w:t>
      </w:r>
      <w:r>
        <w:rPr>
          <w:rStyle w:val="pxsep"/>
        </w:rPr>
        <w:t xml:space="preserve">-- </w:t>
      </w:r>
      <w:r>
        <w:rPr>
          <w:sz w:val="27"/>
          <w:szCs w:val="27"/>
        </w:rPr>
        <w:t>Replevin, for defendant, defendant has possession</w:t>
      </w:r>
    </w:p>
    <w:p w14:paraId="6455C623" w14:textId="77777777" w:rsidR="00FD3105" w:rsidRDefault="00FD3105">
      <w:pPr>
        <w:pStyle w:val="pxov"/>
        <w:rPr>
          <w:vanish/>
        </w:rPr>
      </w:pPr>
      <w:r>
        <w:rPr>
          <w:vanish/>
        </w:rPr>
        <w:t>FMS</w:t>
      </w:r>
    </w:p>
    <w:p w14:paraId="499F0AD3" w14:textId="77777777" w:rsidR="00FD3105" w:rsidRDefault="00FD3105">
      <w:pPr>
        <w:pStyle w:val="pxov"/>
        <w:rPr>
          <w:vanish/>
        </w:rPr>
      </w:pPr>
      <w:r>
        <w:rPr>
          <w:vanish/>
        </w:rPr>
        <w:t>LCV</w:t>
      </w:r>
    </w:p>
    <w:p w14:paraId="756F1FE2" w14:textId="77777777" w:rsidR="00FD3105" w:rsidRDefault="00FD3105">
      <w:pPr>
        <w:pStyle w:val="pxov"/>
        <w:rPr>
          <w:vanish/>
        </w:rPr>
      </w:pPr>
      <w:r>
        <w:rPr>
          <w:vanish/>
        </w:rPr>
        <w:t>LSC</w:t>
      </w:r>
    </w:p>
    <w:p w14:paraId="43271C22" w14:textId="77777777" w:rsidR="00FD3105" w:rsidRDefault="00FD3105">
      <w:pPr>
        <w:pStyle w:val="pxov"/>
        <w:rPr>
          <w:vanish/>
        </w:rPr>
      </w:pPr>
      <w:r>
        <w:rPr>
          <w:vanish/>
        </w:rPr>
        <w:t>LS7</w:t>
      </w:r>
    </w:p>
    <w:p w14:paraId="4E6F2815" w14:textId="77777777" w:rsidR="00FD3105" w:rsidRDefault="00FD3105">
      <w:pPr>
        <w:pStyle w:val="pxov"/>
        <w:rPr>
          <w:vanish/>
        </w:rPr>
      </w:pPr>
      <w:r>
        <w:rPr>
          <w:vanish/>
        </w:rPr>
        <w:t>REL</w:t>
      </w:r>
    </w:p>
    <w:p w14:paraId="19617E67" w14:textId="77777777" w:rsidR="00FD3105" w:rsidRDefault="00FD3105">
      <w:pPr>
        <w:pStyle w:val="pxov"/>
        <w:rPr>
          <w:vanish/>
        </w:rPr>
      </w:pPr>
      <w:r>
        <w:rPr>
          <w:vanish/>
        </w:rPr>
        <w:t>RTD</w:t>
      </w:r>
    </w:p>
    <w:p w14:paraId="4C3B07EA" w14:textId="77777777" w:rsidR="00FD3105" w:rsidRDefault="00FD3105">
      <w:pPr>
        <w:pStyle w:val="pxov"/>
        <w:rPr>
          <w:vanish/>
        </w:rPr>
      </w:pPr>
      <w:r>
        <w:rPr>
          <w:vanish/>
        </w:rPr>
        <w:t>FCV</w:t>
      </w:r>
    </w:p>
    <w:p w14:paraId="0FAB7553" w14:textId="77777777" w:rsidR="00FD3105" w:rsidRDefault="00FD3105">
      <w:pPr>
        <w:pStyle w:val="pxov"/>
        <w:rPr>
          <w:vanish/>
        </w:rPr>
      </w:pPr>
      <w:r>
        <w:rPr>
          <w:vanish/>
        </w:rPr>
        <w:t>FLG</w:t>
      </w:r>
    </w:p>
    <w:p w14:paraId="3FC0B869" w14:textId="77777777" w:rsidR="00FD3105" w:rsidRDefault="00FD3105">
      <w:pPr>
        <w:pStyle w:val="pxformfcapfac"/>
        <w:jc w:val="center"/>
        <w:rPr>
          <w:sz w:val="24"/>
          <w:szCs w:val="24"/>
        </w:rPr>
      </w:pPr>
      <w:r>
        <w:rPr>
          <w:color w:val="FF0000"/>
          <w:sz w:val="20"/>
          <w:szCs w:val="20"/>
          <w:vertAlign w:val="superscript"/>
        </w:rPr>
        <w:t>►</w:t>
      </w:r>
      <w:r>
        <w:rPr>
          <w:sz w:val="24"/>
          <w:szCs w:val="24"/>
        </w:rPr>
        <w:fldChar w:fldCharType="begin"/>
      </w:r>
      <w:r>
        <w:rPr>
          <w:sz w:val="24"/>
          <w:szCs w:val="24"/>
        </w:rPr>
        <w:instrText>form.du="0"</w:instrText>
      </w:r>
      <w:r>
        <w:rPr>
          <w:sz w:val="24"/>
          <w:szCs w:val="24"/>
        </w:rPr>
        <w:fldChar w:fldCharType="end"/>
      </w:r>
      <w:r>
        <w:rPr>
          <w:sz w:val="24"/>
          <w:szCs w:val="24"/>
        </w:rPr>
        <w:fldChar w:fldCharType="begin"/>
      </w:r>
      <w:r>
        <w:rPr>
          <w:sz w:val="24"/>
          <w:szCs w:val="24"/>
        </w:rPr>
        <w:instrText>form.fid="I72f63d909fed11dfbf230000837214a9"</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fcap.ref="manual"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sz w:val="24"/>
          <w:szCs w:val="24"/>
        </w:rPr>
        <w:t xml:space="preserve">IN THE CIRCUIT COURT FOR </w:t>
      </w:r>
      <w:r>
        <w:rPr>
          <w:rStyle w:val="pxfinstr"/>
          <w:i/>
          <w:iCs/>
          <w:szCs w:val="24"/>
        </w:rPr>
        <w:t>[NAME OF COUNTY]</w:t>
      </w:r>
      <w:r>
        <w:rPr>
          <w:sz w:val="24"/>
          <w:szCs w:val="24"/>
        </w:rPr>
        <w:t>, FLORIDA</w:t>
      </w:r>
    </w:p>
    <w:p w14:paraId="5F6F6404" w14:textId="77777777" w:rsidR="00FD3105" w:rsidRDefault="00FD3105">
      <w:pPr>
        <w:pStyle w:val="pxformfcaptbl"/>
        <w:ind w:left="500"/>
      </w:pPr>
      <w:r>
        <w:t xml:space="preserve"> </w:t>
      </w:r>
      <w:r>
        <w:rPr>
          <w:color w:val="FF0000"/>
          <w:sz w:val="20"/>
          <w:szCs w:val="20"/>
          <w:vertAlign w:val="superscript"/>
        </w:rPr>
        <w:t>►</w:t>
      </w:r>
      <w:r>
        <w:fldChar w:fldCharType="begin"/>
      </w:r>
      <w:r>
        <w:instrText>tbl.brace.end="5"</w:instrText>
      </w:r>
      <w:r>
        <w:fldChar w:fldCharType="end"/>
      </w:r>
      <w:r>
        <w:fldChar w:fldCharType="begin"/>
      </w:r>
      <w:r>
        <w:instrText>tbl.brace.start="1"</w:instrText>
      </w:r>
      <w:r>
        <w:fldChar w:fldCharType="end"/>
      </w:r>
      <w:r>
        <w:fldChar w:fldCharType="begin"/>
      </w:r>
      <w:r>
        <w:instrText>tbl.ident="I00FW4D"</w:instrText>
      </w:r>
      <w:r>
        <w:fldChar w:fldCharType="end"/>
      </w:r>
      <w:r>
        <w:fldChar w:fldCharType="begin"/>
      </w:r>
      <w:r>
        <w:instrText>tbl.uuid="I02CLAR"</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4F5CDF6B"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38F3F047"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tgroup.cols="4"</w:instrText>
      </w:r>
      <w:r>
        <w:fldChar w:fldCharType="end"/>
      </w:r>
    </w:p>
    <w:p w14:paraId="0155968F"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colspec.colwidth="7*"</w:instrText>
      </w:r>
      <w:r>
        <w:fldChar w:fldCharType="end"/>
      </w:r>
    </w:p>
    <w:p w14:paraId="4B7D995B"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colspec.colwidth="16*"</w:instrText>
      </w:r>
      <w:r>
        <w:fldChar w:fldCharType="end"/>
      </w:r>
    </w:p>
    <w:p w14:paraId="2C7114BF" w14:textId="77777777" w:rsidR="00FD3105" w:rsidRDefault="00FD3105">
      <w:pPr>
        <w:pStyle w:val="pxcolspec"/>
      </w:pPr>
      <w:r>
        <w:rPr>
          <w:color w:val="FF0000"/>
          <w:sz w:val="20"/>
          <w:szCs w:val="20"/>
          <w:vertAlign w:val="superscript"/>
        </w:rPr>
        <w:t>►</w:t>
      </w:r>
      <w:r>
        <w:fldChar w:fldCharType="begin"/>
      </w:r>
      <w:r>
        <w:instrText>colspec.align="center"</w:instrText>
      </w:r>
      <w:r>
        <w:fldChar w:fldCharType="end"/>
      </w:r>
      <w:r>
        <w:fldChar w:fldCharType="begin"/>
      </w:r>
      <w:r>
        <w:instrText>colspec.colname="3"</w:instrText>
      </w:r>
      <w:r>
        <w:fldChar w:fldCharType="end"/>
      </w:r>
      <w:r>
        <w:fldChar w:fldCharType="begin"/>
      </w:r>
      <w:r>
        <w:instrText>colspec.colnum="3"</w:instrText>
      </w:r>
      <w:r>
        <w:fldChar w:fldCharType="end"/>
      </w:r>
      <w:r>
        <w:fldChar w:fldCharType="begin"/>
      </w:r>
      <w:r>
        <w:instrText>colspec.colwidth="7*"</w:instrText>
      </w:r>
      <w:r>
        <w:fldChar w:fldCharType="end"/>
      </w:r>
    </w:p>
    <w:p w14:paraId="0935BCC8" w14:textId="77777777" w:rsidR="00FD3105" w:rsidRDefault="00FD3105">
      <w:pPr>
        <w:pStyle w:val="pxcolspec"/>
      </w:pPr>
      <w:r>
        <w:rPr>
          <w:color w:val="FF0000"/>
          <w:sz w:val="20"/>
          <w:szCs w:val="20"/>
          <w:vertAlign w:val="superscript"/>
        </w:rPr>
        <w:t>►</w:t>
      </w:r>
      <w:r>
        <w:fldChar w:fldCharType="begin"/>
      </w:r>
      <w:r>
        <w:instrText>colspec.colname="4"</w:instrText>
      </w:r>
      <w:r>
        <w:fldChar w:fldCharType="end"/>
      </w:r>
      <w:r>
        <w:fldChar w:fldCharType="begin"/>
      </w:r>
      <w:r>
        <w:instrText>colspec.colnum="4"</w:instrText>
      </w:r>
      <w:r>
        <w:fldChar w:fldCharType="end"/>
      </w:r>
      <w:r>
        <w:fldChar w:fldCharType="begin"/>
      </w:r>
      <w:r>
        <w:instrText>colspec.colwidth="34*"</w:instrText>
      </w:r>
      <w:r>
        <w:fldChar w:fldCharType="end"/>
      </w:r>
    </w:p>
    <w:tbl>
      <w:tblPr>
        <w:tblW w:w="0" w:type="auto"/>
        <w:tblLayout w:type="fixed"/>
        <w:tblCellMar>
          <w:left w:w="0" w:type="dxa"/>
          <w:right w:w="0" w:type="dxa"/>
        </w:tblCellMar>
        <w:tblLook w:val="0000" w:firstRow="0" w:lastRow="0" w:firstColumn="0" w:lastColumn="0" w:noHBand="0" w:noVBand="0"/>
      </w:tblPr>
      <w:tblGrid>
        <w:gridCol w:w="2160"/>
        <w:gridCol w:w="2160"/>
        <w:gridCol w:w="2160"/>
        <w:gridCol w:w="2160"/>
      </w:tblGrid>
      <w:tr w:rsidR="00FD3105" w14:paraId="6E627405" w14:textId="77777777">
        <w:tblPrEx>
          <w:tblCellMar>
            <w:top w:w="0" w:type="dxa"/>
            <w:left w:w="0" w:type="dxa"/>
            <w:bottom w:w="0" w:type="dxa"/>
            <w:right w:w="0" w:type="dxa"/>
          </w:tblCellMar>
        </w:tblPrEx>
        <w:tc>
          <w:tcPr>
            <w:tcW w:w="2160" w:type="dxa"/>
            <w:tcBorders>
              <w:top w:val="nil"/>
              <w:left w:val="nil"/>
              <w:bottom w:val="nil"/>
              <w:right w:val="nil"/>
            </w:tcBorders>
          </w:tcPr>
          <w:p w14:paraId="6D97EC84" w14:textId="77777777" w:rsidR="00FD3105" w:rsidRDefault="00FD3105">
            <w:r>
              <w:rPr>
                <w:color w:val="FF0000"/>
                <w:sz w:val="20"/>
                <w:szCs w:val="20"/>
                <w:vertAlign w:val="superscript"/>
              </w:rPr>
              <w:t>►</w:t>
            </w:r>
            <w:r>
              <w:fldChar w:fldCharType="begin"/>
            </w:r>
            <w:r>
              <w:instrText>tbody.valign="top"</w:instrText>
            </w:r>
            <w:r>
              <w:fldChar w:fldCharType="end"/>
            </w:r>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PLAINTIFF]</w:t>
            </w:r>
            <w:r>
              <w:rPr>
                <w:rStyle w:val="pxrowentry"/>
              </w:rPr>
              <w:t>,</w:t>
            </w:r>
          </w:p>
        </w:tc>
        <w:tc>
          <w:tcPr>
            <w:tcW w:w="2160" w:type="dxa"/>
            <w:tcBorders>
              <w:top w:val="nil"/>
              <w:left w:val="nil"/>
              <w:bottom w:val="nil"/>
              <w:right w:val="nil"/>
            </w:tcBorders>
          </w:tcPr>
          <w:p w14:paraId="78597611" w14:textId="77777777" w:rsidR="00FD3105" w:rsidRDefault="00FD3105">
            <w:r>
              <w:rPr>
                <w:rStyle w:val="pxentry"/>
                <w:color w:val="FF0000"/>
                <w:sz w:val="20"/>
                <w:szCs w:val="20"/>
                <w:vertAlign w:val="superscript"/>
              </w:rPr>
              <w:t>►</w:t>
            </w:r>
            <w:r>
              <w:rPr>
                <w:rStyle w:val="pxentry"/>
              </w:rPr>
              <w:fldChar w:fldCharType="begin"/>
            </w:r>
            <w:r>
              <w:rPr>
                <w:rStyle w:val="pxentry"/>
              </w:rPr>
              <w:instrText>entry.morerows="4"</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vanish/>
              </w:rPr>
              <w:t>&amp;brace;</w:t>
            </w:r>
            <w:r>
              <w:rPr>
                <w:rStyle w:val="pxvis"/>
                <w:rFonts w:ascii="Times NewRoman" w:hAnsi="Times NewRoman"/>
                <w:b w:val="0"/>
                <w:sz w:val="24"/>
              </w:rPr>
              <w:t>}</w:t>
            </w:r>
          </w:p>
        </w:tc>
        <w:tc>
          <w:tcPr>
            <w:tcW w:w="2160" w:type="dxa"/>
            <w:tcBorders>
              <w:top w:val="nil"/>
              <w:left w:val="nil"/>
              <w:bottom w:val="nil"/>
              <w:right w:val="nil"/>
            </w:tcBorders>
          </w:tcPr>
          <w:p w14:paraId="1B135C98"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50D3F4C8" w14:textId="77777777" w:rsidR="00FD3105" w:rsidRDefault="00FD3105"/>
        </w:tc>
      </w:tr>
      <w:tr w:rsidR="00FD3105" w14:paraId="54F89CDE" w14:textId="77777777">
        <w:tblPrEx>
          <w:tblCellMar>
            <w:top w:w="0" w:type="dxa"/>
            <w:left w:w="0" w:type="dxa"/>
            <w:bottom w:w="0" w:type="dxa"/>
            <w:right w:w="0" w:type="dxa"/>
          </w:tblCellMar>
        </w:tblPrEx>
        <w:tc>
          <w:tcPr>
            <w:tcW w:w="2160" w:type="dxa"/>
            <w:tcBorders>
              <w:top w:val="nil"/>
              <w:left w:val="nil"/>
              <w:bottom w:val="nil"/>
              <w:right w:val="nil"/>
            </w:tcBorders>
          </w:tcPr>
          <w:p w14:paraId="5209DC13"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5F4CB345"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Plaintiff,</w:t>
            </w:r>
          </w:p>
        </w:tc>
        <w:tc>
          <w:tcPr>
            <w:tcW w:w="2160" w:type="dxa"/>
            <w:tcBorders>
              <w:top w:val="nil"/>
              <w:left w:val="nil"/>
              <w:bottom w:val="nil"/>
              <w:right w:val="nil"/>
            </w:tcBorders>
          </w:tcPr>
          <w:p w14:paraId="1C864D43"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674ECC18" w14:textId="77777777" w:rsidR="00FD3105" w:rsidRDefault="00FD3105"/>
        </w:tc>
      </w:tr>
      <w:tr w:rsidR="00FD3105" w14:paraId="48A9BE64" w14:textId="77777777">
        <w:tblPrEx>
          <w:tblCellMar>
            <w:top w:w="0" w:type="dxa"/>
            <w:left w:w="0" w:type="dxa"/>
            <w:bottom w:w="0" w:type="dxa"/>
            <w:right w:w="0" w:type="dxa"/>
          </w:tblCellMar>
        </w:tblPrEx>
        <w:tc>
          <w:tcPr>
            <w:tcW w:w="2160" w:type="dxa"/>
            <w:tcBorders>
              <w:top w:val="nil"/>
              <w:left w:val="nil"/>
              <w:bottom w:val="nil"/>
              <w:right w:val="nil"/>
            </w:tcBorders>
          </w:tcPr>
          <w:p w14:paraId="60A6DCEB"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entry.align="left"</w:instrText>
            </w:r>
            <w:r>
              <w:rPr>
                <w:rStyle w:val="pxrowentry"/>
              </w:rPr>
              <w:fldChar w:fldCharType="end"/>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v.</w:t>
            </w:r>
          </w:p>
        </w:tc>
        <w:tc>
          <w:tcPr>
            <w:tcW w:w="2160" w:type="dxa"/>
            <w:tcBorders>
              <w:top w:val="nil"/>
              <w:left w:val="nil"/>
              <w:bottom w:val="nil"/>
              <w:right w:val="nil"/>
            </w:tcBorders>
          </w:tcPr>
          <w:p w14:paraId="7C760F44"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 xml:space="preserve">CASE </w:t>
            </w:r>
            <w:r>
              <w:rPr>
                <w:rStyle w:val="pxfinstr"/>
                <w:i/>
                <w:iCs/>
              </w:rPr>
              <w:t>[CASE NUMBER]</w:t>
            </w:r>
          </w:p>
        </w:tc>
        <w:tc>
          <w:tcPr>
            <w:tcW w:w="2160" w:type="dxa"/>
            <w:tcBorders>
              <w:top w:val="nil"/>
              <w:left w:val="nil"/>
              <w:bottom w:val="nil"/>
              <w:right w:val="nil"/>
            </w:tcBorders>
          </w:tcPr>
          <w:p w14:paraId="5834931F" w14:textId="77777777" w:rsidR="00FD3105" w:rsidRDefault="00FD3105"/>
        </w:tc>
        <w:tc>
          <w:tcPr>
            <w:tcW w:w="2160" w:type="dxa"/>
            <w:tcBorders>
              <w:top w:val="nil"/>
              <w:left w:val="nil"/>
              <w:bottom w:val="nil"/>
              <w:right w:val="nil"/>
            </w:tcBorders>
          </w:tcPr>
          <w:p w14:paraId="73FCE9FF" w14:textId="77777777" w:rsidR="00FD3105" w:rsidRDefault="00FD3105"/>
        </w:tc>
      </w:tr>
      <w:tr w:rsidR="00FD3105" w14:paraId="4B75578E" w14:textId="77777777">
        <w:tblPrEx>
          <w:tblCellMar>
            <w:top w:w="0" w:type="dxa"/>
            <w:left w:w="0" w:type="dxa"/>
            <w:bottom w:w="0" w:type="dxa"/>
            <w:right w:w="0" w:type="dxa"/>
          </w:tblCellMar>
        </w:tblPrEx>
        <w:tc>
          <w:tcPr>
            <w:tcW w:w="2160" w:type="dxa"/>
            <w:tcBorders>
              <w:top w:val="nil"/>
              <w:left w:val="nil"/>
              <w:bottom w:val="nil"/>
              <w:right w:val="nil"/>
            </w:tcBorders>
          </w:tcPr>
          <w:p w14:paraId="32F9EBC1"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DEFENDANT]</w:t>
            </w:r>
            <w:r>
              <w:rPr>
                <w:rStyle w:val="pxrowentry"/>
              </w:rPr>
              <w:t>,</w:t>
            </w:r>
          </w:p>
        </w:tc>
        <w:tc>
          <w:tcPr>
            <w:tcW w:w="2160" w:type="dxa"/>
            <w:tcBorders>
              <w:top w:val="nil"/>
              <w:left w:val="nil"/>
              <w:bottom w:val="nil"/>
              <w:right w:val="nil"/>
            </w:tcBorders>
          </w:tcPr>
          <w:p w14:paraId="38D61465"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07D932E6" w14:textId="77777777" w:rsidR="00FD3105" w:rsidRDefault="00FD3105"/>
        </w:tc>
        <w:tc>
          <w:tcPr>
            <w:tcW w:w="2160" w:type="dxa"/>
            <w:tcBorders>
              <w:top w:val="nil"/>
              <w:left w:val="nil"/>
              <w:bottom w:val="nil"/>
              <w:right w:val="nil"/>
            </w:tcBorders>
          </w:tcPr>
          <w:p w14:paraId="32824A9E" w14:textId="77777777" w:rsidR="00FD3105" w:rsidRDefault="00FD3105"/>
        </w:tc>
      </w:tr>
      <w:tr w:rsidR="00FD3105" w14:paraId="26CDEA73" w14:textId="77777777">
        <w:tblPrEx>
          <w:tblCellMar>
            <w:top w:w="0" w:type="dxa"/>
            <w:left w:w="0" w:type="dxa"/>
            <w:bottom w:w="0" w:type="dxa"/>
            <w:right w:w="0" w:type="dxa"/>
          </w:tblCellMar>
        </w:tblPrEx>
        <w:tc>
          <w:tcPr>
            <w:tcW w:w="2160" w:type="dxa"/>
            <w:tcBorders>
              <w:top w:val="nil"/>
              <w:left w:val="nil"/>
              <w:bottom w:val="nil"/>
              <w:right w:val="nil"/>
            </w:tcBorders>
          </w:tcPr>
          <w:p w14:paraId="6FACB95A"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504F9892"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Defendant.</w:t>
            </w:r>
          </w:p>
        </w:tc>
        <w:tc>
          <w:tcPr>
            <w:tcW w:w="2160" w:type="dxa"/>
            <w:tcBorders>
              <w:top w:val="nil"/>
              <w:left w:val="nil"/>
              <w:bottom w:val="nil"/>
              <w:right w:val="nil"/>
            </w:tcBorders>
          </w:tcPr>
          <w:p w14:paraId="189D0204"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5A631949" w14:textId="77777777" w:rsidR="00FD3105" w:rsidRDefault="00FD3105"/>
        </w:tc>
      </w:tr>
    </w:tbl>
    <w:p w14:paraId="44A80AF4" w14:textId="77777777" w:rsidR="00FD3105" w:rsidRDefault="00FD3105">
      <w:pPr>
        <w:pStyle w:val="pxtbody"/>
      </w:pPr>
    </w:p>
    <w:p w14:paraId="7DB90FEC" w14:textId="77777777" w:rsidR="00FD3105" w:rsidRDefault="00FD3105"/>
    <w:p w14:paraId="3FA4D668" w14:textId="77777777" w:rsidR="00FD3105" w:rsidRDefault="00FD3105">
      <w:pPr>
        <w:pStyle w:val="pxformhac"/>
        <w:spacing w:before="180"/>
        <w:jc w:val="center"/>
      </w:pPr>
      <w:r>
        <w:t xml:space="preserve">FINAL JUDGMENT </w:t>
      </w:r>
    </w:p>
    <w:p w14:paraId="31C22F6B"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p.ct.id="3d29be30775711ee8e1ba9ecff0bf883|54|10:54"</w:instrText>
      </w:r>
      <w:r>
        <w:fldChar w:fldCharType="end"/>
      </w:r>
      <w:r>
        <w:t xml:space="preserve">Pursuant to the verdict rendered in this action and the court finding that defendant retook possession of the property described in paragraph 1 under a </w:t>
      </w:r>
      <w:r>
        <w:rPr>
          <w:rStyle w:val="pxfinstr"/>
          <w:i/>
          <w:iCs/>
        </w:rPr>
        <w:t>[OPTIONAL: stay]</w:t>
      </w:r>
      <w:r>
        <w:t xml:space="preserve"> bond and defendant's attorney has reasonably expended </w:t>
      </w:r>
      <w:r>
        <w:rPr>
          <w:rStyle w:val="pxfinstr"/>
          <w:i/>
          <w:iCs/>
        </w:rPr>
        <w:t>[number of hours]</w:t>
      </w:r>
      <w:r>
        <w:t xml:space="preserve"> hours in representing defendant in this action and that $</w:t>
      </w:r>
      <w:r>
        <w:rPr>
          <w:rStyle w:val="pxfinstr"/>
          <w:i/>
          <w:iCs/>
        </w:rPr>
        <w:t>[dollar amount of services]</w:t>
      </w:r>
      <w:r>
        <w:t xml:space="preserve"> is a reasonable hourly rate for the services</w:t>
      </w:r>
    </w:p>
    <w:p w14:paraId="01A1FB55"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p.ct.id="3d29be30775711ee8e1ba9ecff0bf883|54|10:54"</w:instrText>
      </w:r>
      <w:r>
        <w:fldChar w:fldCharType="end"/>
      </w:r>
      <w:r>
        <w:t>IT IS ADJUDGED that:</w:t>
      </w:r>
    </w:p>
    <w:p w14:paraId="3E33AF17" w14:textId="77777777" w:rsidR="00FD3105" w:rsidRDefault="00FD3105">
      <w:pPr>
        <w:pStyle w:val="pxformfl"/>
        <w:ind w:left="500"/>
      </w:pPr>
      <w:r>
        <w:t xml:space="preserve"> </w:t>
      </w:r>
    </w:p>
    <w:p w14:paraId="5FD0DC92"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1. </w:t>
      </w:r>
    </w:p>
    <w:p w14:paraId="6AAAC2D3"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p.ct.id="3d29be30775711ee8e1ba9ecff0bf883|54|10:54"</w:instrText>
      </w:r>
      <w:r>
        <w:fldChar w:fldCharType="end"/>
      </w:r>
      <w:r>
        <w:t xml:space="preserve">Defendant </w:t>
      </w:r>
      <w:r>
        <w:rPr>
          <w:rStyle w:val="pxfinstr"/>
          <w:i/>
          <w:iCs/>
        </w:rPr>
        <w:t>[NAME OF DEFENDANT]</w:t>
      </w:r>
      <w:r>
        <w:t xml:space="preserve"> has the right to retain possession of the following described personal property:</w:t>
      </w:r>
    </w:p>
    <w:p w14:paraId="3401072C" w14:textId="77777777" w:rsidR="00FD3105" w:rsidRDefault="00FD3105">
      <w:pPr>
        <w:pStyle w:val="pxformfac"/>
        <w:jc w:val="center"/>
        <w:rPr>
          <w:sz w:val="24"/>
          <w:szCs w:val="24"/>
        </w:rPr>
      </w:pP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rStyle w:val="pxfinstr"/>
          <w:i/>
          <w:iCs/>
          <w:szCs w:val="24"/>
        </w:rPr>
        <w:t>[description of property]</w:t>
      </w:r>
    </w:p>
    <w:p w14:paraId="267CF9C1"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p.ct.id="3d29be30775711ee8e1ba9ecff0bf883|54|10:54"</w:instrText>
      </w:r>
      <w:r>
        <w:fldChar w:fldCharType="end"/>
      </w:r>
      <w:r>
        <w:fldChar w:fldCharType="begin"/>
      </w:r>
      <w:r>
        <w:instrText>p.fl="none"</w:instrText>
      </w:r>
      <w:r>
        <w:fldChar w:fldCharType="end"/>
      </w:r>
      <w:r>
        <w:t xml:space="preserve">against plaintiff </w:t>
      </w:r>
      <w:r>
        <w:rPr>
          <w:rStyle w:val="pxfinstr"/>
          <w:i/>
          <w:iCs/>
        </w:rPr>
        <w:t>[NAME OF PLAINTIFF]</w:t>
      </w:r>
      <w:r>
        <w:t>.</w:t>
      </w:r>
    </w:p>
    <w:p w14:paraId="238621A1"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2. </w:t>
      </w:r>
    </w:p>
    <w:p w14:paraId="6BC4E006"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p.ct.id="3d29be30775711ee8e1ba9ecff0bf883|54|10:54"</w:instrText>
      </w:r>
      <w:r>
        <w:fldChar w:fldCharType="end"/>
      </w:r>
      <w:r>
        <w:t xml:space="preserve">Defendant, whose address is </w:t>
      </w:r>
      <w:r>
        <w:rPr>
          <w:rStyle w:val="pxfinstr"/>
          <w:i/>
          <w:iCs/>
        </w:rPr>
        <w:t>[address of defendant]</w:t>
      </w:r>
      <w:r>
        <w:t xml:space="preserve">, recovers from plaintiff </w:t>
      </w:r>
      <w:r>
        <w:rPr>
          <w:rStyle w:val="pxfinstr"/>
          <w:i/>
          <w:iCs/>
        </w:rPr>
        <w:t>[OPTIONAL:, whose address is [address of plaintiff] and the last four digits of Social Security number are [last four numbers of Social Security number],]</w:t>
      </w:r>
      <w:r>
        <w:t xml:space="preserve"> the sum of $</w:t>
      </w:r>
      <w:r>
        <w:rPr>
          <w:rStyle w:val="pxfinstr"/>
          <w:i/>
          <w:iCs/>
        </w:rPr>
        <w:t>[dollar amount of damages]</w:t>
      </w:r>
      <w:r>
        <w:t xml:space="preserve"> as damages for the taking, $</w:t>
      </w:r>
      <w:r>
        <w:rPr>
          <w:rStyle w:val="pxfinstr"/>
          <w:i/>
          <w:iCs/>
        </w:rPr>
        <w:t>[dollar amount of attorney's fees]</w:t>
      </w:r>
      <w:r>
        <w:t xml:space="preserve"> as attorney fees with costs of $</w:t>
      </w:r>
      <w:r>
        <w:rPr>
          <w:rStyle w:val="pxfinstr"/>
          <w:i/>
          <w:iCs/>
        </w:rPr>
        <w:t>[dollar amount of costs]</w:t>
      </w:r>
      <w:r>
        <w:t xml:space="preserve">, making a total of $ </w:t>
      </w:r>
      <w:r>
        <w:rPr>
          <w:rStyle w:val="pxfinstr"/>
          <w:i/>
          <w:iCs/>
        </w:rPr>
        <w:t>[dollar amount of total recovery]</w:t>
      </w:r>
      <w:r>
        <w:t>, that shall bear interest at the rate prescribed by law, for which let execution issue forthwith.</w:t>
      </w:r>
    </w:p>
    <w:p w14:paraId="7AD32B68"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3. </w:t>
      </w:r>
    </w:p>
    <w:p w14:paraId="12351DE9"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p.ct.id="3d29be30775711ee8e1ba9ecff0bf883|54|10:54"</w:instrText>
      </w:r>
      <w:r>
        <w:fldChar w:fldCharType="end"/>
      </w:r>
      <w:r>
        <w:t xml:space="preserve">The liability of </w:t>
      </w:r>
      <w:r>
        <w:rPr>
          <w:rStyle w:val="pxfinstr"/>
          <w:i/>
          <w:iCs/>
        </w:rPr>
        <w:t>[name of surety]</w:t>
      </w:r>
      <w:r>
        <w:t xml:space="preserve"> on the </w:t>
      </w:r>
      <w:r>
        <w:rPr>
          <w:rStyle w:val="pxfinstr"/>
          <w:i/>
          <w:iCs/>
        </w:rPr>
        <w:t>[OPTIONAL: stay]</w:t>
      </w:r>
      <w:r>
        <w:t xml:space="preserve"> bond is terminated.</w:t>
      </w:r>
    </w:p>
    <w:p w14:paraId="1AC92121"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p.ct.id="3d29be30775711ee8e1ba9ecff0bf883|54|10:54"</w:instrText>
      </w:r>
      <w:r>
        <w:fldChar w:fldCharType="end"/>
      </w:r>
      <w:r>
        <w:t xml:space="preserve">ORDERED at </w:t>
      </w:r>
      <w:r>
        <w:rPr>
          <w:rStyle w:val="pxfinstr"/>
          <w:i/>
          <w:iCs/>
        </w:rPr>
        <w:t>[name of city]</w:t>
      </w:r>
      <w:r>
        <w:t xml:space="preserve">, Florida on </w:t>
      </w:r>
      <w:r>
        <w:rPr>
          <w:rStyle w:val="pxfinstr"/>
          <w:i/>
          <w:iCs/>
        </w:rPr>
        <w:t>[date of judgment]</w:t>
      </w:r>
      <w:r>
        <w:t>.</w:t>
      </w:r>
    </w:p>
    <w:p w14:paraId="3108AC48" w14:textId="77777777" w:rsidR="00FD3105" w:rsidRDefault="00FD3105">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34C60FF6" w14:textId="77777777" w:rsidR="00FD3105" w:rsidRDefault="00FD3105">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judge]</w:t>
      </w:r>
    </w:p>
    <w:p w14:paraId="2D5F26FC"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judge]</w:t>
      </w:r>
    </w:p>
    <w:p w14:paraId="36676A7D" w14:textId="77777777" w:rsidR="00FD3105" w:rsidRDefault="00FD3105">
      <w:pPr>
        <w:pStyle w:val="pxformfsigtbl"/>
        <w:ind w:left="500"/>
      </w:pPr>
      <w:r>
        <w:t xml:space="preserve"> </w:t>
      </w:r>
      <w:r>
        <w:rPr>
          <w:color w:val="FF0000"/>
          <w:sz w:val="20"/>
          <w:szCs w:val="20"/>
          <w:vertAlign w:val="superscript"/>
        </w:rPr>
        <w:t>►</w:t>
      </w:r>
      <w:r>
        <w:fldChar w:fldCharType="begin"/>
      </w:r>
      <w:r>
        <w:instrText>tbl.ident="I06ZXGJ"</w:instrText>
      </w:r>
      <w:r>
        <w:fldChar w:fldCharType="end"/>
      </w:r>
      <w:r>
        <w:fldChar w:fldCharType="begin"/>
      </w:r>
      <w:r>
        <w:instrText>tbl.uuid="I01JILP"</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386D0830"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49DFFDEB"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tgroup.cols="2"</w:instrText>
      </w:r>
      <w:r>
        <w:fldChar w:fldCharType="end"/>
      </w:r>
    </w:p>
    <w:p w14:paraId="311CEA1A"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colspec.colwidth="17*"</w:instrText>
      </w:r>
      <w:r>
        <w:fldChar w:fldCharType="end"/>
      </w:r>
    </w:p>
    <w:p w14:paraId="3D4DB718"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colspec.colwidth="111*"</w:instrText>
      </w:r>
      <w:r>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D3105" w14:paraId="42536E73" w14:textId="77777777">
        <w:tblPrEx>
          <w:tblCellMar>
            <w:top w:w="0" w:type="dxa"/>
            <w:left w:w="0" w:type="dxa"/>
            <w:bottom w:w="0" w:type="dxa"/>
            <w:right w:w="0" w:type="dxa"/>
          </w:tblCellMar>
        </w:tblPrEx>
        <w:tc>
          <w:tcPr>
            <w:tcW w:w="4320" w:type="dxa"/>
            <w:tcBorders>
              <w:top w:val="nil"/>
              <w:left w:val="nil"/>
              <w:bottom w:val="nil"/>
              <w:right w:val="nil"/>
            </w:tcBorders>
          </w:tcPr>
          <w:p w14:paraId="6975F0C7"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Copies to:</w:t>
            </w:r>
          </w:p>
        </w:tc>
        <w:tc>
          <w:tcPr>
            <w:tcW w:w="4320" w:type="dxa"/>
            <w:tcBorders>
              <w:top w:val="nil"/>
              <w:left w:val="nil"/>
              <w:bottom w:val="nil"/>
              <w:right w:val="nil"/>
            </w:tcBorders>
          </w:tcPr>
          <w:p w14:paraId="6CA2F30F"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r w:rsidR="00FD3105" w14:paraId="095D235F" w14:textId="77777777">
        <w:tblPrEx>
          <w:tblCellMar>
            <w:top w:w="0" w:type="dxa"/>
            <w:left w:w="0" w:type="dxa"/>
            <w:bottom w:w="0" w:type="dxa"/>
            <w:right w:w="0" w:type="dxa"/>
          </w:tblCellMar>
        </w:tblPrEx>
        <w:tc>
          <w:tcPr>
            <w:tcW w:w="4320" w:type="dxa"/>
            <w:tcBorders>
              <w:top w:val="nil"/>
              <w:left w:val="nil"/>
              <w:bottom w:val="nil"/>
              <w:right w:val="nil"/>
            </w:tcBorders>
          </w:tcPr>
          <w:p w14:paraId="15C1101D"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4320" w:type="dxa"/>
            <w:tcBorders>
              <w:top w:val="nil"/>
              <w:left w:val="nil"/>
              <w:bottom w:val="nil"/>
              <w:right w:val="nil"/>
            </w:tcBorders>
          </w:tcPr>
          <w:p w14:paraId="2A93F650"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bl>
    <w:p w14:paraId="5522B1DA" w14:textId="77777777" w:rsidR="00FD3105" w:rsidRDefault="00FD3105">
      <w:pPr>
        <w:pStyle w:val="pxtbody"/>
      </w:pPr>
    </w:p>
    <w:p w14:paraId="2F0DD6D5" w14:textId="77777777" w:rsidR="00FD3105" w:rsidRDefault="00FD3105"/>
    <w:p w14:paraId="40F76CAA" w14:textId="77777777" w:rsidR="00FD3105" w:rsidRDefault="00FD3105">
      <w:pPr>
        <w:pStyle w:val="pxcomnt"/>
      </w:pPr>
    </w:p>
    <w:p w14:paraId="6F1093F1" w14:textId="77777777" w:rsidR="00FD3105" w:rsidRDefault="00FD3105">
      <w:pPr>
        <w:pStyle w:val="pxhac"/>
        <w:spacing w:before="180"/>
        <w:jc w:val="center"/>
      </w:pPr>
      <w:r>
        <w:rPr>
          <w:rStyle w:val="pxb"/>
          <w:b/>
          <w:bCs/>
        </w:rPr>
        <w:t>Author's Comment</w:t>
      </w:r>
    </w:p>
    <w:p w14:paraId="6A086AC0"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p.ct.id="3d29be30775711ee8e1ba9ecff0bf883|54|10:54"</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st.ref.id="I048Y8F"</w:instrText>
      </w:r>
      <w:r>
        <w:rPr>
          <w:rStyle w:val="pxst"/>
        </w:rPr>
        <w:fldChar w:fldCharType="end"/>
      </w:r>
      <w:r>
        <w:rPr>
          <w:rStyle w:val="pxst"/>
          <w:vanish/>
        </w:rPr>
        <w:t>&amp;s;</w:t>
      </w:r>
      <w:r>
        <w:rPr>
          <w:rStyle w:val="pxvis"/>
          <w:rFonts w:ascii="Times NewRoman" w:hAnsi="Times NewRoman"/>
          <w:b w:val="0"/>
          <w:sz w:val="24"/>
        </w:rPr>
        <w:t>§</w:t>
      </w:r>
      <w:r>
        <w:rPr>
          <w:rStyle w:val="pxst"/>
        </w:rPr>
        <w:t>78.20, Fla. Stat.</w:t>
      </w:r>
      <w:r>
        <w:t xml:space="preserve">; </w:t>
      </w:r>
      <w:r>
        <w:rPr>
          <w:rStyle w:val="pxst"/>
          <w:color w:val="FF0000"/>
          <w:sz w:val="20"/>
          <w:szCs w:val="20"/>
          <w:vertAlign w:val="superscript"/>
        </w:rPr>
        <w:t>►</w:t>
      </w:r>
      <w:r>
        <w:rPr>
          <w:rStyle w:val="pxst"/>
        </w:rPr>
        <w:fldChar w:fldCharType="begin"/>
      </w:r>
      <w:r>
        <w:rPr>
          <w:rStyle w:val="pxst"/>
        </w:rPr>
        <w:instrText>st.ref.id="I04653J"</w:instrText>
      </w:r>
      <w:r>
        <w:rPr>
          <w:rStyle w:val="pxst"/>
        </w:rPr>
        <w:fldChar w:fldCharType="end"/>
      </w:r>
      <w:r>
        <w:rPr>
          <w:rStyle w:val="pxst"/>
        </w:rPr>
        <w:t>Fla. R. Civ. P. Form 1.995(c)</w:t>
      </w:r>
      <w:r>
        <w:t xml:space="preserve">; </w:t>
      </w:r>
      <w:r>
        <w:rPr>
          <w:rStyle w:val="pxcc"/>
          <w:color w:val="FF0000"/>
          <w:sz w:val="20"/>
          <w:szCs w:val="20"/>
          <w:vertAlign w:val="superscript"/>
        </w:rPr>
        <w:t>►</w:t>
      </w:r>
      <w:r>
        <w:rPr>
          <w:rStyle w:val="pxcc"/>
        </w:rPr>
        <w:fldChar w:fldCharType="begin"/>
      </w:r>
      <w:r>
        <w:rPr>
          <w:rStyle w:val="pxcc"/>
        </w:rPr>
        <w:instrText>cc.ref.id="I0308HG"</w:instrText>
      </w:r>
      <w:r>
        <w:rPr>
          <w:rStyle w:val="pxcc"/>
        </w:rPr>
        <w:fldChar w:fldCharType="end"/>
      </w:r>
      <w:r>
        <w:rPr>
          <w:rStyle w:val="pxcc"/>
        </w:rPr>
        <w:t>Evans v. Kloeppel, 3 So. 180 (Fla. 1916)</w:t>
      </w:r>
      <w:r>
        <w:t xml:space="preserve">. The form assumes a contract with an attorney fee provision and replevin under </w:t>
      </w:r>
      <w:r>
        <w:rPr>
          <w:rStyle w:val="pxst"/>
          <w:color w:val="FF0000"/>
          <w:sz w:val="20"/>
          <w:szCs w:val="20"/>
          <w:vertAlign w:val="superscript"/>
        </w:rPr>
        <w:t>►</w:t>
      </w:r>
      <w:r>
        <w:rPr>
          <w:rStyle w:val="pxst"/>
        </w:rPr>
        <w:fldChar w:fldCharType="begin"/>
      </w:r>
      <w:r>
        <w:rPr>
          <w:rStyle w:val="pxst"/>
        </w:rPr>
        <w:instrText>st.ref.id="I02UKME"</w:instrText>
      </w:r>
      <w:r>
        <w:rPr>
          <w:rStyle w:val="pxst"/>
        </w:rPr>
        <w:fldChar w:fldCharType="end"/>
      </w:r>
      <w:r>
        <w:rPr>
          <w:rStyle w:val="pxst"/>
        </w:rPr>
        <w:t>section 78.065, Florida Statutes</w:t>
      </w:r>
      <w:r>
        <w:t>. If the proceeding is under section 78.068, Florida Statutes, the bond reference would be to a debt satisfaction bond.</w:t>
      </w:r>
    </w:p>
    <w:p w14:paraId="5FF43EA9" w14:textId="77777777" w:rsidR="00FD3105" w:rsidRDefault="00FD3105">
      <w:pPr>
        <w:pStyle w:val="pxs"/>
        <w:spacing w:before="180"/>
        <w:rPr>
          <w:sz w:val="27"/>
          <w:szCs w:val="27"/>
        </w:rPr>
      </w:pPr>
      <w:r>
        <w:rPr>
          <w:sz w:val="27"/>
          <w:szCs w:val="27"/>
        </w:rPr>
        <w:t>10:55. Judgment</w:t>
      </w:r>
      <w:r>
        <w:rPr>
          <w:rStyle w:val="pxsep"/>
        </w:rPr>
        <w:t xml:space="preserve">-- </w:t>
      </w:r>
      <w:r>
        <w:rPr>
          <w:sz w:val="27"/>
          <w:szCs w:val="27"/>
        </w:rPr>
        <w:t>Replevin, for defendant, plaintiff has possession</w:t>
      </w:r>
    </w:p>
    <w:p w14:paraId="3814BD5A" w14:textId="77777777" w:rsidR="00FD3105" w:rsidRDefault="00FD3105">
      <w:pPr>
        <w:pStyle w:val="pxov"/>
        <w:rPr>
          <w:vanish/>
        </w:rPr>
      </w:pPr>
      <w:r>
        <w:rPr>
          <w:vanish/>
        </w:rPr>
        <w:t>FMS</w:t>
      </w:r>
    </w:p>
    <w:p w14:paraId="0EB0E503" w14:textId="77777777" w:rsidR="00FD3105" w:rsidRDefault="00FD3105">
      <w:pPr>
        <w:pStyle w:val="pxov"/>
        <w:rPr>
          <w:vanish/>
        </w:rPr>
      </w:pPr>
      <w:r>
        <w:rPr>
          <w:vanish/>
        </w:rPr>
        <w:t>LCV</w:t>
      </w:r>
    </w:p>
    <w:p w14:paraId="334E6A39" w14:textId="77777777" w:rsidR="00FD3105" w:rsidRDefault="00FD3105">
      <w:pPr>
        <w:pStyle w:val="pxov"/>
        <w:rPr>
          <w:vanish/>
        </w:rPr>
      </w:pPr>
      <w:r>
        <w:rPr>
          <w:vanish/>
        </w:rPr>
        <w:t>LSC</w:t>
      </w:r>
    </w:p>
    <w:p w14:paraId="624DE725" w14:textId="77777777" w:rsidR="00FD3105" w:rsidRDefault="00FD3105">
      <w:pPr>
        <w:pStyle w:val="pxov"/>
        <w:rPr>
          <w:vanish/>
        </w:rPr>
      </w:pPr>
      <w:r>
        <w:rPr>
          <w:vanish/>
        </w:rPr>
        <w:t>LS7</w:t>
      </w:r>
    </w:p>
    <w:p w14:paraId="61A9597F" w14:textId="77777777" w:rsidR="00FD3105" w:rsidRDefault="00FD3105">
      <w:pPr>
        <w:pStyle w:val="pxov"/>
        <w:rPr>
          <w:vanish/>
        </w:rPr>
      </w:pPr>
      <w:r>
        <w:rPr>
          <w:vanish/>
        </w:rPr>
        <w:t>REL</w:t>
      </w:r>
    </w:p>
    <w:p w14:paraId="38DB3BEC" w14:textId="77777777" w:rsidR="00FD3105" w:rsidRDefault="00FD3105">
      <w:pPr>
        <w:pStyle w:val="pxov"/>
        <w:rPr>
          <w:vanish/>
        </w:rPr>
      </w:pPr>
      <w:r>
        <w:rPr>
          <w:vanish/>
        </w:rPr>
        <w:t>RTD</w:t>
      </w:r>
    </w:p>
    <w:p w14:paraId="4D969DF5" w14:textId="77777777" w:rsidR="00FD3105" w:rsidRDefault="00FD3105">
      <w:pPr>
        <w:pStyle w:val="pxov"/>
        <w:rPr>
          <w:vanish/>
        </w:rPr>
      </w:pPr>
      <w:r>
        <w:rPr>
          <w:vanish/>
        </w:rPr>
        <w:t>FCV</w:t>
      </w:r>
    </w:p>
    <w:p w14:paraId="263695F3" w14:textId="77777777" w:rsidR="00FD3105" w:rsidRDefault="00FD3105">
      <w:pPr>
        <w:pStyle w:val="pxov"/>
        <w:rPr>
          <w:vanish/>
        </w:rPr>
      </w:pPr>
      <w:r>
        <w:rPr>
          <w:vanish/>
        </w:rPr>
        <w:t>FLG</w:t>
      </w:r>
    </w:p>
    <w:p w14:paraId="17234BDE" w14:textId="77777777" w:rsidR="00FD3105" w:rsidRDefault="00FD3105">
      <w:pPr>
        <w:pStyle w:val="pxformfcapfac"/>
        <w:jc w:val="center"/>
        <w:rPr>
          <w:sz w:val="24"/>
          <w:szCs w:val="24"/>
        </w:rPr>
      </w:pPr>
      <w:r>
        <w:rPr>
          <w:color w:val="FF0000"/>
          <w:sz w:val="20"/>
          <w:szCs w:val="20"/>
          <w:vertAlign w:val="superscript"/>
        </w:rPr>
        <w:t>►</w:t>
      </w:r>
      <w:r>
        <w:rPr>
          <w:sz w:val="24"/>
          <w:szCs w:val="24"/>
        </w:rPr>
        <w:fldChar w:fldCharType="begin"/>
      </w:r>
      <w:r>
        <w:rPr>
          <w:sz w:val="24"/>
          <w:szCs w:val="24"/>
        </w:rPr>
        <w:instrText>form.du="0"</w:instrText>
      </w:r>
      <w:r>
        <w:rPr>
          <w:sz w:val="24"/>
          <w:szCs w:val="24"/>
        </w:rPr>
        <w:fldChar w:fldCharType="end"/>
      </w:r>
      <w:r>
        <w:rPr>
          <w:sz w:val="24"/>
          <w:szCs w:val="24"/>
        </w:rPr>
        <w:fldChar w:fldCharType="begin"/>
      </w:r>
      <w:r>
        <w:rPr>
          <w:sz w:val="24"/>
          <w:szCs w:val="24"/>
        </w:rPr>
        <w:instrText>form.fid="I6f79e8109fed11dfbf230000837214a9"</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fcap.ref="manual"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sz w:val="24"/>
          <w:szCs w:val="24"/>
        </w:rPr>
        <w:t xml:space="preserve">IN THE CIRCUIT COURT FOR </w:t>
      </w:r>
      <w:r>
        <w:rPr>
          <w:rStyle w:val="pxfinstr"/>
          <w:i/>
          <w:iCs/>
          <w:szCs w:val="24"/>
        </w:rPr>
        <w:t>[NAME OF COUNTY]</w:t>
      </w:r>
      <w:r>
        <w:rPr>
          <w:sz w:val="24"/>
          <w:szCs w:val="24"/>
        </w:rPr>
        <w:t>, FLORIDA</w:t>
      </w:r>
    </w:p>
    <w:p w14:paraId="40224D27" w14:textId="77777777" w:rsidR="00FD3105" w:rsidRDefault="00FD3105">
      <w:pPr>
        <w:pStyle w:val="pxformfcaptbl"/>
        <w:ind w:left="500"/>
      </w:pPr>
      <w:r>
        <w:t xml:space="preserve"> </w:t>
      </w:r>
      <w:r>
        <w:rPr>
          <w:color w:val="FF0000"/>
          <w:sz w:val="20"/>
          <w:szCs w:val="20"/>
          <w:vertAlign w:val="superscript"/>
        </w:rPr>
        <w:t>►</w:t>
      </w:r>
      <w:r>
        <w:fldChar w:fldCharType="begin"/>
      </w:r>
      <w:r>
        <w:instrText>tbl.brace.end="5"</w:instrText>
      </w:r>
      <w:r>
        <w:fldChar w:fldCharType="end"/>
      </w:r>
      <w:r>
        <w:fldChar w:fldCharType="begin"/>
      </w:r>
      <w:r>
        <w:instrText>tbl.brace.start="1"</w:instrText>
      </w:r>
      <w:r>
        <w:fldChar w:fldCharType="end"/>
      </w:r>
      <w:r>
        <w:fldChar w:fldCharType="begin"/>
      </w:r>
      <w:r>
        <w:instrText>tbl.ident="I019AFB"</w:instrText>
      </w:r>
      <w:r>
        <w:fldChar w:fldCharType="end"/>
      </w:r>
      <w:r>
        <w:fldChar w:fldCharType="begin"/>
      </w:r>
      <w:r>
        <w:instrText>tbl.uuid="I02CUZ1"</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7EF6B246"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592210DA"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tgroup.cols="4"</w:instrText>
      </w:r>
      <w:r>
        <w:fldChar w:fldCharType="end"/>
      </w:r>
    </w:p>
    <w:p w14:paraId="0AED6AEB"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colspec.colwidth="7*"</w:instrText>
      </w:r>
      <w:r>
        <w:fldChar w:fldCharType="end"/>
      </w:r>
    </w:p>
    <w:p w14:paraId="512B662D"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colspec.colwidth="16*"</w:instrText>
      </w:r>
      <w:r>
        <w:fldChar w:fldCharType="end"/>
      </w:r>
    </w:p>
    <w:p w14:paraId="08FBBE04" w14:textId="77777777" w:rsidR="00FD3105" w:rsidRDefault="00FD3105">
      <w:pPr>
        <w:pStyle w:val="pxcolspec"/>
      </w:pPr>
      <w:r>
        <w:rPr>
          <w:color w:val="FF0000"/>
          <w:sz w:val="20"/>
          <w:szCs w:val="20"/>
          <w:vertAlign w:val="superscript"/>
        </w:rPr>
        <w:t>►</w:t>
      </w:r>
      <w:r>
        <w:fldChar w:fldCharType="begin"/>
      </w:r>
      <w:r>
        <w:instrText>colspec.align="center"</w:instrText>
      </w:r>
      <w:r>
        <w:fldChar w:fldCharType="end"/>
      </w:r>
      <w:r>
        <w:fldChar w:fldCharType="begin"/>
      </w:r>
      <w:r>
        <w:instrText>colspec.colname="3"</w:instrText>
      </w:r>
      <w:r>
        <w:fldChar w:fldCharType="end"/>
      </w:r>
      <w:r>
        <w:fldChar w:fldCharType="begin"/>
      </w:r>
      <w:r>
        <w:instrText>colspec.colnum="3"</w:instrText>
      </w:r>
      <w:r>
        <w:fldChar w:fldCharType="end"/>
      </w:r>
      <w:r>
        <w:fldChar w:fldCharType="begin"/>
      </w:r>
      <w:r>
        <w:instrText>colspec.colwidth="7*"</w:instrText>
      </w:r>
      <w:r>
        <w:fldChar w:fldCharType="end"/>
      </w:r>
    </w:p>
    <w:p w14:paraId="3CB567FC" w14:textId="77777777" w:rsidR="00FD3105" w:rsidRDefault="00FD3105">
      <w:pPr>
        <w:pStyle w:val="pxcolspec"/>
      </w:pPr>
      <w:r>
        <w:rPr>
          <w:color w:val="FF0000"/>
          <w:sz w:val="20"/>
          <w:szCs w:val="20"/>
          <w:vertAlign w:val="superscript"/>
        </w:rPr>
        <w:t>►</w:t>
      </w:r>
      <w:r>
        <w:fldChar w:fldCharType="begin"/>
      </w:r>
      <w:r>
        <w:instrText>colspec.colname="4"</w:instrText>
      </w:r>
      <w:r>
        <w:fldChar w:fldCharType="end"/>
      </w:r>
      <w:r>
        <w:fldChar w:fldCharType="begin"/>
      </w:r>
      <w:r>
        <w:instrText>colspec.colnum="4"</w:instrText>
      </w:r>
      <w:r>
        <w:fldChar w:fldCharType="end"/>
      </w:r>
      <w:r>
        <w:fldChar w:fldCharType="begin"/>
      </w:r>
      <w:r>
        <w:instrText>colspec.colwidth="34*"</w:instrText>
      </w:r>
      <w:r>
        <w:fldChar w:fldCharType="end"/>
      </w:r>
    </w:p>
    <w:tbl>
      <w:tblPr>
        <w:tblW w:w="0" w:type="auto"/>
        <w:tblLayout w:type="fixed"/>
        <w:tblCellMar>
          <w:left w:w="0" w:type="dxa"/>
          <w:right w:w="0" w:type="dxa"/>
        </w:tblCellMar>
        <w:tblLook w:val="0000" w:firstRow="0" w:lastRow="0" w:firstColumn="0" w:lastColumn="0" w:noHBand="0" w:noVBand="0"/>
      </w:tblPr>
      <w:tblGrid>
        <w:gridCol w:w="2160"/>
        <w:gridCol w:w="2160"/>
        <w:gridCol w:w="2160"/>
        <w:gridCol w:w="2160"/>
      </w:tblGrid>
      <w:tr w:rsidR="00FD3105" w14:paraId="7E26D3EB" w14:textId="77777777">
        <w:tblPrEx>
          <w:tblCellMar>
            <w:top w:w="0" w:type="dxa"/>
            <w:left w:w="0" w:type="dxa"/>
            <w:bottom w:w="0" w:type="dxa"/>
            <w:right w:w="0" w:type="dxa"/>
          </w:tblCellMar>
        </w:tblPrEx>
        <w:tc>
          <w:tcPr>
            <w:tcW w:w="2160" w:type="dxa"/>
            <w:tcBorders>
              <w:top w:val="nil"/>
              <w:left w:val="nil"/>
              <w:bottom w:val="nil"/>
              <w:right w:val="nil"/>
            </w:tcBorders>
          </w:tcPr>
          <w:p w14:paraId="166301CC" w14:textId="77777777" w:rsidR="00FD3105" w:rsidRDefault="00FD3105">
            <w:r>
              <w:rPr>
                <w:color w:val="FF0000"/>
                <w:sz w:val="20"/>
                <w:szCs w:val="20"/>
                <w:vertAlign w:val="superscript"/>
              </w:rPr>
              <w:t>►</w:t>
            </w:r>
            <w:r>
              <w:fldChar w:fldCharType="begin"/>
            </w:r>
            <w:r>
              <w:instrText>tbody.valign="top"</w:instrText>
            </w:r>
            <w:r>
              <w:fldChar w:fldCharType="end"/>
            </w:r>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PLAINTIFF]</w:t>
            </w:r>
            <w:r>
              <w:rPr>
                <w:rStyle w:val="pxrowentry"/>
              </w:rPr>
              <w:t>,</w:t>
            </w:r>
          </w:p>
        </w:tc>
        <w:tc>
          <w:tcPr>
            <w:tcW w:w="2160" w:type="dxa"/>
            <w:tcBorders>
              <w:top w:val="nil"/>
              <w:left w:val="nil"/>
              <w:bottom w:val="nil"/>
              <w:right w:val="nil"/>
            </w:tcBorders>
          </w:tcPr>
          <w:p w14:paraId="6F489B04" w14:textId="77777777" w:rsidR="00FD3105" w:rsidRDefault="00FD3105">
            <w:r>
              <w:rPr>
                <w:rStyle w:val="pxentry"/>
                <w:color w:val="FF0000"/>
                <w:sz w:val="20"/>
                <w:szCs w:val="20"/>
                <w:vertAlign w:val="superscript"/>
              </w:rPr>
              <w:t>►</w:t>
            </w:r>
            <w:r>
              <w:rPr>
                <w:rStyle w:val="pxentry"/>
              </w:rPr>
              <w:fldChar w:fldCharType="begin"/>
            </w:r>
            <w:r>
              <w:rPr>
                <w:rStyle w:val="pxentry"/>
              </w:rPr>
              <w:instrText>entry.morerows="4"</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vanish/>
              </w:rPr>
              <w:t>&amp;brace;</w:t>
            </w:r>
            <w:r>
              <w:rPr>
                <w:rStyle w:val="pxvis"/>
                <w:rFonts w:ascii="Times NewRoman" w:hAnsi="Times NewRoman"/>
                <w:b w:val="0"/>
                <w:sz w:val="24"/>
              </w:rPr>
              <w:t>}</w:t>
            </w:r>
          </w:p>
        </w:tc>
        <w:tc>
          <w:tcPr>
            <w:tcW w:w="2160" w:type="dxa"/>
            <w:tcBorders>
              <w:top w:val="nil"/>
              <w:left w:val="nil"/>
              <w:bottom w:val="nil"/>
              <w:right w:val="nil"/>
            </w:tcBorders>
          </w:tcPr>
          <w:p w14:paraId="4F6FD33A"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10072BC5" w14:textId="77777777" w:rsidR="00FD3105" w:rsidRDefault="00FD3105"/>
        </w:tc>
      </w:tr>
      <w:tr w:rsidR="00FD3105" w14:paraId="45C7FB89" w14:textId="77777777">
        <w:tblPrEx>
          <w:tblCellMar>
            <w:top w:w="0" w:type="dxa"/>
            <w:left w:w="0" w:type="dxa"/>
            <w:bottom w:w="0" w:type="dxa"/>
            <w:right w:w="0" w:type="dxa"/>
          </w:tblCellMar>
        </w:tblPrEx>
        <w:tc>
          <w:tcPr>
            <w:tcW w:w="2160" w:type="dxa"/>
            <w:tcBorders>
              <w:top w:val="nil"/>
              <w:left w:val="nil"/>
              <w:bottom w:val="nil"/>
              <w:right w:val="nil"/>
            </w:tcBorders>
          </w:tcPr>
          <w:p w14:paraId="329CD6C8"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45E88C99"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Plaintiff,</w:t>
            </w:r>
          </w:p>
        </w:tc>
        <w:tc>
          <w:tcPr>
            <w:tcW w:w="2160" w:type="dxa"/>
            <w:tcBorders>
              <w:top w:val="nil"/>
              <w:left w:val="nil"/>
              <w:bottom w:val="nil"/>
              <w:right w:val="nil"/>
            </w:tcBorders>
          </w:tcPr>
          <w:p w14:paraId="0566B08A"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4F8F4146" w14:textId="77777777" w:rsidR="00FD3105" w:rsidRDefault="00FD3105"/>
        </w:tc>
      </w:tr>
      <w:tr w:rsidR="00FD3105" w14:paraId="49811ECF" w14:textId="77777777">
        <w:tblPrEx>
          <w:tblCellMar>
            <w:top w:w="0" w:type="dxa"/>
            <w:left w:w="0" w:type="dxa"/>
            <w:bottom w:w="0" w:type="dxa"/>
            <w:right w:w="0" w:type="dxa"/>
          </w:tblCellMar>
        </w:tblPrEx>
        <w:tc>
          <w:tcPr>
            <w:tcW w:w="2160" w:type="dxa"/>
            <w:tcBorders>
              <w:top w:val="nil"/>
              <w:left w:val="nil"/>
              <w:bottom w:val="nil"/>
              <w:right w:val="nil"/>
            </w:tcBorders>
          </w:tcPr>
          <w:p w14:paraId="2409A032"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entry.align="left"</w:instrText>
            </w:r>
            <w:r>
              <w:rPr>
                <w:rStyle w:val="pxrowentry"/>
              </w:rPr>
              <w:fldChar w:fldCharType="end"/>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v.</w:t>
            </w:r>
          </w:p>
        </w:tc>
        <w:tc>
          <w:tcPr>
            <w:tcW w:w="2160" w:type="dxa"/>
            <w:tcBorders>
              <w:top w:val="nil"/>
              <w:left w:val="nil"/>
              <w:bottom w:val="nil"/>
              <w:right w:val="nil"/>
            </w:tcBorders>
          </w:tcPr>
          <w:p w14:paraId="20536772"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 xml:space="preserve">CASE </w:t>
            </w:r>
            <w:r>
              <w:rPr>
                <w:rStyle w:val="pxfinstr"/>
                <w:i/>
                <w:iCs/>
              </w:rPr>
              <w:t>[CASE NUMBER]</w:t>
            </w:r>
          </w:p>
        </w:tc>
        <w:tc>
          <w:tcPr>
            <w:tcW w:w="2160" w:type="dxa"/>
            <w:tcBorders>
              <w:top w:val="nil"/>
              <w:left w:val="nil"/>
              <w:bottom w:val="nil"/>
              <w:right w:val="nil"/>
            </w:tcBorders>
          </w:tcPr>
          <w:p w14:paraId="3AB44C9E" w14:textId="77777777" w:rsidR="00FD3105" w:rsidRDefault="00FD3105"/>
        </w:tc>
        <w:tc>
          <w:tcPr>
            <w:tcW w:w="2160" w:type="dxa"/>
            <w:tcBorders>
              <w:top w:val="nil"/>
              <w:left w:val="nil"/>
              <w:bottom w:val="nil"/>
              <w:right w:val="nil"/>
            </w:tcBorders>
          </w:tcPr>
          <w:p w14:paraId="31EC18D3" w14:textId="77777777" w:rsidR="00FD3105" w:rsidRDefault="00FD3105"/>
        </w:tc>
      </w:tr>
      <w:tr w:rsidR="00FD3105" w14:paraId="6D371D9F" w14:textId="77777777">
        <w:tblPrEx>
          <w:tblCellMar>
            <w:top w:w="0" w:type="dxa"/>
            <w:left w:w="0" w:type="dxa"/>
            <w:bottom w:w="0" w:type="dxa"/>
            <w:right w:w="0" w:type="dxa"/>
          </w:tblCellMar>
        </w:tblPrEx>
        <w:tc>
          <w:tcPr>
            <w:tcW w:w="2160" w:type="dxa"/>
            <w:tcBorders>
              <w:top w:val="nil"/>
              <w:left w:val="nil"/>
              <w:bottom w:val="nil"/>
              <w:right w:val="nil"/>
            </w:tcBorders>
          </w:tcPr>
          <w:p w14:paraId="7987C1F7"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DEFENDANT]</w:t>
            </w:r>
            <w:r>
              <w:rPr>
                <w:rStyle w:val="pxrowentry"/>
              </w:rPr>
              <w:t>,</w:t>
            </w:r>
          </w:p>
        </w:tc>
        <w:tc>
          <w:tcPr>
            <w:tcW w:w="2160" w:type="dxa"/>
            <w:tcBorders>
              <w:top w:val="nil"/>
              <w:left w:val="nil"/>
              <w:bottom w:val="nil"/>
              <w:right w:val="nil"/>
            </w:tcBorders>
          </w:tcPr>
          <w:p w14:paraId="6829079B"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0915AE49" w14:textId="77777777" w:rsidR="00FD3105" w:rsidRDefault="00FD3105"/>
        </w:tc>
        <w:tc>
          <w:tcPr>
            <w:tcW w:w="2160" w:type="dxa"/>
            <w:tcBorders>
              <w:top w:val="nil"/>
              <w:left w:val="nil"/>
              <w:bottom w:val="nil"/>
              <w:right w:val="nil"/>
            </w:tcBorders>
          </w:tcPr>
          <w:p w14:paraId="1FCBEC5B" w14:textId="77777777" w:rsidR="00FD3105" w:rsidRDefault="00FD3105"/>
        </w:tc>
      </w:tr>
      <w:tr w:rsidR="00FD3105" w14:paraId="1D107DCA" w14:textId="77777777">
        <w:tblPrEx>
          <w:tblCellMar>
            <w:top w:w="0" w:type="dxa"/>
            <w:left w:w="0" w:type="dxa"/>
            <w:bottom w:w="0" w:type="dxa"/>
            <w:right w:w="0" w:type="dxa"/>
          </w:tblCellMar>
        </w:tblPrEx>
        <w:tc>
          <w:tcPr>
            <w:tcW w:w="2160" w:type="dxa"/>
            <w:tcBorders>
              <w:top w:val="nil"/>
              <w:left w:val="nil"/>
              <w:bottom w:val="nil"/>
              <w:right w:val="nil"/>
            </w:tcBorders>
          </w:tcPr>
          <w:p w14:paraId="7678504C"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00AD776A"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Defendant.</w:t>
            </w:r>
          </w:p>
        </w:tc>
        <w:tc>
          <w:tcPr>
            <w:tcW w:w="2160" w:type="dxa"/>
            <w:tcBorders>
              <w:top w:val="nil"/>
              <w:left w:val="nil"/>
              <w:bottom w:val="nil"/>
              <w:right w:val="nil"/>
            </w:tcBorders>
          </w:tcPr>
          <w:p w14:paraId="19CABE1B"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11EBC5D0" w14:textId="77777777" w:rsidR="00FD3105" w:rsidRDefault="00FD3105"/>
        </w:tc>
      </w:tr>
    </w:tbl>
    <w:p w14:paraId="1CB67993" w14:textId="77777777" w:rsidR="00FD3105" w:rsidRDefault="00FD3105">
      <w:pPr>
        <w:pStyle w:val="pxtbody"/>
      </w:pPr>
    </w:p>
    <w:p w14:paraId="1F62CDAA" w14:textId="77777777" w:rsidR="00FD3105" w:rsidRDefault="00FD3105"/>
    <w:p w14:paraId="2C78B901" w14:textId="77777777" w:rsidR="00FD3105" w:rsidRDefault="00FD3105">
      <w:pPr>
        <w:pStyle w:val="pxformhac"/>
        <w:spacing w:before="180"/>
        <w:jc w:val="center"/>
      </w:pPr>
      <w:r>
        <w:t xml:space="preserve">FINAL JUDGMENT </w:t>
      </w:r>
    </w:p>
    <w:p w14:paraId="2E5E2D13"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p.ct.id="3d29be30775711ee8e1ba9ecff0bf883|55|10:55"</w:instrText>
      </w:r>
      <w:r>
        <w:fldChar w:fldCharType="end"/>
      </w:r>
      <w:r>
        <w:t>Pursuant to the verdict rendered in this action and the court finding that plaintiff has possession of the property described in paragraph 1, subject to defendant's election under paragraph 2</w:t>
      </w:r>
    </w:p>
    <w:p w14:paraId="6DF3FB98"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p.ct.id="3d29be30775711ee8e1ba9ecff0bf883|55|10:55"</w:instrText>
      </w:r>
      <w:r>
        <w:fldChar w:fldCharType="end"/>
      </w:r>
      <w:r>
        <w:t>IT IS ADJUDGED that:</w:t>
      </w:r>
    </w:p>
    <w:p w14:paraId="4407D591" w14:textId="77777777" w:rsidR="00FD3105" w:rsidRDefault="00FD3105">
      <w:pPr>
        <w:pStyle w:val="pxformfl"/>
        <w:ind w:left="500"/>
      </w:pPr>
      <w:r>
        <w:t xml:space="preserve"> </w:t>
      </w:r>
    </w:p>
    <w:p w14:paraId="7B98E7BA"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1. </w:t>
      </w:r>
    </w:p>
    <w:p w14:paraId="33FEB26C"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p.ct.id="3d29be30775711ee8e1ba9ecff0bf883|55|10:55"</w:instrText>
      </w:r>
      <w:r>
        <w:fldChar w:fldCharType="end"/>
      </w:r>
      <w:r>
        <w:t xml:space="preserve">Defendant </w:t>
      </w:r>
      <w:r>
        <w:rPr>
          <w:rStyle w:val="pxfinstr"/>
          <w:i/>
          <w:iCs/>
        </w:rPr>
        <w:t>[NAME OF DEFENDANT]</w:t>
      </w:r>
      <w:r>
        <w:t xml:space="preserve"> has the right to possession of the following described personal property:</w:t>
      </w:r>
    </w:p>
    <w:p w14:paraId="4D0FA9C8" w14:textId="77777777" w:rsidR="00FD3105" w:rsidRDefault="00FD3105">
      <w:pPr>
        <w:pStyle w:val="pxformfac"/>
        <w:jc w:val="center"/>
        <w:rPr>
          <w:sz w:val="24"/>
          <w:szCs w:val="24"/>
        </w:rPr>
      </w:pP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rStyle w:val="pxfinstr"/>
          <w:i/>
          <w:iCs/>
          <w:szCs w:val="24"/>
        </w:rPr>
        <w:t>[legal description of property]</w:t>
      </w:r>
    </w:p>
    <w:p w14:paraId="6CF1419C" w14:textId="77777777" w:rsidR="00FD3105" w:rsidRDefault="00FD3105">
      <w:pPr>
        <w:pStyle w:val="pxformcp"/>
      </w:pPr>
      <w:r>
        <w:t xml:space="preserve">against plaintiff </w:t>
      </w:r>
      <w:r>
        <w:rPr>
          <w:rStyle w:val="pxfinstr"/>
          <w:i/>
          <w:iCs/>
        </w:rPr>
        <w:t>[NAME OF PLAINTIFF]</w:t>
      </w:r>
      <w:r>
        <w:t xml:space="preserve"> for which the clerk shall issue a writ of possession forthwith.</w:t>
      </w:r>
    </w:p>
    <w:p w14:paraId="7E6EE359"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2. </w:t>
      </w:r>
    </w:p>
    <w:p w14:paraId="7F14B9E6"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p.ct.id="3d29be30775711ee8e1ba9ecff0bf883|55|10:55"</w:instrText>
      </w:r>
      <w:r>
        <w:fldChar w:fldCharType="end"/>
      </w:r>
      <w:r>
        <w:t xml:space="preserve">Defendant, whose address is </w:t>
      </w:r>
      <w:r>
        <w:rPr>
          <w:rStyle w:val="pxfinstr"/>
          <w:i/>
          <w:iCs/>
        </w:rPr>
        <w:t>[ADDRESS OF DEFENDANT]</w:t>
      </w:r>
      <w:r>
        <w:t xml:space="preserve">, recovers from plaintiff </w:t>
      </w:r>
      <w:r>
        <w:rPr>
          <w:rStyle w:val="pxfinstr"/>
          <w:i/>
          <w:iCs/>
        </w:rPr>
        <w:t>[OPTIONAL:, whose address is [address of plaintiff] and the last four digits of Social Security number are [last four numbers of Social Security number],]</w:t>
      </w:r>
      <w:r>
        <w:t xml:space="preserve"> and plaintiff's surety </w:t>
      </w:r>
      <w:r>
        <w:rPr>
          <w:rStyle w:val="pxfinstr"/>
          <w:i/>
          <w:iCs/>
        </w:rPr>
        <w:t>[name of surety]</w:t>
      </w:r>
      <w:r>
        <w:t xml:space="preserve"> the value of the property in the sum of $</w:t>
      </w:r>
      <w:r>
        <w:rPr>
          <w:rStyle w:val="pxfinstr"/>
          <w:i/>
          <w:iCs/>
        </w:rPr>
        <w:t>[dollar amount of value of property]</w:t>
      </w:r>
      <w:r>
        <w:t xml:space="preserve"> with costs of $</w:t>
      </w:r>
      <w:r>
        <w:rPr>
          <w:rStyle w:val="pxfinstr"/>
          <w:i/>
          <w:iCs/>
        </w:rPr>
        <w:t>[dollar amount of costs]</w:t>
      </w:r>
      <w:r>
        <w:t xml:space="preserve"> making a total of $</w:t>
      </w:r>
      <w:r>
        <w:rPr>
          <w:rStyle w:val="pxfinstr"/>
          <w:i/>
          <w:iCs/>
        </w:rPr>
        <w:t>[dollar amount of total value of property]</w:t>
      </w:r>
      <w:r>
        <w:t xml:space="preserve">, that shall bear interest at the rate prescribed by law, for which let execution issue forthwith in the appropriate sum if defendant elects not to have the writ of possession authorized in paragraph 1 or, if the sheriff is unable to find the property, or part of it, under the writ of possession, all pursuant to </w:t>
      </w:r>
      <w:r>
        <w:rPr>
          <w:rStyle w:val="pxst"/>
          <w:color w:val="FF0000"/>
          <w:sz w:val="20"/>
          <w:szCs w:val="20"/>
          <w:vertAlign w:val="superscript"/>
        </w:rPr>
        <w:t>►</w:t>
      </w:r>
      <w:r>
        <w:rPr>
          <w:rStyle w:val="pxst"/>
        </w:rPr>
        <w:fldChar w:fldCharType="begin"/>
      </w:r>
      <w:r>
        <w:rPr>
          <w:rStyle w:val="pxst"/>
        </w:rPr>
        <w:instrText>st.ref.id="I0129NK"</w:instrText>
      </w:r>
      <w:r>
        <w:rPr>
          <w:rStyle w:val="pxst"/>
        </w:rPr>
        <w:fldChar w:fldCharType="end"/>
      </w:r>
      <w:r>
        <w:rPr>
          <w:rStyle w:val="pxst"/>
        </w:rPr>
        <w:t>Section 78.21 Florida Statutes</w:t>
      </w:r>
      <w:r>
        <w:t>.</w:t>
      </w:r>
    </w:p>
    <w:p w14:paraId="592CB466"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p.ct.id="3d29be30775711ee8e1ba9ecff0bf883|55|10:55"</w:instrText>
      </w:r>
      <w:r>
        <w:fldChar w:fldCharType="end"/>
      </w:r>
      <w:r>
        <w:t xml:space="preserve">ORDERED at </w:t>
      </w:r>
      <w:r>
        <w:rPr>
          <w:rStyle w:val="pxfinstr"/>
          <w:i/>
          <w:iCs/>
        </w:rPr>
        <w:t>[name of city]</w:t>
      </w:r>
      <w:r>
        <w:t xml:space="preserve">, Florida on </w:t>
      </w:r>
      <w:r>
        <w:rPr>
          <w:rStyle w:val="pxfinstr"/>
          <w:i/>
          <w:iCs/>
        </w:rPr>
        <w:t>[date of judgment]</w:t>
      </w:r>
      <w:r>
        <w:t>.</w:t>
      </w:r>
    </w:p>
    <w:p w14:paraId="23119309" w14:textId="77777777" w:rsidR="00FD3105" w:rsidRDefault="00FD3105">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74427BE9" w14:textId="77777777" w:rsidR="00FD3105" w:rsidRDefault="00FD3105">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judge]</w:t>
      </w:r>
    </w:p>
    <w:p w14:paraId="359889F7"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judge]</w:t>
      </w:r>
    </w:p>
    <w:p w14:paraId="37F186FF" w14:textId="77777777" w:rsidR="00FD3105" w:rsidRDefault="00FD3105">
      <w:pPr>
        <w:pStyle w:val="pxformfsigtbl"/>
        <w:ind w:left="500"/>
      </w:pPr>
      <w:r>
        <w:t xml:space="preserve"> </w:t>
      </w:r>
      <w:r>
        <w:rPr>
          <w:color w:val="FF0000"/>
          <w:sz w:val="20"/>
          <w:szCs w:val="20"/>
          <w:vertAlign w:val="superscript"/>
        </w:rPr>
        <w:t>►</w:t>
      </w:r>
      <w:r>
        <w:fldChar w:fldCharType="begin"/>
      </w:r>
      <w:r>
        <w:instrText>tbl.ident="I07UIQE"</w:instrText>
      </w:r>
      <w:r>
        <w:fldChar w:fldCharType="end"/>
      </w:r>
      <w:r>
        <w:fldChar w:fldCharType="begin"/>
      </w:r>
      <w:r>
        <w:instrText>tbl.uuid="I01KO1R"</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47D4BC4D"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4748C3BE"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tgroup.cols="2"</w:instrText>
      </w:r>
      <w:r>
        <w:fldChar w:fldCharType="end"/>
      </w:r>
    </w:p>
    <w:p w14:paraId="4D8A2DD5"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colspec.colwidth="17*"</w:instrText>
      </w:r>
      <w:r>
        <w:fldChar w:fldCharType="end"/>
      </w:r>
    </w:p>
    <w:p w14:paraId="490D2E1A"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colspec.colwidth="111*"</w:instrText>
      </w:r>
      <w:r>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D3105" w14:paraId="4664FDAE" w14:textId="77777777">
        <w:tblPrEx>
          <w:tblCellMar>
            <w:top w:w="0" w:type="dxa"/>
            <w:left w:w="0" w:type="dxa"/>
            <w:bottom w:w="0" w:type="dxa"/>
            <w:right w:w="0" w:type="dxa"/>
          </w:tblCellMar>
        </w:tblPrEx>
        <w:tc>
          <w:tcPr>
            <w:tcW w:w="4320" w:type="dxa"/>
            <w:tcBorders>
              <w:top w:val="nil"/>
              <w:left w:val="nil"/>
              <w:bottom w:val="nil"/>
              <w:right w:val="nil"/>
            </w:tcBorders>
          </w:tcPr>
          <w:p w14:paraId="19AE809A"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Copies to:</w:t>
            </w:r>
          </w:p>
        </w:tc>
        <w:tc>
          <w:tcPr>
            <w:tcW w:w="4320" w:type="dxa"/>
            <w:tcBorders>
              <w:top w:val="nil"/>
              <w:left w:val="nil"/>
              <w:bottom w:val="nil"/>
              <w:right w:val="nil"/>
            </w:tcBorders>
          </w:tcPr>
          <w:p w14:paraId="56884FAA"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r w:rsidR="00FD3105" w14:paraId="36EF9C76" w14:textId="77777777">
        <w:tblPrEx>
          <w:tblCellMar>
            <w:top w:w="0" w:type="dxa"/>
            <w:left w:w="0" w:type="dxa"/>
            <w:bottom w:w="0" w:type="dxa"/>
            <w:right w:w="0" w:type="dxa"/>
          </w:tblCellMar>
        </w:tblPrEx>
        <w:tc>
          <w:tcPr>
            <w:tcW w:w="4320" w:type="dxa"/>
            <w:tcBorders>
              <w:top w:val="nil"/>
              <w:left w:val="nil"/>
              <w:bottom w:val="nil"/>
              <w:right w:val="nil"/>
            </w:tcBorders>
          </w:tcPr>
          <w:p w14:paraId="2B64DCA5"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4320" w:type="dxa"/>
            <w:tcBorders>
              <w:top w:val="nil"/>
              <w:left w:val="nil"/>
              <w:bottom w:val="nil"/>
              <w:right w:val="nil"/>
            </w:tcBorders>
          </w:tcPr>
          <w:p w14:paraId="57717703"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bl>
    <w:p w14:paraId="215223B3" w14:textId="77777777" w:rsidR="00FD3105" w:rsidRDefault="00FD3105">
      <w:pPr>
        <w:pStyle w:val="pxtbody"/>
      </w:pPr>
    </w:p>
    <w:p w14:paraId="673052C8" w14:textId="77777777" w:rsidR="00FD3105" w:rsidRDefault="00FD3105"/>
    <w:p w14:paraId="43E4AACF" w14:textId="77777777" w:rsidR="00FD3105" w:rsidRDefault="00FD3105">
      <w:pPr>
        <w:pStyle w:val="pxcomnt"/>
      </w:pPr>
    </w:p>
    <w:p w14:paraId="36798D1C" w14:textId="77777777" w:rsidR="00FD3105" w:rsidRDefault="00FD3105">
      <w:pPr>
        <w:pStyle w:val="pxhac"/>
        <w:spacing w:before="180"/>
        <w:jc w:val="center"/>
      </w:pPr>
      <w:r>
        <w:rPr>
          <w:rStyle w:val="pxb"/>
          <w:b/>
          <w:bCs/>
        </w:rPr>
        <w:t>Author's Comment</w:t>
      </w:r>
    </w:p>
    <w:p w14:paraId="702730B4"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p.ct.id="3d29be30775711ee8e1ba9ecff0bf883|55|10:55"</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st.ref.id="I048Y1H"</w:instrText>
      </w:r>
      <w:r>
        <w:rPr>
          <w:rStyle w:val="pxst"/>
        </w:rPr>
        <w:fldChar w:fldCharType="end"/>
      </w:r>
      <w:r>
        <w:rPr>
          <w:rStyle w:val="pxst"/>
          <w:vanish/>
        </w:rPr>
        <w:t>&amp;s;</w:t>
      </w:r>
      <w:r>
        <w:rPr>
          <w:rStyle w:val="pxvis"/>
          <w:rFonts w:ascii="Times NewRoman" w:hAnsi="Times NewRoman"/>
          <w:b w:val="0"/>
          <w:sz w:val="24"/>
        </w:rPr>
        <w:t>§</w:t>
      </w:r>
      <w:r>
        <w:rPr>
          <w:rStyle w:val="pxst"/>
        </w:rPr>
        <w:t>78.21, Fla. Stat.</w:t>
      </w:r>
      <w:r>
        <w:t xml:space="preserve"> This example was derived from </w:t>
      </w:r>
      <w:r>
        <w:rPr>
          <w:rStyle w:val="pxst"/>
          <w:color w:val="FF0000"/>
          <w:sz w:val="20"/>
          <w:szCs w:val="20"/>
          <w:vertAlign w:val="superscript"/>
        </w:rPr>
        <w:t>►</w:t>
      </w:r>
      <w:r>
        <w:rPr>
          <w:rStyle w:val="pxst"/>
        </w:rPr>
        <w:fldChar w:fldCharType="begin"/>
      </w:r>
      <w:r>
        <w:rPr>
          <w:rStyle w:val="pxst"/>
        </w:rPr>
        <w:instrText>st.ref.id="I02UKS2"</w:instrText>
      </w:r>
      <w:r>
        <w:rPr>
          <w:rStyle w:val="pxst"/>
        </w:rPr>
        <w:fldChar w:fldCharType="end"/>
      </w:r>
      <w:r>
        <w:rPr>
          <w:rStyle w:val="pxst"/>
        </w:rPr>
        <w:t>Florida Rule of Civil Procedure Form 1.990</w:t>
      </w:r>
      <w:r>
        <w:t xml:space="preserve">. See </w:t>
      </w:r>
      <w:r>
        <w:rPr>
          <w:rStyle w:val="pxx"/>
          <w:color w:val="FF0000"/>
          <w:sz w:val="20"/>
          <w:szCs w:val="20"/>
          <w:vertAlign w:val="superscript"/>
        </w:rPr>
        <w:t>►</w:t>
      </w:r>
      <w:r>
        <w:rPr>
          <w:rStyle w:val="pxx"/>
        </w:rPr>
        <w:fldChar w:fldCharType="begin"/>
      </w:r>
      <w:r>
        <w:rPr>
          <w:rStyle w:val="pxx"/>
        </w:rPr>
        <w:instrText>x.ref.id="I03UYKT"</w:instrText>
      </w:r>
      <w:r>
        <w:rPr>
          <w:rStyle w:val="pxx"/>
        </w:rPr>
        <w:fldChar w:fldCharType="end"/>
      </w:r>
      <w:r>
        <w:rPr>
          <w:rStyle w:val="pxx"/>
          <w:vanish/>
        </w:rPr>
        <w:t>&amp;s;</w:t>
      </w:r>
      <w:r>
        <w:rPr>
          <w:rStyle w:val="pxvis"/>
          <w:rFonts w:ascii="Times NewRoman" w:hAnsi="Times NewRoman"/>
          <w:b w:val="0"/>
          <w:sz w:val="24"/>
        </w:rPr>
        <w:t>§</w:t>
      </w:r>
      <w:r>
        <w:rPr>
          <w:rStyle w:val="pxx"/>
        </w:rPr>
        <w:t>10:54</w:t>
      </w:r>
      <w:r>
        <w:t xml:space="preserve"> (as to attorney fees). The form assumes defendant elected to receive the value of the property rather than the property. See </w:t>
      </w:r>
      <w:r>
        <w:rPr>
          <w:rStyle w:val="pxst"/>
          <w:color w:val="FF0000"/>
          <w:sz w:val="20"/>
          <w:szCs w:val="20"/>
          <w:vertAlign w:val="superscript"/>
        </w:rPr>
        <w:t>►</w:t>
      </w:r>
      <w:r>
        <w:rPr>
          <w:rStyle w:val="pxst"/>
        </w:rPr>
        <w:fldChar w:fldCharType="begin"/>
      </w:r>
      <w:r>
        <w:rPr>
          <w:rStyle w:val="pxst"/>
        </w:rPr>
        <w:instrText>st.ref.id="I048Y1F"</w:instrText>
      </w:r>
      <w:r>
        <w:rPr>
          <w:rStyle w:val="pxst"/>
        </w:rPr>
        <w:fldChar w:fldCharType="end"/>
      </w:r>
      <w:r>
        <w:rPr>
          <w:rStyle w:val="pxst"/>
        </w:rPr>
        <w:t>Fla. R. Civ. P. Form 1.995(d)</w:t>
      </w:r>
      <w:r>
        <w:t>.</w:t>
      </w:r>
    </w:p>
    <w:p w14:paraId="2A8458D0" w14:textId="77777777" w:rsidR="00FD3105" w:rsidRDefault="00FD3105">
      <w:pPr>
        <w:pStyle w:val="pxs"/>
        <w:spacing w:before="180"/>
        <w:rPr>
          <w:sz w:val="27"/>
          <w:szCs w:val="27"/>
        </w:rPr>
      </w:pPr>
      <w:r>
        <w:rPr>
          <w:sz w:val="27"/>
          <w:szCs w:val="27"/>
        </w:rPr>
        <w:t>10:56. Judgment</w:t>
      </w:r>
      <w:r>
        <w:rPr>
          <w:rStyle w:val="pxsep"/>
        </w:rPr>
        <w:t xml:space="preserve">-- </w:t>
      </w:r>
      <w:r>
        <w:rPr>
          <w:sz w:val="27"/>
          <w:szCs w:val="27"/>
        </w:rPr>
        <w:t>Replevin, for plaintiff, defendant has possession</w:t>
      </w:r>
    </w:p>
    <w:p w14:paraId="324FDAF0" w14:textId="77777777" w:rsidR="00FD3105" w:rsidRDefault="00FD3105">
      <w:pPr>
        <w:pStyle w:val="pxov"/>
        <w:rPr>
          <w:vanish/>
        </w:rPr>
      </w:pPr>
      <w:r>
        <w:rPr>
          <w:vanish/>
        </w:rPr>
        <w:t>FMS</w:t>
      </w:r>
    </w:p>
    <w:p w14:paraId="3C8EE595" w14:textId="77777777" w:rsidR="00FD3105" w:rsidRDefault="00FD3105">
      <w:pPr>
        <w:pStyle w:val="pxov"/>
        <w:rPr>
          <w:vanish/>
        </w:rPr>
      </w:pPr>
      <w:r>
        <w:rPr>
          <w:vanish/>
        </w:rPr>
        <w:t>LCV</w:t>
      </w:r>
    </w:p>
    <w:p w14:paraId="510A480A" w14:textId="77777777" w:rsidR="00FD3105" w:rsidRDefault="00FD3105">
      <w:pPr>
        <w:pStyle w:val="pxov"/>
        <w:rPr>
          <w:vanish/>
        </w:rPr>
      </w:pPr>
      <w:r>
        <w:rPr>
          <w:vanish/>
        </w:rPr>
        <w:t>LSC</w:t>
      </w:r>
    </w:p>
    <w:p w14:paraId="127A8958" w14:textId="77777777" w:rsidR="00FD3105" w:rsidRDefault="00FD3105">
      <w:pPr>
        <w:pStyle w:val="pxov"/>
        <w:rPr>
          <w:vanish/>
        </w:rPr>
      </w:pPr>
      <w:r>
        <w:rPr>
          <w:vanish/>
        </w:rPr>
        <w:t>LS7</w:t>
      </w:r>
    </w:p>
    <w:p w14:paraId="01F3A30E" w14:textId="77777777" w:rsidR="00FD3105" w:rsidRDefault="00FD3105">
      <w:pPr>
        <w:pStyle w:val="pxov"/>
        <w:rPr>
          <w:vanish/>
        </w:rPr>
      </w:pPr>
      <w:r>
        <w:rPr>
          <w:vanish/>
        </w:rPr>
        <w:t>REL</w:t>
      </w:r>
    </w:p>
    <w:p w14:paraId="7AC2F865" w14:textId="77777777" w:rsidR="00FD3105" w:rsidRDefault="00FD3105">
      <w:pPr>
        <w:pStyle w:val="pxov"/>
        <w:rPr>
          <w:vanish/>
        </w:rPr>
      </w:pPr>
      <w:r>
        <w:rPr>
          <w:vanish/>
        </w:rPr>
        <w:t>RTD</w:t>
      </w:r>
    </w:p>
    <w:p w14:paraId="24C03042" w14:textId="77777777" w:rsidR="00FD3105" w:rsidRDefault="00FD3105">
      <w:pPr>
        <w:pStyle w:val="pxov"/>
        <w:rPr>
          <w:vanish/>
        </w:rPr>
      </w:pPr>
      <w:r>
        <w:rPr>
          <w:vanish/>
        </w:rPr>
        <w:t>FCV</w:t>
      </w:r>
    </w:p>
    <w:p w14:paraId="7C081E3A" w14:textId="77777777" w:rsidR="00FD3105" w:rsidRDefault="00FD3105">
      <w:pPr>
        <w:pStyle w:val="pxov"/>
        <w:rPr>
          <w:vanish/>
        </w:rPr>
      </w:pPr>
      <w:r>
        <w:rPr>
          <w:vanish/>
        </w:rPr>
        <w:t>FLG</w:t>
      </w:r>
    </w:p>
    <w:p w14:paraId="5E7C977F" w14:textId="77777777" w:rsidR="00FD3105" w:rsidRDefault="00FD3105">
      <w:pPr>
        <w:pStyle w:val="pxformfcapfac"/>
        <w:jc w:val="center"/>
        <w:rPr>
          <w:sz w:val="24"/>
          <w:szCs w:val="24"/>
        </w:rPr>
      </w:pPr>
      <w:r>
        <w:rPr>
          <w:color w:val="FF0000"/>
          <w:sz w:val="20"/>
          <w:szCs w:val="20"/>
          <w:vertAlign w:val="superscript"/>
        </w:rPr>
        <w:t>►</w:t>
      </w:r>
      <w:r>
        <w:rPr>
          <w:sz w:val="24"/>
          <w:szCs w:val="24"/>
        </w:rPr>
        <w:fldChar w:fldCharType="begin"/>
      </w:r>
      <w:r>
        <w:rPr>
          <w:sz w:val="24"/>
          <w:szCs w:val="24"/>
        </w:rPr>
        <w:instrText>form.du="0"</w:instrText>
      </w:r>
      <w:r>
        <w:rPr>
          <w:sz w:val="24"/>
          <w:szCs w:val="24"/>
        </w:rPr>
        <w:fldChar w:fldCharType="end"/>
      </w:r>
      <w:r>
        <w:rPr>
          <w:sz w:val="24"/>
          <w:szCs w:val="24"/>
        </w:rPr>
        <w:fldChar w:fldCharType="begin"/>
      </w:r>
      <w:r>
        <w:rPr>
          <w:sz w:val="24"/>
          <w:szCs w:val="24"/>
        </w:rPr>
        <w:instrText>form.fid="I6f7fdb809fed11dfbf230000837214a9"</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fcap.ref="manual"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sz w:val="24"/>
          <w:szCs w:val="24"/>
        </w:rPr>
        <w:t xml:space="preserve">IN THE CIRCUIT COURT FOR </w:t>
      </w:r>
      <w:r>
        <w:rPr>
          <w:rStyle w:val="pxfinstr"/>
          <w:i/>
          <w:iCs/>
          <w:szCs w:val="24"/>
        </w:rPr>
        <w:t>[NAME OF COUNTY]</w:t>
      </w:r>
      <w:r>
        <w:rPr>
          <w:sz w:val="24"/>
          <w:szCs w:val="24"/>
        </w:rPr>
        <w:t>, FLORIDA</w:t>
      </w:r>
    </w:p>
    <w:p w14:paraId="6CCCC9DC" w14:textId="77777777" w:rsidR="00FD3105" w:rsidRDefault="00FD3105">
      <w:pPr>
        <w:pStyle w:val="pxformfcaptbl"/>
        <w:ind w:left="500"/>
      </w:pPr>
      <w:r>
        <w:t xml:space="preserve"> </w:t>
      </w:r>
      <w:r>
        <w:rPr>
          <w:color w:val="FF0000"/>
          <w:sz w:val="20"/>
          <w:szCs w:val="20"/>
          <w:vertAlign w:val="superscript"/>
        </w:rPr>
        <w:t>►</w:t>
      </w:r>
      <w:r>
        <w:fldChar w:fldCharType="begin"/>
      </w:r>
      <w:r>
        <w:instrText>tbl.brace.end="5"</w:instrText>
      </w:r>
      <w:r>
        <w:fldChar w:fldCharType="end"/>
      </w:r>
      <w:r>
        <w:fldChar w:fldCharType="begin"/>
      </w:r>
      <w:r>
        <w:instrText>tbl.brace.start="1"</w:instrText>
      </w:r>
      <w:r>
        <w:fldChar w:fldCharType="end"/>
      </w:r>
      <w:r>
        <w:fldChar w:fldCharType="begin"/>
      </w:r>
      <w:r>
        <w:instrText>tbl.ident="I00EP5H"</w:instrText>
      </w:r>
      <w:r>
        <w:fldChar w:fldCharType="end"/>
      </w:r>
      <w:r>
        <w:fldChar w:fldCharType="begin"/>
      </w:r>
      <w:r>
        <w:instrText>tbl.uuid="I011WVP"</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0768FE40"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61EEA481"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tgroup.cols="4"</w:instrText>
      </w:r>
      <w:r>
        <w:fldChar w:fldCharType="end"/>
      </w:r>
    </w:p>
    <w:p w14:paraId="1B29DF1A"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colspec.colwidth="7*"</w:instrText>
      </w:r>
      <w:r>
        <w:fldChar w:fldCharType="end"/>
      </w:r>
    </w:p>
    <w:p w14:paraId="3060B40D"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colspec.colwidth="16*"</w:instrText>
      </w:r>
      <w:r>
        <w:fldChar w:fldCharType="end"/>
      </w:r>
    </w:p>
    <w:p w14:paraId="08E814C4" w14:textId="77777777" w:rsidR="00FD3105" w:rsidRDefault="00FD3105">
      <w:pPr>
        <w:pStyle w:val="pxcolspec"/>
      </w:pPr>
      <w:r>
        <w:rPr>
          <w:color w:val="FF0000"/>
          <w:sz w:val="20"/>
          <w:szCs w:val="20"/>
          <w:vertAlign w:val="superscript"/>
        </w:rPr>
        <w:t>►</w:t>
      </w:r>
      <w:r>
        <w:fldChar w:fldCharType="begin"/>
      </w:r>
      <w:r>
        <w:instrText>colspec.align="center"</w:instrText>
      </w:r>
      <w:r>
        <w:fldChar w:fldCharType="end"/>
      </w:r>
      <w:r>
        <w:fldChar w:fldCharType="begin"/>
      </w:r>
      <w:r>
        <w:instrText>colspec.colname="3"</w:instrText>
      </w:r>
      <w:r>
        <w:fldChar w:fldCharType="end"/>
      </w:r>
      <w:r>
        <w:fldChar w:fldCharType="begin"/>
      </w:r>
      <w:r>
        <w:instrText>colspec.colnum="3"</w:instrText>
      </w:r>
      <w:r>
        <w:fldChar w:fldCharType="end"/>
      </w:r>
      <w:r>
        <w:fldChar w:fldCharType="begin"/>
      </w:r>
      <w:r>
        <w:instrText>colspec.colwidth="7*"</w:instrText>
      </w:r>
      <w:r>
        <w:fldChar w:fldCharType="end"/>
      </w:r>
    </w:p>
    <w:p w14:paraId="4A7165F7" w14:textId="77777777" w:rsidR="00FD3105" w:rsidRDefault="00FD3105">
      <w:pPr>
        <w:pStyle w:val="pxcolspec"/>
      </w:pPr>
      <w:r>
        <w:rPr>
          <w:color w:val="FF0000"/>
          <w:sz w:val="20"/>
          <w:szCs w:val="20"/>
          <w:vertAlign w:val="superscript"/>
        </w:rPr>
        <w:t>►</w:t>
      </w:r>
      <w:r>
        <w:fldChar w:fldCharType="begin"/>
      </w:r>
      <w:r>
        <w:instrText>colspec.colname="4"</w:instrText>
      </w:r>
      <w:r>
        <w:fldChar w:fldCharType="end"/>
      </w:r>
      <w:r>
        <w:fldChar w:fldCharType="begin"/>
      </w:r>
      <w:r>
        <w:instrText>colspec.colnum="4"</w:instrText>
      </w:r>
      <w:r>
        <w:fldChar w:fldCharType="end"/>
      </w:r>
      <w:r>
        <w:fldChar w:fldCharType="begin"/>
      </w:r>
      <w:r>
        <w:instrText>colspec.colwidth="34*"</w:instrText>
      </w:r>
      <w:r>
        <w:fldChar w:fldCharType="end"/>
      </w:r>
    </w:p>
    <w:tbl>
      <w:tblPr>
        <w:tblW w:w="0" w:type="auto"/>
        <w:tblLayout w:type="fixed"/>
        <w:tblCellMar>
          <w:left w:w="0" w:type="dxa"/>
          <w:right w:w="0" w:type="dxa"/>
        </w:tblCellMar>
        <w:tblLook w:val="0000" w:firstRow="0" w:lastRow="0" w:firstColumn="0" w:lastColumn="0" w:noHBand="0" w:noVBand="0"/>
      </w:tblPr>
      <w:tblGrid>
        <w:gridCol w:w="2160"/>
        <w:gridCol w:w="2160"/>
        <w:gridCol w:w="2160"/>
        <w:gridCol w:w="2160"/>
      </w:tblGrid>
      <w:tr w:rsidR="00FD3105" w14:paraId="3BF8B6E5" w14:textId="77777777">
        <w:tblPrEx>
          <w:tblCellMar>
            <w:top w:w="0" w:type="dxa"/>
            <w:left w:w="0" w:type="dxa"/>
            <w:bottom w:w="0" w:type="dxa"/>
            <w:right w:w="0" w:type="dxa"/>
          </w:tblCellMar>
        </w:tblPrEx>
        <w:tc>
          <w:tcPr>
            <w:tcW w:w="2160" w:type="dxa"/>
            <w:tcBorders>
              <w:top w:val="nil"/>
              <w:left w:val="nil"/>
              <w:bottom w:val="nil"/>
              <w:right w:val="nil"/>
            </w:tcBorders>
          </w:tcPr>
          <w:p w14:paraId="7B61887F" w14:textId="77777777" w:rsidR="00FD3105" w:rsidRDefault="00FD3105">
            <w:r>
              <w:rPr>
                <w:color w:val="FF0000"/>
                <w:sz w:val="20"/>
                <w:szCs w:val="20"/>
                <w:vertAlign w:val="superscript"/>
              </w:rPr>
              <w:t>►</w:t>
            </w:r>
            <w:r>
              <w:fldChar w:fldCharType="begin"/>
            </w:r>
            <w:r>
              <w:instrText>tbody.valign="top"</w:instrText>
            </w:r>
            <w:r>
              <w:fldChar w:fldCharType="end"/>
            </w:r>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PLAINTIFF]</w:t>
            </w:r>
            <w:r>
              <w:rPr>
                <w:rStyle w:val="pxrowentry"/>
              </w:rPr>
              <w:t>,</w:t>
            </w:r>
          </w:p>
        </w:tc>
        <w:tc>
          <w:tcPr>
            <w:tcW w:w="2160" w:type="dxa"/>
            <w:tcBorders>
              <w:top w:val="nil"/>
              <w:left w:val="nil"/>
              <w:bottom w:val="nil"/>
              <w:right w:val="nil"/>
            </w:tcBorders>
          </w:tcPr>
          <w:p w14:paraId="67BE732F" w14:textId="77777777" w:rsidR="00FD3105" w:rsidRDefault="00FD3105">
            <w:r>
              <w:rPr>
                <w:rStyle w:val="pxentry"/>
                <w:color w:val="FF0000"/>
                <w:sz w:val="20"/>
                <w:szCs w:val="20"/>
                <w:vertAlign w:val="superscript"/>
              </w:rPr>
              <w:t>►</w:t>
            </w:r>
            <w:r>
              <w:rPr>
                <w:rStyle w:val="pxentry"/>
              </w:rPr>
              <w:fldChar w:fldCharType="begin"/>
            </w:r>
            <w:r>
              <w:rPr>
                <w:rStyle w:val="pxentry"/>
              </w:rPr>
              <w:instrText>entry.morerows="4"</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vanish/>
              </w:rPr>
              <w:t>&amp;brace;</w:t>
            </w:r>
            <w:r>
              <w:rPr>
                <w:rStyle w:val="pxvis"/>
                <w:rFonts w:ascii="Times NewRoman" w:hAnsi="Times NewRoman"/>
                <w:b w:val="0"/>
                <w:sz w:val="24"/>
              </w:rPr>
              <w:t>}</w:t>
            </w:r>
          </w:p>
        </w:tc>
        <w:tc>
          <w:tcPr>
            <w:tcW w:w="2160" w:type="dxa"/>
            <w:tcBorders>
              <w:top w:val="nil"/>
              <w:left w:val="nil"/>
              <w:bottom w:val="nil"/>
              <w:right w:val="nil"/>
            </w:tcBorders>
          </w:tcPr>
          <w:p w14:paraId="1055C671"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45AA93E6" w14:textId="77777777" w:rsidR="00FD3105" w:rsidRDefault="00FD3105"/>
        </w:tc>
      </w:tr>
      <w:tr w:rsidR="00FD3105" w14:paraId="5BB19C61" w14:textId="77777777">
        <w:tblPrEx>
          <w:tblCellMar>
            <w:top w:w="0" w:type="dxa"/>
            <w:left w:w="0" w:type="dxa"/>
            <w:bottom w:w="0" w:type="dxa"/>
            <w:right w:w="0" w:type="dxa"/>
          </w:tblCellMar>
        </w:tblPrEx>
        <w:tc>
          <w:tcPr>
            <w:tcW w:w="2160" w:type="dxa"/>
            <w:tcBorders>
              <w:top w:val="nil"/>
              <w:left w:val="nil"/>
              <w:bottom w:val="nil"/>
              <w:right w:val="nil"/>
            </w:tcBorders>
          </w:tcPr>
          <w:p w14:paraId="4F8D4EF3"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7B1A9F5C"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Plaintiff,</w:t>
            </w:r>
          </w:p>
        </w:tc>
        <w:tc>
          <w:tcPr>
            <w:tcW w:w="2160" w:type="dxa"/>
            <w:tcBorders>
              <w:top w:val="nil"/>
              <w:left w:val="nil"/>
              <w:bottom w:val="nil"/>
              <w:right w:val="nil"/>
            </w:tcBorders>
          </w:tcPr>
          <w:p w14:paraId="47607984"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5B22A8C6" w14:textId="77777777" w:rsidR="00FD3105" w:rsidRDefault="00FD3105"/>
        </w:tc>
      </w:tr>
      <w:tr w:rsidR="00FD3105" w14:paraId="2BA3D74A" w14:textId="77777777">
        <w:tblPrEx>
          <w:tblCellMar>
            <w:top w:w="0" w:type="dxa"/>
            <w:left w:w="0" w:type="dxa"/>
            <w:bottom w:w="0" w:type="dxa"/>
            <w:right w:w="0" w:type="dxa"/>
          </w:tblCellMar>
        </w:tblPrEx>
        <w:tc>
          <w:tcPr>
            <w:tcW w:w="2160" w:type="dxa"/>
            <w:tcBorders>
              <w:top w:val="nil"/>
              <w:left w:val="nil"/>
              <w:bottom w:val="nil"/>
              <w:right w:val="nil"/>
            </w:tcBorders>
          </w:tcPr>
          <w:p w14:paraId="47C91705"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entry.align="left"</w:instrText>
            </w:r>
            <w:r>
              <w:rPr>
                <w:rStyle w:val="pxrowentry"/>
              </w:rPr>
              <w:fldChar w:fldCharType="end"/>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v.</w:t>
            </w:r>
          </w:p>
        </w:tc>
        <w:tc>
          <w:tcPr>
            <w:tcW w:w="2160" w:type="dxa"/>
            <w:tcBorders>
              <w:top w:val="nil"/>
              <w:left w:val="nil"/>
              <w:bottom w:val="nil"/>
              <w:right w:val="nil"/>
            </w:tcBorders>
          </w:tcPr>
          <w:p w14:paraId="0884F63C"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 xml:space="preserve">CASE </w:t>
            </w:r>
            <w:r>
              <w:rPr>
                <w:rStyle w:val="pxfinstr"/>
                <w:i/>
                <w:iCs/>
              </w:rPr>
              <w:t>[CASE NUMBER]</w:t>
            </w:r>
          </w:p>
        </w:tc>
        <w:tc>
          <w:tcPr>
            <w:tcW w:w="2160" w:type="dxa"/>
            <w:tcBorders>
              <w:top w:val="nil"/>
              <w:left w:val="nil"/>
              <w:bottom w:val="nil"/>
              <w:right w:val="nil"/>
            </w:tcBorders>
          </w:tcPr>
          <w:p w14:paraId="6FE6FFFC" w14:textId="77777777" w:rsidR="00FD3105" w:rsidRDefault="00FD3105"/>
        </w:tc>
        <w:tc>
          <w:tcPr>
            <w:tcW w:w="2160" w:type="dxa"/>
            <w:tcBorders>
              <w:top w:val="nil"/>
              <w:left w:val="nil"/>
              <w:bottom w:val="nil"/>
              <w:right w:val="nil"/>
            </w:tcBorders>
          </w:tcPr>
          <w:p w14:paraId="0BF75C7D" w14:textId="77777777" w:rsidR="00FD3105" w:rsidRDefault="00FD3105"/>
        </w:tc>
      </w:tr>
      <w:tr w:rsidR="00FD3105" w14:paraId="6EE9C1A5" w14:textId="77777777">
        <w:tblPrEx>
          <w:tblCellMar>
            <w:top w:w="0" w:type="dxa"/>
            <w:left w:w="0" w:type="dxa"/>
            <w:bottom w:w="0" w:type="dxa"/>
            <w:right w:w="0" w:type="dxa"/>
          </w:tblCellMar>
        </w:tblPrEx>
        <w:tc>
          <w:tcPr>
            <w:tcW w:w="2160" w:type="dxa"/>
            <w:tcBorders>
              <w:top w:val="nil"/>
              <w:left w:val="nil"/>
              <w:bottom w:val="nil"/>
              <w:right w:val="nil"/>
            </w:tcBorders>
          </w:tcPr>
          <w:p w14:paraId="47870E58"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DEFENDANT]</w:t>
            </w:r>
            <w:r>
              <w:rPr>
                <w:rStyle w:val="pxrowentry"/>
              </w:rPr>
              <w:t>,</w:t>
            </w:r>
          </w:p>
        </w:tc>
        <w:tc>
          <w:tcPr>
            <w:tcW w:w="2160" w:type="dxa"/>
            <w:tcBorders>
              <w:top w:val="nil"/>
              <w:left w:val="nil"/>
              <w:bottom w:val="nil"/>
              <w:right w:val="nil"/>
            </w:tcBorders>
          </w:tcPr>
          <w:p w14:paraId="233E255B"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222BD04E" w14:textId="77777777" w:rsidR="00FD3105" w:rsidRDefault="00FD3105"/>
        </w:tc>
        <w:tc>
          <w:tcPr>
            <w:tcW w:w="2160" w:type="dxa"/>
            <w:tcBorders>
              <w:top w:val="nil"/>
              <w:left w:val="nil"/>
              <w:bottom w:val="nil"/>
              <w:right w:val="nil"/>
            </w:tcBorders>
          </w:tcPr>
          <w:p w14:paraId="05E2F550" w14:textId="77777777" w:rsidR="00FD3105" w:rsidRDefault="00FD3105"/>
        </w:tc>
      </w:tr>
      <w:tr w:rsidR="00FD3105" w14:paraId="31112ADA" w14:textId="77777777">
        <w:tblPrEx>
          <w:tblCellMar>
            <w:top w:w="0" w:type="dxa"/>
            <w:left w:w="0" w:type="dxa"/>
            <w:bottom w:w="0" w:type="dxa"/>
            <w:right w:w="0" w:type="dxa"/>
          </w:tblCellMar>
        </w:tblPrEx>
        <w:tc>
          <w:tcPr>
            <w:tcW w:w="2160" w:type="dxa"/>
            <w:tcBorders>
              <w:top w:val="nil"/>
              <w:left w:val="nil"/>
              <w:bottom w:val="nil"/>
              <w:right w:val="nil"/>
            </w:tcBorders>
          </w:tcPr>
          <w:p w14:paraId="18B6D101"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387CC2CB"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Defendant.</w:t>
            </w:r>
          </w:p>
        </w:tc>
        <w:tc>
          <w:tcPr>
            <w:tcW w:w="2160" w:type="dxa"/>
            <w:tcBorders>
              <w:top w:val="nil"/>
              <w:left w:val="nil"/>
              <w:bottom w:val="nil"/>
              <w:right w:val="nil"/>
            </w:tcBorders>
          </w:tcPr>
          <w:p w14:paraId="2549BEC3"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19281097" w14:textId="77777777" w:rsidR="00FD3105" w:rsidRDefault="00FD3105"/>
        </w:tc>
      </w:tr>
    </w:tbl>
    <w:p w14:paraId="7AA5B74C" w14:textId="77777777" w:rsidR="00FD3105" w:rsidRDefault="00FD3105">
      <w:pPr>
        <w:pStyle w:val="pxtbody"/>
      </w:pPr>
    </w:p>
    <w:p w14:paraId="4275D11A" w14:textId="77777777" w:rsidR="00FD3105" w:rsidRDefault="00FD3105"/>
    <w:p w14:paraId="3CE39AE7" w14:textId="77777777" w:rsidR="00FD3105" w:rsidRDefault="00FD3105">
      <w:pPr>
        <w:pStyle w:val="pxformhac"/>
        <w:spacing w:before="180"/>
        <w:jc w:val="center"/>
      </w:pPr>
      <w:r>
        <w:t xml:space="preserve">FINAL JUDGMENT </w:t>
      </w:r>
    </w:p>
    <w:p w14:paraId="02BA5C33"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p.ct.id="3d29be30775711ee8e1ba9ecff0bf883|56|10:56"</w:instrText>
      </w:r>
      <w:r>
        <w:fldChar w:fldCharType="end"/>
      </w:r>
      <w:r>
        <w:t>Pursuant to the verdict rendered in this action and the court finding the defendant has possession of the property described in paragraph 1 under a debt satisfaction bond</w:t>
      </w:r>
    </w:p>
    <w:p w14:paraId="426FC08E"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p.ct.id="3d29be30775711ee8e1ba9ecff0bf883|56|10:56"</w:instrText>
      </w:r>
      <w:r>
        <w:fldChar w:fldCharType="end"/>
      </w:r>
      <w:r>
        <w:t>IT IS ADJUDGED that:</w:t>
      </w:r>
    </w:p>
    <w:p w14:paraId="543AF1FC" w14:textId="77777777" w:rsidR="00FD3105" w:rsidRDefault="00FD3105">
      <w:pPr>
        <w:pStyle w:val="pxformfl"/>
        <w:ind w:left="500"/>
      </w:pPr>
      <w:r>
        <w:t xml:space="preserve"> </w:t>
      </w:r>
    </w:p>
    <w:p w14:paraId="74623EB0"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1. </w:t>
      </w:r>
    </w:p>
    <w:p w14:paraId="780BE696"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p.ct.id="3d29be30775711ee8e1ba9ecff0bf883|56|10:56"</w:instrText>
      </w:r>
      <w:r>
        <w:fldChar w:fldCharType="end"/>
      </w:r>
      <w:r>
        <w:t xml:space="preserve">Plaintiff </w:t>
      </w:r>
      <w:r>
        <w:rPr>
          <w:rStyle w:val="pxfinstr"/>
          <w:i/>
          <w:iCs/>
        </w:rPr>
        <w:t>[NAME OF PLAINTIFF]</w:t>
      </w:r>
      <w:r>
        <w:t xml:space="preserve">, whose address is </w:t>
      </w:r>
      <w:r>
        <w:rPr>
          <w:rStyle w:val="pxfinstr"/>
          <w:i/>
          <w:iCs/>
        </w:rPr>
        <w:t>[address of plaintiff]</w:t>
      </w:r>
      <w:r>
        <w:t>, has the right to possession of the following described personal property:</w:t>
      </w:r>
    </w:p>
    <w:p w14:paraId="7B9A040C" w14:textId="77777777" w:rsidR="00FD3105" w:rsidRDefault="00FD3105">
      <w:pPr>
        <w:pStyle w:val="pxformfac"/>
        <w:jc w:val="center"/>
        <w:rPr>
          <w:sz w:val="24"/>
          <w:szCs w:val="24"/>
        </w:rPr>
      </w:pP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rStyle w:val="pxfinstr"/>
          <w:i/>
          <w:iCs/>
          <w:szCs w:val="24"/>
        </w:rPr>
        <w:t>[legal description of property]</w:t>
      </w:r>
    </w:p>
    <w:p w14:paraId="5E9A2E6D"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p.ct.id="3d29be30775711ee8e1ba9ecff0bf883|56|10:56"</w:instrText>
      </w:r>
      <w:r>
        <w:fldChar w:fldCharType="end"/>
      </w:r>
      <w:r>
        <w:fldChar w:fldCharType="begin"/>
      </w:r>
      <w:r>
        <w:instrText>p.fl="none"</w:instrText>
      </w:r>
      <w:r>
        <w:fldChar w:fldCharType="end"/>
      </w:r>
      <w:r>
        <w:t xml:space="preserve">against defendant </w:t>
      </w:r>
      <w:r>
        <w:rPr>
          <w:rStyle w:val="pxfinstr"/>
          <w:i/>
          <w:iCs/>
        </w:rPr>
        <w:t>[NAME OF DEFENDANT]</w:t>
      </w:r>
      <w:r>
        <w:t xml:space="preserve"> </w:t>
      </w:r>
      <w:r>
        <w:rPr>
          <w:rStyle w:val="pxfinstr"/>
          <w:i/>
          <w:iCs/>
        </w:rPr>
        <w:t>[OPTIONAL:, whose address is [address of third-party] and the last four digits of Social Security number are [last four numbers of Social Security number],]</w:t>
      </w:r>
      <w:r>
        <w:t xml:space="preserve"> for which the clerk shall issue a writ of possession forthwith, subject to plaintiff's election under paragraph 2.</w:t>
      </w:r>
    </w:p>
    <w:p w14:paraId="5BF4055B"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2. </w:t>
      </w:r>
    </w:p>
    <w:p w14:paraId="3B7E5444"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p.ct.id="3d29be30775711ee8e1ba9ecff0bf883|56|10:56"</w:instrText>
      </w:r>
      <w:r>
        <w:fldChar w:fldCharType="end"/>
      </w:r>
      <w:r>
        <w:t xml:space="preserve">Plaintiff, whose address is </w:t>
      </w:r>
      <w:r>
        <w:rPr>
          <w:rStyle w:val="pxfinstr"/>
          <w:i/>
          <w:iCs/>
        </w:rPr>
        <w:t>[address of plaintiff]</w:t>
      </w:r>
      <w:r>
        <w:t xml:space="preserve">, recovers from defendant and defendant's surety </w:t>
      </w:r>
      <w:r>
        <w:rPr>
          <w:rStyle w:val="pxfinstr"/>
          <w:i/>
          <w:iCs/>
        </w:rPr>
        <w:t>[name of surety]</w:t>
      </w:r>
      <w:r>
        <w:t xml:space="preserve"> the value of the property in the sum of $</w:t>
      </w:r>
      <w:r>
        <w:rPr>
          <w:rStyle w:val="pxfinstr"/>
          <w:i/>
          <w:iCs/>
        </w:rPr>
        <w:t>[dollar amount of value of property]</w:t>
      </w:r>
      <w:r>
        <w:t xml:space="preserve"> with costs in the sum of $</w:t>
      </w:r>
      <w:r>
        <w:rPr>
          <w:rStyle w:val="pxfinstr"/>
          <w:i/>
          <w:iCs/>
        </w:rPr>
        <w:t>[dollar amount of costs]</w:t>
      </w:r>
      <w:r>
        <w:t>, making a total of $</w:t>
      </w:r>
      <w:r>
        <w:rPr>
          <w:rStyle w:val="pxfinstr"/>
          <w:i/>
          <w:iCs/>
        </w:rPr>
        <w:t>[total dollar amount of property]</w:t>
      </w:r>
      <w:r>
        <w:t xml:space="preserve">, that shall bear interest at the rate prescribed by law, for which let execution issue forthwith in the appropriate sum if plaintiff elects not to have the writ of possession authorized in paragraph 1 or, if the sheriff is unable to find the property, or part of it, under the writ of possession, all pursuant to </w:t>
      </w:r>
      <w:r>
        <w:rPr>
          <w:rStyle w:val="pxst"/>
          <w:color w:val="FF0000"/>
          <w:sz w:val="20"/>
          <w:szCs w:val="20"/>
          <w:vertAlign w:val="superscript"/>
        </w:rPr>
        <w:t>►</w:t>
      </w:r>
      <w:r>
        <w:rPr>
          <w:rStyle w:val="pxst"/>
        </w:rPr>
        <w:fldChar w:fldCharType="begin"/>
      </w:r>
      <w:r>
        <w:rPr>
          <w:rStyle w:val="pxst"/>
        </w:rPr>
        <w:instrText>st.ref.id="I03UYM1"</w:instrText>
      </w:r>
      <w:r>
        <w:rPr>
          <w:rStyle w:val="pxst"/>
        </w:rPr>
        <w:fldChar w:fldCharType="end"/>
      </w:r>
      <w:r>
        <w:rPr>
          <w:rStyle w:val="pxst"/>
          <w:vanish/>
        </w:rPr>
        <w:t>&amp;s;</w:t>
      </w:r>
      <w:r>
        <w:rPr>
          <w:rStyle w:val="pxvis"/>
          <w:rFonts w:ascii="Times NewRoman" w:hAnsi="Times NewRoman"/>
          <w:b w:val="0"/>
          <w:sz w:val="24"/>
        </w:rPr>
        <w:t>§</w:t>
      </w:r>
      <w:r>
        <w:rPr>
          <w:rStyle w:val="pxst"/>
        </w:rPr>
        <w:t>78.19 Florida Statutes</w:t>
      </w:r>
      <w:r>
        <w:t>.</w:t>
      </w:r>
    </w:p>
    <w:p w14:paraId="7873973B"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p.ct.id="3d29be30775711ee8e1ba9ecff0bf883|56|10:56"</w:instrText>
      </w:r>
      <w:r>
        <w:fldChar w:fldCharType="end"/>
      </w:r>
      <w:r>
        <w:t xml:space="preserve">ORDERED at </w:t>
      </w:r>
      <w:r>
        <w:rPr>
          <w:rStyle w:val="pxfinstr"/>
          <w:i/>
          <w:iCs/>
        </w:rPr>
        <w:t>[name of city]</w:t>
      </w:r>
      <w:r>
        <w:t xml:space="preserve">, Florida on </w:t>
      </w:r>
      <w:r>
        <w:rPr>
          <w:rStyle w:val="pxfinstr"/>
          <w:i/>
          <w:iCs/>
        </w:rPr>
        <w:t>[date of judgment]</w:t>
      </w:r>
      <w:r>
        <w:t>.</w:t>
      </w:r>
    </w:p>
    <w:p w14:paraId="057DAD2C" w14:textId="77777777" w:rsidR="00FD3105" w:rsidRDefault="00FD3105">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4169127A" w14:textId="77777777" w:rsidR="00FD3105" w:rsidRDefault="00FD3105">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judge]</w:t>
      </w:r>
    </w:p>
    <w:p w14:paraId="76F6B393"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judge]</w:t>
      </w:r>
    </w:p>
    <w:p w14:paraId="715405C3" w14:textId="77777777" w:rsidR="00FD3105" w:rsidRDefault="00FD3105">
      <w:pPr>
        <w:pStyle w:val="pxformfsigtbl"/>
        <w:ind w:left="500"/>
      </w:pPr>
      <w:r>
        <w:t xml:space="preserve"> </w:t>
      </w:r>
      <w:r>
        <w:rPr>
          <w:color w:val="FF0000"/>
          <w:sz w:val="20"/>
          <w:szCs w:val="20"/>
          <w:vertAlign w:val="superscript"/>
        </w:rPr>
        <w:t>►</w:t>
      </w:r>
      <w:r>
        <w:fldChar w:fldCharType="begin"/>
      </w:r>
      <w:r>
        <w:instrText>tbl.ident="I01AHDJ"</w:instrText>
      </w:r>
      <w:r>
        <w:fldChar w:fldCharType="end"/>
      </w:r>
      <w:r>
        <w:fldChar w:fldCharType="begin"/>
      </w:r>
      <w:r>
        <w:instrText>tbl.uuid="I01KXBT"</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3F6DF151"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77CF846B"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tgroup.cols="2"</w:instrText>
      </w:r>
      <w:r>
        <w:fldChar w:fldCharType="end"/>
      </w:r>
    </w:p>
    <w:p w14:paraId="6F17EE76"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colspec.colwidth="17*"</w:instrText>
      </w:r>
      <w:r>
        <w:fldChar w:fldCharType="end"/>
      </w:r>
    </w:p>
    <w:p w14:paraId="04240CCC"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colspec.colwidth="111*"</w:instrText>
      </w:r>
      <w:r>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D3105" w14:paraId="4F5EED4C" w14:textId="77777777">
        <w:tblPrEx>
          <w:tblCellMar>
            <w:top w:w="0" w:type="dxa"/>
            <w:left w:w="0" w:type="dxa"/>
            <w:bottom w:w="0" w:type="dxa"/>
            <w:right w:w="0" w:type="dxa"/>
          </w:tblCellMar>
        </w:tblPrEx>
        <w:tc>
          <w:tcPr>
            <w:tcW w:w="4320" w:type="dxa"/>
            <w:tcBorders>
              <w:top w:val="nil"/>
              <w:left w:val="nil"/>
              <w:bottom w:val="nil"/>
              <w:right w:val="nil"/>
            </w:tcBorders>
          </w:tcPr>
          <w:p w14:paraId="760B9F2F"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Copies to:</w:t>
            </w:r>
          </w:p>
        </w:tc>
        <w:tc>
          <w:tcPr>
            <w:tcW w:w="4320" w:type="dxa"/>
            <w:tcBorders>
              <w:top w:val="nil"/>
              <w:left w:val="nil"/>
              <w:bottom w:val="nil"/>
              <w:right w:val="nil"/>
            </w:tcBorders>
          </w:tcPr>
          <w:p w14:paraId="36E6CD4E"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r w:rsidR="00FD3105" w14:paraId="148EF846" w14:textId="77777777">
        <w:tblPrEx>
          <w:tblCellMar>
            <w:top w:w="0" w:type="dxa"/>
            <w:left w:w="0" w:type="dxa"/>
            <w:bottom w:w="0" w:type="dxa"/>
            <w:right w:w="0" w:type="dxa"/>
          </w:tblCellMar>
        </w:tblPrEx>
        <w:tc>
          <w:tcPr>
            <w:tcW w:w="4320" w:type="dxa"/>
            <w:tcBorders>
              <w:top w:val="nil"/>
              <w:left w:val="nil"/>
              <w:bottom w:val="nil"/>
              <w:right w:val="nil"/>
            </w:tcBorders>
          </w:tcPr>
          <w:p w14:paraId="07C24CC9"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4320" w:type="dxa"/>
            <w:tcBorders>
              <w:top w:val="nil"/>
              <w:left w:val="nil"/>
              <w:bottom w:val="nil"/>
              <w:right w:val="nil"/>
            </w:tcBorders>
          </w:tcPr>
          <w:p w14:paraId="44087C22"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bl>
    <w:p w14:paraId="4BD759B0" w14:textId="77777777" w:rsidR="00FD3105" w:rsidRDefault="00FD3105">
      <w:pPr>
        <w:pStyle w:val="pxtbody"/>
      </w:pPr>
    </w:p>
    <w:p w14:paraId="1F98A0FD" w14:textId="77777777" w:rsidR="00FD3105" w:rsidRDefault="00FD3105"/>
    <w:p w14:paraId="3D64BA8A" w14:textId="77777777" w:rsidR="00FD3105" w:rsidRDefault="00FD3105">
      <w:pPr>
        <w:pStyle w:val="pxcomnt"/>
      </w:pPr>
    </w:p>
    <w:p w14:paraId="5C55158D" w14:textId="77777777" w:rsidR="00FD3105" w:rsidRDefault="00FD3105">
      <w:pPr>
        <w:pStyle w:val="pxhac"/>
        <w:spacing w:before="180"/>
        <w:jc w:val="center"/>
      </w:pPr>
      <w:r>
        <w:rPr>
          <w:rStyle w:val="pxb"/>
          <w:b/>
          <w:bCs/>
        </w:rPr>
        <w:t>Author's Comment</w:t>
      </w:r>
    </w:p>
    <w:p w14:paraId="47289EC2"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p.ct.id="3d29be30775711ee8e1ba9ecff0bf883|56|10:56"</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st.ref.id="I048XSZ"</w:instrText>
      </w:r>
      <w:r>
        <w:rPr>
          <w:rStyle w:val="pxst"/>
        </w:rPr>
        <w:fldChar w:fldCharType="end"/>
      </w:r>
      <w:r>
        <w:rPr>
          <w:rStyle w:val="pxst"/>
          <w:vanish/>
        </w:rPr>
        <w:t>&amp;s;</w:t>
      </w:r>
      <w:r>
        <w:rPr>
          <w:rStyle w:val="pxvis"/>
          <w:rFonts w:ascii="Times NewRoman" w:hAnsi="Times NewRoman"/>
          <w:b w:val="0"/>
          <w:sz w:val="24"/>
        </w:rPr>
        <w:t>§</w:t>
      </w:r>
      <w:r>
        <w:rPr>
          <w:rStyle w:val="pxst"/>
        </w:rPr>
        <w:t>78.19, Fla. Stat.</w:t>
      </w:r>
      <w:r>
        <w:t xml:space="preserve">; </w:t>
      </w:r>
      <w:r>
        <w:rPr>
          <w:rStyle w:val="pxx"/>
          <w:color w:val="FF0000"/>
          <w:sz w:val="20"/>
          <w:szCs w:val="20"/>
          <w:vertAlign w:val="superscript"/>
        </w:rPr>
        <w:t>►</w:t>
      </w:r>
      <w:r>
        <w:rPr>
          <w:rStyle w:val="pxx"/>
        </w:rPr>
        <w:fldChar w:fldCharType="begin"/>
      </w:r>
      <w:r>
        <w:rPr>
          <w:rStyle w:val="pxx"/>
        </w:rPr>
        <w:instrText>x.ref.id="I03XRWL"</w:instrText>
      </w:r>
      <w:r>
        <w:rPr>
          <w:rStyle w:val="pxx"/>
        </w:rPr>
        <w:fldChar w:fldCharType="end"/>
      </w:r>
      <w:r>
        <w:rPr>
          <w:rStyle w:val="pxx"/>
          <w:vanish/>
        </w:rPr>
        <w:t>&amp;s;</w:t>
      </w:r>
      <w:r>
        <w:rPr>
          <w:rStyle w:val="pxvis"/>
          <w:rFonts w:ascii="Times NewRoman" w:hAnsi="Times NewRoman"/>
          <w:b w:val="0"/>
          <w:sz w:val="24"/>
        </w:rPr>
        <w:t>§</w:t>
      </w:r>
      <w:r>
        <w:rPr>
          <w:rStyle w:val="pxx"/>
        </w:rPr>
        <w:t>10:55</w:t>
      </w:r>
      <w:r>
        <w:t xml:space="preserve">, Comment. </w:t>
      </w:r>
      <w:r>
        <w:rPr>
          <w:rStyle w:val="pxst"/>
          <w:color w:val="FF0000"/>
          <w:sz w:val="20"/>
          <w:szCs w:val="20"/>
          <w:vertAlign w:val="superscript"/>
        </w:rPr>
        <w:t>►</w:t>
      </w:r>
      <w:r>
        <w:rPr>
          <w:rStyle w:val="pxst"/>
        </w:rPr>
        <w:fldChar w:fldCharType="begin"/>
      </w:r>
      <w:r>
        <w:rPr>
          <w:rStyle w:val="pxst"/>
        </w:rPr>
        <w:instrText>st.ref.id="I0464O3"</w:instrText>
      </w:r>
      <w:r>
        <w:rPr>
          <w:rStyle w:val="pxst"/>
        </w:rPr>
        <w:fldChar w:fldCharType="end"/>
      </w:r>
      <w:r>
        <w:rPr>
          <w:rStyle w:val="pxst"/>
        </w:rPr>
        <w:t>Fla. R. Civ. P. Form 1.995(b)</w:t>
      </w:r>
      <w:r>
        <w:t>.</w:t>
      </w:r>
    </w:p>
    <w:p w14:paraId="7C5F5ED3" w14:textId="77777777" w:rsidR="00FD3105" w:rsidRDefault="00FD3105">
      <w:pPr>
        <w:pStyle w:val="pxs"/>
        <w:spacing w:before="180"/>
        <w:rPr>
          <w:sz w:val="27"/>
          <w:szCs w:val="27"/>
        </w:rPr>
      </w:pPr>
      <w:r>
        <w:rPr>
          <w:sz w:val="27"/>
          <w:szCs w:val="27"/>
        </w:rPr>
        <w:t>10:57. Judgment</w:t>
      </w:r>
      <w:r>
        <w:rPr>
          <w:rStyle w:val="pxsep"/>
        </w:rPr>
        <w:t xml:space="preserve">-- </w:t>
      </w:r>
      <w:r>
        <w:rPr>
          <w:sz w:val="27"/>
          <w:szCs w:val="27"/>
        </w:rPr>
        <w:t>Replevin, for plaintiff, plaintiff has possession</w:t>
      </w:r>
    </w:p>
    <w:p w14:paraId="71C5C97F" w14:textId="77777777" w:rsidR="00FD3105" w:rsidRDefault="00FD3105">
      <w:pPr>
        <w:pStyle w:val="pxov"/>
        <w:rPr>
          <w:vanish/>
        </w:rPr>
      </w:pPr>
      <w:r>
        <w:rPr>
          <w:vanish/>
        </w:rPr>
        <w:t>FMS</w:t>
      </w:r>
    </w:p>
    <w:p w14:paraId="4BD00F49" w14:textId="77777777" w:rsidR="00FD3105" w:rsidRDefault="00FD3105">
      <w:pPr>
        <w:pStyle w:val="pxov"/>
        <w:rPr>
          <w:vanish/>
        </w:rPr>
      </w:pPr>
      <w:r>
        <w:rPr>
          <w:vanish/>
        </w:rPr>
        <w:t>LCV</w:t>
      </w:r>
    </w:p>
    <w:p w14:paraId="07E750FE" w14:textId="77777777" w:rsidR="00FD3105" w:rsidRDefault="00FD3105">
      <w:pPr>
        <w:pStyle w:val="pxov"/>
        <w:rPr>
          <w:vanish/>
        </w:rPr>
      </w:pPr>
      <w:r>
        <w:rPr>
          <w:vanish/>
        </w:rPr>
        <w:t>LSC</w:t>
      </w:r>
    </w:p>
    <w:p w14:paraId="501AE236" w14:textId="77777777" w:rsidR="00FD3105" w:rsidRDefault="00FD3105">
      <w:pPr>
        <w:pStyle w:val="pxov"/>
        <w:rPr>
          <w:vanish/>
        </w:rPr>
      </w:pPr>
      <w:r>
        <w:rPr>
          <w:vanish/>
        </w:rPr>
        <w:t>LS7</w:t>
      </w:r>
    </w:p>
    <w:p w14:paraId="32650577" w14:textId="77777777" w:rsidR="00FD3105" w:rsidRDefault="00FD3105">
      <w:pPr>
        <w:pStyle w:val="pxov"/>
        <w:rPr>
          <w:vanish/>
        </w:rPr>
      </w:pPr>
      <w:r>
        <w:rPr>
          <w:vanish/>
        </w:rPr>
        <w:t>REL</w:t>
      </w:r>
    </w:p>
    <w:p w14:paraId="688F6385" w14:textId="77777777" w:rsidR="00FD3105" w:rsidRDefault="00FD3105">
      <w:pPr>
        <w:pStyle w:val="pxov"/>
        <w:rPr>
          <w:vanish/>
        </w:rPr>
      </w:pPr>
      <w:r>
        <w:rPr>
          <w:vanish/>
        </w:rPr>
        <w:t>RTD</w:t>
      </w:r>
    </w:p>
    <w:p w14:paraId="5FE9D57C" w14:textId="77777777" w:rsidR="00FD3105" w:rsidRDefault="00FD3105">
      <w:pPr>
        <w:pStyle w:val="pxov"/>
        <w:rPr>
          <w:vanish/>
        </w:rPr>
      </w:pPr>
      <w:r>
        <w:rPr>
          <w:vanish/>
        </w:rPr>
        <w:t>FCV</w:t>
      </w:r>
    </w:p>
    <w:p w14:paraId="28AFCCAA" w14:textId="77777777" w:rsidR="00FD3105" w:rsidRDefault="00FD3105">
      <w:pPr>
        <w:pStyle w:val="pxov"/>
        <w:rPr>
          <w:vanish/>
        </w:rPr>
      </w:pPr>
      <w:r>
        <w:rPr>
          <w:vanish/>
        </w:rPr>
        <w:t>FLG</w:t>
      </w:r>
    </w:p>
    <w:p w14:paraId="7B4B6EB2" w14:textId="77777777" w:rsidR="00FD3105" w:rsidRDefault="00FD3105">
      <w:pPr>
        <w:pStyle w:val="pxformfcapfac"/>
        <w:jc w:val="center"/>
        <w:rPr>
          <w:sz w:val="24"/>
          <w:szCs w:val="24"/>
        </w:rPr>
      </w:pPr>
      <w:r>
        <w:rPr>
          <w:color w:val="FF0000"/>
          <w:sz w:val="20"/>
          <w:szCs w:val="20"/>
          <w:vertAlign w:val="superscript"/>
        </w:rPr>
        <w:t>►</w:t>
      </w:r>
      <w:r>
        <w:rPr>
          <w:sz w:val="24"/>
          <w:szCs w:val="24"/>
        </w:rPr>
        <w:fldChar w:fldCharType="begin"/>
      </w:r>
      <w:r>
        <w:rPr>
          <w:sz w:val="24"/>
          <w:szCs w:val="24"/>
        </w:rPr>
        <w:instrText>form.du="0"</w:instrText>
      </w:r>
      <w:r>
        <w:rPr>
          <w:sz w:val="24"/>
          <w:szCs w:val="24"/>
        </w:rPr>
        <w:fldChar w:fldCharType="end"/>
      </w:r>
      <w:r>
        <w:rPr>
          <w:sz w:val="24"/>
          <w:szCs w:val="24"/>
        </w:rPr>
        <w:fldChar w:fldCharType="begin"/>
      </w:r>
      <w:r>
        <w:rPr>
          <w:sz w:val="24"/>
          <w:szCs w:val="24"/>
        </w:rPr>
        <w:instrText>form.fid="I79c9fb709fed11dfbf230000837214a9"</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fcap.ref="manual"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sz w:val="24"/>
          <w:szCs w:val="24"/>
        </w:rPr>
        <w:t xml:space="preserve">IN THE CIRCUIT COURT FOR </w:t>
      </w:r>
      <w:r>
        <w:rPr>
          <w:rStyle w:val="pxfinstr"/>
          <w:i/>
          <w:iCs/>
          <w:szCs w:val="24"/>
        </w:rPr>
        <w:t>[NAME OF COUNTY]</w:t>
      </w:r>
      <w:r>
        <w:rPr>
          <w:sz w:val="24"/>
          <w:szCs w:val="24"/>
        </w:rPr>
        <w:t>, FLORIDA</w:t>
      </w:r>
    </w:p>
    <w:p w14:paraId="17E293CF" w14:textId="77777777" w:rsidR="00FD3105" w:rsidRDefault="00FD3105">
      <w:pPr>
        <w:pStyle w:val="pxformfcaptbl"/>
        <w:ind w:left="500"/>
      </w:pPr>
      <w:r>
        <w:t xml:space="preserve"> </w:t>
      </w:r>
      <w:r>
        <w:rPr>
          <w:color w:val="FF0000"/>
          <w:sz w:val="20"/>
          <w:szCs w:val="20"/>
          <w:vertAlign w:val="superscript"/>
        </w:rPr>
        <w:t>►</w:t>
      </w:r>
      <w:r>
        <w:fldChar w:fldCharType="begin"/>
      </w:r>
      <w:r>
        <w:instrText>tbl.brace.end="5"</w:instrText>
      </w:r>
      <w:r>
        <w:fldChar w:fldCharType="end"/>
      </w:r>
      <w:r>
        <w:fldChar w:fldCharType="begin"/>
      </w:r>
      <w:r>
        <w:instrText>tbl.brace.start="1"</w:instrText>
      </w:r>
      <w:r>
        <w:fldChar w:fldCharType="end"/>
      </w:r>
      <w:r>
        <w:fldChar w:fldCharType="begin"/>
      </w:r>
      <w:r>
        <w:instrText>tbl.ident="I07VPON"</w:instrText>
      </w:r>
      <w:r>
        <w:fldChar w:fldCharType="end"/>
      </w:r>
      <w:r>
        <w:fldChar w:fldCharType="begin"/>
      </w:r>
      <w:r>
        <w:instrText>tbl.uuid="I01CIN6"</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6A4D2A76"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2D62EEE6"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tgroup.cols="4"</w:instrText>
      </w:r>
      <w:r>
        <w:fldChar w:fldCharType="end"/>
      </w:r>
    </w:p>
    <w:p w14:paraId="4773B4F6"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colspec.colwidth="7*"</w:instrText>
      </w:r>
      <w:r>
        <w:fldChar w:fldCharType="end"/>
      </w:r>
    </w:p>
    <w:p w14:paraId="3CF21F2E"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colspec.colwidth="16*"</w:instrText>
      </w:r>
      <w:r>
        <w:fldChar w:fldCharType="end"/>
      </w:r>
    </w:p>
    <w:p w14:paraId="2FA2EB13" w14:textId="77777777" w:rsidR="00FD3105" w:rsidRDefault="00FD3105">
      <w:pPr>
        <w:pStyle w:val="pxcolspec"/>
      </w:pPr>
      <w:r>
        <w:rPr>
          <w:color w:val="FF0000"/>
          <w:sz w:val="20"/>
          <w:szCs w:val="20"/>
          <w:vertAlign w:val="superscript"/>
        </w:rPr>
        <w:t>►</w:t>
      </w:r>
      <w:r>
        <w:fldChar w:fldCharType="begin"/>
      </w:r>
      <w:r>
        <w:instrText>colspec.align="center"</w:instrText>
      </w:r>
      <w:r>
        <w:fldChar w:fldCharType="end"/>
      </w:r>
      <w:r>
        <w:fldChar w:fldCharType="begin"/>
      </w:r>
      <w:r>
        <w:instrText>colspec.colname="3"</w:instrText>
      </w:r>
      <w:r>
        <w:fldChar w:fldCharType="end"/>
      </w:r>
      <w:r>
        <w:fldChar w:fldCharType="begin"/>
      </w:r>
      <w:r>
        <w:instrText>colspec.colnum="3"</w:instrText>
      </w:r>
      <w:r>
        <w:fldChar w:fldCharType="end"/>
      </w:r>
      <w:r>
        <w:fldChar w:fldCharType="begin"/>
      </w:r>
      <w:r>
        <w:instrText>colspec.colwidth="7*"</w:instrText>
      </w:r>
      <w:r>
        <w:fldChar w:fldCharType="end"/>
      </w:r>
    </w:p>
    <w:p w14:paraId="1820F6B2" w14:textId="77777777" w:rsidR="00FD3105" w:rsidRDefault="00FD3105">
      <w:pPr>
        <w:pStyle w:val="pxcolspec"/>
      </w:pPr>
      <w:r>
        <w:rPr>
          <w:color w:val="FF0000"/>
          <w:sz w:val="20"/>
          <w:szCs w:val="20"/>
          <w:vertAlign w:val="superscript"/>
        </w:rPr>
        <w:t>►</w:t>
      </w:r>
      <w:r>
        <w:fldChar w:fldCharType="begin"/>
      </w:r>
      <w:r>
        <w:instrText>colspec.colname="4"</w:instrText>
      </w:r>
      <w:r>
        <w:fldChar w:fldCharType="end"/>
      </w:r>
      <w:r>
        <w:fldChar w:fldCharType="begin"/>
      </w:r>
      <w:r>
        <w:instrText>colspec.colnum="4"</w:instrText>
      </w:r>
      <w:r>
        <w:fldChar w:fldCharType="end"/>
      </w:r>
      <w:r>
        <w:fldChar w:fldCharType="begin"/>
      </w:r>
      <w:r>
        <w:instrText>colspec.colwidth="34*"</w:instrText>
      </w:r>
      <w:r>
        <w:fldChar w:fldCharType="end"/>
      </w:r>
    </w:p>
    <w:tbl>
      <w:tblPr>
        <w:tblW w:w="0" w:type="auto"/>
        <w:tblLayout w:type="fixed"/>
        <w:tblCellMar>
          <w:left w:w="0" w:type="dxa"/>
          <w:right w:w="0" w:type="dxa"/>
        </w:tblCellMar>
        <w:tblLook w:val="0000" w:firstRow="0" w:lastRow="0" w:firstColumn="0" w:lastColumn="0" w:noHBand="0" w:noVBand="0"/>
      </w:tblPr>
      <w:tblGrid>
        <w:gridCol w:w="2160"/>
        <w:gridCol w:w="2160"/>
        <w:gridCol w:w="2160"/>
        <w:gridCol w:w="2160"/>
      </w:tblGrid>
      <w:tr w:rsidR="00FD3105" w14:paraId="31F090AE" w14:textId="77777777">
        <w:tblPrEx>
          <w:tblCellMar>
            <w:top w:w="0" w:type="dxa"/>
            <w:left w:w="0" w:type="dxa"/>
            <w:bottom w:w="0" w:type="dxa"/>
            <w:right w:w="0" w:type="dxa"/>
          </w:tblCellMar>
        </w:tblPrEx>
        <w:tc>
          <w:tcPr>
            <w:tcW w:w="2160" w:type="dxa"/>
            <w:tcBorders>
              <w:top w:val="nil"/>
              <w:left w:val="nil"/>
              <w:bottom w:val="nil"/>
              <w:right w:val="nil"/>
            </w:tcBorders>
          </w:tcPr>
          <w:p w14:paraId="43A4C662" w14:textId="77777777" w:rsidR="00FD3105" w:rsidRDefault="00FD3105">
            <w:r>
              <w:rPr>
                <w:color w:val="FF0000"/>
                <w:sz w:val="20"/>
                <w:szCs w:val="20"/>
                <w:vertAlign w:val="superscript"/>
              </w:rPr>
              <w:t>►</w:t>
            </w:r>
            <w:r>
              <w:fldChar w:fldCharType="begin"/>
            </w:r>
            <w:r>
              <w:instrText>tbody.valign="top"</w:instrText>
            </w:r>
            <w:r>
              <w:fldChar w:fldCharType="end"/>
            </w:r>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PLAINTIFF]</w:t>
            </w:r>
            <w:r>
              <w:rPr>
                <w:rStyle w:val="pxrowentry"/>
              </w:rPr>
              <w:t>,</w:t>
            </w:r>
          </w:p>
        </w:tc>
        <w:tc>
          <w:tcPr>
            <w:tcW w:w="2160" w:type="dxa"/>
            <w:tcBorders>
              <w:top w:val="nil"/>
              <w:left w:val="nil"/>
              <w:bottom w:val="nil"/>
              <w:right w:val="nil"/>
            </w:tcBorders>
          </w:tcPr>
          <w:p w14:paraId="235B6E87" w14:textId="77777777" w:rsidR="00FD3105" w:rsidRDefault="00FD3105">
            <w:r>
              <w:rPr>
                <w:rStyle w:val="pxentry"/>
                <w:color w:val="FF0000"/>
                <w:sz w:val="20"/>
                <w:szCs w:val="20"/>
                <w:vertAlign w:val="superscript"/>
              </w:rPr>
              <w:t>►</w:t>
            </w:r>
            <w:r>
              <w:rPr>
                <w:rStyle w:val="pxentry"/>
              </w:rPr>
              <w:fldChar w:fldCharType="begin"/>
            </w:r>
            <w:r>
              <w:rPr>
                <w:rStyle w:val="pxentry"/>
              </w:rPr>
              <w:instrText>entry.morerows="4"</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vanish/>
              </w:rPr>
              <w:t>&amp;brace;</w:t>
            </w:r>
            <w:r>
              <w:rPr>
                <w:rStyle w:val="pxvis"/>
                <w:rFonts w:ascii="Times NewRoman" w:hAnsi="Times NewRoman"/>
                <w:b w:val="0"/>
                <w:sz w:val="24"/>
              </w:rPr>
              <w:t>}</w:t>
            </w:r>
          </w:p>
        </w:tc>
        <w:tc>
          <w:tcPr>
            <w:tcW w:w="2160" w:type="dxa"/>
            <w:tcBorders>
              <w:top w:val="nil"/>
              <w:left w:val="nil"/>
              <w:bottom w:val="nil"/>
              <w:right w:val="nil"/>
            </w:tcBorders>
          </w:tcPr>
          <w:p w14:paraId="05ABEB1E"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2F67889C" w14:textId="77777777" w:rsidR="00FD3105" w:rsidRDefault="00FD3105"/>
        </w:tc>
      </w:tr>
      <w:tr w:rsidR="00FD3105" w14:paraId="27BBB250" w14:textId="77777777">
        <w:tblPrEx>
          <w:tblCellMar>
            <w:top w:w="0" w:type="dxa"/>
            <w:left w:w="0" w:type="dxa"/>
            <w:bottom w:w="0" w:type="dxa"/>
            <w:right w:w="0" w:type="dxa"/>
          </w:tblCellMar>
        </w:tblPrEx>
        <w:tc>
          <w:tcPr>
            <w:tcW w:w="2160" w:type="dxa"/>
            <w:tcBorders>
              <w:top w:val="nil"/>
              <w:left w:val="nil"/>
              <w:bottom w:val="nil"/>
              <w:right w:val="nil"/>
            </w:tcBorders>
          </w:tcPr>
          <w:p w14:paraId="74EB2C0A"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7D056AC0"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Plaintiff,</w:t>
            </w:r>
          </w:p>
        </w:tc>
        <w:tc>
          <w:tcPr>
            <w:tcW w:w="2160" w:type="dxa"/>
            <w:tcBorders>
              <w:top w:val="nil"/>
              <w:left w:val="nil"/>
              <w:bottom w:val="nil"/>
              <w:right w:val="nil"/>
            </w:tcBorders>
          </w:tcPr>
          <w:p w14:paraId="53DD2FF9"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678656C5" w14:textId="77777777" w:rsidR="00FD3105" w:rsidRDefault="00FD3105"/>
        </w:tc>
      </w:tr>
      <w:tr w:rsidR="00FD3105" w14:paraId="39C7F92F" w14:textId="77777777">
        <w:tblPrEx>
          <w:tblCellMar>
            <w:top w:w="0" w:type="dxa"/>
            <w:left w:w="0" w:type="dxa"/>
            <w:bottom w:w="0" w:type="dxa"/>
            <w:right w:w="0" w:type="dxa"/>
          </w:tblCellMar>
        </w:tblPrEx>
        <w:tc>
          <w:tcPr>
            <w:tcW w:w="2160" w:type="dxa"/>
            <w:tcBorders>
              <w:top w:val="nil"/>
              <w:left w:val="nil"/>
              <w:bottom w:val="nil"/>
              <w:right w:val="nil"/>
            </w:tcBorders>
          </w:tcPr>
          <w:p w14:paraId="66B46C5E"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entry.align="left"</w:instrText>
            </w:r>
            <w:r>
              <w:rPr>
                <w:rStyle w:val="pxrowentry"/>
              </w:rPr>
              <w:fldChar w:fldCharType="end"/>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v.</w:t>
            </w:r>
          </w:p>
        </w:tc>
        <w:tc>
          <w:tcPr>
            <w:tcW w:w="2160" w:type="dxa"/>
            <w:tcBorders>
              <w:top w:val="nil"/>
              <w:left w:val="nil"/>
              <w:bottom w:val="nil"/>
              <w:right w:val="nil"/>
            </w:tcBorders>
          </w:tcPr>
          <w:p w14:paraId="32AE5307"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 xml:space="preserve">CASE </w:t>
            </w:r>
            <w:r>
              <w:rPr>
                <w:rStyle w:val="pxfinstr"/>
                <w:i/>
                <w:iCs/>
              </w:rPr>
              <w:t>[CASE NUMBER]</w:t>
            </w:r>
          </w:p>
        </w:tc>
        <w:tc>
          <w:tcPr>
            <w:tcW w:w="2160" w:type="dxa"/>
            <w:tcBorders>
              <w:top w:val="nil"/>
              <w:left w:val="nil"/>
              <w:bottom w:val="nil"/>
              <w:right w:val="nil"/>
            </w:tcBorders>
          </w:tcPr>
          <w:p w14:paraId="64B3F734" w14:textId="77777777" w:rsidR="00FD3105" w:rsidRDefault="00FD3105"/>
        </w:tc>
        <w:tc>
          <w:tcPr>
            <w:tcW w:w="2160" w:type="dxa"/>
            <w:tcBorders>
              <w:top w:val="nil"/>
              <w:left w:val="nil"/>
              <w:bottom w:val="nil"/>
              <w:right w:val="nil"/>
            </w:tcBorders>
          </w:tcPr>
          <w:p w14:paraId="671F608D" w14:textId="77777777" w:rsidR="00FD3105" w:rsidRDefault="00FD3105"/>
        </w:tc>
      </w:tr>
      <w:tr w:rsidR="00FD3105" w14:paraId="45B69335" w14:textId="77777777">
        <w:tblPrEx>
          <w:tblCellMar>
            <w:top w:w="0" w:type="dxa"/>
            <w:left w:w="0" w:type="dxa"/>
            <w:bottom w:w="0" w:type="dxa"/>
            <w:right w:w="0" w:type="dxa"/>
          </w:tblCellMar>
        </w:tblPrEx>
        <w:tc>
          <w:tcPr>
            <w:tcW w:w="2160" w:type="dxa"/>
            <w:tcBorders>
              <w:top w:val="nil"/>
              <w:left w:val="nil"/>
              <w:bottom w:val="nil"/>
              <w:right w:val="nil"/>
            </w:tcBorders>
          </w:tcPr>
          <w:p w14:paraId="47AF527F"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DEFENDANT]</w:t>
            </w:r>
            <w:r>
              <w:rPr>
                <w:rStyle w:val="pxrowentry"/>
              </w:rPr>
              <w:t>,</w:t>
            </w:r>
          </w:p>
        </w:tc>
        <w:tc>
          <w:tcPr>
            <w:tcW w:w="2160" w:type="dxa"/>
            <w:tcBorders>
              <w:top w:val="nil"/>
              <w:left w:val="nil"/>
              <w:bottom w:val="nil"/>
              <w:right w:val="nil"/>
            </w:tcBorders>
          </w:tcPr>
          <w:p w14:paraId="2BFCA47C"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163EF46D" w14:textId="77777777" w:rsidR="00FD3105" w:rsidRDefault="00FD3105"/>
        </w:tc>
        <w:tc>
          <w:tcPr>
            <w:tcW w:w="2160" w:type="dxa"/>
            <w:tcBorders>
              <w:top w:val="nil"/>
              <w:left w:val="nil"/>
              <w:bottom w:val="nil"/>
              <w:right w:val="nil"/>
            </w:tcBorders>
          </w:tcPr>
          <w:p w14:paraId="0833C91A" w14:textId="77777777" w:rsidR="00FD3105" w:rsidRDefault="00FD3105"/>
        </w:tc>
      </w:tr>
      <w:tr w:rsidR="00FD3105" w14:paraId="54AE18DE" w14:textId="77777777">
        <w:tblPrEx>
          <w:tblCellMar>
            <w:top w:w="0" w:type="dxa"/>
            <w:left w:w="0" w:type="dxa"/>
            <w:bottom w:w="0" w:type="dxa"/>
            <w:right w:w="0" w:type="dxa"/>
          </w:tblCellMar>
        </w:tblPrEx>
        <w:tc>
          <w:tcPr>
            <w:tcW w:w="2160" w:type="dxa"/>
            <w:tcBorders>
              <w:top w:val="nil"/>
              <w:left w:val="nil"/>
              <w:bottom w:val="nil"/>
              <w:right w:val="nil"/>
            </w:tcBorders>
          </w:tcPr>
          <w:p w14:paraId="083A2AE7"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3A8CA0CE"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Defendant.</w:t>
            </w:r>
          </w:p>
        </w:tc>
        <w:tc>
          <w:tcPr>
            <w:tcW w:w="2160" w:type="dxa"/>
            <w:tcBorders>
              <w:top w:val="nil"/>
              <w:left w:val="nil"/>
              <w:bottom w:val="nil"/>
              <w:right w:val="nil"/>
            </w:tcBorders>
          </w:tcPr>
          <w:p w14:paraId="4001E437"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239CE29B" w14:textId="77777777" w:rsidR="00FD3105" w:rsidRDefault="00FD3105"/>
        </w:tc>
      </w:tr>
    </w:tbl>
    <w:p w14:paraId="35FCDE35" w14:textId="77777777" w:rsidR="00FD3105" w:rsidRDefault="00FD3105">
      <w:pPr>
        <w:pStyle w:val="pxtbody"/>
      </w:pPr>
    </w:p>
    <w:p w14:paraId="40E55DC3" w14:textId="77777777" w:rsidR="00FD3105" w:rsidRDefault="00FD3105"/>
    <w:p w14:paraId="3A4AD8C2" w14:textId="77777777" w:rsidR="00FD3105" w:rsidRDefault="00FD3105">
      <w:pPr>
        <w:pStyle w:val="pxformhac"/>
        <w:spacing w:before="180"/>
        <w:jc w:val="center"/>
      </w:pPr>
      <w:r>
        <w:t xml:space="preserve">FINAL JUDGMENT </w:t>
      </w:r>
    </w:p>
    <w:p w14:paraId="646A58ED"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p.ct.id="3d29be30775711ee8e1ba9ecff0bf883|57|10:57"</w:instrText>
      </w:r>
      <w:r>
        <w:fldChar w:fldCharType="end"/>
      </w:r>
      <w:r>
        <w:t>Pursuant to the verdict rendered in this action and the court finding the plaintiff has possession of the property described in paragraph 1</w:t>
      </w:r>
    </w:p>
    <w:p w14:paraId="5EE25CC1"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p.ct.id="3d29be30775711ee8e1ba9ecff0bf883|57|10:57"</w:instrText>
      </w:r>
      <w:r>
        <w:fldChar w:fldCharType="end"/>
      </w:r>
      <w:r>
        <w:t>IT IS ADJUDGED that:</w:t>
      </w:r>
    </w:p>
    <w:p w14:paraId="2D0D3E18" w14:textId="77777777" w:rsidR="00FD3105" w:rsidRDefault="00FD3105">
      <w:pPr>
        <w:pStyle w:val="pxformfl"/>
        <w:ind w:left="500"/>
      </w:pPr>
      <w:r>
        <w:t xml:space="preserve"> </w:t>
      </w:r>
    </w:p>
    <w:p w14:paraId="7013DA5C"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1. </w:t>
      </w:r>
    </w:p>
    <w:p w14:paraId="44ACEBBD"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p.ct.id="3d29be30775711ee8e1ba9ecff0bf883|57|10:57"</w:instrText>
      </w:r>
      <w:r>
        <w:fldChar w:fldCharType="end"/>
      </w:r>
      <w:r>
        <w:t xml:space="preserve">Plaintiff </w:t>
      </w:r>
      <w:r>
        <w:rPr>
          <w:rStyle w:val="pxfinstr"/>
          <w:i/>
          <w:iCs/>
        </w:rPr>
        <w:t>[NAME OF PLAINTIFF]</w:t>
      </w:r>
      <w:r>
        <w:t xml:space="preserve"> has the right to retain possession of the following described personal property:</w:t>
      </w:r>
    </w:p>
    <w:p w14:paraId="38DC964A" w14:textId="77777777" w:rsidR="00FD3105" w:rsidRDefault="00FD3105">
      <w:pPr>
        <w:pStyle w:val="pxformfac"/>
        <w:jc w:val="center"/>
        <w:rPr>
          <w:sz w:val="24"/>
          <w:szCs w:val="24"/>
        </w:rPr>
      </w:pP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rStyle w:val="pxfinstr"/>
          <w:i/>
          <w:iCs/>
          <w:szCs w:val="24"/>
        </w:rPr>
        <w:t>[legal description of property]</w:t>
      </w:r>
    </w:p>
    <w:p w14:paraId="017E6C8E"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p.ct.id="3d29be30775711ee8e1ba9ecff0bf883|57|10:57"</w:instrText>
      </w:r>
      <w:r>
        <w:fldChar w:fldCharType="end"/>
      </w:r>
      <w:r>
        <w:fldChar w:fldCharType="begin"/>
      </w:r>
      <w:r>
        <w:instrText>p.fl="none"</w:instrText>
      </w:r>
      <w:r>
        <w:fldChar w:fldCharType="end"/>
      </w:r>
      <w:r>
        <w:t xml:space="preserve">against defendant </w:t>
      </w:r>
      <w:r>
        <w:rPr>
          <w:rStyle w:val="pxfinstr"/>
          <w:i/>
          <w:iCs/>
        </w:rPr>
        <w:t>[NAME OF DEFENDANT]</w:t>
      </w:r>
      <w:r>
        <w:t>.</w:t>
      </w:r>
    </w:p>
    <w:p w14:paraId="6A1724A1"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2. </w:t>
      </w:r>
    </w:p>
    <w:p w14:paraId="14E5124D"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p.ct.id="3d29be30775711ee8e1ba9ecff0bf883|57|10:57"</w:instrText>
      </w:r>
      <w:r>
        <w:fldChar w:fldCharType="end"/>
      </w:r>
      <w:r>
        <w:t xml:space="preserve">Plaintiff, whose address is </w:t>
      </w:r>
      <w:r>
        <w:rPr>
          <w:rStyle w:val="pxfinstr"/>
          <w:i/>
          <w:iCs/>
        </w:rPr>
        <w:t>[address of plaintiff]</w:t>
      </w:r>
      <w:r>
        <w:t xml:space="preserve">, recovers from defendant </w:t>
      </w:r>
      <w:r>
        <w:rPr>
          <w:rStyle w:val="pxfinstr"/>
          <w:i/>
          <w:iCs/>
        </w:rPr>
        <w:t>[OPTIONAL:, whose address is [address of defendant] and the last four digits of Social Security number are [last four numbers of Social Security number],]</w:t>
      </w:r>
      <w:r>
        <w:t xml:space="preserve"> the sum of $</w:t>
      </w:r>
      <w:r>
        <w:rPr>
          <w:rStyle w:val="pxfinstr"/>
          <w:i/>
          <w:iCs/>
        </w:rPr>
        <w:t>[dollar amount of recovery]</w:t>
      </w:r>
      <w:r>
        <w:t xml:space="preserve"> for the detention of the property with costs of $</w:t>
      </w:r>
      <w:r>
        <w:rPr>
          <w:rStyle w:val="pxfinstr"/>
          <w:i/>
          <w:iCs/>
        </w:rPr>
        <w:t>[dollar amount of costs]</w:t>
      </w:r>
      <w:r>
        <w:t>, making a total of $</w:t>
      </w:r>
      <w:r>
        <w:rPr>
          <w:rStyle w:val="pxfinstr"/>
          <w:i/>
          <w:iCs/>
        </w:rPr>
        <w:t>[dollar amount of total recovery]</w:t>
      </w:r>
      <w:r>
        <w:t>, that shall bear interest at the rate prescribed by law, for which let execution issue forthwith.</w:t>
      </w:r>
    </w:p>
    <w:p w14:paraId="32FBE2CC"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3. </w:t>
      </w:r>
    </w:p>
    <w:p w14:paraId="04388940"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p.ct.id="3d29be30775711ee8e1ba9ecff0bf883|57|10:57"</w:instrText>
      </w:r>
      <w:r>
        <w:fldChar w:fldCharType="end"/>
      </w:r>
      <w:r>
        <w:t xml:space="preserve">The liability of </w:t>
      </w:r>
      <w:r>
        <w:rPr>
          <w:rStyle w:val="pxfinstr"/>
          <w:i/>
          <w:iCs/>
        </w:rPr>
        <w:t>[name of surety]</w:t>
      </w:r>
      <w:r>
        <w:t xml:space="preserve"> on the replevin bond is terminated.</w:t>
      </w:r>
    </w:p>
    <w:p w14:paraId="07F60743"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p.ct.id="3d29be30775711ee8e1ba9ecff0bf883|57|10:57"</w:instrText>
      </w:r>
      <w:r>
        <w:fldChar w:fldCharType="end"/>
      </w:r>
      <w:r>
        <w:t xml:space="preserve">ORDERED at </w:t>
      </w:r>
      <w:r>
        <w:rPr>
          <w:rStyle w:val="pxfinstr"/>
          <w:i/>
          <w:iCs/>
        </w:rPr>
        <w:t>[name of city]</w:t>
      </w:r>
      <w:r>
        <w:t xml:space="preserve">, Florida on </w:t>
      </w:r>
      <w:r>
        <w:rPr>
          <w:rStyle w:val="pxfinstr"/>
          <w:i/>
          <w:iCs/>
        </w:rPr>
        <w:t>[date of judgment]</w:t>
      </w:r>
      <w:r>
        <w:t>.</w:t>
      </w:r>
    </w:p>
    <w:p w14:paraId="048152DC" w14:textId="77777777" w:rsidR="00FD3105" w:rsidRDefault="00FD3105">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70547A44" w14:textId="77777777" w:rsidR="00FD3105" w:rsidRDefault="00FD3105">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judge]</w:t>
      </w:r>
    </w:p>
    <w:p w14:paraId="73E37351"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judge]</w:t>
      </w:r>
    </w:p>
    <w:p w14:paraId="77CBEAED" w14:textId="77777777" w:rsidR="00FD3105" w:rsidRDefault="00FD3105">
      <w:pPr>
        <w:pStyle w:val="pxformfsigtbl"/>
        <w:ind w:left="500"/>
      </w:pPr>
      <w:r>
        <w:t xml:space="preserve"> </w:t>
      </w:r>
      <w:r>
        <w:rPr>
          <w:color w:val="FF0000"/>
          <w:sz w:val="20"/>
          <w:szCs w:val="20"/>
          <w:vertAlign w:val="superscript"/>
        </w:rPr>
        <w:t>►</w:t>
      </w:r>
      <w:r>
        <w:fldChar w:fldCharType="begin"/>
      </w:r>
      <w:r>
        <w:instrText>tbl.ident="I00FW3O"</w:instrText>
      </w:r>
      <w:r>
        <w:fldChar w:fldCharType="end"/>
      </w:r>
      <w:r>
        <w:fldChar w:fldCharType="begin"/>
      </w:r>
      <w:r>
        <w:instrText>tbl.uuid="I01M2G8"</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650073B7"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5D6429CA"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tgroup.cols="2"</w:instrText>
      </w:r>
      <w:r>
        <w:fldChar w:fldCharType="end"/>
      </w:r>
    </w:p>
    <w:p w14:paraId="66A42351"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colspec.colwidth="17*"</w:instrText>
      </w:r>
      <w:r>
        <w:fldChar w:fldCharType="end"/>
      </w:r>
    </w:p>
    <w:p w14:paraId="41EBBAB5"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colspec.colwidth="111*"</w:instrText>
      </w:r>
      <w:r>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D3105" w14:paraId="244BD25E" w14:textId="77777777">
        <w:tblPrEx>
          <w:tblCellMar>
            <w:top w:w="0" w:type="dxa"/>
            <w:left w:w="0" w:type="dxa"/>
            <w:bottom w:w="0" w:type="dxa"/>
            <w:right w:w="0" w:type="dxa"/>
          </w:tblCellMar>
        </w:tblPrEx>
        <w:tc>
          <w:tcPr>
            <w:tcW w:w="4320" w:type="dxa"/>
            <w:tcBorders>
              <w:top w:val="nil"/>
              <w:left w:val="nil"/>
              <w:bottom w:val="nil"/>
              <w:right w:val="nil"/>
            </w:tcBorders>
          </w:tcPr>
          <w:p w14:paraId="0B669B42"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Copies to:</w:t>
            </w:r>
          </w:p>
        </w:tc>
        <w:tc>
          <w:tcPr>
            <w:tcW w:w="4320" w:type="dxa"/>
            <w:tcBorders>
              <w:top w:val="nil"/>
              <w:left w:val="nil"/>
              <w:bottom w:val="nil"/>
              <w:right w:val="nil"/>
            </w:tcBorders>
          </w:tcPr>
          <w:p w14:paraId="7A5EDCDC"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r w:rsidR="00FD3105" w14:paraId="2B2843F4" w14:textId="77777777">
        <w:tblPrEx>
          <w:tblCellMar>
            <w:top w:w="0" w:type="dxa"/>
            <w:left w:w="0" w:type="dxa"/>
            <w:bottom w:w="0" w:type="dxa"/>
            <w:right w:w="0" w:type="dxa"/>
          </w:tblCellMar>
        </w:tblPrEx>
        <w:tc>
          <w:tcPr>
            <w:tcW w:w="4320" w:type="dxa"/>
            <w:tcBorders>
              <w:top w:val="nil"/>
              <w:left w:val="nil"/>
              <w:bottom w:val="nil"/>
              <w:right w:val="nil"/>
            </w:tcBorders>
          </w:tcPr>
          <w:p w14:paraId="0BD2301A"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4320" w:type="dxa"/>
            <w:tcBorders>
              <w:top w:val="nil"/>
              <w:left w:val="nil"/>
              <w:bottom w:val="nil"/>
              <w:right w:val="nil"/>
            </w:tcBorders>
          </w:tcPr>
          <w:p w14:paraId="198C01A8"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bl>
    <w:p w14:paraId="42C3AAC7" w14:textId="77777777" w:rsidR="00FD3105" w:rsidRDefault="00FD3105">
      <w:pPr>
        <w:pStyle w:val="pxtbody"/>
      </w:pPr>
    </w:p>
    <w:p w14:paraId="677B648A" w14:textId="77777777" w:rsidR="00FD3105" w:rsidRDefault="00FD3105"/>
    <w:p w14:paraId="03CCF095" w14:textId="77777777" w:rsidR="00FD3105" w:rsidRDefault="00FD3105">
      <w:pPr>
        <w:pStyle w:val="pxcomnt"/>
      </w:pPr>
    </w:p>
    <w:p w14:paraId="68362D90" w14:textId="77777777" w:rsidR="00FD3105" w:rsidRDefault="00FD3105">
      <w:pPr>
        <w:pStyle w:val="pxhac"/>
        <w:spacing w:before="180"/>
        <w:jc w:val="center"/>
      </w:pPr>
      <w:r>
        <w:rPr>
          <w:rStyle w:val="pxb"/>
          <w:b/>
          <w:bCs/>
        </w:rPr>
        <w:t>Author's Comment</w:t>
      </w:r>
    </w:p>
    <w:p w14:paraId="017ED850"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p.ct.id="3d29be30775711ee8e1ba9ecff0bf883|57|10:57"</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st.ref.id="I048XN9"</w:instrText>
      </w:r>
      <w:r>
        <w:rPr>
          <w:rStyle w:val="pxst"/>
        </w:rPr>
        <w:fldChar w:fldCharType="end"/>
      </w:r>
      <w:r>
        <w:rPr>
          <w:rStyle w:val="pxst"/>
          <w:vanish/>
        </w:rPr>
        <w:t>&amp;s;</w:t>
      </w:r>
      <w:r>
        <w:rPr>
          <w:rStyle w:val="pxvis"/>
          <w:rFonts w:ascii="Times NewRoman" w:hAnsi="Times NewRoman"/>
          <w:b w:val="0"/>
          <w:sz w:val="24"/>
        </w:rPr>
        <w:t>§</w:t>
      </w:r>
      <w:r>
        <w:rPr>
          <w:rStyle w:val="pxst"/>
        </w:rPr>
        <w:t>78.18, Fla. Stat.</w:t>
      </w:r>
      <w:r>
        <w:t xml:space="preserve"> This example was derived from </w:t>
      </w:r>
      <w:r>
        <w:rPr>
          <w:rStyle w:val="pxst"/>
          <w:color w:val="FF0000"/>
          <w:sz w:val="20"/>
          <w:szCs w:val="20"/>
          <w:vertAlign w:val="superscript"/>
        </w:rPr>
        <w:t>►</w:t>
      </w:r>
      <w:r>
        <w:rPr>
          <w:rStyle w:val="pxst"/>
        </w:rPr>
        <w:fldChar w:fldCharType="begin"/>
      </w:r>
      <w:r>
        <w:rPr>
          <w:rStyle w:val="pxst"/>
        </w:rPr>
        <w:instrText>st.ref.id="I02UKS7"</w:instrText>
      </w:r>
      <w:r>
        <w:rPr>
          <w:rStyle w:val="pxst"/>
        </w:rPr>
        <w:fldChar w:fldCharType="end"/>
      </w:r>
      <w:r>
        <w:rPr>
          <w:rStyle w:val="pxst"/>
        </w:rPr>
        <w:t>Florida Rule of Civil Procedure Form 1.990</w:t>
      </w:r>
      <w:r>
        <w:t xml:space="preserve">. See also </w:t>
      </w:r>
      <w:r>
        <w:rPr>
          <w:rStyle w:val="pxst"/>
          <w:color w:val="FF0000"/>
          <w:sz w:val="20"/>
          <w:szCs w:val="20"/>
          <w:vertAlign w:val="superscript"/>
        </w:rPr>
        <w:t>►</w:t>
      </w:r>
      <w:r>
        <w:rPr>
          <w:rStyle w:val="pxst"/>
        </w:rPr>
        <w:fldChar w:fldCharType="begin"/>
      </w:r>
      <w:r>
        <w:rPr>
          <w:rStyle w:val="pxst"/>
        </w:rPr>
        <w:instrText>st.ref.id="I048XN7"</w:instrText>
      </w:r>
      <w:r>
        <w:rPr>
          <w:rStyle w:val="pxst"/>
        </w:rPr>
        <w:fldChar w:fldCharType="end"/>
      </w:r>
      <w:r>
        <w:rPr>
          <w:rStyle w:val="pxst"/>
        </w:rPr>
        <w:t>Fla. R. Civ. P. Form 1.995(a)</w:t>
      </w:r>
      <w:r>
        <w:t>.</w:t>
      </w:r>
    </w:p>
    <w:p w14:paraId="7A3D3739" w14:textId="77777777" w:rsidR="00FD3105" w:rsidRDefault="00FD3105">
      <w:pPr>
        <w:pStyle w:val="pxs"/>
        <w:spacing w:before="180"/>
        <w:rPr>
          <w:sz w:val="27"/>
          <w:szCs w:val="27"/>
        </w:rPr>
      </w:pPr>
      <w:r>
        <w:rPr>
          <w:sz w:val="27"/>
          <w:szCs w:val="27"/>
        </w:rPr>
        <w:t>10:58. Judgment</w:t>
      </w:r>
      <w:r>
        <w:rPr>
          <w:rStyle w:val="pxsep"/>
        </w:rPr>
        <w:t xml:space="preserve">-- </w:t>
      </w:r>
      <w:r>
        <w:rPr>
          <w:sz w:val="27"/>
          <w:szCs w:val="27"/>
        </w:rPr>
        <w:t>Rescission, contract</w:t>
      </w:r>
    </w:p>
    <w:p w14:paraId="197C6E76" w14:textId="77777777" w:rsidR="00FD3105" w:rsidRDefault="00FD3105">
      <w:pPr>
        <w:pStyle w:val="pxov"/>
        <w:rPr>
          <w:vanish/>
        </w:rPr>
      </w:pPr>
      <w:r>
        <w:rPr>
          <w:vanish/>
        </w:rPr>
        <w:t>FMS</w:t>
      </w:r>
    </w:p>
    <w:p w14:paraId="55A66155" w14:textId="77777777" w:rsidR="00FD3105" w:rsidRDefault="00FD3105">
      <w:pPr>
        <w:pStyle w:val="pxov"/>
        <w:rPr>
          <w:vanish/>
        </w:rPr>
      </w:pPr>
      <w:r>
        <w:rPr>
          <w:vanish/>
        </w:rPr>
        <w:t>LCV</w:t>
      </w:r>
    </w:p>
    <w:p w14:paraId="6AF0EA1F" w14:textId="77777777" w:rsidR="00FD3105" w:rsidRDefault="00FD3105">
      <w:pPr>
        <w:pStyle w:val="pxov"/>
        <w:rPr>
          <w:vanish/>
        </w:rPr>
      </w:pPr>
      <w:r>
        <w:rPr>
          <w:vanish/>
        </w:rPr>
        <w:t>LSC</w:t>
      </w:r>
    </w:p>
    <w:p w14:paraId="375284D9" w14:textId="77777777" w:rsidR="00FD3105" w:rsidRDefault="00FD3105">
      <w:pPr>
        <w:pStyle w:val="pxov"/>
        <w:rPr>
          <w:vanish/>
        </w:rPr>
      </w:pPr>
      <w:r>
        <w:rPr>
          <w:vanish/>
        </w:rPr>
        <w:t>LS7</w:t>
      </w:r>
    </w:p>
    <w:p w14:paraId="73BF4DB9" w14:textId="77777777" w:rsidR="00FD3105" w:rsidRDefault="00FD3105">
      <w:pPr>
        <w:pStyle w:val="pxov"/>
        <w:rPr>
          <w:vanish/>
        </w:rPr>
      </w:pPr>
      <w:r>
        <w:rPr>
          <w:vanish/>
        </w:rPr>
        <w:t>FCV</w:t>
      </w:r>
    </w:p>
    <w:p w14:paraId="0D15AAB2" w14:textId="77777777" w:rsidR="00FD3105" w:rsidRDefault="00FD3105">
      <w:pPr>
        <w:pStyle w:val="pxov"/>
        <w:rPr>
          <w:vanish/>
        </w:rPr>
      </w:pPr>
      <w:r>
        <w:rPr>
          <w:vanish/>
        </w:rPr>
        <w:t>FLG</w:t>
      </w:r>
    </w:p>
    <w:p w14:paraId="13422524" w14:textId="77777777" w:rsidR="00FD3105" w:rsidRDefault="00FD3105">
      <w:pPr>
        <w:pStyle w:val="pxformfcapfac"/>
        <w:jc w:val="center"/>
        <w:rPr>
          <w:sz w:val="24"/>
          <w:szCs w:val="24"/>
        </w:rPr>
      </w:pPr>
      <w:r>
        <w:rPr>
          <w:color w:val="FF0000"/>
          <w:sz w:val="20"/>
          <w:szCs w:val="20"/>
          <w:vertAlign w:val="superscript"/>
        </w:rPr>
        <w:t>►</w:t>
      </w:r>
      <w:r>
        <w:rPr>
          <w:sz w:val="24"/>
          <w:szCs w:val="24"/>
        </w:rPr>
        <w:fldChar w:fldCharType="begin"/>
      </w:r>
      <w:r>
        <w:rPr>
          <w:sz w:val="24"/>
          <w:szCs w:val="24"/>
        </w:rPr>
        <w:instrText>form.du="0"</w:instrText>
      </w:r>
      <w:r>
        <w:rPr>
          <w:sz w:val="24"/>
          <w:szCs w:val="24"/>
        </w:rPr>
        <w:fldChar w:fldCharType="end"/>
      </w:r>
      <w:r>
        <w:rPr>
          <w:sz w:val="24"/>
          <w:szCs w:val="24"/>
        </w:rPr>
        <w:fldChar w:fldCharType="begin"/>
      </w:r>
      <w:r>
        <w:rPr>
          <w:sz w:val="24"/>
          <w:szCs w:val="24"/>
        </w:rPr>
        <w:instrText>form.fid="I79d100509fed11dfbf230000837214a9"</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fcap.ref="manual"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sz w:val="24"/>
          <w:szCs w:val="24"/>
        </w:rPr>
        <w:t xml:space="preserve">IN THE CIRCUIT COURT FOR </w:t>
      </w:r>
      <w:r>
        <w:rPr>
          <w:rStyle w:val="pxfinstr"/>
          <w:i/>
          <w:iCs/>
          <w:szCs w:val="24"/>
        </w:rPr>
        <w:t>[NAME OF COUNTY]</w:t>
      </w:r>
      <w:r>
        <w:rPr>
          <w:sz w:val="24"/>
          <w:szCs w:val="24"/>
        </w:rPr>
        <w:t>, FLORIDA</w:t>
      </w:r>
    </w:p>
    <w:p w14:paraId="6B978B93" w14:textId="77777777" w:rsidR="00FD3105" w:rsidRDefault="00FD3105">
      <w:pPr>
        <w:pStyle w:val="pxformfcaptbl"/>
        <w:ind w:left="500"/>
      </w:pPr>
      <w:r>
        <w:t xml:space="preserve"> </w:t>
      </w:r>
      <w:r>
        <w:rPr>
          <w:color w:val="FF0000"/>
          <w:sz w:val="20"/>
          <w:szCs w:val="20"/>
          <w:vertAlign w:val="superscript"/>
        </w:rPr>
        <w:t>►</w:t>
      </w:r>
      <w:r>
        <w:fldChar w:fldCharType="begin"/>
      </w:r>
      <w:r>
        <w:instrText>tbl.brace.end="5"</w:instrText>
      </w:r>
      <w:r>
        <w:fldChar w:fldCharType="end"/>
      </w:r>
      <w:r>
        <w:fldChar w:fldCharType="begin"/>
      </w:r>
      <w:r>
        <w:instrText>tbl.brace.start="1"</w:instrText>
      </w:r>
      <w:r>
        <w:fldChar w:fldCharType="end"/>
      </w:r>
      <w:r>
        <w:fldChar w:fldCharType="begin"/>
      </w:r>
      <w:r>
        <w:instrText>tbl.ident="I0714ET"</w:instrText>
      </w:r>
      <w:r>
        <w:fldChar w:fldCharType="end"/>
      </w:r>
      <w:r>
        <w:fldChar w:fldCharType="begin"/>
      </w:r>
      <w:r>
        <w:instrText>tbl.uuid="I013DLE"</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2FD27AC4"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38BC8E7D"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tgroup.cols="4"</w:instrText>
      </w:r>
      <w:r>
        <w:fldChar w:fldCharType="end"/>
      </w:r>
    </w:p>
    <w:p w14:paraId="34B330B8"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colspec.colwidth="7*"</w:instrText>
      </w:r>
      <w:r>
        <w:fldChar w:fldCharType="end"/>
      </w:r>
    </w:p>
    <w:p w14:paraId="5960DE7B"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colspec.colwidth="16*"</w:instrText>
      </w:r>
      <w:r>
        <w:fldChar w:fldCharType="end"/>
      </w:r>
    </w:p>
    <w:p w14:paraId="7443F424" w14:textId="77777777" w:rsidR="00FD3105" w:rsidRDefault="00FD3105">
      <w:pPr>
        <w:pStyle w:val="pxcolspec"/>
      </w:pPr>
      <w:r>
        <w:rPr>
          <w:color w:val="FF0000"/>
          <w:sz w:val="20"/>
          <w:szCs w:val="20"/>
          <w:vertAlign w:val="superscript"/>
        </w:rPr>
        <w:t>►</w:t>
      </w:r>
      <w:r>
        <w:fldChar w:fldCharType="begin"/>
      </w:r>
      <w:r>
        <w:instrText>colspec.align="center"</w:instrText>
      </w:r>
      <w:r>
        <w:fldChar w:fldCharType="end"/>
      </w:r>
      <w:r>
        <w:fldChar w:fldCharType="begin"/>
      </w:r>
      <w:r>
        <w:instrText>colspec.colname="3"</w:instrText>
      </w:r>
      <w:r>
        <w:fldChar w:fldCharType="end"/>
      </w:r>
      <w:r>
        <w:fldChar w:fldCharType="begin"/>
      </w:r>
      <w:r>
        <w:instrText>colspec.colnum="3"</w:instrText>
      </w:r>
      <w:r>
        <w:fldChar w:fldCharType="end"/>
      </w:r>
      <w:r>
        <w:fldChar w:fldCharType="begin"/>
      </w:r>
      <w:r>
        <w:instrText>colspec.colwidth="7*"</w:instrText>
      </w:r>
      <w:r>
        <w:fldChar w:fldCharType="end"/>
      </w:r>
    </w:p>
    <w:p w14:paraId="6DF9F2A6" w14:textId="77777777" w:rsidR="00FD3105" w:rsidRDefault="00FD3105">
      <w:pPr>
        <w:pStyle w:val="pxcolspec"/>
      </w:pPr>
      <w:r>
        <w:rPr>
          <w:color w:val="FF0000"/>
          <w:sz w:val="20"/>
          <w:szCs w:val="20"/>
          <w:vertAlign w:val="superscript"/>
        </w:rPr>
        <w:t>►</w:t>
      </w:r>
      <w:r>
        <w:fldChar w:fldCharType="begin"/>
      </w:r>
      <w:r>
        <w:instrText>colspec.colname="4"</w:instrText>
      </w:r>
      <w:r>
        <w:fldChar w:fldCharType="end"/>
      </w:r>
      <w:r>
        <w:fldChar w:fldCharType="begin"/>
      </w:r>
      <w:r>
        <w:instrText>colspec.colnum="4"</w:instrText>
      </w:r>
      <w:r>
        <w:fldChar w:fldCharType="end"/>
      </w:r>
      <w:r>
        <w:fldChar w:fldCharType="begin"/>
      </w:r>
      <w:r>
        <w:instrText>colspec.colwidth="34*"</w:instrText>
      </w:r>
      <w:r>
        <w:fldChar w:fldCharType="end"/>
      </w:r>
    </w:p>
    <w:tbl>
      <w:tblPr>
        <w:tblW w:w="0" w:type="auto"/>
        <w:tblLayout w:type="fixed"/>
        <w:tblCellMar>
          <w:left w:w="0" w:type="dxa"/>
          <w:right w:w="0" w:type="dxa"/>
        </w:tblCellMar>
        <w:tblLook w:val="0000" w:firstRow="0" w:lastRow="0" w:firstColumn="0" w:lastColumn="0" w:noHBand="0" w:noVBand="0"/>
      </w:tblPr>
      <w:tblGrid>
        <w:gridCol w:w="2160"/>
        <w:gridCol w:w="2160"/>
        <w:gridCol w:w="2160"/>
        <w:gridCol w:w="2160"/>
      </w:tblGrid>
      <w:tr w:rsidR="00FD3105" w14:paraId="04E1A67E" w14:textId="77777777">
        <w:tblPrEx>
          <w:tblCellMar>
            <w:top w:w="0" w:type="dxa"/>
            <w:left w:w="0" w:type="dxa"/>
            <w:bottom w:w="0" w:type="dxa"/>
            <w:right w:w="0" w:type="dxa"/>
          </w:tblCellMar>
        </w:tblPrEx>
        <w:tc>
          <w:tcPr>
            <w:tcW w:w="2160" w:type="dxa"/>
            <w:tcBorders>
              <w:top w:val="nil"/>
              <w:left w:val="nil"/>
              <w:bottom w:val="nil"/>
              <w:right w:val="nil"/>
            </w:tcBorders>
          </w:tcPr>
          <w:p w14:paraId="28DEC7F6" w14:textId="77777777" w:rsidR="00FD3105" w:rsidRDefault="00FD3105">
            <w:r>
              <w:rPr>
                <w:color w:val="FF0000"/>
                <w:sz w:val="20"/>
                <w:szCs w:val="20"/>
                <w:vertAlign w:val="superscript"/>
              </w:rPr>
              <w:t>►</w:t>
            </w:r>
            <w:r>
              <w:fldChar w:fldCharType="begin"/>
            </w:r>
            <w:r>
              <w:instrText>tbody.valign="top"</w:instrText>
            </w:r>
            <w:r>
              <w:fldChar w:fldCharType="end"/>
            </w:r>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PLAINTIFF]</w:t>
            </w:r>
            <w:r>
              <w:rPr>
                <w:rStyle w:val="pxrowentry"/>
              </w:rPr>
              <w:t>,</w:t>
            </w:r>
          </w:p>
        </w:tc>
        <w:tc>
          <w:tcPr>
            <w:tcW w:w="2160" w:type="dxa"/>
            <w:tcBorders>
              <w:top w:val="nil"/>
              <w:left w:val="nil"/>
              <w:bottom w:val="nil"/>
              <w:right w:val="nil"/>
            </w:tcBorders>
          </w:tcPr>
          <w:p w14:paraId="05A9F360" w14:textId="77777777" w:rsidR="00FD3105" w:rsidRDefault="00FD3105">
            <w:r>
              <w:rPr>
                <w:rStyle w:val="pxentry"/>
                <w:color w:val="FF0000"/>
                <w:sz w:val="20"/>
                <w:szCs w:val="20"/>
                <w:vertAlign w:val="superscript"/>
              </w:rPr>
              <w:t>►</w:t>
            </w:r>
            <w:r>
              <w:rPr>
                <w:rStyle w:val="pxentry"/>
              </w:rPr>
              <w:fldChar w:fldCharType="begin"/>
            </w:r>
            <w:r>
              <w:rPr>
                <w:rStyle w:val="pxentry"/>
              </w:rPr>
              <w:instrText>entry.morerows="4"</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vanish/>
              </w:rPr>
              <w:t>&amp;brace;</w:t>
            </w:r>
            <w:r>
              <w:rPr>
                <w:rStyle w:val="pxvis"/>
                <w:rFonts w:ascii="Times NewRoman" w:hAnsi="Times NewRoman"/>
                <w:b w:val="0"/>
                <w:sz w:val="24"/>
              </w:rPr>
              <w:t>}</w:t>
            </w:r>
          </w:p>
        </w:tc>
        <w:tc>
          <w:tcPr>
            <w:tcW w:w="2160" w:type="dxa"/>
            <w:tcBorders>
              <w:top w:val="nil"/>
              <w:left w:val="nil"/>
              <w:bottom w:val="nil"/>
              <w:right w:val="nil"/>
            </w:tcBorders>
          </w:tcPr>
          <w:p w14:paraId="63EA5688"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30068323" w14:textId="77777777" w:rsidR="00FD3105" w:rsidRDefault="00FD3105"/>
        </w:tc>
      </w:tr>
      <w:tr w:rsidR="00FD3105" w14:paraId="476903A8" w14:textId="77777777">
        <w:tblPrEx>
          <w:tblCellMar>
            <w:top w:w="0" w:type="dxa"/>
            <w:left w:w="0" w:type="dxa"/>
            <w:bottom w:w="0" w:type="dxa"/>
            <w:right w:w="0" w:type="dxa"/>
          </w:tblCellMar>
        </w:tblPrEx>
        <w:tc>
          <w:tcPr>
            <w:tcW w:w="2160" w:type="dxa"/>
            <w:tcBorders>
              <w:top w:val="nil"/>
              <w:left w:val="nil"/>
              <w:bottom w:val="nil"/>
              <w:right w:val="nil"/>
            </w:tcBorders>
          </w:tcPr>
          <w:p w14:paraId="5FBCDBE8"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6B4D2C98"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Plaintiff,</w:t>
            </w:r>
          </w:p>
        </w:tc>
        <w:tc>
          <w:tcPr>
            <w:tcW w:w="2160" w:type="dxa"/>
            <w:tcBorders>
              <w:top w:val="nil"/>
              <w:left w:val="nil"/>
              <w:bottom w:val="nil"/>
              <w:right w:val="nil"/>
            </w:tcBorders>
          </w:tcPr>
          <w:p w14:paraId="0AB4B0D8"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50F0F80E" w14:textId="77777777" w:rsidR="00FD3105" w:rsidRDefault="00FD3105"/>
        </w:tc>
      </w:tr>
      <w:tr w:rsidR="00FD3105" w14:paraId="48FAA45C" w14:textId="77777777">
        <w:tblPrEx>
          <w:tblCellMar>
            <w:top w:w="0" w:type="dxa"/>
            <w:left w:w="0" w:type="dxa"/>
            <w:bottom w:w="0" w:type="dxa"/>
            <w:right w:w="0" w:type="dxa"/>
          </w:tblCellMar>
        </w:tblPrEx>
        <w:tc>
          <w:tcPr>
            <w:tcW w:w="2160" w:type="dxa"/>
            <w:tcBorders>
              <w:top w:val="nil"/>
              <w:left w:val="nil"/>
              <w:bottom w:val="nil"/>
              <w:right w:val="nil"/>
            </w:tcBorders>
          </w:tcPr>
          <w:p w14:paraId="22BE2451"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entry.align="left"</w:instrText>
            </w:r>
            <w:r>
              <w:rPr>
                <w:rStyle w:val="pxrowentry"/>
              </w:rPr>
              <w:fldChar w:fldCharType="end"/>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v.</w:t>
            </w:r>
          </w:p>
        </w:tc>
        <w:tc>
          <w:tcPr>
            <w:tcW w:w="2160" w:type="dxa"/>
            <w:tcBorders>
              <w:top w:val="nil"/>
              <w:left w:val="nil"/>
              <w:bottom w:val="nil"/>
              <w:right w:val="nil"/>
            </w:tcBorders>
          </w:tcPr>
          <w:p w14:paraId="7383FA8F"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 xml:space="preserve">CASE </w:t>
            </w:r>
            <w:r>
              <w:rPr>
                <w:rStyle w:val="pxfinstr"/>
                <w:i/>
                <w:iCs/>
              </w:rPr>
              <w:t>[CASE NUMBER]</w:t>
            </w:r>
          </w:p>
        </w:tc>
        <w:tc>
          <w:tcPr>
            <w:tcW w:w="2160" w:type="dxa"/>
            <w:tcBorders>
              <w:top w:val="nil"/>
              <w:left w:val="nil"/>
              <w:bottom w:val="nil"/>
              <w:right w:val="nil"/>
            </w:tcBorders>
          </w:tcPr>
          <w:p w14:paraId="29303690" w14:textId="77777777" w:rsidR="00FD3105" w:rsidRDefault="00FD3105"/>
        </w:tc>
        <w:tc>
          <w:tcPr>
            <w:tcW w:w="2160" w:type="dxa"/>
            <w:tcBorders>
              <w:top w:val="nil"/>
              <w:left w:val="nil"/>
              <w:bottom w:val="nil"/>
              <w:right w:val="nil"/>
            </w:tcBorders>
          </w:tcPr>
          <w:p w14:paraId="39A9FA78" w14:textId="77777777" w:rsidR="00FD3105" w:rsidRDefault="00FD3105"/>
        </w:tc>
      </w:tr>
      <w:tr w:rsidR="00FD3105" w14:paraId="646FC39A" w14:textId="77777777">
        <w:tblPrEx>
          <w:tblCellMar>
            <w:top w:w="0" w:type="dxa"/>
            <w:left w:w="0" w:type="dxa"/>
            <w:bottom w:w="0" w:type="dxa"/>
            <w:right w:w="0" w:type="dxa"/>
          </w:tblCellMar>
        </w:tblPrEx>
        <w:tc>
          <w:tcPr>
            <w:tcW w:w="2160" w:type="dxa"/>
            <w:tcBorders>
              <w:top w:val="nil"/>
              <w:left w:val="nil"/>
              <w:bottom w:val="nil"/>
              <w:right w:val="nil"/>
            </w:tcBorders>
          </w:tcPr>
          <w:p w14:paraId="5280444C"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DEFENDANT]</w:t>
            </w:r>
            <w:r>
              <w:rPr>
                <w:rStyle w:val="pxrowentry"/>
              </w:rPr>
              <w:t>,</w:t>
            </w:r>
          </w:p>
        </w:tc>
        <w:tc>
          <w:tcPr>
            <w:tcW w:w="2160" w:type="dxa"/>
            <w:tcBorders>
              <w:top w:val="nil"/>
              <w:left w:val="nil"/>
              <w:bottom w:val="nil"/>
              <w:right w:val="nil"/>
            </w:tcBorders>
          </w:tcPr>
          <w:p w14:paraId="1DC90083"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43256074" w14:textId="77777777" w:rsidR="00FD3105" w:rsidRDefault="00FD3105"/>
        </w:tc>
        <w:tc>
          <w:tcPr>
            <w:tcW w:w="2160" w:type="dxa"/>
            <w:tcBorders>
              <w:top w:val="nil"/>
              <w:left w:val="nil"/>
              <w:bottom w:val="nil"/>
              <w:right w:val="nil"/>
            </w:tcBorders>
          </w:tcPr>
          <w:p w14:paraId="0BF22B32" w14:textId="77777777" w:rsidR="00FD3105" w:rsidRDefault="00FD3105"/>
        </w:tc>
      </w:tr>
      <w:tr w:rsidR="00FD3105" w14:paraId="340F131D" w14:textId="77777777">
        <w:tblPrEx>
          <w:tblCellMar>
            <w:top w:w="0" w:type="dxa"/>
            <w:left w:w="0" w:type="dxa"/>
            <w:bottom w:w="0" w:type="dxa"/>
            <w:right w:w="0" w:type="dxa"/>
          </w:tblCellMar>
        </w:tblPrEx>
        <w:tc>
          <w:tcPr>
            <w:tcW w:w="2160" w:type="dxa"/>
            <w:tcBorders>
              <w:top w:val="nil"/>
              <w:left w:val="nil"/>
              <w:bottom w:val="nil"/>
              <w:right w:val="nil"/>
            </w:tcBorders>
          </w:tcPr>
          <w:p w14:paraId="2EAFCBC1"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292878AA"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Defendant.</w:t>
            </w:r>
          </w:p>
        </w:tc>
        <w:tc>
          <w:tcPr>
            <w:tcW w:w="2160" w:type="dxa"/>
            <w:tcBorders>
              <w:top w:val="nil"/>
              <w:left w:val="nil"/>
              <w:bottom w:val="nil"/>
              <w:right w:val="nil"/>
            </w:tcBorders>
          </w:tcPr>
          <w:p w14:paraId="10A9EB86"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61BD3E62" w14:textId="77777777" w:rsidR="00FD3105" w:rsidRDefault="00FD3105"/>
        </w:tc>
      </w:tr>
    </w:tbl>
    <w:p w14:paraId="415D0D63" w14:textId="77777777" w:rsidR="00FD3105" w:rsidRDefault="00FD3105">
      <w:pPr>
        <w:pStyle w:val="pxtbody"/>
      </w:pPr>
    </w:p>
    <w:p w14:paraId="29D75E3E" w14:textId="77777777" w:rsidR="00FD3105" w:rsidRDefault="00FD3105"/>
    <w:p w14:paraId="46472ABE" w14:textId="77777777" w:rsidR="00FD3105" w:rsidRDefault="00FD3105">
      <w:pPr>
        <w:pStyle w:val="pxformhac"/>
        <w:spacing w:before="180"/>
        <w:jc w:val="center"/>
      </w:pPr>
      <w:r>
        <w:t xml:space="preserve">FINAL JUDGMENT </w:t>
      </w:r>
    </w:p>
    <w:p w14:paraId="333F9A09"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p.ct.id="3d29be30775711ee8e1ba9ecff0bf883|58|10:58"</w:instrText>
      </w:r>
      <w:r>
        <w:fldChar w:fldCharType="end"/>
      </w:r>
      <w:r>
        <w:t>This action was tried before the court. On the evidence presented</w:t>
      </w:r>
    </w:p>
    <w:p w14:paraId="2A050B09"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p.ct.id="3d29be30775711ee8e1ba9ecff0bf883|58|10:58"</w:instrText>
      </w:r>
      <w:r>
        <w:fldChar w:fldCharType="end"/>
      </w:r>
      <w:r>
        <w:t>IT IS ADJUDGED that:</w:t>
      </w:r>
    </w:p>
    <w:p w14:paraId="1E8521DA" w14:textId="77777777" w:rsidR="00FD3105" w:rsidRDefault="00FD3105">
      <w:pPr>
        <w:pStyle w:val="pxformfl"/>
        <w:ind w:left="500"/>
      </w:pPr>
      <w:r>
        <w:t xml:space="preserve"> </w:t>
      </w:r>
    </w:p>
    <w:p w14:paraId="747069E8"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1. </w:t>
      </w:r>
    </w:p>
    <w:p w14:paraId="179BCE96"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p.ct.id="3d29be30775711ee8e1ba9ecff0bf883|58|10:58"</w:instrText>
      </w:r>
      <w:r>
        <w:fldChar w:fldCharType="end"/>
      </w:r>
      <w:r>
        <w:t xml:space="preserve">The contract between plaintiff </w:t>
      </w:r>
      <w:r>
        <w:rPr>
          <w:rStyle w:val="pxfinstr"/>
          <w:i/>
          <w:iCs/>
        </w:rPr>
        <w:t>[NAME OF PLAINTIFF]</w:t>
      </w:r>
      <w:r>
        <w:t xml:space="preserve"> and defendant </w:t>
      </w:r>
      <w:r>
        <w:rPr>
          <w:rStyle w:val="pxfinstr"/>
          <w:i/>
          <w:iCs/>
        </w:rPr>
        <w:t>[NAME OF DEFENDANT]</w:t>
      </w:r>
      <w:r>
        <w:t xml:space="preserve"> dated </w:t>
      </w:r>
      <w:r>
        <w:rPr>
          <w:rStyle w:val="pxfinstr"/>
          <w:i/>
          <w:iCs/>
        </w:rPr>
        <w:t>[date of contract]</w:t>
      </w:r>
      <w:r>
        <w:t>, a copy of which is attached to the amended complaint filed in this action, is rescinded because the evidence shows impossibility of performance.</w:t>
      </w:r>
    </w:p>
    <w:p w14:paraId="4F511A25"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2. </w:t>
      </w:r>
    </w:p>
    <w:p w14:paraId="7564EC7B"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p.ct.id="3d29be30775711ee8e1ba9ecff0bf883|58|10:58"</w:instrText>
      </w:r>
      <w:r>
        <w:fldChar w:fldCharType="end"/>
      </w:r>
      <w:r>
        <w:t xml:space="preserve">Plaintiff, whose address is </w:t>
      </w:r>
      <w:r>
        <w:rPr>
          <w:rStyle w:val="pxfinstr"/>
          <w:i/>
          <w:iCs/>
        </w:rPr>
        <w:t>[address of plaintiff]</w:t>
      </w:r>
      <w:r>
        <w:t xml:space="preserve">, recover from defendant </w:t>
      </w:r>
      <w:r>
        <w:rPr>
          <w:rStyle w:val="pxfinstr"/>
          <w:i/>
          <w:iCs/>
        </w:rPr>
        <w:t>[OPTIONAL:, whose address is [address of defendant] and the last four digits of Social Security number are [last four numbers of Social Security number],]</w:t>
      </w:r>
      <w:r>
        <w:t xml:space="preserve"> the sum of $</w:t>
      </w:r>
      <w:r>
        <w:rPr>
          <w:rStyle w:val="pxfinstr"/>
          <w:i/>
          <w:iCs/>
        </w:rPr>
        <w:t>[dollar amount of recovery]</w:t>
      </w:r>
      <w:r>
        <w:t xml:space="preserve"> as costs that shall bear interest at the rate prescribed by law, for which let execution issue forthwith.</w:t>
      </w:r>
    </w:p>
    <w:p w14:paraId="3BD1323B"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p.ct.id="3d29be30775711ee8e1ba9ecff0bf883|58|10:58"</w:instrText>
      </w:r>
      <w:r>
        <w:fldChar w:fldCharType="end"/>
      </w:r>
      <w:r>
        <w:t xml:space="preserve">ORDERED at </w:t>
      </w:r>
      <w:r>
        <w:rPr>
          <w:rStyle w:val="pxfinstr"/>
          <w:i/>
          <w:iCs/>
        </w:rPr>
        <w:t>[name of city]</w:t>
      </w:r>
      <w:r>
        <w:t xml:space="preserve">, Florida on </w:t>
      </w:r>
      <w:r>
        <w:rPr>
          <w:rStyle w:val="pxfinstr"/>
          <w:i/>
          <w:iCs/>
        </w:rPr>
        <w:t>[date of judgment]</w:t>
      </w:r>
      <w:r>
        <w:t>.</w:t>
      </w:r>
    </w:p>
    <w:p w14:paraId="6380CB89" w14:textId="77777777" w:rsidR="00FD3105" w:rsidRDefault="00FD3105">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5F0D3942" w14:textId="77777777" w:rsidR="00FD3105" w:rsidRDefault="00FD3105">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judge]</w:t>
      </w:r>
    </w:p>
    <w:p w14:paraId="195A87CC"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judge]</w:t>
      </w:r>
    </w:p>
    <w:p w14:paraId="41186963" w14:textId="77777777" w:rsidR="00FD3105" w:rsidRDefault="00FD3105">
      <w:pPr>
        <w:pStyle w:val="pxformfsigtbl"/>
        <w:ind w:left="500"/>
      </w:pPr>
      <w:r>
        <w:t xml:space="preserve"> </w:t>
      </w:r>
      <w:r>
        <w:rPr>
          <w:color w:val="FF0000"/>
          <w:sz w:val="20"/>
          <w:szCs w:val="20"/>
          <w:vertAlign w:val="superscript"/>
        </w:rPr>
        <w:t>►</w:t>
      </w:r>
      <w:r>
        <w:fldChar w:fldCharType="begin"/>
      </w:r>
      <w:r>
        <w:instrText>tbl.ident="I09JPA4"</w:instrText>
      </w:r>
      <w:r>
        <w:fldChar w:fldCharType="end"/>
      </w:r>
      <w:r>
        <w:fldChar w:fldCharType="begin"/>
      </w:r>
      <w:r>
        <w:instrText>tbl.uuid="I01NG00"</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608FD15B"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085F7A76"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tgroup.cols="2"</w:instrText>
      </w:r>
      <w:r>
        <w:fldChar w:fldCharType="end"/>
      </w:r>
    </w:p>
    <w:p w14:paraId="51E9B1A5"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colspec.colwidth="17*"</w:instrText>
      </w:r>
      <w:r>
        <w:fldChar w:fldCharType="end"/>
      </w:r>
    </w:p>
    <w:p w14:paraId="0D50EA4D"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colspec.colwidth="111*"</w:instrText>
      </w:r>
      <w:r>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D3105" w14:paraId="1011A943" w14:textId="77777777">
        <w:tblPrEx>
          <w:tblCellMar>
            <w:top w:w="0" w:type="dxa"/>
            <w:left w:w="0" w:type="dxa"/>
            <w:bottom w:w="0" w:type="dxa"/>
            <w:right w:w="0" w:type="dxa"/>
          </w:tblCellMar>
        </w:tblPrEx>
        <w:tc>
          <w:tcPr>
            <w:tcW w:w="4320" w:type="dxa"/>
            <w:tcBorders>
              <w:top w:val="nil"/>
              <w:left w:val="nil"/>
              <w:bottom w:val="nil"/>
              <w:right w:val="nil"/>
            </w:tcBorders>
          </w:tcPr>
          <w:p w14:paraId="743939E7"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Copies to:</w:t>
            </w:r>
          </w:p>
        </w:tc>
        <w:tc>
          <w:tcPr>
            <w:tcW w:w="4320" w:type="dxa"/>
            <w:tcBorders>
              <w:top w:val="nil"/>
              <w:left w:val="nil"/>
              <w:bottom w:val="nil"/>
              <w:right w:val="nil"/>
            </w:tcBorders>
          </w:tcPr>
          <w:p w14:paraId="526F3A05"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r w:rsidR="00FD3105" w14:paraId="668ECF64" w14:textId="77777777">
        <w:tblPrEx>
          <w:tblCellMar>
            <w:top w:w="0" w:type="dxa"/>
            <w:left w:w="0" w:type="dxa"/>
            <w:bottom w:w="0" w:type="dxa"/>
            <w:right w:w="0" w:type="dxa"/>
          </w:tblCellMar>
        </w:tblPrEx>
        <w:tc>
          <w:tcPr>
            <w:tcW w:w="4320" w:type="dxa"/>
            <w:tcBorders>
              <w:top w:val="nil"/>
              <w:left w:val="nil"/>
              <w:bottom w:val="nil"/>
              <w:right w:val="nil"/>
            </w:tcBorders>
          </w:tcPr>
          <w:p w14:paraId="109721D8"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4320" w:type="dxa"/>
            <w:tcBorders>
              <w:top w:val="nil"/>
              <w:left w:val="nil"/>
              <w:bottom w:val="nil"/>
              <w:right w:val="nil"/>
            </w:tcBorders>
          </w:tcPr>
          <w:p w14:paraId="10FA1F48"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bl>
    <w:p w14:paraId="0FB71F0D" w14:textId="77777777" w:rsidR="00FD3105" w:rsidRDefault="00FD3105">
      <w:pPr>
        <w:pStyle w:val="pxtbody"/>
      </w:pPr>
    </w:p>
    <w:p w14:paraId="7F2EE287" w14:textId="77777777" w:rsidR="00FD3105" w:rsidRDefault="00FD3105"/>
    <w:p w14:paraId="44B546B6" w14:textId="77777777" w:rsidR="00FD3105" w:rsidRDefault="00FD3105">
      <w:pPr>
        <w:pStyle w:val="pxcomnt"/>
      </w:pPr>
    </w:p>
    <w:p w14:paraId="79667CB8" w14:textId="77777777" w:rsidR="00FD3105" w:rsidRDefault="00FD3105">
      <w:pPr>
        <w:pStyle w:val="pxhac"/>
        <w:spacing w:before="180"/>
        <w:jc w:val="center"/>
      </w:pPr>
      <w:r>
        <w:rPr>
          <w:rStyle w:val="pxb"/>
          <w:b/>
          <w:bCs/>
        </w:rPr>
        <w:t>Author's Comment</w:t>
      </w:r>
    </w:p>
    <w:p w14:paraId="6BCB9F6B"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p.ct.id="3d29be30775711ee8e1ba9ecff0bf883|58|10:58"</w:instrText>
      </w:r>
      <w:r>
        <w:fldChar w:fldCharType="end"/>
      </w:r>
      <w:r>
        <w:t xml:space="preserve">This example was dervied from </w:t>
      </w:r>
      <w:r>
        <w:rPr>
          <w:rStyle w:val="pxcc"/>
          <w:color w:val="FF0000"/>
          <w:sz w:val="20"/>
          <w:szCs w:val="20"/>
          <w:vertAlign w:val="superscript"/>
        </w:rPr>
        <w:t>►</w:t>
      </w:r>
      <w:r>
        <w:rPr>
          <w:rStyle w:val="pxcc"/>
        </w:rPr>
        <w:fldChar w:fldCharType="begin"/>
      </w:r>
      <w:r>
        <w:rPr>
          <w:rStyle w:val="pxcc"/>
        </w:rPr>
        <w:instrText>cc.ref.id="I0308HO"</w:instrText>
      </w:r>
      <w:r>
        <w:rPr>
          <w:rStyle w:val="pxcc"/>
        </w:rPr>
        <w:fldChar w:fldCharType="end"/>
      </w:r>
      <w:r>
        <w:rPr>
          <w:rStyle w:val="pxcc"/>
        </w:rPr>
        <w:t>Carter v. Colson, 194 So. 619 (Fla. 1940)</w:t>
      </w:r>
      <w:r>
        <w:t xml:space="preserve"> and </w:t>
      </w:r>
      <w:r>
        <w:rPr>
          <w:rStyle w:val="pxcc"/>
          <w:color w:val="FF0000"/>
          <w:sz w:val="20"/>
          <w:szCs w:val="20"/>
          <w:vertAlign w:val="superscript"/>
        </w:rPr>
        <w:t>►</w:t>
      </w:r>
      <w:r>
        <w:rPr>
          <w:rStyle w:val="pxcc"/>
        </w:rPr>
        <w:fldChar w:fldCharType="begin"/>
      </w:r>
      <w:r>
        <w:rPr>
          <w:rStyle w:val="pxcc"/>
        </w:rPr>
        <w:instrText>cc.ref.id="I0308IT"</w:instrText>
      </w:r>
      <w:r>
        <w:rPr>
          <w:rStyle w:val="pxcc"/>
        </w:rPr>
        <w:fldChar w:fldCharType="end"/>
      </w:r>
      <w:r>
        <w:rPr>
          <w:rStyle w:val="pxcc"/>
        </w:rPr>
        <w:t>Musselwhite v. Oleson, 60 Fla. 342, 53 So. 944 (Fla. 1910)</w:t>
      </w:r>
      <w:r>
        <w:t xml:space="preserve">. Rescission and cancellation are similar, but distinguishable because rescission effects a judicial voiding of the instrument. Cancellation requires the physical surrender of the instrument in order to effect the voiding of it. See </w:t>
      </w:r>
      <w:r>
        <w:rPr>
          <w:rStyle w:val="pxcc"/>
          <w:color w:val="FF0000"/>
          <w:sz w:val="20"/>
          <w:szCs w:val="20"/>
          <w:vertAlign w:val="superscript"/>
        </w:rPr>
        <w:t>►</w:t>
      </w:r>
      <w:r>
        <w:rPr>
          <w:rStyle w:val="pxcc"/>
        </w:rPr>
        <w:fldChar w:fldCharType="begin"/>
      </w:r>
      <w:r>
        <w:rPr>
          <w:rStyle w:val="pxcc"/>
        </w:rPr>
        <w:instrText>cc.ref.id="I0308IW"</w:instrText>
      </w:r>
      <w:r>
        <w:rPr>
          <w:rStyle w:val="pxcc"/>
        </w:rPr>
        <w:fldChar w:fldCharType="end"/>
      </w:r>
      <w:r>
        <w:rPr>
          <w:rStyle w:val="pxcc"/>
        </w:rPr>
        <w:t>Willis v. Fowler, 136 So. 358 (Fla. 1931)</w:t>
      </w:r>
      <w:r>
        <w:t>.</w:t>
      </w:r>
    </w:p>
    <w:p w14:paraId="7DAFC062" w14:textId="77777777" w:rsidR="00FD3105" w:rsidRDefault="00FD3105">
      <w:pPr>
        <w:pStyle w:val="pxs"/>
        <w:spacing w:before="180"/>
        <w:rPr>
          <w:sz w:val="27"/>
          <w:szCs w:val="27"/>
        </w:rPr>
      </w:pPr>
      <w:r>
        <w:rPr>
          <w:sz w:val="27"/>
          <w:szCs w:val="27"/>
        </w:rPr>
        <w:t>10:59. Judgment</w:t>
      </w:r>
      <w:r>
        <w:rPr>
          <w:rStyle w:val="pxsep"/>
        </w:rPr>
        <w:t xml:space="preserve">-- </w:t>
      </w:r>
      <w:r>
        <w:rPr>
          <w:sz w:val="27"/>
          <w:szCs w:val="27"/>
        </w:rPr>
        <w:t>Specific performance, contract to sell land</w:t>
      </w:r>
    </w:p>
    <w:p w14:paraId="5A745AD3" w14:textId="77777777" w:rsidR="00FD3105" w:rsidRDefault="00FD3105">
      <w:pPr>
        <w:pStyle w:val="pxov"/>
        <w:rPr>
          <w:vanish/>
        </w:rPr>
      </w:pPr>
      <w:r>
        <w:rPr>
          <w:vanish/>
        </w:rPr>
        <w:t>FMS</w:t>
      </w:r>
    </w:p>
    <w:p w14:paraId="3CCD27CB" w14:textId="77777777" w:rsidR="00FD3105" w:rsidRDefault="00FD3105">
      <w:pPr>
        <w:pStyle w:val="pxov"/>
        <w:rPr>
          <w:vanish/>
        </w:rPr>
      </w:pPr>
      <w:r>
        <w:rPr>
          <w:vanish/>
        </w:rPr>
        <w:t>LCV</w:t>
      </w:r>
    </w:p>
    <w:p w14:paraId="257C7A1A" w14:textId="77777777" w:rsidR="00FD3105" w:rsidRDefault="00FD3105">
      <w:pPr>
        <w:pStyle w:val="pxov"/>
        <w:rPr>
          <w:vanish/>
        </w:rPr>
      </w:pPr>
      <w:r>
        <w:rPr>
          <w:vanish/>
        </w:rPr>
        <w:t>LSC</w:t>
      </w:r>
    </w:p>
    <w:p w14:paraId="33650BBE" w14:textId="77777777" w:rsidR="00FD3105" w:rsidRDefault="00FD3105">
      <w:pPr>
        <w:pStyle w:val="pxov"/>
        <w:rPr>
          <w:vanish/>
        </w:rPr>
      </w:pPr>
      <w:r>
        <w:rPr>
          <w:vanish/>
        </w:rPr>
        <w:t>LS7</w:t>
      </w:r>
    </w:p>
    <w:p w14:paraId="468038C3" w14:textId="77777777" w:rsidR="00FD3105" w:rsidRDefault="00FD3105">
      <w:pPr>
        <w:pStyle w:val="pxov"/>
        <w:rPr>
          <w:vanish/>
        </w:rPr>
      </w:pPr>
      <w:r>
        <w:rPr>
          <w:vanish/>
        </w:rPr>
        <w:t>REL</w:t>
      </w:r>
    </w:p>
    <w:p w14:paraId="400E6848" w14:textId="77777777" w:rsidR="00FD3105" w:rsidRDefault="00FD3105">
      <w:pPr>
        <w:pStyle w:val="pxov"/>
        <w:rPr>
          <w:vanish/>
        </w:rPr>
      </w:pPr>
      <w:r>
        <w:rPr>
          <w:vanish/>
        </w:rPr>
        <w:t>RPS</w:t>
      </w:r>
    </w:p>
    <w:p w14:paraId="03C36B06" w14:textId="77777777" w:rsidR="00FD3105" w:rsidRDefault="00FD3105">
      <w:pPr>
        <w:pStyle w:val="pxov"/>
        <w:rPr>
          <w:vanish/>
        </w:rPr>
      </w:pPr>
      <w:r>
        <w:rPr>
          <w:vanish/>
        </w:rPr>
        <w:t>FCV</w:t>
      </w:r>
    </w:p>
    <w:p w14:paraId="7AED88FD" w14:textId="77777777" w:rsidR="00FD3105" w:rsidRDefault="00FD3105">
      <w:pPr>
        <w:pStyle w:val="pxov"/>
        <w:rPr>
          <w:vanish/>
        </w:rPr>
      </w:pPr>
      <w:r>
        <w:rPr>
          <w:vanish/>
        </w:rPr>
        <w:t>FLG</w:t>
      </w:r>
    </w:p>
    <w:p w14:paraId="05AD3A84" w14:textId="77777777" w:rsidR="00FD3105" w:rsidRDefault="00FD3105">
      <w:pPr>
        <w:pStyle w:val="pxformfcapfac"/>
        <w:jc w:val="center"/>
        <w:rPr>
          <w:sz w:val="24"/>
          <w:szCs w:val="24"/>
        </w:rPr>
      </w:pPr>
      <w:r>
        <w:rPr>
          <w:color w:val="FF0000"/>
          <w:sz w:val="20"/>
          <w:szCs w:val="20"/>
          <w:vertAlign w:val="superscript"/>
        </w:rPr>
        <w:t>►</w:t>
      </w:r>
      <w:r>
        <w:rPr>
          <w:sz w:val="24"/>
          <w:szCs w:val="24"/>
        </w:rPr>
        <w:fldChar w:fldCharType="begin"/>
      </w:r>
      <w:r>
        <w:rPr>
          <w:sz w:val="24"/>
          <w:szCs w:val="24"/>
        </w:rPr>
        <w:instrText>form.du="0"</w:instrText>
      </w:r>
      <w:r>
        <w:rPr>
          <w:sz w:val="24"/>
          <w:szCs w:val="24"/>
        </w:rPr>
        <w:fldChar w:fldCharType="end"/>
      </w:r>
      <w:r>
        <w:rPr>
          <w:sz w:val="24"/>
          <w:szCs w:val="24"/>
        </w:rPr>
        <w:fldChar w:fldCharType="begin"/>
      </w:r>
      <w:r>
        <w:rPr>
          <w:sz w:val="24"/>
          <w:szCs w:val="24"/>
        </w:rPr>
        <w:instrText>form.fid="I79d3bf709fed11dfbf230000837214a9"</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fcap.ref="manual"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sz w:val="24"/>
          <w:szCs w:val="24"/>
        </w:rPr>
        <w:t xml:space="preserve">IN THE CIRCUIT COURT FOR </w:t>
      </w:r>
      <w:r>
        <w:rPr>
          <w:rStyle w:val="pxfinstr"/>
          <w:i/>
          <w:iCs/>
          <w:szCs w:val="24"/>
        </w:rPr>
        <w:t>[NAME OF COUNTY]</w:t>
      </w:r>
      <w:r>
        <w:rPr>
          <w:sz w:val="24"/>
          <w:szCs w:val="24"/>
        </w:rPr>
        <w:t>, FLORIDA</w:t>
      </w:r>
    </w:p>
    <w:p w14:paraId="61AA7CF1" w14:textId="77777777" w:rsidR="00FD3105" w:rsidRDefault="00FD3105">
      <w:pPr>
        <w:pStyle w:val="pxformfcaptbl"/>
        <w:ind w:left="500"/>
      </w:pPr>
      <w:r>
        <w:t xml:space="preserve"> </w:t>
      </w:r>
      <w:r>
        <w:rPr>
          <w:color w:val="FF0000"/>
          <w:sz w:val="20"/>
          <w:szCs w:val="20"/>
          <w:vertAlign w:val="superscript"/>
        </w:rPr>
        <w:t>►</w:t>
      </w:r>
      <w:r>
        <w:fldChar w:fldCharType="begin"/>
      </w:r>
      <w:r>
        <w:instrText>tbl.brace.end="5"</w:instrText>
      </w:r>
      <w:r>
        <w:fldChar w:fldCharType="end"/>
      </w:r>
      <w:r>
        <w:fldChar w:fldCharType="begin"/>
      </w:r>
      <w:r>
        <w:instrText>tbl.brace.start="1"</w:instrText>
      </w:r>
      <w:r>
        <w:fldChar w:fldCharType="end"/>
      </w:r>
      <w:r>
        <w:fldChar w:fldCharType="begin"/>
      </w:r>
      <w:r>
        <w:instrText>tbl.ident="I03T28T"</w:instrText>
      </w:r>
      <w:r>
        <w:fldChar w:fldCharType="end"/>
      </w:r>
      <w:r>
        <w:fldChar w:fldCharType="begin"/>
      </w:r>
      <w:r>
        <w:instrText>tbl.uuid="I02C7SK"</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64882315"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55B6CE4B"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tgroup.cols="4"</w:instrText>
      </w:r>
      <w:r>
        <w:fldChar w:fldCharType="end"/>
      </w:r>
    </w:p>
    <w:p w14:paraId="61150223"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colspec.colwidth="7*"</w:instrText>
      </w:r>
      <w:r>
        <w:fldChar w:fldCharType="end"/>
      </w:r>
    </w:p>
    <w:p w14:paraId="7DFFF252"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colspec.colwidth="16*"</w:instrText>
      </w:r>
      <w:r>
        <w:fldChar w:fldCharType="end"/>
      </w:r>
    </w:p>
    <w:p w14:paraId="5F002C6C" w14:textId="77777777" w:rsidR="00FD3105" w:rsidRDefault="00FD3105">
      <w:pPr>
        <w:pStyle w:val="pxcolspec"/>
      </w:pPr>
      <w:r>
        <w:rPr>
          <w:color w:val="FF0000"/>
          <w:sz w:val="20"/>
          <w:szCs w:val="20"/>
          <w:vertAlign w:val="superscript"/>
        </w:rPr>
        <w:t>►</w:t>
      </w:r>
      <w:r>
        <w:fldChar w:fldCharType="begin"/>
      </w:r>
      <w:r>
        <w:instrText>colspec.align="center"</w:instrText>
      </w:r>
      <w:r>
        <w:fldChar w:fldCharType="end"/>
      </w:r>
      <w:r>
        <w:fldChar w:fldCharType="begin"/>
      </w:r>
      <w:r>
        <w:instrText>colspec.colname="3"</w:instrText>
      </w:r>
      <w:r>
        <w:fldChar w:fldCharType="end"/>
      </w:r>
      <w:r>
        <w:fldChar w:fldCharType="begin"/>
      </w:r>
      <w:r>
        <w:instrText>colspec.colnum="3"</w:instrText>
      </w:r>
      <w:r>
        <w:fldChar w:fldCharType="end"/>
      </w:r>
      <w:r>
        <w:fldChar w:fldCharType="begin"/>
      </w:r>
      <w:r>
        <w:instrText>colspec.colwidth="7*"</w:instrText>
      </w:r>
      <w:r>
        <w:fldChar w:fldCharType="end"/>
      </w:r>
    </w:p>
    <w:p w14:paraId="24B51629" w14:textId="77777777" w:rsidR="00FD3105" w:rsidRDefault="00FD3105">
      <w:pPr>
        <w:pStyle w:val="pxcolspec"/>
      </w:pPr>
      <w:r>
        <w:rPr>
          <w:color w:val="FF0000"/>
          <w:sz w:val="20"/>
          <w:szCs w:val="20"/>
          <w:vertAlign w:val="superscript"/>
        </w:rPr>
        <w:t>►</w:t>
      </w:r>
      <w:r>
        <w:fldChar w:fldCharType="begin"/>
      </w:r>
      <w:r>
        <w:instrText>colspec.colname="4"</w:instrText>
      </w:r>
      <w:r>
        <w:fldChar w:fldCharType="end"/>
      </w:r>
      <w:r>
        <w:fldChar w:fldCharType="begin"/>
      </w:r>
      <w:r>
        <w:instrText>colspec.colnum="4"</w:instrText>
      </w:r>
      <w:r>
        <w:fldChar w:fldCharType="end"/>
      </w:r>
      <w:r>
        <w:fldChar w:fldCharType="begin"/>
      </w:r>
      <w:r>
        <w:instrText>colspec.colwidth="34*"</w:instrText>
      </w:r>
      <w:r>
        <w:fldChar w:fldCharType="end"/>
      </w:r>
    </w:p>
    <w:tbl>
      <w:tblPr>
        <w:tblW w:w="0" w:type="auto"/>
        <w:tblLayout w:type="fixed"/>
        <w:tblCellMar>
          <w:left w:w="0" w:type="dxa"/>
          <w:right w:w="0" w:type="dxa"/>
        </w:tblCellMar>
        <w:tblLook w:val="0000" w:firstRow="0" w:lastRow="0" w:firstColumn="0" w:lastColumn="0" w:noHBand="0" w:noVBand="0"/>
      </w:tblPr>
      <w:tblGrid>
        <w:gridCol w:w="2160"/>
        <w:gridCol w:w="2160"/>
        <w:gridCol w:w="2160"/>
        <w:gridCol w:w="2160"/>
      </w:tblGrid>
      <w:tr w:rsidR="00FD3105" w14:paraId="09A93257" w14:textId="77777777">
        <w:tblPrEx>
          <w:tblCellMar>
            <w:top w:w="0" w:type="dxa"/>
            <w:left w:w="0" w:type="dxa"/>
            <w:bottom w:w="0" w:type="dxa"/>
            <w:right w:w="0" w:type="dxa"/>
          </w:tblCellMar>
        </w:tblPrEx>
        <w:tc>
          <w:tcPr>
            <w:tcW w:w="2160" w:type="dxa"/>
            <w:tcBorders>
              <w:top w:val="nil"/>
              <w:left w:val="nil"/>
              <w:bottom w:val="nil"/>
              <w:right w:val="nil"/>
            </w:tcBorders>
          </w:tcPr>
          <w:p w14:paraId="521FDE16" w14:textId="77777777" w:rsidR="00FD3105" w:rsidRDefault="00FD3105">
            <w:r>
              <w:rPr>
                <w:color w:val="FF0000"/>
                <w:sz w:val="20"/>
                <w:szCs w:val="20"/>
                <w:vertAlign w:val="superscript"/>
              </w:rPr>
              <w:t>►</w:t>
            </w:r>
            <w:r>
              <w:fldChar w:fldCharType="begin"/>
            </w:r>
            <w:r>
              <w:instrText>tbody.valign="top"</w:instrText>
            </w:r>
            <w:r>
              <w:fldChar w:fldCharType="end"/>
            </w:r>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PLAINTIFF]</w:t>
            </w:r>
            <w:r>
              <w:rPr>
                <w:rStyle w:val="pxrowentry"/>
              </w:rPr>
              <w:t>,</w:t>
            </w:r>
          </w:p>
        </w:tc>
        <w:tc>
          <w:tcPr>
            <w:tcW w:w="2160" w:type="dxa"/>
            <w:tcBorders>
              <w:top w:val="nil"/>
              <w:left w:val="nil"/>
              <w:bottom w:val="nil"/>
              <w:right w:val="nil"/>
            </w:tcBorders>
          </w:tcPr>
          <w:p w14:paraId="2B97DEDD" w14:textId="77777777" w:rsidR="00FD3105" w:rsidRDefault="00FD3105">
            <w:r>
              <w:rPr>
                <w:rStyle w:val="pxentry"/>
                <w:color w:val="FF0000"/>
                <w:sz w:val="20"/>
                <w:szCs w:val="20"/>
                <w:vertAlign w:val="superscript"/>
              </w:rPr>
              <w:t>►</w:t>
            </w:r>
            <w:r>
              <w:rPr>
                <w:rStyle w:val="pxentry"/>
              </w:rPr>
              <w:fldChar w:fldCharType="begin"/>
            </w:r>
            <w:r>
              <w:rPr>
                <w:rStyle w:val="pxentry"/>
              </w:rPr>
              <w:instrText>entry.morerows="4"</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vanish/>
              </w:rPr>
              <w:t>&amp;brace;</w:t>
            </w:r>
            <w:r>
              <w:rPr>
                <w:rStyle w:val="pxvis"/>
                <w:rFonts w:ascii="Times NewRoman" w:hAnsi="Times NewRoman"/>
                <w:b w:val="0"/>
                <w:sz w:val="24"/>
              </w:rPr>
              <w:t>}</w:t>
            </w:r>
          </w:p>
        </w:tc>
        <w:tc>
          <w:tcPr>
            <w:tcW w:w="2160" w:type="dxa"/>
            <w:tcBorders>
              <w:top w:val="nil"/>
              <w:left w:val="nil"/>
              <w:bottom w:val="nil"/>
              <w:right w:val="nil"/>
            </w:tcBorders>
          </w:tcPr>
          <w:p w14:paraId="7C4D9B33"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4847E857" w14:textId="77777777" w:rsidR="00FD3105" w:rsidRDefault="00FD3105"/>
        </w:tc>
      </w:tr>
      <w:tr w:rsidR="00FD3105" w14:paraId="091CF0F1" w14:textId="77777777">
        <w:tblPrEx>
          <w:tblCellMar>
            <w:top w:w="0" w:type="dxa"/>
            <w:left w:w="0" w:type="dxa"/>
            <w:bottom w:w="0" w:type="dxa"/>
            <w:right w:w="0" w:type="dxa"/>
          </w:tblCellMar>
        </w:tblPrEx>
        <w:tc>
          <w:tcPr>
            <w:tcW w:w="2160" w:type="dxa"/>
            <w:tcBorders>
              <w:top w:val="nil"/>
              <w:left w:val="nil"/>
              <w:bottom w:val="nil"/>
              <w:right w:val="nil"/>
            </w:tcBorders>
          </w:tcPr>
          <w:p w14:paraId="3AFCFA30"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1616E153"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Plaintiff,</w:t>
            </w:r>
          </w:p>
        </w:tc>
        <w:tc>
          <w:tcPr>
            <w:tcW w:w="2160" w:type="dxa"/>
            <w:tcBorders>
              <w:top w:val="nil"/>
              <w:left w:val="nil"/>
              <w:bottom w:val="nil"/>
              <w:right w:val="nil"/>
            </w:tcBorders>
          </w:tcPr>
          <w:p w14:paraId="06CEF77C"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4CF90AB7" w14:textId="77777777" w:rsidR="00FD3105" w:rsidRDefault="00FD3105"/>
        </w:tc>
      </w:tr>
      <w:tr w:rsidR="00FD3105" w14:paraId="47674F29" w14:textId="77777777">
        <w:tblPrEx>
          <w:tblCellMar>
            <w:top w:w="0" w:type="dxa"/>
            <w:left w:w="0" w:type="dxa"/>
            <w:bottom w:w="0" w:type="dxa"/>
            <w:right w:w="0" w:type="dxa"/>
          </w:tblCellMar>
        </w:tblPrEx>
        <w:tc>
          <w:tcPr>
            <w:tcW w:w="2160" w:type="dxa"/>
            <w:tcBorders>
              <w:top w:val="nil"/>
              <w:left w:val="nil"/>
              <w:bottom w:val="nil"/>
              <w:right w:val="nil"/>
            </w:tcBorders>
          </w:tcPr>
          <w:p w14:paraId="3653F497"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entry.align="left"</w:instrText>
            </w:r>
            <w:r>
              <w:rPr>
                <w:rStyle w:val="pxrowentry"/>
              </w:rPr>
              <w:fldChar w:fldCharType="end"/>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v.</w:t>
            </w:r>
          </w:p>
        </w:tc>
        <w:tc>
          <w:tcPr>
            <w:tcW w:w="2160" w:type="dxa"/>
            <w:tcBorders>
              <w:top w:val="nil"/>
              <w:left w:val="nil"/>
              <w:bottom w:val="nil"/>
              <w:right w:val="nil"/>
            </w:tcBorders>
          </w:tcPr>
          <w:p w14:paraId="4DDB10AF"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 xml:space="preserve">CASE </w:t>
            </w:r>
            <w:r>
              <w:rPr>
                <w:rStyle w:val="pxfinstr"/>
                <w:i/>
                <w:iCs/>
              </w:rPr>
              <w:t>[CASE NUMBER]</w:t>
            </w:r>
          </w:p>
        </w:tc>
        <w:tc>
          <w:tcPr>
            <w:tcW w:w="2160" w:type="dxa"/>
            <w:tcBorders>
              <w:top w:val="nil"/>
              <w:left w:val="nil"/>
              <w:bottom w:val="nil"/>
              <w:right w:val="nil"/>
            </w:tcBorders>
          </w:tcPr>
          <w:p w14:paraId="681BDC85" w14:textId="77777777" w:rsidR="00FD3105" w:rsidRDefault="00FD3105"/>
        </w:tc>
        <w:tc>
          <w:tcPr>
            <w:tcW w:w="2160" w:type="dxa"/>
            <w:tcBorders>
              <w:top w:val="nil"/>
              <w:left w:val="nil"/>
              <w:bottom w:val="nil"/>
              <w:right w:val="nil"/>
            </w:tcBorders>
          </w:tcPr>
          <w:p w14:paraId="0FE7B715" w14:textId="77777777" w:rsidR="00FD3105" w:rsidRDefault="00FD3105"/>
        </w:tc>
      </w:tr>
      <w:tr w:rsidR="00FD3105" w14:paraId="34C5662D" w14:textId="77777777">
        <w:tblPrEx>
          <w:tblCellMar>
            <w:top w:w="0" w:type="dxa"/>
            <w:left w:w="0" w:type="dxa"/>
            <w:bottom w:w="0" w:type="dxa"/>
            <w:right w:w="0" w:type="dxa"/>
          </w:tblCellMar>
        </w:tblPrEx>
        <w:tc>
          <w:tcPr>
            <w:tcW w:w="2160" w:type="dxa"/>
            <w:tcBorders>
              <w:top w:val="nil"/>
              <w:left w:val="nil"/>
              <w:bottom w:val="nil"/>
              <w:right w:val="nil"/>
            </w:tcBorders>
          </w:tcPr>
          <w:p w14:paraId="6154AA04"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DEFENDANT]</w:t>
            </w:r>
            <w:r>
              <w:rPr>
                <w:rStyle w:val="pxrowentry"/>
              </w:rPr>
              <w:t>,</w:t>
            </w:r>
          </w:p>
        </w:tc>
        <w:tc>
          <w:tcPr>
            <w:tcW w:w="2160" w:type="dxa"/>
            <w:tcBorders>
              <w:top w:val="nil"/>
              <w:left w:val="nil"/>
              <w:bottom w:val="nil"/>
              <w:right w:val="nil"/>
            </w:tcBorders>
          </w:tcPr>
          <w:p w14:paraId="080B384B"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317B4ABF" w14:textId="77777777" w:rsidR="00FD3105" w:rsidRDefault="00FD3105"/>
        </w:tc>
        <w:tc>
          <w:tcPr>
            <w:tcW w:w="2160" w:type="dxa"/>
            <w:tcBorders>
              <w:top w:val="nil"/>
              <w:left w:val="nil"/>
              <w:bottom w:val="nil"/>
              <w:right w:val="nil"/>
            </w:tcBorders>
          </w:tcPr>
          <w:p w14:paraId="61EF4F63" w14:textId="77777777" w:rsidR="00FD3105" w:rsidRDefault="00FD3105"/>
        </w:tc>
      </w:tr>
      <w:tr w:rsidR="00FD3105" w14:paraId="5CA57881" w14:textId="77777777">
        <w:tblPrEx>
          <w:tblCellMar>
            <w:top w:w="0" w:type="dxa"/>
            <w:left w:w="0" w:type="dxa"/>
            <w:bottom w:w="0" w:type="dxa"/>
            <w:right w:w="0" w:type="dxa"/>
          </w:tblCellMar>
        </w:tblPrEx>
        <w:tc>
          <w:tcPr>
            <w:tcW w:w="2160" w:type="dxa"/>
            <w:tcBorders>
              <w:top w:val="nil"/>
              <w:left w:val="nil"/>
              <w:bottom w:val="nil"/>
              <w:right w:val="nil"/>
            </w:tcBorders>
          </w:tcPr>
          <w:p w14:paraId="13EDA4B1"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1ED3D3B3"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Defendant.</w:t>
            </w:r>
          </w:p>
        </w:tc>
        <w:tc>
          <w:tcPr>
            <w:tcW w:w="2160" w:type="dxa"/>
            <w:tcBorders>
              <w:top w:val="nil"/>
              <w:left w:val="nil"/>
              <w:bottom w:val="nil"/>
              <w:right w:val="nil"/>
            </w:tcBorders>
          </w:tcPr>
          <w:p w14:paraId="3F6D32C0"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5B40B67B" w14:textId="77777777" w:rsidR="00FD3105" w:rsidRDefault="00FD3105"/>
        </w:tc>
      </w:tr>
    </w:tbl>
    <w:p w14:paraId="530CD550" w14:textId="77777777" w:rsidR="00FD3105" w:rsidRDefault="00FD3105">
      <w:pPr>
        <w:pStyle w:val="pxtbody"/>
      </w:pPr>
    </w:p>
    <w:p w14:paraId="2E603FD8" w14:textId="77777777" w:rsidR="00FD3105" w:rsidRDefault="00FD3105"/>
    <w:p w14:paraId="3D7E1CE2" w14:textId="77777777" w:rsidR="00FD3105" w:rsidRDefault="00FD3105">
      <w:pPr>
        <w:pStyle w:val="pxformhac"/>
        <w:spacing w:before="180"/>
        <w:jc w:val="center"/>
      </w:pPr>
      <w:r>
        <w:t xml:space="preserve">FINAL JUDGMENT </w:t>
      </w:r>
    </w:p>
    <w:p w14:paraId="2A26D4A8"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p.ct.id="3d29be30775711ee8e1ba9ecff0bf883|59|10:59"</w:instrText>
      </w:r>
      <w:r>
        <w:fldChar w:fldCharType="end"/>
      </w:r>
      <w:r>
        <w:t>This action was tried before the court. On the evidence presented</w:t>
      </w:r>
    </w:p>
    <w:p w14:paraId="2EB9009B"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p.ct.id="3d29be30775711ee8e1ba9ecff0bf883|59|10:59"</w:instrText>
      </w:r>
      <w:r>
        <w:fldChar w:fldCharType="end"/>
      </w:r>
      <w:r>
        <w:t>IT IS ADJUDGED that:</w:t>
      </w:r>
    </w:p>
    <w:p w14:paraId="0A591068" w14:textId="77777777" w:rsidR="00FD3105" w:rsidRDefault="00FD3105">
      <w:pPr>
        <w:pStyle w:val="pxformfl"/>
        <w:ind w:left="500"/>
      </w:pPr>
      <w:r>
        <w:t xml:space="preserve"> </w:t>
      </w:r>
    </w:p>
    <w:p w14:paraId="15D70DF2"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1. </w:t>
      </w:r>
    </w:p>
    <w:p w14:paraId="763EBE2C"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p.ct.id="3d29be30775711ee8e1ba9ecff0bf883|59|10:59"</w:instrText>
      </w:r>
      <w:r>
        <w:fldChar w:fldCharType="end"/>
      </w:r>
      <w:r>
        <w:t xml:space="preserve">Defendant </w:t>
      </w:r>
      <w:r>
        <w:rPr>
          <w:rStyle w:val="pxfinstr"/>
          <w:i/>
          <w:iCs/>
        </w:rPr>
        <w:t>[NAME OF DEFENDANT]</w:t>
      </w:r>
      <w:r>
        <w:t xml:space="preserve"> execute and deliver to plaintiff </w:t>
      </w:r>
      <w:r>
        <w:rPr>
          <w:rStyle w:val="pxfinstr"/>
          <w:i/>
          <w:iCs/>
        </w:rPr>
        <w:t>[NAME OF PLAINTIFF]</w:t>
      </w:r>
      <w:r>
        <w:t xml:space="preserve"> a good and sufficient warranty deed without restrictions or encumbrances, except current taxes and restrictions common to the subdivision, for the following described property in </w:t>
      </w:r>
      <w:r>
        <w:rPr>
          <w:rStyle w:val="pxfinstr"/>
          <w:i/>
          <w:iCs/>
        </w:rPr>
        <w:t>[name of county]</w:t>
      </w:r>
      <w:r>
        <w:t>, Florida:</w:t>
      </w:r>
    </w:p>
    <w:p w14:paraId="6012A634" w14:textId="77777777" w:rsidR="00FD3105" w:rsidRDefault="00FD3105">
      <w:pPr>
        <w:pStyle w:val="pxformfac"/>
        <w:jc w:val="center"/>
        <w:rPr>
          <w:sz w:val="24"/>
          <w:szCs w:val="24"/>
        </w:rPr>
      </w:pP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rStyle w:val="pxfinstr"/>
          <w:i/>
          <w:iCs/>
          <w:szCs w:val="24"/>
        </w:rPr>
        <w:t>[legal description of property]</w:t>
      </w:r>
    </w:p>
    <w:p w14:paraId="467EFB6C" w14:textId="77777777" w:rsidR="00FD3105" w:rsidRDefault="00FD3105">
      <w:pPr>
        <w:pStyle w:val="pxformcp"/>
      </w:pPr>
      <w:r>
        <w:t>within 30 days from the date of this judgment.</w:t>
      </w:r>
    </w:p>
    <w:p w14:paraId="1080329B"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2. </w:t>
      </w:r>
    </w:p>
    <w:p w14:paraId="21222C04"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p.ct.id="3d29be30775711ee8e1ba9ecff0bf883|59|10:59"</w:instrText>
      </w:r>
      <w:r>
        <w:fldChar w:fldCharType="end"/>
      </w:r>
      <w:r>
        <w:t xml:space="preserve">On the execution and proffer of delivery of the deed plaintiff pay to defendant, whose address is </w:t>
      </w:r>
      <w:r>
        <w:rPr>
          <w:rStyle w:val="pxfinstr"/>
          <w:i/>
          <w:iCs/>
        </w:rPr>
        <w:t>[address of defendant]</w:t>
      </w:r>
      <w:r>
        <w:t>, $</w:t>
      </w:r>
      <w:r>
        <w:rPr>
          <w:rStyle w:val="pxfinstr"/>
          <w:i/>
          <w:iCs/>
        </w:rPr>
        <w:t>[dollar amount of payment]</w:t>
      </w:r>
      <w:r>
        <w:t>, subject to prorations as prescribed in the contract attached to the complaint.</w:t>
      </w:r>
    </w:p>
    <w:p w14:paraId="36FF68C6"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3. </w:t>
      </w:r>
    </w:p>
    <w:p w14:paraId="7F634D2A"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p.ct.id="3d29be30775711ee8e1ba9ecff0bf883|59|10:59"</w:instrText>
      </w:r>
      <w:r>
        <w:fldChar w:fldCharType="end"/>
      </w:r>
      <w:r>
        <w:t xml:space="preserve">Plaintiff recovers from defendant </w:t>
      </w:r>
      <w:r>
        <w:rPr>
          <w:rStyle w:val="pxfinstr"/>
          <w:i/>
          <w:iCs/>
        </w:rPr>
        <w:t>[OPTIONAL:, whose address is [address of defendant] and the last four digits of Social Security number are [last four numbers of Social Security number],]</w:t>
      </w:r>
      <w:r>
        <w:t xml:space="preserve"> costs of $</w:t>
      </w:r>
      <w:r>
        <w:rPr>
          <w:rStyle w:val="pxfinstr"/>
          <w:i/>
          <w:iCs/>
        </w:rPr>
        <w:t>[dollar amount of costs]</w:t>
      </w:r>
      <w:r>
        <w:t xml:space="preserve"> that shall bear interest at the rate prescribed by law, for which let execution issue forthwith.</w:t>
      </w:r>
    </w:p>
    <w:p w14:paraId="1F945146"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p.ct.id="3d29be30775711ee8e1ba9ecff0bf883|59|10:59"</w:instrText>
      </w:r>
      <w:r>
        <w:fldChar w:fldCharType="end"/>
      </w:r>
      <w:r>
        <w:t xml:space="preserve">ORDERED at </w:t>
      </w:r>
      <w:r>
        <w:rPr>
          <w:rStyle w:val="pxfinstr"/>
          <w:i/>
          <w:iCs/>
        </w:rPr>
        <w:t>[name of city]</w:t>
      </w:r>
      <w:r>
        <w:t xml:space="preserve">, Florida on </w:t>
      </w:r>
      <w:r>
        <w:rPr>
          <w:rStyle w:val="pxfinstr"/>
          <w:i/>
          <w:iCs/>
        </w:rPr>
        <w:t>[date of judgment]</w:t>
      </w:r>
      <w:r>
        <w:t>.</w:t>
      </w:r>
    </w:p>
    <w:p w14:paraId="17FEBE94" w14:textId="77777777" w:rsidR="00FD3105" w:rsidRDefault="00FD3105">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22E1E692" w14:textId="77777777" w:rsidR="00FD3105" w:rsidRDefault="00FD3105">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judge]</w:t>
      </w:r>
    </w:p>
    <w:p w14:paraId="4F57285C"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judge]</w:t>
      </w:r>
    </w:p>
    <w:p w14:paraId="5DB42989" w14:textId="77777777" w:rsidR="00FD3105" w:rsidRDefault="00FD3105">
      <w:pPr>
        <w:pStyle w:val="pxformfsigtbl"/>
        <w:ind w:left="500"/>
      </w:pPr>
      <w:r>
        <w:t xml:space="preserve"> </w:t>
      </w:r>
      <w:r>
        <w:rPr>
          <w:color w:val="FF0000"/>
          <w:sz w:val="20"/>
          <w:szCs w:val="20"/>
          <w:vertAlign w:val="superscript"/>
        </w:rPr>
        <w:t>►</w:t>
      </w:r>
      <w:r>
        <w:fldChar w:fldCharType="begin"/>
      </w:r>
      <w:r>
        <w:instrText>tbl.ident="I00EP67"</w:instrText>
      </w:r>
      <w:r>
        <w:fldChar w:fldCharType="end"/>
      </w:r>
      <w:r>
        <w:fldChar w:fldCharType="begin"/>
      </w:r>
      <w:r>
        <w:instrText>tbl.uuid="I01NHRY"</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63AA5DFC"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19E477FF"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tgroup.cols="2"</w:instrText>
      </w:r>
      <w:r>
        <w:fldChar w:fldCharType="end"/>
      </w:r>
    </w:p>
    <w:p w14:paraId="6CDC373E"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colspec.colwidth="17*"</w:instrText>
      </w:r>
      <w:r>
        <w:fldChar w:fldCharType="end"/>
      </w:r>
    </w:p>
    <w:p w14:paraId="57403BE9"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colspec.colwidth="111*"</w:instrText>
      </w:r>
      <w:r>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D3105" w14:paraId="4128DDAC" w14:textId="77777777">
        <w:tblPrEx>
          <w:tblCellMar>
            <w:top w:w="0" w:type="dxa"/>
            <w:left w:w="0" w:type="dxa"/>
            <w:bottom w:w="0" w:type="dxa"/>
            <w:right w:w="0" w:type="dxa"/>
          </w:tblCellMar>
        </w:tblPrEx>
        <w:tc>
          <w:tcPr>
            <w:tcW w:w="4320" w:type="dxa"/>
            <w:tcBorders>
              <w:top w:val="nil"/>
              <w:left w:val="nil"/>
              <w:bottom w:val="nil"/>
              <w:right w:val="nil"/>
            </w:tcBorders>
          </w:tcPr>
          <w:p w14:paraId="5647332F"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Copies to:</w:t>
            </w:r>
          </w:p>
        </w:tc>
        <w:tc>
          <w:tcPr>
            <w:tcW w:w="4320" w:type="dxa"/>
            <w:tcBorders>
              <w:top w:val="nil"/>
              <w:left w:val="nil"/>
              <w:bottom w:val="nil"/>
              <w:right w:val="nil"/>
            </w:tcBorders>
          </w:tcPr>
          <w:p w14:paraId="04836E3D"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r w:rsidR="00FD3105" w14:paraId="5FC4A32D" w14:textId="77777777">
        <w:tblPrEx>
          <w:tblCellMar>
            <w:top w:w="0" w:type="dxa"/>
            <w:left w:w="0" w:type="dxa"/>
            <w:bottom w:w="0" w:type="dxa"/>
            <w:right w:w="0" w:type="dxa"/>
          </w:tblCellMar>
        </w:tblPrEx>
        <w:tc>
          <w:tcPr>
            <w:tcW w:w="4320" w:type="dxa"/>
            <w:tcBorders>
              <w:top w:val="nil"/>
              <w:left w:val="nil"/>
              <w:bottom w:val="nil"/>
              <w:right w:val="nil"/>
            </w:tcBorders>
          </w:tcPr>
          <w:p w14:paraId="57CCDC36"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4320" w:type="dxa"/>
            <w:tcBorders>
              <w:top w:val="nil"/>
              <w:left w:val="nil"/>
              <w:bottom w:val="nil"/>
              <w:right w:val="nil"/>
            </w:tcBorders>
          </w:tcPr>
          <w:p w14:paraId="6928DD74"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bl>
    <w:p w14:paraId="15B4CEBD" w14:textId="77777777" w:rsidR="00FD3105" w:rsidRDefault="00FD3105">
      <w:pPr>
        <w:pStyle w:val="pxtbody"/>
      </w:pPr>
    </w:p>
    <w:p w14:paraId="546BF6E2" w14:textId="77777777" w:rsidR="00FD3105" w:rsidRDefault="00FD3105"/>
    <w:p w14:paraId="4CEB2E38" w14:textId="77777777" w:rsidR="00FD3105" w:rsidRDefault="00FD3105">
      <w:pPr>
        <w:pStyle w:val="pxcomnt"/>
      </w:pPr>
    </w:p>
    <w:p w14:paraId="7558E651" w14:textId="77777777" w:rsidR="00FD3105" w:rsidRDefault="00FD3105">
      <w:pPr>
        <w:pStyle w:val="pxhac"/>
        <w:spacing w:before="180"/>
        <w:jc w:val="center"/>
      </w:pPr>
      <w:r>
        <w:rPr>
          <w:rStyle w:val="pxb"/>
          <w:b/>
          <w:bCs/>
        </w:rPr>
        <w:t>Author's Comment</w:t>
      </w:r>
    </w:p>
    <w:p w14:paraId="6E88B8AB"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p.ct.id="3d29be30775711ee8e1ba9ecff0bf883|59|10:59"</w:instrText>
      </w:r>
      <w:r>
        <w:fldChar w:fldCharType="end"/>
      </w:r>
      <w:r>
        <w:t xml:space="preserve">This example was derived from </w:t>
      </w:r>
      <w:r>
        <w:rPr>
          <w:rStyle w:val="pxcc"/>
          <w:color w:val="FF0000"/>
          <w:sz w:val="20"/>
          <w:szCs w:val="20"/>
          <w:vertAlign w:val="superscript"/>
        </w:rPr>
        <w:t>►</w:t>
      </w:r>
      <w:r>
        <w:rPr>
          <w:rStyle w:val="pxcc"/>
        </w:rPr>
        <w:fldChar w:fldCharType="begin"/>
      </w:r>
      <w:r>
        <w:rPr>
          <w:rStyle w:val="pxcc"/>
        </w:rPr>
        <w:instrText>cc.ref.id="I0308IY"</w:instrText>
      </w:r>
      <w:r>
        <w:rPr>
          <w:rStyle w:val="pxcc"/>
        </w:rPr>
        <w:fldChar w:fldCharType="end"/>
      </w:r>
      <w:r>
        <w:rPr>
          <w:rStyle w:val="pxcc"/>
        </w:rPr>
        <w:t>Richardson-Kellett Co. v. Kline, , 69 So. 203 (Fla. 1915)</w:t>
      </w:r>
      <w:r>
        <w:t>.</w:t>
      </w:r>
    </w:p>
    <w:p w14:paraId="0E217315" w14:textId="77777777" w:rsidR="00FD3105" w:rsidRDefault="00FD3105">
      <w:pPr>
        <w:pStyle w:val="pxs"/>
        <w:spacing w:before="180"/>
        <w:rPr>
          <w:sz w:val="27"/>
          <w:szCs w:val="27"/>
        </w:rPr>
      </w:pPr>
      <w:r>
        <w:rPr>
          <w:sz w:val="27"/>
          <w:szCs w:val="27"/>
        </w:rPr>
        <w:t>10:60. Judgment</w:t>
      </w:r>
      <w:r>
        <w:rPr>
          <w:rStyle w:val="pxsep"/>
        </w:rPr>
        <w:t xml:space="preserve">-- </w:t>
      </w:r>
      <w:r>
        <w:rPr>
          <w:sz w:val="27"/>
          <w:szCs w:val="27"/>
        </w:rPr>
        <w:t>Tenant eviction</w:t>
      </w:r>
    </w:p>
    <w:p w14:paraId="3448A2F4" w14:textId="77777777" w:rsidR="00FD3105" w:rsidRDefault="00FD3105">
      <w:pPr>
        <w:pStyle w:val="pxov"/>
        <w:rPr>
          <w:vanish/>
        </w:rPr>
      </w:pPr>
      <w:r>
        <w:rPr>
          <w:vanish/>
        </w:rPr>
        <w:t>FMS</w:t>
      </w:r>
    </w:p>
    <w:p w14:paraId="61A03890" w14:textId="77777777" w:rsidR="00FD3105" w:rsidRDefault="00FD3105">
      <w:pPr>
        <w:pStyle w:val="pxov"/>
        <w:rPr>
          <w:vanish/>
        </w:rPr>
      </w:pPr>
      <w:r>
        <w:rPr>
          <w:vanish/>
        </w:rPr>
        <w:t>LCV</w:t>
      </w:r>
    </w:p>
    <w:p w14:paraId="5AA6E8EB" w14:textId="77777777" w:rsidR="00FD3105" w:rsidRDefault="00FD3105">
      <w:pPr>
        <w:pStyle w:val="pxov"/>
        <w:rPr>
          <w:vanish/>
        </w:rPr>
      </w:pPr>
      <w:r>
        <w:rPr>
          <w:vanish/>
        </w:rPr>
        <w:t>LSC</w:t>
      </w:r>
    </w:p>
    <w:p w14:paraId="50425BD5" w14:textId="77777777" w:rsidR="00FD3105" w:rsidRDefault="00FD3105">
      <w:pPr>
        <w:pStyle w:val="pxov"/>
        <w:rPr>
          <w:vanish/>
        </w:rPr>
      </w:pPr>
      <w:r>
        <w:rPr>
          <w:vanish/>
        </w:rPr>
        <w:t>LS7</w:t>
      </w:r>
    </w:p>
    <w:p w14:paraId="1CC9D9C4" w14:textId="77777777" w:rsidR="00FD3105" w:rsidRDefault="00FD3105">
      <w:pPr>
        <w:pStyle w:val="pxov"/>
        <w:rPr>
          <w:vanish/>
        </w:rPr>
      </w:pPr>
      <w:r>
        <w:rPr>
          <w:vanish/>
        </w:rPr>
        <w:t>REL</w:t>
      </w:r>
    </w:p>
    <w:p w14:paraId="06B3F073" w14:textId="77777777" w:rsidR="00FD3105" w:rsidRDefault="00FD3105">
      <w:pPr>
        <w:pStyle w:val="pxov"/>
        <w:rPr>
          <w:vanish/>
        </w:rPr>
      </w:pPr>
      <w:r>
        <w:rPr>
          <w:vanish/>
        </w:rPr>
        <w:t>RPL</w:t>
      </w:r>
    </w:p>
    <w:p w14:paraId="401C20C1" w14:textId="77777777" w:rsidR="00FD3105" w:rsidRDefault="00FD3105">
      <w:pPr>
        <w:pStyle w:val="pxov"/>
        <w:rPr>
          <w:vanish/>
        </w:rPr>
      </w:pPr>
      <w:r>
        <w:rPr>
          <w:vanish/>
        </w:rPr>
        <w:t>RFE</w:t>
      </w:r>
    </w:p>
    <w:p w14:paraId="12214FB4" w14:textId="77777777" w:rsidR="00FD3105" w:rsidRDefault="00FD3105">
      <w:pPr>
        <w:pStyle w:val="pxov"/>
        <w:rPr>
          <w:vanish/>
        </w:rPr>
      </w:pPr>
      <w:r>
        <w:rPr>
          <w:vanish/>
        </w:rPr>
        <w:t>FCV</w:t>
      </w:r>
    </w:p>
    <w:p w14:paraId="22FB59B9" w14:textId="77777777" w:rsidR="00FD3105" w:rsidRDefault="00FD3105">
      <w:pPr>
        <w:pStyle w:val="pxov"/>
        <w:rPr>
          <w:vanish/>
        </w:rPr>
      </w:pPr>
      <w:r>
        <w:rPr>
          <w:vanish/>
        </w:rPr>
        <w:t>FLG</w:t>
      </w:r>
    </w:p>
    <w:p w14:paraId="1FADE3ED" w14:textId="77777777" w:rsidR="00FD3105" w:rsidRDefault="00FD3105">
      <w:pPr>
        <w:pStyle w:val="pxformfcapfac"/>
        <w:jc w:val="center"/>
        <w:rPr>
          <w:sz w:val="24"/>
          <w:szCs w:val="24"/>
        </w:rPr>
      </w:pPr>
      <w:r>
        <w:rPr>
          <w:color w:val="FF0000"/>
          <w:sz w:val="20"/>
          <w:szCs w:val="20"/>
          <w:vertAlign w:val="superscript"/>
        </w:rPr>
        <w:t>►</w:t>
      </w:r>
      <w:r>
        <w:rPr>
          <w:sz w:val="24"/>
          <w:szCs w:val="24"/>
        </w:rPr>
        <w:fldChar w:fldCharType="begin"/>
      </w:r>
      <w:r>
        <w:rPr>
          <w:sz w:val="24"/>
          <w:szCs w:val="24"/>
        </w:rPr>
        <w:instrText>form.du="0"</w:instrText>
      </w:r>
      <w:r>
        <w:rPr>
          <w:sz w:val="24"/>
          <w:szCs w:val="24"/>
        </w:rPr>
        <w:fldChar w:fldCharType="end"/>
      </w:r>
      <w:r>
        <w:rPr>
          <w:sz w:val="24"/>
          <w:szCs w:val="24"/>
        </w:rPr>
        <w:fldChar w:fldCharType="begin"/>
      </w:r>
      <w:r>
        <w:rPr>
          <w:sz w:val="24"/>
          <w:szCs w:val="24"/>
        </w:rPr>
        <w:instrText>form.fid="I79d6a5a09fed11dfbf230000837214a9"</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fcap.ref="manual"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sz w:val="24"/>
          <w:szCs w:val="24"/>
        </w:rPr>
        <w:t xml:space="preserve">IN THE COUNTY COURT OF </w:t>
      </w:r>
      <w:r>
        <w:rPr>
          <w:rStyle w:val="pxfinstr"/>
          <w:i/>
          <w:iCs/>
          <w:szCs w:val="24"/>
        </w:rPr>
        <w:t>[NAME OF COUNTY]</w:t>
      </w:r>
      <w:r>
        <w:rPr>
          <w:sz w:val="24"/>
          <w:szCs w:val="24"/>
        </w:rPr>
        <w:t>, FLORIDA</w:t>
      </w:r>
    </w:p>
    <w:p w14:paraId="6D0DCD24" w14:textId="77777777" w:rsidR="00FD3105" w:rsidRDefault="00FD3105">
      <w:pPr>
        <w:pStyle w:val="pxformfcaptbl"/>
        <w:ind w:left="500"/>
      </w:pPr>
      <w:r>
        <w:t xml:space="preserve"> </w:t>
      </w:r>
      <w:r>
        <w:rPr>
          <w:color w:val="FF0000"/>
          <w:sz w:val="20"/>
          <w:szCs w:val="20"/>
          <w:vertAlign w:val="superscript"/>
        </w:rPr>
        <w:t>►</w:t>
      </w:r>
      <w:r>
        <w:fldChar w:fldCharType="begin"/>
      </w:r>
      <w:r>
        <w:instrText>tbl.brace.end="5"</w:instrText>
      </w:r>
      <w:r>
        <w:fldChar w:fldCharType="end"/>
      </w:r>
      <w:r>
        <w:fldChar w:fldCharType="begin"/>
      </w:r>
      <w:r>
        <w:instrText>tbl.brace.start="1"</w:instrText>
      </w:r>
      <w:r>
        <w:fldChar w:fldCharType="end"/>
      </w:r>
      <w:r>
        <w:fldChar w:fldCharType="begin"/>
      </w:r>
      <w:r>
        <w:instrText>tbl.ident="I02YGYZ"</w:instrText>
      </w:r>
      <w:r>
        <w:fldChar w:fldCharType="end"/>
      </w:r>
      <w:r>
        <w:fldChar w:fldCharType="begin"/>
      </w:r>
      <w:r>
        <w:instrText>tbl.uuid="I013IGP"</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4583DA4F"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6E5AE8D4"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tgroup.cols="4"</w:instrText>
      </w:r>
      <w:r>
        <w:fldChar w:fldCharType="end"/>
      </w:r>
    </w:p>
    <w:p w14:paraId="30A30EF1"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colspec.colwidth="7*"</w:instrText>
      </w:r>
      <w:r>
        <w:fldChar w:fldCharType="end"/>
      </w:r>
    </w:p>
    <w:p w14:paraId="7A810C30"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colspec.colwidth="16*"</w:instrText>
      </w:r>
      <w:r>
        <w:fldChar w:fldCharType="end"/>
      </w:r>
    </w:p>
    <w:p w14:paraId="43BD8912" w14:textId="77777777" w:rsidR="00FD3105" w:rsidRDefault="00FD3105">
      <w:pPr>
        <w:pStyle w:val="pxcolspec"/>
      </w:pPr>
      <w:r>
        <w:rPr>
          <w:color w:val="FF0000"/>
          <w:sz w:val="20"/>
          <w:szCs w:val="20"/>
          <w:vertAlign w:val="superscript"/>
        </w:rPr>
        <w:t>►</w:t>
      </w:r>
      <w:r>
        <w:fldChar w:fldCharType="begin"/>
      </w:r>
      <w:r>
        <w:instrText>colspec.align="center"</w:instrText>
      </w:r>
      <w:r>
        <w:fldChar w:fldCharType="end"/>
      </w:r>
      <w:r>
        <w:fldChar w:fldCharType="begin"/>
      </w:r>
      <w:r>
        <w:instrText>colspec.colname="3"</w:instrText>
      </w:r>
      <w:r>
        <w:fldChar w:fldCharType="end"/>
      </w:r>
      <w:r>
        <w:fldChar w:fldCharType="begin"/>
      </w:r>
      <w:r>
        <w:instrText>colspec.colnum="3"</w:instrText>
      </w:r>
      <w:r>
        <w:fldChar w:fldCharType="end"/>
      </w:r>
      <w:r>
        <w:fldChar w:fldCharType="begin"/>
      </w:r>
      <w:r>
        <w:instrText>colspec.colwidth="7*"</w:instrText>
      </w:r>
      <w:r>
        <w:fldChar w:fldCharType="end"/>
      </w:r>
    </w:p>
    <w:p w14:paraId="5940464A" w14:textId="77777777" w:rsidR="00FD3105" w:rsidRDefault="00FD3105">
      <w:pPr>
        <w:pStyle w:val="pxcolspec"/>
      </w:pPr>
      <w:r>
        <w:rPr>
          <w:color w:val="FF0000"/>
          <w:sz w:val="20"/>
          <w:szCs w:val="20"/>
          <w:vertAlign w:val="superscript"/>
        </w:rPr>
        <w:t>►</w:t>
      </w:r>
      <w:r>
        <w:fldChar w:fldCharType="begin"/>
      </w:r>
      <w:r>
        <w:instrText>colspec.colname="4"</w:instrText>
      </w:r>
      <w:r>
        <w:fldChar w:fldCharType="end"/>
      </w:r>
      <w:r>
        <w:fldChar w:fldCharType="begin"/>
      </w:r>
      <w:r>
        <w:instrText>colspec.colnum="4"</w:instrText>
      </w:r>
      <w:r>
        <w:fldChar w:fldCharType="end"/>
      </w:r>
      <w:r>
        <w:fldChar w:fldCharType="begin"/>
      </w:r>
      <w:r>
        <w:instrText>colspec.colwidth="34*"</w:instrText>
      </w:r>
      <w:r>
        <w:fldChar w:fldCharType="end"/>
      </w:r>
    </w:p>
    <w:tbl>
      <w:tblPr>
        <w:tblW w:w="0" w:type="auto"/>
        <w:tblLayout w:type="fixed"/>
        <w:tblCellMar>
          <w:left w:w="0" w:type="dxa"/>
          <w:right w:w="0" w:type="dxa"/>
        </w:tblCellMar>
        <w:tblLook w:val="0000" w:firstRow="0" w:lastRow="0" w:firstColumn="0" w:lastColumn="0" w:noHBand="0" w:noVBand="0"/>
      </w:tblPr>
      <w:tblGrid>
        <w:gridCol w:w="2160"/>
        <w:gridCol w:w="2160"/>
        <w:gridCol w:w="2160"/>
        <w:gridCol w:w="2160"/>
      </w:tblGrid>
      <w:tr w:rsidR="00FD3105" w14:paraId="4F79D9A7" w14:textId="77777777">
        <w:tblPrEx>
          <w:tblCellMar>
            <w:top w:w="0" w:type="dxa"/>
            <w:left w:w="0" w:type="dxa"/>
            <w:bottom w:w="0" w:type="dxa"/>
            <w:right w:w="0" w:type="dxa"/>
          </w:tblCellMar>
        </w:tblPrEx>
        <w:tc>
          <w:tcPr>
            <w:tcW w:w="2160" w:type="dxa"/>
            <w:tcBorders>
              <w:top w:val="nil"/>
              <w:left w:val="nil"/>
              <w:bottom w:val="nil"/>
              <w:right w:val="nil"/>
            </w:tcBorders>
          </w:tcPr>
          <w:p w14:paraId="11D55B0E" w14:textId="77777777" w:rsidR="00FD3105" w:rsidRDefault="00FD3105">
            <w:r>
              <w:rPr>
                <w:color w:val="FF0000"/>
                <w:sz w:val="20"/>
                <w:szCs w:val="20"/>
                <w:vertAlign w:val="superscript"/>
              </w:rPr>
              <w:t>►</w:t>
            </w:r>
            <w:r>
              <w:fldChar w:fldCharType="begin"/>
            </w:r>
            <w:r>
              <w:instrText>tbody.valign="top"</w:instrText>
            </w:r>
            <w:r>
              <w:fldChar w:fldCharType="end"/>
            </w:r>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PLAINTIFF]</w:t>
            </w:r>
            <w:r>
              <w:rPr>
                <w:rStyle w:val="pxrowentry"/>
              </w:rPr>
              <w:t>,</w:t>
            </w:r>
          </w:p>
        </w:tc>
        <w:tc>
          <w:tcPr>
            <w:tcW w:w="2160" w:type="dxa"/>
            <w:tcBorders>
              <w:top w:val="nil"/>
              <w:left w:val="nil"/>
              <w:bottom w:val="nil"/>
              <w:right w:val="nil"/>
            </w:tcBorders>
          </w:tcPr>
          <w:p w14:paraId="4112D737" w14:textId="77777777" w:rsidR="00FD3105" w:rsidRDefault="00FD3105">
            <w:r>
              <w:rPr>
                <w:rStyle w:val="pxentry"/>
                <w:color w:val="FF0000"/>
                <w:sz w:val="20"/>
                <w:szCs w:val="20"/>
                <w:vertAlign w:val="superscript"/>
              </w:rPr>
              <w:t>►</w:t>
            </w:r>
            <w:r>
              <w:rPr>
                <w:rStyle w:val="pxentry"/>
              </w:rPr>
              <w:fldChar w:fldCharType="begin"/>
            </w:r>
            <w:r>
              <w:rPr>
                <w:rStyle w:val="pxentry"/>
              </w:rPr>
              <w:instrText>entry.morerows="4"</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vanish/>
              </w:rPr>
              <w:t>&amp;brace;</w:t>
            </w:r>
            <w:r>
              <w:rPr>
                <w:rStyle w:val="pxvis"/>
                <w:rFonts w:ascii="Times NewRoman" w:hAnsi="Times NewRoman"/>
                <w:b w:val="0"/>
                <w:sz w:val="24"/>
              </w:rPr>
              <w:t>}</w:t>
            </w:r>
          </w:p>
        </w:tc>
        <w:tc>
          <w:tcPr>
            <w:tcW w:w="2160" w:type="dxa"/>
            <w:tcBorders>
              <w:top w:val="nil"/>
              <w:left w:val="nil"/>
              <w:bottom w:val="nil"/>
              <w:right w:val="nil"/>
            </w:tcBorders>
          </w:tcPr>
          <w:p w14:paraId="0AD73C7D"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7E384346" w14:textId="77777777" w:rsidR="00FD3105" w:rsidRDefault="00FD3105"/>
        </w:tc>
      </w:tr>
      <w:tr w:rsidR="00FD3105" w14:paraId="116DF874" w14:textId="77777777">
        <w:tblPrEx>
          <w:tblCellMar>
            <w:top w:w="0" w:type="dxa"/>
            <w:left w:w="0" w:type="dxa"/>
            <w:bottom w:w="0" w:type="dxa"/>
            <w:right w:w="0" w:type="dxa"/>
          </w:tblCellMar>
        </w:tblPrEx>
        <w:tc>
          <w:tcPr>
            <w:tcW w:w="2160" w:type="dxa"/>
            <w:tcBorders>
              <w:top w:val="nil"/>
              <w:left w:val="nil"/>
              <w:bottom w:val="nil"/>
              <w:right w:val="nil"/>
            </w:tcBorders>
          </w:tcPr>
          <w:p w14:paraId="109FB403"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59C9907C"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Plaintiff,</w:t>
            </w:r>
          </w:p>
        </w:tc>
        <w:tc>
          <w:tcPr>
            <w:tcW w:w="2160" w:type="dxa"/>
            <w:tcBorders>
              <w:top w:val="nil"/>
              <w:left w:val="nil"/>
              <w:bottom w:val="nil"/>
              <w:right w:val="nil"/>
            </w:tcBorders>
          </w:tcPr>
          <w:p w14:paraId="24B8C422"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5F491315" w14:textId="77777777" w:rsidR="00FD3105" w:rsidRDefault="00FD3105"/>
        </w:tc>
      </w:tr>
      <w:tr w:rsidR="00FD3105" w14:paraId="32C92BA5" w14:textId="77777777">
        <w:tblPrEx>
          <w:tblCellMar>
            <w:top w:w="0" w:type="dxa"/>
            <w:left w:w="0" w:type="dxa"/>
            <w:bottom w:w="0" w:type="dxa"/>
            <w:right w:w="0" w:type="dxa"/>
          </w:tblCellMar>
        </w:tblPrEx>
        <w:tc>
          <w:tcPr>
            <w:tcW w:w="2160" w:type="dxa"/>
            <w:tcBorders>
              <w:top w:val="nil"/>
              <w:left w:val="nil"/>
              <w:bottom w:val="nil"/>
              <w:right w:val="nil"/>
            </w:tcBorders>
          </w:tcPr>
          <w:p w14:paraId="42E13C3A"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entry.align="left"</w:instrText>
            </w:r>
            <w:r>
              <w:rPr>
                <w:rStyle w:val="pxrowentry"/>
              </w:rPr>
              <w:fldChar w:fldCharType="end"/>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v.</w:t>
            </w:r>
          </w:p>
        </w:tc>
        <w:tc>
          <w:tcPr>
            <w:tcW w:w="2160" w:type="dxa"/>
            <w:tcBorders>
              <w:top w:val="nil"/>
              <w:left w:val="nil"/>
              <w:bottom w:val="nil"/>
              <w:right w:val="nil"/>
            </w:tcBorders>
          </w:tcPr>
          <w:p w14:paraId="55D05EDA"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 xml:space="preserve">CASE </w:t>
            </w:r>
            <w:r>
              <w:rPr>
                <w:rStyle w:val="pxfinstr"/>
                <w:i/>
                <w:iCs/>
              </w:rPr>
              <w:t>[CASE NUMBER]</w:t>
            </w:r>
          </w:p>
        </w:tc>
        <w:tc>
          <w:tcPr>
            <w:tcW w:w="2160" w:type="dxa"/>
            <w:tcBorders>
              <w:top w:val="nil"/>
              <w:left w:val="nil"/>
              <w:bottom w:val="nil"/>
              <w:right w:val="nil"/>
            </w:tcBorders>
          </w:tcPr>
          <w:p w14:paraId="35D3AC9C" w14:textId="77777777" w:rsidR="00FD3105" w:rsidRDefault="00FD3105"/>
        </w:tc>
        <w:tc>
          <w:tcPr>
            <w:tcW w:w="2160" w:type="dxa"/>
            <w:tcBorders>
              <w:top w:val="nil"/>
              <w:left w:val="nil"/>
              <w:bottom w:val="nil"/>
              <w:right w:val="nil"/>
            </w:tcBorders>
          </w:tcPr>
          <w:p w14:paraId="1491A73A" w14:textId="77777777" w:rsidR="00FD3105" w:rsidRDefault="00FD3105"/>
        </w:tc>
      </w:tr>
      <w:tr w:rsidR="00FD3105" w14:paraId="33DE2B88" w14:textId="77777777">
        <w:tblPrEx>
          <w:tblCellMar>
            <w:top w:w="0" w:type="dxa"/>
            <w:left w:w="0" w:type="dxa"/>
            <w:bottom w:w="0" w:type="dxa"/>
            <w:right w:w="0" w:type="dxa"/>
          </w:tblCellMar>
        </w:tblPrEx>
        <w:tc>
          <w:tcPr>
            <w:tcW w:w="2160" w:type="dxa"/>
            <w:tcBorders>
              <w:top w:val="nil"/>
              <w:left w:val="nil"/>
              <w:bottom w:val="nil"/>
              <w:right w:val="nil"/>
            </w:tcBorders>
          </w:tcPr>
          <w:p w14:paraId="6A9C2F08"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DEFENDANT]</w:t>
            </w:r>
            <w:r>
              <w:rPr>
                <w:rStyle w:val="pxrowentry"/>
              </w:rPr>
              <w:t>,</w:t>
            </w:r>
          </w:p>
        </w:tc>
        <w:tc>
          <w:tcPr>
            <w:tcW w:w="2160" w:type="dxa"/>
            <w:tcBorders>
              <w:top w:val="nil"/>
              <w:left w:val="nil"/>
              <w:bottom w:val="nil"/>
              <w:right w:val="nil"/>
            </w:tcBorders>
          </w:tcPr>
          <w:p w14:paraId="04C53ACC"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1D6D6560" w14:textId="77777777" w:rsidR="00FD3105" w:rsidRDefault="00FD3105"/>
        </w:tc>
        <w:tc>
          <w:tcPr>
            <w:tcW w:w="2160" w:type="dxa"/>
            <w:tcBorders>
              <w:top w:val="nil"/>
              <w:left w:val="nil"/>
              <w:bottom w:val="nil"/>
              <w:right w:val="nil"/>
            </w:tcBorders>
          </w:tcPr>
          <w:p w14:paraId="08D6CF5F" w14:textId="77777777" w:rsidR="00FD3105" w:rsidRDefault="00FD3105"/>
        </w:tc>
      </w:tr>
      <w:tr w:rsidR="00FD3105" w14:paraId="347A5A74" w14:textId="77777777">
        <w:tblPrEx>
          <w:tblCellMar>
            <w:top w:w="0" w:type="dxa"/>
            <w:left w:w="0" w:type="dxa"/>
            <w:bottom w:w="0" w:type="dxa"/>
            <w:right w:w="0" w:type="dxa"/>
          </w:tblCellMar>
        </w:tblPrEx>
        <w:tc>
          <w:tcPr>
            <w:tcW w:w="2160" w:type="dxa"/>
            <w:tcBorders>
              <w:top w:val="nil"/>
              <w:left w:val="nil"/>
              <w:bottom w:val="nil"/>
              <w:right w:val="nil"/>
            </w:tcBorders>
          </w:tcPr>
          <w:p w14:paraId="6D38C6D6"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3630F60E"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Defendant.</w:t>
            </w:r>
          </w:p>
        </w:tc>
        <w:tc>
          <w:tcPr>
            <w:tcW w:w="2160" w:type="dxa"/>
            <w:tcBorders>
              <w:top w:val="nil"/>
              <w:left w:val="nil"/>
              <w:bottom w:val="nil"/>
              <w:right w:val="nil"/>
            </w:tcBorders>
          </w:tcPr>
          <w:p w14:paraId="0F5C49BC"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6285722F" w14:textId="77777777" w:rsidR="00FD3105" w:rsidRDefault="00FD3105"/>
        </w:tc>
      </w:tr>
    </w:tbl>
    <w:p w14:paraId="54ECE4C3" w14:textId="77777777" w:rsidR="00FD3105" w:rsidRDefault="00FD3105">
      <w:pPr>
        <w:pStyle w:val="pxtbody"/>
      </w:pPr>
    </w:p>
    <w:p w14:paraId="1F10F7C4" w14:textId="77777777" w:rsidR="00FD3105" w:rsidRDefault="00FD3105"/>
    <w:p w14:paraId="68FDD565" w14:textId="77777777" w:rsidR="00FD3105" w:rsidRDefault="00FD3105">
      <w:pPr>
        <w:pStyle w:val="pxformhac"/>
        <w:spacing w:before="180"/>
        <w:jc w:val="center"/>
      </w:pPr>
      <w:r>
        <w:t xml:space="preserve">FINAL JUDGMENT </w:t>
      </w:r>
    </w:p>
    <w:p w14:paraId="6CF0708F"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p.ct.id="3d29be30775711ee8e1ba9ecff0bf883|60|10:60"</w:instrText>
      </w:r>
      <w:r>
        <w:fldChar w:fldCharType="end"/>
      </w:r>
      <w:r>
        <w:t>This action was heard after defendant's default and</w:t>
      </w:r>
    </w:p>
    <w:p w14:paraId="5F1B1B3A"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p.ct.id="3d29be30775711ee8e1ba9ecff0bf883|60|10:60"</w:instrText>
      </w:r>
      <w:r>
        <w:fldChar w:fldCharType="end"/>
      </w:r>
      <w:r>
        <w:t xml:space="preserve">IT IS ADJUDGED that plaintiff </w:t>
      </w:r>
      <w:r>
        <w:rPr>
          <w:rStyle w:val="pxfinstr"/>
          <w:i/>
          <w:iCs/>
        </w:rPr>
        <w:t>[NAME OF PLAINTIFF]</w:t>
      </w:r>
      <w:r>
        <w:t xml:space="preserve"> whose address is </w:t>
      </w:r>
      <w:r>
        <w:rPr>
          <w:rStyle w:val="pxfinstr"/>
          <w:i/>
          <w:iCs/>
        </w:rPr>
        <w:t>[address of plaintiff]</w:t>
      </w:r>
      <w:r>
        <w:t xml:space="preserve">, recover possession of the following real property in </w:t>
      </w:r>
      <w:r>
        <w:rPr>
          <w:rStyle w:val="pxfinstr"/>
          <w:i/>
          <w:iCs/>
        </w:rPr>
        <w:t>[name of county]</w:t>
      </w:r>
      <w:r>
        <w:t>, Florida:</w:t>
      </w:r>
    </w:p>
    <w:p w14:paraId="2DF074E3" w14:textId="77777777" w:rsidR="00FD3105" w:rsidRDefault="00FD3105">
      <w:pPr>
        <w:pStyle w:val="pxformfac"/>
        <w:jc w:val="center"/>
        <w:rPr>
          <w:sz w:val="24"/>
          <w:szCs w:val="24"/>
        </w:rPr>
      </w:pP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rStyle w:val="pxfinstr"/>
          <w:i/>
          <w:iCs/>
          <w:szCs w:val="24"/>
        </w:rPr>
        <w:t>[legal description of property]</w:t>
      </w:r>
    </w:p>
    <w:p w14:paraId="7CC0E2C1"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p.ct.id="3d29be30775711ee8e1ba9ecff0bf883|60|10:60"</w:instrText>
      </w:r>
      <w:r>
        <w:fldChar w:fldCharType="end"/>
      </w:r>
      <w:r>
        <w:fldChar w:fldCharType="begin"/>
      </w:r>
      <w:r>
        <w:instrText>p.fl="none"</w:instrText>
      </w:r>
      <w:r>
        <w:fldChar w:fldCharType="end"/>
      </w:r>
      <w:r>
        <w:t xml:space="preserve">from defendant </w:t>
      </w:r>
      <w:r>
        <w:rPr>
          <w:rStyle w:val="pxfinstr"/>
          <w:i/>
          <w:iCs/>
        </w:rPr>
        <w:t>[NAME OF DEFENDANT]</w:t>
      </w:r>
      <w:r>
        <w:t xml:space="preserve"> </w:t>
      </w:r>
      <w:r>
        <w:rPr>
          <w:rStyle w:val="pxfinstr"/>
          <w:i/>
          <w:iCs/>
        </w:rPr>
        <w:t>[OPTIONAL:, whose address is [address of defendant] and the last four digits of Social Security number are [last four numbers of Social Security number],]</w:t>
      </w:r>
      <w:r>
        <w:t xml:space="preserve"> with costs of $</w:t>
      </w:r>
      <w:r>
        <w:rPr>
          <w:rStyle w:val="pxfinstr"/>
          <w:i/>
          <w:iCs/>
        </w:rPr>
        <w:t>[dollar amount of costs]</w:t>
      </w:r>
      <w:r>
        <w:t xml:space="preserve"> that shall bear interest at the rate prescribed by law, for which let a writ of possession and execution issue forthwith.</w:t>
      </w:r>
    </w:p>
    <w:p w14:paraId="0EC81275"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p.ct.id="3d29be30775711ee8e1ba9ecff0bf883|60|10:60"</w:instrText>
      </w:r>
      <w:r>
        <w:fldChar w:fldCharType="end"/>
      </w:r>
      <w:r>
        <w:t xml:space="preserve">ORDERED at </w:t>
      </w:r>
      <w:r>
        <w:rPr>
          <w:rStyle w:val="pxfinstr"/>
          <w:i/>
          <w:iCs/>
        </w:rPr>
        <w:t>[name of city]</w:t>
      </w:r>
      <w:r>
        <w:t xml:space="preserve">, Florida on </w:t>
      </w:r>
      <w:r>
        <w:rPr>
          <w:rStyle w:val="pxfinstr"/>
          <w:i/>
          <w:iCs/>
        </w:rPr>
        <w:t>[date of judgment]</w:t>
      </w:r>
      <w:r>
        <w:t>.</w:t>
      </w:r>
    </w:p>
    <w:p w14:paraId="2C78CE39" w14:textId="77777777" w:rsidR="00FD3105" w:rsidRDefault="00FD3105">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318C31A1" w14:textId="77777777" w:rsidR="00FD3105" w:rsidRDefault="00FD3105">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judge]</w:t>
      </w:r>
    </w:p>
    <w:p w14:paraId="6A58CDEB"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judge]</w:t>
      </w:r>
    </w:p>
    <w:p w14:paraId="6BE0A7CE" w14:textId="77777777" w:rsidR="00FD3105" w:rsidRDefault="00FD3105">
      <w:pPr>
        <w:pStyle w:val="pxformfsigtbl"/>
        <w:ind w:left="500"/>
      </w:pPr>
      <w:r>
        <w:t xml:space="preserve"> </w:t>
      </w:r>
      <w:r>
        <w:rPr>
          <w:color w:val="FF0000"/>
          <w:sz w:val="20"/>
          <w:szCs w:val="20"/>
          <w:vertAlign w:val="superscript"/>
        </w:rPr>
        <w:t>►</w:t>
      </w:r>
      <w:r>
        <w:fldChar w:fldCharType="begin"/>
      </w:r>
      <w:r>
        <w:instrText>tbl.ident="I019AG2"</w:instrText>
      </w:r>
      <w:r>
        <w:fldChar w:fldCharType="end"/>
      </w:r>
      <w:r>
        <w:fldChar w:fldCharType="begin"/>
      </w:r>
      <w:r>
        <w:instrText>tbl.uuid="I01OUSP"</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24927835"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221A5229"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tgroup.cols="2"</w:instrText>
      </w:r>
      <w:r>
        <w:fldChar w:fldCharType="end"/>
      </w:r>
    </w:p>
    <w:p w14:paraId="66CEBE9E"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colspec.colwidth="17*"</w:instrText>
      </w:r>
      <w:r>
        <w:fldChar w:fldCharType="end"/>
      </w:r>
    </w:p>
    <w:p w14:paraId="2473976E"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colspec.colwidth="111*"</w:instrText>
      </w:r>
      <w:r>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D3105" w14:paraId="5898415E" w14:textId="77777777">
        <w:tblPrEx>
          <w:tblCellMar>
            <w:top w:w="0" w:type="dxa"/>
            <w:left w:w="0" w:type="dxa"/>
            <w:bottom w:w="0" w:type="dxa"/>
            <w:right w:w="0" w:type="dxa"/>
          </w:tblCellMar>
        </w:tblPrEx>
        <w:tc>
          <w:tcPr>
            <w:tcW w:w="4320" w:type="dxa"/>
            <w:tcBorders>
              <w:top w:val="nil"/>
              <w:left w:val="nil"/>
              <w:bottom w:val="nil"/>
              <w:right w:val="nil"/>
            </w:tcBorders>
          </w:tcPr>
          <w:p w14:paraId="01851D3F"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Copies to:</w:t>
            </w:r>
          </w:p>
        </w:tc>
        <w:tc>
          <w:tcPr>
            <w:tcW w:w="4320" w:type="dxa"/>
            <w:tcBorders>
              <w:top w:val="nil"/>
              <w:left w:val="nil"/>
              <w:bottom w:val="nil"/>
              <w:right w:val="nil"/>
            </w:tcBorders>
          </w:tcPr>
          <w:p w14:paraId="6ABFBBE5"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 xml:space="preserve"> </w:t>
            </w:r>
            <w:r>
              <w:rPr>
                <w:rStyle w:val="pxfinstr"/>
                <w:i/>
                <w:iCs/>
              </w:rPr>
              <w:t>[Name of attorney]</w:t>
            </w:r>
          </w:p>
        </w:tc>
      </w:tr>
      <w:tr w:rsidR="00FD3105" w14:paraId="65A9C17A" w14:textId="77777777">
        <w:tblPrEx>
          <w:tblCellMar>
            <w:top w:w="0" w:type="dxa"/>
            <w:left w:w="0" w:type="dxa"/>
            <w:bottom w:w="0" w:type="dxa"/>
            <w:right w:w="0" w:type="dxa"/>
          </w:tblCellMar>
        </w:tblPrEx>
        <w:tc>
          <w:tcPr>
            <w:tcW w:w="4320" w:type="dxa"/>
            <w:tcBorders>
              <w:top w:val="nil"/>
              <w:left w:val="nil"/>
              <w:bottom w:val="nil"/>
              <w:right w:val="nil"/>
            </w:tcBorders>
          </w:tcPr>
          <w:p w14:paraId="64109E25"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4320" w:type="dxa"/>
            <w:tcBorders>
              <w:top w:val="nil"/>
              <w:left w:val="nil"/>
              <w:bottom w:val="nil"/>
              <w:right w:val="nil"/>
            </w:tcBorders>
          </w:tcPr>
          <w:p w14:paraId="6C8FD9F7"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bl>
    <w:p w14:paraId="3C706320" w14:textId="77777777" w:rsidR="00FD3105" w:rsidRDefault="00FD3105">
      <w:pPr>
        <w:pStyle w:val="pxtbody"/>
      </w:pPr>
    </w:p>
    <w:p w14:paraId="3E979B7E" w14:textId="77777777" w:rsidR="00FD3105" w:rsidRDefault="00FD3105"/>
    <w:p w14:paraId="5934F495" w14:textId="77777777" w:rsidR="00FD3105" w:rsidRDefault="00FD3105">
      <w:pPr>
        <w:pStyle w:val="pxcomnt"/>
      </w:pPr>
    </w:p>
    <w:p w14:paraId="5F97E0BA" w14:textId="77777777" w:rsidR="00FD3105" w:rsidRDefault="00FD3105">
      <w:pPr>
        <w:pStyle w:val="pxhac"/>
        <w:spacing w:before="180"/>
        <w:jc w:val="center"/>
      </w:pPr>
      <w:r>
        <w:rPr>
          <w:rStyle w:val="pxb"/>
          <w:b/>
          <w:bCs/>
        </w:rPr>
        <w:t>Author's Comment</w:t>
      </w:r>
    </w:p>
    <w:p w14:paraId="60952F49"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p.ct.id="3d29be30775711ee8e1ba9ecff0bf883|60|10:60"</w:instrText>
      </w:r>
      <w:r>
        <w:fldChar w:fldCharType="end"/>
      </w:r>
      <w:r>
        <w:t xml:space="preserve">Most tenant evictions result in a default. If judgment for attorney fees is sought, the requirement of </w:t>
      </w:r>
      <w:r>
        <w:rPr>
          <w:rStyle w:val="pxcc"/>
          <w:color w:val="FF0000"/>
          <w:sz w:val="20"/>
          <w:szCs w:val="20"/>
          <w:vertAlign w:val="superscript"/>
        </w:rPr>
        <w:t>►</w:t>
      </w:r>
      <w:r>
        <w:rPr>
          <w:rStyle w:val="pxcc"/>
        </w:rPr>
        <w:fldChar w:fldCharType="begin"/>
      </w:r>
      <w:r>
        <w:rPr>
          <w:rStyle w:val="pxcc"/>
        </w:rPr>
        <w:instrText>cc.ref.id="I06RHHO"</w:instrText>
      </w:r>
      <w:r>
        <w:rPr>
          <w:rStyle w:val="pxcc"/>
        </w:rPr>
        <w:fldChar w:fldCharType="end"/>
      </w:r>
      <w:r>
        <w:rPr>
          <w:rStyle w:val="pxcc"/>
        </w:rPr>
        <w:t>Florida Patient's Compensation Fund v. Rowe, 472 So. 2d 1145 (Fla. 1985) (holding modified by, Standard Guar. Ins. Co. v. Quanstrom, 555 So. 2d 828 (Fla. 1990))</w:t>
      </w:r>
      <w:r>
        <w:t xml:space="preserve"> must be complied with. See </w:t>
      </w:r>
      <w:r>
        <w:rPr>
          <w:rStyle w:val="pxx"/>
          <w:color w:val="FF0000"/>
          <w:sz w:val="20"/>
          <w:szCs w:val="20"/>
          <w:vertAlign w:val="superscript"/>
        </w:rPr>
        <w:t>►</w:t>
      </w:r>
      <w:r>
        <w:rPr>
          <w:rStyle w:val="pxx"/>
        </w:rPr>
        <w:fldChar w:fldCharType="begin"/>
      </w:r>
      <w:r>
        <w:rPr>
          <w:rStyle w:val="pxx"/>
        </w:rPr>
        <w:instrText>x.ref.id="I013K9D"</w:instrText>
      </w:r>
      <w:r>
        <w:rPr>
          <w:rStyle w:val="pxx"/>
        </w:rPr>
        <w:fldChar w:fldCharType="end"/>
      </w:r>
      <w:r>
        <w:rPr>
          <w:rStyle w:val="pxx"/>
        </w:rPr>
        <w:t>section 10:6</w:t>
      </w:r>
      <w:r>
        <w:t xml:space="preserve"> for the form of findings.</w:t>
      </w:r>
    </w:p>
    <w:p w14:paraId="5643FD0D" w14:textId="77777777" w:rsidR="00FD3105" w:rsidRDefault="00FD3105">
      <w:pPr>
        <w:pStyle w:val="pxs"/>
        <w:spacing w:before="180"/>
        <w:rPr>
          <w:sz w:val="27"/>
          <w:szCs w:val="27"/>
        </w:rPr>
      </w:pPr>
      <w:r>
        <w:rPr>
          <w:sz w:val="27"/>
          <w:szCs w:val="27"/>
        </w:rPr>
        <w:t>10:61. Judgment</w:t>
      </w:r>
      <w:r>
        <w:rPr>
          <w:rStyle w:val="pxsep"/>
        </w:rPr>
        <w:t xml:space="preserve">-- </w:t>
      </w:r>
      <w:r>
        <w:rPr>
          <w:sz w:val="27"/>
          <w:szCs w:val="27"/>
        </w:rPr>
        <w:t>Termination of parental rights pending adoption</w:t>
      </w:r>
    </w:p>
    <w:p w14:paraId="094FCD64" w14:textId="77777777" w:rsidR="00FD3105" w:rsidRDefault="00FD3105">
      <w:pPr>
        <w:pStyle w:val="pxov"/>
        <w:rPr>
          <w:vanish/>
        </w:rPr>
      </w:pPr>
      <w:r>
        <w:rPr>
          <w:vanish/>
        </w:rPr>
        <w:t>FMS</w:t>
      </w:r>
    </w:p>
    <w:p w14:paraId="55873DDC" w14:textId="77777777" w:rsidR="00FD3105" w:rsidRDefault="00FD3105">
      <w:pPr>
        <w:pStyle w:val="pxov"/>
        <w:rPr>
          <w:vanish/>
        </w:rPr>
      </w:pPr>
      <w:r>
        <w:rPr>
          <w:vanish/>
        </w:rPr>
        <w:t>FAM</w:t>
      </w:r>
    </w:p>
    <w:p w14:paraId="405CF42B" w14:textId="77777777" w:rsidR="00FD3105" w:rsidRDefault="00FD3105">
      <w:pPr>
        <w:pStyle w:val="pxov"/>
        <w:rPr>
          <w:vanish/>
        </w:rPr>
      </w:pPr>
      <w:r>
        <w:rPr>
          <w:vanish/>
        </w:rPr>
        <w:t>ADP</w:t>
      </w:r>
    </w:p>
    <w:p w14:paraId="490FE7E4" w14:textId="77777777" w:rsidR="00FD3105" w:rsidRDefault="00FD3105">
      <w:pPr>
        <w:pStyle w:val="pxov"/>
        <w:rPr>
          <w:vanish/>
        </w:rPr>
      </w:pPr>
      <w:r>
        <w:rPr>
          <w:vanish/>
        </w:rPr>
        <w:t>LCV</w:t>
      </w:r>
    </w:p>
    <w:p w14:paraId="0240009B" w14:textId="77777777" w:rsidR="00FD3105" w:rsidRDefault="00FD3105">
      <w:pPr>
        <w:pStyle w:val="pxov"/>
        <w:rPr>
          <w:vanish/>
        </w:rPr>
      </w:pPr>
      <w:r>
        <w:rPr>
          <w:vanish/>
        </w:rPr>
        <w:t>LSC</w:t>
      </w:r>
    </w:p>
    <w:p w14:paraId="6C63E790" w14:textId="77777777" w:rsidR="00FD3105" w:rsidRDefault="00FD3105">
      <w:pPr>
        <w:pStyle w:val="pxov"/>
        <w:rPr>
          <w:vanish/>
        </w:rPr>
      </w:pPr>
      <w:r>
        <w:rPr>
          <w:vanish/>
        </w:rPr>
        <w:t>LS7</w:t>
      </w:r>
    </w:p>
    <w:p w14:paraId="4FB7746D" w14:textId="77777777" w:rsidR="00FD3105" w:rsidRDefault="00FD3105">
      <w:pPr>
        <w:pStyle w:val="pxov"/>
        <w:rPr>
          <w:vanish/>
        </w:rPr>
      </w:pPr>
      <w:r>
        <w:rPr>
          <w:vanish/>
        </w:rPr>
        <w:t>FCV</w:t>
      </w:r>
    </w:p>
    <w:p w14:paraId="4BFA66C5" w14:textId="77777777" w:rsidR="00FD3105" w:rsidRDefault="00FD3105">
      <w:pPr>
        <w:pStyle w:val="pxov"/>
        <w:rPr>
          <w:vanish/>
        </w:rPr>
      </w:pPr>
      <w:r>
        <w:rPr>
          <w:vanish/>
        </w:rPr>
        <w:t>FLG</w:t>
      </w:r>
    </w:p>
    <w:p w14:paraId="60455FFE" w14:textId="77777777" w:rsidR="00FD3105" w:rsidRDefault="00FD3105">
      <w:pPr>
        <w:pStyle w:val="pxformfcapfac"/>
        <w:jc w:val="center"/>
        <w:rPr>
          <w:sz w:val="24"/>
          <w:szCs w:val="24"/>
        </w:rPr>
      </w:pPr>
      <w:r>
        <w:rPr>
          <w:color w:val="FF0000"/>
          <w:sz w:val="20"/>
          <w:szCs w:val="20"/>
          <w:vertAlign w:val="superscript"/>
        </w:rPr>
        <w:t>►</w:t>
      </w:r>
      <w:r>
        <w:rPr>
          <w:sz w:val="24"/>
          <w:szCs w:val="24"/>
        </w:rPr>
        <w:fldChar w:fldCharType="begin"/>
      </w:r>
      <w:r>
        <w:rPr>
          <w:sz w:val="24"/>
          <w:szCs w:val="24"/>
        </w:rPr>
        <w:instrText>form.du="0"</w:instrText>
      </w:r>
      <w:r>
        <w:rPr>
          <w:sz w:val="24"/>
          <w:szCs w:val="24"/>
        </w:rPr>
        <w:fldChar w:fldCharType="end"/>
      </w:r>
      <w:r>
        <w:rPr>
          <w:sz w:val="24"/>
          <w:szCs w:val="24"/>
        </w:rPr>
        <w:fldChar w:fldCharType="begin"/>
      </w:r>
      <w:r>
        <w:rPr>
          <w:sz w:val="24"/>
          <w:szCs w:val="24"/>
        </w:rPr>
        <w:instrText>form.fid="I72de96e09fed11dfbf230000837214a9"</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fcap.ref="manual"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sz w:val="24"/>
          <w:szCs w:val="24"/>
        </w:rPr>
        <w:t xml:space="preserve">IN THE CIRCUIT COURT FOR </w:t>
      </w:r>
      <w:r>
        <w:rPr>
          <w:rStyle w:val="pxfinstr"/>
          <w:i/>
          <w:iCs/>
          <w:szCs w:val="24"/>
        </w:rPr>
        <w:t>[NAME OF COUNTY]</w:t>
      </w:r>
      <w:r>
        <w:rPr>
          <w:sz w:val="24"/>
          <w:szCs w:val="24"/>
        </w:rPr>
        <w:t>, FLORIDA</w:t>
      </w:r>
    </w:p>
    <w:p w14:paraId="6080779A" w14:textId="77777777" w:rsidR="00FD3105" w:rsidRDefault="00FD3105">
      <w:pPr>
        <w:pStyle w:val="pxformfcaptbl"/>
        <w:ind w:left="500"/>
      </w:pPr>
      <w:r>
        <w:t xml:space="preserve"> </w:t>
      </w:r>
      <w:r>
        <w:rPr>
          <w:color w:val="FF0000"/>
          <w:sz w:val="20"/>
          <w:szCs w:val="20"/>
          <w:vertAlign w:val="superscript"/>
        </w:rPr>
        <w:t>►</w:t>
      </w:r>
      <w:r>
        <w:fldChar w:fldCharType="begin"/>
      </w:r>
      <w:r>
        <w:instrText>tbl.brace.end="5"</w:instrText>
      </w:r>
      <w:r>
        <w:fldChar w:fldCharType="end"/>
      </w:r>
      <w:r>
        <w:fldChar w:fldCharType="begin"/>
      </w:r>
      <w:r>
        <w:instrText>tbl.brace.start="1"</w:instrText>
      </w:r>
      <w:r>
        <w:fldChar w:fldCharType="end"/>
      </w:r>
      <w:r>
        <w:fldChar w:fldCharType="begin"/>
      </w:r>
      <w:r>
        <w:instrText>tbl.ident="I05BXV5"</w:instrText>
      </w:r>
      <w:r>
        <w:fldChar w:fldCharType="end"/>
      </w:r>
      <w:r>
        <w:fldChar w:fldCharType="begin"/>
      </w:r>
      <w:r>
        <w:instrText>tbl.uuid="I056EEO"</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3B79311A"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335D8A56"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tgroup.cols="3"</w:instrText>
      </w:r>
      <w:r>
        <w:fldChar w:fldCharType="end"/>
      </w:r>
    </w:p>
    <w:p w14:paraId="2690E18E"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colspec.colwidth="67*"</w:instrText>
      </w:r>
      <w:r>
        <w:fldChar w:fldCharType="end"/>
      </w:r>
    </w:p>
    <w:p w14:paraId="1F29D609" w14:textId="77777777" w:rsidR="00FD3105" w:rsidRDefault="00FD3105">
      <w:pPr>
        <w:pStyle w:val="pxcolspec"/>
      </w:pPr>
      <w:r>
        <w:rPr>
          <w:color w:val="FF0000"/>
          <w:sz w:val="20"/>
          <w:szCs w:val="20"/>
          <w:vertAlign w:val="superscript"/>
        </w:rPr>
        <w:t>►</w:t>
      </w:r>
      <w:r>
        <w:fldChar w:fldCharType="begin"/>
      </w:r>
      <w:r>
        <w:instrText>colspec.align="center"</w:instrText>
      </w:r>
      <w:r>
        <w:fldChar w:fldCharType="end"/>
      </w:r>
      <w:r>
        <w:fldChar w:fldCharType="begin"/>
      </w:r>
      <w:r>
        <w:instrText>colspec.colname="2"</w:instrText>
      </w:r>
      <w:r>
        <w:fldChar w:fldCharType="end"/>
      </w:r>
      <w:r>
        <w:fldChar w:fldCharType="begin"/>
      </w:r>
      <w:r>
        <w:instrText>colspec.colnum="2"</w:instrText>
      </w:r>
      <w:r>
        <w:fldChar w:fldCharType="end"/>
      </w:r>
      <w:r>
        <w:fldChar w:fldCharType="begin"/>
      </w:r>
      <w:r>
        <w:instrText>colspec.colwidth="5*"</w:instrText>
      </w:r>
      <w:r>
        <w:fldChar w:fldCharType="end"/>
      </w:r>
    </w:p>
    <w:p w14:paraId="2304DBC2" w14:textId="77777777" w:rsidR="00FD3105" w:rsidRDefault="00FD3105">
      <w:pPr>
        <w:pStyle w:val="pxcolspec"/>
      </w:pPr>
      <w:r>
        <w:rPr>
          <w:color w:val="FF0000"/>
          <w:sz w:val="20"/>
          <w:szCs w:val="20"/>
          <w:vertAlign w:val="superscript"/>
        </w:rPr>
        <w:t>►</w:t>
      </w:r>
      <w:r>
        <w:fldChar w:fldCharType="begin"/>
      </w:r>
      <w:r>
        <w:instrText>colspec.colname="3"</w:instrText>
      </w:r>
      <w:r>
        <w:fldChar w:fldCharType="end"/>
      </w:r>
      <w:r>
        <w:fldChar w:fldCharType="begin"/>
      </w:r>
      <w:r>
        <w:instrText>colspec.colnum="3"</w:instrText>
      </w:r>
      <w:r>
        <w:fldChar w:fldCharType="end"/>
      </w:r>
      <w:r>
        <w:fldChar w:fldCharType="begin"/>
      </w:r>
      <w:r>
        <w:instrText>colspec.colwidth="52*"</w:instrText>
      </w:r>
      <w:r>
        <w:fldChar w:fldCharType="end"/>
      </w:r>
    </w:p>
    <w:tbl>
      <w:tblPr>
        <w:tblW w:w="0" w:type="auto"/>
        <w:tblLayout w:type="fixed"/>
        <w:tblCellMar>
          <w:left w:w="0" w:type="dxa"/>
          <w:right w:w="0" w:type="dxa"/>
        </w:tblCellMar>
        <w:tblLook w:val="0000" w:firstRow="0" w:lastRow="0" w:firstColumn="0" w:lastColumn="0" w:noHBand="0" w:noVBand="0"/>
      </w:tblPr>
      <w:tblGrid>
        <w:gridCol w:w="2880"/>
        <w:gridCol w:w="2880"/>
        <w:gridCol w:w="2880"/>
      </w:tblGrid>
      <w:tr w:rsidR="00FD3105" w14:paraId="24CFA665" w14:textId="77777777">
        <w:tblPrEx>
          <w:tblCellMar>
            <w:top w:w="0" w:type="dxa"/>
            <w:left w:w="0" w:type="dxa"/>
            <w:bottom w:w="0" w:type="dxa"/>
            <w:right w:w="0" w:type="dxa"/>
          </w:tblCellMar>
        </w:tblPrEx>
        <w:tc>
          <w:tcPr>
            <w:tcW w:w="2880" w:type="dxa"/>
            <w:tcBorders>
              <w:top w:val="nil"/>
              <w:left w:val="nil"/>
              <w:bottom w:val="nil"/>
              <w:right w:val="nil"/>
            </w:tcBorders>
          </w:tcPr>
          <w:p w14:paraId="0C6F55B4" w14:textId="77777777" w:rsidR="00FD3105" w:rsidRDefault="00FD3105">
            <w:r>
              <w:rPr>
                <w:color w:val="FF0000"/>
                <w:sz w:val="20"/>
                <w:szCs w:val="20"/>
                <w:vertAlign w:val="superscript"/>
              </w:rPr>
              <w:t>►</w:t>
            </w:r>
            <w:r>
              <w:fldChar w:fldCharType="begin"/>
            </w:r>
            <w:r>
              <w:instrText>tbody.valign="top"</w:instrText>
            </w:r>
            <w:r>
              <w:fldChar w:fldCharType="end"/>
            </w:r>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IN RE</w:t>
            </w:r>
          </w:p>
        </w:tc>
        <w:tc>
          <w:tcPr>
            <w:tcW w:w="2880" w:type="dxa"/>
            <w:tcBorders>
              <w:top w:val="nil"/>
              <w:left w:val="nil"/>
              <w:bottom w:val="nil"/>
              <w:right w:val="nil"/>
            </w:tcBorders>
          </w:tcPr>
          <w:p w14:paraId="2637A505" w14:textId="77777777" w:rsidR="00FD3105" w:rsidRDefault="00FD3105">
            <w:r>
              <w:rPr>
                <w:rStyle w:val="pxentry"/>
                <w:color w:val="FF0000"/>
                <w:sz w:val="20"/>
                <w:szCs w:val="20"/>
                <w:vertAlign w:val="superscript"/>
              </w:rPr>
              <w:t>►</w:t>
            </w:r>
            <w:r>
              <w:rPr>
                <w:rStyle w:val="pxentry"/>
              </w:rPr>
              <w:fldChar w:fldCharType="begin"/>
            </w:r>
            <w:r>
              <w:rPr>
                <w:rStyle w:val="pxentry"/>
              </w:rPr>
              <w:instrText>entry.morerows="4"</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vanish/>
              </w:rPr>
              <w:t>&amp;brace;</w:t>
            </w:r>
            <w:r>
              <w:rPr>
                <w:rStyle w:val="pxvis"/>
                <w:rFonts w:ascii="Times NewRoman" w:hAnsi="Times NewRoman"/>
                <w:b w:val="0"/>
                <w:sz w:val="24"/>
              </w:rPr>
              <w:t>}</w:t>
            </w:r>
          </w:p>
        </w:tc>
        <w:tc>
          <w:tcPr>
            <w:tcW w:w="2880" w:type="dxa"/>
            <w:tcBorders>
              <w:top w:val="nil"/>
              <w:left w:val="nil"/>
              <w:bottom w:val="nil"/>
              <w:right w:val="nil"/>
            </w:tcBorders>
          </w:tcPr>
          <w:p w14:paraId="3FC2875C"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r>
      <w:tr w:rsidR="00FD3105" w14:paraId="36E632A7" w14:textId="77777777">
        <w:tblPrEx>
          <w:tblCellMar>
            <w:top w:w="0" w:type="dxa"/>
            <w:left w:w="0" w:type="dxa"/>
            <w:bottom w:w="0" w:type="dxa"/>
            <w:right w:w="0" w:type="dxa"/>
          </w:tblCellMar>
        </w:tblPrEx>
        <w:tc>
          <w:tcPr>
            <w:tcW w:w="2880" w:type="dxa"/>
            <w:tcBorders>
              <w:top w:val="nil"/>
              <w:left w:val="nil"/>
              <w:bottom w:val="nil"/>
              <w:right w:val="nil"/>
            </w:tcBorders>
          </w:tcPr>
          <w:p w14:paraId="4D2F3F97"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TERMINATION OF PARENTAL</w:t>
            </w:r>
          </w:p>
        </w:tc>
        <w:tc>
          <w:tcPr>
            <w:tcW w:w="2880" w:type="dxa"/>
            <w:tcBorders>
              <w:top w:val="nil"/>
              <w:left w:val="nil"/>
              <w:bottom w:val="nil"/>
              <w:right w:val="nil"/>
            </w:tcBorders>
          </w:tcPr>
          <w:p w14:paraId="28A767F6"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 xml:space="preserve">CASE </w:t>
            </w:r>
            <w:r>
              <w:rPr>
                <w:rStyle w:val="pxfinstr"/>
                <w:i/>
                <w:iCs/>
              </w:rPr>
              <w:t>[CASE NUMBER]</w:t>
            </w:r>
          </w:p>
        </w:tc>
        <w:tc>
          <w:tcPr>
            <w:tcW w:w="2880" w:type="dxa"/>
            <w:tcBorders>
              <w:top w:val="nil"/>
              <w:left w:val="nil"/>
              <w:bottom w:val="nil"/>
              <w:right w:val="nil"/>
            </w:tcBorders>
          </w:tcPr>
          <w:p w14:paraId="394C159E" w14:textId="77777777" w:rsidR="00FD3105" w:rsidRDefault="00FD3105"/>
        </w:tc>
      </w:tr>
      <w:tr w:rsidR="00FD3105" w14:paraId="03E0A3DE" w14:textId="77777777">
        <w:tblPrEx>
          <w:tblCellMar>
            <w:top w:w="0" w:type="dxa"/>
            <w:left w:w="0" w:type="dxa"/>
            <w:bottom w:w="0" w:type="dxa"/>
            <w:right w:w="0" w:type="dxa"/>
          </w:tblCellMar>
        </w:tblPrEx>
        <w:tc>
          <w:tcPr>
            <w:tcW w:w="2880" w:type="dxa"/>
            <w:tcBorders>
              <w:top w:val="nil"/>
              <w:left w:val="nil"/>
              <w:bottom w:val="nil"/>
              <w:right w:val="nil"/>
            </w:tcBorders>
          </w:tcPr>
          <w:p w14:paraId="38320BDB"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RIGHTS FOR PROPOSED</w:t>
            </w:r>
          </w:p>
        </w:tc>
        <w:tc>
          <w:tcPr>
            <w:tcW w:w="2880" w:type="dxa"/>
            <w:tcBorders>
              <w:top w:val="nil"/>
              <w:left w:val="nil"/>
              <w:bottom w:val="nil"/>
              <w:right w:val="nil"/>
            </w:tcBorders>
          </w:tcPr>
          <w:p w14:paraId="72FDAC91"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880" w:type="dxa"/>
            <w:tcBorders>
              <w:top w:val="nil"/>
              <w:left w:val="nil"/>
              <w:bottom w:val="nil"/>
              <w:right w:val="nil"/>
            </w:tcBorders>
          </w:tcPr>
          <w:p w14:paraId="08D238FB" w14:textId="77777777" w:rsidR="00FD3105" w:rsidRDefault="00FD3105"/>
        </w:tc>
      </w:tr>
      <w:tr w:rsidR="00FD3105" w14:paraId="4804280E" w14:textId="77777777">
        <w:tblPrEx>
          <w:tblCellMar>
            <w:top w:w="0" w:type="dxa"/>
            <w:left w:w="0" w:type="dxa"/>
            <w:bottom w:w="0" w:type="dxa"/>
            <w:right w:w="0" w:type="dxa"/>
          </w:tblCellMar>
        </w:tblPrEx>
        <w:tc>
          <w:tcPr>
            <w:tcW w:w="2880" w:type="dxa"/>
            <w:tcBorders>
              <w:top w:val="nil"/>
              <w:left w:val="nil"/>
              <w:bottom w:val="nil"/>
              <w:right w:val="nil"/>
            </w:tcBorders>
          </w:tcPr>
          <w:p w14:paraId="5BFB3558"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 xml:space="preserve">ADOPTION OF </w:t>
            </w:r>
            <w:r>
              <w:rPr>
                <w:rStyle w:val="pxfinstr"/>
                <w:i/>
                <w:iCs/>
              </w:rPr>
              <w:t>[NAME OF CHILD]</w:t>
            </w:r>
            <w:r>
              <w:rPr>
                <w:rStyle w:val="pxrowentry"/>
              </w:rPr>
              <w:t xml:space="preserve">, </w:t>
            </w:r>
          </w:p>
        </w:tc>
        <w:tc>
          <w:tcPr>
            <w:tcW w:w="2880" w:type="dxa"/>
            <w:tcBorders>
              <w:top w:val="nil"/>
              <w:left w:val="nil"/>
              <w:bottom w:val="nil"/>
              <w:right w:val="nil"/>
            </w:tcBorders>
          </w:tcPr>
          <w:p w14:paraId="4F3A4590"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880" w:type="dxa"/>
            <w:tcBorders>
              <w:top w:val="nil"/>
              <w:left w:val="nil"/>
              <w:bottom w:val="nil"/>
              <w:right w:val="nil"/>
            </w:tcBorders>
          </w:tcPr>
          <w:p w14:paraId="098B81ED" w14:textId="77777777" w:rsidR="00FD3105" w:rsidRDefault="00FD3105"/>
        </w:tc>
      </w:tr>
      <w:tr w:rsidR="00FD3105" w14:paraId="6F2AFBA5" w14:textId="77777777">
        <w:tblPrEx>
          <w:tblCellMar>
            <w:top w:w="0" w:type="dxa"/>
            <w:left w:w="0" w:type="dxa"/>
            <w:bottom w:w="0" w:type="dxa"/>
            <w:right w:w="0" w:type="dxa"/>
          </w:tblCellMar>
        </w:tblPrEx>
        <w:tc>
          <w:tcPr>
            <w:tcW w:w="2880" w:type="dxa"/>
            <w:tcBorders>
              <w:top w:val="nil"/>
              <w:left w:val="nil"/>
              <w:bottom w:val="nil"/>
              <w:right w:val="nil"/>
            </w:tcBorders>
          </w:tcPr>
          <w:p w14:paraId="62817B73"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MINOR CHILD.</w:t>
            </w:r>
          </w:p>
        </w:tc>
        <w:tc>
          <w:tcPr>
            <w:tcW w:w="2880" w:type="dxa"/>
            <w:tcBorders>
              <w:top w:val="nil"/>
              <w:left w:val="nil"/>
              <w:bottom w:val="nil"/>
              <w:right w:val="nil"/>
            </w:tcBorders>
          </w:tcPr>
          <w:p w14:paraId="1C69C6DE"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880" w:type="dxa"/>
            <w:tcBorders>
              <w:top w:val="nil"/>
              <w:left w:val="nil"/>
              <w:bottom w:val="nil"/>
              <w:right w:val="nil"/>
            </w:tcBorders>
          </w:tcPr>
          <w:p w14:paraId="20FEEF31" w14:textId="77777777" w:rsidR="00FD3105" w:rsidRDefault="00FD3105"/>
        </w:tc>
      </w:tr>
    </w:tbl>
    <w:p w14:paraId="5F04E8C4" w14:textId="77777777" w:rsidR="00FD3105" w:rsidRDefault="00FD3105">
      <w:pPr>
        <w:pStyle w:val="pxtbody"/>
      </w:pPr>
    </w:p>
    <w:p w14:paraId="5A62A2E9" w14:textId="77777777" w:rsidR="00FD3105" w:rsidRDefault="00FD3105"/>
    <w:p w14:paraId="15109A37" w14:textId="77777777" w:rsidR="00FD3105" w:rsidRDefault="00FD3105">
      <w:pPr>
        <w:pStyle w:val="pxformhac"/>
        <w:spacing w:before="180"/>
        <w:jc w:val="center"/>
      </w:pPr>
      <w:r>
        <w:t xml:space="preserve">FINAL JUDGMENT </w:t>
      </w:r>
    </w:p>
    <w:p w14:paraId="38F8F417"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p.ct.id="3d29be30775711ee8e1ba9ecff0bf883|61|10:61"</w:instrText>
      </w:r>
      <w:r>
        <w:fldChar w:fldCharType="end"/>
      </w:r>
      <w:r>
        <w:t xml:space="preserve">This action was heard on the petition to terminate parental rights pending adoption of </w:t>
      </w:r>
      <w:r>
        <w:rPr>
          <w:rStyle w:val="pxfinstr"/>
          <w:i/>
          <w:iCs/>
        </w:rPr>
        <w:t>[NAME OF MINOR]</w:t>
      </w:r>
      <w:r>
        <w:t xml:space="preserve"> and the court finds by clear and convincing evidence that all persons required to give a consent under </w:t>
      </w:r>
      <w:r>
        <w:rPr>
          <w:rStyle w:val="pxst"/>
          <w:color w:val="FF0000"/>
          <w:sz w:val="20"/>
          <w:szCs w:val="20"/>
          <w:vertAlign w:val="superscript"/>
        </w:rPr>
        <w:t>►</w:t>
      </w:r>
      <w:r>
        <w:rPr>
          <w:rStyle w:val="pxst"/>
        </w:rPr>
        <w:fldChar w:fldCharType="begin"/>
      </w:r>
      <w:r>
        <w:rPr>
          <w:rStyle w:val="pxst"/>
        </w:rPr>
        <w:instrText>st.ref.id="I03W3GQ"</w:instrText>
      </w:r>
      <w:r>
        <w:rPr>
          <w:rStyle w:val="pxst"/>
        </w:rPr>
        <w:fldChar w:fldCharType="end"/>
      </w:r>
      <w:r>
        <w:rPr>
          <w:rStyle w:val="pxst"/>
          <w:vanish/>
        </w:rPr>
        <w:t>&amp;s;</w:t>
      </w:r>
      <w:r>
        <w:rPr>
          <w:rStyle w:val="pxvis"/>
          <w:rFonts w:ascii="Times NewRoman" w:hAnsi="Times NewRoman"/>
          <w:b w:val="0"/>
          <w:sz w:val="24"/>
        </w:rPr>
        <w:t>§</w:t>
      </w:r>
      <w:r>
        <w:rPr>
          <w:rStyle w:val="pxst"/>
        </w:rPr>
        <w:t>63.062 Florida Statutes</w:t>
      </w:r>
      <w:r>
        <w:t xml:space="preserve"> have executed a valid consent obtained in accordance with the requirements of </w:t>
      </w:r>
      <w:r>
        <w:rPr>
          <w:rStyle w:val="pxst"/>
          <w:color w:val="FF0000"/>
          <w:sz w:val="20"/>
          <w:szCs w:val="20"/>
          <w:vertAlign w:val="superscript"/>
        </w:rPr>
        <w:t>►</w:t>
      </w:r>
      <w:r>
        <w:rPr>
          <w:rStyle w:val="pxst"/>
        </w:rPr>
        <w:fldChar w:fldCharType="begin"/>
      </w:r>
      <w:r>
        <w:rPr>
          <w:rStyle w:val="pxst"/>
        </w:rPr>
        <w:instrText>st.ref.id="I03W3GT"</w:instrText>
      </w:r>
      <w:r>
        <w:rPr>
          <w:rStyle w:val="pxst"/>
        </w:rPr>
        <w:fldChar w:fldCharType="end"/>
      </w:r>
      <w:r>
        <w:rPr>
          <w:rStyle w:val="pxst"/>
        </w:rPr>
        <w:t>Chapter 63 Florida Statutes</w:t>
      </w:r>
      <w:r>
        <w:t xml:space="preserve"> and have been properly served with notice of the petition and this hearing and have abandoned the minor child that is the subject of this proceeding and have made no provision for the child's support although they are able to do so and have made little or no effort to communicate with the child and the situation is sufficient to evince an intent to reject parental responsibilities so</w:t>
      </w:r>
    </w:p>
    <w:p w14:paraId="41B8F477"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p.ct.id="3d29be30775711ee8e1ba9ecff0bf883|61|10:61"</w:instrText>
      </w:r>
      <w:r>
        <w:fldChar w:fldCharType="end"/>
      </w:r>
      <w:r>
        <w:t>IT IS ADJUDGED that:</w:t>
      </w:r>
    </w:p>
    <w:p w14:paraId="6F875876" w14:textId="77777777" w:rsidR="00FD3105" w:rsidRDefault="00FD3105">
      <w:pPr>
        <w:pStyle w:val="pxformfl"/>
        <w:ind w:left="500"/>
      </w:pPr>
      <w:r>
        <w:t xml:space="preserve"> </w:t>
      </w:r>
    </w:p>
    <w:p w14:paraId="3659A1E6"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1. </w:t>
      </w:r>
    </w:p>
    <w:p w14:paraId="27A4D849"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p.ct.id="3d29be30775711ee8e1ba9ecff0bf883|61|10:61"</w:instrText>
      </w:r>
      <w:r>
        <w:fldChar w:fldCharType="end"/>
      </w:r>
      <w:r>
        <w:t xml:space="preserve">The parental rights of </w:t>
      </w:r>
      <w:r>
        <w:rPr>
          <w:rStyle w:val="pxfinstr"/>
          <w:i/>
          <w:iCs/>
        </w:rPr>
        <w:t>[NAMES OF PARENTS]</w:t>
      </w:r>
      <w:r>
        <w:t xml:space="preserve"> over the child named </w:t>
      </w:r>
      <w:r>
        <w:rPr>
          <w:rStyle w:val="pxfinstr"/>
          <w:i/>
          <w:iCs/>
        </w:rPr>
        <w:t>[NAME OF CHILD]</w:t>
      </w:r>
      <w:r>
        <w:t xml:space="preserve"> are terminated.</w:t>
      </w:r>
    </w:p>
    <w:p w14:paraId="7A0A394A"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2. </w:t>
      </w:r>
    </w:p>
    <w:p w14:paraId="7544C4BD"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p.ct.id="3d29be30775711ee8e1ba9ecff0bf883|61|10:61"</w:instrText>
      </w:r>
      <w:r>
        <w:fldChar w:fldCharType="end"/>
      </w:r>
      <w:r>
        <w:t>The natural parents shall have no further parental claim concerning the minor child.</w:t>
      </w:r>
    </w:p>
    <w:p w14:paraId="6A3C8669"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3. </w:t>
      </w:r>
    </w:p>
    <w:p w14:paraId="2EFD5ECF"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p.ct.id="3d29be30775711ee8e1ba9ecff0bf883|61|10:61"</w:instrText>
      </w:r>
      <w:r>
        <w:fldChar w:fldCharType="end"/>
      </w:r>
      <w:r>
        <w:t>The petition for adoption may be filed by the adoptive parents forthwith.</w:t>
      </w:r>
    </w:p>
    <w:p w14:paraId="492AFDEB"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p.ct.id="3d29be30775711ee8e1ba9ecff0bf883|61|10:61"</w:instrText>
      </w:r>
      <w:r>
        <w:fldChar w:fldCharType="end"/>
      </w:r>
      <w:r>
        <w:t xml:space="preserve">ORDERED at </w:t>
      </w:r>
      <w:r>
        <w:rPr>
          <w:rStyle w:val="pxfinstr"/>
          <w:i/>
          <w:iCs/>
        </w:rPr>
        <w:t>[name of city]</w:t>
      </w:r>
      <w:r>
        <w:t xml:space="preserve">, Florida on </w:t>
      </w:r>
      <w:r>
        <w:rPr>
          <w:rStyle w:val="pxfinstr"/>
          <w:i/>
          <w:iCs/>
        </w:rPr>
        <w:t>[date of judgment]</w:t>
      </w:r>
      <w:r>
        <w:t>.</w:t>
      </w:r>
    </w:p>
    <w:p w14:paraId="115C0E98" w14:textId="77777777" w:rsidR="00FD3105" w:rsidRDefault="00FD3105">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13A8981E" w14:textId="77777777" w:rsidR="00FD3105" w:rsidRDefault="00FD3105">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judge]</w:t>
      </w:r>
    </w:p>
    <w:p w14:paraId="45E06188"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judge]</w:t>
      </w:r>
    </w:p>
    <w:p w14:paraId="4C0A85CF" w14:textId="77777777" w:rsidR="00FD3105" w:rsidRDefault="00FD3105">
      <w:pPr>
        <w:pStyle w:val="pxformfsigtbl"/>
        <w:ind w:left="500"/>
      </w:pPr>
      <w:r>
        <w:t xml:space="preserve"> </w:t>
      </w:r>
      <w:r>
        <w:rPr>
          <w:color w:val="FF0000"/>
          <w:sz w:val="20"/>
          <w:szCs w:val="20"/>
          <w:vertAlign w:val="superscript"/>
        </w:rPr>
        <w:t>►</w:t>
      </w:r>
      <w:r>
        <w:fldChar w:fldCharType="begin"/>
      </w:r>
      <w:r>
        <w:instrText>tbl.uuid="I01OWC7"</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4ABC2326"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2E9D578D"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tgroup.cols="2"</w:instrText>
      </w:r>
      <w:r>
        <w:fldChar w:fldCharType="end"/>
      </w:r>
    </w:p>
    <w:p w14:paraId="65348188"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colspec.colwidth="17*"</w:instrText>
      </w:r>
      <w:r>
        <w:fldChar w:fldCharType="end"/>
      </w:r>
    </w:p>
    <w:p w14:paraId="2A5A18EC"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colspec.colwidth="111*"</w:instrText>
      </w:r>
      <w:r>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D3105" w14:paraId="1A7CBEA8" w14:textId="77777777">
        <w:tblPrEx>
          <w:tblCellMar>
            <w:top w:w="0" w:type="dxa"/>
            <w:left w:w="0" w:type="dxa"/>
            <w:bottom w:w="0" w:type="dxa"/>
            <w:right w:w="0" w:type="dxa"/>
          </w:tblCellMar>
        </w:tblPrEx>
        <w:tc>
          <w:tcPr>
            <w:tcW w:w="4320" w:type="dxa"/>
            <w:tcBorders>
              <w:top w:val="nil"/>
              <w:left w:val="nil"/>
              <w:bottom w:val="nil"/>
              <w:right w:val="nil"/>
            </w:tcBorders>
          </w:tcPr>
          <w:p w14:paraId="5D7AD965"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Copies to:</w:t>
            </w:r>
          </w:p>
        </w:tc>
        <w:tc>
          <w:tcPr>
            <w:tcW w:w="4320" w:type="dxa"/>
            <w:tcBorders>
              <w:top w:val="nil"/>
              <w:left w:val="nil"/>
              <w:bottom w:val="nil"/>
              <w:right w:val="nil"/>
            </w:tcBorders>
          </w:tcPr>
          <w:p w14:paraId="4CF2D25B"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bl>
    <w:p w14:paraId="3EAB0574" w14:textId="77777777" w:rsidR="00FD3105" w:rsidRDefault="00FD3105">
      <w:pPr>
        <w:pStyle w:val="pxtbody"/>
      </w:pPr>
    </w:p>
    <w:p w14:paraId="41FD057D" w14:textId="77777777" w:rsidR="00FD3105" w:rsidRDefault="00FD3105"/>
    <w:p w14:paraId="22C857CA" w14:textId="77777777" w:rsidR="00FD3105" w:rsidRDefault="00FD3105">
      <w:pPr>
        <w:pStyle w:val="pxcomnt"/>
      </w:pPr>
    </w:p>
    <w:p w14:paraId="7ADCAFE1" w14:textId="77777777" w:rsidR="00FD3105" w:rsidRDefault="00FD3105">
      <w:pPr>
        <w:pStyle w:val="pxhac"/>
        <w:spacing w:before="180"/>
        <w:jc w:val="center"/>
      </w:pPr>
      <w:r>
        <w:rPr>
          <w:rStyle w:val="pxb"/>
          <w:b/>
          <w:bCs/>
        </w:rPr>
        <w:t>Author's Comment</w:t>
      </w:r>
    </w:p>
    <w:p w14:paraId="7F544039"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p.ct.id="3d29be30775711ee8e1ba9ecff0bf883|61|10:61"</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st.ref.id="I048XLX"</w:instrText>
      </w:r>
      <w:r>
        <w:rPr>
          <w:rStyle w:val="pxst"/>
        </w:rPr>
        <w:fldChar w:fldCharType="end"/>
      </w:r>
      <w:r>
        <w:rPr>
          <w:rStyle w:val="pxst"/>
          <w:vanish/>
        </w:rPr>
        <w:t>&amp;s;</w:t>
      </w:r>
      <w:r>
        <w:rPr>
          <w:rStyle w:val="pxvis"/>
          <w:rFonts w:ascii="Times NewRoman" w:hAnsi="Times NewRoman"/>
          <w:b w:val="0"/>
          <w:sz w:val="24"/>
        </w:rPr>
        <w:t>§</w:t>
      </w:r>
      <w:r>
        <w:rPr>
          <w:rStyle w:val="pxst"/>
        </w:rPr>
        <w:t>63.089(6)(a), Fla. Stat.</w:t>
      </w:r>
      <w:r>
        <w:t xml:space="preserve">; </w:t>
      </w:r>
      <w:r>
        <w:rPr>
          <w:rStyle w:val="pxst"/>
          <w:color w:val="FF0000"/>
          <w:sz w:val="20"/>
          <w:szCs w:val="20"/>
          <w:vertAlign w:val="superscript"/>
        </w:rPr>
        <w:t>►</w:t>
      </w:r>
      <w:r>
        <w:rPr>
          <w:rStyle w:val="pxst"/>
        </w:rPr>
        <w:fldChar w:fldCharType="begin"/>
      </w:r>
      <w:r>
        <w:rPr>
          <w:rStyle w:val="pxst"/>
        </w:rPr>
        <w:instrText>st.ref.id="I048X92"</w:instrText>
      </w:r>
      <w:r>
        <w:rPr>
          <w:rStyle w:val="pxst"/>
        </w:rPr>
        <w:fldChar w:fldCharType="end"/>
      </w:r>
      <w:r>
        <w:rPr>
          <w:rStyle w:val="pxst"/>
          <w:vanish/>
        </w:rPr>
        <w:t>&amp;s;</w:t>
      </w:r>
      <w:r>
        <w:rPr>
          <w:rStyle w:val="pxvis"/>
          <w:rFonts w:ascii="Times NewRoman" w:hAnsi="Times NewRoman"/>
          <w:b w:val="0"/>
          <w:sz w:val="24"/>
        </w:rPr>
        <w:t>§</w:t>
      </w:r>
      <w:r>
        <w:rPr>
          <w:rStyle w:val="pxst"/>
        </w:rPr>
        <w:t>63.102(3), Fla. Stat.</w:t>
      </w:r>
    </w:p>
    <w:p w14:paraId="5E30C3B7" w14:textId="77777777" w:rsidR="00FD3105" w:rsidRDefault="00FD3105">
      <w:pPr>
        <w:pStyle w:val="pxs"/>
        <w:spacing w:before="180"/>
        <w:rPr>
          <w:sz w:val="27"/>
          <w:szCs w:val="27"/>
        </w:rPr>
      </w:pPr>
      <w:r>
        <w:rPr>
          <w:sz w:val="27"/>
          <w:szCs w:val="27"/>
        </w:rPr>
        <w:t>10:62. Judgment</w:t>
      </w:r>
      <w:r>
        <w:rPr>
          <w:rStyle w:val="pxsep"/>
        </w:rPr>
        <w:t xml:space="preserve">-- </w:t>
      </w:r>
      <w:r>
        <w:rPr>
          <w:sz w:val="27"/>
          <w:szCs w:val="27"/>
        </w:rPr>
        <w:t>Third-party claim after levy</w:t>
      </w:r>
    </w:p>
    <w:p w14:paraId="0FD12ACF" w14:textId="77777777" w:rsidR="00FD3105" w:rsidRDefault="00FD3105">
      <w:pPr>
        <w:pStyle w:val="pxov"/>
        <w:rPr>
          <w:vanish/>
        </w:rPr>
      </w:pPr>
      <w:r>
        <w:rPr>
          <w:vanish/>
        </w:rPr>
        <w:t>FMS</w:t>
      </w:r>
    </w:p>
    <w:p w14:paraId="66640D2E" w14:textId="77777777" w:rsidR="00FD3105" w:rsidRDefault="00FD3105">
      <w:pPr>
        <w:pStyle w:val="pxov"/>
        <w:rPr>
          <w:vanish/>
        </w:rPr>
      </w:pPr>
      <w:r>
        <w:rPr>
          <w:vanish/>
        </w:rPr>
        <w:t>LCV</w:t>
      </w:r>
    </w:p>
    <w:p w14:paraId="275A9094" w14:textId="77777777" w:rsidR="00FD3105" w:rsidRDefault="00FD3105">
      <w:pPr>
        <w:pStyle w:val="pxov"/>
        <w:rPr>
          <w:vanish/>
        </w:rPr>
      </w:pPr>
      <w:r>
        <w:rPr>
          <w:vanish/>
        </w:rPr>
        <w:t>LSC</w:t>
      </w:r>
    </w:p>
    <w:p w14:paraId="586942B3" w14:textId="77777777" w:rsidR="00FD3105" w:rsidRDefault="00FD3105">
      <w:pPr>
        <w:pStyle w:val="pxov"/>
        <w:rPr>
          <w:vanish/>
        </w:rPr>
      </w:pPr>
      <w:r>
        <w:rPr>
          <w:vanish/>
        </w:rPr>
        <w:t>LS7</w:t>
      </w:r>
    </w:p>
    <w:p w14:paraId="5930AB10" w14:textId="77777777" w:rsidR="00FD3105" w:rsidRDefault="00FD3105">
      <w:pPr>
        <w:pStyle w:val="pxov"/>
        <w:rPr>
          <w:vanish/>
        </w:rPr>
      </w:pPr>
      <w:r>
        <w:rPr>
          <w:vanish/>
        </w:rPr>
        <w:t>REL</w:t>
      </w:r>
    </w:p>
    <w:p w14:paraId="3B1F5D14" w14:textId="77777777" w:rsidR="00FD3105" w:rsidRDefault="00FD3105">
      <w:pPr>
        <w:pStyle w:val="pxov"/>
        <w:rPr>
          <w:vanish/>
        </w:rPr>
      </w:pPr>
      <w:r>
        <w:rPr>
          <w:vanish/>
        </w:rPr>
        <w:t>RTD</w:t>
      </w:r>
    </w:p>
    <w:p w14:paraId="3D42A10E" w14:textId="77777777" w:rsidR="00FD3105" w:rsidRDefault="00FD3105">
      <w:pPr>
        <w:pStyle w:val="pxov"/>
        <w:rPr>
          <w:vanish/>
        </w:rPr>
      </w:pPr>
      <w:r>
        <w:rPr>
          <w:vanish/>
        </w:rPr>
        <w:t>FCV</w:t>
      </w:r>
    </w:p>
    <w:p w14:paraId="4029794B" w14:textId="77777777" w:rsidR="00FD3105" w:rsidRDefault="00FD3105">
      <w:pPr>
        <w:pStyle w:val="pxov"/>
        <w:rPr>
          <w:vanish/>
        </w:rPr>
      </w:pPr>
      <w:r>
        <w:rPr>
          <w:vanish/>
        </w:rPr>
        <w:t>FLG</w:t>
      </w:r>
    </w:p>
    <w:p w14:paraId="121EF89B" w14:textId="77777777" w:rsidR="00FD3105" w:rsidRDefault="00FD3105">
      <w:pPr>
        <w:pStyle w:val="pxformfcapfac"/>
        <w:jc w:val="center"/>
        <w:rPr>
          <w:sz w:val="24"/>
          <w:szCs w:val="24"/>
        </w:rPr>
      </w:pPr>
      <w:r>
        <w:rPr>
          <w:color w:val="FF0000"/>
          <w:sz w:val="20"/>
          <w:szCs w:val="20"/>
          <w:vertAlign w:val="superscript"/>
        </w:rPr>
        <w:t>►</w:t>
      </w:r>
      <w:r>
        <w:rPr>
          <w:sz w:val="24"/>
          <w:szCs w:val="24"/>
        </w:rPr>
        <w:fldChar w:fldCharType="begin"/>
      </w:r>
      <w:r>
        <w:rPr>
          <w:sz w:val="24"/>
          <w:szCs w:val="24"/>
        </w:rPr>
        <w:instrText>form.du="0"</w:instrText>
      </w:r>
      <w:r>
        <w:rPr>
          <w:sz w:val="24"/>
          <w:szCs w:val="24"/>
        </w:rPr>
        <w:fldChar w:fldCharType="end"/>
      </w:r>
      <w:r>
        <w:rPr>
          <w:sz w:val="24"/>
          <w:szCs w:val="24"/>
        </w:rPr>
        <w:fldChar w:fldCharType="begin"/>
      </w:r>
      <w:r>
        <w:rPr>
          <w:sz w:val="24"/>
          <w:szCs w:val="24"/>
        </w:rPr>
        <w:instrText>form.fid="I72e06ba09fed11dfbf230000837214a9"</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fcap.ref="manual"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sz w:val="24"/>
          <w:szCs w:val="24"/>
        </w:rPr>
        <w:t xml:space="preserve">IN THE CIRCUIT COURT FOR </w:t>
      </w:r>
      <w:r>
        <w:rPr>
          <w:rStyle w:val="pxfinstr"/>
          <w:i/>
          <w:iCs/>
          <w:szCs w:val="24"/>
        </w:rPr>
        <w:t>[NAME OF COUNTY]</w:t>
      </w:r>
      <w:r>
        <w:rPr>
          <w:sz w:val="24"/>
          <w:szCs w:val="24"/>
        </w:rPr>
        <w:t>, FLORIDA</w:t>
      </w:r>
    </w:p>
    <w:p w14:paraId="49341B4A" w14:textId="77777777" w:rsidR="00FD3105" w:rsidRDefault="00FD3105">
      <w:pPr>
        <w:pStyle w:val="pxformfcaptbl"/>
        <w:ind w:left="500"/>
      </w:pPr>
      <w:r>
        <w:t xml:space="preserve"> </w:t>
      </w:r>
      <w:r>
        <w:rPr>
          <w:color w:val="FF0000"/>
          <w:sz w:val="20"/>
          <w:szCs w:val="20"/>
          <w:vertAlign w:val="superscript"/>
        </w:rPr>
        <w:t>►</w:t>
      </w:r>
      <w:r>
        <w:fldChar w:fldCharType="begin"/>
      </w:r>
      <w:r>
        <w:instrText>tbl.brace.end="5"</w:instrText>
      </w:r>
      <w:r>
        <w:fldChar w:fldCharType="end"/>
      </w:r>
      <w:r>
        <w:fldChar w:fldCharType="begin"/>
      </w:r>
      <w:r>
        <w:instrText>tbl.brace.start="1"</w:instrText>
      </w:r>
      <w:r>
        <w:fldChar w:fldCharType="end"/>
      </w:r>
      <w:r>
        <w:fldChar w:fldCharType="begin"/>
      </w:r>
      <w:r>
        <w:instrText>tbl.ident="I023VP5"</w:instrText>
      </w:r>
      <w:r>
        <w:fldChar w:fldCharType="end"/>
      </w:r>
      <w:r>
        <w:fldChar w:fldCharType="begin"/>
      </w:r>
      <w:r>
        <w:instrText>tbl.uuid="I02LQNM"</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6F07BC93"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16DA3350"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tgroup.cols="4"</w:instrText>
      </w:r>
      <w:r>
        <w:fldChar w:fldCharType="end"/>
      </w:r>
    </w:p>
    <w:p w14:paraId="4BEF4AB8"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colspec.colwidth="7*"</w:instrText>
      </w:r>
      <w:r>
        <w:fldChar w:fldCharType="end"/>
      </w:r>
    </w:p>
    <w:p w14:paraId="361259B3"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colspec.colwidth="16*"</w:instrText>
      </w:r>
      <w:r>
        <w:fldChar w:fldCharType="end"/>
      </w:r>
    </w:p>
    <w:p w14:paraId="7907EE3B" w14:textId="77777777" w:rsidR="00FD3105" w:rsidRDefault="00FD3105">
      <w:pPr>
        <w:pStyle w:val="pxcolspec"/>
      </w:pPr>
      <w:r>
        <w:rPr>
          <w:color w:val="FF0000"/>
          <w:sz w:val="20"/>
          <w:szCs w:val="20"/>
          <w:vertAlign w:val="superscript"/>
        </w:rPr>
        <w:t>►</w:t>
      </w:r>
      <w:r>
        <w:fldChar w:fldCharType="begin"/>
      </w:r>
      <w:r>
        <w:instrText>colspec.align="center"</w:instrText>
      </w:r>
      <w:r>
        <w:fldChar w:fldCharType="end"/>
      </w:r>
      <w:r>
        <w:fldChar w:fldCharType="begin"/>
      </w:r>
      <w:r>
        <w:instrText>colspec.colname="3"</w:instrText>
      </w:r>
      <w:r>
        <w:fldChar w:fldCharType="end"/>
      </w:r>
      <w:r>
        <w:fldChar w:fldCharType="begin"/>
      </w:r>
      <w:r>
        <w:instrText>colspec.colnum="3"</w:instrText>
      </w:r>
      <w:r>
        <w:fldChar w:fldCharType="end"/>
      </w:r>
      <w:r>
        <w:fldChar w:fldCharType="begin"/>
      </w:r>
      <w:r>
        <w:instrText>colspec.colwidth="7*"</w:instrText>
      </w:r>
      <w:r>
        <w:fldChar w:fldCharType="end"/>
      </w:r>
    </w:p>
    <w:p w14:paraId="404B5534" w14:textId="77777777" w:rsidR="00FD3105" w:rsidRDefault="00FD3105">
      <w:pPr>
        <w:pStyle w:val="pxcolspec"/>
      </w:pPr>
      <w:r>
        <w:rPr>
          <w:color w:val="FF0000"/>
          <w:sz w:val="20"/>
          <w:szCs w:val="20"/>
          <w:vertAlign w:val="superscript"/>
        </w:rPr>
        <w:t>►</w:t>
      </w:r>
      <w:r>
        <w:fldChar w:fldCharType="begin"/>
      </w:r>
      <w:r>
        <w:instrText>colspec.colname="4"</w:instrText>
      </w:r>
      <w:r>
        <w:fldChar w:fldCharType="end"/>
      </w:r>
      <w:r>
        <w:fldChar w:fldCharType="begin"/>
      </w:r>
      <w:r>
        <w:instrText>colspec.colnum="4"</w:instrText>
      </w:r>
      <w:r>
        <w:fldChar w:fldCharType="end"/>
      </w:r>
      <w:r>
        <w:fldChar w:fldCharType="begin"/>
      </w:r>
      <w:r>
        <w:instrText>colspec.colwidth="34*"</w:instrText>
      </w:r>
      <w:r>
        <w:fldChar w:fldCharType="end"/>
      </w:r>
    </w:p>
    <w:tbl>
      <w:tblPr>
        <w:tblW w:w="0" w:type="auto"/>
        <w:tblLayout w:type="fixed"/>
        <w:tblCellMar>
          <w:left w:w="0" w:type="dxa"/>
          <w:right w:w="0" w:type="dxa"/>
        </w:tblCellMar>
        <w:tblLook w:val="0000" w:firstRow="0" w:lastRow="0" w:firstColumn="0" w:lastColumn="0" w:noHBand="0" w:noVBand="0"/>
      </w:tblPr>
      <w:tblGrid>
        <w:gridCol w:w="2160"/>
        <w:gridCol w:w="2160"/>
        <w:gridCol w:w="2160"/>
        <w:gridCol w:w="2160"/>
      </w:tblGrid>
      <w:tr w:rsidR="00FD3105" w14:paraId="6838EE75" w14:textId="77777777">
        <w:tblPrEx>
          <w:tblCellMar>
            <w:top w:w="0" w:type="dxa"/>
            <w:left w:w="0" w:type="dxa"/>
            <w:bottom w:w="0" w:type="dxa"/>
            <w:right w:w="0" w:type="dxa"/>
          </w:tblCellMar>
        </w:tblPrEx>
        <w:tc>
          <w:tcPr>
            <w:tcW w:w="2160" w:type="dxa"/>
            <w:tcBorders>
              <w:top w:val="nil"/>
              <w:left w:val="nil"/>
              <w:bottom w:val="nil"/>
              <w:right w:val="nil"/>
            </w:tcBorders>
          </w:tcPr>
          <w:p w14:paraId="25108AD4" w14:textId="77777777" w:rsidR="00FD3105" w:rsidRDefault="00FD3105">
            <w:r>
              <w:rPr>
                <w:color w:val="FF0000"/>
                <w:sz w:val="20"/>
                <w:szCs w:val="20"/>
                <w:vertAlign w:val="superscript"/>
              </w:rPr>
              <w:t>►</w:t>
            </w:r>
            <w:r>
              <w:fldChar w:fldCharType="begin"/>
            </w:r>
            <w:r>
              <w:instrText>tbody.valign="top"</w:instrText>
            </w:r>
            <w:r>
              <w:fldChar w:fldCharType="end"/>
            </w:r>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PLAINTIFF]</w:t>
            </w:r>
            <w:r>
              <w:rPr>
                <w:rStyle w:val="pxrowentry"/>
              </w:rPr>
              <w:t>,</w:t>
            </w:r>
          </w:p>
        </w:tc>
        <w:tc>
          <w:tcPr>
            <w:tcW w:w="2160" w:type="dxa"/>
            <w:tcBorders>
              <w:top w:val="nil"/>
              <w:left w:val="nil"/>
              <w:bottom w:val="nil"/>
              <w:right w:val="nil"/>
            </w:tcBorders>
          </w:tcPr>
          <w:p w14:paraId="06AA9FD1" w14:textId="77777777" w:rsidR="00FD3105" w:rsidRDefault="00FD3105">
            <w:r>
              <w:rPr>
                <w:rStyle w:val="pxentry"/>
                <w:color w:val="FF0000"/>
                <w:sz w:val="20"/>
                <w:szCs w:val="20"/>
                <w:vertAlign w:val="superscript"/>
              </w:rPr>
              <w:t>►</w:t>
            </w:r>
            <w:r>
              <w:rPr>
                <w:rStyle w:val="pxentry"/>
              </w:rPr>
              <w:fldChar w:fldCharType="begin"/>
            </w:r>
            <w:r>
              <w:rPr>
                <w:rStyle w:val="pxentry"/>
              </w:rPr>
              <w:instrText>entry.morerows="4"</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vanish/>
              </w:rPr>
              <w:t>&amp;brace;</w:t>
            </w:r>
            <w:r>
              <w:rPr>
                <w:rStyle w:val="pxvis"/>
                <w:rFonts w:ascii="Times NewRoman" w:hAnsi="Times NewRoman"/>
                <w:b w:val="0"/>
                <w:sz w:val="24"/>
              </w:rPr>
              <w:t>}</w:t>
            </w:r>
          </w:p>
        </w:tc>
        <w:tc>
          <w:tcPr>
            <w:tcW w:w="2160" w:type="dxa"/>
            <w:tcBorders>
              <w:top w:val="nil"/>
              <w:left w:val="nil"/>
              <w:bottom w:val="nil"/>
              <w:right w:val="nil"/>
            </w:tcBorders>
          </w:tcPr>
          <w:p w14:paraId="5AC1BC43"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55603E0A" w14:textId="77777777" w:rsidR="00FD3105" w:rsidRDefault="00FD3105"/>
        </w:tc>
      </w:tr>
      <w:tr w:rsidR="00FD3105" w14:paraId="39886334" w14:textId="77777777">
        <w:tblPrEx>
          <w:tblCellMar>
            <w:top w:w="0" w:type="dxa"/>
            <w:left w:w="0" w:type="dxa"/>
            <w:bottom w:w="0" w:type="dxa"/>
            <w:right w:w="0" w:type="dxa"/>
          </w:tblCellMar>
        </w:tblPrEx>
        <w:tc>
          <w:tcPr>
            <w:tcW w:w="2160" w:type="dxa"/>
            <w:tcBorders>
              <w:top w:val="nil"/>
              <w:left w:val="nil"/>
              <w:bottom w:val="nil"/>
              <w:right w:val="nil"/>
            </w:tcBorders>
          </w:tcPr>
          <w:p w14:paraId="6B20DCC3"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66C21202"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Plaintiff,</w:t>
            </w:r>
          </w:p>
        </w:tc>
        <w:tc>
          <w:tcPr>
            <w:tcW w:w="2160" w:type="dxa"/>
            <w:tcBorders>
              <w:top w:val="nil"/>
              <w:left w:val="nil"/>
              <w:bottom w:val="nil"/>
              <w:right w:val="nil"/>
            </w:tcBorders>
          </w:tcPr>
          <w:p w14:paraId="3E39C998"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49F79127" w14:textId="77777777" w:rsidR="00FD3105" w:rsidRDefault="00FD3105"/>
        </w:tc>
      </w:tr>
      <w:tr w:rsidR="00FD3105" w14:paraId="321C049E" w14:textId="77777777">
        <w:tblPrEx>
          <w:tblCellMar>
            <w:top w:w="0" w:type="dxa"/>
            <w:left w:w="0" w:type="dxa"/>
            <w:bottom w:w="0" w:type="dxa"/>
            <w:right w:w="0" w:type="dxa"/>
          </w:tblCellMar>
        </w:tblPrEx>
        <w:tc>
          <w:tcPr>
            <w:tcW w:w="2160" w:type="dxa"/>
            <w:tcBorders>
              <w:top w:val="nil"/>
              <w:left w:val="nil"/>
              <w:bottom w:val="nil"/>
              <w:right w:val="nil"/>
            </w:tcBorders>
          </w:tcPr>
          <w:p w14:paraId="40529A28"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entry.align="left"</w:instrText>
            </w:r>
            <w:r>
              <w:rPr>
                <w:rStyle w:val="pxrowentry"/>
              </w:rPr>
              <w:fldChar w:fldCharType="end"/>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v.</w:t>
            </w:r>
          </w:p>
        </w:tc>
        <w:tc>
          <w:tcPr>
            <w:tcW w:w="2160" w:type="dxa"/>
            <w:tcBorders>
              <w:top w:val="nil"/>
              <w:left w:val="nil"/>
              <w:bottom w:val="nil"/>
              <w:right w:val="nil"/>
            </w:tcBorders>
          </w:tcPr>
          <w:p w14:paraId="3BF0C952"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 xml:space="preserve">CASE </w:t>
            </w:r>
            <w:r>
              <w:rPr>
                <w:rStyle w:val="pxfinstr"/>
                <w:i/>
                <w:iCs/>
              </w:rPr>
              <w:t>[CASE NUMBER]</w:t>
            </w:r>
          </w:p>
        </w:tc>
        <w:tc>
          <w:tcPr>
            <w:tcW w:w="2160" w:type="dxa"/>
            <w:tcBorders>
              <w:top w:val="nil"/>
              <w:left w:val="nil"/>
              <w:bottom w:val="nil"/>
              <w:right w:val="nil"/>
            </w:tcBorders>
          </w:tcPr>
          <w:p w14:paraId="1F6831FF" w14:textId="77777777" w:rsidR="00FD3105" w:rsidRDefault="00FD3105"/>
        </w:tc>
        <w:tc>
          <w:tcPr>
            <w:tcW w:w="2160" w:type="dxa"/>
            <w:tcBorders>
              <w:top w:val="nil"/>
              <w:left w:val="nil"/>
              <w:bottom w:val="nil"/>
              <w:right w:val="nil"/>
            </w:tcBorders>
          </w:tcPr>
          <w:p w14:paraId="7B52C9FE" w14:textId="77777777" w:rsidR="00FD3105" w:rsidRDefault="00FD3105"/>
        </w:tc>
      </w:tr>
      <w:tr w:rsidR="00FD3105" w14:paraId="3BFB2385" w14:textId="77777777">
        <w:tblPrEx>
          <w:tblCellMar>
            <w:top w:w="0" w:type="dxa"/>
            <w:left w:w="0" w:type="dxa"/>
            <w:bottom w:w="0" w:type="dxa"/>
            <w:right w:w="0" w:type="dxa"/>
          </w:tblCellMar>
        </w:tblPrEx>
        <w:tc>
          <w:tcPr>
            <w:tcW w:w="2160" w:type="dxa"/>
            <w:tcBorders>
              <w:top w:val="nil"/>
              <w:left w:val="nil"/>
              <w:bottom w:val="nil"/>
              <w:right w:val="nil"/>
            </w:tcBorders>
          </w:tcPr>
          <w:p w14:paraId="77E9F83D"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DEFENDANT]</w:t>
            </w:r>
            <w:r>
              <w:rPr>
                <w:rStyle w:val="pxrowentry"/>
              </w:rPr>
              <w:t>,</w:t>
            </w:r>
          </w:p>
        </w:tc>
        <w:tc>
          <w:tcPr>
            <w:tcW w:w="2160" w:type="dxa"/>
            <w:tcBorders>
              <w:top w:val="nil"/>
              <w:left w:val="nil"/>
              <w:bottom w:val="nil"/>
              <w:right w:val="nil"/>
            </w:tcBorders>
          </w:tcPr>
          <w:p w14:paraId="65E52A01"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23894D4B" w14:textId="77777777" w:rsidR="00FD3105" w:rsidRDefault="00FD3105"/>
        </w:tc>
        <w:tc>
          <w:tcPr>
            <w:tcW w:w="2160" w:type="dxa"/>
            <w:tcBorders>
              <w:top w:val="nil"/>
              <w:left w:val="nil"/>
              <w:bottom w:val="nil"/>
              <w:right w:val="nil"/>
            </w:tcBorders>
          </w:tcPr>
          <w:p w14:paraId="6567036C" w14:textId="77777777" w:rsidR="00FD3105" w:rsidRDefault="00FD3105"/>
        </w:tc>
      </w:tr>
      <w:tr w:rsidR="00FD3105" w14:paraId="72B66008" w14:textId="77777777">
        <w:tblPrEx>
          <w:tblCellMar>
            <w:top w:w="0" w:type="dxa"/>
            <w:left w:w="0" w:type="dxa"/>
            <w:bottom w:w="0" w:type="dxa"/>
            <w:right w:w="0" w:type="dxa"/>
          </w:tblCellMar>
        </w:tblPrEx>
        <w:tc>
          <w:tcPr>
            <w:tcW w:w="2160" w:type="dxa"/>
            <w:tcBorders>
              <w:top w:val="nil"/>
              <w:left w:val="nil"/>
              <w:bottom w:val="nil"/>
              <w:right w:val="nil"/>
            </w:tcBorders>
          </w:tcPr>
          <w:p w14:paraId="2C8E84A0"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7282C9C2"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Defendant.</w:t>
            </w:r>
          </w:p>
        </w:tc>
        <w:tc>
          <w:tcPr>
            <w:tcW w:w="2160" w:type="dxa"/>
            <w:tcBorders>
              <w:top w:val="nil"/>
              <w:left w:val="nil"/>
              <w:bottom w:val="nil"/>
              <w:right w:val="nil"/>
            </w:tcBorders>
          </w:tcPr>
          <w:p w14:paraId="1E831D4D"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2707D656" w14:textId="77777777" w:rsidR="00FD3105" w:rsidRDefault="00FD3105"/>
        </w:tc>
      </w:tr>
    </w:tbl>
    <w:p w14:paraId="598EF4FC" w14:textId="77777777" w:rsidR="00FD3105" w:rsidRDefault="00FD3105">
      <w:pPr>
        <w:pStyle w:val="pxtbody"/>
      </w:pPr>
    </w:p>
    <w:p w14:paraId="5C595EE8" w14:textId="77777777" w:rsidR="00FD3105" w:rsidRDefault="00FD3105"/>
    <w:p w14:paraId="6B9AD1AE" w14:textId="77777777" w:rsidR="00FD3105" w:rsidRDefault="00FD3105">
      <w:pPr>
        <w:pStyle w:val="pxformhac"/>
        <w:spacing w:before="180"/>
        <w:jc w:val="center"/>
      </w:pPr>
      <w:r>
        <w:t xml:space="preserve">FINAL JUDGMENT </w:t>
      </w:r>
    </w:p>
    <w:p w14:paraId="2D6AF387"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p.ct.id="3d29be30775711ee8e1ba9ecff0bf883|62|10:62"</w:instrText>
      </w:r>
      <w:r>
        <w:fldChar w:fldCharType="end"/>
      </w:r>
      <w:r>
        <w:t xml:space="preserve">This action was heard on the third-party claim of </w:t>
      </w:r>
      <w:r>
        <w:rPr>
          <w:rStyle w:val="pxfinstr"/>
          <w:i/>
          <w:iCs/>
        </w:rPr>
        <w:t>[name of party]</w:t>
      </w:r>
      <w:r>
        <w:t xml:space="preserve"> to property levied on by the Sheriff of </w:t>
      </w:r>
      <w:r>
        <w:rPr>
          <w:rStyle w:val="pxfinstr"/>
          <w:i/>
          <w:iCs/>
        </w:rPr>
        <w:t>[name of county]</w:t>
      </w:r>
      <w:r>
        <w:t>, Florida. Pursuant to the verdict rendered in this action</w:t>
      </w:r>
    </w:p>
    <w:p w14:paraId="7B0D4A7F"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p.ct.id="3d29be30775711ee8e1ba9ecff0bf883|62|10:62"</w:instrText>
      </w:r>
      <w:r>
        <w:fldChar w:fldCharType="end"/>
      </w:r>
      <w:r>
        <w:t>IT IS ADJUDGED that:</w:t>
      </w:r>
    </w:p>
    <w:p w14:paraId="47EFDCC7" w14:textId="77777777" w:rsidR="00FD3105" w:rsidRDefault="00FD3105">
      <w:pPr>
        <w:pStyle w:val="pxformfl"/>
        <w:ind w:left="500"/>
      </w:pPr>
      <w:r>
        <w:t xml:space="preserve"> </w:t>
      </w:r>
    </w:p>
    <w:p w14:paraId="57F594D6"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1. </w:t>
      </w:r>
    </w:p>
    <w:p w14:paraId="035BA7B8"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p.ct.id="3d29be30775711ee8e1ba9ecff0bf883|62|10:62"</w:instrText>
      </w:r>
      <w:r>
        <w:fldChar w:fldCharType="end"/>
      </w:r>
      <w:r>
        <w:t>The property described in third-party claimant's affidavit:</w:t>
      </w:r>
    </w:p>
    <w:p w14:paraId="6E3DE661" w14:textId="77777777" w:rsidR="00FD3105" w:rsidRDefault="00FD3105">
      <w:pPr>
        <w:pStyle w:val="pxformfac"/>
        <w:jc w:val="center"/>
        <w:rPr>
          <w:sz w:val="24"/>
          <w:szCs w:val="24"/>
        </w:rPr>
      </w:pP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rStyle w:val="pxfinstr"/>
          <w:i/>
          <w:iCs/>
          <w:szCs w:val="24"/>
        </w:rPr>
        <w:t>[legal description of property]</w:t>
      </w:r>
    </w:p>
    <w:p w14:paraId="57BBFB57" w14:textId="77777777" w:rsidR="00FD3105" w:rsidRDefault="00FD3105">
      <w:pPr>
        <w:pStyle w:val="pxformcp"/>
      </w:pPr>
      <w:r>
        <w:t xml:space="preserve">is the property of defendant </w:t>
      </w:r>
      <w:r>
        <w:rPr>
          <w:rStyle w:val="pxfinstr"/>
          <w:i/>
          <w:iCs/>
        </w:rPr>
        <w:t>[NAME OF DEFENDANT]</w:t>
      </w:r>
      <w:r>
        <w:t xml:space="preserve"> and subject to execution.</w:t>
      </w:r>
    </w:p>
    <w:p w14:paraId="61A62C38"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2. </w:t>
      </w:r>
    </w:p>
    <w:p w14:paraId="3EFB4499"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p.ct.id="3d29be30775711ee8e1ba9ecff0bf883|62|10:62"</w:instrText>
      </w:r>
      <w:r>
        <w:fldChar w:fldCharType="end"/>
      </w:r>
      <w:r>
        <w:t xml:space="preserve">Plaintiff </w:t>
      </w:r>
      <w:r>
        <w:rPr>
          <w:rStyle w:val="pxfinstr"/>
          <w:i/>
          <w:iCs/>
        </w:rPr>
        <w:t>[NAME OF PLAINTIFF]</w:t>
      </w:r>
      <w:r>
        <w:t xml:space="preserve"> whose address is </w:t>
      </w:r>
      <w:r>
        <w:rPr>
          <w:rStyle w:val="pxfinstr"/>
          <w:i/>
          <w:iCs/>
        </w:rPr>
        <w:t>[address of plaintiff]</w:t>
      </w:r>
      <w:r>
        <w:t xml:space="preserve">, recover from third-party claimant </w:t>
      </w:r>
      <w:r>
        <w:rPr>
          <w:rStyle w:val="pxfinstr"/>
          <w:i/>
          <w:iCs/>
        </w:rPr>
        <w:t>[NAME OF THIRD-PARTY]</w:t>
      </w:r>
      <w:r>
        <w:t xml:space="preserve"> </w:t>
      </w:r>
      <w:r>
        <w:rPr>
          <w:rStyle w:val="pxfinstr"/>
          <w:i/>
          <w:iCs/>
        </w:rPr>
        <w:t>[OPTIONAL:, whose address is [address of third-party] and the last four digits of Social Security number are [last four numbers of Social Security number],]</w:t>
      </w:r>
      <w:r>
        <w:t xml:space="preserve"> and claimant's surety </w:t>
      </w:r>
      <w:r>
        <w:rPr>
          <w:rStyle w:val="pxfinstr"/>
          <w:i/>
          <w:iCs/>
        </w:rPr>
        <w:t>[name of surety]</w:t>
      </w:r>
      <w:r>
        <w:t xml:space="preserve"> the sum of $</w:t>
      </w:r>
      <w:r>
        <w:rPr>
          <w:rStyle w:val="pxfinstr"/>
          <w:i/>
          <w:iCs/>
        </w:rPr>
        <w:t>[dollar amount of property]</w:t>
      </w:r>
      <w:r>
        <w:t xml:space="preserve"> as the value of the property subject to execution, $</w:t>
      </w:r>
      <w:r>
        <w:rPr>
          <w:rStyle w:val="pxfinstr"/>
          <w:i/>
          <w:iCs/>
        </w:rPr>
        <w:t>[dollar amount of damages]</w:t>
      </w:r>
      <w:r>
        <w:t xml:space="preserve"> as damages with costs of $</w:t>
      </w:r>
      <w:r>
        <w:rPr>
          <w:rStyle w:val="pxfinstr"/>
          <w:i/>
          <w:iCs/>
        </w:rPr>
        <w:t>[dollar amount of costs]</w:t>
      </w:r>
      <w:r>
        <w:t xml:space="preserve"> making a total sum of $</w:t>
      </w:r>
      <w:r>
        <w:rPr>
          <w:rStyle w:val="pxfinstr"/>
          <w:i/>
          <w:iCs/>
        </w:rPr>
        <w:t>[dollar amount of total recovery]</w:t>
      </w:r>
      <w:r>
        <w:t>, that shall bear interest at the rate prescribed by law, for which let execution issue forthwith.</w:t>
      </w:r>
    </w:p>
    <w:p w14:paraId="48837CC5"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p.ct.id="3d29be30775711ee8e1ba9ecff0bf883|62|10:62"</w:instrText>
      </w:r>
      <w:r>
        <w:fldChar w:fldCharType="end"/>
      </w:r>
      <w:r>
        <w:t xml:space="preserve">ORDERED at </w:t>
      </w:r>
      <w:r>
        <w:rPr>
          <w:rStyle w:val="pxfinstr"/>
          <w:i/>
          <w:iCs/>
        </w:rPr>
        <w:t>[name of city]</w:t>
      </w:r>
      <w:r>
        <w:t xml:space="preserve">, Florida on </w:t>
      </w:r>
      <w:r>
        <w:rPr>
          <w:rStyle w:val="pxfinstr"/>
          <w:i/>
          <w:iCs/>
        </w:rPr>
        <w:t>[date of judgment]</w:t>
      </w:r>
      <w:r>
        <w:t>.</w:t>
      </w:r>
    </w:p>
    <w:p w14:paraId="77566D93" w14:textId="77777777" w:rsidR="00FD3105" w:rsidRDefault="00FD3105">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49B6A2B4" w14:textId="77777777" w:rsidR="00FD3105" w:rsidRDefault="00FD3105">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judge]</w:t>
      </w:r>
    </w:p>
    <w:p w14:paraId="7E8CA86E"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judge]</w:t>
      </w:r>
    </w:p>
    <w:p w14:paraId="75268A61" w14:textId="77777777" w:rsidR="00FD3105" w:rsidRDefault="00FD3105">
      <w:pPr>
        <w:pStyle w:val="pxformfsigtbl"/>
        <w:ind w:left="500"/>
      </w:pPr>
      <w:r>
        <w:t xml:space="preserve"> </w:t>
      </w:r>
      <w:r>
        <w:rPr>
          <w:color w:val="FF0000"/>
          <w:sz w:val="20"/>
          <w:szCs w:val="20"/>
          <w:vertAlign w:val="superscript"/>
        </w:rPr>
        <w:t>►</w:t>
      </w:r>
      <w:r>
        <w:fldChar w:fldCharType="begin"/>
      </w:r>
      <w:r>
        <w:instrText>tbl.ident="I09KW7L"</w:instrText>
      </w:r>
      <w:r>
        <w:fldChar w:fldCharType="end"/>
      </w:r>
      <w:r>
        <w:fldChar w:fldCharType="begin"/>
      </w:r>
      <w:r>
        <w:instrText>tbl.uuid="I01Q960"</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6297A658"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6ED56897"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tgroup.cols="2"</w:instrText>
      </w:r>
      <w:r>
        <w:fldChar w:fldCharType="end"/>
      </w:r>
    </w:p>
    <w:p w14:paraId="0C1A54E8"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colspec.colwidth="17*"</w:instrText>
      </w:r>
      <w:r>
        <w:fldChar w:fldCharType="end"/>
      </w:r>
    </w:p>
    <w:p w14:paraId="6937F90F"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colspec.colwidth="111*"</w:instrText>
      </w:r>
      <w:r>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D3105" w14:paraId="431F6F17" w14:textId="77777777">
        <w:tblPrEx>
          <w:tblCellMar>
            <w:top w:w="0" w:type="dxa"/>
            <w:left w:w="0" w:type="dxa"/>
            <w:bottom w:w="0" w:type="dxa"/>
            <w:right w:w="0" w:type="dxa"/>
          </w:tblCellMar>
        </w:tblPrEx>
        <w:tc>
          <w:tcPr>
            <w:tcW w:w="4320" w:type="dxa"/>
            <w:tcBorders>
              <w:top w:val="nil"/>
              <w:left w:val="nil"/>
              <w:bottom w:val="nil"/>
              <w:right w:val="nil"/>
            </w:tcBorders>
          </w:tcPr>
          <w:p w14:paraId="235A97CE"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Copies to:</w:t>
            </w:r>
          </w:p>
        </w:tc>
        <w:tc>
          <w:tcPr>
            <w:tcW w:w="4320" w:type="dxa"/>
            <w:tcBorders>
              <w:top w:val="nil"/>
              <w:left w:val="nil"/>
              <w:bottom w:val="nil"/>
              <w:right w:val="nil"/>
            </w:tcBorders>
          </w:tcPr>
          <w:p w14:paraId="657E8E21"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 xml:space="preserve"> </w:t>
            </w:r>
            <w:r>
              <w:rPr>
                <w:rStyle w:val="pxfinstr"/>
                <w:i/>
                <w:iCs/>
              </w:rPr>
              <w:t>[Name of attorney]</w:t>
            </w:r>
          </w:p>
        </w:tc>
      </w:tr>
      <w:tr w:rsidR="00FD3105" w14:paraId="03B738A2" w14:textId="77777777">
        <w:tblPrEx>
          <w:tblCellMar>
            <w:top w:w="0" w:type="dxa"/>
            <w:left w:w="0" w:type="dxa"/>
            <w:bottom w:w="0" w:type="dxa"/>
            <w:right w:w="0" w:type="dxa"/>
          </w:tblCellMar>
        </w:tblPrEx>
        <w:tc>
          <w:tcPr>
            <w:tcW w:w="4320" w:type="dxa"/>
            <w:tcBorders>
              <w:top w:val="nil"/>
              <w:left w:val="nil"/>
              <w:bottom w:val="nil"/>
              <w:right w:val="nil"/>
            </w:tcBorders>
          </w:tcPr>
          <w:p w14:paraId="27F59CCC"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4320" w:type="dxa"/>
            <w:tcBorders>
              <w:top w:val="nil"/>
              <w:left w:val="nil"/>
              <w:bottom w:val="nil"/>
              <w:right w:val="nil"/>
            </w:tcBorders>
          </w:tcPr>
          <w:p w14:paraId="148D16FA"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r w:rsidR="00FD3105" w14:paraId="15DCB14A" w14:textId="77777777">
        <w:tblPrEx>
          <w:tblCellMar>
            <w:top w:w="0" w:type="dxa"/>
            <w:left w:w="0" w:type="dxa"/>
            <w:bottom w:w="0" w:type="dxa"/>
            <w:right w:w="0" w:type="dxa"/>
          </w:tblCellMar>
        </w:tblPrEx>
        <w:tc>
          <w:tcPr>
            <w:tcW w:w="4320" w:type="dxa"/>
            <w:tcBorders>
              <w:top w:val="nil"/>
              <w:left w:val="nil"/>
              <w:bottom w:val="nil"/>
              <w:right w:val="nil"/>
            </w:tcBorders>
          </w:tcPr>
          <w:p w14:paraId="27046117"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4320" w:type="dxa"/>
            <w:tcBorders>
              <w:top w:val="nil"/>
              <w:left w:val="nil"/>
              <w:bottom w:val="nil"/>
              <w:right w:val="nil"/>
            </w:tcBorders>
          </w:tcPr>
          <w:p w14:paraId="6E0D78B5"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bl>
    <w:p w14:paraId="4E8A2F56" w14:textId="77777777" w:rsidR="00FD3105" w:rsidRDefault="00FD3105">
      <w:pPr>
        <w:pStyle w:val="pxtbody"/>
      </w:pPr>
    </w:p>
    <w:p w14:paraId="2646CCB6" w14:textId="77777777" w:rsidR="00FD3105" w:rsidRDefault="00FD3105"/>
    <w:p w14:paraId="05282D20" w14:textId="77777777" w:rsidR="00FD3105" w:rsidRDefault="00FD3105">
      <w:pPr>
        <w:pStyle w:val="pxcomnt"/>
      </w:pPr>
    </w:p>
    <w:p w14:paraId="7157D148" w14:textId="77777777" w:rsidR="00FD3105" w:rsidRDefault="00FD3105">
      <w:pPr>
        <w:pStyle w:val="pxhac"/>
        <w:spacing w:before="180"/>
        <w:jc w:val="center"/>
      </w:pPr>
      <w:r>
        <w:rPr>
          <w:rStyle w:val="pxb"/>
          <w:b/>
          <w:bCs/>
        </w:rPr>
        <w:t>Author's Comment</w:t>
      </w:r>
    </w:p>
    <w:p w14:paraId="51049AE3"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p.ct.id="3d29be30775711ee8e1ba9ecff0bf883|62|10:62"</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st.ref.id="I048X8Z"</w:instrText>
      </w:r>
      <w:r>
        <w:rPr>
          <w:rStyle w:val="pxst"/>
        </w:rPr>
        <w:fldChar w:fldCharType="end"/>
      </w:r>
      <w:r>
        <w:rPr>
          <w:rStyle w:val="pxst"/>
          <w:vanish/>
        </w:rPr>
        <w:t>&amp;s;</w:t>
      </w:r>
      <w:r>
        <w:rPr>
          <w:rStyle w:val="pxvis"/>
          <w:rFonts w:ascii="Times NewRoman" w:hAnsi="Times NewRoman"/>
          <w:b w:val="0"/>
          <w:sz w:val="24"/>
        </w:rPr>
        <w:t>§</w:t>
      </w:r>
      <w:r>
        <w:rPr>
          <w:rStyle w:val="pxst"/>
        </w:rPr>
        <w:t>56.19, Fla. Stat.</w:t>
      </w:r>
      <w:r>
        <w:t xml:space="preserve">; </w:t>
      </w:r>
      <w:r>
        <w:rPr>
          <w:rStyle w:val="pxst"/>
          <w:color w:val="FF0000"/>
          <w:sz w:val="20"/>
          <w:szCs w:val="20"/>
          <w:vertAlign w:val="superscript"/>
        </w:rPr>
        <w:t>►</w:t>
      </w:r>
      <w:r>
        <w:rPr>
          <w:rStyle w:val="pxst"/>
        </w:rPr>
        <w:fldChar w:fldCharType="begin"/>
      </w:r>
      <w:r>
        <w:rPr>
          <w:rStyle w:val="pxst"/>
        </w:rPr>
        <w:instrText>st.ref.id="I02UKZ7"</w:instrText>
      </w:r>
      <w:r>
        <w:rPr>
          <w:rStyle w:val="pxst"/>
        </w:rPr>
        <w:fldChar w:fldCharType="end"/>
      </w:r>
      <w:r>
        <w:rPr>
          <w:rStyle w:val="pxst"/>
          <w:vanish/>
        </w:rPr>
        <w:t>&amp;s;</w:t>
      </w:r>
      <w:r>
        <w:rPr>
          <w:rStyle w:val="pxvis"/>
          <w:rFonts w:ascii="Times NewRoman" w:hAnsi="Times NewRoman"/>
          <w:b w:val="0"/>
          <w:sz w:val="24"/>
        </w:rPr>
        <w:t>§</w:t>
      </w:r>
      <w:r>
        <w:rPr>
          <w:rStyle w:val="pxst"/>
        </w:rPr>
        <w:t>76.21, Fla. Stat.</w:t>
      </w:r>
      <w:r>
        <w:t xml:space="preserve">; </w:t>
      </w:r>
      <w:r>
        <w:rPr>
          <w:rStyle w:val="pxst"/>
          <w:color w:val="FF0000"/>
          <w:sz w:val="20"/>
          <w:szCs w:val="20"/>
          <w:vertAlign w:val="superscript"/>
        </w:rPr>
        <w:t>►</w:t>
      </w:r>
      <w:r>
        <w:rPr>
          <w:rStyle w:val="pxst"/>
        </w:rPr>
        <w:fldChar w:fldCharType="begin"/>
      </w:r>
      <w:r>
        <w:rPr>
          <w:rStyle w:val="pxst"/>
        </w:rPr>
        <w:instrText>st.ref.id="I02UKZ9"</w:instrText>
      </w:r>
      <w:r>
        <w:rPr>
          <w:rStyle w:val="pxst"/>
        </w:rPr>
        <w:fldChar w:fldCharType="end"/>
      </w:r>
      <w:r>
        <w:rPr>
          <w:rStyle w:val="pxst"/>
          <w:vanish/>
        </w:rPr>
        <w:t>&amp;s;</w:t>
      </w:r>
      <w:r>
        <w:rPr>
          <w:rStyle w:val="pxvis"/>
          <w:rFonts w:ascii="Times NewRoman" w:hAnsi="Times NewRoman"/>
          <w:b w:val="0"/>
          <w:sz w:val="24"/>
        </w:rPr>
        <w:t>§</w:t>
      </w:r>
      <w:r>
        <w:rPr>
          <w:rStyle w:val="pxst"/>
        </w:rPr>
        <w:t>77.16, Fla. Stat.</w:t>
      </w:r>
    </w:p>
    <w:p w14:paraId="38B6C750" w14:textId="77777777" w:rsidR="00FD3105" w:rsidRDefault="00FD3105">
      <w:pPr>
        <w:pStyle w:val="pxs"/>
        <w:spacing w:before="180"/>
        <w:rPr>
          <w:sz w:val="27"/>
          <w:szCs w:val="27"/>
        </w:rPr>
      </w:pPr>
      <w:r>
        <w:rPr>
          <w:sz w:val="27"/>
          <w:szCs w:val="27"/>
        </w:rPr>
        <w:t>10:63. Judgment</w:t>
      </w:r>
      <w:r>
        <w:rPr>
          <w:rStyle w:val="pxsep"/>
        </w:rPr>
        <w:t xml:space="preserve">-- </w:t>
      </w:r>
      <w:r>
        <w:rPr>
          <w:sz w:val="27"/>
          <w:szCs w:val="27"/>
        </w:rPr>
        <w:t>Way of necessity</w:t>
      </w:r>
    </w:p>
    <w:p w14:paraId="57092187" w14:textId="77777777" w:rsidR="00FD3105" w:rsidRDefault="00FD3105">
      <w:pPr>
        <w:pStyle w:val="pxov"/>
        <w:rPr>
          <w:vanish/>
        </w:rPr>
      </w:pPr>
      <w:r>
        <w:rPr>
          <w:vanish/>
        </w:rPr>
        <w:t>FMS</w:t>
      </w:r>
    </w:p>
    <w:p w14:paraId="14580D3D" w14:textId="77777777" w:rsidR="00FD3105" w:rsidRDefault="00FD3105">
      <w:pPr>
        <w:pStyle w:val="pxov"/>
        <w:rPr>
          <w:vanish/>
        </w:rPr>
      </w:pPr>
      <w:r>
        <w:rPr>
          <w:vanish/>
        </w:rPr>
        <w:t>LCV</w:t>
      </w:r>
    </w:p>
    <w:p w14:paraId="1100A4CB" w14:textId="77777777" w:rsidR="00FD3105" w:rsidRDefault="00FD3105">
      <w:pPr>
        <w:pStyle w:val="pxov"/>
        <w:rPr>
          <w:vanish/>
        </w:rPr>
      </w:pPr>
      <w:r>
        <w:rPr>
          <w:vanish/>
        </w:rPr>
        <w:t>LSC</w:t>
      </w:r>
    </w:p>
    <w:p w14:paraId="60BECC19" w14:textId="77777777" w:rsidR="00FD3105" w:rsidRDefault="00FD3105">
      <w:pPr>
        <w:pStyle w:val="pxov"/>
        <w:rPr>
          <w:vanish/>
        </w:rPr>
      </w:pPr>
      <w:r>
        <w:rPr>
          <w:vanish/>
        </w:rPr>
        <w:t>LS7</w:t>
      </w:r>
    </w:p>
    <w:p w14:paraId="12A8B872" w14:textId="77777777" w:rsidR="00FD3105" w:rsidRDefault="00FD3105">
      <w:pPr>
        <w:pStyle w:val="pxov"/>
        <w:rPr>
          <w:vanish/>
        </w:rPr>
      </w:pPr>
      <w:r>
        <w:rPr>
          <w:vanish/>
        </w:rPr>
        <w:t>REL</w:t>
      </w:r>
    </w:p>
    <w:p w14:paraId="6DB8AD53" w14:textId="77777777" w:rsidR="00FD3105" w:rsidRDefault="00FD3105">
      <w:pPr>
        <w:pStyle w:val="pxov"/>
        <w:rPr>
          <w:vanish/>
        </w:rPr>
      </w:pPr>
      <w:r>
        <w:rPr>
          <w:vanish/>
        </w:rPr>
        <w:t>COV</w:t>
      </w:r>
    </w:p>
    <w:p w14:paraId="60DE4708" w14:textId="77777777" w:rsidR="00FD3105" w:rsidRDefault="00FD3105">
      <w:pPr>
        <w:pStyle w:val="pxov"/>
        <w:rPr>
          <w:vanish/>
        </w:rPr>
      </w:pPr>
      <w:r>
        <w:rPr>
          <w:vanish/>
        </w:rPr>
        <w:t>FCV</w:t>
      </w:r>
    </w:p>
    <w:p w14:paraId="4A57DDBD" w14:textId="77777777" w:rsidR="00FD3105" w:rsidRDefault="00FD3105">
      <w:pPr>
        <w:pStyle w:val="pxov"/>
        <w:rPr>
          <w:vanish/>
        </w:rPr>
      </w:pPr>
      <w:r>
        <w:rPr>
          <w:vanish/>
        </w:rPr>
        <w:t>FLG</w:t>
      </w:r>
    </w:p>
    <w:p w14:paraId="27E281B7" w14:textId="77777777" w:rsidR="00FD3105" w:rsidRDefault="00FD3105">
      <w:pPr>
        <w:pStyle w:val="pxformfcapfac"/>
        <w:jc w:val="center"/>
        <w:rPr>
          <w:sz w:val="24"/>
          <w:szCs w:val="24"/>
        </w:rPr>
      </w:pPr>
      <w:r>
        <w:rPr>
          <w:color w:val="FF0000"/>
          <w:sz w:val="20"/>
          <w:szCs w:val="20"/>
          <w:vertAlign w:val="superscript"/>
        </w:rPr>
        <w:t>►</w:t>
      </w:r>
      <w:r>
        <w:rPr>
          <w:sz w:val="24"/>
          <w:szCs w:val="24"/>
        </w:rPr>
        <w:fldChar w:fldCharType="begin"/>
      </w:r>
      <w:r>
        <w:rPr>
          <w:sz w:val="24"/>
          <w:szCs w:val="24"/>
        </w:rPr>
        <w:instrText>form.du="0"</w:instrText>
      </w:r>
      <w:r>
        <w:rPr>
          <w:sz w:val="24"/>
          <w:szCs w:val="24"/>
        </w:rPr>
        <w:fldChar w:fldCharType="end"/>
      </w:r>
      <w:r>
        <w:rPr>
          <w:sz w:val="24"/>
          <w:szCs w:val="24"/>
        </w:rPr>
        <w:fldChar w:fldCharType="begin"/>
      </w:r>
      <w:r>
        <w:rPr>
          <w:sz w:val="24"/>
          <w:szCs w:val="24"/>
        </w:rPr>
        <w:instrText>form.fid="I79d805309fed11dfbf230000837214a9"</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fcap.ref="manual"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sz w:val="24"/>
          <w:szCs w:val="24"/>
        </w:rPr>
        <w:t xml:space="preserve">IN THE CIRCUIT COURT FOR </w:t>
      </w:r>
      <w:r>
        <w:rPr>
          <w:rStyle w:val="pxfinstr"/>
          <w:i/>
          <w:iCs/>
          <w:szCs w:val="24"/>
        </w:rPr>
        <w:t>[NAME OF COUNTY]</w:t>
      </w:r>
      <w:r>
        <w:rPr>
          <w:sz w:val="24"/>
          <w:szCs w:val="24"/>
        </w:rPr>
        <w:t>, FLORIDA</w:t>
      </w:r>
    </w:p>
    <w:p w14:paraId="37970C18" w14:textId="77777777" w:rsidR="00FD3105" w:rsidRDefault="00FD3105">
      <w:pPr>
        <w:pStyle w:val="pxformfcaptbl"/>
        <w:ind w:left="500"/>
      </w:pPr>
      <w:r>
        <w:t xml:space="preserve"> </w:t>
      </w:r>
      <w:r>
        <w:rPr>
          <w:color w:val="FF0000"/>
          <w:sz w:val="20"/>
          <w:szCs w:val="20"/>
          <w:vertAlign w:val="superscript"/>
        </w:rPr>
        <w:t>►</w:t>
      </w:r>
      <w:r>
        <w:fldChar w:fldCharType="begin"/>
      </w:r>
      <w:r>
        <w:instrText>tbl.brace.end="5"</w:instrText>
      </w:r>
      <w:r>
        <w:fldChar w:fldCharType="end"/>
      </w:r>
      <w:r>
        <w:fldChar w:fldCharType="begin"/>
      </w:r>
      <w:r>
        <w:instrText>tbl.brace.start="1"</w:instrText>
      </w:r>
      <w:r>
        <w:fldChar w:fldCharType="end"/>
      </w:r>
      <w:r>
        <w:fldChar w:fldCharType="begin"/>
      </w:r>
      <w:r>
        <w:instrText>tbl.ident="I05I8SH"</w:instrText>
      </w:r>
      <w:r>
        <w:fldChar w:fldCharType="end"/>
      </w:r>
      <w:r>
        <w:fldChar w:fldCharType="begin"/>
      </w:r>
      <w:r>
        <w:instrText>tbl.uuid="I04F1L5"</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38B7BA8D"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7B7C9826"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tgroup.cols="4"</w:instrText>
      </w:r>
      <w:r>
        <w:fldChar w:fldCharType="end"/>
      </w:r>
    </w:p>
    <w:p w14:paraId="75E5DD57"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colspec.colwidth="7*"</w:instrText>
      </w:r>
      <w:r>
        <w:fldChar w:fldCharType="end"/>
      </w:r>
    </w:p>
    <w:p w14:paraId="0E695668"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colspec.colwidth="16*"</w:instrText>
      </w:r>
      <w:r>
        <w:fldChar w:fldCharType="end"/>
      </w:r>
    </w:p>
    <w:p w14:paraId="7A249ABC" w14:textId="77777777" w:rsidR="00FD3105" w:rsidRDefault="00FD3105">
      <w:pPr>
        <w:pStyle w:val="pxcolspec"/>
      </w:pPr>
      <w:r>
        <w:rPr>
          <w:color w:val="FF0000"/>
          <w:sz w:val="20"/>
          <w:szCs w:val="20"/>
          <w:vertAlign w:val="superscript"/>
        </w:rPr>
        <w:t>►</w:t>
      </w:r>
      <w:r>
        <w:fldChar w:fldCharType="begin"/>
      </w:r>
      <w:r>
        <w:instrText>colspec.align="center"</w:instrText>
      </w:r>
      <w:r>
        <w:fldChar w:fldCharType="end"/>
      </w:r>
      <w:r>
        <w:fldChar w:fldCharType="begin"/>
      </w:r>
      <w:r>
        <w:instrText>colspec.colname="3"</w:instrText>
      </w:r>
      <w:r>
        <w:fldChar w:fldCharType="end"/>
      </w:r>
      <w:r>
        <w:fldChar w:fldCharType="begin"/>
      </w:r>
      <w:r>
        <w:instrText>colspec.colnum="3"</w:instrText>
      </w:r>
      <w:r>
        <w:fldChar w:fldCharType="end"/>
      </w:r>
      <w:r>
        <w:fldChar w:fldCharType="begin"/>
      </w:r>
      <w:r>
        <w:instrText>colspec.colwidth="7*"</w:instrText>
      </w:r>
      <w:r>
        <w:fldChar w:fldCharType="end"/>
      </w:r>
    </w:p>
    <w:p w14:paraId="69511F06" w14:textId="77777777" w:rsidR="00FD3105" w:rsidRDefault="00FD3105">
      <w:pPr>
        <w:pStyle w:val="pxcolspec"/>
      </w:pPr>
      <w:r>
        <w:rPr>
          <w:color w:val="FF0000"/>
          <w:sz w:val="20"/>
          <w:szCs w:val="20"/>
          <w:vertAlign w:val="superscript"/>
        </w:rPr>
        <w:t>►</w:t>
      </w:r>
      <w:r>
        <w:fldChar w:fldCharType="begin"/>
      </w:r>
      <w:r>
        <w:instrText>colspec.colname="4"</w:instrText>
      </w:r>
      <w:r>
        <w:fldChar w:fldCharType="end"/>
      </w:r>
      <w:r>
        <w:fldChar w:fldCharType="begin"/>
      </w:r>
      <w:r>
        <w:instrText>colspec.colnum="4"</w:instrText>
      </w:r>
      <w:r>
        <w:fldChar w:fldCharType="end"/>
      </w:r>
      <w:r>
        <w:fldChar w:fldCharType="begin"/>
      </w:r>
      <w:r>
        <w:instrText>colspec.colwidth="34*"</w:instrText>
      </w:r>
      <w:r>
        <w:fldChar w:fldCharType="end"/>
      </w:r>
    </w:p>
    <w:tbl>
      <w:tblPr>
        <w:tblW w:w="0" w:type="auto"/>
        <w:tblLayout w:type="fixed"/>
        <w:tblCellMar>
          <w:left w:w="0" w:type="dxa"/>
          <w:right w:w="0" w:type="dxa"/>
        </w:tblCellMar>
        <w:tblLook w:val="0000" w:firstRow="0" w:lastRow="0" w:firstColumn="0" w:lastColumn="0" w:noHBand="0" w:noVBand="0"/>
      </w:tblPr>
      <w:tblGrid>
        <w:gridCol w:w="2160"/>
        <w:gridCol w:w="2160"/>
        <w:gridCol w:w="2160"/>
        <w:gridCol w:w="2160"/>
      </w:tblGrid>
      <w:tr w:rsidR="00FD3105" w14:paraId="32E8B497" w14:textId="77777777">
        <w:tblPrEx>
          <w:tblCellMar>
            <w:top w:w="0" w:type="dxa"/>
            <w:left w:w="0" w:type="dxa"/>
            <w:bottom w:w="0" w:type="dxa"/>
            <w:right w:w="0" w:type="dxa"/>
          </w:tblCellMar>
        </w:tblPrEx>
        <w:tc>
          <w:tcPr>
            <w:tcW w:w="2160" w:type="dxa"/>
            <w:tcBorders>
              <w:top w:val="nil"/>
              <w:left w:val="nil"/>
              <w:bottom w:val="nil"/>
              <w:right w:val="nil"/>
            </w:tcBorders>
          </w:tcPr>
          <w:p w14:paraId="6820056A" w14:textId="77777777" w:rsidR="00FD3105" w:rsidRDefault="00FD3105">
            <w:r>
              <w:rPr>
                <w:color w:val="FF0000"/>
                <w:sz w:val="20"/>
                <w:szCs w:val="20"/>
                <w:vertAlign w:val="superscript"/>
              </w:rPr>
              <w:t>►</w:t>
            </w:r>
            <w:r>
              <w:fldChar w:fldCharType="begin"/>
            </w:r>
            <w:r>
              <w:instrText>tbody.valign="top"</w:instrText>
            </w:r>
            <w:r>
              <w:fldChar w:fldCharType="end"/>
            </w:r>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PLAINTIFF]</w:t>
            </w:r>
            <w:r>
              <w:rPr>
                <w:rStyle w:val="pxrowentry"/>
              </w:rPr>
              <w:t>,</w:t>
            </w:r>
          </w:p>
        </w:tc>
        <w:tc>
          <w:tcPr>
            <w:tcW w:w="2160" w:type="dxa"/>
            <w:tcBorders>
              <w:top w:val="nil"/>
              <w:left w:val="nil"/>
              <w:bottom w:val="nil"/>
              <w:right w:val="nil"/>
            </w:tcBorders>
          </w:tcPr>
          <w:p w14:paraId="2F7CA45A" w14:textId="77777777" w:rsidR="00FD3105" w:rsidRDefault="00FD3105">
            <w:r>
              <w:rPr>
                <w:rStyle w:val="pxentry"/>
                <w:color w:val="FF0000"/>
                <w:sz w:val="20"/>
                <w:szCs w:val="20"/>
                <w:vertAlign w:val="superscript"/>
              </w:rPr>
              <w:t>►</w:t>
            </w:r>
            <w:r>
              <w:rPr>
                <w:rStyle w:val="pxentry"/>
              </w:rPr>
              <w:fldChar w:fldCharType="begin"/>
            </w:r>
            <w:r>
              <w:rPr>
                <w:rStyle w:val="pxentry"/>
              </w:rPr>
              <w:instrText>entry.morerows="4"</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vanish/>
              </w:rPr>
              <w:t>&amp;brace;</w:t>
            </w:r>
            <w:r>
              <w:rPr>
                <w:rStyle w:val="pxvis"/>
                <w:rFonts w:ascii="Times NewRoman" w:hAnsi="Times NewRoman"/>
                <w:b w:val="0"/>
                <w:sz w:val="24"/>
              </w:rPr>
              <w:t>}</w:t>
            </w:r>
          </w:p>
        </w:tc>
        <w:tc>
          <w:tcPr>
            <w:tcW w:w="2160" w:type="dxa"/>
            <w:tcBorders>
              <w:top w:val="nil"/>
              <w:left w:val="nil"/>
              <w:bottom w:val="nil"/>
              <w:right w:val="nil"/>
            </w:tcBorders>
          </w:tcPr>
          <w:p w14:paraId="5BB9D94D"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03D23931" w14:textId="77777777" w:rsidR="00FD3105" w:rsidRDefault="00FD3105"/>
        </w:tc>
      </w:tr>
      <w:tr w:rsidR="00FD3105" w14:paraId="04FB5569" w14:textId="77777777">
        <w:tblPrEx>
          <w:tblCellMar>
            <w:top w:w="0" w:type="dxa"/>
            <w:left w:w="0" w:type="dxa"/>
            <w:bottom w:w="0" w:type="dxa"/>
            <w:right w:w="0" w:type="dxa"/>
          </w:tblCellMar>
        </w:tblPrEx>
        <w:tc>
          <w:tcPr>
            <w:tcW w:w="2160" w:type="dxa"/>
            <w:tcBorders>
              <w:top w:val="nil"/>
              <w:left w:val="nil"/>
              <w:bottom w:val="nil"/>
              <w:right w:val="nil"/>
            </w:tcBorders>
          </w:tcPr>
          <w:p w14:paraId="2464C9A4"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499868AD"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Plaintiff,</w:t>
            </w:r>
          </w:p>
        </w:tc>
        <w:tc>
          <w:tcPr>
            <w:tcW w:w="2160" w:type="dxa"/>
            <w:tcBorders>
              <w:top w:val="nil"/>
              <w:left w:val="nil"/>
              <w:bottom w:val="nil"/>
              <w:right w:val="nil"/>
            </w:tcBorders>
          </w:tcPr>
          <w:p w14:paraId="76F4955A"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20129C1A" w14:textId="77777777" w:rsidR="00FD3105" w:rsidRDefault="00FD3105"/>
        </w:tc>
      </w:tr>
      <w:tr w:rsidR="00FD3105" w14:paraId="7CE192FA" w14:textId="77777777">
        <w:tblPrEx>
          <w:tblCellMar>
            <w:top w:w="0" w:type="dxa"/>
            <w:left w:w="0" w:type="dxa"/>
            <w:bottom w:w="0" w:type="dxa"/>
            <w:right w:w="0" w:type="dxa"/>
          </w:tblCellMar>
        </w:tblPrEx>
        <w:tc>
          <w:tcPr>
            <w:tcW w:w="2160" w:type="dxa"/>
            <w:tcBorders>
              <w:top w:val="nil"/>
              <w:left w:val="nil"/>
              <w:bottom w:val="nil"/>
              <w:right w:val="nil"/>
            </w:tcBorders>
          </w:tcPr>
          <w:p w14:paraId="390846F5"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entry.align="left"</w:instrText>
            </w:r>
            <w:r>
              <w:rPr>
                <w:rStyle w:val="pxrowentry"/>
              </w:rPr>
              <w:fldChar w:fldCharType="end"/>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v.</w:t>
            </w:r>
          </w:p>
        </w:tc>
        <w:tc>
          <w:tcPr>
            <w:tcW w:w="2160" w:type="dxa"/>
            <w:tcBorders>
              <w:top w:val="nil"/>
              <w:left w:val="nil"/>
              <w:bottom w:val="nil"/>
              <w:right w:val="nil"/>
            </w:tcBorders>
          </w:tcPr>
          <w:p w14:paraId="0D96E61F"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 xml:space="preserve">CASE </w:t>
            </w:r>
            <w:r>
              <w:rPr>
                <w:rStyle w:val="pxfinstr"/>
                <w:i/>
                <w:iCs/>
              </w:rPr>
              <w:t>[CASE NUMBER]</w:t>
            </w:r>
          </w:p>
        </w:tc>
        <w:tc>
          <w:tcPr>
            <w:tcW w:w="2160" w:type="dxa"/>
            <w:tcBorders>
              <w:top w:val="nil"/>
              <w:left w:val="nil"/>
              <w:bottom w:val="nil"/>
              <w:right w:val="nil"/>
            </w:tcBorders>
          </w:tcPr>
          <w:p w14:paraId="7106E0D1" w14:textId="77777777" w:rsidR="00FD3105" w:rsidRDefault="00FD3105"/>
        </w:tc>
        <w:tc>
          <w:tcPr>
            <w:tcW w:w="2160" w:type="dxa"/>
            <w:tcBorders>
              <w:top w:val="nil"/>
              <w:left w:val="nil"/>
              <w:bottom w:val="nil"/>
              <w:right w:val="nil"/>
            </w:tcBorders>
          </w:tcPr>
          <w:p w14:paraId="2FEB9C8D" w14:textId="77777777" w:rsidR="00FD3105" w:rsidRDefault="00FD3105"/>
        </w:tc>
      </w:tr>
      <w:tr w:rsidR="00FD3105" w14:paraId="77A73E0E" w14:textId="77777777">
        <w:tblPrEx>
          <w:tblCellMar>
            <w:top w:w="0" w:type="dxa"/>
            <w:left w:w="0" w:type="dxa"/>
            <w:bottom w:w="0" w:type="dxa"/>
            <w:right w:w="0" w:type="dxa"/>
          </w:tblCellMar>
        </w:tblPrEx>
        <w:tc>
          <w:tcPr>
            <w:tcW w:w="2160" w:type="dxa"/>
            <w:tcBorders>
              <w:top w:val="nil"/>
              <w:left w:val="nil"/>
              <w:bottom w:val="nil"/>
              <w:right w:val="nil"/>
            </w:tcBorders>
          </w:tcPr>
          <w:p w14:paraId="74D08524"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DEFENDANT]</w:t>
            </w:r>
            <w:r>
              <w:rPr>
                <w:rStyle w:val="pxrowentry"/>
              </w:rPr>
              <w:t>,</w:t>
            </w:r>
          </w:p>
        </w:tc>
        <w:tc>
          <w:tcPr>
            <w:tcW w:w="2160" w:type="dxa"/>
            <w:tcBorders>
              <w:top w:val="nil"/>
              <w:left w:val="nil"/>
              <w:bottom w:val="nil"/>
              <w:right w:val="nil"/>
            </w:tcBorders>
          </w:tcPr>
          <w:p w14:paraId="7E90ADE3"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0F6BC864" w14:textId="77777777" w:rsidR="00FD3105" w:rsidRDefault="00FD3105"/>
        </w:tc>
        <w:tc>
          <w:tcPr>
            <w:tcW w:w="2160" w:type="dxa"/>
            <w:tcBorders>
              <w:top w:val="nil"/>
              <w:left w:val="nil"/>
              <w:bottom w:val="nil"/>
              <w:right w:val="nil"/>
            </w:tcBorders>
          </w:tcPr>
          <w:p w14:paraId="34F35F99" w14:textId="77777777" w:rsidR="00FD3105" w:rsidRDefault="00FD3105"/>
        </w:tc>
      </w:tr>
      <w:tr w:rsidR="00FD3105" w14:paraId="58AE5BA1" w14:textId="77777777">
        <w:tblPrEx>
          <w:tblCellMar>
            <w:top w:w="0" w:type="dxa"/>
            <w:left w:w="0" w:type="dxa"/>
            <w:bottom w:w="0" w:type="dxa"/>
            <w:right w:w="0" w:type="dxa"/>
          </w:tblCellMar>
        </w:tblPrEx>
        <w:tc>
          <w:tcPr>
            <w:tcW w:w="2160" w:type="dxa"/>
            <w:tcBorders>
              <w:top w:val="nil"/>
              <w:left w:val="nil"/>
              <w:bottom w:val="nil"/>
              <w:right w:val="nil"/>
            </w:tcBorders>
          </w:tcPr>
          <w:p w14:paraId="6604983E"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595177C9"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Defendant.</w:t>
            </w:r>
          </w:p>
        </w:tc>
        <w:tc>
          <w:tcPr>
            <w:tcW w:w="2160" w:type="dxa"/>
            <w:tcBorders>
              <w:top w:val="nil"/>
              <w:left w:val="nil"/>
              <w:bottom w:val="nil"/>
              <w:right w:val="nil"/>
            </w:tcBorders>
          </w:tcPr>
          <w:p w14:paraId="256D3E20"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6AF51EE0" w14:textId="77777777" w:rsidR="00FD3105" w:rsidRDefault="00FD3105"/>
        </w:tc>
      </w:tr>
    </w:tbl>
    <w:p w14:paraId="33FE0AD4" w14:textId="77777777" w:rsidR="00FD3105" w:rsidRDefault="00FD3105">
      <w:pPr>
        <w:pStyle w:val="pxtbody"/>
      </w:pPr>
    </w:p>
    <w:p w14:paraId="33F22A9A" w14:textId="77777777" w:rsidR="00FD3105" w:rsidRDefault="00FD3105"/>
    <w:p w14:paraId="6C5929A3" w14:textId="77777777" w:rsidR="00FD3105" w:rsidRDefault="00FD3105">
      <w:pPr>
        <w:pStyle w:val="pxformhac"/>
        <w:spacing w:before="180"/>
        <w:jc w:val="center"/>
      </w:pPr>
      <w:r>
        <w:t xml:space="preserve">FINAL JUDGMENT </w:t>
      </w:r>
    </w:p>
    <w:p w14:paraId="339F4E4C"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p.ct.id="3d29be30775711ee8e1ba9ecff0bf883|63|10:63"</w:instrText>
      </w:r>
      <w:r>
        <w:fldChar w:fldCharType="end"/>
      </w:r>
      <w:r>
        <w:t>This action was tried before the court on all issues, except compensation for the way of necessity. The court finds that plaintiff is entitled to a statutory way of necessity because plaintiff's property, described hereinafter, is outside any municipality, is used for agricultural purposes and has no practicable route of egress or ingress to the nearest practicable public or private road. Pursuant to the verdict rendered in this action on compensation, the court hereinafter adjudicates the amount of compensation for the way of necessity. On the evidence presented</w:t>
      </w:r>
    </w:p>
    <w:p w14:paraId="018B8BA9"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p.ct.id="3d29be30775711ee8e1ba9ecff0bf883|63|10:63"</w:instrText>
      </w:r>
      <w:r>
        <w:fldChar w:fldCharType="end"/>
      </w:r>
      <w:r>
        <w:t>IT IS ADJUDGED that:</w:t>
      </w:r>
    </w:p>
    <w:p w14:paraId="617981E6" w14:textId="77777777" w:rsidR="00FD3105" w:rsidRDefault="00FD3105">
      <w:pPr>
        <w:pStyle w:val="pxformfl"/>
        <w:ind w:left="500"/>
      </w:pPr>
      <w:r>
        <w:t xml:space="preserve"> </w:t>
      </w:r>
    </w:p>
    <w:p w14:paraId="0D79348B"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1. </w:t>
      </w:r>
    </w:p>
    <w:p w14:paraId="7DE16B38"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p.ct.id="3d29be30775711ee8e1ba9ecff0bf883|63|10:63"</w:instrText>
      </w:r>
      <w:r>
        <w:fldChar w:fldCharType="end"/>
      </w:r>
      <w:r>
        <w:t xml:space="preserve">Plaintiff </w:t>
      </w:r>
      <w:r>
        <w:rPr>
          <w:rStyle w:val="pxfinstr"/>
          <w:i/>
          <w:iCs/>
        </w:rPr>
        <w:t>[NAME OF PLAINTIFF]</w:t>
      </w:r>
      <w:r>
        <w:t xml:space="preserve"> is entitled to a statutory way of necessity pursuant to </w:t>
      </w:r>
      <w:r>
        <w:rPr>
          <w:rStyle w:val="pxst"/>
          <w:color w:val="FF0000"/>
          <w:sz w:val="20"/>
          <w:szCs w:val="20"/>
          <w:vertAlign w:val="superscript"/>
        </w:rPr>
        <w:t>►</w:t>
      </w:r>
      <w:r>
        <w:rPr>
          <w:rStyle w:val="pxst"/>
        </w:rPr>
        <w:fldChar w:fldCharType="begin"/>
      </w:r>
      <w:r>
        <w:rPr>
          <w:rStyle w:val="pxst"/>
        </w:rPr>
        <w:instrText>st.ref.id="I03W3NT"</w:instrText>
      </w:r>
      <w:r>
        <w:rPr>
          <w:rStyle w:val="pxst"/>
        </w:rPr>
        <w:fldChar w:fldCharType="end"/>
      </w:r>
      <w:r>
        <w:rPr>
          <w:rStyle w:val="pxst"/>
          <w:vanish/>
        </w:rPr>
        <w:t>&amp;s;</w:t>
      </w:r>
      <w:r>
        <w:rPr>
          <w:rStyle w:val="pxvis"/>
          <w:rFonts w:ascii="Times NewRoman" w:hAnsi="Times NewRoman"/>
          <w:b w:val="0"/>
          <w:sz w:val="24"/>
        </w:rPr>
        <w:t>§</w:t>
      </w:r>
      <w:r>
        <w:rPr>
          <w:rStyle w:val="pxst"/>
        </w:rPr>
        <w:t>704.01 Florida Statutes</w:t>
      </w:r>
      <w:r>
        <w:t>.</w:t>
      </w:r>
    </w:p>
    <w:p w14:paraId="4BDB426C"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2. </w:t>
      </w:r>
    </w:p>
    <w:p w14:paraId="35900579"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p.ct.id="3d29be30775711ee8e1ba9ecff0bf883|63|10:63"</w:instrText>
      </w:r>
      <w:r>
        <w:fldChar w:fldCharType="end"/>
      </w:r>
      <w:r>
        <w:t xml:space="preserve">The way of necessity shall be over the following described property of defendant </w:t>
      </w:r>
      <w:r>
        <w:rPr>
          <w:rStyle w:val="pxfinstr"/>
          <w:i/>
          <w:iCs/>
        </w:rPr>
        <w:t>[NAME OF DEFENDANT]</w:t>
      </w:r>
      <w:r>
        <w:t xml:space="preserve"> in </w:t>
      </w:r>
      <w:r>
        <w:rPr>
          <w:rStyle w:val="pxfinstr"/>
          <w:i/>
          <w:iCs/>
        </w:rPr>
        <w:t>[name of county]</w:t>
      </w:r>
      <w:r>
        <w:t>, Florida:</w:t>
      </w:r>
    </w:p>
    <w:p w14:paraId="712EBD6F" w14:textId="77777777" w:rsidR="00FD3105" w:rsidRDefault="00FD3105">
      <w:pPr>
        <w:pStyle w:val="pxformqbqp"/>
        <w:ind w:left="500"/>
      </w:pPr>
      <w:r>
        <w:rPr>
          <w:color w:val="FF0000"/>
          <w:vertAlign w:val="superscript"/>
        </w:rPr>
        <w:t>►</w:t>
      </w:r>
      <w:r>
        <w:fldChar w:fldCharType="begin"/>
      </w:r>
      <w:r>
        <w:instrText>qp.pstart="n"</w:instrText>
      </w:r>
      <w:r>
        <w:fldChar w:fldCharType="end"/>
      </w:r>
      <w:r>
        <w:rPr>
          <w:rStyle w:val="pxfinstr"/>
          <w:i/>
          <w:iCs/>
          <w:sz w:val="20"/>
        </w:rPr>
        <w:t>[legal description of property]</w:t>
      </w:r>
    </w:p>
    <w:p w14:paraId="29263A4B"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3. </w:t>
      </w:r>
    </w:p>
    <w:p w14:paraId="3A972989"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p.ct.id="3d29be30775711ee8e1ba9ecff0bf883|63|10:63"</w:instrText>
      </w:r>
      <w:r>
        <w:fldChar w:fldCharType="end"/>
      </w:r>
      <w:r>
        <w:t xml:space="preserve">The easement shall continue until plaintiff's property located in </w:t>
      </w:r>
      <w:r>
        <w:rPr>
          <w:rStyle w:val="pxfinstr"/>
          <w:i/>
          <w:iCs/>
        </w:rPr>
        <w:t>[name of county]</w:t>
      </w:r>
      <w:r>
        <w:t>, Florida and described as:</w:t>
      </w:r>
    </w:p>
    <w:p w14:paraId="542141E3" w14:textId="77777777" w:rsidR="00FD3105" w:rsidRDefault="00FD3105">
      <w:pPr>
        <w:pStyle w:val="pxformqbqp"/>
        <w:ind w:left="500"/>
      </w:pPr>
      <w:r>
        <w:rPr>
          <w:color w:val="FF0000"/>
          <w:vertAlign w:val="superscript"/>
        </w:rPr>
        <w:t>►</w:t>
      </w:r>
      <w:r>
        <w:fldChar w:fldCharType="begin"/>
      </w:r>
      <w:r>
        <w:instrText>qp.pstart="n"</w:instrText>
      </w:r>
      <w:r>
        <w:fldChar w:fldCharType="end"/>
      </w:r>
      <w:r>
        <w:rPr>
          <w:rStyle w:val="pxfinstr"/>
          <w:i/>
          <w:iCs/>
          <w:sz w:val="20"/>
        </w:rPr>
        <w:t>[legal description of property]</w:t>
      </w:r>
    </w:p>
    <w:p w14:paraId="1AE9887E" w14:textId="77777777" w:rsidR="00FD3105" w:rsidRDefault="00FD3105">
      <w:pPr>
        <w:pStyle w:val="pxformcp"/>
      </w:pPr>
      <w:r>
        <w:t>has direct access to a practicable public or private road without crossing defendant's property.</w:t>
      </w:r>
    </w:p>
    <w:p w14:paraId="0C261A40"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4. </w:t>
      </w:r>
    </w:p>
    <w:p w14:paraId="2CC9BFE0"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p.ct.id="3d29be30775711ee8e1ba9ecff0bf883|63|10:63"</w:instrText>
      </w:r>
      <w:r>
        <w:fldChar w:fldCharType="end"/>
      </w:r>
      <w:r>
        <w:t>Defendant's refusal to permit a statutory way of necessity before the commencement of this action was not unreasonable so plaintiff is not entitled to attorney fees or costs.</w:t>
      </w:r>
    </w:p>
    <w:p w14:paraId="52D2B7CF"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5. </w:t>
      </w:r>
    </w:p>
    <w:p w14:paraId="78E26C51"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p.ct.id="3d29be30775711ee8e1ba9ecff0bf883|63|10:63"</w:instrText>
      </w:r>
      <w:r>
        <w:fldChar w:fldCharType="end"/>
      </w:r>
      <w:r>
        <w:t>The jury award of $</w:t>
      </w:r>
      <w:r>
        <w:rPr>
          <w:rStyle w:val="pxfinstr"/>
          <w:i/>
          <w:iCs/>
        </w:rPr>
        <w:t>[dollar amount of jury award]</w:t>
      </w:r>
      <w:r>
        <w:t xml:space="preserve"> is the amount of compensation to which defendant, whose address is </w:t>
      </w:r>
      <w:r>
        <w:rPr>
          <w:rStyle w:val="pxfinstr"/>
          <w:i/>
          <w:iCs/>
        </w:rPr>
        <w:t>[address of defendant]</w:t>
      </w:r>
      <w:r>
        <w:t xml:space="preserve">, is entitled for plaintiff's use of the way of necessity and defendant </w:t>
      </w:r>
      <w:r>
        <w:rPr>
          <w:rStyle w:val="pxfinstr"/>
          <w:i/>
          <w:iCs/>
        </w:rPr>
        <w:t>[NAME OF DEFENDANT]</w:t>
      </w:r>
      <w:r>
        <w:t xml:space="preserve"> shall recover from plaintiff </w:t>
      </w:r>
      <w:r>
        <w:rPr>
          <w:rStyle w:val="pxfinstr"/>
          <w:i/>
          <w:iCs/>
        </w:rPr>
        <w:t>[NAME OF PLAINTIFF]</w:t>
      </w:r>
      <w:r>
        <w:t xml:space="preserve"> </w:t>
      </w:r>
      <w:r>
        <w:rPr>
          <w:rStyle w:val="pxfinstr"/>
          <w:i/>
          <w:iCs/>
        </w:rPr>
        <w:t>[OPTIONAL:, whose address is [address of plaintiff] and the last four digits of Social Security number are [last four numbers of Social Security number],]</w:t>
      </w:r>
      <w:r>
        <w:t xml:space="preserve"> the sum of $</w:t>
      </w:r>
      <w:r>
        <w:rPr>
          <w:rStyle w:val="pxfinstr"/>
          <w:i/>
          <w:iCs/>
        </w:rPr>
        <w:t>[dollar amount of jury award]</w:t>
      </w:r>
      <w:r>
        <w:t xml:space="preserve"> that shall bear interest at the rate prescribed by law, until paid.</w:t>
      </w:r>
    </w:p>
    <w:p w14:paraId="216263C0"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6. </w:t>
      </w:r>
    </w:p>
    <w:p w14:paraId="56998E32"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p.ct.id="3d29be30775711ee8e1ba9ecff0bf883|63|10:63"</w:instrText>
      </w:r>
      <w:r>
        <w:fldChar w:fldCharType="end"/>
      </w:r>
      <w:r>
        <w:t>The way of necessity shall date from the time the amount awarded in paragraph 5 is paid by plaintiff to defendant.</w:t>
      </w:r>
    </w:p>
    <w:p w14:paraId="5BF0FF03"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p.ct.id="3d29be30775711ee8e1ba9ecff0bf883|63|10:63"</w:instrText>
      </w:r>
      <w:r>
        <w:fldChar w:fldCharType="end"/>
      </w:r>
      <w:r>
        <w:t xml:space="preserve">ORDERED at </w:t>
      </w:r>
      <w:r>
        <w:rPr>
          <w:rStyle w:val="pxfinstr"/>
          <w:i/>
          <w:iCs/>
        </w:rPr>
        <w:t>[name of city]</w:t>
      </w:r>
      <w:r>
        <w:t xml:space="preserve">, Florida on </w:t>
      </w:r>
      <w:r>
        <w:rPr>
          <w:rStyle w:val="pxfinstr"/>
          <w:i/>
          <w:iCs/>
        </w:rPr>
        <w:t>[date of judgment]</w:t>
      </w:r>
      <w:r>
        <w:t>.</w:t>
      </w:r>
    </w:p>
    <w:p w14:paraId="4773F0AE" w14:textId="77777777" w:rsidR="00FD3105" w:rsidRDefault="00FD3105">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45E50DD7" w14:textId="77777777" w:rsidR="00FD3105" w:rsidRDefault="00FD3105">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judge]</w:t>
      </w:r>
    </w:p>
    <w:p w14:paraId="7F50C7A5"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judge]</w:t>
      </w:r>
    </w:p>
    <w:p w14:paraId="5907FD46" w14:textId="77777777" w:rsidR="00FD3105" w:rsidRDefault="00FD3105">
      <w:pPr>
        <w:pStyle w:val="pxformfsigtbl"/>
        <w:ind w:left="500"/>
      </w:pPr>
      <w:r>
        <w:t xml:space="preserve"> </w:t>
      </w:r>
      <w:r>
        <w:rPr>
          <w:color w:val="FF0000"/>
          <w:sz w:val="20"/>
          <w:szCs w:val="20"/>
          <w:vertAlign w:val="superscript"/>
        </w:rPr>
        <w:t>►</w:t>
      </w:r>
      <w:r>
        <w:fldChar w:fldCharType="begin"/>
      </w:r>
      <w:r>
        <w:instrText>tbl.ident="I023VPX"</w:instrText>
      </w:r>
      <w:r>
        <w:fldChar w:fldCharType="end"/>
      </w:r>
      <w:r>
        <w:fldChar w:fldCharType="begin"/>
      </w:r>
      <w:r>
        <w:instrText>tbl.uuid="I01QJ1M"</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228C5BD8"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7DAC3925"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tgroup.cols="2"</w:instrText>
      </w:r>
      <w:r>
        <w:fldChar w:fldCharType="end"/>
      </w:r>
    </w:p>
    <w:p w14:paraId="53192BD0"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colspec.colwidth="17*"</w:instrText>
      </w:r>
      <w:r>
        <w:fldChar w:fldCharType="end"/>
      </w:r>
    </w:p>
    <w:p w14:paraId="07B2AFA5"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colspec.colwidth="111*"</w:instrText>
      </w:r>
      <w:r>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D3105" w14:paraId="50B6E81A" w14:textId="77777777">
        <w:tblPrEx>
          <w:tblCellMar>
            <w:top w:w="0" w:type="dxa"/>
            <w:left w:w="0" w:type="dxa"/>
            <w:bottom w:w="0" w:type="dxa"/>
            <w:right w:w="0" w:type="dxa"/>
          </w:tblCellMar>
        </w:tblPrEx>
        <w:tc>
          <w:tcPr>
            <w:tcW w:w="4320" w:type="dxa"/>
            <w:tcBorders>
              <w:top w:val="nil"/>
              <w:left w:val="nil"/>
              <w:bottom w:val="nil"/>
              <w:right w:val="nil"/>
            </w:tcBorders>
          </w:tcPr>
          <w:p w14:paraId="6D0901B0"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Copies to:</w:t>
            </w:r>
          </w:p>
        </w:tc>
        <w:tc>
          <w:tcPr>
            <w:tcW w:w="4320" w:type="dxa"/>
            <w:tcBorders>
              <w:top w:val="nil"/>
              <w:left w:val="nil"/>
              <w:bottom w:val="nil"/>
              <w:right w:val="nil"/>
            </w:tcBorders>
          </w:tcPr>
          <w:p w14:paraId="0D92B859"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r w:rsidR="00FD3105" w14:paraId="30D0ADAD" w14:textId="77777777">
        <w:tblPrEx>
          <w:tblCellMar>
            <w:top w:w="0" w:type="dxa"/>
            <w:left w:w="0" w:type="dxa"/>
            <w:bottom w:w="0" w:type="dxa"/>
            <w:right w:w="0" w:type="dxa"/>
          </w:tblCellMar>
        </w:tblPrEx>
        <w:tc>
          <w:tcPr>
            <w:tcW w:w="4320" w:type="dxa"/>
            <w:tcBorders>
              <w:top w:val="nil"/>
              <w:left w:val="nil"/>
              <w:bottom w:val="nil"/>
              <w:right w:val="nil"/>
            </w:tcBorders>
          </w:tcPr>
          <w:p w14:paraId="13F30903"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4320" w:type="dxa"/>
            <w:tcBorders>
              <w:top w:val="nil"/>
              <w:left w:val="nil"/>
              <w:bottom w:val="nil"/>
              <w:right w:val="nil"/>
            </w:tcBorders>
          </w:tcPr>
          <w:p w14:paraId="6DAD6A37"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bl>
    <w:p w14:paraId="50A39CB0" w14:textId="77777777" w:rsidR="00FD3105" w:rsidRDefault="00FD3105">
      <w:pPr>
        <w:pStyle w:val="pxtbody"/>
      </w:pPr>
    </w:p>
    <w:p w14:paraId="2FBEF9C9" w14:textId="77777777" w:rsidR="00FD3105" w:rsidRDefault="00FD3105"/>
    <w:p w14:paraId="4C81526F" w14:textId="77777777" w:rsidR="00FD3105" w:rsidRDefault="00FD3105">
      <w:pPr>
        <w:pStyle w:val="pxcomnt"/>
      </w:pPr>
    </w:p>
    <w:p w14:paraId="184451EE" w14:textId="77777777" w:rsidR="00FD3105" w:rsidRDefault="00FD3105">
      <w:pPr>
        <w:pStyle w:val="pxhac"/>
        <w:spacing w:before="180"/>
        <w:jc w:val="center"/>
      </w:pPr>
      <w:r>
        <w:rPr>
          <w:rStyle w:val="pxb"/>
          <w:b/>
          <w:bCs/>
        </w:rPr>
        <w:t>Author's Comment</w:t>
      </w:r>
    </w:p>
    <w:p w14:paraId="1007D6A1"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p.ct.id="3d29be30775711ee8e1ba9ecff0bf883|63|10:63"</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st.ref.id="I048X7R"</w:instrText>
      </w:r>
      <w:r>
        <w:rPr>
          <w:rStyle w:val="pxst"/>
        </w:rPr>
        <w:fldChar w:fldCharType="end"/>
      </w:r>
      <w:r>
        <w:rPr>
          <w:rStyle w:val="pxst"/>
          <w:vanish/>
        </w:rPr>
        <w:t>&amp;s;</w:t>
      </w:r>
      <w:r>
        <w:rPr>
          <w:rStyle w:val="pxvis"/>
          <w:rFonts w:ascii="Times NewRoman" w:hAnsi="Times NewRoman"/>
          <w:b w:val="0"/>
          <w:sz w:val="24"/>
        </w:rPr>
        <w:t>§</w:t>
      </w:r>
      <w:r>
        <w:rPr>
          <w:rStyle w:val="pxst"/>
        </w:rPr>
        <w:t>704.04, Fla. Stat.</w:t>
      </w:r>
      <w:r>
        <w:t xml:space="preserve">; </w:t>
      </w:r>
      <w:r>
        <w:rPr>
          <w:rStyle w:val="pxcc"/>
          <w:color w:val="FF0000"/>
          <w:sz w:val="20"/>
          <w:szCs w:val="20"/>
          <w:vertAlign w:val="superscript"/>
        </w:rPr>
        <w:t>►</w:t>
      </w:r>
      <w:r>
        <w:rPr>
          <w:rStyle w:val="pxcc"/>
        </w:rPr>
        <w:fldChar w:fldCharType="begin"/>
      </w:r>
      <w:r>
        <w:rPr>
          <w:rStyle w:val="pxcc"/>
        </w:rPr>
        <w:instrText>cc.ref.id="I01O7I2"</w:instrText>
      </w:r>
      <w:r>
        <w:rPr>
          <w:rStyle w:val="pxcc"/>
        </w:rPr>
        <w:fldChar w:fldCharType="end"/>
      </w:r>
      <w:r>
        <w:rPr>
          <w:rStyle w:val="pxcc"/>
        </w:rPr>
        <w:t>Blanton v. City of Pinellas Park, 887 So. 2d 1224 (Fla. 2004)</w:t>
      </w:r>
      <w:r>
        <w:t>.</w:t>
      </w:r>
    </w:p>
    <w:p w14:paraId="17C196B0" w14:textId="77777777" w:rsidR="00FD3105" w:rsidRDefault="00FD3105">
      <w:pPr>
        <w:pStyle w:val="pxs"/>
        <w:spacing w:before="180"/>
        <w:rPr>
          <w:sz w:val="27"/>
          <w:szCs w:val="27"/>
        </w:rPr>
      </w:pPr>
      <w:r>
        <w:rPr>
          <w:sz w:val="27"/>
          <w:szCs w:val="27"/>
        </w:rPr>
        <w:t>10:64. Order</w:t>
      </w:r>
      <w:r>
        <w:rPr>
          <w:rStyle w:val="pxsep"/>
        </w:rPr>
        <w:t xml:space="preserve">-- </w:t>
      </w:r>
      <w:r>
        <w:rPr>
          <w:sz w:val="27"/>
          <w:szCs w:val="27"/>
        </w:rPr>
        <w:t>Accounting, liability to account</w:t>
      </w:r>
    </w:p>
    <w:p w14:paraId="78BE9A40" w14:textId="77777777" w:rsidR="00FD3105" w:rsidRDefault="00FD3105">
      <w:pPr>
        <w:pStyle w:val="pxov"/>
        <w:rPr>
          <w:vanish/>
        </w:rPr>
      </w:pPr>
      <w:r>
        <w:rPr>
          <w:vanish/>
        </w:rPr>
        <w:t>FMS</w:t>
      </w:r>
    </w:p>
    <w:p w14:paraId="433091EB" w14:textId="77777777" w:rsidR="00FD3105" w:rsidRDefault="00FD3105">
      <w:pPr>
        <w:pStyle w:val="pxov"/>
        <w:rPr>
          <w:vanish/>
        </w:rPr>
      </w:pPr>
      <w:r>
        <w:rPr>
          <w:vanish/>
        </w:rPr>
        <w:t>LCV</w:t>
      </w:r>
    </w:p>
    <w:p w14:paraId="395ACA33" w14:textId="77777777" w:rsidR="00FD3105" w:rsidRDefault="00FD3105">
      <w:pPr>
        <w:pStyle w:val="pxov"/>
        <w:rPr>
          <w:vanish/>
        </w:rPr>
      </w:pPr>
      <w:r>
        <w:rPr>
          <w:vanish/>
        </w:rPr>
        <w:t>LSC</w:t>
      </w:r>
    </w:p>
    <w:p w14:paraId="6B0BDA98" w14:textId="77777777" w:rsidR="00FD3105" w:rsidRDefault="00FD3105">
      <w:pPr>
        <w:pStyle w:val="pxov"/>
        <w:rPr>
          <w:vanish/>
        </w:rPr>
      </w:pPr>
      <w:r>
        <w:rPr>
          <w:vanish/>
        </w:rPr>
        <w:t>LS7</w:t>
      </w:r>
    </w:p>
    <w:p w14:paraId="40CDF1C7" w14:textId="77777777" w:rsidR="00FD3105" w:rsidRDefault="00FD3105">
      <w:pPr>
        <w:pStyle w:val="pxov"/>
        <w:rPr>
          <w:vanish/>
        </w:rPr>
      </w:pPr>
      <w:r>
        <w:rPr>
          <w:vanish/>
        </w:rPr>
        <w:t>FCV</w:t>
      </w:r>
    </w:p>
    <w:p w14:paraId="37C1432C" w14:textId="77777777" w:rsidR="00FD3105" w:rsidRDefault="00FD3105">
      <w:pPr>
        <w:pStyle w:val="pxov"/>
        <w:rPr>
          <w:vanish/>
        </w:rPr>
      </w:pPr>
      <w:r>
        <w:rPr>
          <w:vanish/>
        </w:rPr>
        <w:t>FLG</w:t>
      </w:r>
    </w:p>
    <w:p w14:paraId="0C3ACDB2" w14:textId="77777777" w:rsidR="00FD3105" w:rsidRDefault="00FD3105">
      <w:pPr>
        <w:pStyle w:val="pxformfcapfac"/>
        <w:jc w:val="center"/>
        <w:rPr>
          <w:sz w:val="24"/>
          <w:szCs w:val="24"/>
        </w:rPr>
      </w:pPr>
      <w:r>
        <w:rPr>
          <w:color w:val="FF0000"/>
          <w:sz w:val="20"/>
          <w:szCs w:val="20"/>
          <w:vertAlign w:val="superscript"/>
        </w:rPr>
        <w:t>►</w:t>
      </w:r>
      <w:r>
        <w:rPr>
          <w:sz w:val="24"/>
          <w:szCs w:val="24"/>
        </w:rPr>
        <w:fldChar w:fldCharType="begin"/>
      </w:r>
      <w:r>
        <w:rPr>
          <w:sz w:val="24"/>
          <w:szCs w:val="24"/>
        </w:rPr>
        <w:instrText>form.du="0"</w:instrText>
      </w:r>
      <w:r>
        <w:rPr>
          <w:sz w:val="24"/>
          <w:szCs w:val="24"/>
        </w:rPr>
        <w:fldChar w:fldCharType="end"/>
      </w:r>
      <w:r>
        <w:rPr>
          <w:sz w:val="24"/>
          <w:szCs w:val="24"/>
        </w:rPr>
        <w:fldChar w:fldCharType="begin"/>
      </w:r>
      <w:r>
        <w:rPr>
          <w:sz w:val="24"/>
          <w:szCs w:val="24"/>
        </w:rPr>
        <w:instrText>form.fid="I79dcc0209fed11dfbf230000837214a9"</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fcap.ref="manual"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sz w:val="24"/>
          <w:szCs w:val="24"/>
        </w:rPr>
        <w:t xml:space="preserve">IN THE CIRCUIT COURT FOR </w:t>
      </w:r>
      <w:r>
        <w:rPr>
          <w:rStyle w:val="pxfinstr"/>
          <w:i/>
          <w:iCs/>
          <w:szCs w:val="24"/>
        </w:rPr>
        <w:t>[NAME OF COUNTY]</w:t>
      </w:r>
      <w:r>
        <w:rPr>
          <w:sz w:val="24"/>
          <w:szCs w:val="24"/>
        </w:rPr>
        <w:t>, FLORIDA</w:t>
      </w:r>
    </w:p>
    <w:p w14:paraId="46F1EFEB" w14:textId="77777777" w:rsidR="00FD3105" w:rsidRDefault="00FD3105">
      <w:pPr>
        <w:pStyle w:val="pxformfcaptbl"/>
        <w:ind w:left="500"/>
      </w:pPr>
      <w:r>
        <w:t xml:space="preserve"> </w:t>
      </w:r>
      <w:r>
        <w:rPr>
          <w:color w:val="FF0000"/>
          <w:sz w:val="20"/>
          <w:szCs w:val="20"/>
          <w:vertAlign w:val="superscript"/>
        </w:rPr>
        <w:t>►</w:t>
      </w:r>
      <w:r>
        <w:fldChar w:fldCharType="begin"/>
      </w:r>
      <w:r>
        <w:instrText>tbl.brace.end="5"</w:instrText>
      </w:r>
      <w:r>
        <w:fldChar w:fldCharType="end"/>
      </w:r>
      <w:r>
        <w:fldChar w:fldCharType="begin"/>
      </w:r>
      <w:r>
        <w:instrText>tbl.brace.start="1"</w:instrText>
      </w:r>
      <w:r>
        <w:fldChar w:fldCharType="end"/>
      </w:r>
      <w:r>
        <w:fldChar w:fldCharType="begin"/>
      </w:r>
      <w:r>
        <w:instrText>tbl.ident="I066J4Z"</w:instrText>
      </w:r>
      <w:r>
        <w:fldChar w:fldCharType="end"/>
      </w:r>
      <w:r>
        <w:fldChar w:fldCharType="begin"/>
      </w:r>
      <w:r>
        <w:instrText>tbl.uuid="I051HSX"</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4A8DE46F"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40815CE7"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tgroup.cols="4"</w:instrText>
      </w:r>
      <w:r>
        <w:fldChar w:fldCharType="end"/>
      </w:r>
    </w:p>
    <w:p w14:paraId="3DD5D6F2"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colspec.colwidth="7*"</w:instrText>
      </w:r>
      <w:r>
        <w:fldChar w:fldCharType="end"/>
      </w:r>
    </w:p>
    <w:p w14:paraId="4FA3D143"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colspec.colwidth="16*"</w:instrText>
      </w:r>
      <w:r>
        <w:fldChar w:fldCharType="end"/>
      </w:r>
    </w:p>
    <w:p w14:paraId="5A9FDEE4" w14:textId="77777777" w:rsidR="00FD3105" w:rsidRDefault="00FD3105">
      <w:pPr>
        <w:pStyle w:val="pxcolspec"/>
      </w:pPr>
      <w:r>
        <w:rPr>
          <w:color w:val="FF0000"/>
          <w:sz w:val="20"/>
          <w:szCs w:val="20"/>
          <w:vertAlign w:val="superscript"/>
        </w:rPr>
        <w:t>►</w:t>
      </w:r>
      <w:r>
        <w:fldChar w:fldCharType="begin"/>
      </w:r>
      <w:r>
        <w:instrText>colspec.align="center"</w:instrText>
      </w:r>
      <w:r>
        <w:fldChar w:fldCharType="end"/>
      </w:r>
      <w:r>
        <w:fldChar w:fldCharType="begin"/>
      </w:r>
      <w:r>
        <w:instrText>colspec.colname="3"</w:instrText>
      </w:r>
      <w:r>
        <w:fldChar w:fldCharType="end"/>
      </w:r>
      <w:r>
        <w:fldChar w:fldCharType="begin"/>
      </w:r>
      <w:r>
        <w:instrText>colspec.colnum="3"</w:instrText>
      </w:r>
      <w:r>
        <w:fldChar w:fldCharType="end"/>
      </w:r>
      <w:r>
        <w:fldChar w:fldCharType="begin"/>
      </w:r>
      <w:r>
        <w:instrText>colspec.colwidth="7*"</w:instrText>
      </w:r>
      <w:r>
        <w:fldChar w:fldCharType="end"/>
      </w:r>
    </w:p>
    <w:p w14:paraId="4236ABB7" w14:textId="77777777" w:rsidR="00FD3105" w:rsidRDefault="00FD3105">
      <w:pPr>
        <w:pStyle w:val="pxcolspec"/>
      </w:pPr>
      <w:r>
        <w:rPr>
          <w:color w:val="FF0000"/>
          <w:sz w:val="20"/>
          <w:szCs w:val="20"/>
          <w:vertAlign w:val="superscript"/>
        </w:rPr>
        <w:t>►</w:t>
      </w:r>
      <w:r>
        <w:fldChar w:fldCharType="begin"/>
      </w:r>
      <w:r>
        <w:instrText>colspec.colname="4"</w:instrText>
      </w:r>
      <w:r>
        <w:fldChar w:fldCharType="end"/>
      </w:r>
      <w:r>
        <w:fldChar w:fldCharType="begin"/>
      </w:r>
      <w:r>
        <w:instrText>colspec.colnum="4"</w:instrText>
      </w:r>
      <w:r>
        <w:fldChar w:fldCharType="end"/>
      </w:r>
      <w:r>
        <w:fldChar w:fldCharType="begin"/>
      </w:r>
      <w:r>
        <w:instrText>colspec.colwidth="34*"</w:instrText>
      </w:r>
      <w:r>
        <w:fldChar w:fldCharType="end"/>
      </w:r>
    </w:p>
    <w:tbl>
      <w:tblPr>
        <w:tblW w:w="0" w:type="auto"/>
        <w:tblLayout w:type="fixed"/>
        <w:tblCellMar>
          <w:left w:w="0" w:type="dxa"/>
          <w:right w:w="0" w:type="dxa"/>
        </w:tblCellMar>
        <w:tblLook w:val="0000" w:firstRow="0" w:lastRow="0" w:firstColumn="0" w:lastColumn="0" w:noHBand="0" w:noVBand="0"/>
      </w:tblPr>
      <w:tblGrid>
        <w:gridCol w:w="2160"/>
        <w:gridCol w:w="2160"/>
        <w:gridCol w:w="2160"/>
        <w:gridCol w:w="2160"/>
      </w:tblGrid>
      <w:tr w:rsidR="00FD3105" w14:paraId="301F3201" w14:textId="77777777">
        <w:tblPrEx>
          <w:tblCellMar>
            <w:top w:w="0" w:type="dxa"/>
            <w:left w:w="0" w:type="dxa"/>
            <w:bottom w:w="0" w:type="dxa"/>
            <w:right w:w="0" w:type="dxa"/>
          </w:tblCellMar>
        </w:tblPrEx>
        <w:tc>
          <w:tcPr>
            <w:tcW w:w="2160" w:type="dxa"/>
            <w:tcBorders>
              <w:top w:val="nil"/>
              <w:left w:val="nil"/>
              <w:bottom w:val="nil"/>
              <w:right w:val="nil"/>
            </w:tcBorders>
          </w:tcPr>
          <w:p w14:paraId="466671FB" w14:textId="77777777" w:rsidR="00FD3105" w:rsidRDefault="00FD3105">
            <w:r>
              <w:rPr>
                <w:color w:val="FF0000"/>
                <w:sz w:val="20"/>
                <w:szCs w:val="20"/>
                <w:vertAlign w:val="superscript"/>
              </w:rPr>
              <w:t>►</w:t>
            </w:r>
            <w:r>
              <w:fldChar w:fldCharType="begin"/>
            </w:r>
            <w:r>
              <w:instrText>tbody.valign="top"</w:instrText>
            </w:r>
            <w:r>
              <w:fldChar w:fldCharType="end"/>
            </w:r>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PLAINTIFF]</w:t>
            </w:r>
            <w:r>
              <w:rPr>
                <w:rStyle w:val="pxrowentry"/>
              </w:rPr>
              <w:t>,</w:t>
            </w:r>
          </w:p>
        </w:tc>
        <w:tc>
          <w:tcPr>
            <w:tcW w:w="2160" w:type="dxa"/>
            <w:tcBorders>
              <w:top w:val="nil"/>
              <w:left w:val="nil"/>
              <w:bottom w:val="nil"/>
              <w:right w:val="nil"/>
            </w:tcBorders>
          </w:tcPr>
          <w:p w14:paraId="632F969A" w14:textId="77777777" w:rsidR="00FD3105" w:rsidRDefault="00FD3105">
            <w:r>
              <w:rPr>
                <w:rStyle w:val="pxentry"/>
                <w:color w:val="FF0000"/>
                <w:sz w:val="20"/>
                <w:szCs w:val="20"/>
                <w:vertAlign w:val="superscript"/>
              </w:rPr>
              <w:t>►</w:t>
            </w:r>
            <w:r>
              <w:rPr>
                <w:rStyle w:val="pxentry"/>
              </w:rPr>
              <w:fldChar w:fldCharType="begin"/>
            </w:r>
            <w:r>
              <w:rPr>
                <w:rStyle w:val="pxentry"/>
              </w:rPr>
              <w:instrText>entry.morerows="4"</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vanish/>
              </w:rPr>
              <w:t>&amp;brace;</w:t>
            </w:r>
            <w:r>
              <w:rPr>
                <w:rStyle w:val="pxvis"/>
                <w:rFonts w:ascii="Times NewRoman" w:hAnsi="Times NewRoman"/>
                <w:b w:val="0"/>
                <w:sz w:val="24"/>
              </w:rPr>
              <w:t>}</w:t>
            </w:r>
          </w:p>
        </w:tc>
        <w:tc>
          <w:tcPr>
            <w:tcW w:w="2160" w:type="dxa"/>
            <w:tcBorders>
              <w:top w:val="nil"/>
              <w:left w:val="nil"/>
              <w:bottom w:val="nil"/>
              <w:right w:val="nil"/>
            </w:tcBorders>
          </w:tcPr>
          <w:p w14:paraId="33B18BC8"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3D4C3878" w14:textId="77777777" w:rsidR="00FD3105" w:rsidRDefault="00FD3105"/>
        </w:tc>
      </w:tr>
      <w:tr w:rsidR="00FD3105" w14:paraId="206959EF" w14:textId="77777777">
        <w:tblPrEx>
          <w:tblCellMar>
            <w:top w:w="0" w:type="dxa"/>
            <w:left w:w="0" w:type="dxa"/>
            <w:bottom w:w="0" w:type="dxa"/>
            <w:right w:w="0" w:type="dxa"/>
          </w:tblCellMar>
        </w:tblPrEx>
        <w:tc>
          <w:tcPr>
            <w:tcW w:w="2160" w:type="dxa"/>
            <w:tcBorders>
              <w:top w:val="nil"/>
              <w:left w:val="nil"/>
              <w:bottom w:val="nil"/>
              <w:right w:val="nil"/>
            </w:tcBorders>
          </w:tcPr>
          <w:p w14:paraId="37CE251C"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7A72675A"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Plaintiff,</w:t>
            </w:r>
          </w:p>
        </w:tc>
        <w:tc>
          <w:tcPr>
            <w:tcW w:w="2160" w:type="dxa"/>
            <w:tcBorders>
              <w:top w:val="nil"/>
              <w:left w:val="nil"/>
              <w:bottom w:val="nil"/>
              <w:right w:val="nil"/>
            </w:tcBorders>
          </w:tcPr>
          <w:p w14:paraId="11F3F324"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56C360E7" w14:textId="77777777" w:rsidR="00FD3105" w:rsidRDefault="00FD3105"/>
        </w:tc>
      </w:tr>
      <w:tr w:rsidR="00FD3105" w14:paraId="56C63FE4" w14:textId="77777777">
        <w:tblPrEx>
          <w:tblCellMar>
            <w:top w:w="0" w:type="dxa"/>
            <w:left w:w="0" w:type="dxa"/>
            <w:bottom w:w="0" w:type="dxa"/>
            <w:right w:w="0" w:type="dxa"/>
          </w:tblCellMar>
        </w:tblPrEx>
        <w:tc>
          <w:tcPr>
            <w:tcW w:w="2160" w:type="dxa"/>
            <w:tcBorders>
              <w:top w:val="nil"/>
              <w:left w:val="nil"/>
              <w:bottom w:val="nil"/>
              <w:right w:val="nil"/>
            </w:tcBorders>
          </w:tcPr>
          <w:p w14:paraId="04ABDB67"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entry.align="left"</w:instrText>
            </w:r>
            <w:r>
              <w:rPr>
                <w:rStyle w:val="pxrowentry"/>
              </w:rPr>
              <w:fldChar w:fldCharType="end"/>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v.</w:t>
            </w:r>
          </w:p>
        </w:tc>
        <w:tc>
          <w:tcPr>
            <w:tcW w:w="2160" w:type="dxa"/>
            <w:tcBorders>
              <w:top w:val="nil"/>
              <w:left w:val="nil"/>
              <w:bottom w:val="nil"/>
              <w:right w:val="nil"/>
            </w:tcBorders>
          </w:tcPr>
          <w:p w14:paraId="500CAD06"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 xml:space="preserve">CASE </w:t>
            </w:r>
            <w:r>
              <w:rPr>
                <w:rStyle w:val="pxfinstr"/>
                <w:i/>
                <w:iCs/>
              </w:rPr>
              <w:t>[CASE NUMBER]</w:t>
            </w:r>
          </w:p>
        </w:tc>
        <w:tc>
          <w:tcPr>
            <w:tcW w:w="2160" w:type="dxa"/>
            <w:tcBorders>
              <w:top w:val="nil"/>
              <w:left w:val="nil"/>
              <w:bottom w:val="nil"/>
              <w:right w:val="nil"/>
            </w:tcBorders>
          </w:tcPr>
          <w:p w14:paraId="11569846" w14:textId="77777777" w:rsidR="00FD3105" w:rsidRDefault="00FD3105"/>
        </w:tc>
        <w:tc>
          <w:tcPr>
            <w:tcW w:w="2160" w:type="dxa"/>
            <w:tcBorders>
              <w:top w:val="nil"/>
              <w:left w:val="nil"/>
              <w:bottom w:val="nil"/>
              <w:right w:val="nil"/>
            </w:tcBorders>
          </w:tcPr>
          <w:p w14:paraId="421C67C8" w14:textId="77777777" w:rsidR="00FD3105" w:rsidRDefault="00FD3105"/>
        </w:tc>
      </w:tr>
      <w:tr w:rsidR="00FD3105" w14:paraId="602684A9" w14:textId="77777777">
        <w:tblPrEx>
          <w:tblCellMar>
            <w:top w:w="0" w:type="dxa"/>
            <w:left w:w="0" w:type="dxa"/>
            <w:bottom w:w="0" w:type="dxa"/>
            <w:right w:w="0" w:type="dxa"/>
          </w:tblCellMar>
        </w:tblPrEx>
        <w:tc>
          <w:tcPr>
            <w:tcW w:w="2160" w:type="dxa"/>
            <w:tcBorders>
              <w:top w:val="nil"/>
              <w:left w:val="nil"/>
              <w:bottom w:val="nil"/>
              <w:right w:val="nil"/>
            </w:tcBorders>
          </w:tcPr>
          <w:p w14:paraId="0E8DFEAC"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DEFENDANT]</w:t>
            </w:r>
            <w:r>
              <w:rPr>
                <w:rStyle w:val="pxrowentry"/>
              </w:rPr>
              <w:t>,</w:t>
            </w:r>
          </w:p>
        </w:tc>
        <w:tc>
          <w:tcPr>
            <w:tcW w:w="2160" w:type="dxa"/>
            <w:tcBorders>
              <w:top w:val="nil"/>
              <w:left w:val="nil"/>
              <w:bottom w:val="nil"/>
              <w:right w:val="nil"/>
            </w:tcBorders>
          </w:tcPr>
          <w:p w14:paraId="786FD516"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754EAD91" w14:textId="77777777" w:rsidR="00FD3105" w:rsidRDefault="00FD3105"/>
        </w:tc>
        <w:tc>
          <w:tcPr>
            <w:tcW w:w="2160" w:type="dxa"/>
            <w:tcBorders>
              <w:top w:val="nil"/>
              <w:left w:val="nil"/>
              <w:bottom w:val="nil"/>
              <w:right w:val="nil"/>
            </w:tcBorders>
          </w:tcPr>
          <w:p w14:paraId="66658830" w14:textId="77777777" w:rsidR="00FD3105" w:rsidRDefault="00FD3105"/>
        </w:tc>
      </w:tr>
      <w:tr w:rsidR="00FD3105" w14:paraId="1B8B7408" w14:textId="77777777">
        <w:tblPrEx>
          <w:tblCellMar>
            <w:top w:w="0" w:type="dxa"/>
            <w:left w:w="0" w:type="dxa"/>
            <w:bottom w:w="0" w:type="dxa"/>
            <w:right w:w="0" w:type="dxa"/>
          </w:tblCellMar>
        </w:tblPrEx>
        <w:tc>
          <w:tcPr>
            <w:tcW w:w="2160" w:type="dxa"/>
            <w:tcBorders>
              <w:top w:val="nil"/>
              <w:left w:val="nil"/>
              <w:bottom w:val="nil"/>
              <w:right w:val="nil"/>
            </w:tcBorders>
          </w:tcPr>
          <w:p w14:paraId="40BC1E76"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0BE97142"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Defendant.</w:t>
            </w:r>
          </w:p>
        </w:tc>
        <w:tc>
          <w:tcPr>
            <w:tcW w:w="2160" w:type="dxa"/>
            <w:tcBorders>
              <w:top w:val="nil"/>
              <w:left w:val="nil"/>
              <w:bottom w:val="nil"/>
              <w:right w:val="nil"/>
            </w:tcBorders>
          </w:tcPr>
          <w:p w14:paraId="15AAA308"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4E3D2A45" w14:textId="77777777" w:rsidR="00FD3105" w:rsidRDefault="00FD3105"/>
        </w:tc>
      </w:tr>
    </w:tbl>
    <w:p w14:paraId="4FEF1E03" w14:textId="77777777" w:rsidR="00FD3105" w:rsidRDefault="00FD3105">
      <w:pPr>
        <w:pStyle w:val="pxtbody"/>
      </w:pPr>
    </w:p>
    <w:p w14:paraId="235F4164" w14:textId="77777777" w:rsidR="00FD3105" w:rsidRDefault="00FD3105"/>
    <w:p w14:paraId="185C6D2D" w14:textId="77777777" w:rsidR="00FD3105" w:rsidRDefault="00FD3105">
      <w:pPr>
        <w:pStyle w:val="pxformhac"/>
        <w:spacing w:before="180"/>
        <w:jc w:val="center"/>
      </w:pPr>
      <w:r>
        <w:t xml:space="preserve">ORDER FOR ACCOUNTING </w:t>
      </w:r>
    </w:p>
    <w:p w14:paraId="2CD514A4"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p.ct.id="3d29be30775711ee8e1ba9ecff0bf883|64|10:64"</w:instrText>
      </w:r>
      <w:r>
        <w:fldChar w:fldCharType="end"/>
      </w:r>
      <w:r>
        <w:t>This action was heard on the issue of defendant's liability to account to plaintiff and the court finds that a joint venture existed between the parties so</w:t>
      </w:r>
    </w:p>
    <w:p w14:paraId="0585A163"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p.ct.id="3d29be30775711ee8e1ba9ecff0bf883|64|10:64"</w:instrText>
      </w:r>
      <w:r>
        <w:fldChar w:fldCharType="end"/>
      </w:r>
      <w:r>
        <w:t>IT IS ADJUDGED that:</w:t>
      </w:r>
    </w:p>
    <w:p w14:paraId="728D0337" w14:textId="77777777" w:rsidR="00FD3105" w:rsidRDefault="00FD3105">
      <w:pPr>
        <w:pStyle w:val="pxformfl"/>
        <w:ind w:left="500"/>
      </w:pPr>
      <w:r>
        <w:t xml:space="preserve"> </w:t>
      </w:r>
    </w:p>
    <w:p w14:paraId="26C15449"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1. </w:t>
      </w:r>
    </w:p>
    <w:p w14:paraId="61CB3F5F"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p.ct.id="3d29be30775711ee8e1ba9ecff0bf883|64|10:64"</w:instrText>
      </w:r>
      <w:r>
        <w:fldChar w:fldCharType="end"/>
      </w:r>
      <w:r>
        <w:t xml:space="preserve">Defendant </w:t>
      </w:r>
      <w:r>
        <w:rPr>
          <w:rStyle w:val="pxfinstr"/>
          <w:i/>
          <w:iCs/>
        </w:rPr>
        <w:t>[NAME OF DEFENDANT]</w:t>
      </w:r>
      <w:r>
        <w:t xml:space="preserve"> shall account for all assets, income, expenses and acts of defendant in connection with the joint venture between the parties known as </w:t>
      </w:r>
      <w:r>
        <w:rPr>
          <w:rStyle w:val="pxfinstr"/>
          <w:i/>
          <w:iCs/>
        </w:rPr>
        <w:t>[name of joint venture]</w:t>
      </w:r>
      <w:r>
        <w:t>.</w:t>
      </w:r>
    </w:p>
    <w:p w14:paraId="4D4B0AF5"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2. </w:t>
      </w:r>
    </w:p>
    <w:p w14:paraId="52F044FA"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p.ct.id="3d29be30775711ee8e1ba9ecff0bf883|64|10:64"</w:instrText>
      </w:r>
      <w:r>
        <w:fldChar w:fldCharType="end"/>
      </w:r>
      <w:r>
        <w:rPr>
          <w:rStyle w:val="pxfinstr"/>
          <w:i/>
          <w:iCs/>
        </w:rPr>
        <w:t>[Name of special master]</w:t>
      </w:r>
      <w:r>
        <w:t xml:space="preserve"> is appointed as special master in this action to take all evidence presented by the parties in the accounting and to report the evidence with the special master's findings of fact to this court with all dispatch.</w:t>
      </w:r>
    </w:p>
    <w:p w14:paraId="6692FAD7"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p.ct.id="3d29be30775711ee8e1ba9ecff0bf883|64|10:64"</w:instrText>
      </w:r>
      <w:r>
        <w:fldChar w:fldCharType="end"/>
      </w:r>
      <w:r>
        <w:t xml:space="preserve">ORDERED at </w:t>
      </w:r>
      <w:r>
        <w:rPr>
          <w:rStyle w:val="pxfinstr"/>
          <w:i/>
          <w:iCs/>
        </w:rPr>
        <w:t>[name of city]</w:t>
      </w:r>
      <w:r>
        <w:t xml:space="preserve">, Florida on </w:t>
      </w:r>
      <w:r>
        <w:rPr>
          <w:rStyle w:val="pxfinstr"/>
          <w:i/>
          <w:iCs/>
        </w:rPr>
        <w:t>[date of judgment]</w:t>
      </w:r>
      <w:r>
        <w:t>.</w:t>
      </w:r>
    </w:p>
    <w:p w14:paraId="2FAE0A02" w14:textId="77777777" w:rsidR="00FD3105" w:rsidRDefault="00FD3105">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42C2CAE3" w14:textId="77777777" w:rsidR="00FD3105" w:rsidRDefault="00FD3105">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judge]</w:t>
      </w:r>
    </w:p>
    <w:p w14:paraId="45EE5057"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judge]</w:t>
      </w:r>
    </w:p>
    <w:p w14:paraId="628CE655" w14:textId="77777777" w:rsidR="00FD3105" w:rsidRDefault="00FD3105">
      <w:pPr>
        <w:pStyle w:val="pxformfsigtbl"/>
        <w:ind w:left="500"/>
      </w:pPr>
      <w:r>
        <w:t xml:space="preserve"> </w:t>
      </w:r>
      <w:r>
        <w:rPr>
          <w:color w:val="FF0000"/>
          <w:sz w:val="20"/>
          <w:szCs w:val="20"/>
          <w:vertAlign w:val="superscript"/>
        </w:rPr>
        <w:t>►</w:t>
      </w:r>
      <w:r>
        <w:fldChar w:fldCharType="begin"/>
      </w:r>
      <w:r>
        <w:instrText>tbl.ident="I02YGZS"</w:instrText>
      </w:r>
      <w:r>
        <w:fldChar w:fldCharType="end"/>
      </w:r>
      <w:r>
        <w:fldChar w:fldCharType="begin"/>
      </w:r>
      <w:r>
        <w:instrText>tbl.uuid="I03AG8V"</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526D24B8"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40267884"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tgroup.cols="2"</w:instrText>
      </w:r>
      <w:r>
        <w:fldChar w:fldCharType="end"/>
      </w:r>
    </w:p>
    <w:p w14:paraId="1EEA3958"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colspec.colwidth="17*"</w:instrText>
      </w:r>
      <w:r>
        <w:fldChar w:fldCharType="end"/>
      </w:r>
    </w:p>
    <w:p w14:paraId="1AA6B332"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colspec.colwidth="111*"</w:instrText>
      </w:r>
      <w:r>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D3105" w14:paraId="19E91E38" w14:textId="77777777">
        <w:tblPrEx>
          <w:tblCellMar>
            <w:top w:w="0" w:type="dxa"/>
            <w:left w:w="0" w:type="dxa"/>
            <w:bottom w:w="0" w:type="dxa"/>
            <w:right w:w="0" w:type="dxa"/>
          </w:tblCellMar>
        </w:tblPrEx>
        <w:tc>
          <w:tcPr>
            <w:tcW w:w="4320" w:type="dxa"/>
            <w:tcBorders>
              <w:top w:val="nil"/>
              <w:left w:val="nil"/>
              <w:bottom w:val="nil"/>
              <w:right w:val="nil"/>
            </w:tcBorders>
          </w:tcPr>
          <w:p w14:paraId="083550EC"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Copies to:</w:t>
            </w:r>
          </w:p>
        </w:tc>
        <w:tc>
          <w:tcPr>
            <w:tcW w:w="4320" w:type="dxa"/>
            <w:tcBorders>
              <w:top w:val="nil"/>
              <w:left w:val="nil"/>
              <w:bottom w:val="nil"/>
              <w:right w:val="nil"/>
            </w:tcBorders>
          </w:tcPr>
          <w:p w14:paraId="006E135A"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r w:rsidR="00FD3105" w14:paraId="52D7BEAB" w14:textId="77777777">
        <w:tblPrEx>
          <w:tblCellMar>
            <w:top w:w="0" w:type="dxa"/>
            <w:left w:w="0" w:type="dxa"/>
            <w:bottom w:w="0" w:type="dxa"/>
            <w:right w:w="0" w:type="dxa"/>
          </w:tblCellMar>
        </w:tblPrEx>
        <w:tc>
          <w:tcPr>
            <w:tcW w:w="4320" w:type="dxa"/>
            <w:tcBorders>
              <w:top w:val="nil"/>
              <w:left w:val="nil"/>
              <w:bottom w:val="nil"/>
              <w:right w:val="nil"/>
            </w:tcBorders>
          </w:tcPr>
          <w:p w14:paraId="1F38F881"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4320" w:type="dxa"/>
            <w:tcBorders>
              <w:top w:val="nil"/>
              <w:left w:val="nil"/>
              <w:bottom w:val="nil"/>
              <w:right w:val="nil"/>
            </w:tcBorders>
          </w:tcPr>
          <w:p w14:paraId="67A227A4"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bl>
    <w:p w14:paraId="39BA807C" w14:textId="77777777" w:rsidR="00FD3105" w:rsidRDefault="00FD3105">
      <w:pPr>
        <w:pStyle w:val="pxtbody"/>
      </w:pPr>
    </w:p>
    <w:p w14:paraId="42DFF122" w14:textId="77777777" w:rsidR="00FD3105" w:rsidRDefault="00FD3105"/>
    <w:p w14:paraId="24328842" w14:textId="77777777" w:rsidR="00FD3105" w:rsidRDefault="00FD3105">
      <w:pPr>
        <w:pStyle w:val="pxcomnt"/>
      </w:pPr>
    </w:p>
    <w:p w14:paraId="41A21CD3" w14:textId="77777777" w:rsidR="00FD3105" w:rsidRDefault="00FD3105">
      <w:pPr>
        <w:pStyle w:val="pxhac"/>
        <w:spacing w:before="180"/>
        <w:jc w:val="center"/>
      </w:pPr>
      <w:r>
        <w:rPr>
          <w:rStyle w:val="pxb"/>
          <w:b/>
          <w:bCs/>
        </w:rPr>
        <w:t>Author's Comment</w:t>
      </w:r>
    </w:p>
    <w:p w14:paraId="0338A41F"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p.ct.id="3d29be30775711ee8e1ba9ecff0bf883|64|10:64"</w:instrText>
      </w:r>
      <w:r>
        <w:fldChar w:fldCharType="end"/>
      </w:r>
      <w:r>
        <w:t xml:space="preserve">Accountings have two phases. The first phase is on the liability to account. This form is a determination of liability. Ordinarily, the accounting itself is conducted by a magistrate. See </w:t>
      </w:r>
      <w:r>
        <w:rPr>
          <w:rStyle w:val="pxst"/>
          <w:color w:val="FF0000"/>
          <w:sz w:val="20"/>
          <w:szCs w:val="20"/>
          <w:vertAlign w:val="superscript"/>
        </w:rPr>
        <w:t>►</w:t>
      </w:r>
      <w:r>
        <w:rPr>
          <w:rStyle w:val="pxst"/>
        </w:rPr>
        <w:fldChar w:fldCharType="begin"/>
      </w:r>
      <w:r>
        <w:rPr>
          <w:rStyle w:val="pxst"/>
        </w:rPr>
        <w:instrText>st.ref.id="I035K0J"</w:instrText>
      </w:r>
      <w:r>
        <w:rPr>
          <w:rStyle w:val="pxst"/>
        </w:rPr>
        <w:fldChar w:fldCharType="end"/>
      </w:r>
      <w:r>
        <w:rPr>
          <w:rStyle w:val="pxst"/>
        </w:rPr>
        <w:t>Fla. R. Civ. P. 1.490</w:t>
      </w:r>
      <w:r>
        <w:t>. A finding of no liability results in the usual nonjury judgment for defendant.</w:t>
      </w:r>
    </w:p>
    <w:p w14:paraId="2EFCE818" w14:textId="77777777" w:rsidR="00FD3105" w:rsidRDefault="00FD3105">
      <w:pPr>
        <w:pStyle w:val="pxs"/>
        <w:spacing w:before="180"/>
        <w:rPr>
          <w:sz w:val="27"/>
          <w:szCs w:val="27"/>
        </w:rPr>
      </w:pPr>
      <w:r>
        <w:rPr>
          <w:sz w:val="27"/>
          <w:szCs w:val="27"/>
        </w:rPr>
        <w:t>10:65. Order</w:t>
      </w:r>
      <w:r>
        <w:rPr>
          <w:rStyle w:val="pxsep"/>
        </w:rPr>
        <w:t xml:space="preserve">-- </w:t>
      </w:r>
      <w:r>
        <w:rPr>
          <w:sz w:val="27"/>
          <w:szCs w:val="27"/>
        </w:rPr>
        <w:t>Dissolution of marriage, income deduction</w:t>
      </w:r>
    </w:p>
    <w:p w14:paraId="3760A85A" w14:textId="77777777" w:rsidR="00FD3105" w:rsidRDefault="00FD3105">
      <w:pPr>
        <w:pStyle w:val="pxcomnt"/>
      </w:pPr>
    </w:p>
    <w:p w14:paraId="1227680E" w14:textId="77777777" w:rsidR="00FD3105" w:rsidRDefault="00FD3105">
      <w:pPr>
        <w:pStyle w:val="pxhac"/>
        <w:spacing w:before="180"/>
        <w:jc w:val="center"/>
      </w:pPr>
      <w:r>
        <w:rPr>
          <w:rStyle w:val="pxb"/>
          <w:b/>
          <w:bCs/>
        </w:rPr>
        <w:t>Author's Comment</w:t>
      </w:r>
    </w:p>
    <w:p w14:paraId="0CCF8F05"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p.ct.id="3d29be30775711ee8e1ba9ecff0bf883|65|10:65"</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st.ref.id="I02VNUY"</w:instrText>
      </w:r>
      <w:r>
        <w:rPr>
          <w:rStyle w:val="pxst"/>
        </w:rPr>
        <w:fldChar w:fldCharType="end"/>
      </w:r>
      <w:r>
        <w:rPr>
          <w:rStyle w:val="pxst"/>
        </w:rPr>
        <w:t>Fla. Fam. L. R. P. 12.996(a)</w:t>
      </w:r>
      <w:r>
        <w:t xml:space="preserve">; </w:t>
      </w:r>
      <w:r>
        <w:rPr>
          <w:rStyle w:val="pxst"/>
          <w:color w:val="FF0000"/>
          <w:sz w:val="20"/>
          <w:szCs w:val="20"/>
          <w:vertAlign w:val="superscript"/>
        </w:rPr>
        <w:t>►</w:t>
      </w:r>
      <w:r>
        <w:rPr>
          <w:rStyle w:val="pxst"/>
        </w:rPr>
        <w:fldChar w:fldCharType="begin"/>
      </w:r>
      <w:r>
        <w:rPr>
          <w:rStyle w:val="pxst"/>
        </w:rPr>
        <w:instrText>st.ref.id="I048X7M"</w:instrText>
      </w:r>
      <w:r>
        <w:rPr>
          <w:rStyle w:val="pxst"/>
        </w:rPr>
        <w:fldChar w:fldCharType="end"/>
      </w:r>
      <w:r>
        <w:rPr>
          <w:rStyle w:val="pxst"/>
          <w:vanish/>
        </w:rPr>
        <w:t>&amp;s;</w:t>
      </w:r>
      <w:r>
        <w:rPr>
          <w:rStyle w:val="pxvis"/>
          <w:rFonts w:ascii="Times NewRoman" w:hAnsi="Times NewRoman"/>
          <w:b w:val="0"/>
          <w:sz w:val="24"/>
        </w:rPr>
        <w:t>§</w:t>
      </w:r>
      <w:r>
        <w:rPr>
          <w:rStyle w:val="pxst"/>
        </w:rPr>
        <w:t>61.1301(1), Fla. Stat.</w:t>
      </w:r>
      <w:r>
        <w:t xml:space="preserve"> Section 61.1301(1)(e) requires a statement to the obligor of his rights, remedies and duties under the income deduction order. See Form 12.996(b) and </w:t>
      </w:r>
      <w:r>
        <w:rPr>
          <w:rStyle w:val="pxx"/>
          <w:color w:val="FF0000"/>
          <w:sz w:val="20"/>
          <w:szCs w:val="20"/>
          <w:vertAlign w:val="superscript"/>
        </w:rPr>
        <w:t>►</w:t>
      </w:r>
      <w:ins w:id="508" w:author="Debra M. Salisbury" w:date="2024-02-24T12:55:00Z">
        <w:r w:rsidR="00754BBE">
          <w:rPr>
            <w:rStyle w:val="pxx"/>
          </w:rPr>
          <w:t xml:space="preserve">Comments in </w:t>
        </w:r>
      </w:ins>
      <w:r>
        <w:rPr>
          <w:rStyle w:val="pxx"/>
        </w:rPr>
        <w:fldChar w:fldCharType="begin"/>
      </w:r>
      <w:r>
        <w:rPr>
          <w:rStyle w:val="pxx"/>
        </w:rPr>
        <w:instrText>x.ref.id="I013KF8"</w:instrText>
      </w:r>
      <w:r>
        <w:rPr>
          <w:rStyle w:val="pxx"/>
        </w:rPr>
        <w:fldChar w:fldCharType="end"/>
      </w:r>
      <w:del w:id="509" w:author="Debra M. Salisbury" w:date="2024-05-05T12:12:00Z">
        <w:r w:rsidDel="00030D9D">
          <w:rPr>
            <w:rStyle w:val="pxx"/>
          </w:rPr>
          <w:delText xml:space="preserve">section </w:delText>
        </w:r>
      </w:del>
      <w:ins w:id="510" w:author="Debra M. Salisbury" w:date="2024-05-05T12:12:00Z">
        <w:r w:rsidR="00030D9D">
          <w:rPr>
            <w:rStyle w:val="pxx"/>
            <w:rFonts w:ascii="Times New Roman" w:hAnsi="Times New Roman"/>
          </w:rPr>
          <w:t>§</w:t>
        </w:r>
      </w:ins>
      <w:r>
        <w:rPr>
          <w:rStyle w:val="pxx"/>
        </w:rPr>
        <w:t>10:69</w:t>
      </w:r>
      <w:r>
        <w:t xml:space="preserve"> for the method of computing the sum in accordance with the </w:t>
      </w:r>
      <w:r>
        <w:rPr>
          <w:rStyle w:val="pxsst"/>
          <w:color w:val="FF0000"/>
          <w:sz w:val="20"/>
          <w:szCs w:val="20"/>
          <w:vertAlign w:val="superscript"/>
        </w:rPr>
        <w:t>►</w:t>
      </w:r>
      <w:r>
        <w:rPr>
          <w:rStyle w:val="pxsst"/>
        </w:rPr>
        <w:fldChar w:fldCharType="begin"/>
      </w:r>
      <w:r>
        <w:rPr>
          <w:rStyle w:val="pxsst"/>
        </w:rPr>
        <w:instrText>sst.ref.id="I03YX6Z"</w:instrText>
      </w:r>
      <w:r>
        <w:rPr>
          <w:rStyle w:val="pxsst"/>
        </w:rPr>
        <w:fldChar w:fldCharType="end"/>
      </w:r>
      <w:r>
        <w:rPr>
          <w:rStyle w:val="pxsst"/>
        </w:rPr>
        <w:t>Consumer Credit Protection Act</w:t>
      </w:r>
      <w:r>
        <w:t xml:space="preserve">. See also </w:t>
      </w:r>
      <w:r>
        <w:rPr>
          <w:rStyle w:val="pxst"/>
          <w:color w:val="FF0000"/>
          <w:sz w:val="20"/>
          <w:szCs w:val="20"/>
          <w:vertAlign w:val="superscript"/>
        </w:rPr>
        <w:t>►</w:t>
      </w:r>
      <w:r>
        <w:rPr>
          <w:rStyle w:val="pxst"/>
        </w:rPr>
        <w:fldChar w:fldCharType="begin"/>
      </w:r>
      <w:r>
        <w:rPr>
          <w:rStyle w:val="pxst"/>
        </w:rPr>
        <w:instrText>st.ref.id="I0463X3"</w:instrText>
      </w:r>
      <w:r>
        <w:rPr>
          <w:rStyle w:val="pxst"/>
        </w:rPr>
        <w:fldChar w:fldCharType="end"/>
      </w:r>
      <w:r>
        <w:rPr>
          <w:rStyle w:val="pxst"/>
        </w:rPr>
        <w:t>Fla. Fam. L. R. P. Form 12.996(d)</w:t>
      </w:r>
      <w:r>
        <w:t>.</w:t>
      </w:r>
    </w:p>
    <w:p w14:paraId="11AE738F" w14:textId="77777777" w:rsidR="00FD3105" w:rsidRDefault="00FD3105">
      <w:pPr>
        <w:pStyle w:val="pxs"/>
        <w:spacing w:before="180"/>
        <w:rPr>
          <w:sz w:val="27"/>
          <w:szCs w:val="27"/>
        </w:rPr>
      </w:pPr>
      <w:r>
        <w:rPr>
          <w:sz w:val="27"/>
          <w:szCs w:val="27"/>
        </w:rPr>
        <w:t>10:66. Order</w:t>
      </w:r>
      <w:r>
        <w:rPr>
          <w:rStyle w:val="pxsep"/>
        </w:rPr>
        <w:t xml:space="preserve">-- </w:t>
      </w:r>
      <w:r>
        <w:rPr>
          <w:sz w:val="27"/>
          <w:szCs w:val="27"/>
        </w:rPr>
        <w:t>Garnishment, continuing writ</w:t>
      </w:r>
    </w:p>
    <w:p w14:paraId="6C93E606" w14:textId="77777777" w:rsidR="00FD3105" w:rsidRDefault="00FD3105">
      <w:pPr>
        <w:pStyle w:val="pxov"/>
        <w:rPr>
          <w:vanish/>
        </w:rPr>
      </w:pPr>
      <w:r>
        <w:rPr>
          <w:vanish/>
        </w:rPr>
        <w:t>FMS</w:t>
      </w:r>
    </w:p>
    <w:p w14:paraId="00EC736A" w14:textId="77777777" w:rsidR="00FD3105" w:rsidRDefault="00FD3105">
      <w:pPr>
        <w:pStyle w:val="pxov"/>
        <w:rPr>
          <w:vanish/>
        </w:rPr>
      </w:pPr>
      <w:r>
        <w:rPr>
          <w:vanish/>
        </w:rPr>
        <w:t>COL</w:t>
      </w:r>
    </w:p>
    <w:p w14:paraId="0A14471C" w14:textId="77777777" w:rsidR="00FD3105" w:rsidRDefault="00FD3105">
      <w:pPr>
        <w:pStyle w:val="pxov"/>
        <w:rPr>
          <w:vanish/>
        </w:rPr>
      </w:pPr>
      <w:r>
        <w:rPr>
          <w:vanish/>
        </w:rPr>
        <w:t>AMT</w:t>
      </w:r>
    </w:p>
    <w:p w14:paraId="46F8A6FC" w14:textId="77777777" w:rsidR="00FD3105" w:rsidRDefault="00FD3105">
      <w:pPr>
        <w:pStyle w:val="pxov"/>
        <w:rPr>
          <w:vanish/>
        </w:rPr>
      </w:pPr>
      <w:r>
        <w:rPr>
          <w:vanish/>
        </w:rPr>
        <w:t>CML</w:t>
      </w:r>
    </w:p>
    <w:p w14:paraId="4C2ADE29" w14:textId="77777777" w:rsidR="00FD3105" w:rsidRDefault="00FD3105">
      <w:pPr>
        <w:pStyle w:val="pxov"/>
        <w:rPr>
          <w:vanish/>
        </w:rPr>
      </w:pPr>
      <w:r>
        <w:rPr>
          <w:vanish/>
        </w:rPr>
        <w:t>CRD</w:t>
      </w:r>
    </w:p>
    <w:p w14:paraId="2399AD81" w14:textId="77777777" w:rsidR="00FD3105" w:rsidRDefault="00FD3105">
      <w:pPr>
        <w:pStyle w:val="pxov"/>
        <w:rPr>
          <w:vanish/>
        </w:rPr>
      </w:pPr>
      <w:r>
        <w:rPr>
          <w:vanish/>
        </w:rPr>
        <w:t>CRC</w:t>
      </w:r>
    </w:p>
    <w:p w14:paraId="59A1E2D6" w14:textId="77777777" w:rsidR="00FD3105" w:rsidRDefault="00FD3105">
      <w:pPr>
        <w:pStyle w:val="pxov"/>
        <w:rPr>
          <w:vanish/>
        </w:rPr>
      </w:pPr>
      <w:r>
        <w:rPr>
          <w:vanish/>
        </w:rPr>
        <w:t>LCV</w:t>
      </w:r>
    </w:p>
    <w:p w14:paraId="328815B1" w14:textId="77777777" w:rsidR="00FD3105" w:rsidRDefault="00FD3105">
      <w:pPr>
        <w:pStyle w:val="pxov"/>
        <w:rPr>
          <w:vanish/>
        </w:rPr>
      </w:pPr>
      <w:r>
        <w:rPr>
          <w:vanish/>
        </w:rPr>
        <w:t>LSC</w:t>
      </w:r>
    </w:p>
    <w:p w14:paraId="29B4FAFF" w14:textId="77777777" w:rsidR="00FD3105" w:rsidRDefault="00FD3105">
      <w:pPr>
        <w:pStyle w:val="pxov"/>
        <w:rPr>
          <w:vanish/>
        </w:rPr>
      </w:pPr>
      <w:r>
        <w:rPr>
          <w:vanish/>
        </w:rPr>
        <w:t>LS7</w:t>
      </w:r>
    </w:p>
    <w:p w14:paraId="1F0DDE5B" w14:textId="77777777" w:rsidR="00FD3105" w:rsidRDefault="00FD3105">
      <w:pPr>
        <w:pStyle w:val="pxov"/>
        <w:rPr>
          <w:vanish/>
        </w:rPr>
      </w:pPr>
      <w:r>
        <w:rPr>
          <w:vanish/>
        </w:rPr>
        <w:t>FCV</w:t>
      </w:r>
    </w:p>
    <w:p w14:paraId="72181B1A" w14:textId="77777777" w:rsidR="00FD3105" w:rsidRDefault="00FD3105">
      <w:pPr>
        <w:pStyle w:val="pxov"/>
        <w:rPr>
          <w:vanish/>
        </w:rPr>
      </w:pPr>
      <w:r>
        <w:rPr>
          <w:vanish/>
        </w:rPr>
        <w:t>FLG</w:t>
      </w:r>
    </w:p>
    <w:p w14:paraId="21D4B0AE" w14:textId="77777777" w:rsidR="00FD3105" w:rsidRDefault="00FD3105">
      <w:pPr>
        <w:pStyle w:val="pxformfcapfac"/>
        <w:jc w:val="center"/>
        <w:rPr>
          <w:sz w:val="24"/>
          <w:szCs w:val="24"/>
        </w:rPr>
      </w:pPr>
      <w:r>
        <w:rPr>
          <w:color w:val="FF0000"/>
          <w:sz w:val="20"/>
          <w:szCs w:val="20"/>
          <w:vertAlign w:val="superscript"/>
        </w:rPr>
        <w:t>►</w:t>
      </w:r>
      <w:r>
        <w:rPr>
          <w:sz w:val="24"/>
          <w:szCs w:val="24"/>
        </w:rPr>
        <w:fldChar w:fldCharType="begin"/>
      </w:r>
      <w:r>
        <w:rPr>
          <w:sz w:val="24"/>
          <w:szCs w:val="24"/>
        </w:rPr>
        <w:instrText>form.du="0"</w:instrText>
      </w:r>
      <w:r>
        <w:rPr>
          <w:sz w:val="24"/>
          <w:szCs w:val="24"/>
        </w:rPr>
        <w:fldChar w:fldCharType="end"/>
      </w:r>
      <w:r>
        <w:rPr>
          <w:sz w:val="24"/>
          <w:szCs w:val="24"/>
        </w:rPr>
        <w:fldChar w:fldCharType="begin"/>
      </w:r>
      <w:r>
        <w:rPr>
          <w:sz w:val="24"/>
          <w:szCs w:val="24"/>
        </w:rPr>
        <w:instrText>form.fid="I7bf762c09fed11dfbf230000837214a9"</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fcap.ref="manual"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sz w:val="24"/>
          <w:szCs w:val="24"/>
        </w:rPr>
        <w:t xml:space="preserve">IN THE CIRCUIT COURT FOR </w:t>
      </w:r>
      <w:r>
        <w:rPr>
          <w:rStyle w:val="pxfinstr"/>
          <w:i/>
          <w:iCs/>
          <w:szCs w:val="24"/>
        </w:rPr>
        <w:t>[NAME OF COUNTY]</w:t>
      </w:r>
      <w:r>
        <w:rPr>
          <w:sz w:val="24"/>
          <w:szCs w:val="24"/>
        </w:rPr>
        <w:t>, FLORIDA</w:t>
      </w:r>
    </w:p>
    <w:p w14:paraId="778ABCFA" w14:textId="77777777" w:rsidR="00FD3105" w:rsidRDefault="00FD3105">
      <w:pPr>
        <w:pStyle w:val="pxformfcaptbl"/>
        <w:ind w:left="500"/>
      </w:pPr>
      <w:r>
        <w:t xml:space="preserve"> </w:t>
      </w:r>
      <w:r>
        <w:rPr>
          <w:color w:val="FF0000"/>
          <w:sz w:val="20"/>
          <w:szCs w:val="20"/>
          <w:vertAlign w:val="superscript"/>
        </w:rPr>
        <w:t>►</w:t>
      </w:r>
      <w:r>
        <w:fldChar w:fldCharType="begin"/>
      </w:r>
      <w:r>
        <w:instrText>tbl.brace.end="5"</w:instrText>
      </w:r>
      <w:r>
        <w:fldChar w:fldCharType="end"/>
      </w:r>
      <w:r>
        <w:fldChar w:fldCharType="begin"/>
      </w:r>
      <w:r>
        <w:instrText>tbl.brace.start="1"</w:instrText>
      </w:r>
      <w:r>
        <w:fldChar w:fldCharType="end"/>
      </w:r>
      <w:r>
        <w:fldChar w:fldCharType="begin"/>
      </w:r>
      <w:r>
        <w:instrText>tbl.ident="I04NNIN"</w:instrText>
      </w:r>
      <w:r>
        <w:fldChar w:fldCharType="end"/>
      </w:r>
      <w:r>
        <w:fldChar w:fldCharType="begin"/>
      </w:r>
      <w:r>
        <w:instrText>tbl.uuid="I04S5X6"</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2080C4C0"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0708AC08"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tgroup.cols="4"</w:instrText>
      </w:r>
      <w:r>
        <w:fldChar w:fldCharType="end"/>
      </w:r>
    </w:p>
    <w:p w14:paraId="72BC5DCF"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colspec.colwidth="7*"</w:instrText>
      </w:r>
      <w:r>
        <w:fldChar w:fldCharType="end"/>
      </w:r>
    </w:p>
    <w:p w14:paraId="3F67C32A"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colspec.colwidth="16*"</w:instrText>
      </w:r>
      <w:r>
        <w:fldChar w:fldCharType="end"/>
      </w:r>
    </w:p>
    <w:p w14:paraId="0AB6EA91" w14:textId="77777777" w:rsidR="00FD3105" w:rsidRDefault="00FD3105">
      <w:pPr>
        <w:pStyle w:val="pxcolspec"/>
      </w:pPr>
      <w:r>
        <w:rPr>
          <w:color w:val="FF0000"/>
          <w:sz w:val="20"/>
          <w:szCs w:val="20"/>
          <w:vertAlign w:val="superscript"/>
        </w:rPr>
        <w:t>►</w:t>
      </w:r>
      <w:r>
        <w:fldChar w:fldCharType="begin"/>
      </w:r>
      <w:r>
        <w:instrText>colspec.align="center"</w:instrText>
      </w:r>
      <w:r>
        <w:fldChar w:fldCharType="end"/>
      </w:r>
      <w:r>
        <w:fldChar w:fldCharType="begin"/>
      </w:r>
      <w:r>
        <w:instrText>colspec.colname="3"</w:instrText>
      </w:r>
      <w:r>
        <w:fldChar w:fldCharType="end"/>
      </w:r>
      <w:r>
        <w:fldChar w:fldCharType="begin"/>
      </w:r>
      <w:r>
        <w:instrText>colspec.colnum="3"</w:instrText>
      </w:r>
      <w:r>
        <w:fldChar w:fldCharType="end"/>
      </w:r>
      <w:r>
        <w:fldChar w:fldCharType="begin"/>
      </w:r>
      <w:r>
        <w:instrText>colspec.colwidth="7*"</w:instrText>
      </w:r>
      <w:r>
        <w:fldChar w:fldCharType="end"/>
      </w:r>
    </w:p>
    <w:p w14:paraId="26517B05" w14:textId="77777777" w:rsidR="00FD3105" w:rsidRDefault="00FD3105">
      <w:pPr>
        <w:pStyle w:val="pxcolspec"/>
      </w:pPr>
      <w:r>
        <w:rPr>
          <w:color w:val="FF0000"/>
          <w:sz w:val="20"/>
          <w:szCs w:val="20"/>
          <w:vertAlign w:val="superscript"/>
        </w:rPr>
        <w:t>►</w:t>
      </w:r>
      <w:r>
        <w:fldChar w:fldCharType="begin"/>
      </w:r>
      <w:r>
        <w:instrText>colspec.colname="4"</w:instrText>
      </w:r>
      <w:r>
        <w:fldChar w:fldCharType="end"/>
      </w:r>
      <w:r>
        <w:fldChar w:fldCharType="begin"/>
      </w:r>
      <w:r>
        <w:instrText>colspec.colnum="4"</w:instrText>
      </w:r>
      <w:r>
        <w:fldChar w:fldCharType="end"/>
      </w:r>
      <w:r>
        <w:fldChar w:fldCharType="begin"/>
      </w:r>
      <w:r>
        <w:instrText>colspec.colwidth="34*"</w:instrText>
      </w:r>
      <w:r>
        <w:fldChar w:fldCharType="end"/>
      </w:r>
    </w:p>
    <w:tbl>
      <w:tblPr>
        <w:tblW w:w="0" w:type="auto"/>
        <w:tblLayout w:type="fixed"/>
        <w:tblCellMar>
          <w:left w:w="0" w:type="dxa"/>
          <w:right w:w="0" w:type="dxa"/>
        </w:tblCellMar>
        <w:tblLook w:val="0000" w:firstRow="0" w:lastRow="0" w:firstColumn="0" w:lastColumn="0" w:noHBand="0" w:noVBand="0"/>
      </w:tblPr>
      <w:tblGrid>
        <w:gridCol w:w="2160"/>
        <w:gridCol w:w="2160"/>
        <w:gridCol w:w="2160"/>
        <w:gridCol w:w="2160"/>
      </w:tblGrid>
      <w:tr w:rsidR="00FD3105" w14:paraId="488E326A" w14:textId="77777777">
        <w:tblPrEx>
          <w:tblCellMar>
            <w:top w:w="0" w:type="dxa"/>
            <w:left w:w="0" w:type="dxa"/>
            <w:bottom w:w="0" w:type="dxa"/>
            <w:right w:w="0" w:type="dxa"/>
          </w:tblCellMar>
        </w:tblPrEx>
        <w:tc>
          <w:tcPr>
            <w:tcW w:w="2160" w:type="dxa"/>
            <w:tcBorders>
              <w:top w:val="nil"/>
              <w:left w:val="nil"/>
              <w:bottom w:val="nil"/>
              <w:right w:val="nil"/>
            </w:tcBorders>
          </w:tcPr>
          <w:p w14:paraId="1EE92717" w14:textId="77777777" w:rsidR="00FD3105" w:rsidRDefault="00FD3105">
            <w:r>
              <w:rPr>
                <w:color w:val="FF0000"/>
                <w:sz w:val="20"/>
                <w:szCs w:val="20"/>
                <w:vertAlign w:val="superscript"/>
              </w:rPr>
              <w:t>►</w:t>
            </w:r>
            <w:r>
              <w:fldChar w:fldCharType="begin"/>
            </w:r>
            <w:r>
              <w:instrText>tbody.valign="top"</w:instrText>
            </w:r>
            <w:r>
              <w:fldChar w:fldCharType="end"/>
            </w:r>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PLAINTIFF]</w:t>
            </w:r>
            <w:r>
              <w:rPr>
                <w:rStyle w:val="pxrowentry"/>
              </w:rPr>
              <w:t>,</w:t>
            </w:r>
          </w:p>
        </w:tc>
        <w:tc>
          <w:tcPr>
            <w:tcW w:w="2160" w:type="dxa"/>
            <w:tcBorders>
              <w:top w:val="nil"/>
              <w:left w:val="nil"/>
              <w:bottom w:val="nil"/>
              <w:right w:val="nil"/>
            </w:tcBorders>
          </w:tcPr>
          <w:p w14:paraId="718D60A3" w14:textId="77777777" w:rsidR="00FD3105" w:rsidRDefault="00FD3105">
            <w:r>
              <w:rPr>
                <w:rStyle w:val="pxentry"/>
                <w:color w:val="FF0000"/>
                <w:sz w:val="20"/>
                <w:szCs w:val="20"/>
                <w:vertAlign w:val="superscript"/>
              </w:rPr>
              <w:t>►</w:t>
            </w:r>
            <w:r>
              <w:rPr>
                <w:rStyle w:val="pxentry"/>
              </w:rPr>
              <w:fldChar w:fldCharType="begin"/>
            </w:r>
            <w:r>
              <w:rPr>
                <w:rStyle w:val="pxentry"/>
              </w:rPr>
              <w:instrText>entry.morerows="4"</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vanish/>
              </w:rPr>
              <w:t>&amp;brace;</w:t>
            </w:r>
            <w:r>
              <w:rPr>
                <w:rStyle w:val="pxvis"/>
                <w:rFonts w:ascii="Times NewRoman" w:hAnsi="Times NewRoman"/>
                <w:b w:val="0"/>
                <w:sz w:val="24"/>
              </w:rPr>
              <w:t>}</w:t>
            </w:r>
          </w:p>
        </w:tc>
        <w:tc>
          <w:tcPr>
            <w:tcW w:w="2160" w:type="dxa"/>
            <w:tcBorders>
              <w:top w:val="nil"/>
              <w:left w:val="nil"/>
              <w:bottom w:val="nil"/>
              <w:right w:val="nil"/>
            </w:tcBorders>
          </w:tcPr>
          <w:p w14:paraId="57C151C3"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2E6A8C1E" w14:textId="77777777" w:rsidR="00FD3105" w:rsidRDefault="00FD3105"/>
        </w:tc>
      </w:tr>
      <w:tr w:rsidR="00FD3105" w14:paraId="08D459C1" w14:textId="77777777">
        <w:tblPrEx>
          <w:tblCellMar>
            <w:top w:w="0" w:type="dxa"/>
            <w:left w:w="0" w:type="dxa"/>
            <w:bottom w:w="0" w:type="dxa"/>
            <w:right w:w="0" w:type="dxa"/>
          </w:tblCellMar>
        </w:tblPrEx>
        <w:tc>
          <w:tcPr>
            <w:tcW w:w="2160" w:type="dxa"/>
            <w:tcBorders>
              <w:top w:val="nil"/>
              <w:left w:val="nil"/>
              <w:bottom w:val="nil"/>
              <w:right w:val="nil"/>
            </w:tcBorders>
          </w:tcPr>
          <w:p w14:paraId="1230EC58"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79E7ABA8"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Plaintiff,</w:t>
            </w:r>
          </w:p>
        </w:tc>
        <w:tc>
          <w:tcPr>
            <w:tcW w:w="2160" w:type="dxa"/>
            <w:tcBorders>
              <w:top w:val="nil"/>
              <w:left w:val="nil"/>
              <w:bottom w:val="nil"/>
              <w:right w:val="nil"/>
            </w:tcBorders>
          </w:tcPr>
          <w:p w14:paraId="47B13501"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744B53A2" w14:textId="77777777" w:rsidR="00FD3105" w:rsidRDefault="00FD3105"/>
        </w:tc>
      </w:tr>
      <w:tr w:rsidR="00FD3105" w14:paraId="421B4C52" w14:textId="77777777">
        <w:tblPrEx>
          <w:tblCellMar>
            <w:top w:w="0" w:type="dxa"/>
            <w:left w:w="0" w:type="dxa"/>
            <w:bottom w:w="0" w:type="dxa"/>
            <w:right w:w="0" w:type="dxa"/>
          </w:tblCellMar>
        </w:tblPrEx>
        <w:tc>
          <w:tcPr>
            <w:tcW w:w="2160" w:type="dxa"/>
            <w:tcBorders>
              <w:top w:val="nil"/>
              <w:left w:val="nil"/>
              <w:bottom w:val="nil"/>
              <w:right w:val="nil"/>
            </w:tcBorders>
          </w:tcPr>
          <w:p w14:paraId="5583E3CE"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entry.align="left"</w:instrText>
            </w:r>
            <w:r>
              <w:rPr>
                <w:rStyle w:val="pxrowentry"/>
              </w:rPr>
              <w:fldChar w:fldCharType="end"/>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v.</w:t>
            </w:r>
          </w:p>
        </w:tc>
        <w:tc>
          <w:tcPr>
            <w:tcW w:w="2160" w:type="dxa"/>
            <w:tcBorders>
              <w:top w:val="nil"/>
              <w:left w:val="nil"/>
              <w:bottom w:val="nil"/>
              <w:right w:val="nil"/>
            </w:tcBorders>
          </w:tcPr>
          <w:p w14:paraId="3FC7337F"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 xml:space="preserve">CASE </w:t>
            </w:r>
            <w:r>
              <w:rPr>
                <w:rStyle w:val="pxfinstr"/>
                <w:i/>
                <w:iCs/>
              </w:rPr>
              <w:t>[CASE NUMBER]</w:t>
            </w:r>
          </w:p>
        </w:tc>
        <w:tc>
          <w:tcPr>
            <w:tcW w:w="2160" w:type="dxa"/>
            <w:tcBorders>
              <w:top w:val="nil"/>
              <w:left w:val="nil"/>
              <w:bottom w:val="nil"/>
              <w:right w:val="nil"/>
            </w:tcBorders>
          </w:tcPr>
          <w:p w14:paraId="580F6AEC" w14:textId="77777777" w:rsidR="00FD3105" w:rsidRDefault="00FD3105"/>
        </w:tc>
        <w:tc>
          <w:tcPr>
            <w:tcW w:w="2160" w:type="dxa"/>
            <w:tcBorders>
              <w:top w:val="nil"/>
              <w:left w:val="nil"/>
              <w:bottom w:val="nil"/>
              <w:right w:val="nil"/>
            </w:tcBorders>
          </w:tcPr>
          <w:p w14:paraId="6285CD21" w14:textId="77777777" w:rsidR="00FD3105" w:rsidRDefault="00FD3105"/>
        </w:tc>
      </w:tr>
      <w:tr w:rsidR="00FD3105" w14:paraId="7B307FE9" w14:textId="77777777">
        <w:tblPrEx>
          <w:tblCellMar>
            <w:top w:w="0" w:type="dxa"/>
            <w:left w:w="0" w:type="dxa"/>
            <w:bottom w:w="0" w:type="dxa"/>
            <w:right w:w="0" w:type="dxa"/>
          </w:tblCellMar>
        </w:tblPrEx>
        <w:tc>
          <w:tcPr>
            <w:tcW w:w="2160" w:type="dxa"/>
            <w:tcBorders>
              <w:top w:val="nil"/>
              <w:left w:val="nil"/>
              <w:bottom w:val="nil"/>
              <w:right w:val="nil"/>
            </w:tcBorders>
          </w:tcPr>
          <w:p w14:paraId="2C4BBDC2"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DEFENDANT]</w:t>
            </w:r>
            <w:r>
              <w:rPr>
                <w:rStyle w:val="pxrowentry"/>
              </w:rPr>
              <w:t>,</w:t>
            </w:r>
          </w:p>
        </w:tc>
        <w:tc>
          <w:tcPr>
            <w:tcW w:w="2160" w:type="dxa"/>
            <w:tcBorders>
              <w:top w:val="nil"/>
              <w:left w:val="nil"/>
              <w:bottom w:val="nil"/>
              <w:right w:val="nil"/>
            </w:tcBorders>
          </w:tcPr>
          <w:p w14:paraId="70BB7864"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63068804" w14:textId="77777777" w:rsidR="00FD3105" w:rsidRDefault="00FD3105"/>
        </w:tc>
        <w:tc>
          <w:tcPr>
            <w:tcW w:w="2160" w:type="dxa"/>
            <w:tcBorders>
              <w:top w:val="nil"/>
              <w:left w:val="nil"/>
              <w:bottom w:val="nil"/>
              <w:right w:val="nil"/>
            </w:tcBorders>
          </w:tcPr>
          <w:p w14:paraId="0C9CECAE" w14:textId="77777777" w:rsidR="00FD3105" w:rsidRDefault="00FD3105"/>
        </w:tc>
      </w:tr>
      <w:tr w:rsidR="00FD3105" w14:paraId="1962D69C" w14:textId="77777777">
        <w:tblPrEx>
          <w:tblCellMar>
            <w:top w:w="0" w:type="dxa"/>
            <w:left w:w="0" w:type="dxa"/>
            <w:bottom w:w="0" w:type="dxa"/>
            <w:right w:w="0" w:type="dxa"/>
          </w:tblCellMar>
        </w:tblPrEx>
        <w:tc>
          <w:tcPr>
            <w:tcW w:w="2160" w:type="dxa"/>
            <w:tcBorders>
              <w:top w:val="nil"/>
              <w:left w:val="nil"/>
              <w:bottom w:val="nil"/>
              <w:right w:val="nil"/>
            </w:tcBorders>
          </w:tcPr>
          <w:p w14:paraId="0EA81066"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6089CB2E"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Defendant.</w:t>
            </w:r>
          </w:p>
        </w:tc>
        <w:tc>
          <w:tcPr>
            <w:tcW w:w="2160" w:type="dxa"/>
            <w:tcBorders>
              <w:top w:val="nil"/>
              <w:left w:val="nil"/>
              <w:bottom w:val="nil"/>
              <w:right w:val="nil"/>
            </w:tcBorders>
          </w:tcPr>
          <w:p w14:paraId="21449168"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5E8B199F" w14:textId="77777777" w:rsidR="00FD3105" w:rsidRDefault="00FD3105"/>
        </w:tc>
      </w:tr>
    </w:tbl>
    <w:p w14:paraId="7FCFDD15" w14:textId="77777777" w:rsidR="00FD3105" w:rsidRDefault="00FD3105">
      <w:pPr>
        <w:pStyle w:val="pxtbody"/>
      </w:pPr>
    </w:p>
    <w:p w14:paraId="64617A98" w14:textId="77777777" w:rsidR="00FD3105" w:rsidRDefault="00FD3105"/>
    <w:p w14:paraId="0AA8FEC0" w14:textId="77777777" w:rsidR="00FD3105" w:rsidRDefault="00FD3105">
      <w:pPr>
        <w:pStyle w:val="pxformhac"/>
        <w:spacing w:before="180"/>
        <w:jc w:val="center"/>
      </w:pPr>
      <w:r>
        <w:t xml:space="preserve">ORDER FOR CONTINUING GARNISHMENT </w:t>
      </w:r>
    </w:p>
    <w:p w14:paraId="1041C3F3"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p.ct.id="3d29be30775711ee8e1ba9ecff0bf883|66|10:66"</w:instrText>
      </w:r>
      <w:r>
        <w:fldChar w:fldCharType="end"/>
      </w:r>
      <w:r>
        <w:t>This action was heard on the motion for a continuing writ of garnishment directed to defendant's employer and</w:t>
      </w:r>
    </w:p>
    <w:p w14:paraId="4606FD98"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p.ct.id="3d29be30775711ee8e1ba9ecff0bf883|66|10:66"</w:instrText>
      </w:r>
      <w:r>
        <w:fldChar w:fldCharType="end"/>
      </w:r>
      <w:r>
        <w:t xml:space="preserve">IT IS ADJUDGED that the clerk of this court shall issue a continuing writ of garnishment naming </w:t>
      </w:r>
      <w:r>
        <w:rPr>
          <w:rStyle w:val="pxfinstr"/>
          <w:i/>
          <w:iCs/>
        </w:rPr>
        <w:t>[name of employer]</w:t>
      </w:r>
      <w:r>
        <w:t xml:space="preserve"> as garnishee requiring garnishee to answer the writ and say whether defendant </w:t>
      </w:r>
      <w:r>
        <w:rPr>
          <w:rStyle w:val="pxfinstr"/>
          <w:i/>
          <w:iCs/>
        </w:rPr>
        <w:t>[NAME OF DEFENDANT]</w:t>
      </w:r>
      <w:r>
        <w:t xml:space="preserve"> is employed by garnishee and, if so, the gross amount of periodic payments of salary or wages payable to defendant, the amount of deductions required by law from the gross salary or wages, the period for which each payment is made and to withhold the amount in excess of 25</w:t>
      </w:r>
      <w:r>
        <w:rPr>
          <w:vanish/>
        </w:rPr>
        <w:t>&amp;percnt;</w:t>
      </w:r>
      <w:r>
        <w:rPr>
          <w:rStyle w:val="pxvis"/>
          <w:rFonts w:ascii="Times NewRoman" w:hAnsi="Times NewRoman"/>
          <w:b w:val="0"/>
          <w:sz w:val="24"/>
        </w:rPr>
        <w:t>%</w:t>
      </w:r>
      <w:r>
        <w:t xml:space="preserve"> of defendant's net disposable earnings, unless defendant is exempt under </w:t>
      </w:r>
      <w:r>
        <w:rPr>
          <w:rStyle w:val="pxst"/>
          <w:color w:val="FF0000"/>
          <w:sz w:val="20"/>
          <w:szCs w:val="20"/>
          <w:vertAlign w:val="superscript"/>
        </w:rPr>
        <w:t>►</w:t>
      </w:r>
      <w:r>
        <w:rPr>
          <w:rStyle w:val="pxst"/>
        </w:rPr>
        <w:fldChar w:fldCharType="begin"/>
      </w:r>
      <w:r>
        <w:rPr>
          <w:rStyle w:val="pxst"/>
        </w:rPr>
        <w:instrText>st.ref.id="I03W4AG"</w:instrText>
      </w:r>
      <w:r>
        <w:rPr>
          <w:rStyle w:val="pxst"/>
        </w:rPr>
        <w:fldChar w:fldCharType="end"/>
      </w:r>
      <w:r>
        <w:rPr>
          <w:rStyle w:val="pxst"/>
          <w:vanish/>
        </w:rPr>
        <w:t>&amp;s;</w:t>
      </w:r>
      <w:r>
        <w:rPr>
          <w:rStyle w:val="pxvis"/>
          <w:rFonts w:ascii="Times NewRoman" w:hAnsi="Times NewRoman"/>
          <w:b w:val="0"/>
          <w:sz w:val="24"/>
        </w:rPr>
        <w:t>§</w:t>
      </w:r>
      <w:r>
        <w:rPr>
          <w:rStyle w:val="pxst"/>
        </w:rPr>
        <w:t>222.11 Florida Statutes</w:t>
      </w:r>
      <w:r>
        <w:t>, from each payment of salary or wages due from garnishee to defendant and to hold the withheld amount pending the further order of the court.</w:t>
      </w:r>
    </w:p>
    <w:p w14:paraId="153B9287"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p.ct.id="3d29be30775711ee8e1ba9ecff0bf883|66|10:66"</w:instrText>
      </w:r>
      <w:r>
        <w:fldChar w:fldCharType="end"/>
      </w:r>
      <w:r>
        <w:t xml:space="preserve">ORDERED at </w:t>
      </w:r>
      <w:r>
        <w:rPr>
          <w:rStyle w:val="pxfinstr"/>
          <w:i/>
          <w:iCs/>
        </w:rPr>
        <w:t>[name of city]</w:t>
      </w:r>
      <w:r>
        <w:t xml:space="preserve">, Florida on </w:t>
      </w:r>
      <w:r>
        <w:rPr>
          <w:rStyle w:val="pxfinstr"/>
          <w:i/>
          <w:iCs/>
        </w:rPr>
        <w:t>[date of judgment]</w:t>
      </w:r>
      <w:r>
        <w:t>.</w:t>
      </w:r>
    </w:p>
    <w:p w14:paraId="29710482" w14:textId="77777777" w:rsidR="00FD3105" w:rsidRDefault="00FD3105">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6FC6C34B" w14:textId="77777777" w:rsidR="00FD3105" w:rsidRDefault="00FD3105">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judge]</w:t>
      </w:r>
    </w:p>
    <w:p w14:paraId="373F0CCE"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judge]</w:t>
      </w:r>
    </w:p>
    <w:p w14:paraId="08DB1EB8" w14:textId="77777777" w:rsidR="00FD3105" w:rsidRDefault="00FD3105">
      <w:pPr>
        <w:pStyle w:val="pxformfsigtbl"/>
        <w:ind w:left="500"/>
      </w:pPr>
      <w:r>
        <w:t xml:space="preserve"> </w:t>
      </w:r>
      <w:r>
        <w:rPr>
          <w:color w:val="FF0000"/>
          <w:sz w:val="20"/>
          <w:szCs w:val="20"/>
          <w:vertAlign w:val="superscript"/>
        </w:rPr>
        <w:t>►</w:t>
      </w:r>
      <w:r>
        <w:fldChar w:fldCharType="begin"/>
      </w:r>
      <w:r>
        <w:instrText>tbl.ident="I0714E0"</w:instrText>
      </w:r>
      <w:r>
        <w:fldChar w:fldCharType="end"/>
      </w:r>
      <w:r>
        <w:fldChar w:fldCharType="begin"/>
      </w:r>
      <w:r>
        <w:instrText>tbl.uuid="I06OVNT"</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59363130"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0F09EF0F"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tgroup.cols="2"</w:instrText>
      </w:r>
      <w:r>
        <w:fldChar w:fldCharType="end"/>
      </w:r>
    </w:p>
    <w:p w14:paraId="0B24C627"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colspec.colwidth="17*"</w:instrText>
      </w:r>
      <w:r>
        <w:fldChar w:fldCharType="end"/>
      </w:r>
    </w:p>
    <w:p w14:paraId="1CD28662"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colspec.colwidth="111*"</w:instrText>
      </w:r>
      <w:r>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D3105" w14:paraId="04FEC64C" w14:textId="77777777">
        <w:tblPrEx>
          <w:tblCellMar>
            <w:top w:w="0" w:type="dxa"/>
            <w:left w:w="0" w:type="dxa"/>
            <w:bottom w:w="0" w:type="dxa"/>
            <w:right w:w="0" w:type="dxa"/>
          </w:tblCellMar>
        </w:tblPrEx>
        <w:tc>
          <w:tcPr>
            <w:tcW w:w="4320" w:type="dxa"/>
            <w:tcBorders>
              <w:top w:val="nil"/>
              <w:left w:val="nil"/>
              <w:bottom w:val="nil"/>
              <w:right w:val="nil"/>
            </w:tcBorders>
          </w:tcPr>
          <w:p w14:paraId="537A2AA1"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Copies to:</w:t>
            </w:r>
          </w:p>
        </w:tc>
        <w:tc>
          <w:tcPr>
            <w:tcW w:w="4320" w:type="dxa"/>
            <w:tcBorders>
              <w:top w:val="nil"/>
              <w:left w:val="nil"/>
              <w:bottom w:val="nil"/>
              <w:right w:val="nil"/>
            </w:tcBorders>
          </w:tcPr>
          <w:p w14:paraId="10C231D7"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r w:rsidR="00FD3105" w14:paraId="69B7939D" w14:textId="77777777">
        <w:tblPrEx>
          <w:tblCellMar>
            <w:top w:w="0" w:type="dxa"/>
            <w:left w:w="0" w:type="dxa"/>
            <w:bottom w:w="0" w:type="dxa"/>
            <w:right w:w="0" w:type="dxa"/>
          </w:tblCellMar>
        </w:tblPrEx>
        <w:tc>
          <w:tcPr>
            <w:tcW w:w="4320" w:type="dxa"/>
            <w:tcBorders>
              <w:top w:val="nil"/>
              <w:left w:val="nil"/>
              <w:bottom w:val="nil"/>
              <w:right w:val="nil"/>
            </w:tcBorders>
          </w:tcPr>
          <w:p w14:paraId="3D0A0622"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4320" w:type="dxa"/>
            <w:tcBorders>
              <w:top w:val="nil"/>
              <w:left w:val="nil"/>
              <w:bottom w:val="nil"/>
              <w:right w:val="nil"/>
            </w:tcBorders>
          </w:tcPr>
          <w:p w14:paraId="449A2CDA"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bl>
    <w:p w14:paraId="42A6E7DE" w14:textId="77777777" w:rsidR="00FD3105" w:rsidRDefault="00FD3105">
      <w:pPr>
        <w:pStyle w:val="pxtbody"/>
      </w:pPr>
    </w:p>
    <w:p w14:paraId="181A16D4" w14:textId="77777777" w:rsidR="00FD3105" w:rsidRDefault="00FD3105"/>
    <w:p w14:paraId="3BEA7B10" w14:textId="77777777" w:rsidR="00FD3105" w:rsidRDefault="00FD3105">
      <w:pPr>
        <w:pStyle w:val="pxcomnt"/>
      </w:pPr>
    </w:p>
    <w:p w14:paraId="2D7FE98F" w14:textId="77777777" w:rsidR="00FD3105" w:rsidRDefault="00FD3105">
      <w:pPr>
        <w:pStyle w:val="pxhac"/>
        <w:spacing w:before="180"/>
        <w:jc w:val="center"/>
      </w:pPr>
      <w:r>
        <w:rPr>
          <w:rStyle w:val="pxb"/>
          <w:b/>
          <w:bCs/>
        </w:rPr>
        <w:t>Author's Comment</w:t>
      </w:r>
    </w:p>
    <w:p w14:paraId="1F2FD723"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p.ct.id="3d29be30775711ee8e1ba9ecff0bf883|66|10:66"</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st.ref.id="I048X1W"</w:instrText>
      </w:r>
      <w:r>
        <w:rPr>
          <w:rStyle w:val="pxst"/>
        </w:rPr>
        <w:fldChar w:fldCharType="end"/>
      </w:r>
      <w:r>
        <w:rPr>
          <w:rStyle w:val="pxst"/>
          <w:vanish/>
        </w:rPr>
        <w:t>&amp;s;</w:t>
      </w:r>
      <w:r>
        <w:rPr>
          <w:rStyle w:val="pxvis"/>
          <w:rFonts w:ascii="Times NewRoman" w:hAnsi="Times NewRoman"/>
          <w:b w:val="0"/>
          <w:sz w:val="24"/>
        </w:rPr>
        <w:t>§</w:t>
      </w:r>
      <w:r>
        <w:rPr>
          <w:rStyle w:val="pxst"/>
        </w:rPr>
        <w:t>77.0305, Fla. Stat.</w:t>
      </w:r>
      <w:r>
        <w:t xml:space="preserve">; </w:t>
      </w:r>
      <w:r>
        <w:rPr>
          <w:rStyle w:val="pxst"/>
          <w:color w:val="FF0000"/>
          <w:sz w:val="20"/>
          <w:szCs w:val="20"/>
          <w:vertAlign w:val="superscript"/>
        </w:rPr>
        <w:t>►</w:t>
      </w:r>
      <w:r>
        <w:rPr>
          <w:rStyle w:val="pxst"/>
        </w:rPr>
        <w:fldChar w:fldCharType="begin"/>
      </w:r>
      <w:r>
        <w:rPr>
          <w:rStyle w:val="pxst"/>
        </w:rPr>
        <w:instrText>st.ref.id="I048WTF"</w:instrText>
      </w:r>
      <w:r>
        <w:rPr>
          <w:rStyle w:val="pxst"/>
        </w:rPr>
        <w:fldChar w:fldCharType="end"/>
      </w:r>
      <w:r>
        <w:rPr>
          <w:rStyle w:val="pxst"/>
          <w:vanish/>
        </w:rPr>
        <w:t>&amp;s;</w:t>
      </w:r>
      <w:r>
        <w:rPr>
          <w:rStyle w:val="pxvis"/>
          <w:rFonts w:ascii="Times NewRoman" w:hAnsi="Times NewRoman"/>
          <w:b w:val="0"/>
          <w:sz w:val="24"/>
        </w:rPr>
        <w:t>§</w:t>
      </w:r>
      <w:r>
        <w:rPr>
          <w:rStyle w:val="pxst"/>
        </w:rPr>
        <w:t>61.12, Fla. Stat.</w:t>
      </w:r>
      <w:r>
        <w:t xml:space="preserve"> </w:t>
      </w:r>
      <w:r>
        <w:rPr>
          <w:rStyle w:val="pxst"/>
          <w:color w:val="FF0000"/>
          <w:sz w:val="20"/>
          <w:szCs w:val="20"/>
          <w:vertAlign w:val="superscript"/>
        </w:rPr>
        <w:t>►</w:t>
      </w:r>
      <w:r>
        <w:rPr>
          <w:rStyle w:val="pxst"/>
        </w:rPr>
        <w:fldChar w:fldCharType="begin"/>
      </w:r>
      <w:r>
        <w:rPr>
          <w:rStyle w:val="pxst"/>
        </w:rPr>
        <w:instrText>st.ref.id="I02XE4A"</w:instrText>
      </w:r>
      <w:r>
        <w:rPr>
          <w:rStyle w:val="pxst"/>
        </w:rPr>
        <w:fldChar w:fldCharType="end"/>
      </w:r>
      <w:r>
        <w:rPr>
          <w:rStyle w:val="pxst"/>
        </w:rPr>
        <w:t>Section 61.12, Florida Statutes</w:t>
      </w:r>
      <w:r>
        <w:t xml:space="preserve"> applies to temporary relief as well as after judgment. See </w:t>
      </w:r>
      <w:r>
        <w:rPr>
          <w:rStyle w:val="pxst"/>
          <w:color w:val="FF0000"/>
          <w:sz w:val="20"/>
          <w:szCs w:val="20"/>
          <w:vertAlign w:val="superscript"/>
        </w:rPr>
        <w:t>►</w:t>
      </w:r>
      <w:r>
        <w:rPr>
          <w:rStyle w:val="pxst"/>
        </w:rPr>
        <w:fldChar w:fldCharType="begin"/>
      </w:r>
      <w:r>
        <w:rPr>
          <w:rStyle w:val="pxst"/>
        </w:rPr>
        <w:instrText>st.ref.id="I05XUTI"</w:instrText>
      </w:r>
      <w:r>
        <w:rPr>
          <w:rStyle w:val="pxst"/>
        </w:rPr>
        <w:fldChar w:fldCharType="end"/>
      </w:r>
      <w:r>
        <w:rPr>
          <w:rStyle w:val="pxst"/>
        </w:rPr>
        <w:t xml:space="preserve">Title 15 U.S.C.A. </w:t>
      </w:r>
      <w:r>
        <w:rPr>
          <w:rStyle w:val="pxst"/>
          <w:vanish/>
        </w:rPr>
        <w:t>&amp;ss;</w:t>
      </w:r>
      <w:r>
        <w:rPr>
          <w:rStyle w:val="pxvis"/>
          <w:rFonts w:ascii="Times NewRoman" w:hAnsi="Times NewRoman"/>
          <w:b w:val="0"/>
          <w:sz w:val="24"/>
        </w:rPr>
        <w:t>§§</w:t>
      </w:r>
      <w:r>
        <w:rPr>
          <w:rStyle w:val="pxst"/>
        </w:rPr>
        <w:t>1672 and 1673</w:t>
      </w:r>
      <w:r>
        <w:t xml:space="preserve"> for a limitation on the amount that can be garnished. See </w:t>
      </w:r>
      <w:r>
        <w:rPr>
          <w:rStyle w:val="pxx"/>
          <w:color w:val="FF0000"/>
          <w:sz w:val="20"/>
          <w:szCs w:val="20"/>
          <w:vertAlign w:val="superscript"/>
        </w:rPr>
        <w:t>►</w:t>
      </w:r>
      <w:r>
        <w:rPr>
          <w:rStyle w:val="pxx"/>
        </w:rPr>
        <w:fldChar w:fldCharType="begin"/>
      </w:r>
      <w:r>
        <w:rPr>
          <w:rStyle w:val="pxx"/>
        </w:rPr>
        <w:instrText>x.ref.id="I013KFA"</w:instrText>
      </w:r>
      <w:r>
        <w:rPr>
          <w:rStyle w:val="pxx"/>
        </w:rPr>
        <w:fldChar w:fldCharType="end"/>
      </w:r>
      <w:ins w:id="511" w:author="Debra M. Salisbury" w:date="2024-02-24T12:57:00Z">
        <w:r w:rsidR="00754BBE">
          <w:rPr>
            <w:rStyle w:val="pxx"/>
          </w:rPr>
          <w:t xml:space="preserve">Comments </w:t>
        </w:r>
      </w:ins>
      <w:del w:id="512" w:author="Debra M. Salisbury" w:date="2024-02-24T12:57:00Z">
        <w:r w:rsidDel="00754BBE">
          <w:rPr>
            <w:rStyle w:val="pxx"/>
          </w:rPr>
          <w:delText>s</w:delText>
        </w:r>
      </w:del>
      <w:del w:id="513" w:author="Debra M. Salisbury" w:date="2024-05-05T12:13:00Z">
        <w:r w:rsidDel="00030D9D">
          <w:rPr>
            <w:rStyle w:val="pxx"/>
          </w:rPr>
          <w:delText xml:space="preserve">ection </w:delText>
        </w:r>
      </w:del>
      <w:ins w:id="514" w:author="Debra M. Salisbury" w:date="2024-05-05T12:13:00Z">
        <w:r w:rsidR="00030D9D">
          <w:rPr>
            <w:rStyle w:val="pxx"/>
            <w:rFonts w:ascii="Times New Roman" w:hAnsi="Times New Roman"/>
          </w:rPr>
          <w:t>§</w:t>
        </w:r>
      </w:ins>
      <w:r>
        <w:rPr>
          <w:rStyle w:val="pxx"/>
        </w:rPr>
        <w:t>10:69</w:t>
      </w:r>
      <w:r>
        <w:t xml:space="preserve"> for the writ and the method of computing withholding in compliance with the </w:t>
      </w:r>
      <w:r>
        <w:rPr>
          <w:rStyle w:val="pxsst"/>
          <w:color w:val="FF0000"/>
          <w:sz w:val="20"/>
          <w:szCs w:val="20"/>
          <w:vertAlign w:val="superscript"/>
        </w:rPr>
        <w:t>►</w:t>
      </w:r>
      <w:r>
        <w:rPr>
          <w:rStyle w:val="pxsst"/>
        </w:rPr>
        <w:fldChar w:fldCharType="begin"/>
      </w:r>
      <w:r>
        <w:rPr>
          <w:rStyle w:val="pxsst"/>
        </w:rPr>
        <w:instrText>sst.ref.id="I03W4G6"</w:instrText>
      </w:r>
      <w:r>
        <w:rPr>
          <w:rStyle w:val="pxsst"/>
        </w:rPr>
        <w:fldChar w:fldCharType="end"/>
      </w:r>
      <w:r>
        <w:rPr>
          <w:rStyle w:val="pxsst"/>
        </w:rPr>
        <w:t>Consumer Credit Protection Act</w:t>
      </w:r>
      <w:r>
        <w:t xml:space="preserve">. This form is for a writ not used to collect alimony or support. The percentage for alimony or support is higher. See </w:t>
      </w:r>
      <w:r>
        <w:rPr>
          <w:rStyle w:val="pxx"/>
          <w:color w:val="FF0000"/>
          <w:sz w:val="20"/>
          <w:szCs w:val="20"/>
          <w:vertAlign w:val="superscript"/>
        </w:rPr>
        <w:t>►</w:t>
      </w:r>
      <w:r>
        <w:rPr>
          <w:rStyle w:val="pxx"/>
        </w:rPr>
        <w:fldChar w:fldCharType="begin"/>
      </w:r>
      <w:r>
        <w:rPr>
          <w:rStyle w:val="pxx"/>
        </w:rPr>
        <w:instrText>x.ref.id="I03YXL2"</w:instrText>
      </w:r>
      <w:r>
        <w:rPr>
          <w:rStyle w:val="pxx"/>
        </w:rPr>
        <w:fldChar w:fldCharType="end"/>
      </w:r>
      <w:r>
        <w:rPr>
          <w:rStyle w:val="pxx"/>
          <w:vanish/>
        </w:rPr>
        <w:t>&amp;s;</w:t>
      </w:r>
      <w:r>
        <w:rPr>
          <w:rStyle w:val="pxvis"/>
          <w:rFonts w:ascii="Times NewRoman" w:hAnsi="Times NewRoman"/>
          <w:b w:val="0"/>
          <w:sz w:val="24"/>
        </w:rPr>
        <w:t>§</w:t>
      </w:r>
      <w:r>
        <w:rPr>
          <w:rStyle w:val="pxx"/>
        </w:rPr>
        <w:t>10:70</w:t>
      </w:r>
      <w:r>
        <w:t>. This form authorizes payment from garnishee directly to plaintiff.</w:t>
      </w:r>
    </w:p>
    <w:p w14:paraId="095D186F" w14:textId="77777777" w:rsidR="00FD3105" w:rsidRDefault="00FD3105">
      <w:pPr>
        <w:pStyle w:val="pxs"/>
        <w:spacing w:before="180"/>
        <w:rPr>
          <w:sz w:val="27"/>
          <w:szCs w:val="27"/>
        </w:rPr>
      </w:pPr>
      <w:r>
        <w:rPr>
          <w:sz w:val="27"/>
          <w:szCs w:val="27"/>
        </w:rPr>
        <w:t>10:67. Order</w:t>
      </w:r>
      <w:r>
        <w:rPr>
          <w:rStyle w:val="pxsep"/>
        </w:rPr>
        <w:t xml:space="preserve">-- </w:t>
      </w:r>
      <w:r>
        <w:rPr>
          <w:sz w:val="27"/>
          <w:szCs w:val="27"/>
        </w:rPr>
        <w:t>Interpleader</w:t>
      </w:r>
    </w:p>
    <w:p w14:paraId="537F0F13" w14:textId="77777777" w:rsidR="00FD3105" w:rsidRDefault="00FD3105">
      <w:pPr>
        <w:pStyle w:val="pxov"/>
        <w:rPr>
          <w:vanish/>
        </w:rPr>
      </w:pPr>
      <w:r>
        <w:rPr>
          <w:vanish/>
        </w:rPr>
        <w:t>FMS</w:t>
      </w:r>
    </w:p>
    <w:p w14:paraId="4C7220F2" w14:textId="77777777" w:rsidR="00FD3105" w:rsidRDefault="00FD3105">
      <w:pPr>
        <w:pStyle w:val="pxov"/>
        <w:rPr>
          <w:vanish/>
        </w:rPr>
      </w:pPr>
      <w:r>
        <w:rPr>
          <w:vanish/>
        </w:rPr>
        <w:t>LCV</w:t>
      </w:r>
    </w:p>
    <w:p w14:paraId="5166C3F9" w14:textId="77777777" w:rsidR="00FD3105" w:rsidRDefault="00FD3105">
      <w:pPr>
        <w:pStyle w:val="pxov"/>
        <w:rPr>
          <w:vanish/>
        </w:rPr>
      </w:pPr>
      <w:r>
        <w:rPr>
          <w:vanish/>
        </w:rPr>
        <w:t>LSC</w:t>
      </w:r>
    </w:p>
    <w:p w14:paraId="6E78FC0C" w14:textId="77777777" w:rsidR="00FD3105" w:rsidRDefault="00FD3105">
      <w:pPr>
        <w:pStyle w:val="pxov"/>
        <w:rPr>
          <w:vanish/>
        </w:rPr>
      </w:pPr>
      <w:r>
        <w:rPr>
          <w:vanish/>
        </w:rPr>
        <w:t>LS3</w:t>
      </w:r>
    </w:p>
    <w:p w14:paraId="326A5B56" w14:textId="77777777" w:rsidR="00FD3105" w:rsidRDefault="00FD3105">
      <w:pPr>
        <w:pStyle w:val="pxov"/>
        <w:rPr>
          <w:vanish/>
        </w:rPr>
      </w:pPr>
      <w:r>
        <w:rPr>
          <w:vanish/>
        </w:rPr>
        <w:t>LS7</w:t>
      </w:r>
    </w:p>
    <w:p w14:paraId="353EB933" w14:textId="77777777" w:rsidR="00FD3105" w:rsidRDefault="00FD3105">
      <w:pPr>
        <w:pStyle w:val="pxov"/>
        <w:rPr>
          <w:vanish/>
        </w:rPr>
      </w:pPr>
      <w:r>
        <w:rPr>
          <w:vanish/>
        </w:rPr>
        <w:t>FCV</w:t>
      </w:r>
    </w:p>
    <w:p w14:paraId="4253B3E4" w14:textId="77777777" w:rsidR="00FD3105" w:rsidRDefault="00FD3105">
      <w:pPr>
        <w:pStyle w:val="pxov"/>
        <w:rPr>
          <w:vanish/>
        </w:rPr>
      </w:pPr>
      <w:r>
        <w:rPr>
          <w:vanish/>
        </w:rPr>
        <w:t>FLG</w:t>
      </w:r>
    </w:p>
    <w:p w14:paraId="20290DEB" w14:textId="77777777" w:rsidR="00FD3105" w:rsidRDefault="00FD3105">
      <w:pPr>
        <w:pStyle w:val="pxformfcapfac"/>
        <w:jc w:val="center"/>
        <w:rPr>
          <w:sz w:val="24"/>
          <w:szCs w:val="24"/>
        </w:rPr>
      </w:pPr>
      <w:r>
        <w:rPr>
          <w:color w:val="FF0000"/>
          <w:sz w:val="20"/>
          <w:szCs w:val="20"/>
          <w:vertAlign w:val="superscript"/>
        </w:rPr>
        <w:t>►</w:t>
      </w:r>
      <w:r>
        <w:rPr>
          <w:sz w:val="24"/>
          <w:szCs w:val="24"/>
        </w:rPr>
        <w:fldChar w:fldCharType="begin"/>
      </w:r>
      <w:r>
        <w:rPr>
          <w:sz w:val="24"/>
          <w:szCs w:val="24"/>
        </w:rPr>
        <w:instrText>form.du="0"</w:instrText>
      </w:r>
      <w:r>
        <w:rPr>
          <w:sz w:val="24"/>
          <w:szCs w:val="24"/>
        </w:rPr>
        <w:fldChar w:fldCharType="end"/>
      </w:r>
      <w:r>
        <w:rPr>
          <w:sz w:val="24"/>
          <w:szCs w:val="24"/>
        </w:rPr>
        <w:fldChar w:fldCharType="begin"/>
      </w:r>
      <w:r>
        <w:rPr>
          <w:sz w:val="24"/>
          <w:szCs w:val="24"/>
        </w:rPr>
        <w:instrText>form.fid="I714ab0709fed11dfbf230000837214a9"</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fcap.ref="manual"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sz w:val="24"/>
          <w:szCs w:val="24"/>
        </w:rPr>
        <w:t xml:space="preserve">IN THE CIRCUIT COURT FOR </w:t>
      </w:r>
      <w:r>
        <w:rPr>
          <w:rStyle w:val="pxfinstr"/>
          <w:i/>
          <w:iCs/>
          <w:szCs w:val="24"/>
        </w:rPr>
        <w:t>[NAME OF COUNTY]</w:t>
      </w:r>
      <w:r>
        <w:rPr>
          <w:sz w:val="24"/>
          <w:szCs w:val="24"/>
        </w:rPr>
        <w:t>, FLORIDA</w:t>
      </w:r>
    </w:p>
    <w:p w14:paraId="6207ACE9" w14:textId="77777777" w:rsidR="00FD3105" w:rsidRDefault="00FD3105">
      <w:pPr>
        <w:pStyle w:val="pxformfcaptbl"/>
        <w:ind w:left="500"/>
      </w:pPr>
      <w:r>
        <w:t xml:space="preserve"> </w:t>
      </w:r>
      <w:r>
        <w:rPr>
          <w:color w:val="FF0000"/>
          <w:sz w:val="20"/>
          <w:szCs w:val="20"/>
          <w:vertAlign w:val="superscript"/>
        </w:rPr>
        <w:t>►</w:t>
      </w:r>
      <w:r>
        <w:fldChar w:fldCharType="begin"/>
      </w:r>
      <w:r>
        <w:instrText>tbl.brace.end="5"</w:instrText>
      </w:r>
      <w:r>
        <w:fldChar w:fldCharType="end"/>
      </w:r>
      <w:r>
        <w:fldChar w:fldCharType="begin"/>
      </w:r>
      <w:r>
        <w:instrText>tbl.brace.start="1"</w:instrText>
      </w:r>
      <w:r>
        <w:fldChar w:fldCharType="end"/>
      </w:r>
      <w:r>
        <w:fldChar w:fldCharType="begin"/>
      </w:r>
      <w:r>
        <w:instrText>tbl.ident="I03MRBH"</w:instrText>
      </w:r>
      <w:r>
        <w:fldChar w:fldCharType="end"/>
      </w:r>
      <w:r>
        <w:fldChar w:fldCharType="begin"/>
      </w:r>
      <w:r>
        <w:instrText>tbl.uuid="I02QLDH"</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5B815DDB"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0CFA7407"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tgroup.cols="4"</w:instrText>
      </w:r>
      <w:r>
        <w:fldChar w:fldCharType="end"/>
      </w:r>
    </w:p>
    <w:p w14:paraId="7F41DF5F"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colspec.colwidth="7*"</w:instrText>
      </w:r>
      <w:r>
        <w:fldChar w:fldCharType="end"/>
      </w:r>
    </w:p>
    <w:p w14:paraId="1D232D82"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colspec.colwidth="28*"</w:instrText>
      </w:r>
      <w:r>
        <w:fldChar w:fldCharType="end"/>
      </w:r>
    </w:p>
    <w:p w14:paraId="6995A094" w14:textId="77777777" w:rsidR="00FD3105" w:rsidRDefault="00FD3105">
      <w:pPr>
        <w:pStyle w:val="pxcolspec"/>
      </w:pPr>
      <w:r>
        <w:rPr>
          <w:color w:val="FF0000"/>
          <w:sz w:val="20"/>
          <w:szCs w:val="20"/>
          <w:vertAlign w:val="superscript"/>
        </w:rPr>
        <w:t>►</w:t>
      </w:r>
      <w:r>
        <w:fldChar w:fldCharType="begin"/>
      </w:r>
      <w:r>
        <w:instrText>colspec.align="center"</w:instrText>
      </w:r>
      <w:r>
        <w:fldChar w:fldCharType="end"/>
      </w:r>
      <w:r>
        <w:fldChar w:fldCharType="begin"/>
      </w:r>
      <w:r>
        <w:instrText>colspec.colname="3"</w:instrText>
      </w:r>
      <w:r>
        <w:fldChar w:fldCharType="end"/>
      </w:r>
      <w:r>
        <w:fldChar w:fldCharType="begin"/>
      </w:r>
      <w:r>
        <w:instrText>colspec.colnum="3"</w:instrText>
      </w:r>
      <w:r>
        <w:fldChar w:fldCharType="end"/>
      </w:r>
      <w:r>
        <w:fldChar w:fldCharType="begin"/>
      </w:r>
      <w:r>
        <w:instrText>colspec.colwidth="4*"</w:instrText>
      </w:r>
      <w:r>
        <w:fldChar w:fldCharType="end"/>
      </w:r>
    </w:p>
    <w:p w14:paraId="2C3E2B21" w14:textId="77777777" w:rsidR="00FD3105" w:rsidRDefault="00FD3105">
      <w:pPr>
        <w:pStyle w:val="pxcolspec"/>
      </w:pPr>
      <w:r>
        <w:rPr>
          <w:color w:val="FF0000"/>
          <w:sz w:val="20"/>
          <w:szCs w:val="20"/>
          <w:vertAlign w:val="superscript"/>
        </w:rPr>
        <w:t>►</w:t>
      </w:r>
      <w:r>
        <w:fldChar w:fldCharType="begin"/>
      </w:r>
      <w:r>
        <w:instrText>colspec.colname="4"</w:instrText>
      </w:r>
      <w:r>
        <w:fldChar w:fldCharType="end"/>
      </w:r>
      <w:r>
        <w:fldChar w:fldCharType="begin"/>
      </w:r>
      <w:r>
        <w:instrText>colspec.colnum="4"</w:instrText>
      </w:r>
      <w:r>
        <w:fldChar w:fldCharType="end"/>
      </w:r>
      <w:r>
        <w:fldChar w:fldCharType="begin"/>
      </w:r>
      <w:r>
        <w:instrText>colspec.colwidth="25*"</w:instrText>
      </w:r>
      <w:r>
        <w:fldChar w:fldCharType="end"/>
      </w:r>
    </w:p>
    <w:tbl>
      <w:tblPr>
        <w:tblW w:w="0" w:type="auto"/>
        <w:tblLayout w:type="fixed"/>
        <w:tblCellMar>
          <w:left w:w="0" w:type="dxa"/>
          <w:right w:w="0" w:type="dxa"/>
        </w:tblCellMar>
        <w:tblLook w:val="0000" w:firstRow="0" w:lastRow="0" w:firstColumn="0" w:lastColumn="0" w:noHBand="0" w:noVBand="0"/>
      </w:tblPr>
      <w:tblGrid>
        <w:gridCol w:w="2160"/>
        <w:gridCol w:w="2160"/>
        <w:gridCol w:w="2160"/>
        <w:gridCol w:w="2160"/>
      </w:tblGrid>
      <w:tr w:rsidR="00FD3105" w14:paraId="091CBC1B" w14:textId="77777777">
        <w:tblPrEx>
          <w:tblCellMar>
            <w:top w:w="0" w:type="dxa"/>
            <w:left w:w="0" w:type="dxa"/>
            <w:bottom w:w="0" w:type="dxa"/>
            <w:right w:w="0" w:type="dxa"/>
          </w:tblCellMar>
        </w:tblPrEx>
        <w:tc>
          <w:tcPr>
            <w:tcW w:w="2160" w:type="dxa"/>
            <w:tcBorders>
              <w:top w:val="nil"/>
              <w:left w:val="nil"/>
              <w:bottom w:val="nil"/>
              <w:right w:val="nil"/>
            </w:tcBorders>
          </w:tcPr>
          <w:p w14:paraId="680950E6" w14:textId="77777777" w:rsidR="00FD3105" w:rsidRDefault="00FD3105">
            <w:r>
              <w:rPr>
                <w:color w:val="FF0000"/>
                <w:sz w:val="20"/>
                <w:szCs w:val="20"/>
                <w:vertAlign w:val="superscript"/>
              </w:rPr>
              <w:t>►</w:t>
            </w:r>
            <w:r>
              <w:fldChar w:fldCharType="begin"/>
            </w:r>
            <w:r>
              <w:instrText>tbody.valign="top"</w:instrText>
            </w:r>
            <w:r>
              <w:fldChar w:fldCharType="end"/>
            </w:r>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PLAINTIFF]</w:t>
            </w:r>
            <w:r>
              <w:rPr>
                <w:rStyle w:val="pxrowentry"/>
              </w:rPr>
              <w:t>,</w:t>
            </w:r>
          </w:p>
        </w:tc>
        <w:tc>
          <w:tcPr>
            <w:tcW w:w="2160" w:type="dxa"/>
            <w:tcBorders>
              <w:top w:val="nil"/>
              <w:left w:val="nil"/>
              <w:bottom w:val="nil"/>
              <w:right w:val="nil"/>
            </w:tcBorders>
          </w:tcPr>
          <w:p w14:paraId="4871856F" w14:textId="77777777" w:rsidR="00FD3105" w:rsidRDefault="00FD3105">
            <w:r>
              <w:rPr>
                <w:rStyle w:val="pxentry"/>
                <w:color w:val="FF0000"/>
                <w:sz w:val="20"/>
                <w:szCs w:val="20"/>
                <w:vertAlign w:val="superscript"/>
              </w:rPr>
              <w:t>►</w:t>
            </w:r>
            <w:r>
              <w:rPr>
                <w:rStyle w:val="pxentry"/>
              </w:rPr>
              <w:fldChar w:fldCharType="begin"/>
            </w:r>
            <w:r>
              <w:rPr>
                <w:rStyle w:val="pxentry"/>
              </w:rPr>
              <w:instrText>entry.morerows="4"</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vanish/>
              </w:rPr>
              <w:t>&amp;brace;</w:t>
            </w:r>
            <w:r>
              <w:rPr>
                <w:rStyle w:val="pxvis"/>
                <w:rFonts w:ascii="Times NewRoman" w:hAnsi="Times NewRoman"/>
                <w:b w:val="0"/>
                <w:sz w:val="24"/>
              </w:rPr>
              <w:t>}</w:t>
            </w:r>
          </w:p>
        </w:tc>
        <w:tc>
          <w:tcPr>
            <w:tcW w:w="2160" w:type="dxa"/>
            <w:tcBorders>
              <w:top w:val="nil"/>
              <w:left w:val="nil"/>
              <w:bottom w:val="nil"/>
              <w:right w:val="nil"/>
            </w:tcBorders>
          </w:tcPr>
          <w:p w14:paraId="4618D328"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41698B95" w14:textId="77777777" w:rsidR="00FD3105" w:rsidRDefault="00FD3105"/>
        </w:tc>
      </w:tr>
      <w:tr w:rsidR="00FD3105" w14:paraId="052F01B4" w14:textId="77777777">
        <w:tblPrEx>
          <w:tblCellMar>
            <w:top w:w="0" w:type="dxa"/>
            <w:left w:w="0" w:type="dxa"/>
            <w:bottom w:w="0" w:type="dxa"/>
            <w:right w:w="0" w:type="dxa"/>
          </w:tblCellMar>
        </w:tblPrEx>
        <w:tc>
          <w:tcPr>
            <w:tcW w:w="2160" w:type="dxa"/>
            <w:tcBorders>
              <w:top w:val="nil"/>
              <w:left w:val="nil"/>
              <w:bottom w:val="nil"/>
              <w:right w:val="nil"/>
            </w:tcBorders>
          </w:tcPr>
          <w:p w14:paraId="2E691DA5"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11A30182"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Plaintiff,</w:t>
            </w:r>
          </w:p>
        </w:tc>
        <w:tc>
          <w:tcPr>
            <w:tcW w:w="2160" w:type="dxa"/>
            <w:tcBorders>
              <w:top w:val="nil"/>
              <w:left w:val="nil"/>
              <w:bottom w:val="nil"/>
              <w:right w:val="nil"/>
            </w:tcBorders>
          </w:tcPr>
          <w:p w14:paraId="357DA567"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303F3DB4" w14:textId="77777777" w:rsidR="00FD3105" w:rsidRDefault="00FD3105"/>
        </w:tc>
      </w:tr>
      <w:tr w:rsidR="00FD3105" w14:paraId="17E6B394" w14:textId="77777777">
        <w:tblPrEx>
          <w:tblCellMar>
            <w:top w:w="0" w:type="dxa"/>
            <w:left w:w="0" w:type="dxa"/>
            <w:bottom w:w="0" w:type="dxa"/>
            <w:right w:w="0" w:type="dxa"/>
          </w:tblCellMar>
        </w:tblPrEx>
        <w:tc>
          <w:tcPr>
            <w:tcW w:w="2160" w:type="dxa"/>
            <w:tcBorders>
              <w:top w:val="nil"/>
              <w:left w:val="nil"/>
              <w:bottom w:val="nil"/>
              <w:right w:val="nil"/>
            </w:tcBorders>
          </w:tcPr>
          <w:p w14:paraId="77610BA9"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entry.align="left"</w:instrText>
            </w:r>
            <w:r>
              <w:rPr>
                <w:rStyle w:val="pxrowentry"/>
              </w:rPr>
              <w:fldChar w:fldCharType="end"/>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v.</w:t>
            </w:r>
          </w:p>
        </w:tc>
        <w:tc>
          <w:tcPr>
            <w:tcW w:w="2160" w:type="dxa"/>
            <w:tcBorders>
              <w:top w:val="nil"/>
              <w:left w:val="nil"/>
              <w:bottom w:val="nil"/>
              <w:right w:val="nil"/>
            </w:tcBorders>
          </w:tcPr>
          <w:p w14:paraId="61095837"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 xml:space="preserve">CASE </w:t>
            </w:r>
            <w:r>
              <w:rPr>
                <w:rStyle w:val="pxfinstr"/>
                <w:i/>
                <w:iCs/>
              </w:rPr>
              <w:t>[CASE NUMBER]</w:t>
            </w:r>
          </w:p>
        </w:tc>
        <w:tc>
          <w:tcPr>
            <w:tcW w:w="2160" w:type="dxa"/>
            <w:tcBorders>
              <w:top w:val="nil"/>
              <w:left w:val="nil"/>
              <w:bottom w:val="nil"/>
              <w:right w:val="nil"/>
            </w:tcBorders>
          </w:tcPr>
          <w:p w14:paraId="3E8A1FB4" w14:textId="77777777" w:rsidR="00FD3105" w:rsidRDefault="00FD3105"/>
        </w:tc>
        <w:tc>
          <w:tcPr>
            <w:tcW w:w="2160" w:type="dxa"/>
            <w:tcBorders>
              <w:top w:val="nil"/>
              <w:left w:val="nil"/>
              <w:bottom w:val="nil"/>
              <w:right w:val="nil"/>
            </w:tcBorders>
          </w:tcPr>
          <w:p w14:paraId="53EF218B" w14:textId="77777777" w:rsidR="00FD3105" w:rsidRDefault="00FD3105"/>
        </w:tc>
      </w:tr>
      <w:tr w:rsidR="00FD3105" w14:paraId="4A207B54" w14:textId="77777777">
        <w:tblPrEx>
          <w:tblCellMar>
            <w:top w:w="0" w:type="dxa"/>
            <w:left w:w="0" w:type="dxa"/>
            <w:bottom w:w="0" w:type="dxa"/>
            <w:right w:w="0" w:type="dxa"/>
          </w:tblCellMar>
        </w:tblPrEx>
        <w:tc>
          <w:tcPr>
            <w:tcW w:w="2160" w:type="dxa"/>
            <w:tcBorders>
              <w:top w:val="nil"/>
              <w:left w:val="nil"/>
              <w:bottom w:val="nil"/>
              <w:right w:val="nil"/>
            </w:tcBorders>
          </w:tcPr>
          <w:p w14:paraId="088405B1"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[NAMES OF DEFENDANTS]</w:t>
            </w:r>
            <w:r>
              <w:rPr>
                <w:rStyle w:val="pxrowentry"/>
              </w:rPr>
              <w:t>,</w:t>
            </w:r>
          </w:p>
        </w:tc>
        <w:tc>
          <w:tcPr>
            <w:tcW w:w="2160" w:type="dxa"/>
            <w:tcBorders>
              <w:top w:val="nil"/>
              <w:left w:val="nil"/>
              <w:bottom w:val="nil"/>
              <w:right w:val="nil"/>
            </w:tcBorders>
          </w:tcPr>
          <w:p w14:paraId="4BDB115F"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2E363A96" w14:textId="77777777" w:rsidR="00FD3105" w:rsidRDefault="00FD3105"/>
        </w:tc>
        <w:tc>
          <w:tcPr>
            <w:tcW w:w="2160" w:type="dxa"/>
            <w:tcBorders>
              <w:top w:val="nil"/>
              <w:left w:val="nil"/>
              <w:bottom w:val="nil"/>
              <w:right w:val="nil"/>
            </w:tcBorders>
          </w:tcPr>
          <w:p w14:paraId="7172547F" w14:textId="77777777" w:rsidR="00FD3105" w:rsidRDefault="00FD3105"/>
        </w:tc>
      </w:tr>
      <w:tr w:rsidR="00FD3105" w14:paraId="2C0271C9" w14:textId="77777777">
        <w:tblPrEx>
          <w:tblCellMar>
            <w:top w:w="0" w:type="dxa"/>
            <w:left w:w="0" w:type="dxa"/>
            <w:bottom w:w="0" w:type="dxa"/>
            <w:right w:w="0" w:type="dxa"/>
          </w:tblCellMar>
        </w:tblPrEx>
        <w:tc>
          <w:tcPr>
            <w:tcW w:w="2160" w:type="dxa"/>
            <w:tcBorders>
              <w:top w:val="nil"/>
              <w:left w:val="nil"/>
              <w:bottom w:val="nil"/>
              <w:right w:val="nil"/>
            </w:tcBorders>
          </w:tcPr>
          <w:p w14:paraId="5B2834A2"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30781301"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Defendants.</w:t>
            </w:r>
          </w:p>
        </w:tc>
        <w:tc>
          <w:tcPr>
            <w:tcW w:w="2160" w:type="dxa"/>
            <w:tcBorders>
              <w:top w:val="nil"/>
              <w:left w:val="nil"/>
              <w:bottom w:val="nil"/>
              <w:right w:val="nil"/>
            </w:tcBorders>
          </w:tcPr>
          <w:p w14:paraId="097DD346"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3B1EE9F7" w14:textId="77777777" w:rsidR="00FD3105" w:rsidRDefault="00FD3105"/>
        </w:tc>
      </w:tr>
    </w:tbl>
    <w:p w14:paraId="74D409AD" w14:textId="77777777" w:rsidR="00FD3105" w:rsidRDefault="00FD3105">
      <w:pPr>
        <w:pStyle w:val="pxtbody"/>
      </w:pPr>
    </w:p>
    <w:p w14:paraId="05843401" w14:textId="77777777" w:rsidR="00FD3105" w:rsidRDefault="00FD3105"/>
    <w:p w14:paraId="3BCBAB1C" w14:textId="77777777" w:rsidR="00FD3105" w:rsidRDefault="00FD3105">
      <w:pPr>
        <w:pStyle w:val="pxformhac"/>
        <w:spacing w:before="180"/>
        <w:jc w:val="center"/>
      </w:pPr>
      <w:r>
        <w:t xml:space="preserve">ORDER OF INTERPLEADER </w:t>
      </w:r>
    </w:p>
    <w:p w14:paraId="0F70131D"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p.ct.id="3d29be30775711ee8e1ba9ecff0bf883|67|10:67"</w:instrText>
      </w:r>
      <w:r>
        <w:fldChar w:fldCharType="end"/>
      </w:r>
      <w:r>
        <w:t xml:space="preserve">This action was heard on plaintiff's application for an order of interpleader and on the evidence presented the court finds that plaintiff's attorney reasonably expended </w:t>
      </w:r>
      <w:r>
        <w:rPr>
          <w:rStyle w:val="pxfinstr"/>
          <w:i/>
          <w:iCs/>
        </w:rPr>
        <w:t>[number of hours]</w:t>
      </w:r>
      <w:r>
        <w:t xml:space="preserve"> hours in representing plaintiff in this action and that $</w:t>
      </w:r>
      <w:r>
        <w:rPr>
          <w:rStyle w:val="pxfinstr"/>
          <w:i/>
          <w:iCs/>
        </w:rPr>
        <w:t>[dollar amount of services]</w:t>
      </w:r>
      <w:r>
        <w:t xml:space="preserve"> is a reasonable hourly rate for the services and</w:t>
      </w:r>
    </w:p>
    <w:p w14:paraId="5999ED04"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p.ct.id="3d29be30775711ee8e1ba9ecff0bf883|67|10:67"</w:instrText>
      </w:r>
      <w:r>
        <w:fldChar w:fldCharType="end"/>
      </w:r>
      <w:r>
        <w:t>IT IS ADJUDGED that:</w:t>
      </w:r>
    </w:p>
    <w:p w14:paraId="0126961D" w14:textId="77777777" w:rsidR="00FD3105" w:rsidRDefault="00FD3105">
      <w:pPr>
        <w:pStyle w:val="pxformfl"/>
        <w:ind w:left="500"/>
      </w:pPr>
      <w:r>
        <w:t xml:space="preserve"> </w:t>
      </w:r>
    </w:p>
    <w:p w14:paraId="405979FA"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1. </w:t>
      </w:r>
    </w:p>
    <w:p w14:paraId="43A94270"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p.ct.id="3d29be30775711ee8e1ba9ecff0bf883|67|10:67"</w:instrText>
      </w:r>
      <w:r>
        <w:fldChar w:fldCharType="end"/>
      </w:r>
      <w:r>
        <w:t xml:space="preserve">Plaintiff </w:t>
      </w:r>
      <w:r>
        <w:rPr>
          <w:rStyle w:val="pxfinstr"/>
          <w:i/>
          <w:iCs/>
        </w:rPr>
        <w:t>[NAME OF PLAINTIFF]</w:t>
      </w:r>
      <w:r>
        <w:t xml:space="preserve"> is authorized to deposit the sum of $</w:t>
      </w:r>
      <w:r>
        <w:rPr>
          <w:rStyle w:val="pxfinstr"/>
          <w:i/>
          <w:iCs/>
        </w:rPr>
        <w:t>[dollar amount of deposit]</w:t>
      </w:r>
      <w:r>
        <w:t xml:space="preserve"> in the registry of this court to be held pending the further order of this court, except as provided in paragraph 2. The sum is the amount of the real estate deposit in dispute between the defendants.</w:t>
      </w:r>
    </w:p>
    <w:p w14:paraId="4F66A717"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2. </w:t>
      </w:r>
    </w:p>
    <w:p w14:paraId="3025067B"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p.ct.id="3d29be30775711ee8e1ba9ecff0bf883|67|10:67"</w:instrText>
      </w:r>
      <w:r>
        <w:fldChar w:fldCharType="end"/>
      </w:r>
      <w:r>
        <w:t xml:space="preserve">From the deposit the clerk shall pay to </w:t>
      </w:r>
      <w:r>
        <w:rPr>
          <w:rStyle w:val="pxfinstr"/>
          <w:i/>
          <w:iCs/>
        </w:rPr>
        <w:t>[name of attorney]</w:t>
      </w:r>
      <w:r>
        <w:t xml:space="preserve"> as attorney for plaintiff, the sum of $</w:t>
      </w:r>
      <w:r>
        <w:rPr>
          <w:rStyle w:val="pxfinstr"/>
          <w:i/>
          <w:iCs/>
        </w:rPr>
        <w:t>[dollar amount of attorney's fees]</w:t>
      </w:r>
      <w:r>
        <w:t xml:space="preserve"> for attorney fees incurred on behalf of plaintiff in this action with costs of $</w:t>
      </w:r>
      <w:r>
        <w:rPr>
          <w:rStyle w:val="pxfinstr"/>
          <w:i/>
          <w:iCs/>
        </w:rPr>
        <w:t>[dollar amount of costs]</w:t>
      </w:r>
      <w:r>
        <w:t xml:space="preserve"> that shall bear interest at the rate prescribed by law, making a total of $</w:t>
      </w:r>
      <w:r>
        <w:rPr>
          <w:rStyle w:val="pxfinstr"/>
          <w:i/>
          <w:iCs/>
        </w:rPr>
        <w:t>[dollar amount of payment]</w:t>
      </w:r>
      <w:r>
        <w:t xml:space="preserve"> within ten days from the date of this order.</w:t>
      </w:r>
    </w:p>
    <w:p w14:paraId="17767075"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3. </w:t>
      </w:r>
    </w:p>
    <w:p w14:paraId="35C4EED4"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p.ct.id="3d29be30775711ee8e1ba9ecff0bf883|67|10:67"</w:instrText>
      </w:r>
      <w:r>
        <w:fldChar w:fldCharType="end"/>
      </w:r>
      <w:r>
        <w:t>Defendants may serve pleadings between them concerning the right to the interpleaded funds within 20 days from the date of this order.</w:t>
      </w:r>
    </w:p>
    <w:p w14:paraId="5F0B08F1"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4. </w:t>
      </w:r>
    </w:p>
    <w:p w14:paraId="4562DBCB"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p.ct.id="3d29be30775711ee8e1ba9ecff0bf883|67|10:67"</w:instrText>
      </w:r>
      <w:r>
        <w:fldChar w:fldCharType="end"/>
      </w:r>
      <w:r>
        <w:t xml:space="preserve">Defendants, and each of them, their agents and attorneys, are permanently enjoined from instituting, prosecuting or maintaining any action against plaintiff in connection with the deposit made by defendant </w:t>
      </w:r>
      <w:r>
        <w:rPr>
          <w:rStyle w:val="pxfinstr"/>
          <w:i/>
          <w:iCs/>
        </w:rPr>
        <w:t>[NAME OF DEFENDANT]</w:t>
      </w:r>
      <w:r>
        <w:t xml:space="preserve"> under the real estate contract between defendants.</w:t>
      </w:r>
    </w:p>
    <w:p w14:paraId="7C96D734"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p.ct.id="3d29be30775711ee8e1ba9ecff0bf883|67|10:67"</w:instrText>
      </w:r>
      <w:r>
        <w:fldChar w:fldCharType="end"/>
      </w:r>
      <w:r>
        <w:t xml:space="preserve">ORDERED at </w:t>
      </w:r>
      <w:r>
        <w:rPr>
          <w:rStyle w:val="pxfinstr"/>
          <w:i/>
          <w:iCs/>
        </w:rPr>
        <w:t>[name of city]</w:t>
      </w:r>
      <w:r>
        <w:t xml:space="preserve">, Florida on </w:t>
      </w:r>
      <w:r>
        <w:rPr>
          <w:rStyle w:val="pxfinstr"/>
          <w:i/>
          <w:iCs/>
        </w:rPr>
        <w:t>[date of judgment]</w:t>
      </w:r>
      <w:r>
        <w:t>.</w:t>
      </w:r>
    </w:p>
    <w:p w14:paraId="41CAEBA3" w14:textId="77777777" w:rsidR="00FD3105" w:rsidRDefault="00FD3105">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20BEAEE6" w14:textId="77777777" w:rsidR="00FD3105" w:rsidRDefault="00FD3105">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judge]</w:t>
      </w:r>
    </w:p>
    <w:p w14:paraId="4E48697F"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judge]</w:t>
      </w:r>
    </w:p>
    <w:p w14:paraId="4B0412F7" w14:textId="77777777" w:rsidR="00FD3105" w:rsidRDefault="00FD3105">
      <w:pPr>
        <w:pStyle w:val="pxformfsigtbl"/>
        <w:ind w:left="500"/>
      </w:pPr>
      <w:r>
        <w:t xml:space="preserve"> </w:t>
      </w:r>
      <w:r>
        <w:rPr>
          <w:color w:val="FF0000"/>
          <w:sz w:val="20"/>
          <w:szCs w:val="20"/>
          <w:vertAlign w:val="superscript"/>
        </w:rPr>
        <w:t>►</w:t>
      </w:r>
      <w:r>
        <w:fldChar w:fldCharType="begin"/>
      </w:r>
      <w:r>
        <w:instrText>tbl.ident="I07VPNV"</w:instrText>
      </w:r>
      <w:r>
        <w:fldChar w:fldCharType="end"/>
      </w:r>
      <w:r>
        <w:fldChar w:fldCharType="begin"/>
      </w:r>
      <w:r>
        <w:instrText>tbl.uuid="I03BW6W"</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765861CC"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37ACC7AB"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tgroup.cols="2"</w:instrText>
      </w:r>
      <w:r>
        <w:fldChar w:fldCharType="end"/>
      </w:r>
    </w:p>
    <w:p w14:paraId="7A74CEFF"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colspec.colwidth="17*"</w:instrText>
      </w:r>
      <w:r>
        <w:fldChar w:fldCharType="end"/>
      </w:r>
    </w:p>
    <w:p w14:paraId="6E3611B5"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colspec.colwidth="111*"</w:instrText>
      </w:r>
      <w:r>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FD3105" w14:paraId="36DBB0DA" w14:textId="77777777">
        <w:tblPrEx>
          <w:tblCellMar>
            <w:top w:w="0" w:type="dxa"/>
            <w:left w:w="0" w:type="dxa"/>
            <w:bottom w:w="0" w:type="dxa"/>
            <w:right w:w="0" w:type="dxa"/>
          </w:tblCellMar>
        </w:tblPrEx>
        <w:tc>
          <w:tcPr>
            <w:tcW w:w="4320" w:type="dxa"/>
            <w:tcBorders>
              <w:top w:val="nil"/>
              <w:left w:val="nil"/>
              <w:bottom w:val="nil"/>
              <w:right w:val="nil"/>
            </w:tcBorders>
          </w:tcPr>
          <w:p w14:paraId="2B523D5F"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Copies to:</w:t>
            </w:r>
          </w:p>
        </w:tc>
        <w:tc>
          <w:tcPr>
            <w:tcW w:w="4320" w:type="dxa"/>
            <w:tcBorders>
              <w:top w:val="nil"/>
              <w:left w:val="nil"/>
              <w:bottom w:val="nil"/>
              <w:right w:val="nil"/>
            </w:tcBorders>
          </w:tcPr>
          <w:p w14:paraId="0D093FA7"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r w:rsidR="00FD3105" w14:paraId="20219AA7" w14:textId="77777777">
        <w:tblPrEx>
          <w:tblCellMar>
            <w:top w:w="0" w:type="dxa"/>
            <w:left w:w="0" w:type="dxa"/>
            <w:bottom w:w="0" w:type="dxa"/>
            <w:right w:w="0" w:type="dxa"/>
          </w:tblCellMar>
        </w:tblPrEx>
        <w:tc>
          <w:tcPr>
            <w:tcW w:w="4320" w:type="dxa"/>
            <w:tcBorders>
              <w:top w:val="nil"/>
              <w:left w:val="nil"/>
              <w:bottom w:val="nil"/>
              <w:right w:val="nil"/>
            </w:tcBorders>
          </w:tcPr>
          <w:p w14:paraId="251C641A"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4320" w:type="dxa"/>
            <w:tcBorders>
              <w:top w:val="nil"/>
              <w:left w:val="nil"/>
              <w:bottom w:val="nil"/>
              <w:right w:val="nil"/>
            </w:tcBorders>
          </w:tcPr>
          <w:p w14:paraId="4D39092B"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r w:rsidR="00FD3105" w14:paraId="097DD97C" w14:textId="77777777">
        <w:tblPrEx>
          <w:tblCellMar>
            <w:top w:w="0" w:type="dxa"/>
            <w:left w:w="0" w:type="dxa"/>
            <w:bottom w:w="0" w:type="dxa"/>
            <w:right w:w="0" w:type="dxa"/>
          </w:tblCellMar>
        </w:tblPrEx>
        <w:tc>
          <w:tcPr>
            <w:tcW w:w="4320" w:type="dxa"/>
            <w:tcBorders>
              <w:top w:val="nil"/>
              <w:left w:val="nil"/>
              <w:bottom w:val="nil"/>
              <w:right w:val="nil"/>
            </w:tcBorders>
          </w:tcPr>
          <w:p w14:paraId="4436BEF3"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4320" w:type="dxa"/>
            <w:tcBorders>
              <w:top w:val="nil"/>
              <w:left w:val="nil"/>
              <w:bottom w:val="nil"/>
              <w:right w:val="nil"/>
            </w:tcBorders>
          </w:tcPr>
          <w:p w14:paraId="034858A8"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finstr"/>
                <w:i/>
                <w:iCs/>
              </w:rPr>
              <w:t>[Name of attorney]</w:t>
            </w:r>
          </w:p>
        </w:tc>
      </w:tr>
    </w:tbl>
    <w:p w14:paraId="3C0D2338" w14:textId="77777777" w:rsidR="00FD3105" w:rsidRDefault="00FD3105">
      <w:pPr>
        <w:pStyle w:val="pxtbody"/>
      </w:pPr>
    </w:p>
    <w:p w14:paraId="5F0CFC84" w14:textId="77777777" w:rsidR="00FD3105" w:rsidRDefault="00FD3105"/>
    <w:p w14:paraId="10403510" w14:textId="77777777" w:rsidR="00FD3105" w:rsidRDefault="00FD3105">
      <w:pPr>
        <w:pStyle w:val="pxcomnt"/>
      </w:pPr>
    </w:p>
    <w:p w14:paraId="0A4069E0" w14:textId="77777777" w:rsidR="00FD3105" w:rsidRDefault="00FD3105">
      <w:pPr>
        <w:pStyle w:val="pxhac"/>
        <w:spacing w:before="180"/>
        <w:jc w:val="center"/>
      </w:pPr>
      <w:r>
        <w:rPr>
          <w:rStyle w:val="pxb"/>
          <w:b/>
          <w:bCs/>
        </w:rPr>
        <w:t>Author's Comment</w:t>
      </w:r>
    </w:p>
    <w:p w14:paraId="642A7FA7"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p.ct.id="3d29be30775711ee8e1ba9ecff0bf883|67|10:67"</w:instrText>
      </w:r>
      <w:r>
        <w:fldChar w:fldCharType="end"/>
      </w:r>
      <w:r>
        <w:t xml:space="preserve">This form is the final order in the first phase of an interpleader action. This form assumes plaintiff is only a stakeholder. It contains the findings required by </w:t>
      </w:r>
      <w:r>
        <w:rPr>
          <w:rStyle w:val="pxcc"/>
          <w:color w:val="FF0000"/>
          <w:sz w:val="20"/>
          <w:szCs w:val="20"/>
          <w:vertAlign w:val="superscript"/>
        </w:rPr>
        <w:t>►</w:t>
      </w:r>
      <w:r>
        <w:rPr>
          <w:rStyle w:val="pxcc"/>
        </w:rPr>
        <w:fldChar w:fldCharType="begin"/>
      </w:r>
      <w:r>
        <w:rPr>
          <w:rStyle w:val="pxcc"/>
        </w:rPr>
        <w:instrText>cc.ref.id="I06RHAL"</w:instrText>
      </w:r>
      <w:r>
        <w:rPr>
          <w:rStyle w:val="pxcc"/>
        </w:rPr>
        <w:fldChar w:fldCharType="end"/>
      </w:r>
      <w:r>
        <w:rPr>
          <w:rStyle w:val="pxcc"/>
        </w:rPr>
        <w:t>Florida Patient's Compensation Fund v. Rowe, 472 So. 2d 1145 (Fla. 1985) (holding modified by, Standard Guar. Ins. Co. v. Quanstrom, 555 So. 2d 828 (Fla. 1990))</w:t>
      </w:r>
      <w:r>
        <w:t xml:space="preserve"> on fees. Final judgment forms are in </w:t>
      </w:r>
      <w:r>
        <w:rPr>
          <w:rStyle w:val="pxx"/>
          <w:color w:val="FF0000"/>
          <w:sz w:val="20"/>
          <w:szCs w:val="20"/>
          <w:vertAlign w:val="superscript"/>
        </w:rPr>
        <w:t>►</w:t>
      </w:r>
      <w:r>
        <w:rPr>
          <w:rStyle w:val="pxx"/>
        </w:rPr>
        <w:fldChar w:fldCharType="begin"/>
      </w:r>
      <w:r>
        <w:rPr>
          <w:rStyle w:val="pxx"/>
        </w:rPr>
        <w:instrText>x.ref.id="I013KGF"</w:instrText>
      </w:r>
      <w:r>
        <w:rPr>
          <w:rStyle w:val="pxx"/>
        </w:rPr>
        <w:fldChar w:fldCharType="end"/>
      </w:r>
      <w:r>
        <w:rPr>
          <w:rStyle w:val="pxx"/>
        </w:rPr>
        <w:t>sections 10:40 and 10:41</w:t>
      </w:r>
      <w:r>
        <w:t>.</w:t>
      </w:r>
    </w:p>
    <w:p w14:paraId="4D701C3C" w14:textId="77777777" w:rsidR="00FD3105" w:rsidRDefault="00FD3105">
      <w:pPr>
        <w:pStyle w:val="pxs"/>
        <w:spacing w:before="180"/>
        <w:rPr>
          <w:sz w:val="27"/>
          <w:szCs w:val="27"/>
        </w:rPr>
      </w:pPr>
      <w:r>
        <w:rPr>
          <w:sz w:val="27"/>
          <w:szCs w:val="27"/>
        </w:rPr>
        <w:t>10:68. Writ</w:t>
      </w:r>
      <w:r>
        <w:rPr>
          <w:rStyle w:val="pxsep"/>
        </w:rPr>
        <w:t xml:space="preserve">-- </w:t>
      </w:r>
      <w:r>
        <w:rPr>
          <w:sz w:val="27"/>
          <w:szCs w:val="27"/>
        </w:rPr>
        <w:t>Execution</w:t>
      </w:r>
    </w:p>
    <w:p w14:paraId="60F7F938" w14:textId="77777777" w:rsidR="00FD3105" w:rsidRDefault="00FD3105">
      <w:pPr>
        <w:pStyle w:val="pxcomnt"/>
      </w:pPr>
    </w:p>
    <w:p w14:paraId="2420C7DD" w14:textId="77777777" w:rsidR="00FD3105" w:rsidRDefault="00FD3105">
      <w:pPr>
        <w:pStyle w:val="pxhac"/>
        <w:spacing w:before="180"/>
        <w:jc w:val="center"/>
      </w:pPr>
      <w:r>
        <w:rPr>
          <w:rStyle w:val="pxb"/>
          <w:b/>
          <w:bCs/>
        </w:rPr>
        <w:t>Author's Comment</w:t>
      </w:r>
    </w:p>
    <w:p w14:paraId="18A0400E"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p.ct.id="3d29be30775711ee8e1ba9ecff0bf883|68|10:68"</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st.ref.id="I048WNP"</w:instrText>
      </w:r>
      <w:r>
        <w:rPr>
          <w:rStyle w:val="pxst"/>
        </w:rPr>
        <w:fldChar w:fldCharType="end"/>
      </w:r>
      <w:r>
        <w:rPr>
          <w:rStyle w:val="pxst"/>
        </w:rPr>
        <w:t>Fla. R. Civ. P. Form 1.914(a)</w:t>
      </w:r>
      <w:r>
        <w:t>. This form can be used for proceedings under the Florida Family Law Rules of Procedure by changing plaintiff to petitioner, defendant to respondent and the caption.</w:t>
      </w:r>
    </w:p>
    <w:p w14:paraId="56C61999" w14:textId="77777777" w:rsidR="00FD3105" w:rsidRDefault="00FD3105">
      <w:pPr>
        <w:pStyle w:val="pxs"/>
        <w:spacing w:before="180"/>
        <w:rPr>
          <w:sz w:val="27"/>
          <w:szCs w:val="27"/>
        </w:rPr>
      </w:pPr>
      <w:r>
        <w:rPr>
          <w:sz w:val="27"/>
          <w:szCs w:val="27"/>
        </w:rPr>
        <w:t>10:69. Writ</w:t>
      </w:r>
      <w:r>
        <w:rPr>
          <w:rStyle w:val="pxsep"/>
        </w:rPr>
        <w:t xml:space="preserve">-- </w:t>
      </w:r>
      <w:r>
        <w:rPr>
          <w:sz w:val="27"/>
          <w:szCs w:val="27"/>
        </w:rPr>
        <w:t>Garnishment, continuing</w:t>
      </w:r>
    </w:p>
    <w:p w14:paraId="08D0EB7C" w14:textId="77777777" w:rsidR="00FD3105" w:rsidRDefault="00FD3105">
      <w:pPr>
        <w:pStyle w:val="pxov"/>
        <w:rPr>
          <w:vanish/>
        </w:rPr>
      </w:pPr>
      <w:r>
        <w:rPr>
          <w:vanish/>
        </w:rPr>
        <w:t>FMS</w:t>
      </w:r>
    </w:p>
    <w:p w14:paraId="51E6B2E9" w14:textId="77777777" w:rsidR="00FD3105" w:rsidRDefault="00FD3105">
      <w:pPr>
        <w:pStyle w:val="pxov"/>
        <w:rPr>
          <w:vanish/>
        </w:rPr>
      </w:pPr>
      <w:r>
        <w:rPr>
          <w:vanish/>
        </w:rPr>
        <w:t>LCV</w:t>
      </w:r>
    </w:p>
    <w:p w14:paraId="1A6A7DB2" w14:textId="77777777" w:rsidR="00FD3105" w:rsidRDefault="00FD3105">
      <w:pPr>
        <w:pStyle w:val="pxov"/>
        <w:rPr>
          <w:vanish/>
        </w:rPr>
      </w:pPr>
      <w:r>
        <w:rPr>
          <w:vanish/>
        </w:rPr>
        <w:t>LSC</w:t>
      </w:r>
    </w:p>
    <w:p w14:paraId="0264E278" w14:textId="77777777" w:rsidR="00FD3105" w:rsidRDefault="00FD3105">
      <w:pPr>
        <w:pStyle w:val="pxov"/>
        <w:rPr>
          <w:vanish/>
        </w:rPr>
      </w:pPr>
      <w:r>
        <w:rPr>
          <w:vanish/>
        </w:rPr>
        <w:t>LS7</w:t>
      </w:r>
    </w:p>
    <w:p w14:paraId="7350D009" w14:textId="77777777" w:rsidR="00FD3105" w:rsidRDefault="00FD3105">
      <w:pPr>
        <w:pStyle w:val="pxov"/>
        <w:rPr>
          <w:vanish/>
        </w:rPr>
      </w:pPr>
      <w:r>
        <w:rPr>
          <w:vanish/>
        </w:rPr>
        <w:t>FCV</w:t>
      </w:r>
    </w:p>
    <w:p w14:paraId="7E49DD2F" w14:textId="77777777" w:rsidR="00FD3105" w:rsidRDefault="00FD3105">
      <w:pPr>
        <w:pStyle w:val="pxov"/>
        <w:rPr>
          <w:vanish/>
        </w:rPr>
      </w:pPr>
      <w:r>
        <w:rPr>
          <w:vanish/>
        </w:rPr>
        <w:t>FLG</w:t>
      </w:r>
    </w:p>
    <w:p w14:paraId="72B744D7" w14:textId="77777777" w:rsidR="00FD3105" w:rsidRDefault="00FD3105">
      <w:pPr>
        <w:pStyle w:val="pxformfcapfac"/>
        <w:jc w:val="center"/>
        <w:rPr>
          <w:sz w:val="24"/>
          <w:szCs w:val="24"/>
        </w:rPr>
      </w:pPr>
      <w:r>
        <w:rPr>
          <w:color w:val="FF0000"/>
          <w:sz w:val="20"/>
          <w:szCs w:val="20"/>
          <w:vertAlign w:val="superscript"/>
        </w:rPr>
        <w:t>►</w:t>
      </w:r>
      <w:r>
        <w:rPr>
          <w:sz w:val="24"/>
          <w:szCs w:val="24"/>
        </w:rPr>
        <w:fldChar w:fldCharType="begin"/>
      </w:r>
      <w:r>
        <w:rPr>
          <w:sz w:val="24"/>
          <w:szCs w:val="24"/>
        </w:rPr>
        <w:instrText>form.du="0"</w:instrText>
      </w:r>
      <w:r>
        <w:rPr>
          <w:sz w:val="24"/>
          <w:szCs w:val="24"/>
        </w:rPr>
        <w:fldChar w:fldCharType="end"/>
      </w:r>
      <w:r>
        <w:rPr>
          <w:sz w:val="24"/>
          <w:szCs w:val="24"/>
        </w:rPr>
        <w:fldChar w:fldCharType="begin"/>
      </w:r>
      <w:r>
        <w:rPr>
          <w:sz w:val="24"/>
          <w:szCs w:val="24"/>
        </w:rPr>
        <w:instrText>form.fid="I750d5dc09fed11dfbf230000837214a9"</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fcap.ref="manual"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sz w:val="24"/>
          <w:szCs w:val="24"/>
        </w:rPr>
        <w:t xml:space="preserve">IN THE CIRCUIT COURT FOR </w:t>
      </w:r>
      <w:r>
        <w:rPr>
          <w:rStyle w:val="pxfinstr"/>
          <w:i/>
          <w:iCs/>
          <w:szCs w:val="24"/>
        </w:rPr>
        <w:t>[NAME OF COUNTY]</w:t>
      </w:r>
      <w:r>
        <w:rPr>
          <w:sz w:val="24"/>
          <w:szCs w:val="24"/>
        </w:rPr>
        <w:t>, FLORIDA</w:t>
      </w:r>
    </w:p>
    <w:p w14:paraId="7BD8D42D" w14:textId="77777777" w:rsidR="00FD3105" w:rsidRDefault="00FD3105">
      <w:pPr>
        <w:pStyle w:val="pxformfcaptbl"/>
        <w:ind w:left="500"/>
      </w:pPr>
      <w:r>
        <w:t xml:space="preserve"> </w:t>
      </w:r>
      <w:r>
        <w:rPr>
          <w:color w:val="FF0000"/>
          <w:sz w:val="20"/>
          <w:szCs w:val="20"/>
          <w:vertAlign w:val="superscript"/>
        </w:rPr>
        <w:t>►</w:t>
      </w:r>
      <w:r>
        <w:fldChar w:fldCharType="begin"/>
      </w:r>
      <w:r>
        <w:instrText>tbl.brace.end="5"</w:instrText>
      </w:r>
      <w:r>
        <w:fldChar w:fldCharType="end"/>
      </w:r>
      <w:r>
        <w:fldChar w:fldCharType="begin"/>
      </w:r>
      <w:r>
        <w:instrText>tbl.brace.start="1"</w:instrText>
      </w:r>
      <w:r>
        <w:fldChar w:fldCharType="end"/>
      </w:r>
      <w:r>
        <w:fldChar w:fldCharType="begin"/>
      </w:r>
      <w:r>
        <w:instrText>tbl.ident="I02S61N"</w:instrText>
      </w:r>
      <w:r>
        <w:fldChar w:fldCharType="end"/>
      </w:r>
      <w:r>
        <w:fldChar w:fldCharType="begin"/>
      </w:r>
      <w:r>
        <w:instrText>tbl.uuid="I02OT2P"</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4850CE17"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5EFF190D"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tgroup.cols="4"</w:instrText>
      </w:r>
      <w:r>
        <w:fldChar w:fldCharType="end"/>
      </w:r>
    </w:p>
    <w:p w14:paraId="7B70F99C"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colspec.colwidth="7*"</w:instrText>
      </w:r>
      <w:r>
        <w:fldChar w:fldCharType="end"/>
      </w:r>
    </w:p>
    <w:p w14:paraId="3824D979"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colspec.colwidth="16*"</w:instrText>
      </w:r>
      <w:r>
        <w:fldChar w:fldCharType="end"/>
      </w:r>
    </w:p>
    <w:p w14:paraId="78B7BDE9" w14:textId="77777777" w:rsidR="00FD3105" w:rsidRDefault="00FD3105">
      <w:pPr>
        <w:pStyle w:val="pxcolspec"/>
      </w:pPr>
      <w:r>
        <w:rPr>
          <w:color w:val="FF0000"/>
          <w:sz w:val="20"/>
          <w:szCs w:val="20"/>
          <w:vertAlign w:val="superscript"/>
        </w:rPr>
        <w:t>►</w:t>
      </w:r>
      <w:r>
        <w:fldChar w:fldCharType="begin"/>
      </w:r>
      <w:r>
        <w:instrText>colspec.align="center"</w:instrText>
      </w:r>
      <w:r>
        <w:fldChar w:fldCharType="end"/>
      </w:r>
      <w:r>
        <w:fldChar w:fldCharType="begin"/>
      </w:r>
      <w:r>
        <w:instrText>colspec.colname="3"</w:instrText>
      </w:r>
      <w:r>
        <w:fldChar w:fldCharType="end"/>
      </w:r>
      <w:r>
        <w:fldChar w:fldCharType="begin"/>
      </w:r>
      <w:r>
        <w:instrText>colspec.colnum="3"</w:instrText>
      </w:r>
      <w:r>
        <w:fldChar w:fldCharType="end"/>
      </w:r>
      <w:r>
        <w:fldChar w:fldCharType="begin"/>
      </w:r>
      <w:r>
        <w:instrText>colspec.colwidth="7*"</w:instrText>
      </w:r>
      <w:r>
        <w:fldChar w:fldCharType="end"/>
      </w:r>
    </w:p>
    <w:p w14:paraId="3BFD945F" w14:textId="77777777" w:rsidR="00FD3105" w:rsidRDefault="00FD3105">
      <w:pPr>
        <w:pStyle w:val="pxcolspec"/>
      </w:pPr>
      <w:r>
        <w:rPr>
          <w:color w:val="FF0000"/>
          <w:sz w:val="20"/>
          <w:szCs w:val="20"/>
          <w:vertAlign w:val="superscript"/>
        </w:rPr>
        <w:t>►</w:t>
      </w:r>
      <w:r>
        <w:fldChar w:fldCharType="begin"/>
      </w:r>
      <w:r>
        <w:instrText>colspec.colname="4"</w:instrText>
      </w:r>
      <w:r>
        <w:fldChar w:fldCharType="end"/>
      </w:r>
      <w:r>
        <w:fldChar w:fldCharType="begin"/>
      </w:r>
      <w:r>
        <w:instrText>colspec.colnum="4"</w:instrText>
      </w:r>
      <w:r>
        <w:fldChar w:fldCharType="end"/>
      </w:r>
      <w:r>
        <w:fldChar w:fldCharType="begin"/>
      </w:r>
      <w:r>
        <w:instrText>colspec.colwidth="34*"</w:instrText>
      </w:r>
      <w:r>
        <w:fldChar w:fldCharType="end"/>
      </w:r>
    </w:p>
    <w:tbl>
      <w:tblPr>
        <w:tblW w:w="0" w:type="auto"/>
        <w:tblLayout w:type="fixed"/>
        <w:tblCellMar>
          <w:left w:w="0" w:type="dxa"/>
          <w:right w:w="0" w:type="dxa"/>
        </w:tblCellMar>
        <w:tblLook w:val="0000" w:firstRow="0" w:lastRow="0" w:firstColumn="0" w:lastColumn="0" w:noHBand="0" w:noVBand="0"/>
      </w:tblPr>
      <w:tblGrid>
        <w:gridCol w:w="2160"/>
        <w:gridCol w:w="2160"/>
        <w:gridCol w:w="2160"/>
        <w:gridCol w:w="2160"/>
      </w:tblGrid>
      <w:tr w:rsidR="00FD3105" w14:paraId="3E3CB3FC" w14:textId="77777777">
        <w:tblPrEx>
          <w:tblCellMar>
            <w:top w:w="0" w:type="dxa"/>
            <w:left w:w="0" w:type="dxa"/>
            <w:bottom w:w="0" w:type="dxa"/>
            <w:right w:w="0" w:type="dxa"/>
          </w:tblCellMar>
        </w:tblPrEx>
        <w:tc>
          <w:tcPr>
            <w:tcW w:w="2160" w:type="dxa"/>
            <w:tcBorders>
              <w:top w:val="nil"/>
              <w:left w:val="nil"/>
              <w:bottom w:val="nil"/>
              <w:right w:val="nil"/>
            </w:tcBorders>
          </w:tcPr>
          <w:p w14:paraId="0A31DCC1" w14:textId="77777777" w:rsidR="00FD3105" w:rsidRDefault="00FD3105">
            <w:r>
              <w:rPr>
                <w:color w:val="FF0000"/>
                <w:sz w:val="20"/>
                <w:szCs w:val="20"/>
                <w:vertAlign w:val="superscript"/>
              </w:rPr>
              <w:t>►</w:t>
            </w:r>
            <w:r>
              <w:fldChar w:fldCharType="begin"/>
            </w:r>
            <w:r>
              <w:instrText>tbody.valign="top"</w:instrText>
            </w:r>
            <w:r>
              <w:fldChar w:fldCharType="end"/>
            </w:r>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PLAINTIFF]</w:t>
            </w:r>
            <w:r>
              <w:rPr>
                <w:rStyle w:val="pxrowentry"/>
              </w:rPr>
              <w:t>,</w:t>
            </w:r>
          </w:p>
        </w:tc>
        <w:tc>
          <w:tcPr>
            <w:tcW w:w="2160" w:type="dxa"/>
            <w:tcBorders>
              <w:top w:val="nil"/>
              <w:left w:val="nil"/>
              <w:bottom w:val="nil"/>
              <w:right w:val="nil"/>
            </w:tcBorders>
          </w:tcPr>
          <w:p w14:paraId="35EE7C3B" w14:textId="77777777" w:rsidR="00FD3105" w:rsidRDefault="00FD3105">
            <w:r>
              <w:rPr>
                <w:rStyle w:val="pxentry"/>
                <w:color w:val="FF0000"/>
                <w:sz w:val="20"/>
                <w:szCs w:val="20"/>
                <w:vertAlign w:val="superscript"/>
              </w:rPr>
              <w:t>►</w:t>
            </w:r>
            <w:r>
              <w:rPr>
                <w:rStyle w:val="pxentry"/>
              </w:rPr>
              <w:fldChar w:fldCharType="begin"/>
            </w:r>
            <w:r>
              <w:rPr>
                <w:rStyle w:val="pxentry"/>
              </w:rPr>
              <w:instrText>entry.morerows="4"</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vanish/>
              </w:rPr>
              <w:t>&amp;brace;</w:t>
            </w:r>
            <w:r>
              <w:rPr>
                <w:rStyle w:val="pxvis"/>
                <w:rFonts w:ascii="Times NewRoman" w:hAnsi="Times NewRoman"/>
                <w:b w:val="0"/>
                <w:sz w:val="24"/>
              </w:rPr>
              <w:t>}</w:t>
            </w:r>
          </w:p>
        </w:tc>
        <w:tc>
          <w:tcPr>
            <w:tcW w:w="2160" w:type="dxa"/>
            <w:tcBorders>
              <w:top w:val="nil"/>
              <w:left w:val="nil"/>
              <w:bottom w:val="nil"/>
              <w:right w:val="nil"/>
            </w:tcBorders>
          </w:tcPr>
          <w:p w14:paraId="1920AC0B"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1574D5D9" w14:textId="77777777" w:rsidR="00FD3105" w:rsidRDefault="00FD3105"/>
        </w:tc>
      </w:tr>
      <w:tr w:rsidR="00FD3105" w14:paraId="6CF2F1D5" w14:textId="77777777">
        <w:tblPrEx>
          <w:tblCellMar>
            <w:top w:w="0" w:type="dxa"/>
            <w:left w:w="0" w:type="dxa"/>
            <w:bottom w:w="0" w:type="dxa"/>
            <w:right w:w="0" w:type="dxa"/>
          </w:tblCellMar>
        </w:tblPrEx>
        <w:tc>
          <w:tcPr>
            <w:tcW w:w="2160" w:type="dxa"/>
            <w:tcBorders>
              <w:top w:val="nil"/>
              <w:left w:val="nil"/>
              <w:bottom w:val="nil"/>
              <w:right w:val="nil"/>
            </w:tcBorders>
          </w:tcPr>
          <w:p w14:paraId="39D18F55"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37747FFA"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Plaintiff,</w:t>
            </w:r>
          </w:p>
        </w:tc>
        <w:tc>
          <w:tcPr>
            <w:tcW w:w="2160" w:type="dxa"/>
            <w:tcBorders>
              <w:top w:val="nil"/>
              <w:left w:val="nil"/>
              <w:bottom w:val="nil"/>
              <w:right w:val="nil"/>
            </w:tcBorders>
          </w:tcPr>
          <w:p w14:paraId="0B5E7A55"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4287C08E" w14:textId="77777777" w:rsidR="00FD3105" w:rsidRDefault="00FD3105"/>
        </w:tc>
      </w:tr>
      <w:tr w:rsidR="00FD3105" w14:paraId="6FA03FB3" w14:textId="77777777">
        <w:tblPrEx>
          <w:tblCellMar>
            <w:top w:w="0" w:type="dxa"/>
            <w:left w:w="0" w:type="dxa"/>
            <w:bottom w:w="0" w:type="dxa"/>
            <w:right w:w="0" w:type="dxa"/>
          </w:tblCellMar>
        </w:tblPrEx>
        <w:tc>
          <w:tcPr>
            <w:tcW w:w="2160" w:type="dxa"/>
            <w:tcBorders>
              <w:top w:val="nil"/>
              <w:left w:val="nil"/>
              <w:bottom w:val="nil"/>
              <w:right w:val="nil"/>
            </w:tcBorders>
          </w:tcPr>
          <w:p w14:paraId="3F3467F3"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entry.align="left"</w:instrText>
            </w:r>
            <w:r>
              <w:rPr>
                <w:rStyle w:val="pxrowentry"/>
              </w:rPr>
              <w:fldChar w:fldCharType="end"/>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v.</w:t>
            </w:r>
          </w:p>
        </w:tc>
        <w:tc>
          <w:tcPr>
            <w:tcW w:w="2160" w:type="dxa"/>
            <w:tcBorders>
              <w:top w:val="nil"/>
              <w:left w:val="nil"/>
              <w:bottom w:val="nil"/>
              <w:right w:val="nil"/>
            </w:tcBorders>
          </w:tcPr>
          <w:p w14:paraId="58849A96"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 xml:space="preserve">CASE </w:t>
            </w:r>
            <w:r>
              <w:rPr>
                <w:rStyle w:val="pxfinstr"/>
                <w:i/>
                <w:iCs/>
              </w:rPr>
              <w:t>[CASE NUMBER]</w:t>
            </w:r>
          </w:p>
        </w:tc>
        <w:tc>
          <w:tcPr>
            <w:tcW w:w="2160" w:type="dxa"/>
            <w:tcBorders>
              <w:top w:val="nil"/>
              <w:left w:val="nil"/>
              <w:bottom w:val="nil"/>
              <w:right w:val="nil"/>
            </w:tcBorders>
          </w:tcPr>
          <w:p w14:paraId="722B4701" w14:textId="77777777" w:rsidR="00FD3105" w:rsidRDefault="00FD3105"/>
        </w:tc>
        <w:tc>
          <w:tcPr>
            <w:tcW w:w="2160" w:type="dxa"/>
            <w:tcBorders>
              <w:top w:val="nil"/>
              <w:left w:val="nil"/>
              <w:bottom w:val="nil"/>
              <w:right w:val="nil"/>
            </w:tcBorders>
          </w:tcPr>
          <w:p w14:paraId="014FDB64" w14:textId="77777777" w:rsidR="00FD3105" w:rsidRDefault="00FD3105"/>
        </w:tc>
      </w:tr>
      <w:tr w:rsidR="00FD3105" w14:paraId="2FD32DB6" w14:textId="77777777">
        <w:tblPrEx>
          <w:tblCellMar>
            <w:top w:w="0" w:type="dxa"/>
            <w:left w:w="0" w:type="dxa"/>
            <w:bottom w:w="0" w:type="dxa"/>
            <w:right w:w="0" w:type="dxa"/>
          </w:tblCellMar>
        </w:tblPrEx>
        <w:tc>
          <w:tcPr>
            <w:tcW w:w="2160" w:type="dxa"/>
            <w:tcBorders>
              <w:top w:val="nil"/>
              <w:left w:val="nil"/>
              <w:bottom w:val="nil"/>
              <w:right w:val="nil"/>
            </w:tcBorders>
          </w:tcPr>
          <w:p w14:paraId="71B8B4F4"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DEFENDANT]</w:t>
            </w:r>
            <w:r>
              <w:rPr>
                <w:rStyle w:val="pxrowentry"/>
              </w:rPr>
              <w:t>,</w:t>
            </w:r>
          </w:p>
        </w:tc>
        <w:tc>
          <w:tcPr>
            <w:tcW w:w="2160" w:type="dxa"/>
            <w:tcBorders>
              <w:top w:val="nil"/>
              <w:left w:val="nil"/>
              <w:bottom w:val="nil"/>
              <w:right w:val="nil"/>
            </w:tcBorders>
          </w:tcPr>
          <w:p w14:paraId="5602F4D8"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4A77D437" w14:textId="77777777" w:rsidR="00FD3105" w:rsidRDefault="00FD3105"/>
        </w:tc>
        <w:tc>
          <w:tcPr>
            <w:tcW w:w="2160" w:type="dxa"/>
            <w:tcBorders>
              <w:top w:val="nil"/>
              <w:left w:val="nil"/>
              <w:bottom w:val="nil"/>
              <w:right w:val="nil"/>
            </w:tcBorders>
          </w:tcPr>
          <w:p w14:paraId="72152256" w14:textId="77777777" w:rsidR="00FD3105" w:rsidRDefault="00FD3105"/>
        </w:tc>
      </w:tr>
      <w:tr w:rsidR="00FD3105" w14:paraId="1D48646F" w14:textId="77777777">
        <w:tblPrEx>
          <w:tblCellMar>
            <w:top w:w="0" w:type="dxa"/>
            <w:left w:w="0" w:type="dxa"/>
            <w:bottom w:w="0" w:type="dxa"/>
            <w:right w:w="0" w:type="dxa"/>
          </w:tblCellMar>
        </w:tblPrEx>
        <w:tc>
          <w:tcPr>
            <w:tcW w:w="2160" w:type="dxa"/>
            <w:tcBorders>
              <w:top w:val="nil"/>
              <w:left w:val="nil"/>
              <w:bottom w:val="nil"/>
              <w:right w:val="nil"/>
            </w:tcBorders>
          </w:tcPr>
          <w:p w14:paraId="538D6B52"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735AF836"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Defendant.</w:t>
            </w:r>
          </w:p>
        </w:tc>
        <w:tc>
          <w:tcPr>
            <w:tcW w:w="2160" w:type="dxa"/>
            <w:tcBorders>
              <w:top w:val="nil"/>
              <w:left w:val="nil"/>
              <w:bottom w:val="nil"/>
              <w:right w:val="nil"/>
            </w:tcBorders>
          </w:tcPr>
          <w:p w14:paraId="03F11E24"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541DFB8E" w14:textId="77777777" w:rsidR="00FD3105" w:rsidRDefault="00FD3105"/>
        </w:tc>
      </w:tr>
    </w:tbl>
    <w:p w14:paraId="7D41B4BC" w14:textId="77777777" w:rsidR="00FD3105" w:rsidRDefault="00FD3105">
      <w:pPr>
        <w:pStyle w:val="pxtbody"/>
      </w:pPr>
    </w:p>
    <w:p w14:paraId="5CBF9C43" w14:textId="77777777" w:rsidR="00FD3105" w:rsidRDefault="00FD3105"/>
    <w:p w14:paraId="3DDA9BDE" w14:textId="77777777" w:rsidR="00FD3105" w:rsidRDefault="00FD3105">
      <w:pPr>
        <w:pStyle w:val="pxformhac"/>
        <w:spacing w:before="180"/>
        <w:jc w:val="center"/>
      </w:pPr>
      <w:r>
        <w:t xml:space="preserve">CONTINUING WRIT OF GARNISHMENT </w:t>
      </w:r>
    </w:p>
    <w:p w14:paraId="069A7236" w14:textId="77777777" w:rsidR="00FD3105" w:rsidRDefault="00FD3105">
      <w:pPr>
        <w:pStyle w:val="pxform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THE STATE OF FLORIDA:</w:t>
      </w:r>
    </w:p>
    <w:p w14:paraId="6E1C3DEF" w14:textId="77777777" w:rsidR="00FD3105" w:rsidRDefault="00FD3105">
      <w:pPr>
        <w:pStyle w:val="pxform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To Each Sheriff of the State:</w:t>
      </w:r>
    </w:p>
    <w:p w14:paraId="4C80DC21"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p.ct.id="3d29be30775711ee8e1ba9ecff0bf883|69|10:69"</w:instrText>
      </w:r>
      <w:r>
        <w:fldChar w:fldCharType="end"/>
      </w:r>
      <w:r>
        <w:t xml:space="preserve">YOU ARE COMMANDED to summon garnishee </w:t>
      </w:r>
      <w:r>
        <w:rPr>
          <w:rStyle w:val="pxfinstr"/>
          <w:i/>
          <w:iCs/>
        </w:rPr>
        <w:t>[NAME OF GARNISHEE]</w:t>
      </w:r>
      <w:r>
        <w:t xml:space="preserve"> to serve an answer to this writ on </w:t>
      </w:r>
      <w:r>
        <w:rPr>
          <w:rStyle w:val="pxfinstr"/>
          <w:i/>
          <w:iCs/>
        </w:rPr>
        <w:t>[name of plaintiff's attorney]</w:t>
      </w:r>
      <w:r>
        <w:t xml:space="preserve">, plaintiff's attorney, whose address is </w:t>
      </w:r>
      <w:r>
        <w:rPr>
          <w:rStyle w:val="pxfinstr"/>
          <w:i/>
          <w:iCs/>
        </w:rPr>
        <w:t>[address of plaintiff's attorney]</w:t>
      </w:r>
      <w:r>
        <w:t>, and to file the original with the clerk of this court either before service on the attorney or immediately thereafter, stating:</w:t>
      </w:r>
    </w:p>
    <w:p w14:paraId="0689C3D2" w14:textId="77777777" w:rsidR="00FD3105" w:rsidRDefault="00FD3105">
      <w:pPr>
        <w:pStyle w:val="pxformfl"/>
        <w:ind w:left="500"/>
      </w:pPr>
      <w:r>
        <w:t xml:space="preserve"> </w:t>
      </w:r>
    </w:p>
    <w:p w14:paraId="6E29FCFE"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1. </w:t>
      </w:r>
    </w:p>
    <w:p w14:paraId="5BDB94D5"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p.ct.id="3d29be30775711ee8e1ba9ecff0bf883|69|10:69"</w:instrText>
      </w:r>
      <w:r>
        <w:fldChar w:fldCharType="end"/>
      </w:r>
      <w:r>
        <w:t xml:space="preserve">whether defendant </w:t>
      </w:r>
      <w:r>
        <w:rPr>
          <w:rStyle w:val="pxfinstr"/>
          <w:i/>
          <w:iCs/>
        </w:rPr>
        <w:t>[NAME OF DEFENDANT]</w:t>
      </w:r>
      <w:r>
        <w:t>is employed by garnishee, and</w:t>
      </w:r>
    </w:p>
    <w:p w14:paraId="11E99343"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2. </w:t>
      </w:r>
    </w:p>
    <w:p w14:paraId="48C329B0"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p.ct.id="3d29be30775711ee8e1ba9ecff0bf883|69|10:69"</w:instrText>
      </w:r>
      <w:r>
        <w:fldChar w:fldCharType="end"/>
      </w:r>
      <w:r>
        <w:t>if so, the gross amount of periodic payments of salary or wages payable to defendant, and</w:t>
      </w:r>
    </w:p>
    <w:p w14:paraId="02230F32"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3. </w:t>
      </w:r>
    </w:p>
    <w:p w14:paraId="160AA4DE"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p.ct.id="3d29be30775711ee8e1ba9ecff0bf883|69|10:69"</w:instrText>
      </w:r>
      <w:r>
        <w:fldChar w:fldCharType="end"/>
      </w:r>
      <w:r>
        <w:t>the pay period for defendant, and requiring garnishee to withhold from each payment due or coming due of defendant's salary or wages after the service of this writ the amount exceeding:</w:t>
      </w:r>
    </w:p>
    <w:p w14:paraId="316398DE" w14:textId="77777777" w:rsidR="00FD3105" w:rsidRDefault="00FD3105">
      <w:pPr>
        <w:pStyle w:val="pxformfl"/>
        <w:ind w:left="500"/>
      </w:pPr>
      <w:r>
        <w:t xml:space="preserve"> </w:t>
      </w:r>
    </w:p>
    <w:p w14:paraId="54EC3A50" w14:textId="77777777" w:rsidR="00FD3105" w:rsidRDefault="00FD3105">
      <w:pPr>
        <w:pStyle w:val="pxformfin"/>
      </w:pPr>
      <w:r>
        <w:rPr>
          <w:color w:val="FF0000"/>
          <w:sz w:val="20"/>
          <w:szCs w:val="20"/>
          <w:vertAlign w:val="superscript"/>
        </w:rPr>
        <w:t>►</w:t>
      </w:r>
      <w:r>
        <w:fldChar w:fldCharType="begin"/>
      </w:r>
      <w:r>
        <w:instrText>fi.lvl="2"</w:instrText>
      </w:r>
      <w:r>
        <w:fldChar w:fldCharType="end"/>
      </w:r>
      <w:r>
        <w:t xml:space="preserve">(a). </w:t>
      </w:r>
    </w:p>
    <w:p w14:paraId="0585FBB6"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p.ct.id="3d29be30775711ee8e1ba9ecff0bf883|69|10:69"</w:instrText>
      </w:r>
      <w:r>
        <w:fldChar w:fldCharType="end"/>
      </w:r>
      <w:r>
        <w:rPr>
          <w:rStyle w:val="pxfinstr"/>
          <w:i/>
          <w:iCs/>
        </w:rPr>
        <w:t>[text dollar amount of weekly amount]</w:t>
      </w:r>
      <w:r>
        <w:t xml:space="preserve"> dollar if defendant is paid weekly;</w:t>
      </w:r>
    </w:p>
    <w:p w14:paraId="00163722" w14:textId="77777777" w:rsidR="00FD3105" w:rsidRDefault="00FD3105">
      <w:pPr>
        <w:pStyle w:val="pxformfin"/>
      </w:pPr>
      <w:r>
        <w:rPr>
          <w:color w:val="FF0000"/>
          <w:sz w:val="20"/>
          <w:szCs w:val="20"/>
          <w:vertAlign w:val="superscript"/>
        </w:rPr>
        <w:t>►</w:t>
      </w:r>
      <w:r>
        <w:fldChar w:fldCharType="begin"/>
      </w:r>
      <w:r>
        <w:instrText>fi.lvl="2"</w:instrText>
      </w:r>
      <w:r>
        <w:fldChar w:fldCharType="end"/>
      </w:r>
      <w:r>
        <w:t xml:space="preserve">(b). </w:t>
      </w:r>
    </w:p>
    <w:p w14:paraId="6F4DC7CC"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p.ct.id="3d29be30775711ee8e1ba9ecff0bf883|69|10:69"</w:instrText>
      </w:r>
      <w:r>
        <w:fldChar w:fldCharType="end"/>
      </w:r>
      <w:r>
        <w:rPr>
          <w:rStyle w:val="pxfinstr"/>
          <w:i/>
          <w:iCs/>
        </w:rPr>
        <w:t>[text dollar amount of bi-weekly amount]</w:t>
      </w:r>
      <w:r>
        <w:t xml:space="preserve"> dollar if defendant is paid bi-weekly;</w:t>
      </w:r>
    </w:p>
    <w:p w14:paraId="15F6E303" w14:textId="77777777" w:rsidR="00FD3105" w:rsidRDefault="00FD3105">
      <w:pPr>
        <w:pStyle w:val="pxformfin"/>
      </w:pPr>
      <w:r>
        <w:rPr>
          <w:color w:val="FF0000"/>
          <w:sz w:val="20"/>
          <w:szCs w:val="20"/>
          <w:vertAlign w:val="superscript"/>
        </w:rPr>
        <w:t>►</w:t>
      </w:r>
      <w:r>
        <w:fldChar w:fldCharType="begin"/>
      </w:r>
      <w:r>
        <w:instrText>fi.lvl="2"</w:instrText>
      </w:r>
      <w:r>
        <w:fldChar w:fldCharType="end"/>
      </w:r>
      <w:r>
        <w:t xml:space="preserve">(c). </w:t>
      </w:r>
    </w:p>
    <w:p w14:paraId="3B6F9B9E"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p.ct.id="3d29be30775711ee8e1ba9ecff0bf883|69|10:69"</w:instrText>
      </w:r>
      <w:r>
        <w:fldChar w:fldCharType="end"/>
      </w:r>
      <w:r>
        <w:rPr>
          <w:rStyle w:val="pxfinstr"/>
          <w:i/>
          <w:iCs/>
        </w:rPr>
        <w:t>[text dollar amount of semi-monthly amount]</w:t>
      </w:r>
      <w:r>
        <w:t xml:space="preserve"> dollar if defendant is paid semi-monthly; or</w:t>
      </w:r>
    </w:p>
    <w:p w14:paraId="43B1D8B6" w14:textId="77777777" w:rsidR="00FD3105" w:rsidRDefault="00FD3105">
      <w:pPr>
        <w:pStyle w:val="pxformfin"/>
      </w:pPr>
      <w:r>
        <w:rPr>
          <w:color w:val="FF0000"/>
          <w:sz w:val="20"/>
          <w:szCs w:val="20"/>
          <w:vertAlign w:val="superscript"/>
        </w:rPr>
        <w:t>►</w:t>
      </w:r>
      <w:r>
        <w:fldChar w:fldCharType="begin"/>
      </w:r>
      <w:r>
        <w:instrText>fi.lvl="2"</w:instrText>
      </w:r>
      <w:r>
        <w:fldChar w:fldCharType="end"/>
      </w:r>
      <w:r>
        <w:t xml:space="preserve">(d). </w:t>
      </w:r>
    </w:p>
    <w:p w14:paraId="18D38F91"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p.ct.id="3d29be30775711ee8e1ba9ecff0bf883|69|10:69"</w:instrText>
      </w:r>
      <w:r>
        <w:fldChar w:fldCharType="end"/>
      </w:r>
      <w:r>
        <w:rPr>
          <w:rStyle w:val="pxfinstr"/>
          <w:i/>
          <w:iCs/>
        </w:rPr>
        <w:t>[text dollar amount of monthly amount]</w:t>
      </w:r>
      <w:r>
        <w:t xml:space="preserve"> dollar if defendant is paid monthly; and</w:t>
      </w:r>
    </w:p>
    <w:p w14:paraId="0737722A" w14:textId="77777777" w:rsidR="00FD3105" w:rsidRDefault="00FD3105">
      <w:pPr>
        <w:pStyle w:val="pxformfin"/>
      </w:pPr>
      <w:r>
        <w:rPr>
          <w:color w:val="FF0000"/>
          <w:sz w:val="20"/>
          <w:szCs w:val="20"/>
          <w:vertAlign w:val="superscript"/>
        </w:rPr>
        <w:t>►</w:t>
      </w:r>
      <w:r>
        <w:fldChar w:fldCharType="begin"/>
      </w:r>
      <w:r>
        <w:instrText>fi.lvl="2"</w:instrText>
      </w:r>
      <w:r>
        <w:fldChar w:fldCharType="end"/>
      </w:r>
      <w:r>
        <w:t xml:space="preserve">(e). </w:t>
      </w:r>
    </w:p>
    <w:p w14:paraId="7523697B"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p.ct.id="3d29be30775711ee8e1ba9ecff0bf883|69|10:69"</w:instrText>
      </w:r>
      <w:r>
        <w:fldChar w:fldCharType="end"/>
      </w:r>
      <w:r>
        <w:t>in addition to the above amount withheld, garnishee may retain up to $</w:t>
      </w:r>
      <w:r>
        <w:rPr>
          <w:rStyle w:val="pxfinstr"/>
          <w:i/>
          <w:iCs/>
        </w:rPr>
        <w:t>[dollar amount of retention]</w:t>
      </w:r>
      <w:r>
        <w:t xml:space="preserve"> for the first deduction and $</w:t>
      </w:r>
      <w:r>
        <w:rPr>
          <w:rStyle w:val="pxfinstr"/>
          <w:i/>
          <w:iCs/>
        </w:rPr>
        <w:t>[dollar amount of subsequent retentions]</w:t>
      </w:r>
      <w:r>
        <w:t xml:space="preserve"> for each subsequent deduction for administrative expenses.</w:t>
      </w:r>
    </w:p>
    <w:p w14:paraId="6A9284AC"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p.ct.id="3d29be30775711ee8e1ba9ecff0bf883|69|10:69"</w:instrText>
      </w:r>
      <w:r>
        <w:fldChar w:fldCharType="end"/>
      </w:r>
      <w:r>
        <w:t>BUT IN NO EVENT to withhold more than 25</w:t>
      </w:r>
      <w:r>
        <w:rPr>
          <w:vanish/>
        </w:rPr>
        <w:t>&amp;percnt;</w:t>
      </w:r>
      <w:r>
        <w:rPr>
          <w:rStyle w:val="pxvis"/>
          <w:rFonts w:ascii="Times NewRoman" w:hAnsi="Times NewRoman"/>
          <w:b w:val="0"/>
          <w:sz w:val="24"/>
        </w:rPr>
        <w:t>%</w:t>
      </w:r>
      <w:r>
        <w:t xml:space="preserve"> of the gross salary or wages of defendant after deducting Social Security and income withholding taxes. If defendant is the head of a family residing in Florida, no amount shall be withheld unless the defendant has signed a statutory waiver and earns more than $750 a week. The head of a family is a person who is providing more than one-half of the support for a child or other dependent. If defendant claims to be the head of a family, garnishee shall notify defendant to seek an exemption from this writ and to consult an attorney about the exemption.</w:t>
      </w:r>
    </w:p>
    <w:p w14:paraId="11F8B765"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p.ct.id="3d29be30775711ee8e1ba9ecff0bf883|69|10:69"</w:instrText>
      </w:r>
      <w:r>
        <w:fldChar w:fldCharType="end"/>
      </w:r>
      <w:r>
        <w:t>Otherwise, withholding shall continue until plaintiff's judgment in the sum of $</w:t>
      </w:r>
      <w:r>
        <w:rPr>
          <w:rStyle w:val="pxfinstr"/>
          <w:i/>
          <w:iCs/>
        </w:rPr>
        <w:t>[dollar amount of judgment]</w:t>
      </w:r>
      <w:r>
        <w:t xml:space="preserve"> is satisfied or defendant's employment by garnishee terminates or the further order of this court. Withheld payments shall be retained by garnishee until the further order of this court.</w:t>
      </w:r>
    </w:p>
    <w:p w14:paraId="0DA0494E"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p.ct.id="3d29be30775711ee8e1ba9ecff0bf883|69|10:69"</w:instrText>
      </w:r>
      <w:r>
        <w:fldChar w:fldCharType="end"/>
      </w:r>
      <w:r>
        <w:t>A failure to comply with this writ may result in garnishee paying the garnished amounts twice and in garnishee being held in contempt of court.</w:t>
      </w:r>
    </w:p>
    <w:p w14:paraId="5928DDDF"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p.ct.id="3d29be30775711ee8e1ba9ecff0bf883|69|10:69"</w:instrText>
      </w:r>
      <w:r>
        <w:fldChar w:fldCharType="end"/>
      </w:r>
      <w:r>
        <w:t xml:space="preserve">ORDERED at </w:t>
      </w:r>
      <w:r>
        <w:rPr>
          <w:rStyle w:val="pxfinstr"/>
          <w:i/>
          <w:iCs/>
        </w:rPr>
        <w:t>[name of city]</w:t>
      </w:r>
      <w:r>
        <w:t xml:space="preserve">, Florida on </w:t>
      </w:r>
      <w:r>
        <w:rPr>
          <w:rStyle w:val="pxfinstr"/>
          <w:i/>
          <w:iCs/>
        </w:rPr>
        <w:t>[date of garnishment]</w:t>
      </w:r>
      <w:r>
        <w:t>.</w:t>
      </w:r>
    </w:p>
    <w:p w14:paraId="0FD4981F" w14:textId="77777777" w:rsidR="00FD3105" w:rsidRDefault="00FD3105">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69DC8426"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[Name of clerk]</w:t>
      </w:r>
    </w:p>
    <w:p w14:paraId="4BC68A0F"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As Clerk of the Court</w:t>
      </w:r>
    </w:p>
    <w:p w14:paraId="1AAB3CA4"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By:</w:t>
      </w:r>
    </w:p>
    <w:p w14:paraId="3642153A" w14:textId="77777777" w:rsidR="00FD3105" w:rsidRDefault="00FD3105">
      <w:pPr>
        <w:pStyle w:val="pxformfsigfvs"/>
      </w:pPr>
      <w:r>
        <w:rPr>
          <w:color w:val="FF0000"/>
          <w:sz w:val="20"/>
          <w:szCs w:val="20"/>
          <w:vertAlign w:val="superscript"/>
        </w:rPr>
        <w:t>►</w:t>
      </w:r>
      <w:r>
        <w:fldChar w:fldCharType="begin"/>
      </w:r>
      <w:r>
        <w:instrText>fvs.amt="1"</w:instrText>
      </w:r>
      <w:r>
        <w:fldChar w:fldCharType="end"/>
      </w:r>
    </w:p>
    <w:p w14:paraId="20352E02" w14:textId="77777777" w:rsidR="00FD3105" w:rsidRDefault="00FD3105">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deputy clerk]</w:t>
      </w:r>
    </w:p>
    <w:p w14:paraId="3332D7B2" w14:textId="77777777" w:rsidR="00FD3105" w:rsidRDefault="00FD3105">
      <w:pPr>
        <w:pStyle w:val="pxcomnt"/>
      </w:pPr>
    </w:p>
    <w:p w14:paraId="4089A0C1" w14:textId="77777777" w:rsidR="00FD3105" w:rsidRDefault="00FD3105">
      <w:pPr>
        <w:pStyle w:val="pxhac"/>
        <w:spacing w:before="180"/>
        <w:jc w:val="center"/>
      </w:pPr>
      <w:r>
        <w:rPr>
          <w:rStyle w:val="pxb"/>
          <w:b/>
          <w:bCs/>
        </w:rPr>
        <w:t>Author's Comment</w:t>
      </w:r>
    </w:p>
    <w:p w14:paraId="7AE8E4D3"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p.ct.id="3d29be30775711ee8e1ba9ecff0bf883|69|10:69"</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st.ref.id="I048WNM"</w:instrText>
      </w:r>
      <w:r>
        <w:rPr>
          <w:rStyle w:val="pxst"/>
        </w:rPr>
        <w:fldChar w:fldCharType="end"/>
      </w:r>
      <w:r>
        <w:rPr>
          <w:rStyle w:val="pxst"/>
          <w:vanish/>
        </w:rPr>
        <w:t>&amp;s;</w:t>
      </w:r>
      <w:r>
        <w:rPr>
          <w:rStyle w:val="pxvis"/>
          <w:rFonts w:ascii="Times NewRoman" w:hAnsi="Times NewRoman"/>
          <w:b w:val="0"/>
          <w:sz w:val="24"/>
        </w:rPr>
        <w:t>§</w:t>
      </w:r>
      <w:r>
        <w:rPr>
          <w:rStyle w:val="pxst"/>
        </w:rPr>
        <w:t>77.0305, Fla. Stat.</w:t>
      </w:r>
      <w:r>
        <w:t xml:space="preserve"> This example was derived from </w:t>
      </w:r>
      <w:r>
        <w:rPr>
          <w:rStyle w:val="pxst"/>
          <w:color w:val="FF0000"/>
          <w:sz w:val="20"/>
          <w:szCs w:val="20"/>
          <w:vertAlign w:val="superscript"/>
        </w:rPr>
        <w:t>►</w:t>
      </w:r>
      <w:r>
        <w:rPr>
          <w:rStyle w:val="pxst"/>
        </w:rPr>
        <w:fldChar w:fldCharType="begin"/>
      </w:r>
      <w:r>
        <w:rPr>
          <w:rStyle w:val="pxst"/>
        </w:rPr>
        <w:instrText>st.ref.id="I02UL6A"</w:instrText>
      </w:r>
      <w:r>
        <w:rPr>
          <w:rStyle w:val="pxst"/>
        </w:rPr>
        <w:fldChar w:fldCharType="end"/>
      </w:r>
      <w:r>
        <w:rPr>
          <w:rStyle w:val="pxst"/>
        </w:rPr>
        <w:t>Florida Rule of Civil Procedure Form 1.907</w:t>
      </w:r>
      <w:ins w:id="515" w:author="Debra M. Salisbury" w:date="2024-02-24T13:03:00Z">
        <w:r w:rsidR="00754BBE">
          <w:rPr>
            <w:rStyle w:val="pxst"/>
          </w:rPr>
          <w:t xml:space="preserve"> </w:t>
        </w:r>
      </w:ins>
      <w:r>
        <w:rPr>
          <w:rStyle w:val="pxst"/>
        </w:rPr>
        <w:t>(b)</w:t>
      </w:r>
      <w:r>
        <w:t xml:space="preserve">. See </w:t>
      </w:r>
      <w:r>
        <w:rPr>
          <w:rStyle w:val="pxx"/>
          <w:color w:val="FF0000"/>
          <w:sz w:val="20"/>
          <w:szCs w:val="20"/>
          <w:vertAlign w:val="superscript"/>
        </w:rPr>
        <w:t>►</w:t>
      </w:r>
      <w:r>
        <w:rPr>
          <w:rStyle w:val="pxx"/>
        </w:rPr>
        <w:fldChar w:fldCharType="begin"/>
      </w:r>
      <w:r>
        <w:rPr>
          <w:rStyle w:val="pxx"/>
        </w:rPr>
        <w:instrText>x.ref.id="I05QEU4"</w:instrText>
      </w:r>
      <w:r>
        <w:rPr>
          <w:rStyle w:val="pxx"/>
        </w:rPr>
        <w:fldChar w:fldCharType="end"/>
      </w:r>
      <w:r>
        <w:rPr>
          <w:rStyle w:val="pxx"/>
          <w:vanish/>
        </w:rPr>
        <w:t>&amp;s;</w:t>
      </w:r>
      <w:r>
        <w:rPr>
          <w:rStyle w:val="pxvis"/>
          <w:rFonts w:ascii="Times NewRoman" w:hAnsi="Times NewRoman"/>
          <w:b w:val="0"/>
          <w:sz w:val="24"/>
        </w:rPr>
        <w:t>§</w:t>
      </w:r>
      <w:r>
        <w:rPr>
          <w:rStyle w:val="pxx"/>
        </w:rPr>
        <w:t>10:66</w:t>
      </w:r>
      <w:r>
        <w:t xml:space="preserve"> for the order to issue the writ. This form contains the method of computing the amounts to be withheld in accordance with the </w:t>
      </w:r>
      <w:r>
        <w:rPr>
          <w:rStyle w:val="pxsst"/>
          <w:color w:val="FF0000"/>
          <w:sz w:val="20"/>
          <w:szCs w:val="20"/>
          <w:vertAlign w:val="superscript"/>
        </w:rPr>
        <w:t>►</w:t>
      </w:r>
      <w:r>
        <w:rPr>
          <w:rStyle w:val="pxsst"/>
        </w:rPr>
        <w:fldChar w:fldCharType="begin"/>
      </w:r>
      <w:r>
        <w:rPr>
          <w:rStyle w:val="pxsst"/>
        </w:rPr>
        <w:instrText>sst.ref.id="I05XU9I"</w:instrText>
      </w:r>
      <w:r>
        <w:rPr>
          <w:rStyle w:val="pxsst"/>
        </w:rPr>
        <w:fldChar w:fldCharType="end"/>
      </w:r>
      <w:r>
        <w:rPr>
          <w:rStyle w:val="pxsst"/>
        </w:rPr>
        <w:t>Consumer Credit Protection Act</w:t>
      </w:r>
      <w:r>
        <w:t xml:space="preserve">, </w:t>
      </w:r>
      <w:r>
        <w:rPr>
          <w:rStyle w:val="pxst"/>
          <w:color w:val="FF0000"/>
          <w:sz w:val="20"/>
          <w:szCs w:val="20"/>
          <w:vertAlign w:val="superscript"/>
        </w:rPr>
        <w:t>►</w:t>
      </w:r>
      <w:r>
        <w:rPr>
          <w:rStyle w:val="pxst"/>
        </w:rPr>
        <w:fldChar w:fldCharType="begin"/>
      </w:r>
      <w:r>
        <w:rPr>
          <w:rStyle w:val="pxst"/>
        </w:rPr>
        <w:instrText>st.ref.id="I05V14M"</w:instrText>
      </w:r>
      <w:r>
        <w:rPr>
          <w:rStyle w:val="pxst"/>
        </w:rPr>
        <w:fldChar w:fldCharType="end"/>
      </w:r>
      <w:r>
        <w:rPr>
          <w:rStyle w:val="pxst"/>
        </w:rPr>
        <w:t xml:space="preserve">Title 15 U.S.C.A. </w:t>
      </w:r>
      <w:r>
        <w:rPr>
          <w:rStyle w:val="pxst"/>
          <w:vanish/>
        </w:rPr>
        <w:t>&amp;s;</w:t>
      </w:r>
      <w:r>
        <w:rPr>
          <w:rStyle w:val="pxvis"/>
          <w:rFonts w:ascii="Times NewRoman" w:hAnsi="Times NewRoman"/>
          <w:b w:val="0"/>
          <w:sz w:val="24"/>
        </w:rPr>
        <w:t>§</w:t>
      </w:r>
      <w:r>
        <w:rPr>
          <w:rStyle w:val="pxst"/>
        </w:rPr>
        <w:t>1673(b)</w:t>
      </w:r>
      <w:r>
        <w:t xml:space="preserve">. It is based on the minimum wage effective September 1, 1997. It limits the computation of disposable earnings and the deductions of Social Security and withholding taxes. Federal cases do not permit the exclusion of other items although many forms of Florida writs do so. See </w:t>
      </w:r>
      <w:r>
        <w:rPr>
          <w:rStyle w:val="pxcc"/>
          <w:color w:val="FF0000"/>
          <w:sz w:val="20"/>
          <w:szCs w:val="20"/>
          <w:vertAlign w:val="superscript"/>
        </w:rPr>
        <w:t>►</w:t>
      </w:r>
      <w:r>
        <w:rPr>
          <w:rStyle w:val="pxcc"/>
        </w:rPr>
        <w:fldChar w:fldCharType="begin"/>
      </w:r>
      <w:r>
        <w:rPr>
          <w:rStyle w:val="pxcc"/>
        </w:rPr>
        <w:instrText>cc.ref.id="I03W4UL"</w:instrText>
      </w:r>
      <w:r>
        <w:rPr>
          <w:rStyle w:val="pxcc"/>
        </w:rPr>
        <w:fldChar w:fldCharType="end"/>
      </w:r>
      <w:r>
        <w:rPr>
          <w:rStyle w:val="pxcc"/>
        </w:rPr>
        <w:t>First Nat. Bank v. Hasty, 415 F. Supp. 170 (E.D. Mich. 1976), aff'd, 573 F.2d 1310 (6th Cir. 1977) and aff'd, 573 F.2d 1310 (6th Cir. 1977)</w:t>
      </w:r>
      <w:r>
        <w:t xml:space="preserve">. The form in this section is not for a writ connected with child support or alimony. The form for child support or alimony is in </w:t>
      </w:r>
      <w:r>
        <w:rPr>
          <w:rStyle w:val="pxx"/>
          <w:color w:val="FF0000"/>
          <w:sz w:val="20"/>
          <w:szCs w:val="20"/>
          <w:vertAlign w:val="superscript"/>
        </w:rPr>
        <w:t>►</w:t>
      </w:r>
      <w:r>
        <w:rPr>
          <w:rStyle w:val="pxx"/>
        </w:rPr>
        <w:fldChar w:fldCharType="begin"/>
      </w:r>
      <w:r>
        <w:rPr>
          <w:rStyle w:val="pxx"/>
        </w:rPr>
        <w:instrText>x.ref.id="I044K99"</w:instrText>
      </w:r>
      <w:r>
        <w:rPr>
          <w:rStyle w:val="pxx"/>
        </w:rPr>
        <w:fldChar w:fldCharType="end"/>
      </w:r>
      <w:r>
        <w:rPr>
          <w:rStyle w:val="pxx"/>
          <w:vanish/>
        </w:rPr>
        <w:t>&amp;s;</w:t>
      </w:r>
      <w:r>
        <w:rPr>
          <w:rStyle w:val="pxvis"/>
          <w:rFonts w:ascii="Times NewRoman" w:hAnsi="Times NewRoman"/>
          <w:b w:val="0"/>
          <w:sz w:val="24"/>
        </w:rPr>
        <w:t>§</w:t>
      </w:r>
      <w:r>
        <w:rPr>
          <w:rStyle w:val="pxx"/>
        </w:rPr>
        <w:t>10:70</w:t>
      </w:r>
      <w:r>
        <w:t xml:space="preserve">. The form includes the exemption provided in </w:t>
      </w:r>
      <w:r>
        <w:rPr>
          <w:rStyle w:val="pxst"/>
          <w:color w:val="FF0000"/>
          <w:sz w:val="20"/>
          <w:szCs w:val="20"/>
          <w:vertAlign w:val="superscript"/>
        </w:rPr>
        <w:t>►</w:t>
      </w:r>
      <w:r>
        <w:rPr>
          <w:rStyle w:val="pxst"/>
        </w:rPr>
        <w:fldChar w:fldCharType="begin"/>
      </w:r>
      <w:r>
        <w:rPr>
          <w:rStyle w:val="pxst"/>
        </w:rPr>
        <w:instrText>st.ref.id="I02XEB8"</w:instrText>
      </w:r>
      <w:r>
        <w:rPr>
          <w:rStyle w:val="pxst"/>
        </w:rPr>
        <w:fldChar w:fldCharType="end"/>
      </w:r>
      <w:r>
        <w:rPr>
          <w:rStyle w:val="pxst"/>
        </w:rPr>
        <w:t>section 222.11, Florida Statutes</w:t>
      </w:r>
      <w:r>
        <w:t xml:space="preserve"> for the head of a family that most writs do not.</w:t>
      </w:r>
    </w:p>
    <w:p w14:paraId="539F7540" w14:textId="77777777" w:rsidR="00FD3105" w:rsidRDefault="00FD3105">
      <w:pPr>
        <w:pStyle w:val="pxs"/>
        <w:spacing w:before="180"/>
        <w:rPr>
          <w:sz w:val="27"/>
          <w:szCs w:val="27"/>
        </w:rPr>
      </w:pPr>
      <w:r>
        <w:rPr>
          <w:sz w:val="27"/>
          <w:szCs w:val="27"/>
        </w:rPr>
        <w:t>10:70. Writ</w:t>
      </w:r>
      <w:r>
        <w:rPr>
          <w:rStyle w:val="pxsep"/>
        </w:rPr>
        <w:t xml:space="preserve">-- </w:t>
      </w:r>
      <w:r>
        <w:rPr>
          <w:sz w:val="27"/>
          <w:szCs w:val="27"/>
        </w:rPr>
        <w:t>Garnishment, continuing, alimony and child support</w:t>
      </w:r>
    </w:p>
    <w:p w14:paraId="2762092B" w14:textId="77777777" w:rsidR="00FD3105" w:rsidRDefault="00FD3105">
      <w:pPr>
        <w:pStyle w:val="pxov"/>
        <w:rPr>
          <w:vanish/>
        </w:rPr>
      </w:pPr>
      <w:r>
        <w:rPr>
          <w:vanish/>
        </w:rPr>
        <w:t>FMS</w:t>
      </w:r>
    </w:p>
    <w:p w14:paraId="77068631" w14:textId="77777777" w:rsidR="00FD3105" w:rsidRDefault="00FD3105">
      <w:pPr>
        <w:pStyle w:val="pxov"/>
        <w:rPr>
          <w:vanish/>
        </w:rPr>
      </w:pPr>
      <w:r>
        <w:rPr>
          <w:vanish/>
        </w:rPr>
        <w:t>FAM</w:t>
      </w:r>
    </w:p>
    <w:p w14:paraId="50570242" w14:textId="77777777" w:rsidR="00FD3105" w:rsidRDefault="00FD3105">
      <w:pPr>
        <w:pStyle w:val="pxov"/>
        <w:rPr>
          <w:vanish/>
        </w:rPr>
      </w:pPr>
      <w:r>
        <w:rPr>
          <w:vanish/>
        </w:rPr>
        <w:t>DAS</w:t>
      </w:r>
    </w:p>
    <w:p w14:paraId="34FE6C94" w14:textId="77777777" w:rsidR="00FD3105" w:rsidRDefault="00FD3105">
      <w:pPr>
        <w:pStyle w:val="pxov"/>
        <w:rPr>
          <w:vanish/>
        </w:rPr>
      </w:pPr>
      <w:r>
        <w:rPr>
          <w:vanish/>
        </w:rPr>
        <w:t>CAS</w:t>
      </w:r>
    </w:p>
    <w:p w14:paraId="1F983200" w14:textId="77777777" w:rsidR="00FD3105" w:rsidRDefault="00FD3105">
      <w:pPr>
        <w:pStyle w:val="pxov"/>
        <w:rPr>
          <w:vanish/>
        </w:rPr>
      </w:pPr>
      <w:r>
        <w:rPr>
          <w:vanish/>
        </w:rPr>
        <w:t>LCV</w:t>
      </w:r>
    </w:p>
    <w:p w14:paraId="2CC2E160" w14:textId="77777777" w:rsidR="00FD3105" w:rsidRDefault="00FD3105">
      <w:pPr>
        <w:pStyle w:val="pxov"/>
        <w:rPr>
          <w:vanish/>
        </w:rPr>
      </w:pPr>
      <w:r>
        <w:rPr>
          <w:vanish/>
        </w:rPr>
        <w:t>LSC</w:t>
      </w:r>
    </w:p>
    <w:p w14:paraId="4B4CDC44" w14:textId="77777777" w:rsidR="00FD3105" w:rsidRDefault="00FD3105">
      <w:pPr>
        <w:pStyle w:val="pxov"/>
        <w:rPr>
          <w:vanish/>
        </w:rPr>
      </w:pPr>
      <w:r>
        <w:rPr>
          <w:vanish/>
        </w:rPr>
        <w:t>LS7</w:t>
      </w:r>
    </w:p>
    <w:p w14:paraId="5EAB05FA" w14:textId="77777777" w:rsidR="00FD3105" w:rsidRDefault="00FD3105">
      <w:pPr>
        <w:pStyle w:val="pxov"/>
        <w:rPr>
          <w:vanish/>
        </w:rPr>
      </w:pPr>
      <w:r>
        <w:rPr>
          <w:vanish/>
        </w:rPr>
        <w:t>FCV</w:t>
      </w:r>
    </w:p>
    <w:p w14:paraId="62112986" w14:textId="77777777" w:rsidR="00FD3105" w:rsidRDefault="00FD3105">
      <w:pPr>
        <w:pStyle w:val="pxov"/>
        <w:rPr>
          <w:vanish/>
        </w:rPr>
      </w:pPr>
      <w:r>
        <w:rPr>
          <w:vanish/>
        </w:rPr>
        <w:t>FLG</w:t>
      </w:r>
    </w:p>
    <w:p w14:paraId="4772F47D" w14:textId="77777777" w:rsidR="00FD3105" w:rsidRDefault="00FD3105">
      <w:pPr>
        <w:pStyle w:val="pxformfcapfac"/>
        <w:jc w:val="center"/>
        <w:rPr>
          <w:sz w:val="24"/>
          <w:szCs w:val="24"/>
        </w:rPr>
      </w:pPr>
      <w:r>
        <w:rPr>
          <w:color w:val="FF0000"/>
          <w:sz w:val="20"/>
          <w:szCs w:val="20"/>
          <w:vertAlign w:val="superscript"/>
        </w:rPr>
        <w:t>►</w:t>
      </w:r>
      <w:r>
        <w:rPr>
          <w:sz w:val="24"/>
          <w:szCs w:val="24"/>
        </w:rPr>
        <w:fldChar w:fldCharType="begin"/>
      </w:r>
      <w:r>
        <w:rPr>
          <w:sz w:val="24"/>
          <w:szCs w:val="24"/>
        </w:rPr>
        <w:instrText>form.du="0"</w:instrText>
      </w:r>
      <w:r>
        <w:rPr>
          <w:sz w:val="24"/>
          <w:szCs w:val="24"/>
        </w:rPr>
        <w:fldChar w:fldCharType="end"/>
      </w:r>
      <w:r>
        <w:rPr>
          <w:sz w:val="24"/>
          <w:szCs w:val="24"/>
        </w:rPr>
        <w:fldChar w:fldCharType="begin"/>
      </w:r>
      <w:r>
        <w:rPr>
          <w:sz w:val="24"/>
          <w:szCs w:val="24"/>
        </w:rPr>
        <w:instrText>form.fid="I7512b4f09fed11dfbf230000837214a9"</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fcap.ref="manual"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sz w:val="24"/>
          <w:szCs w:val="24"/>
        </w:rPr>
        <w:t xml:space="preserve">IN THE CIRCUIT COURT FOR </w:t>
      </w:r>
      <w:r>
        <w:rPr>
          <w:rStyle w:val="pxfinstr"/>
          <w:i/>
          <w:iCs/>
          <w:szCs w:val="24"/>
        </w:rPr>
        <w:t>[NAME OF COUNTY]</w:t>
      </w:r>
      <w:r>
        <w:rPr>
          <w:sz w:val="24"/>
          <w:szCs w:val="24"/>
        </w:rPr>
        <w:t>, FLORIDA</w:t>
      </w:r>
    </w:p>
    <w:p w14:paraId="201A2E16" w14:textId="77777777" w:rsidR="00FD3105" w:rsidRDefault="00FD3105">
      <w:pPr>
        <w:pStyle w:val="pxformfcaptbl"/>
        <w:ind w:left="500"/>
      </w:pPr>
      <w:r>
        <w:t xml:space="preserve"> </w:t>
      </w:r>
      <w:r>
        <w:rPr>
          <w:color w:val="FF0000"/>
          <w:sz w:val="20"/>
          <w:szCs w:val="20"/>
          <w:vertAlign w:val="superscript"/>
        </w:rPr>
        <w:t>►</w:t>
      </w:r>
      <w:r>
        <w:fldChar w:fldCharType="begin"/>
      </w:r>
      <w:r>
        <w:instrText>tbl.brace.end="5"</w:instrText>
      </w:r>
      <w:r>
        <w:fldChar w:fldCharType="end"/>
      </w:r>
      <w:r>
        <w:fldChar w:fldCharType="begin"/>
      </w:r>
      <w:r>
        <w:instrText>tbl.brace.start="1"</w:instrText>
      </w:r>
      <w:r>
        <w:fldChar w:fldCharType="end"/>
      </w:r>
      <w:r>
        <w:fldChar w:fldCharType="begin"/>
      </w:r>
      <w:r>
        <w:instrText>tbl.ident="I0820LZ"</w:instrText>
      </w:r>
      <w:r>
        <w:fldChar w:fldCharType="end"/>
      </w:r>
      <w:r>
        <w:fldChar w:fldCharType="begin"/>
      </w:r>
      <w:r>
        <w:instrText>tbl.uuid="I01ALJS"</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2766D131"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2E741E6B"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tgroup.cols="3"</w:instrText>
      </w:r>
      <w:r>
        <w:fldChar w:fldCharType="end"/>
      </w:r>
    </w:p>
    <w:p w14:paraId="37BFABA4"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colspec.colwidth="57*"</w:instrText>
      </w:r>
      <w:r>
        <w:fldChar w:fldCharType="end"/>
      </w:r>
    </w:p>
    <w:p w14:paraId="4F2871F8" w14:textId="77777777" w:rsidR="00FD3105" w:rsidRDefault="00FD3105">
      <w:pPr>
        <w:pStyle w:val="pxcolspec"/>
      </w:pPr>
      <w:r>
        <w:rPr>
          <w:color w:val="FF0000"/>
          <w:sz w:val="20"/>
          <w:szCs w:val="20"/>
          <w:vertAlign w:val="superscript"/>
        </w:rPr>
        <w:t>►</w:t>
      </w:r>
      <w:r>
        <w:fldChar w:fldCharType="begin"/>
      </w:r>
      <w:r>
        <w:instrText>colspec.align="center"</w:instrText>
      </w:r>
      <w:r>
        <w:fldChar w:fldCharType="end"/>
      </w:r>
      <w:r>
        <w:fldChar w:fldCharType="begin"/>
      </w:r>
      <w:r>
        <w:instrText>colspec.colname="2"</w:instrText>
      </w:r>
      <w:r>
        <w:fldChar w:fldCharType="end"/>
      </w:r>
      <w:r>
        <w:fldChar w:fldCharType="begin"/>
      </w:r>
      <w:r>
        <w:instrText>colspec.colnum="2"</w:instrText>
      </w:r>
      <w:r>
        <w:fldChar w:fldCharType="end"/>
      </w:r>
      <w:r>
        <w:fldChar w:fldCharType="begin"/>
      </w:r>
      <w:r>
        <w:instrText>colspec.colwidth="12*"</w:instrText>
      </w:r>
      <w:r>
        <w:fldChar w:fldCharType="end"/>
      </w:r>
    </w:p>
    <w:p w14:paraId="5DA90432" w14:textId="77777777" w:rsidR="00FD3105" w:rsidRDefault="00FD3105">
      <w:pPr>
        <w:pStyle w:val="pxcolspec"/>
      </w:pPr>
      <w:r>
        <w:rPr>
          <w:color w:val="FF0000"/>
          <w:sz w:val="20"/>
          <w:szCs w:val="20"/>
          <w:vertAlign w:val="superscript"/>
        </w:rPr>
        <w:t>►</w:t>
      </w:r>
      <w:r>
        <w:fldChar w:fldCharType="begin"/>
      </w:r>
      <w:r>
        <w:instrText>colspec.colname="3"</w:instrText>
      </w:r>
      <w:r>
        <w:fldChar w:fldCharType="end"/>
      </w:r>
      <w:r>
        <w:fldChar w:fldCharType="begin"/>
      </w:r>
      <w:r>
        <w:instrText>colspec.colnum="3"</w:instrText>
      </w:r>
      <w:r>
        <w:fldChar w:fldCharType="end"/>
      </w:r>
      <w:r>
        <w:fldChar w:fldCharType="begin"/>
      </w:r>
      <w:r>
        <w:instrText>colspec.colwidth="59*"</w:instrText>
      </w:r>
      <w:r>
        <w:fldChar w:fldCharType="end"/>
      </w:r>
    </w:p>
    <w:tbl>
      <w:tblPr>
        <w:tblW w:w="0" w:type="auto"/>
        <w:tblLayout w:type="fixed"/>
        <w:tblCellMar>
          <w:left w:w="0" w:type="dxa"/>
          <w:right w:w="0" w:type="dxa"/>
        </w:tblCellMar>
        <w:tblLook w:val="0000" w:firstRow="0" w:lastRow="0" w:firstColumn="0" w:lastColumn="0" w:noHBand="0" w:noVBand="0"/>
      </w:tblPr>
      <w:tblGrid>
        <w:gridCol w:w="2880"/>
        <w:gridCol w:w="2880"/>
        <w:gridCol w:w="2880"/>
      </w:tblGrid>
      <w:tr w:rsidR="00FD3105" w14:paraId="33BC4617" w14:textId="77777777">
        <w:tblPrEx>
          <w:tblCellMar>
            <w:top w:w="0" w:type="dxa"/>
            <w:left w:w="0" w:type="dxa"/>
            <w:bottom w:w="0" w:type="dxa"/>
            <w:right w:w="0" w:type="dxa"/>
          </w:tblCellMar>
        </w:tblPrEx>
        <w:tc>
          <w:tcPr>
            <w:tcW w:w="2880" w:type="dxa"/>
            <w:tcBorders>
              <w:top w:val="nil"/>
              <w:left w:val="nil"/>
              <w:bottom w:val="nil"/>
              <w:right w:val="nil"/>
            </w:tcBorders>
          </w:tcPr>
          <w:p w14:paraId="3812C87B" w14:textId="77777777" w:rsidR="00FD3105" w:rsidRDefault="00FD3105">
            <w:r>
              <w:rPr>
                <w:color w:val="FF0000"/>
                <w:sz w:val="20"/>
                <w:szCs w:val="20"/>
                <w:vertAlign w:val="superscript"/>
              </w:rPr>
              <w:t>►</w:t>
            </w:r>
            <w:r>
              <w:fldChar w:fldCharType="begin"/>
            </w:r>
            <w:r>
              <w:instrText>tbody.valign="top"</w:instrText>
            </w:r>
            <w:r>
              <w:fldChar w:fldCharType="end"/>
            </w:r>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IN RE THE MARRIAGE OF</w:t>
            </w:r>
          </w:p>
        </w:tc>
        <w:tc>
          <w:tcPr>
            <w:tcW w:w="2880" w:type="dxa"/>
            <w:tcBorders>
              <w:top w:val="nil"/>
              <w:left w:val="nil"/>
              <w:bottom w:val="nil"/>
              <w:right w:val="nil"/>
            </w:tcBorders>
          </w:tcPr>
          <w:p w14:paraId="43A1FA1D" w14:textId="77777777" w:rsidR="00FD3105" w:rsidRDefault="00FD3105">
            <w:r>
              <w:rPr>
                <w:rStyle w:val="pxentry"/>
                <w:color w:val="FF0000"/>
                <w:sz w:val="20"/>
                <w:szCs w:val="20"/>
                <w:vertAlign w:val="superscript"/>
              </w:rPr>
              <w:t>►</w:t>
            </w:r>
            <w:r>
              <w:rPr>
                <w:rStyle w:val="pxentry"/>
              </w:rPr>
              <w:fldChar w:fldCharType="begin"/>
            </w:r>
            <w:r>
              <w:rPr>
                <w:rStyle w:val="pxentry"/>
              </w:rPr>
              <w:instrText>entry.morerows="4"</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vanish/>
              </w:rPr>
              <w:t>&amp;brace;</w:t>
            </w:r>
            <w:r>
              <w:rPr>
                <w:rStyle w:val="pxvis"/>
                <w:rFonts w:ascii="Times NewRoman" w:hAnsi="Times NewRoman"/>
                <w:b w:val="0"/>
                <w:sz w:val="24"/>
              </w:rPr>
              <w:t>}</w:t>
            </w:r>
          </w:p>
        </w:tc>
        <w:tc>
          <w:tcPr>
            <w:tcW w:w="2880" w:type="dxa"/>
            <w:tcBorders>
              <w:top w:val="nil"/>
              <w:left w:val="nil"/>
              <w:bottom w:val="nil"/>
              <w:right w:val="nil"/>
            </w:tcBorders>
          </w:tcPr>
          <w:p w14:paraId="380505CC"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r>
      <w:tr w:rsidR="00FD3105" w14:paraId="220E791B" w14:textId="77777777">
        <w:tblPrEx>
          <w:tblCellMar>
            <w:top w:w="0" w:type="dxa"/>
            <w:left w:w="0" w:type="dxa"/>
            <w:bottom w:w="0" w:type="dxa"/>
            <w:right w:w="0" w:type="dxa"/>
          </w:tblCellMar>
        </w:tblPrEx>
        <w:tc>
          <w:tcPr>
            <w:tcW w:w="2880" w:type="dxa"/>
            <w:tcBorders>
              <w:top w:val="nil"/>
              <w:left w:val="nil"/>
              <w:bottom w:val="nil"/>
              <w:right w:val="nil"/>
            </w:tcBorders>
          </w:tcPr>
          <w:p w14:paraId="58D9B82C"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PETITIONER]</w:t>
            </w:r>
            <w:r>
              <w:rPr>
                <w:rStyle w:val="pxrowentry"/>
              </w:rPr>
              <w:t>,</w:t>
            </w:r>
          </w:p>
        </w:tc>
        <w:tc>
          <w:tcPr>
            <w:tcW w:w="2880" w:type="dxa"/>
            <w:tcBorders>
              <w:top w:val="nil"/>
              <w:left w:val="nil"/>
              <w:bottom w:val="nil"/>
              <w:right w:val="nil"/>
            </w:tcBorders>
          </w:tcPr>
          <w:p w14:paraId="337B4554"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880" w:type="dxa"/>
            <w:tcBorders>
              <w:top w:val="nil"/>
              <w:left w:val="nil"/>
              <w:bottom w:val="nil"/>
              <w:right w:val="nil"/>
            </w:tcBorders>
          </w:tcPr>
          <w:p w14:paraId="1B1F7D16" w14:textId="77777777" w:rsidR="00FD3105" w:rsidRDefault="00FD3105"/>
        </w:tc>
      </w:tr>
      <w:tr w:rsidR="00FD3105" w14:paraId="049AA496" w14:textId="77777777">
        <w:tblPrEx>
          <w:tblCellMar>
            <w:top w:w="0" w:type="dxa"/>
            <w:left w:w="0" w:type="dxa"/>
            <w:bottom w:w="0" w:type="dxa"/>
            <w:right w:w="0" w:type="dxa"/>
          </w:tblCellMar>
        </w:tblPrEx>
        <w:tc>
          <w:tcPr>
            <w:tcW w:w="2880" w:type="dxa"/>
            <w:tcBorders>
              <w:top w:val="nil"/>
              <w:left w:val="nil"/>
              <w:bottom w:val="nil"/>
              <w:right w:val="nil"/>
            </w:tcBorders>
          </w:tcPr>
          <w:p w14:paraId="2048B88F"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Petitoner</w:t>
            </w:r>
          </w:p>
        </w:tc>
        <w:tc>
          <w:tcPr>
            <w:tcW w:w="2880" w:type="dxa"/>
            <w:tcBorders>
              <w:top w:val="nil"/>
              <w:left w:val="nil"/>
              <w:bottom w:val="nil"/>
              <w:right w:val="nil"/>
            </w:tcBorders>
          </w:tcPr>
          <w:p w14:paraId="20DCFED2"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 xml:space="preserve">CASE </w:t>
            </w:r>
            <w:r>
              <w:rPr>
                <w:rStyle w:val="pxfinstr"/>
                <w:i/>
                <w:iCs/>
              </w:rPr>
              <w:t>[CASE NUMBER]</w:t>
            </w:r>
          </w:p>
        </w:tc>
        <w:tc>
          <w:tcPr>
            <w:tcW w:w="2880" w:type="dxa"/>
            <w:tcBorders>
              <w:top w:val="nil"/>
              <w:left w:val="nil"/>
              <w:bottom w:val="nil"/>
              <w:right w:val="nil"/>
            </w:tcBorders>
          </w:tcPr>
          <w:p w14:paraId="592892F5" w14:textId="77777777" w:rsidR="00FD3105" w:rsidRDefault="00FD3105"/>
        </w:tc>
      </w:tr>
      <w:tr w:rsidR="00FD3105" w14:paraId="7B86FF02" w14:textId="77777777">
        <w:tblPrEx>
          <w:tblCellMar>
            <w:top w:w="0" w:type="dxa"/>
            <w:left w:w="0" w:type="dxa"/>
            <w:bottom w:w="0" w:type="dxa"/>
            <w:right w:w="0" w:type="dxa"/>
          </w:tblCellMar>
        </w:tblPrEx>
        <w:tc>
          <w:tcPr>
            <w:tcW w:w="2880" w:type="dxa"/>
            <w:tcBorders>
              <w:top w:val="nil"/>
              <w:left w:val="nil"/>
              <w:bottom w:val="nil"/>
              <w:right w:val="nil"/>
            </w:tcBorders>
          </w:tcPr>
          <w:p w14:paraId="3BA8D154"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 xml:space="preserve">and </w:t>
            </w:r>
            <w:r>
              <w:rPr>
                <w:rStyle w:val="pxfinstr"/>
                <w:i/>
                <w:iCs/>
              </w:rPr>
              <w:t>[NAME OF RESPONDENT]</w:t>
            </w:r>
            <w:r>
              <w:rPr>
                <w:rStyle w:val="pxrowentry"/>
              </w:rPr>
              <w:t>,</w:t>
            </w:r>
          </w:p>
        </w:tc>
        <w:tc>
          <w:tcPr>
            <w:tcW w:w="2880" w:type="dxa"/>
            <w:tcBorders>
              <w:top w:val="nil"/>
              <w:left w:val="nil"/>
              <w:bottom w:val="nil"/>
              <w:right w:val="nil"/>
            </w:tcBorders>
          </w:tcPr>
          <w:p w14:paraId="56735E41"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880" w:type="dxa"/>
            <w:tcBorders>
              <w:top w:val="nil"/>
              <w:left w:val="nil"/>
              <w:bottom w:val="nil"/>
              <w:right w:val="nil"/>
            </w:tcBorders>
          </w:tcPr>
          <w:p w14:paraId="22F3BC2E" w14:textId="77777777" w:rsidR="00FD3105" w:rsidRDefault="00FD3105"/>
        </w:tc>
      </w:tr>
      <w:tr w:rsidR="00FD3105" w14:paraId="223117FD" w14:textId="77777777">
        <w:tblPrEx>
          <w:tblCellMar>
            <w:top w:w="0" w:type="dxa"/>
            <w:left w:w="0" w:type="dxa"/>
            <w:bottom w:w="0" w:type="dxa"/>
            <w:right w:w="0" w:type="dxa"/>
          </w:tblCellMar>
        </w:tblPrEx>
        <w:tc>
          <w:tcPr>
            <w:tcW w:w="2880" w:type="dxa"/>
            <w:tcBorders>
              <w:top w:val="nil"/>
              <w:left w:val="nil"/>
              <w:bottom w:val="nil"/>
              <w:right w:val="nil"/>
            </w:tcBorders>
          </w:tcPr>
          <w:p w14:paraId="04F1E8D1"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Respondent.</w:t>
            </w:r>
          </w:p>
        </w:tc>
        <w:tc>
          <w:tcPr>
            <w:tcW w:w="2880" w:type="dxa"/>
            <w:tcBorders>
              <w:top w:val="nil"/>
              <w:left w:val="nil"/>
              <w:bottom w:val="nil"/>
              <w:right w:val="nil"/>
            </w:tcBorders>
          </w:tcPr>
          <w:p w14:paraId="4F7D3B6B"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880" w:type="dxa"/>
            <w:tcBorders>
              <w:top w:val="nil"/>
              <w:left w:val="nil"/>
              <w:bottom w:val="nil"/>
              <w:right w:val="nil"/>
            </w:tcBorders>
          </w:tcPr>
          <w:p w14:paraId="125D5922" w14:textId="77777777" w:rsidR="00FD3105" w:rsidRDefault="00FD3105"/>
        </w:tc>
      </w:tr>
    </w:tbl>
    <w:p w14:paraId="507205F2" w14:textId="77777777" w:rsidR="00FD3105" w:rsidRDefault="00FD3105">
      <w:pPr>
        <w:pStyle w:val="pxtbody"/>
      </w:pPr>
    </w:p>
    <w:p w14:paraId="415B083B" w14:textId="77777777" w:rsidR="00FD3105" w:rsidRDefault="00FD3105"/>
    <w:p w14:paraId="5C5787D0" w14:textId="77777777" w:rsidR="00FD3105" w:rsidRDefault="00FD3105">
      <w:pPr>
        <w:pStyle w:val="pxformhac"/>
        <w:spacing w:before="180"/>
        <w:jc w:val="center"/>
      </w:pPr>
      <w:r>
        <w:t xml:space="preserve">CONTINUING WRIT OF GARNISHMENT </w:t>
      </w:r>
    </w:p>
    <w:p w14:paraId="2502223D" w14:textId="77777777" w:rsidR="00FD3105" w:rsidRDefault="00FD3105">
      <w:pPr>
        <w:pStyle w:val="pxform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THE STATE OF FLORIDA:</w:t>
      </w:r>
    </w:p>
    <w:p w14:paraId="5DE8324F" w14:textId="77777777" w:rsidR="00FD3105" w:rsidRDefault="00FD3105">
      <w:pPr>
        <w:pStyle w:val="pxform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To Each Sheriff of the State:</w:t>
      </w:r>
    </w:p>
    <w:p w14:paraId="2FDEEAB9"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p.ct.id="3d29be30775711ee8e1ba9ecff0bf883|70|10:70"</w:instrText>
      </w:r>
      <w:r>
        <w:fldChar w:fldCharType="end"/>
      </w:r>
      <w:r>
        <w:t xml:space="preserve">YOU ARE COMMANDED to summon garnishee </w:t>
      </w:r>
      <w:r>
        <w:rPr>
          <w:rStyle w:val="pxfinstr"/>
          <w:i/>
          <w:iCs/>
        </w:rPr>
        <w:t>[NAME OF GARNISHEE]</w:t>
      </w:r>
      <w:r>
        <w:t xml:space="preserve"> to serve an answer to this writ on </w:t>
      </w:r>
      <w:r>
        <w:rPr>
          <w:rStyle w:val="pxfinstr"/>
          <w:i/>
          <w:iCs/>
        </w:rPr>
        <w:t>[name of petitioner's attorney]</w:t>
      </w:r>
      <w:r>
        <w:t xml:space="preserve">, petitioner's attorney, whose address is </w:t>
      </w:r>
      <w:r>
        <w:rPr>
          <w:rStyle w:val="pxfinstr"/>
          <w:i/>
          <w:iCs/>
        </w:rPr>
        <w:t>[address of petitioner's attorney]</w:t>
      </w:r>
      <w:r>
        <w:t>, within 20 days after service of this writ, exclusive of the day of service, and to file the original with the clerk of this court either before service on the attorney or immediately thereafter, stating:</w:t>
      </w:r>
    </w:p>
    <w:p w14:paraId="15DF95E0" w14:textId="77777777" w:rsidR="00FD3105" w:rsidRDefault="00FD3105">
      <w:pPr>
        <w:pStyle w:val="pxformfl"/>
        <w:ind w:left="500"/>
      </w:pPr>
      <w:r>
        <w:t xml:space="preserve"> </w:t>
      </w:r>
    </w:p>
    <w:p w14:paraId="3D855D9C"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1. </w:t>
      </w:r>
    </w:p>
    <w:p w14:paraId="4064FC18"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p.ct.id="3d29be30775711ee8e1ba9ecff0bf883|70|10:70"</w:instrText>
      </w:r>
      <w:r>
        <w:fldChar w:fldCharType="end"/>
      </w:r>
      <w:r>
        <w:t xml:space="preserve">whether respondent </w:t>
      </w:r>
      <w:r>
        <w:rPr>
          <w:rStyle w:val="pxfinstr"/>
          <w:i/>
          <w:iCs/>
        </w:rPr>
        <w:t>[NAME OF RESPONDENT]</w:t>
      </w:r>
      <w:r>
        <w:t xml:space="preserve"> is employed by garnishee, and</w:t>
      </w:r>
    </w:p>
    <w:p w14:paraId="7D27F710" w14:textId="77777777" w:rsidR="00FD3105" w:rsidRDefault="00FD3105">
      <w:pPr>
        <w:pStyle w:val="pxformfin"/>
      </w:pPr>
      <w:r>
        <w:rPr>
          <w:color w:val="FF0000"/>
          <w:sz w:val="20"/>
          <w:szCs w:val="20"/>
          <w:vertAlign w:val="superscript"/>
        </w:rPr>
        <w:t>►</w:t>
      </w:r>
      <w:r>
        <w:fldChar w:fldCharType="begin"/>
      </w:r>
      <w:r>
        <w:instrText>fi.lvl="1"</w:instrText>
      </w:r>
      <w:r>
        <w:fldChar w:fldCharType="end"/>
      </w:r>
      <w:r>
        <w:t xml:space="preserve">2. </w:t>
      </w:r>
    </w:p>
    <w:p w14:paraId="013E128F"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p.ct.id="3d29be30775711ee8e1ba9ecff0bf883|70|10:70"</w:instrText>
      </w:r>
      <w:r>
        <w:fldChar w:fldCharType="end"/>
      </w:r>
      <w:r>
        <w:t>if so, the amount of periodic payments of salary or wages payable to respondent,</w:t>
      </w:r>
    </w:p>
    <w:p w14:paraId="455AA13C" w14:textId="77777777" w:rsidR="00FD3105" w:rsidRDefault="00FD3105">
      <w:pPr>
        <w:pStyle w:val="pxformcp"/>
      </w:pPr>
      <w:r>
        <w:t>and requiring garnishee to withhold from each payment due or coming due of respondent's salary or wages after the service of this writ the amount exceeding:</w:t>
      </w:r>
    </w:p>
    <w:p w14:paraId="40E857DC" w14:textId="77777777" w:rsidR="00FD3105" w:rsidRDefault="00FD3105">
      <w:pPr>
        <w:pStyle w:val="pxformfl"/>
        <w:ind w:left="500"/>
      </w:pPr>
      <w:r>
        <w:t xml:space="preserve"> </w:t>
      </w:r>
    </w:p>
    <w:p w14:paraId="2C7F68CB" w14:textId="77777777" w:rsidR="00FD3105" w:rsidRDefault="00FD3105">
      <w:pPr>
        <w:pStyle w:val="pxformfin"/>
      </w:pPr>
      <w:r>
        <w:rPr>
          <w:color w:val="FF0000"/>
          <w:sz w:val="20"/>
          <w:szCs w:val="20"/>
          <w:vertAlign w:val="superscript"/>
        </w:rPr>
        <w:t>►</w:t>
      </w:r>
      <w:r>
        <w:fldChar w:fldCharType="begin"/>
      </w:r>
      <w:r>
        <w:instrText>fi.lvl="2"</w:instrText>
      </w:r>
      <w:r>
        <w:fldChar w:fldCharType="end"/>
      </w:r>
      <w:r>
        <w:t xml:space="preserve">(a). </w:t>
      </w:r>
    </w:p>
    <w:p w14:paraId="2EE3ED5E"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p.ct.id="3d29be30775711ee8e1ba9ecff0bf883|70|10:70"</w:instrText>
      </w:r>
      <w:r>
        <w:fldChar w:fldCharType="end"/>
      </w:r>
      <w:r>
        <w:t>$</w:t>
      </w:r>
      <w:r>
        <w:rPr>
          <w:rStyle w:val="pxfinstr"/>
          <w:i/>
          <w:iCs/>
        </w:rPr>
        <w:t>[dollar amount of weekly amount]</w:t>
      </w:r>
      <w:r>
        <w:t xml:space="preserve"> if respondent is paid weekly;</w:t>
      </w:r>
    </w:p>
    <w:p w14:paraId="7915FCC5" w14:textId="77777777" w:rsidR="00FD3105" w:rsidRDefault="00FD3105">
      <w:pPr>
        <w:pStyle w:val="pxformfin"/>
      </w:pPr>
      <w:r>
        <w:rPr>
          <w:color w:val="FF0000"/>
          <w:sz w:val="20"/>
          <w:szCs w:val="20"/>
          <w:vertAlign w:val="superscript"/>
        </w:rPr>
        <w:t>►</w:t>
      </w:r>
      <w:r>
        <w:fldChar w:fldCharType="begin"/>
      </w:r>
      <w:r>
        <w:instrText>fi.lvl="2"</w:instrText>
      </w:r>
      <w:r>
        <w:fldChar w:fldCharType="end"/>
      </w:r>
      <w:r>
        <w:t xml:space="preserve">(b). </w:t>
      </w:r>
    </w:p>
    <w:p w14:paraId="5B8F18A9"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p.ct.id="3d29be30775711ee8e1ba9ecff0bf883|70|10:70"</w:instrText>
      </w:r>
      <w:r>
        <w:fldChar w:fldCharType="end"/>
      </w:r>
      <w:r>
        <w:t>$</w:t>
      </w:r>
      <w:r>
        <w:rPr>
          <w:rStyle w:val="pxfinstr"/>
          <w:i/>
          <w:iCs/>
        </w:rPr>
        <w:t>[dollar amount of bi-weekly amount]</w:t>
      </w:r>
      <w:r>
        <w:t xml:space="preserve"> if respondent is paid bi-weekly;</w:t>
      </w:r>
    </w:p>
    <w:p w14:paraId="1BB1F86B" w14:textId="77777777" w:rsidR="00FD3105" w:rsidRDefault="00FD3105">
      <w:pPr>
        <w:pStyle w:val="pxformfin"/>
      </w:pPr>
      <w:r>
        <w:rPr>
          <w:color w:val="FF0000"/>
          <w:sz w:val="20"/>
          <w:szCs w:val="20"/>
          <w:vertAlign w:val="superscript"/>
        </w:rPr>
        <w:t>►</w:t>
      </w:r>
      <w:r>
        <w:fldChar w:fldCharType="begin"/>
      </w:r>
      <w:r>
        <w:instrText>fi.lvl="2"</w:instrText>
      </w:r>
      <w:r>
        <w:fldChar w:fldCharType="end"/>
      </w:r>
      <w:r>
        <w:t xml:space="preserve">(c). </w:t>
      </w:r>
    </w:p>
    <w:p w14:paraId="1593DF5D"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p.ct.id="3d29be30775711ee8e1ba9ecff0bf883|70|10:70"</w:instrText>
      </w:r>
      <w:r>
        <w:fldChar w:fldCharType="end"/>
      </w:r>
      <w:r>
        <w:t>$</w:t>
      </w:r>
      <w:r>
        <w:rPr>
          <w:rStyle w:val="pxfinstr"/>
          <w:i/>
          <w:iCs/>
        </w:rPr>
        <w:t>[dollar amount of semi-monthly amount]</w:t>
      </w:r>
      <w:r>
        <w:t xml:space="preserve"> if respondent is paid semi-monthly; or</w:t>
      </w:r>
    </w:p>
    <w:p w14:paraId="64ECB8FE" w14:textId="77777777" w:rsidR="00FD3105" w:rsidRDefault="00FD3105">
      <w:pPr>
        <w:pStyle w:val="pxformfin"/>
      </w:pPr>
      <w:r>
        <w:rPr>
          <w:color w:val="FF0000"/>
          <w:sz w:val="20"/>
          <w:szCs w:val="20"/>
          <w:vertAlign w:val="superscript"/>
        </w:rPr>
        <w:t>►</w:t>
      </w:r>
      <w:r>
        <w:fldChar w:fldCharType="begin"/>
      </w:r>
      <w:r>
        <w:instrText>fi.lvl="2"</w:instrText>
      </w:r>
      <w:r>
        <w:fldChar w:fldCharType="end"/>
      </w:r>
      <w:r>
        <w:t xml:space="preserve">(d). </w:t>
      </w:r>
    </w:p>
    <w:p w14:paraId="6881C9AE"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p.ct.id="3d29be30775711ee8e1ba9ecff0bf883|70|10:70"</w:instrText>
      </w:r>
      <w:r>
        <w:fldChar w:fldCharType="end"/>
      </w:r>
      <w:r>
        <w:t>$</w:t>
      </w:r>
      <w:r>
        <w:rPr>
          <w:rStyle w:val="pxfinstr"/>
          <w:i/>
          <w:iCs/>
        </w:rPr>
        <w:t>[dollar amount of monthly amount]</w:t>
      </w:r>
      <w:r>
        <w:t xml:space="preserve"> if respondent is paid monthly; and</w:t>
      </w:r>
    </w:p>
    <w:p w14:paraId="5622F725" w14:textId="77777777" w:rsidR="00FD3105" w:rsidRDefault="00FD3105">
      <w:pPr>
        <w:pStyle w:val="pxformfin"/>
      </w:pPr>
      <w:r>
        <w:rPr>
          <w:color w:val="FF0000"/>
          <w:sz w:val="20"/>
          <w:szCs w:val="20"/>
          <w:vertAlign w:val="superscript"/>
        </w:rPr>
        <w:t>►</w:t>
      </w:r>
      <w:r>
        <w:fldChar w:fldCharType="begin"/>
      </w:r>
      <w:r>
        <w:instrText>fi.lvl="2"</w:instrText>
      </w:r>
      <w:r>
        <w:fldChar w:fldCharType="end"/>
      </w:r>
      <w:r>
        <w:t xml:space="preserve">(e). </w:t>
      </w:r>
    </w:p>
    <w:p w14:paraId="1670259A"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p.ct.id="3d29be30775711ee8e1ba9ecff0bf883|70|10:70"</w:instrText>
      </w:r>
      <w:r>
        <w:fldChar w:fldCharType="end"/>
      </w:r>
      <w:r>
        <w:t>in addition to the above amounts withheld, garnishee may retain up to $</w:t>
      </w:r>
      <w:r>
        <w:rPr>
          <w:rStyle w:val="pxfinstr"/>
          <w:i/>
          <w:iCs/>
        </w:rPr>
        <w:t>[dollar amount of retention]</w:t>
      </w:r>
      <w:r>
        <w:t xml:space="preserve"> for the first deduction and $</w:t>
      </w:r>
      <w:r>
        <w:rPr>
          <w:rStyle w:val="pxfinstr"/>
          <w:i/>
          <w:iCs/>
        </w:rPr>
        <w:t>[dollar amount of subsequent retentions]</w:t>
      </w:r>
      <w:r>
        <w:t xml:space="preserve"> for each subsequent deduction for administrative expenses.</w:t>
      </w:r>
    </w:p>
    <w:p w14:paraId="675F52A5" w14:textId="77777777" w:rsidR="00FD3105" w:rsidRDefault="00FD3105">
      <w:pPr>
        <w:pStyle w:val="pxformcp"/>
      </w:pPr>
      <w:r>
        <w:t>BUT IN NO EVENT to withhold more than the following percentages of the gross salary or wages of respondent after deducting Social Security and income withholding taxes:</w:t>
      </w:r>
    </w:p>
    <w:p w14:paraId="4EF26BA4" w14:textId="77777777" w:rsidR="00FD3105" w:rsidRDefault="00FD3105">
      <w:pPr>
        <w:pStyle w:val="pxformfl"/>
        <w:ind w:left="500"/>
      </w:pPr>
      <w:r>
        <w:t xml:space="preserve"> </w:t>
      </w:r>
    </w:p>
    <w:p w14:paraId="45185B67" w14:textId="77777777" w:rsidR="00FD3105" w:rsidRDefault="00FD3105">
      <w:pPr>
        <w:pStyle w:val="pxformfin"/>
      </w:pPr>
      <w:r>
        <w:rPr>
          <w:color w:val="FF0000"/>
          <w:sz w:val="20"/>
          <w:szCs w:val="20"/>
          <w:vertAlign w:val="superscript"/>
        </w:rPr>
        <w:t>►</w:t>
      </w:r>
      <w:r>
        <w:fldChar w:fldCharType="begin"/>
      </w:r>
      <w:r>
        <w:instrText>fi.lvl="3"</w:instrText>
      </w:r>
      <w:r>
        <w:fldChar w:fldCharType="end"/>
      </w:r>
      <w:r>
        <w:t xml:space="preserve">(1). </w:t>
      </w:r>
    </w:p>
    <w:p w14:paraId="52775CAD"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p.ct.id="3d29be30775711ee8e1ba9ecff0bf883|70|10:70"</w:instrText>
      </w:r>
      <w:r>
        <w:fldChar w:fldCharType="end"/>
      </w:r>
      <w:r>
        <w:t>50</w:t>
      </w:r>
      <w:r>
        <w:rPr>
          <w:vanish/>
        </w:rPr>
        <w:t>&amp;percnt;</w:t>
      </w:r>
      <w:r>
        <w:rPr>
          <w:rStyle w:val="pxvis"/>
          <w:rFonts w:ascii="Times NewRoman" w:hAnsi="Times NewRoman"/>
          <w:b w:val="0"/>
          <w:sz w:val="24"/>
        </w:rPr>
        <w:t>%</w:t>
      </w:r>
      <w:r>
        <w:t xml:space="preserve"> if respondent is supporting a wife or dependent child other than the ones for whose benefit this writ is issued;</w:t>
      </w:r>
    </w:p>
    <w:p w14:paraId="482B4605" w14:textId="77777777" w:rsidR="00FD3105" w:rsidRDefault="00FD3105">
      <w:pPr>
        <w:pStyle w:val="pxformfin"/>
      </w:pPr>
      <w:r>
        <w:rPr>
          <w:color w:val="FF0000"/>
          <w:sz w:val="20"/>
          <w:szCs w:val="20"/>
          <w:vertAlign w:val="superscript"/>
        </w:rPr>
        <w:t>►</w:t>
      </w:r>
      <w:r>
        <w:fldChar w:fldCharType="begin"/>
      </w:r>
      <w:r>
        <w:instrText>fi.lvl="3"</w:instrText>
      </w:r>
      <w:r>
        <w:fldChar w:fldCharType="end"/>
      </w:r>
      <w:r>
        <w:t xml:space="preserve">(2). </w:t>
      </w:r>
    </w:p>
    <w:p w14:paraId="3F29FA3E"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p.ct.id="3d29be30775711ee8e1ba9ecff0bf883|70|10:70"</w:instrText>
      </w:r>
      <w:r>
        <w:fldChar w:fldCharType="end"/>
      </w:r>
      <w:r>
        <w:t>60</w:t>
      </w:r>
      <w:r>
        <w:rPr>
          <w:vanish/>
        </w:rPr>
        <w:t>&amp;percnt;</w:t>
      </w:r>
      <w:r>
        <w:rPr>
          <w:rStyle w:val="pxvis"/>
          <w:rFonts w:ascii="Times NewRoman" w:hAnsi="Times NewRoman"/>
          <w:b w:val="0"/>
          <w:sz w:val="24"/>
        </w:rPr>
        <w:t>%</w:t>
      </w:r>
      <w:r>
        <w:t xml:space="preserve"> otherwise;</w:t>
      </w:r>
    </w:p>
    <w:p w14:paraId="487200DA" w14:textId="77777777" w:rsidR="00FD3105" w:rsidRDefault="00FD3105">
      <w:pPr>
        <w:pStyle w:val="pxformfin"/>
      </w:pPr>
      <w:r>
        <w:rPr>
          <w:color w:val="FF0000"/>
          <w:sz w:val="20"/>
          <w:szCs w:val="20"/>
          <w:vertAlign w:val="superscript"/>
        </w:rPr>
        <w:t>►</w:t>
      </w:r>
      <w:r>
        <w:fldChar w:fldCharType="begin"/>
      </w:r>
      <w:r>
        <w:instrText>fi.lvl="3"</w:instrText>
      </w:r>
      <w:r>
        <w:fldChar w:fldCharType="end"/>
      </w:r>
      <w:r>
        <w:t xml:space="preserve">(3). </w:t>
      </w:r>
    </w:p>
    <w:p w14:paraId="58978D5A"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p.ct.id="3d29be30775711ee8e1ba9ecff0bf883|70|10:70"</w:instrText>
      </w:r>
      <w:r>
        <w:fldChar w:fldCharType="end"/>
      </w:r>
      <w:r>
        <w:t>55</w:t>
      </w:r>
      <w:r>
        <w:rPr>
          <w:vanish/>
        </w:rPr>
        <w:t>&amp;percnt;</w:t>
      </w:r>
      <w:r>
        <w:rPr>
          <w:rStyle w:val="pxvis"/>
          <w:rFonts w:ascii="Times NewRoman" w:hAnsi="Times NewRoman"/>
          <w:b w:val="0"/>
          <w:sz w:val="24"/>
        </w:rPr>
        <w:t>%</w:t>
      </w:r>
      <w:r>
        <w:t xml:space="preserve"> if respondent is supporting a spouse or dependent child other than the ones for whose benefit this writ is issued and if the amounts due are accrued 12 weeks or more before the payment being withheld; or</w:t>
      </w:r>
    </w:p>
    <w:p w14:paraId="49168D96" w14:textId="77777777" w:rsidR="00FD3105" w:rsidRDefault="00FD3105">
      <w:pPr>
        <w:pStyle w:val="pxformfin"/>
      </w:pPr>
      <w:r>
        <w:rPr>
          <w:color w:val="FF0000"/>
          <w:sz w:val="20"/>
          <w:szCs w:val="20"/>
          <w:vertAlign w:val="superscript"/>
        </w:rPr>
        <w:t>►</w:t>
      </w:r>
      <w:r>
        <w:fldChar w:fldCharType="begin"/>
      </w:r>
      <w:r>
        <w:instrText>fi.lvl="3"</w:instrText>
      </w:r>
      <w:r>
        <w:fldChar w:fldCharType="end"/>
      </w:r>
      <w:r>
        <w:t xml:space="preserve">(4). </w:t>
      </w:r>
    </w:p>
    <w:p w14:paraId="01428FCF"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p.ct.id="3d29be30775711ee8e1ba9ecff0bf883|70|10:70"</w:instrText>
      </w:r>
      <w:r>
        <w:fldChar w:fldCharType="end"/>
      </w:r>
      <w:r>
        <w:t>65</w:t>
      </w:r>
      <w:r>
        <w:rPr>
          <w:vanish/>
        </w:rPr>
        <w:t>&amp;percnt;</w:t>
      </w:r>
      <w:r>
        <w:rPr>
          <w:rStyle w:val="pxvis"/>
          <w:rFonts w:ascii="Times NewRoman" w:hAnsi="Times NewRoman"/>
          <w:b w:val="0"/>
          <w:sz w:val="24"/>
        </w:rPr>
        <w:t>%</w:t>
      </w:r>
      <w:r>
        <w:t xml:space="preserve"> otherwise and the amount due accrued 12 weeks or more before the payment from which withholding is to be made.</w:t>
      </w:r>
    </w:p>
    <w:p w14:paraId="7193A348"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p.ct.id="3d29be30775711ee8e1ba9ecff0bf883|70|10:70"</w:instrText>
      </w:r>
      <w:r>
        <w:fldChar w:fldCharType="end"/>
      </w:r>
      <w:r>
        <w:t>Withholding shall continue until the total amount of $</w:t>
      </w:r>
      <w:r>
        <w:rPr>
          <w:rStyle w:val="pxfinstr"/>
          <w:i/>
          <w:iCs/>
        </w:rPr>
        <w:t>[dollar amount of judgment]</w:t>
      </w:r>
      <w:r>
        <w:t xml:space="preserve"> is satisfied or defendant's employment by garnishee terminates or the further order of this court. Withheld payments shall be retained by garnishee until the further order of this court, but if garnishee is deducting payments under any prior income deduction order or continuing garnishment for alimony or child support, application must be made to this court to determine the amounts to be withheld and their allocation.</w:t>
      </w:r>
    </w:p>
    <w:p w14:paraId="47EBEC01"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p.ct.id="3d29be30775711ee8e1ba9ecff0bf883|70|10:70"</w:instrText>
      </w:r>
      <w:r>
        <w:fldChar w:fldCharType="end"/>
      </w:r>
      <w:r>
        <w:t>A failure to comply with this writ may result in garnishee paying the garnished amounts twice and garnishee being held in contempt of court.</w:t>
      </w:r>
    </w:p>
    <w:p w14:paraId="40C9C87E"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p.ct.id="3d29be30775711ee8e1ba9ecff0bf883|70|10:70"</w:instrText>
      </w:r>
      <w:r>
        <w:fldChar w:fldCharType="end"/>
      </w:r>
      <w:r>
        <w:t xml:space="preserve">ORDERED at </w:t>
      </w:r>
      <w:r>
        <w:rPr>
          <w:rStyle w:val="pxfinstr"/>
          <w:i/>
          <w:iCs/>
        </w:rPr>
        <w:t>[name of city]</w:t>
      </w:r>
      <w:r>
        <w:t xml:space="preserve">, Florida on </w:t>
      </w:r>
      <w:r>
        <w:rPr>
          <w:rStyle w:val="pxfinstr"/>
          <w:i/>
          <w:iCs/>
        </w:rPr>
        <w:t>[date of garnishment]</w:t>
      </w:r>
      <w:r>
        <w:t>.</w:t>
      </w:r>
    </w:p>
    <w:p w14:paraId="181D535B" w14:textId="77777777" w:rsidR="00FD3105" w:rsidRDefault="00FD3105">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38138BC6"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[Name of clerk]</w:t>
      </w:r>
    </w:p>
    <w:p w14:paraId="60E5E9DE"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As Clerk of the Court</w:t>
      </w:r>
    </w:p>
    <w:p w14:paraId="6F49D9AA"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By:</w:t>
      </w:r>
    </w:p>
    <w:p w14:paraId="7F303DCC" w14:textId="77777777" w:rsidR="00FD3105" w:rsidRDefault="00FD3105">
      <w:pPr>
        <w:pStyle w:val="pxformfsigfvs"/>
      </w:pPr>
      <w:r>
        <w:rPr>
          <w:color w:val="FF0000"/>
          <w:sz w:val="20"/>
          <w:szCs w:val="20"/>
          <w:vertAlign w:val="superscript"/>
        </w:rPr>
        <w:t>►</w:t>
      </w:r>
      <w:r>
        <w:fldChar w:fldCharType="begin"/>
      </w:r>
      <w:r>
        <w:instrText>fvs.amt="1"</w:instrText>
      </w:r>
      <w:r>
        <w:fldChar w:fldCharType="end"/>
      </w:r>
    </w:p>
    <w:p w14:paraId="78BFC2CD" w14:textId="77777777" w:rsidR="00FD3105" w:rsidRDefault="00FD3105">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deputy clerk]</w:t>
      </w:r>
    </w:p>
    <w:p w14:paraId="6FA130E0" w14:textId="77777777" w:rsidR="00FD3105" w:rsidRDefault="00FD3105">
      <w:pPr>
        <w:pStyle w:val="pxcomnt"/>
      </w:pPr>
    </w:p>
    <w:p w14:paraId="15DCEBB3" w14:textId="77777777" w:rsidR="00FD3105" w:rsidRDefault="00FD3105">
      <w:pPr>
        <w:pStyle w:val="pxhac"/>
        <w:spacing w:before="180"/>
        <w:jc w:val="center"/>
      </w:pPr>
      <w:r>
        <w:rPr>
          <w:rStyle w:val="pxb"/>
          <w:b/>
          <w:bCs/>
        </w:rPr>
        <w:t>Author's Comment</w:t>
      </w:r>
    </w:p>
    <w:p w14:paraId="574B0246"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p.ct.id="3d29be30775711ee8e1ba9ecff0bf883|70|10:70"</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st.ref.id="I01VMC0"</w:instrText>
      </w:r>
      <w:r>
        <w:rPr>
          <w:rStyle w:val="pxst"/>
        </w:rPr>
        <w:fldChar w:fldCharType="end"/>
      </w:r>
      <w:r>
        <w:rPr>
          <w:rStyle w:val="pxst"/>
          <w:vanish/>
        </w:rPr>
        <w:t>&amp;s;</w:t>
      </w:r>
      <w:r>
        <w:rPr>
          <w:rStyle w:val="pxvis"/>
          <w:rFonts w:ascii="Times NewRoman" w:hAnsi="Times NewRoman"/>
          <w:b w:val="0"/>
          <w:sz w:val="24"/>
        </w:rPr>
        <w:t>§</w:t>
      </w:r>
      <w:r>
        <w:rPr>
          <w:rStyle w:val="pxst"/>
        </w:rPr>
        <w:t xml:space="preserve">61.12, Flat. Stat.; </w:t>
      </w:r>
      <w:r>
        <w:rPr>
          <w:rStyle w:val="pxst"/>
          <w:vanish/>
        </w:rPr>
        <w:t>&amp;s;</w:t>
      </w:r>
      <w:r>
        <w:rPr>
          <w:rStyle w:val="pxvis"/>
          <w:rFonts w:ascii="Times NewRoman" w:hAnsi="Times NewRoman"/>
          <w:b w:val="0"/>
          <w:sz w:val="24"/>
        </w:rPr>
        <w:t>§</w:t>
      </w:r>
      <w:r>
        <w:rPr>
          <w:rStyle w:val="pxst"/>
        </w:rPr>
        <w:t>77.0305, Fla. Stat.</w:t>
      </w:r>
      <w:r>
        <w:t xml:space="preserve"> The method of computing the exemption under the </w:t>
      </w:r>
      <w:r>
        <w:rPr>
          <w:rStyle w:val="pxsst"/>
          <w:color w:val="FF0000"/>
          <w:sz w:val="20"/>
          <w:szCs w:val="20"/>
          <w:vertAlign w:val="superscript"/>
        </w:rPr>
        <w:t>►</w:t>
      </w:r>
      <w:r>
        <w:rPr>
          <w:rStyle w:val="pxsst"/>
        </w:rPr>
        <w:fldChar w:fldCharType="begin"/>
      </w:r>
      <w:r>
        <w:rPr>
          <w:rStyle w:val="pxsst"/>
        </w:rPr>
        <w:instrText>sst.ref.id="I044SL6"</w:instrText>
      </w:r>
      <w:r>
        <w:rPr>
          <w:rStyle w:val="pxsst"/>
        </w:rPr>
        <w:fldChar w:fldCharType="end"/>
      </w:r>
      <w:r>
        <w:rPr>
          <w:rStyle w:val="pxsst"/>
        </w:rPr>
        <w:t>Consumer Credit Protection Act</w:t>
      </w:r>
      <w:r>
        <w:t xml:space="preserve">, </w:t>
      </w:r>
      <w:r>
        <w:rPr>
          <w:rStyle w:val="pxst"/>
          <w:color w:val="FF0000"/>
          <w:sz w:val="20"/>
          <w:szCs w:val="20"/>
          <w:vertAlign w:val="superscript"/>
        </w:rPr>
        <w:t>►</w:t>
      </w:r>
      <w:r>
        <w:rPr>
          <w:rStyle w:val="pxst"/>
        </w:rPr>
        <w:fldChar w:fldCharType="begin"/>
      </w:r>
      <w:r>
        <w:rPr>
          <w:rStyle w:val="pxst"/>
        </w:rPr>
        <w:instrText>st.ref.id="I047LQ2"</w:instrText>
      </w:r>
      <w:r>
        <w:rPr>
          <w:rStyle w:val="pxst"/>
        </w:rPr>
        <w:fldChar w:fldCharType="end"/>
      </w:r>
      <w:r>
        <w:rPr>
          <w:rStyle w:val="pxst"/>
        </w:rPr>
        <w:t xml:space="preserve">Title 15 U.S.C.A. </w:t>
      </w:r>
      <w:r>
        <w:rPr>
          <w:rStyle w:val="pxst"/>
          <w:vanish/>
        </w:rPr>
        <w:t>&amp;s;</w:t>
      </w:r>
      <w:r>
        <w:rPr>
          <w:rStyle w:val="pxvis"/>
          <w:rFonts w:ascii="Times NewRoman" w:hAnsi="Times NewRoman"/>
          <w:b w:val="0"/>
          <w:sz w:val="24"/>
        </w:rPr>
        <w:t>§</w:t>
      </w:r>
      <w:r>
        <w:rPr>
          <w:rStyle w:val="pxst"/>
        </w:rPr>
        <w:t>1673(b)</w:t>
      </w:r>
      <w:r>
        <w:t xml:space="preserve">, is shown in </w:t>
      </w:r>
      <w:r>
        <w:rPr>
          <w:rStyle w:val="pxx"/>
          <w:color w:val="FF0000"/>
          <w:sz w:val="20"/>
          <w:szCs w:val="20"/>
          <w:vertAlign w:val="superscript"/>
        </w:rPr>
        <w:t>►</w:t>
      </w:r>
      <w:r>
        <w:rPr>
          <w:rStyle w:val="pxx"/>
        </w:rPr>
        <w:fldChar w:fldCharType="begin"/>
      </w:r>
      <w:r>
        <w:rPr>
          <w:rStyle w:val="pxx"/>
        </w:rPr>
        <w:instrText>x.ref.id="I013KM8"</w:instrText>
      </w:r>
      <w:r>
        <w:rPr>
          <w:rStyle w:val="pxx"/>
        </w:rPr>
        <w:fldChar w:fldCharType="end"/>
      </w:r>
      <w:r>
        <w:rPr>
          <w:rStyle w:val="pxx"/>
        </w:rPr>
        <w:t>section 10:69</w:t>
      </w:r>
      <w:r>
        <w:t>. The sums in subparagraphs (a)</w:t>
      </w:r>
      <w:r>
        <w:rPr>
          <w:vanish/>
        </w:rPr>
        <w:t>&amp;ndash;</w:t>
      </w:r>
      <w:r>
        <w:rPr>
          <w:rStyle w:val="pxvis"/>
          <w:rFonts w:ascii="Times NewRoman" w:hAnsi="Times NewRoman"/>
          <w:b w:val="0"/>
          <w:sz w:val="24"/>
        </w:rPr>
        <w:t>-</w:t>
      </w:r>
      <w:r>
        <w:t xml:space="preserve">(d) are based on the federal minimum wage effective September 1, 1997. The only difference between the two writs is the maximum amount that can be withheld and in containing no exemptions. This form has been largely supplanted by the income deduction order in </w:t>
      </w:r>
      <w:r>
        <w:rPr>
          <w:rStyle w:val="pxx"/>
          <w:color w:val="FF0000"/>
          <w:sz w:val="20"/>
          <w:szCs w:val="20"/>
          <w:vertAlign w:val="superscript"/>
        </w:rPr>
        <w:t>►</w:t>
      </w:r>
      <w:r>
        <w:rPr>
          <w:rStyle w:val="pxx"/>
        </w:rPr>
        <w:fldChar w:fldCharType="begin"/>
      </w:r>
      <w:r>
        <w:rPr>
          <w:rStyle w:val="pxx"/>
        </w:rPr>
        <w:instrText>x.ref.id="I05T808"</w:instrText>
      </w:r>
      <w:r>
        <w:rPr>
          <w:rStyle w:val="pxx"/>
        </w:rPr>
        <w:fldChar w:fldCharType="end"/>
      </w:r>
      <w:r>
        <w:rPr>
          <w:rStyle w:val="pxx"/>
          <w:vanish/>
        </w:rPr>
        <w:t>&amp;s;</w:t>
      </w:r>
      <w:r>
        <w:rPr>
          <w:rStyle w:val="pxvis"/>
          <w:rFonts w:ascii="Times NewRoman" w:hAnsi="Times NewRoman"/>
          <w:b w:val="0"/>
          <w:sz w:val="24"/>
        </w:rPr>
        <w:t>§</w:t>
      </w:r>
      <w:r>
        <w:rPr>
          <w:rStyle w:val="pxx"/>
        </w:rPr>
        <w:t>10:65</w:t>
      </w:r>
      <w:r>
        <w:t xml:space="preserve">. See </w:t>
      </w:r>
      <w:r>
        <w:rPr>
          <w:rStyle w:val="pxst"/>
          <w:color w:val="FF0000"/>
          <w:sz w:val="20"/>
          <w:szCs w:val="20"/>
          <w:vertAlign w:val="superscript"/>
        </w:rPr>
        <w:t>►</w:t>
      </w:r>
      <w:r>
        <w:rPr>
          <w:rStyle w:val="pxst"/>
        </w:rPr>
        <w:fldChar w:fldCharType="begin"/>
      </w:r>
      <w:r>
        <w:rPr>
          <w:rStyle w:val="pxst"/>
        </w:rPr>
        <w:instrText>st.ref.id="I048WMA"</w:instrText>
      </w:r>
      <w:r>
        <w:rPr>
          <w:rStyle w:val="pxst"/>
        </w:rPr>
        <w:fldChar w:fldCharType="end"/>
      </w:r>
      <w:r>
        <w:rPr>
          <w:rStyle w:val="pxst"/>
          <w:vanish/>
        </w:rPr>
        <w:t>&amp;s;</w:t>
      </w:r>
      <w:r>
        <w:rPr>
          <w:rStyle w:val="pxvis"/>
          <w:rFonts w:ascii="Times NewRoman" w:hAnsi="Times NewRoman"/>
          <w:b w:val="0"/>
          <w:sz w:val="24"/>
        </w:rPr>
        <w:t>§</w:t>
      </w:r>
      <w:r>
        <w:rPr>
          <w:rStyle w:val="pxst"/>
        </w:rPr>
        <w:t>61.1301(1), Fla. Stat.</w:t>
      </w:r>
    </w:p>
    <w:p w14:paraId="73A325DF" w14:textId="77777777" w:rsidR="00FD3105" w:rsidRDefault="00FD3105">
      <w:pPr>
        <w:pStyle w:val="pxs"/>
        <w:spacing w:before="180"/>
        <w:rPr>
          <w:sz w:val="27"/>
          <w:szCs w:val="27"/>
        </w:rPr>
      </w:pPr>
      <w:r>
        <w:rPr>
          <w:sz w:val="27"/>
          <w:szCs w:val="27"/>
        </w:rPr>
        <w:t>10:71. Writ</w:t>
      </w:r>
      <w:r>
        <w:rPr>
          <w:rStyle w:val="pxsep"/>
        </w:rPr>
        <w:t xml:space="preserve">-- </w:t>
      </w:r>
      <w:r>
        <w:rPr>
          <w:sz w:val="27"/>
          <w:szCs w:val="27"/>
        </w:rPr>
        <w:t>Mandamus</w:t>
      </w:r>
    </w:p>
    <w:p w14:paraId="54F0D22C" w14:textId="77777777" w:rsidR="00FD3105" w:rsidRDefault="00FD3105">
      <w:pPr>
        <w:pStyle w:val="pxov"/>
        <w:rPr>
          <w:vanish/>
        </w:rPr>
      </w:pPr>
      <w:r>
        <w:rPr>
          <w:vanish/>
        </w:rPr>
        <w:t>FMS</w:t>
      </w:r>
    </w:p>
    <w:p w14:paraId="35BBCD0F" w14:textId="77777777" w:rsidR="00FD3105" w:rsidRDefault="00FD3105">
      <w:pPr>
        <w:pStyle w:val="pxov"/>
        <w:rPr>
          <w:vanish/>
        </w:rPr>
      </w:pPr>
      <w:r>
        <w:rPr>
          <w:vanish/>
        </w:rPr>
        <w:t>LFA</w:t>
      </w:r>
    </w:p>
    <w:p w14:paraId="00B68195" w14:textId="77777777" w:rsidR="00FD3105" w:rsidRDefault="00FD3105">
      <w:pPr>
        <w:pStyle w:val="pxov"/>
        <w:rPr>
          <w:vanish/>
        </w:rPr>
      </w:pPr>
      <w:r>
        <w:rPr>
          <w:vanish/>
        </w:rPr>
        <w:t>LEW</w:t>
      </w:r>
    </w:p>
    <w:p w14:paraId="7495EF64" w14:textId="77777777" w:rsidR="00FD3105" w:rsidRDefault="00FD3105">
      <w:pPr>
        <w:pStyle w:val="pxov"/>
        <w:rPr>
          <w:vanish/>
        </w:rPr>
      </w:pPr>
      <w:r>
        <w:rPr>
          <w:vanish/>
        </w:rPr>
        <w:t>FCV</w:t>
      </w:r>
    </w:p>
    <w:p w14:paraId="370DCD5C" w14:textId="77777777" w:rsidR="00FD3105" w:rsidRDefault="00FD3105">
      <w:pPr>
        <w:pStyle w:val="pxov"/>
        <w:rPr>
          <w:vanish/>
        </w:rPr>
      </w:pPr>
      <w:r>
        <w:rPr>
          <w:vanish/>
        </w:rPr>
        <w:t>FLG</w:t>
      </w:r>
    </w:p>
    <w:p w14:paraId="278C155F" w14:textId="77777777" w:rsidR="00FD3105" w:rsidRDefault="00FD3105">
      <w:pPr>
        <w:pStyle w:val="pxformfcapfac"/>
        <w:jc w:val="center"/>
        <w:rPr>
          <w:sz w:val="24"/>
          <w:szCs w:val="24"/>
        </w:rPr>
      </w:pPr>
      <w:r>
        <w:rPr>
          <w:color w:val="FF0000"/>
          <w:sz w:val="20"/>
          <w:szCs w:val="20"/>
          <w:vertAlign w:val="superscript"/>
        </w:rPr>
        <w:t>►</w:t>
      </w:r>
      <w:r>
        <w:rPr>
          <w:sz w:val="24"/>
          <w:szCs w:val="24"/>
        </w:rPr>
        <w:fldChar w:fldCharType="begin"/>
      </w:r>
      <w:r>
        <w:rPr>
          <w:sz w:val="24"/>
          <w:szCs w:val="24"/>
        </w:rPr>
        <w:instrText>form.du="0"</w:instrText>
      </w:r>
      <w:r>
        <w:rPr>
          <w:sz w:val="24"/>
          <w:szCs w:val="24"/>
        </w:rPr>
        <w:fldChar w:fldCharType="end"/>
      </w:r>
      <w:r>
        <w:rPr>
          <w:sz w:val="24"/>
          <w:szCs w:val="24"/>
        </w:rPr>
        <w:fldChar w:fldCharType="begin"/>
      </w:r>
      <w:r>
        <w:rPr>
          <w:sz w:val="24"/>
          <w:szCs w:val="24"/>
        </w:rPr>
        <w:instrText>form.fid="I7518a8609fed11dfbf230000837214a9"</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fcap.ref="manual"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sz w:val="24"/>
          <w:szCs w:val="24"/>
        </w:rPr>
        <w:t xml:space="preserve">IN THE CIRCUIT COURT FOR </w:t>
      </w:r>
      <w:r>
        <w:rPr>
          <w:rStyle w:val="pxfinstr"/>
          <w:i/>
          <w:iCs/>
          <w:szCs w:val="24"/>
        </w:rPr>
        <w:t>[NAME OF COUNTY]</w:t>
      </w:r>
      <w:r>
        <w:rPr>
          <w:sz w:val="24"/>
          <w:szCs w:val="24"/>
        </w:rPr>
        <w:t>, FLORIDA</w:t>
      </w:r>
    </w:p>
    <w:p w14:paraId="441C93E9" w14:textId="77777777" w:rsidR="00FD3105" w:rsidRDefault="00FD3105">
      <w:pPr>
        <w:pStyle w:val="pxformfcaptbl"/>
        <w:ind w:left="500"/>
      </w:pPr>
      <w:r>
        <w:t xml:space="preserve"> </w:t>
      </w:r>
      <w:r>
        <w:rPr>
          <w:color w:val="FF0000"/>
          <w:sz w:val="20"/>
          <w:szCs w:val="20"/>
          <w:vertAlign w:val="superscript"/>
        </w:rPr>
        <w:t>►</w:t>
      </w:r>
      <w:r>
        <w:fldChar w:fldCharType="begin"/>
      </w:r>
      <w:r>
        <w:instrText>tbl.brace.end="5"</w:instrText>
      </w:r>
      <w:r>
        <w:fldChar w:fldCharType="end"/>
      </w:r>
      <w:r>
        <w:fldChar w:fldCharType="begin"/>
      </w:r>
      <w:r>
        <w:instrText>tbl.brace.start="1"</w:instrText>
      </w:r>
      <w:r>
        <w:fldChar w:fldCharType="end"/>
      </w:r>
      <w:r>
        <w:fldChar w:fldCharType="begin"/>
      </w:r>
      <w:r>
        <w:instrText>tbl.ident="I06CU2B"</w:instrText>
      </w:r>
      <w:r>
        <w:fldChar w:fldCharType="end"/>
      </w:r>
      <w:r>
        <w:fldChar w:fldCharType="begin"/>
      </w:r>
      <w:r>
        <w:instrText>tbl.uuid="I02HIIO"</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1763268B"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51CA4E41"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tgroup.cols="4"</w:instrText>
      </w:r>
      <w:r>
        <w:fldChar w:fldCharType="end"/>
      </w:r>
    </w:p>
    <w:p w14:paraId="5928F073"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colspec.colwidth="7*"</w:instrText>
      </w:r>
      <w:r>
        <w:fldChar w:fldCharType="end"/>
      </w:r>
    </w:p>
    <w:p w14:paraId="129D47A4"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colspec.colwidth="21*"</w:instrText>
      </w:r>
      <w:r>
        <w:fldChar w:fldCharType="end"/>
      </w:r>
    </w:p>
    <w:p w14:paraId="36D22C94" w14:textId="77777777" w:rsidR="00FD3105" w:rsidRDefault="00FD3105">
      <w:pPr>
        <w:pStyle w:val="pxcolspec"/>
      </w:pPr>
      <w:r>
        <w:rPr>
          <w:color w:val="FF0000"/>
          <w:sz w:val="20"/>
          <w:szCs w:val="20"/>
          <w:vertAlign w:val="superscript"/>
        </w:rPr>
        <w:t>►</w:t>
      </w:r>
      <w:r>
        <w:fldChar w:fldCharType="begin"/>
      </w:r>
      <w:r>
        <w:instrText>colspec.align="center"</w:instrText>
      </w:r>
      <w:r>
        <w:fldChar w:fldCharType="end"/>
      </w:r>
      <w:r>
        <w:fldChar w:fldCharType="begin"/>
      </w:r>
      <w:r>
        <w:instrText>colspec.colname="3"</w:instrText>
      </w:r>
      <w:r>
        <w:fldChar w:fldCharType="end"/>
      </w:r>
      <w:r>
        <w:fldChar w:fldCharType="begin"/>
      </w:r>
      <w:r>
        <w:instrText>colspec.colnum="3"</w:instrText>
      </w:r>
      <w:r>
        <w:fldChar w:fldCharType="end"/>
      </w:r>
      <w:r>
        <w:fldChar w:fldCharType="begin"/>
      </w:r>
      <w:r>
        <w:instrText>colspec.colwidth="7*"</w:instrText>
      </w:r>
      <w:r>
        <w:fldChar w:fldCharType="end"/>
      </w:r>
    </w:p>
    <w:p w14:paraId="380506FA" w14:textId="77777777" w:rsidR="00FD3105" w:rsidRDefault="00FD3105">
      <w:pPr>
        <w:pStyle w:val="pxcolspec"/>
      </w:pPr>
      <w:r>
        <w:rPr>
          <w:color w:val="FF0000"/>
          <w:sz w:val="20"/>
          <w:szCs w:val="20"/>
          <w:vertAlign w:val="superscript"/>
        </w:rPr>
        <w:t>►</w:t>
      </w:r>
      <w:r>
        <w:fldChar w:fldCharType="begin"/>
      </w:r>
      <w:r>
        <w:instrText>colspec.colname="4"</w:instrText>
      </w:r>
      <w:r>
        <w:fldChar w:fldCharType="end"/>
      </w:r>
      <w:r>
        <w:fldChar w:fldCharType="begin"/>
      </w:r>
      <w:r>
        <w:instrText>colspec.colnum="4"</w:instrText>
      </w:r>
      <w:r>
        <w:fldChar w:fldCharType="end"/>
      </w:r>
      <w:r>
        <w:fldChar w:fldCharType="begin"/>
      </w:r>
      <w:r>
        <w:instrText>colspec.colwidth="29*"</w:instrText>
      </w:r>
      <w:r>
        <w:fldChar w:fldCharType="end"/>
      </w:r>
    </w:p>
    <w:tbl>
      <w:tblPr>
        <w:tblW w:w="0" w:type="auto"/>
        <w:tblLayout w:type="fixed"/>
        <w:tblCellMar>
          <w:left w:w="0" w:type="dxa"/>
          <w:right w:w="0" w:type="dxa"/>
        </w:tblCellMar>
        <w:tblLook w:val="0000" w:firstRow="0" w:lastRow="0" w:firstColumn="0" w:lastColumn="0" w:noHBand="0" w:noVBand="0"/>
      </w:tblPr>
      <w:tblGrid>
        <w:gridCol w:w="2160"/>
        <w:gridCol w:w="2160"/>
        <w:gridCol w:w="2160"/>
        <w:gridCol w:w="2160"/>
      </w:tblGrid>
      <w:tr w:rsidR="00FD3105" w14:paraId="70F9E24A" w14:textId="77777777">
        <w:tblPrEx>
          <w:tblCellMar>
            <w:top w:w="0" w:type="dxa"/>
            <w:left w:w="0" w:type="dxa"/>
            <w:bottom w:w="0" w:type="dxa"/>
            <w:right w:w="0" w:type="dxa"/>
          </w:tblCellMar>
        </w:tblPrEx>
        <w:tc>
          <w:tcPr>
            <w:tcW w:w="2160" w:type="dxa"/>
            <w:tcBorders>
              <w:top w:val="nil"/>
              <w:left w:val="nil"/>
              <w:bottom w:val="nil"/>
              <w:right w:val="nil"/>
            </w:tcBorders>
          </w:tcPr>
          <w:p w14:paraId="33E97D29" w14:textId="77777777" w:rsidR="00FD3105" w:rsidRDefault="00FD3105">
            <w:r>
              <w:rPr>
                <w:color w:val="FF0000"/>
                <w:sz w:val="20"/>
                <w:szCs w:val="20"/>
                <w:vertAlign w:val="superscript"/>
              </w:rPr>
              <w:t>►</w:t>
            </w:r>
            <w:r>
              <w:fldChar w:fldCharType="begin"/>
            </w:r>
            <w:r>
              <w:instrText>tbody.valign="top"</w:instrText>
            </w:r>
            <w:r>
              <w:fldChar w:fldCharType="end"/>
            </w:r>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PLAINTIFF]</w:t>
            </w:r>
            <w:r>
              <w:rPr>
                <w:rStyle w:val="pxrowentry"/>
              </w:rPr>
              <w:t>,</w:t>
            </w:r>
          </w:p>
        </w:tc>
        <w:tc>
          <w:tcPr>
            <w:tcW w:w="2160" w:type="dxa"/>
            <w:tcBorders>
              <w:top w:val="nil"/>
              <w:left w:val="nil"/>
              <w:bottom w:val="nil"/>
              <w:right w:val="nil"/>
            </w:tcBorders>
          </w:tcPr>
          <w:p w14:paraId="1F736DA8" w14:textId="77777777" w:rsidR="00FD3105" w:rsidRDefault="00FD3105">
            <w:r>
              <w:rPr>
                <w:rStyle w:val="pxentry"/>
                <w:color w:val="FF0000"/>
                <w:sz w:val="20"/>
                <w:szCs w:val="20"/>
                <w:vertAlign w:val="superscript"/>
              </w:rPr>
              <w:t>►</w:t>
            </w:r>
            <w:r>
              <w:rPr>
                <w:rStyle w:val="pxentry"/>
              </w:rPr>
              <w:fldChar w:fldCharType="begin"/>
            </w:r>
            <w:r>
              <w:rPr>
                <w:rStyle w:val="pxentry"/>
              </w:rPr>
              <w:instrText>entry.morerows="4"</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vanish/>
              </w:rPr>
              <w:t>&amp;brace;</w:t>
            </w:r>
            <w:r>
              <w:rPr>
                <w:rStyle w:val="pxvis"/>
                <w:rFonts w:ascii="Times NewRoman" w:hAnsi="Times NewRoman"/>
                <w:b w:val="0"/>
                <w:sz w:val="24"/>
              </w:rPr>
              <w:t>}</w:t>
            </w:r>
          </w:p>
        </w:tc>
        <w:tc>
          <w:tcPr>
            <w:tcW w:w="2160" w:type="dxa"/>
            <w:tcBorders>
              <w:top w:val="nil"/>
              <w:left w:val="nil"/>
              <w:bottom w:val="nil"/>
              <w:right w:val="nil"/>
            </w:tcBorders>
          </w:tcPr>
          <w:p w14:paraId="2A427EC1"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540578D8" w14:textId="77777777" w:rsidR="00FD3105" w:rsidRDefault="00FD3105"/>
        </w:tc>
      </w:tr>
      <w:tr w:rsidR="00FD3105" w14:paraId="74C52C17" w14:textId="77777777">
        <w:tblPrEx>
          <w:tblCellMar>
            <w:top w:w="0" w:type="dxa"/>
            <w:left w:w="0" w:type="dxa"/>
            <w:bottom w:w="0" w:type="dxa"/>
            <w:right w:w="0" w:type="dxa"/>
          </w:tblCellMar>
        </w:tblPrEx>
        <w:tc>
          <w:tcPr>
            <w:tcW w:w="2160" w:type="dxa"/>
            <w:tcBorders>
              <w:top w:val="nil"/>
              <w:left w:val="nil"/>
              <w:bottom w:val="nil"/>
              <w:right w:val="nil"/>
            </w:tcBorders>
          </w:tcPr>
          <w:p w14:paraId="3D6B1955"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50B7B3CF"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Plaintiff,</w:t>
            </w:r>
          </w:p>
        </w:tc>
        <w:tc>
          <w:tcPr>
            <w:tcW w:w="2160" w:type="dxa"/>
            <w:tcBorders>
              <w:top w:val="nil"/>
              <w:left w:val="nil"/>
              <w:bottom w:val="nil"/>
              <w:right w:val="nil"/>
            </w:tcBorders>
          </w:tcPr>
          <w:p w14:paraId="3279F58D"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0BCDE48A" w14:textId="77777777" w:rsidR="00FD3105" w:rsidRDefault="00FD3105"/>
        </w:tc>
      </w:tr>
      <w:tr w:rsidR="00FD3105" w14:paraId="6FEC0540" w14:textId="77777777">
        <w:tblPrEx>
          <w:tblCellMar>
            <w:top w:w="0" w:type="dxa"/>
            <w:left w:w="0" w:type="dxa"/>
            <w:bottom w:w="0" w:type="dxa"/>
            <w:right w:w="0" w:type="dxa"/>
          </w:tblCellMar>
        </w:tblPrEx>
        <w:tc>
          <w:tcPr>
            <w:tcW w:w="2160" w:type="dxa"/>
            <w:tcBorders>
              <w:top w:val="nil"/>
              <w:left w:val="nil"/>
              <w:bottom w:val="nil"/>
              <w:right w:val="nil"/>
            </w:tcBorders>
          </w:tcPr>
          <w:p w14:paraId="4B3963C5"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entry.align="left"</w:instrText>
            </w:r>
            <w:r>
              <w:rPr>
                <w:rStyle w:val="pxrowentry"/>
              </w:rPr>
              <w:fldChar w:fldCharType="end"/>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v.</w:t>
            </w:r>
          </w:p>
        </w:tc>
        <w:tc>
          <w:tcPr>
            <w:tcW w:w="2160" w:type="dxa"/>
            <w:tcBorders>
              <w:top w:val="nil"/>
              <w:left w:val="nil"/>
              <w:bottom w:val="nil"/>
              <w:right w:val="nil"/>
            </w:tcBorders>
          </w:tcPr>
          <w:p w14:paraId="73B54851"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 xml:space="preserve">CASE </w:t>
            </w:r>
            <w:r>
              <w:rPr>
                <w:rStyle w:val="pxfinstr"/>
                <w:i/>
                <w:iCs/>
              </w:rPr>
              <w:t>[CASE NUMBER]</w:t>
            </w:r>
          </w:p>
        </w:tc>
        <w:tc>
          <w:tcPr>
            <w:tcW w:w="2160" w:type="dxa"/>
            <w:tcBorders>
              <w:top w:val="nil"/>
              <w:left w:val="nil"/>
              <w:bottom w:val="nil"/>
              <w:right w:val="nil"/>
            </w:tcBorders>
          </w:tcPr>
          <w:p w14:paraId="0CA43DC5" w14:textId="77777777" w:rsidR="00FD3105" w:rsidRDefault="00FD3105"/>
        </w:tc>
        <w:tc>
          <w:tcPr>
            <w:tcW w:w="2160" w:type="dxa"/>
            <w:tcBorders>
              <w:top w:val="nil"/>
              <w:left w:val="nil"/>
              <w:bottom w:val="nil"/>
              <w:right w:val="nil"/>
            </w:tcBorders>
          </w:tcPr>
          <w:p w14:paraId="13E2693D" w14:textId="77777777" w:rsidR="00FD3105" w:rsidRDefault="00FD3105"/>
        </w:tc>
      </w:tr>
      <w:tr w:rsidR="00FD3105" w14:paraId="6B62EA59" w14:textId="77777777">
        <w:tblPrEx>
          <w:tblCellMar>
            <w:top w:w="0" w:type="dxa"/>
            <w:left w:w="0" w:type="dxa"/>
            <w:bottom w:w="0" w:type="dxa"/>
            <w:right w:w="0" w:type="dxa"/>
          </w:tblCellMar>
        </w:tblPrEx>
        <w:tc>
          <w:tcPr>
            <w:tcW w:w="2160" w:type="dxa"/>
            <w:tcBorders>
              <w:top w:val="nil"/>
              <w:left w:val="nil"/>
              <w:bottom w:val="nil"/>
              <w:right w:val="nil"/>
            </w:tcBorders>
          </w:tcPr>
          <w:p w14:paraId="4C925C04"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DEFENDANT]</w:t>
            </w:r>
            <w:r>
              <w:rPr>
                <w:rStyle w:val="pxrowentry"/>
              </w:rPr>
              <w:t>,</w:t>
            </w:r>
          </w:p>
        </w:tc>
        <w:tc>
          <w:tcPr>
            <w:tcW w:w="2160" w:type="dxa"/>
            <w:tcBorders>
              <w:top w:val="nil"/>
              <w:left w:val="nil"/>
              <w:bottom w:val="nil"/>
              <w:right w:val="nil"/>
            </w:tcBorders>
          </w:tcPr>
          <w:p w14:paraId="25E0D15B"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3CCC69F9" w14:textId="77777777" w:rsidR="00FD3105" w:rsidRDefault="00FD3105"/>
        </w:tc>
        <w:tc>
          <w:tcPr>
            <w:tcW w:w="2160" w:type="dxa"/>
            <w:tcBorders>
              <w:top w:val="nil"/>
              <w:left w:val="nil"/>
              <w:bottom w:val="nil"/>
              <w:right w:val="nil"/>
            </w:tcBorders>
          </w:tcPr>
          <w:p w14:paraId="090A4E1A" w14:textId="77777777" w:rsidR="00FD3105" w:rsidRDefault="00FD3105"/>
        </w:tc>
      </w:tr>
      <w:tr w:rsidR="00FD3105" w14:paraId="02BED47A" w14:textId="77777777">
        <w:tblPrEx>
          <w:tblCellMar>
            <w:top w:w="0" w:type="dxa"/>
            <w:left w:w="0" w:type="dxa"/>
            <w:bottom w:w="0" w:type="dxa"/>
            <w:right w:w="0" w:type="dxa"/>
          </w:tblCellMar>
        </w:tblPrEx>
        <w:tc>
          <w:tcPr>
            <w:tcW w:w="2160" w:type="dxa"/>
            <w:tcBorders>
              <w:top w:val="nil"/>
              <w:left w:val="nil"/>
              <w:bottom w:val="nil"/>
              <w:right w:val="nil"/>
            </w:tcBorders>
          </w:tcPr>
          <w:p w14:paraId="4CC54D4B"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483324EA"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Defendant.</w:t>
            </w:r>
          </w:p>
        </w:tc>
        <w:tc>
          <w:tcPr>
            <w:tcW w:w="2160" w:type="dxa"/>
            <w:tcBorders>
              <w:top w:val="nil"/>
              <w:left w:val="nil"/>
              <w:bottom w:val="nil"/>
              <w:right w:val="nil"/>
            </w:tcBorders>
          </w:tcPr>
          <w:p w14:paraId="6D1C09B6"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67AD69C0" w14:textId="77777777" w:rsidR="00FD3105" w:rsidRDefault="00FD3105"/>
        </w:tc>
      </w:tr>
    </w:tbl>
    <w:p w14:paraId="6DEA0B1C" w14:textId="77777777" w:rsidR="00FD3105" w:rsidRDefault="00FD3105">
      <w:pPr>
        <w:pStyle w:val="pxtbody"/>
      </w:pPr>
    </w:p>
    <w:p w14:paraId="46B91341" w14:textId="77777777" w:rsidR="00FD3105" w:rsidRDefault="00FD3105"/>
    <w:p w14:paraId="45248C8A" w14:textId="77777777" w:rsidR="00FD3105" w:rsidRDefault="00FD3105">
      <w:pPr>
        <w:pStyle w:val="pxformhac"/>
        <w:spacing w:before="180"/>
        <w:jc w:val="center"/>
      </w:pPr>
      <w:r>
        <w:t xml:space="preserve">WRIT OF MANDAMUS </w:t>
      </w:r>
    </w:p>
    <w:p w14:paraId="26306180" w14:textId="77777777" w:rsidR="00FD3105" w:rsidRDefault="00FD3105">
      <w:pPr>
        <w:pStyle w:val="pxform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THE STATE OF FLORIDA</w:t>
      </w:r>
    </w:p>
    <w:p w14:paraId="29193D66" w14:textId="77777777" w:rsidR="00FD3105" w:rsidRDefault="00FD3105">
      <w:pPr>
        <w:pStyle w:val="pxform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 xml:space="preserve">TO: </w:t>
      </w:r>
      <w:r>
        <w:rPr>
          <w:rStyle w:val="pxfinstr"/>
          <w:i/>
          <w:iCs/>
          <w:szCs w:val="24"/>
        </w:rPr>
        <w:t>[NAME OF DEFENDANT]</w:t>
      </w:r>
    </w:p>
    <w:p w14:paraId="485539FC"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p.ct.id="3d29be30775711ee8e1ba9ecff0bf883|71|10:71"</w:instrText>
      </w:r>
      <w:r>
        <w:fldChar w:fldCharType="end"/>
      </w:r>
      <w:r>
        <w:t xml:space="preserve">YOU ARE COMMANDED, individually and in your official capacity as an officer of </w:t>
      </w:r>
      <w:r>
        <w:rPr>
          <w:rStyle w:val="pxfinstr"/>
          <w:i/>
          <w:iCs/>
        </w:rPr>
        <w:t>[name of corporation]</w:t>
      </w:r>
      <w:r>
        <w:t xml:space="preserve">, to forthwith permit petitioner, in person or by petitioner's duly authorized agent or representative, to inspect the minutes of any meeting of the board of directors or of the stockholders or of any action taken by the board of directors or the stockholders without a meeting, accounting records of the corporation, the record of stockholders and any other books and records within the provisions of </w:t>
      </w:r>
      <w:r>
        <w:rPr>
          <w:rStyle w:val="pxst"/>
          <w:color w:val="FF0000"/>
          <w:sz w:val="20"/>
          <w:szCs w:val="20"/>
          <w:vertAlign w:val="superscript"/>
        </w:rPr>
        <w:t>►</w:t>
      </w:r>
      <w:r>
        <w:rPr>
          <w:rStyle w:val="pxst"/>
        </w:rPr>
        <w:fldChar w:fldCharType="begin"/>
      </w:r>
      <w:r>
        <w:rPr>
          <w:rStyle w:val="pxst"/>
        </w:rPr>
        <w:instrText>st.ref.id="I03WDJA"</w:instrText>
      </w:r>
      <w:r>
        <w:rPr>
          <w:rStyle w:val="pxst"/>
        </w:rPr>
        <w:fldChar w:fldCharType="end"/>
      </w:r>
      <w:r>
        <w:rPr>
          <w:rStyle w:val="pxst"/>
        </w:rPr>
        <w:t>Sections 607.1601 and 607.1602 Florida Statutes</w:t>
      </w:r>
      <w:r>
        <w:t xml:space="preserve"> from time to time during regular office hours.</w:t>
      </w:r>
    </w:p>
    <w:p w14:paraId="089E60C7"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p.ct.id="3d29be30775711ee8e1ba9ecff0bf883|71|10:71"</w:instrText>
      </w:r>
      <w:r>
        <w:fldChar w:fldCharType="end"/>
      </w:r>
      <w:r>
        <w:t xml:space="preserve">AND IN THIS YOU SHALL not omit, and how you have obeyed this writ shall be made known to this court on or before </w:t>
      </w:r>
      <w:r>
        <w:rPr>
          <w:rStyle w:val="pxfinstr"/>
          <w:i/>
          <w:iCs/>
        </w:rPr>
        <w:t>[due date of informing]</w:t>
      </w:r>
      <w:r>
        <w:t>.</w:t>
      </w:r>
    </w:p>
    <w:p w14:paraId="3EF358CE" w14:textId="77777777" w:rsidR="00FD3105" w:rsidRDefault="00FD3105">
      <w:pPr>
        <w:pStyle w:val="pxformfvs"/>
      </w:pPr>
      <w:r>
        <w:rPr>
          <w:color w:val="FF0000"/>
          <w:sz w:val="20"/>
          <w:szCs w:val="20"/>
          <w:vertAlign w:val="superscript"/>
        </w:rPr>
        <w:t>►</w:t>
      </w:r>
      <w:r>
        <w:fldChar w:fldCharType="begin"/>
      </w:r>
      <w:r>
        <w:instrText>fvs.amt="1"</w:instrText>
      </w:r>
      <w:r>
        <w:fldChar w:fldCharType="end"/>
      </w:r>
    </w:p>
    <w:p w14:paraId="18A2BE9D" w14:textId="77777777" w:rsidR="00FD3105" w:rsidRDefault="00FD3105">
      <w:pPr>
        <w:pStyle w:val="pxform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 xml:space="preserve">DATED on </w:t>
      </w:r>
      <w:r>
        <w:rPr>
          <w:rStyle w:val="pxfinstr"/>
          <w:i/>
          <w:iCs/>
          <w:szCs w:val="24"/>
        </w:rPr>
        <w:t>[date of writ]</w:t>
      </w:r>
    </w:p>
    <w:p w14:paraId="36775677" w14:textId="77777777" w:rsidR="00FD3105" w:rsidRDefault="00FD3105">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1B3CED5F"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[Name of clerk]</w:t>
      </w:r>
    </w:p>
    <w:p w14:paraId="0B6B1CB2"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As Clerk of the Court</w:t>
      </w:r>
    </w:p>
    <w:p w14:paraId="2738A192"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By:</w:t>
      </w:r>
    </w:p>
    <w:p w14:paraId="429B2DC3" w14:textId="77777777" w:rsidR="00FD3105" w:rsidRDefault="00FD3105">
      <w:pPr>
        <w:pStyle w:val="pxformfsigfvs"/>
      </w:pPr>
      <w:r>
        <w:rPr>
          <w:color w:val="FF0000"/>
          <w:sz w:val="20"/>
          <w:szCs w:val="20"/>
          <w:vertAlign w:val="superscript"/>
        </w:rPr>
        <w:t>►</w:t>
      </w:r>
      <w:r>
        <w:fldChar w:fldCharType="begin"/>
      </w:r>
      <w:r>
        <w:instrText>fvs.amt="1"</w:instrText>
      </w:r>
      <w:r>
        <w:fldChar w:fldCharType="end"/>
      </w:r>
    </w:p>
    <w:p w14:paraId="563775DE" w14:textId="77777777" w:rsidR="00FD3105" w:rsidRDefault="00FD3105">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deputy clerk]</w:t>
      </w:r>
    </w:p>
    <w:p w14:paraId="28B1B24C" w14:textId="77777777" w:rsidR="00FD3105" w:rsidRDefault="00FD3105">
      <w:pPr>
        <w:pStyle w:val="pxcomnt"/>
      </w:pPr>
    </w:p>
    <w:p w14:paraId="4411CF9F" w14:textId="77777777" w:rsidR="00FD3105" w:rsidRDefault="00FD3105">
      <w:pPr>
        <w:pStyle w:val="pxhac"/>
        <w:spacing w:before="180"/>
        <w:jc w:val="center"/>
      </w:pPr>
      <w:r>
        <w:rPr>
          <w:rStyle w:val="pxb"/>
          <w:b/>
          <w:bCs/>
        </w:rPr>
        <w:t>Author's Comment</w:t>
      </w:r>
    </w:p>
    <w:p w14:paraId="7A56E192"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p.ct.id="3d29be30775711ee8e1ba9ecff0bf883|71|10:71"</w:instrText>
      </w:r>
      <w:r>
        <w:fldChar w:fldCharType="end"/>
      </w:r>
      <w:r>
        <w:t xml:space="preserve">This example was derived from </w:t>
      </w:r>
      <w:r>
        <w:rPr>
          <w:rStyle w:val="pxcc"/>
          <w:color w:val="FF0000"/>
          <w:sz w:val="20"/>
          <w:szCs w:val="20"/>
          <w:vertAlign w:val="superscript"/>
        </w:rPr>
        <w:t>►</w:t>
      </w:r>
      <w:r>
        <w:rPr>
          <w:rStyle w:val="pxcc"/>
        </w:rPr>
        <w:fldChar w:fldCharType="begin"/>
      </w:r>
      <w:r>
        <w:rPr>
          <w:rStyle w:val="pxcc"/>
        </w:rPr>
        <w:instrText>cc.ref.id="I013KMA"</w:instrText>
      </w:r>
      <w:r>
        <w:rPr>
          <w:rStyle w:val="pxcc"/>
        </w:rPr>
        <w:fldChar w:fldCharType="end"/>
      </w:r>
      <w:r>
        <w:rPr>
          <w:rStyle w:val="pxcc"/>
        </w:rPr>
        <w:t>State ex rel. Davidson v. Couch, 161 So. 431 (Fla. 1935)</w:t>
      </w:r>
      <w:r>
        <w:t xml:space="preserve">. The Davidson case was for inspection of municipal records. This form has been changed to accomplish inspection of corporate records under </w:t>
      </w:r>
      <w:bookmarkStart w:id="516" w:name="_Hlk159672559"/>
      <w:r>
        <w:rPr>
          <w:rStyle w:val="pxst"/>
          <w:color w:val="FF0000"/>
          <w:sz w:val="20"/>
          <w:szCs w:val="20"/>
          <w:vertAlign w:val="superscript"/>
        </w:rPr>
        <w:t>►</w:t>
      </w:r>
      <w:bookmarkEnd w:id="516"/>
      <w:r>
        <w:rPr>
          <w:rStyle w:val="pxst"/>
        </w:rPr>
        <w:fldChar w:fldCharType="begin"/>
      </w:r>
      <w:r>
        <w:rPr>
          <w:rStyle w:val="pxst"/>
        </w:rPr>
        <w:instrText>st.ref.id="I02XEBF"</w:instrText>
      </w:r>
      <w:r>
        <w:rPr>
          <w:rStyle w:val="pxst"/>
        </w:rPr>
        <w:fldChar w:fldCharType="end"/>
      </w:r>
      <w:r>
        <w:rPr>
          <w:rStyle w:val="pxst"/>
        </w:rPr>
        <w:t>sections 607.1601 and 607.1602, Florida Statutes</w:t>
      </w:r>
      <w:r>
        <w:t xml:space="preserve">. Since this is not a review action, </w:t>
      </w:r>
      <w:ins w:id="517" w:author="Debra M. Salisbury" w:date="2024-02-24T13:09:00Z">
        <w:r w:rsidR="008B1ADD">
          <w:rPr>
            <w:rStyle w:val="pxst"/>
            <w:color w:val="FF0000"/>
            <w:sz w:val="20"/>
            <w:szCs w:val="20"/>
            <w:vertAlign w:val="superscript"/>
          </w:rPr>
          <w:t>►</w:t>
        </w:r>
        <w:r w:rsidR="008B1ADD">
          <w:t>Fla. R. Civ. P.</w:t>
        </w:r>
      </w:ins>
      <w:del w:id="518" w:author="Debra M. Salisbury" w:date="2024-02-24T13:09:00Z">
        <w:r w:rsidDel="008B1ADD">
          <w:delText>Rule</w:delText>
        </w:r>
      </w:del>
      <w:r>
        <w:t xml:space="preserve"> 1.630 applies.</w:t>
      </w:r>
    </w:p>
    <w:p w14:paraId="7218A3EF" w14:textId="77777777" w:rsidR="00FD3105" w:rsidRDefault="00FD3105">
      <w:pPr>
        <w:pStyle w:val="pxs"/>
        <w:spacing w:before="180"/>
        <w:rPr>
          <w:sz w:val="27"/>
          <w:szCs w:val="27"/>
        </w:rPr>
      </w:pPr>
      <w:r>
        <w:rPr>
          <w:sz w:val="27"/>
          <w:szCs w:val="27"/>
        </w:rPr>
        <w:t>10:72. Writ</w:t>
      </w:r>
      <w:r>
        <w:rPr>
          <w:rStyle w:val="pxsep"/>
        </w:rPr>
        <w:t xml:space="preserve">-- </w:t>
      </w:r>
      <w:r>
        <w:rPr>
          <w:sz w:val="27"/>
          <w:szCs w:val="27"/>
        </w:rPr>
        <w:t>Possession</w:t>
      </w:r>
    </w:p>
    <w:p w14:paraId="3655F871" w14:textId="77777777" w:rsidR="00FD3105" w:rsidRDefault="00FD3105">
      <w:pPr>
        <w:pStyle w:val="pxcomnt"/>
      </w:pPr>
    </w:p>
    <w:p w14:paraId="1B28E131" w14:textId="77777777" w:rsidR="00FD3105" w:rsidRDefault="00FD3105">
      <w:pPr>
        <w:pStyle w:val="pxhac"/>
        <w:spacing w:before="180"/>
        <w:jc w:val="center"/>
      </w:pPr>
      <w:r>
        <w:rPr>
          <w:rStyle w:val="pxb"/>
          <w:b/>
          <w:bCs/>
        </w:rPr>
        <w:t>Author's Comment</w:t>
      </w:r>
    </w:p>
    <w:p w14:paraId="0A53DBFC"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p.ct.id="3d29be30775711ee8e1ba9ecff0bf883|72|10:72"</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st.ref.id="I048OK0"</w:instrText>
      </w:r>
      <w:r>
        <w:rPr>
          <w:rStyle w:val="pxst"/>
        </w:rPr>
        <w:fldChar w:fldCharType="end"/>
      </w:r>
      <w:r>
        <w:rPr>
          <w:rStyle w:val="pxst"/>
        </w:rPr>
        <w:t>Fla. R. Civ. P. Form 1.915</w:t>
      </w:r>
      <w:r>
        <w:t>. This form can be used for proceedings under the Florida Family Law Rules of Procedure by changing plaintiff to petitioner, defendant to respondent and the caption.</w:t>
      </w:r>
    </w:p>
    <w:p w14:paraId="4E2B1B74" w14:textId="77777777" w:rsidR="00FD3105" w:rsidRDefault="00FD3105">
      <w:pPr>
        <w:pStyle w:val="pxs"/>
        <w:spacing w:before="180"/>
        <w:rPr>
          <w:sz w:val="27"/>
          <w:szCs w:val="27"/>
        </w:rPr>
      </w:pPr>
      <w:r>
        <w:rPr>
          <w:sz w:val="27"/>
          <w:szCs w:val="27"/>
        </w:rPr>
        <w:t>10:73. Writ</w:t>
      </w:r>
      <w:r>
        <w:rPr>
          <w:rStyle w:val="pxsep"/>
        </w:rPr>
        <w:t xml:space="preserve">-- </w:t>
      </w:r>
      <w:r>
        <w:rPr>
          <w:sz w:val="27"/>
          <w:szCs w:val="27"/>
        </w:rPr>
        <w:t>Prohibition</w:t>
      </w:r>
    </w:p>
    <w:p w14:paraId="66C900DD" w14:textId="77777777" w:rsidR="00FD3105" w:rsidRDefault="00FD3105">
      <w:pPr>
        <w:pStyle w:val="pxov"/>
        <w:rPr>
          <w:vanish/>
        </w:rPr>
      </w:pPr>
      <w:r>
        <w:rPr>
          <w:vanish/>
        </w:rPr>
        <w:t>FMS</w:t>
      </w:r>
    </w:p>
    <w:p w14:paraId="48330250" w14:textId="77777777" w:rsidR="00FD3105" w:rsidRDefault="00FD3105">
      <w:pPr>
        <w:pStyle w:val="pxov"/>
        <w:rPr>
          <w:vanish/>
        </w:rPr>
      </w:pPr>
      <w:r>
        <w:rPr>
          <w:vanish/>
        </w:rPr>
        <w:t>LFA</w:t>
      </w:r>
    </w:p>
    <w:p w14:paraId="67ECA3B5" w14:textId="77777777" w:rsidR="00FD3105" w:rsidRDefault="00FD3105">
      <w:pPr>
        <w:pStyle w:val="pxov"/>
        <w:rPr>
          <w:vanish/>
        </w:rPr>
      </w:pPr>
      <w:r>
        <w:rPr>
          <w:vanish/>
        </w:rPr>
        <w:t>LEW</w:t>
      </w:r>
    </w:p>
    <w:p w14:paraId="7C513F20" w14:textId="77777777" w:rsidR="00FD3105" w:rsidRDefault="00FD3105">
      <w:pPr>
        <w:pStyle w:val="pxov"/>
        <w:rPr>
          <w:vanish/>
        </w:rPr>
      </w:pPr>
      <w:r>
        <w:rPr>
          <w:vanish/>
        </w:rPr>
        <w:t>FCV</w:t>
      </w:r>
    </w:p>
    <w:p w14:paraId="53EFAFCD" w14:textId="77777777" w:rsidR="00FD3105" w:rsidRDefault="00FD3105">
      <w:pPr>
        <w:pStyle w:val="pxov"/>
        <w:rPr>
          <w:vanish/>
        </w:rPr>
      </w:pPr>
      <w:r>
        <w:rPr>
          <w:vanish/>
        </w:rPr>
        <w:t>FLG</w:t>
      </w:r>
    </w:p>
    <w:p w14:paraId="2D382B02" w14:textId="77777777" w:rsidR="00FD3105" w:rsidRDefault="00FD3105">
      <w:pPr>
        <w:pStyle w:val="pxformfcapfac"/>
        <w:jc w:val="center"/>
        <w:rPr>
          <w:sz w:val="24"/>
          <w:szCs w:val="24"/>
        </w:rPr>
      </w:pPr>
      <w:r>
        <w:rPr>
          <w:color w:val="FF0000"/>
          <w:sz w:val="20"/>
          <w:szCs w:val="20"/>
          <w:vertAlign w:val="superscript"/>
        </w:rPr>
        <w:t>►</w:t>
      </w:r>
      <w:r>
        <w:rPr>
          <w:sz w:val="24"/>
          <w:szCs w:val="24"/>
        </w:rPr>
        <w:fldChar w:fldCharType="begin"/>
      </w:r>
      <w:r>
        <w:rPr>
          <w:sz w:val="24"/>
          <w:szCs w:val="24"/>
        </w:rPr>
        <w:instrText>form.du="0"</w:instrText>
      </w:r>
      <w:r>
        <w:rPr>
          <w:sz w:val="24"/>
          <w:szCs w:val="24"/>
        </w:rPr>
        <w:fldChar w:fldCharType="end"/>
      </w:r>
      <w:r>
        <w:rPr>
          <w:sz w:val="24"/>
          <w:szCs w:val="24"/>
        </w:rPr>
        <w:fldChar w:fldCharType="begin"/>
      </w:r>
      <w:r>
        <w:rPr>
          <w:sz w:val="24"/>
          <w:szCs w:val="24"/>
        </w:rPr>
        <w:instrText>form.fid="I70c3a6209fed11dfbf230000837214a9"</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fcap.ref="manual"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sz w:val="24"/>
          <w:szCs w:val="24"/>
        </w:rPr>
        <w:t xml:space="preserve">IN THE CIRCUIT COURT FOR </w:t>
      </w:r>
      <w:r>
        <w:rPr>
          <w:rStyle w:val="pxfinstr"/>
          <w:i/>
          <w:iCs/>
          <w:szCs w:val="24"/>
        </w:rPr>
        <w:t>[NAME OF COUNTY]</w:t>
      </w:r>
      <w:r>
        <w:rPr>
          <w:sz w:val="24"/>
          <w:szCs w:val="24"/>
        </w:rPr>
        <w:t>, FLORIDA</w:t>
      </w:r>
    </w:p>
    <w:p w14:paraId="5ED6B5E7" w14:textId="77777777" w:rsidR="00FD3105" w:rsidRDefault="00FD3105">
      <w:pPr>
        <w:pStyle w:val="pxformfcaptbl"/>
        <w:ind w:left="500"/>
      </w:pPr>
      <w:r>
        <w:t xml:space="preserve"> </w:t>
      </w:r>
      <w:r>
        <w:rPr>
          <w:color w:val="FF0000"/>
          <w:sz w:val="20"/>
          <w:szCs w:val="20"/>
          <w:vertAlign w:val="superscript"/>
        </w:rPr>
        <w:t>►</w:t>
      </w:r>
      <w:r>
        <w:fldChar w:fldCharType="begin"/>
      </w:r>
      <w:r>
        <w:instrText>tbl.brace.end="5"</w:instrText>
      </w:r>
      <w:r>
        <w:fldChar w:fldCharType="end"/>
      </w:r>
      <w:r>
        <w:fldChar w:fldCharType="begin"/>
      </w:r>
      <w:r>
        <w:instrText>tbl.brace.start="1"</w:instrText>
      </w:r>
      <w:r>
        <w:fldChar w:fldCharType="end"/>
      </w:r>
      <w:r>
        <w:fldChar w:fldCharType="begin"/>
      </w:r>
      <w:r>
        <w:instrText>tbl.ident="I012ZHZ"</w:instrText>
      </w:r>
      <w:r>
        <w:fldChar w:fldCharType="end"/>
      </w:r>
      <w:r>
        <w:fldChar w:fldCharType="begin"/>
      </w:r>
      <w:r>
        <w:instrText>tbl.uuid="I02PXDF"</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tbl.orient="port"</w:instrText>
      </w:r>
      <w:r>
        <w:fldChar w:fldCharType="end"/>
      </w:r>
      <w:r>
        <w:fldChar w:fldCharType="begin"/>
      </w:r>
      <w:r>
        <w:instrText>tbl.date.updated="0"</w:instrText>
      </w:r>
      <w:r>
        <w:fldChar w:fldCharType="end"/>
      </w:r>
    </w:p>
    <w:p w14:paraId="6E0D5860" w14:textId="77777777" w:rsidR="00FD3105" w:rsidRDefault="00FD3105">
      <w:pPr>
        <w:pStyle w:val="pxtable"/>
      </w:pPr>
      <w:r>
        <w:rPr>
          <w:color w:val="FF0000"/>
          <w:sz w:val="20"/>
          <w:szCs w:val="20"/>
          <w:vertAlign w:val="superscript"/>
        </w:rPr>
        <w:t>►</w:t>
      </w:r>
      <w:r>
        <w:fldChar w:fldCharType="begin"/>
      </w:r>
      <w:r>
        <w:instrText>table.resize="minus2"</w:instrText>
      </w:r>
      <w:r>
        <w:fldChar w:fldCharType="end"/>
      </w:r>
      <w:r>
        <w:fldChar w:fldCharType="begin"/>
      </w:r>
      <w:r>
        <w:instrText>table.tabstyle="formcol"</w:instrText>
      </w:r>
      <w:r>
        <w:fldChar w:fldCharType="end"/>
      </w:r>
    </w:p>
    <w:p w14:paraId="11044593" w14:textId="77777777" w:rsidR="00FD3105" w:rsidRDefault="00FD3105">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tgroup.cols="4"</w:instrText>
      </w:r>
      <w:r>
        <w:fldChar w:fldCharType="end"/>
      </w:r>
    </w:p>
    <w:p w14:paraId="6BEDE50D" w14:textId="77777777" w:rsidR="00FD3105" w:rsidRDefault="00FD3105">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colspec.colwidth="7*"</w:instrText>
      </w:r>
      <w:r>
        <w:fldChar w:fldCharType="end"/>
      </w:r>
    </w:p>
    <w:p w14:paraId="20791CF5" w14:textId="77777777" w:rsidR="00FD3105" w:rsidRDefault="00FD3105">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colspec.colwidth="25*"</w:instrText>
      </w:r>
      <w:r>
        <w:fldChar w:fldCharType="end"/>
      </w:r>
    </w:p>
    <w:p w14:paraId="6158B8F2" w14:textId="77777777" w:rsidR="00FD3105" w:rsidRDefault="00FD3105">
      <w:pPr>
        <w:pStyle w:val="pxcolspec"/>
      </w:pPr>
      <w:r>
        <w:rPr>
          <w:color w:val="FF0000"/>
          <w:sz w:val="20"/>
          <w:szCs w:val="20"/>
          <w:vertAlign w:val="superscript"/>
        </w:rPr>
        <w:t>►</w:t>
      </w:r>
      <w:r>
        <w:fldChar w:fldCharType="begin"/>
      </w:r>
      <w:r>
        <w:instrText>colspec.align="center"</w:instrText>
      </w:r>
      <w:r>
        <w:fldChar w:fldCharType="end"/>
      </w:r>
      <w:r>
        <w:fldChar w:fldCharType="begin"/>
      </w:r>
      <w:r>
        <w:instrText>colspec.colname="3"</w:instrText>
      </w:r>
      <w:r>
        <w:fldChar w:fldCharType="end"/>
      </w:r>
      <w:r>
        <w:fldChar w:fldCharType="begin"/>
      </w:r>
      <w:r>
        <w:instrText>colspec.colnum="3"</w:instrText>
      </w:r>
      <w:r>
        <w:fldChar w:fldCharType="end"/>
      </w:r>
      <w:r>
        <w:fldChar w:fldCharType="begin"/>
      </w:r>
      <w:r>
        <w:instrText>colspec.colwidth="4*"</w:instrText>
      </w:r>
      <w:r>
        <w:fldChar w:fldCharType="end"/>
      </w:r>
    </w:p>
    <w:p w14:paraId="23BC02DE" w14:textId="77777777" w:rsidR="00FD3105" w:rsidRDefault="00FD3105">
      <w:pPr>
        <w:pStyle w:val="pxcolspec"/>
      </w:pPr>
      <w:r>
        <w:rPr>
          <w:color w:val="FF0000"/>
          <w:sz w:val="20"/>
          <w:szCs w:val="20"/>
          <w:vertAlign w:val="superscript"/>
        </w:rPr>
        <w:t>►</w:t>
      </w:r>
      <w:r>
        <w:fldChar w:fldCharType="begin"/>
      </w:r>
      <w:r>
        <w:instrText>colspec.colname="4"</w:instrText>
      </w:r>
      <w:r>
        <w:fldChar w:fldCharType="end"/>
      </w:r>
      <w:r>
        <w:fldChar w:fldCharType="begin"/>
      </w:r>
      <w:r>
        <w:instrText>colspec.colnum="4"</w:instrText>
      </w:r>
      <w:r>
        <w:fldChar w:fldCharType="end"/>
      </w:r>
      <w:r>
        <w:fldChar w:fldCharType="begin"/>
      </w:r>
      <w:r>
        <w:instrText>colspec.colwidth="27*"</w:instrText>
      </w:r>
      <w:r>
        <w:fldChar w:fldCharType="end"/>
      </w:r>
    </w:p>
    <w:tbl>
      <w:tblPr>
        <w:tblW w:w="0" w:type="auto"/>
        <w:tblLayout w:type="fixed"/>
        <w:tblCellMar>
          <w:left w:w="0" w:type="dxa"/>
          <w:right w:w="0" w:type="dxa"/>
        </w:tblCellMar>
        <w:tblLook w:val="0000" w:firstRow="0" w:lastRow="0" w:firstColumn="0" w:lastColumn="0" w:noHBand="0" w:noVBand="0"/>
      </w:tblPr>
      <w:tblGrid>
        <w:gridCol w:w="2160"/>
        <w:gridCol w:w="2160"/>
        <w:gridCol w:w="2160"/>
        <w:gridCol w:w="2160"/>
      </w:tblGrid>
      <w:tr w:rsidR="00FD3105" w14:paraId="02EDF150" w14:textId="77777777">
        <w:tblPrEx>
          <w:tblCellMar>
            <w:top w:w="0" w:type="dxa"/>
            <w:left w:w="0" w:type="dxa"/>
            <w:bottom w:w="0" w:type="dxa"/>
            <w:right w:w="0" w:type="dxa"/>
          </w:tblCellMar>
        </w:tblPrEx>
        <w:tc>
          <w:tcPr>
            <w:tcW w:w="2160" w:type="dxa"/>
            <w:tcBorders>
              <w:top w:val="nil"/>
              <w:left w:val="nil"/>
              <w:bottom w:val="nil"/>
              <w:right w:val="nil"/>
            </w:tcBorders>
          </w:tcPr>
          <w:p w14:paraId="7EC6C826" w14:textId="77777777" w:rsidR="00FD3105" w:rsidRDefault="00FD3105">
            <w:r>
              <w:rPr>
                <w:color w:val="FF0000"/>
                <w:sz w:val="20"/>
                <w:szCs w:val="20"/>
                <w:vertAlign w:val="superscript"/>
              </w:rPr>
              <w:t>►</w:t>
            </w:r>
            <w:r>
              <w:fldChar w:fldCharType="begin"/>
            </w:r>
            <w:r>
              <w:instrText>tbody.valign="top"</w:instrText>
            </w:r>
            <w:r>
              <w:fldChar w:fldCharType="end"/>
            </w:r>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PETITIONER]</w:t>
            </w:r>
            <w:r>
              <w:rPr>
                <w:rStyle w:val="pxrowentry"/>
              </w:rPr>
              <w:t>,</w:t>
            </w:r>
          </w:p>
        </w:tc>
        <w:tc>
          <w:tcPr>
            <w:tcW w:w="2160" w:type="dxa"/>
            <w:tcBorders>
              <w:top w:val="nil"/>
              <w:left w:val="nil"/>
              <w:bottom w:val="nil"/>
              <w:right w:val="nil"/>
            </w:tcBorders>
          </w:tcPr>
          <w:p w14:paraId="2AF96147" w14:textId="77777777" w:rsidR="00FD3105" w:rsidRDefault="00FD3105">
            <w:r>
              <w:rPr>
                <w:rStyle w:val="pxentry"/>
                <w:color w:val="FF0000"/>
                <w:sz w:val="20"/>
                <w:szCs w:val="20"/>
                <w:vertAlign w:val="superscript"/>
              </w:rPr>
              <w:t>►</w:t>
            </w:r>
            <w:r>
              <w:rPr>
                <w:rStyle w:val="pxentry"/>
              </w:rPr>
              <w:fldChar w:fldCharType="begin"/>
            </w:r>
            <w:r>
              <w:rPr>
                <w:rStyle w:val="pxentry"/>
              </w:rPr>
              <w:instrText>entry.morerows="4"</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vanish/>
              </w:rPr>
              <w:t>&amp;brace;</w:t>
            </w:r>
            <w:r>
              <w:rPr>
                <w:rStyle w:val="pxvis"/>
                <w:rFonts w:ascii="Times NewRoman" w:hAnsi="Times NewRoman"/>
                <w:b w:val="0"/>
                <w:sz w:val="24"/>
              </w:rPr>
              <w:t>}</w:t>
            </w:r>
          </w:p>
        </w:tc>
        <w:tc>
          <w:tcPr>
            <w:tcW w:w="2160" w:type="dxa"/>
            <w:tcBorders>
              <w:top w:val="nil"/>
              <w:left w:val="nil"/>
              <w:bottom w:val="nil"/>
              <w:right w:val="nil"/>
            </w:tcBorders>
          </w:tcPr>
          <w:p w14:paraId="3C15A3DB"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253BD1D7" w14:textId="77777777" w:rsidR="00FD3105" w:rsidRDefault="00FD3105"/>
        </w:tc>
      </w:tr>
      <w:tr w:rsidR="00FD3105" w14:paraId="5B241E81" w14:textId="77777777">
        <w:tblPrEx>
          <w:tblCellMar>
            <w:top w:w="0" w:type="dxa"/>
            <w:left w:w="0" w:type="dxa"/>
            <w:bottom w:w="0" w:type="dxa"/>
            <w:right w:w="0" w:type="dxa"/>
          </w:tblCellMar>
        </w:tblPrEx>
        <w:tc>
          <w:tcPr>
            <w:tcW w:w="2160" w:type="dxa"/>
            <w:tcBorders>
              <w:top w:val="nil"/>
              <w:left w:val="nil"/>
              <w:bottom w:val="nil"/>
              <w:right w:val="nil"/>
            </w:tcBorders>
          </w:tcPr>
          <w:p w14:paraId="7D4F331F"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62691AC8"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Petitioner,</w:t>
            </w:r>
          </w:p>
        </w:tc>
        <w:tc>
          <w:tcPr>
            <w:tcW w:w="2160" w:type="dxa"/>
            <w:tcBorders>
              <w:top w:val="nil"/>
              <w:left w:val="nil"/>
              <w:bottom w:val="nil"/>
              <w:right w:val="nil"/>
            </w:tcBorders>
          </w:tcPr>
          <w:p w14:paraId="7535586C"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1A8E2B69" w14:textId="77777777" w:rsidR="00FD3105" w:rsidRDefault="00FD3105"/>
        </w:tc>
      </w:tr>
      <w:tr w:rsidR="00FD3105" w14:paraId="7C3BAA5E" w14:textId="77777777">
        <w:tblPrEx>
          <w:tblCellMar>
            <w:top w:w="0" w:type="dxa"/>
            <w:left w:w="0" w:type="dxa"/>
            <w:bottom w:w="0" w:type="dxa"/>
            <w:right w:w="0" w:type="dxa"/>
          </w:tblCellMar>
        </w:tblPrEx>
        <w:tc>
          <w:tcPr>
            <w:tcW w:w="2160" w:type="dxa"/>
            <w:tcBorders>
              <w:top w:val="nil"/>
              <w:left w:val="nil"/>
              <w:bottom w:val="nil"/>
              <w:right w:val="nil"/>
            </w:tcBorders>
          </w:tcPr>
          <w:p w14:paraId="13B32005"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entry.align="left"</w:instrText>
            </w:r>
            <w:r>
              <w:rPr>
                <w:rStyle w:val="pxrowentry"/>
              </w:rPr>
              <w:fldChar w:fldCharType="end"/>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t>v.</w:t>
            </w:r>
          </w:p>
        </w:tc>
        <w:tc>
          <w:tcPr>
            <w:tcW w:w="2160" w:type="dxa"/>
            <w:tcBorders>
              <w:top w:val="nil"/>
              <w:left w:val="nil"/>
              <w:bottom w:val="nil"/>
              <w:right w:val="nil"/>
            </w:tcBorders>
          </w:tcPr>
          <w:p w14:paraId="59E01B88"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 xml:space="preserve">CASE </w:t>
            </w:r>
            <w:r>
              <w:rPr>
                <w:rStyle w:val="pxfinstr"/>
                <w:i/>
                <w:iCs/>
              </w:rPr>
              <w:t>[CASE NUMBER]</w:t>
            </w:r>
          </w:p>
        </w:tc>
        <w:tc>
          <w:tcPr>
            <w:tcW w:w="2160" w:type="dxa"/>
            <w:tcBorders>
              <w:top w:val="nil"/>
              <w:left w:val="nil"/>
              <w:bottom w:val="nil"/>
              <w:right w:val="nil"/>
            </w:tcBorders>
          </w:tcPr>
          <w:p w14:paraId="058D27B2" w14:textId="77777777" w:rsidR="00FD3105" w:rsidRDefault="00FD3105"/>
        </w:tc>
        <w:tc>
          <w:tcPr>
            <w:tcW w:w="2160" w:type="dxa"/>
            <w:tcBorders>
              <w:top w:val="nil"/>
              <w:left w:val="nil"/>
              <w:bottom w:val="nil"/>
              <w:right w:val="nil"/>
            </w:tcBorders>
          </w:tcPr>
          <w:p w14:paraId="133891BD" w14:textId="77777777" w:rsidR="00FD3105" w:rsidRDefault="00FD3105"/>
        </w:tc>
      </w:tr>
      <w:tr w:rsidR="00FD3105" w14:paraId="49883C8E" w14:textId="77777777">
        <w:tblPrEx>
          <w:tblCellMar>
            <w:top w:w="0" w:type="dxa"/>
            <w:left w:w="0" w:type="dxa"/>
            <w:bottom w:w="0" w:type="dxa"/>
            <w:right w:w="0" w:type="dxa"/>
          </w:tblCellMar>
        </w:tblPrEx>
        <w:tc>
          <w:tcPr>
            <w:tcW w:w="2160" w:type="dxa"/>
            <w:tcBorders>
              <w:top w:val="nil"/>
              <w:left w:val="nil"/>
              <w:bottom w:val="nil"/>
              <w:right w:val="nil"/>
            </w:tcBorders>
          </w:tcPr>
          <w:p w14:paraId="1803C685"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entry.nameend="2"</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finstr"/>
                <w:i/>
                <w:iCs/>
              </w:rPr>
              <w:t>[NAME OF RESPONDENT]</w:t>
            </w:r>
            <w:r>
              <w:rPr>
                <w:rStyle w:val="pxrowentry"/>
              </w:rPr>
              <w:t>,</w:t>
            </w:r>
          </w:p>
        </w:tc>
        <w:tc>
          <w:tcPr>
            <w:tcW w:w="2160" w:type="dxa"/>
            <w:tcBorders>
              <w:top w:val="nil"/>
              <w:left w:val="nil"/>
              <w:bottom w:val="nil"/>
              <w:right w:val="nil"/>
            </w:tcBorders>
          </w:tcPr>
          <w:p w14:paraId="63E3A538"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2F464B6F" w14:textId="77777777" w:rsidR="00FD3105" w:rsidRDefault="00FD3105"/>
        </w:tc>
        <w:tc>
          <w:tcPr>
            <w:tcW w:w="2160" w:type="dxa"/>
            <w:tcBorders>
              <w:top w:val="nil"/>
              <w:left w:val="nil"/>
              <w:bottom w:val="nil"/>
              <w:right w:val="nil"/>
            </w:tcBorders>
          </w:tcPr>
          <w:p w14:paraId="36C89EFE" w14:textId="77777777" w:rsidR="00FD3105" w:rsidRDefault="00FD3105"/>
        </w:tc>
      </w:tr>
      <w:tr w:rsidR="00FD3105" w14:paraId="0BD73546" w14:textId="77777777">
        <w:tblPrEx>
          <w:tblCellMar>
            <w:top w:w="0" w:type="dxa"/>
            <w:left w:w="0" w:type="dxa"/>
            <w:bottom w:w="0" w:type="dxa"/>
            <w:right w:w="0" w:type="dxa"/>
          </w:tblCellMar>
        </w:tblPrEx>
        <w:tc>
          <w:tcPr>
            <w:tcW w:w="2160" w:type="dxa"/>
            <w:tcBorders>
              <w:top w:val="nil"/>
              <w:left w:val="nil"/>
              <w:bottom w:val="nil"/>
              <w:right w:val="nil"/>
            </w:tcBorders>
          </w:tcPr>
          <w:p w14:paraId="0A87FBF7" w14:textId="77777777" w:rsidR="00FD3105" w:rsidRDefault="00FD3105">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entry.style="block"</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p>
        </w:tc>
        <w:tc>
          <w:tcPr>
            <w:tcW w:w="2160" w:type="dxa"/>
            <w:tcBorders>
              <w:top w:val="nil"/>
              <w:left w:val="nil"/>
              <w:bottom w:val="nil"/>
              <w:right w:val="nil"/>
            </w:tcBorders>
          </w:tcPr>
          <w:p w14:paraId="1DD9E72F" w14:textId="77777777" w:rsidR="00FD3105" w:rsidRDefault="00FD3105">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t>Respondent.</w:t>
            </w:r>
          </w:p>
        </w:tc>
        <w:tc>
          <w:tcPr>
            <w:tcW w:w="2160" w:type="dxa"/>
            <w:tcBorders>
              <w:top w:val="nil"/>
              <w:left w:val="nil"/>
              <w:bottom w:val="nil"/>
              <w:right w:val="nil"/>
            </w:tcBorders>
          </w:tcPr>
          <w:p w14:paraId="4B86AF3E" w14:textId="77777777" w:rsidR="00FD3105" w:rsidRDefault="00FD3105">
            <w:r>
              <w:rPr>
                <w:rStyle w:val="pxentry"/>
                <w:color w:val="FF0000"/>
                <w:sz w:val="20"/>
                <w:szCs w:val="20"/>
                <w:vertAlign w:val="superscript"/>
              </w:rPr>
              <w:t>►</w:t>
            </w:r>
            <w:r>
              <w:rPr>
                <w:rStyle w:val="pxentry"/>
              </w:rPr>
              <w:fldChar w:fldCharType="begin"/>
            </w:r>
            <w:r>
              <w:rPr>
                <w:rStyle w:val="pxentry"/>
              </w:rPr>
              <w:instrText>entry.style="block"</w:instrText>
            </w:r>
            <w:r>
              <w:rPr>
                <w:rStyle w:val="pxentry"/>
              </w:rPr>
              <w:fldChar w:fldCharType="end"/>
            </w:r>
            <w:r>
              <w:rPr>
                <w:rStyle w:val="pxentry"/>
              </w:rPr>
              <w:fldChar w:fldCharType="begin"/>
            </w:r>
            <w:r>
              <w:rPr>
                <w:rStyle w:val="pxentry"/>
              </w:rPr>
              <w:instrText>entry.resize="same"</w:instrText>
            </w:r>
            <w:r>
              <w:rPr>
                <w:rStyle w:val="pxentry"/>
              </w:rPr>
              <w:fldChar w:fldCharType="end"/>
            </w:r>
          </w:p>
        </w:tc>
        <w:tc>
          <w:tcPr>
            <w:tcW w:w="2160" w:type="dxa"/>
            <w:tcBorders>
              <w:top w:val="nil"/>
              <w:left w:val="nil"/>
              <w:bottom w:val="nil"/>
              <w:right w:val="nil"/>
            </w:tcBorders>
          </w:tcPr>
          <w:p w14:paraId="08FDCE12" w14:textId="77777777" w:rsidR="00FD3105" w:rsidRDefault="00FD3105"/>
        </w:tc>
      </w:tr>
    </w:tbl>
    <w:p w14:paraId="5A2382C3" w14:textId="77777777" w:rsidR="00FD3105" w:rsidRDefault="00FD3105">
      <w:pPr>
        <w:pStyle w:val="pxtbody"/>
      </w:pPr>
    </w:p>
    <w:p w14:paraId="1F5C65DB" w14:textId="77777777" w:rsidR="00FD3105" w:rsidRDefault="00FD3105"/>
    <w:p w14:paraId="36BC556E" w14:textId="77777777" w:rsidR="00FD3105" w:rsidRDefault="00FD3105">
      <w:pPr>
        <w:pStyle w:val="pxformhac"/>
        <w:spacing w:before="180"/>
        <w:jc w:val="center"/>
      </w:pPr>
      <w:r>
        <w:t xml:space="preserve">WRIT OF PROHIBITION </w:t>
      </w:r>
    </w:p>
    <w:p w14:paraId="722632C0" w14:textId="77777777" w:rsidR="00FD3105" w:rsidRDefault="00FD3105">
      <w:pPr>
        <w:pStyle w:val="pxform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THE STATE OF FLORIDA</w:t>
      </w:r>
    </w:p>
    <w:p w14:paraId="3E75EF21" w14:textId="77777777" w:rsidR="00FD3105" w:rsidRDefault="00FD3105">
      <w:pPr>
        <w:pStyle w:val="pxform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 xml:space="preserve">TO: The Honorable </w:t>
      </w:r>
      <w:r>
        <w:rPr>
          <w:rStyle w:val="pxfinstr"/>
          <w:i/>
          <w:iCs/>
          <w:szCs w:val="24"/>
        </w:rPr>
        <w:t>[name of judge]</w:t>
      </w:r>
      <w:r>
        <w:rPr>
          <w:sz w:val="24"/>
          <w:szCs w:val="24"/>
        </w:rPr>
        <w:t xml:space="preserve"> as Judge of the County Court of </w:t>
      </w:r>
      <w:r>
        <w:rPr>
          <w:rStyle w:val="pxfinstr"/>
          <w:i/>
          <w:iCs/>
          <w:szCs w:val="24"/>
        </w:rPr>
        <w:t>[name of county]</w:t>
      </w:r>
      <w:r>
        <w:rPr>
          <w:sz w:val="24"/>
          <w:szCs w:val="24"/>
        </w:rPr>
        <w:t>, Florida</w:t>
      </w:r>
    </w:p>
    <w:p w14:paraId="4D6396BC" w14:textId="77777777" w:rsidR="00FD3105" w:rsidRDefault="00FD3105">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p.ct.id="3d29be30775711ee8e1ba9ecff0bf883|73|10:73"</w:instrText>
      </w:r>
      <w:r>
        <w:fldChar w:fldCharType="end"/>
      </w:r>
      <w:r>
        <w:t xml:space="preserve">YOU ARE COMMANDED to refrain perpetually from exercising or attempting to exercise jurisdiction in the action in the County Court of </w:t>
      </w:r>
      <w:r>
        <w:rPr>
          <w:rStyle w:val="pxfinstr"/>
          <w:i/>
          <w:iCs/>
        </w:rPr>
        <w:t>[name of county]</w:t>
      </w:r>
      <w:r>
        <w:t xml:space="preserve">, Florida, styled </w:t>
      </w:r>
      <w:r>
        <w:rPr>
          <w:rStyle w:val="pxfinstr"/>
          <w:i/>
          <w:iCs/>
        </w:rPr>
        <w:t>[name of plaintiff]</w:t>
      </w:r>
      <w:r>
        <w:t xml:space="preserve"> as plaintiff vs </w:t>
      </w:r>
      <w:r>
        <w:rPr>
          <w:rStyle w:val="pxfinstr"/>
          <w:i/>
          <w:iCs/>
        </w:rPr>
        <w:t>[name of defendant]</w:t>
      </w:r>
      <w:r>
        <w:t xml:space="preserve"> as defendant, being case </w:t>
      </w:r>
      <w:r>
        <w:rPr>
          <w:rStyle w:val="pxfinstr"/>
          <w:i/>
          <w:iCs/>
        </w:rPr>
        <w:t>[CASE NUMBER]</w:t>
      </w:r>
      <w:r>
        <w:t xml:space="preserve"> now pending in your court.</w:t>
      </w:r>
    </w:p>
    <w:p w14:paraId="009A8AA9" w14:textId="77777777" w:rsidR="00FD3105" w:rsidRDefault="00FD3105">
      <w:pPr>
        <w:pStyle w:val="pxformfvs"/>
      </w:pPr>
      <w:r>
        <w:rPr>
          <w:color w:val="FF0000"/>
          <w:sz w:val="20"/>
          <w:szCs w:val="20"/>
          <w:vertAlign w:val="superscript"/>
        </w:rPr>
        <w:t>►</w:t>
      </w:r>
      <w:r>
        <w:fldChar w:fldCharType="begin"/>
      </w:r>
      <w:r>
        <w:instrText>fvs.amt="1"</w:instrText>
      </w:r>
      <w:r>
        <w:fldChar w:fldCharType="end"/>
      </w:r>
    </w:p>
    <w:p w14:paraId="43C61923" w14:textId="77777777" w:rsidR="00FD3105" w:rsidRDefault="00FD3105">
      <w:pPr>
        <w:pStyle w:val="pxform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 xml:space="preserve">DATED on </w:t>
      </w:r>
      <w:r>
        <w:rPr>
          <w:rStyle w:val="pxfinstr"/>
          <w:i/>
          <w:iCs/>
          <w:szCs w:val="24"/>
        </w:rPr>
        <w:t>[date of writ]</w:t>
      </w:r>
    </w:p>
    <w:p w14:paraId="21BF1FD8" w14:textId="77777777" w:rsidR="00FD3105" w:rsidRDefault="00FD3105">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3C357564"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[Name of clerk]</w:t>
      </w:r>
    </w:p>
    <w:p w14:paraId="69E54196"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As Clerk of the Court</w:t>
      </w:r>
    </w:p>
    <w:p w14:paraId="1B12038B" w14:textId="77777777" w:rsidR="00FD3105" w:rsidRDefault="00FD3105">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By:</w:t>
      </w:r>
    </w:p>
    <w:p w14:paraId="1D1E9C21" w14:textId="77777777" w:rsidR="00FD3105" w:rsidRDefault="00FD3105">
      <w:pPr>
        <w:pStyle w:val="pxformfsigfvs"/>
      </w:pPr>
      <w:r>
        <w:rPr>
          <w:color w:val="FF0000"/>
          <w:sz w:val="20"/>
          <w:szCs w:val="20"/>
          <w:vertAlign w:val="superscript"/>
        </w:rPr>
        <w:t>►</w:t>
      </w:r>
      <w:r>
        <w:fldChar w:fldCharType="begin"/>
      </w:r>
      <w:r>
        <w:instrText>fvs.amt="1"</w:instrText>
      </w:r>
      <w:r>
        <w:fldChar w:fldCharType="end"/>
      </w:r>
    </w:p>
    <w:p w14:paraId="3A584D0B" w14:textId="77777777" w:rsidR="00FD3105" w:rsidRDefault="00FD3105">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deputy clerk]</w:t>
      </w:r>
    </w:p>
    <w:p w14:paraId="68907B88" w14:textId="77777777" w:rsidR="00FD3105" w:rsidRDefault="00FD3105">
      <w:pPr>
        <w:pStyle w:val="pxcomnt"/>
      </w:pPr>
    </w:p>
    <w:p w14:paraId="09DFF6C3" w14:textId="77777777" w:rsidR="00FD3105" w:rsidRDefault="00FD3105">
      <w:pPr>
        <w:pStyle w:val="pxhac"/>
        <w:spacing w:before="180"/>
        <w:jc w:val="center"/>
      </w:pPr>
      <w:r>
        <w:rPr>
          <w:rStyle w:val="pxb"/>
          <w:b/>
          <w:bCs/>
        </w:rPr>
        <w:t>Author's Comment</w:t>
      </w:r>
    </w:p>
    <w:p w14:paraId="700A4EF5"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p.ct.id="3d29be30775711ee8e1ba9ecff0bf883|73|10:73"</w:instrText>
      </w:r>
      <w:r>
        <w:fldChar w:fldCharType="end"/>
      </w:r>
      <w:r>
        <w:t xml:space="preserve">This example was derived from </w:t>
      </w:r>
      <w:r>
        <w:rPr>
          <w:rStyle w:val="pxcc"/>
          <w:color w:val="FF0000"/>
          <w:sz w:val="20"/>
          <w:szCs w:val="20"/>
          <w:vertAlign w:val="superscript"/>
        </w:rPr>
        <w:t>►</w:t>
      </w:r>
      <w:r>
        <w:rPr>
          <w:rStyle w:val="pxcc"/>
        </w:rPr>
        <w:fldChar w:fldCharType="begin"/>
      </w:r>
      <w:r>
        <w:rPr>
          <w:rStyle w:val="pxcc"/>
        </w:rPr>
        <w:instrText>cc.ref.id="I0308VR"</w:instrText>
      </w:r>
      <w:r>
        <w:rPr>
          <w:rStyle w:val="pxcc"/>
        </w:rPr>
        <w:fldChar w:fldCharType="end"/>
      </w:r>
      <w:r>
        <w:rPr>
          <w:rStyle w:val="pxcc"/>
        </w:rPr>
        <w:t>State ex rel. Ayala v. Knott, 3 So. 2d 522 (Fla. 1941)</w:t>
      </w:r>
      <w:r>
        <w:t>. The form in the cited case is for an alternative writ. This form has been modified to make it perpetual or absolute. This is a review action so Florida Rule of Appellate Procedure 9.100(f) governs.</w:t>
      </w:r>
    </w:p>
    <w:p w14:paraId="56840F14" w14:textId="77777777" w:rsidR="00FD3105" w:rsidRDefault="00FD3105">
      <w:pPr>
        <w:pStyle w:val="pxs"/>
        <w:spacing w:before="180"/>
        <w:rPr>
          <w:sz w:val="27"/>
          <w:szCs w:val="27"/>
        </w:rPr>
      </w:pPr>
      <w:r>
        <w:rPr>
          <w:sz w:val="27"/>
          <w:szCs w:val="27"/>
        </w:rPr>
        <w:t>10:74. Judgment</w:t>
      </w:r>
      <w:r>
        <w:rPr>
          <w:rStyle w:val="pxsep"/>
        </w:rPr>
        <w:t xml:space="preserve">-- </w:t>
      </w:r>
      <w:r>
        <w:rPr>
          <w:sz w:val="27"/>
          <w:szCs w:val="27"/>
        </w:rPr>
        <w:t>Satisfactions</w:t>
      </w:r>
    </w:p>
    <w:p w14:paraId="234358B2" w14:textId="77777777" w:rsidR="00FD3105" w:rsidRDefault="00FD3105">
      <w:pPr>
        <w:pStyle w:val="pxcomnt"/>
      </w:pPr>
    </w:p>
    <w:p w14:paraId="69AE63C0" w14:textId="77777777" w:rsidR="00FD3105" w:rsidRDefault="00FD3105">
      <w:pPr>
        <w:pStyle w:val="pxhac"/>
        <w:spacing w:before="180"/>
        <w:jc w:val="center"/>
      </w:pPr>
      <w:r>
        <w:rPr>
          <w:rStyle w:val="pxb"/>
          <w:b/>
          <w:bCs/>
        </w:rPr>
        <w:t>Author's Comment</w:t>
      </w:r>
    </w:p>
    <w:p w14:paraId="6235BAB4"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p.ct.id="3d29be30775711ee8e1ba9ecff0bf883|74|10:74"</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st.ref.id="I048OIV"</w:instrText>
      </w:r>
      <w:r>
        <w:rPr>
          <w:rStyle w:val="pxst"/>
        </w:rPr>
        <w:fldChar w:fldCharType="end"/>
      </w:r>
      <w:r>
        <w:rPr>
          <w:rStyle w:val="pxst"/>
        </w:rPr>
        <w:t>Fla. R. Civ. P. Form 1.981</w:t>
      </w:r>
      <w:r>
        <w:t>. The form must be changed to accommodate the change from Official Records Books in those counties that do not use that terminology.</w:t>
      </w:r>
    </w:p>
    <w:p w14:paraId="42487231" w14:textId="77777777" w:rsidR="00FD3105" w:rsidRDefault="00FD3105">
      <w:pPr>
        <w:pStyle w:val="pxs"/>
        <w:spacing w:before="180"/>
        <w:rPr>
          <w:sz w:val="27"/>
          <w:szCs w:val="27"/>
        </w:rPr>
      </w:pPr>
      <w:r>
        <w:rPr>
          <w:sz w:val="27"/>
          <w:szCs w:val="27"/>
        </w:rPr>
        <w:t>10:75. Final disposition form</w:t>
      </w:r>
    </w:p>
    <w:p w14:paraId="7051A3BB" w14:textId="77777777" w:rsidR="00FD3105" w:rsidRDefault="00FD3105">
      <w:pPr>
        <w:pStyle w:val="pxcomnt"/>
      </w:pPr>
    </w:p>
    <w:p w14:paraId="07032649" w14:textId="77777777" w:rsidR="00FD3105" w:rsidRDefault="00FD3105">
      <w:pPr>
        <w:pStyle w:val="pxhac"/>
        <w:spacing w:before="180"/>
        <w:jc w:val="center"/>
      </w:pPr>
      <w:r>
        <w:t>Author's Comment</w:t>
      </w:r>
    </w:p>
    <w:p w14:paraId="1EE080FC" w14:textId="77777777" w:rsidR="00FD3105" w:rsidRDefault="00FD3105">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p.ct.id="3d29be30775711ee8e1ba9ecff0bf883|75|10:75"</w:instrText>
      </w:r>
      <w:r>
        <w:fldChar w:fldCharType="end"/>
      </w:r>
      <w:r>
        <w:t xml:space="preserve">See </w:t>
      </w:r>
      <w:bookmarkStart w:id="519" w:name="_Hlk159673044"/>
      <w:r>
        <w:rPr>
          <w:rStyle w:val="pxst"/>
          <w:color w:val="FF0000"/>
          <w:sz w:val="20"/>
          <w:szCs w:val="20"/>
          <w:vertAlign w:val="superscript"/>
        </w:rPr>
        <w:t>►</w:t>
      </w:r>
      <w:bookmarkEnd w:id="519"/>
      <w:r>
        <w:rPr>
          <w:rStyle w:val="pxst"/>
        </w:rPr>
        <w:fldChar w:fldCharType="begin"/>
      </w:r>
      <w:r>
        <w:rPr>
          <w:rStyle w:val="pxst"/>
        </w:rPr>
        <w:instrText>st.ref.id="I048OIS"</w:instrText>
      </w:r>
      <w:r>
        <w:rPr>
          <w:rStyle w:val="pxst"/>
        </w:rPr>
        <w:fldChar w:fldCharType="end"/>
      </w:r>
      <w:r>
        <w:rPr>
          <w:rStyle w:val="pxst"/>
        </w:rPr>
        <w:t>Fla. R. Civ. P. 1.545</w:t>
      </w:r>
      <w:r>
        <w:t xml:space="preserve">. The Supreme Court adopted </w:t>
      </w:r>
      <w:ins w:id="520" w:author="Debra M. Salisbury" w:date="2024-02-24T13:17:00Z">
        <w:r w:rsidR="005A5EB8">
          <w:rPr>
            <w:rStyle w:val="pxst"/>
            <w:color w:val="FF0000"/>
            <w:sz w:val="20"/>
            <w:szCs w:val="20"/>
            <w:vertAlign w:val="superscript"/>
          </w:rPr>
          <w:t>►</w:t>
        </w:r>
      </w:ins>
      <w:r>
        <w:t xml:space="preserve">Form 1.998 in civil procedure and </w:t>
      </w:r>
      <w:ins w:id="521" w:author="Debra M. Salisbury" w:date="2024-02-24T13:17:00Z">
        <w:r w:rsidR="005A5EB8">
          <w:rPr>
            <w:rStyle w:val="pxst"/>
            <w:color w:val="FF0000"/>
            <w:sz w:val="20"/>
            <w:szCs w:val="20"/>
            <w:vertAlign w:val="superscript"/>
          </w:rPr>
          <w:t>►</w:t>
        </w:r>
      </w:ins>
      <w:r>
        <w:t>Form 12.999 in family procedure. The appropriate form must be filed by the plaintiff or petitioner in family actions and by the prevailing party in civil actions when the matter is finally disposed of. The clerk files it for a pro se party or when the action is dismissed for lack of prosecution.</w:t>
      </w:r>
    </w:p>
    <w:sectPr w:rsidR="00FD3105">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w:panose1 w:val="02020603050405020304"/>
    <w:charset w:val="00"/>
    <w:family w:val="roman"/>
    <w:pitch w:val="variable"/>
    <w:sig w:usb0="E0002EFF" w:usb1="C000785B" w:usb2="00000009" w:usb3="00000000" w:csb0="000001FF" w:csb1="00000000"/>
  </w:font>
  <w:font w:name="Calibri">
    <w:altName w:val="Calibri"/>
    <w:panose1 w:val="020F0502020204030204"/>
    <w:charset w:val="00"/>
    <w:family w:val="swiss"/>
    <w:pitch w:val="variable"/>
    <w:sig w:usb0="E4002EFF" w:usb1="C200247B" w:usb2="00000009" w:usb3="00000000" w:csb0="000001FF" w:csb1="00000000"/>
  </w:font>
  <w:font w:name="Times NewRoman">
    <w:altName w:val="Times New Roman"/>
    <w:panose1 w:val="00000000000000000000"/>
    <w:charset w:val="00"/>
    <w:family w:val="auto"/>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harter BT">
    <w:altName w:val="Calibri"/>
    <w:panose1 w:val="00000000000000000000"/>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80115"/>
    <w:multiLevelType w:val="hybridMultilevel"/>
    <w:tmpl w:val="FFFFFFFF"/>
    <w:lvl w:ilvl="0" w:tplc="0409000F">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 w15:restartNumberingAfterBreak="0">
    <w:nsid w:val="47B52A70"/>
    <w:multiLevelType w:val="hybridMultilevel"/>
    <w:tmpl w:val="FFFFFFFF"/>
    <w:lvl w:ilvl="0" w:tplc="0409000F">
      <w:start w:val="7"/>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 w15:restartNumberingAfterBreak="0">
    <w:nsid w:val="5EC04297"/>
    <w:multiLevelType w:val="hybridMultilevel"/>
    <w:tmpl w:val="FFFFFFFF"/>
    <w:lvl w:ilvl="0" w:tplc="65DAC4EE">
      <w:start w:val="1"/>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3" w15:restartNumberingAfterBreak="0">
    <w:nsid w:val="6EF16177"/>
    <w:multiLevelType w:val="hybridMultilevel"/>
    <w:tmpl w:val="FFFFFFFF"/>
    <w:lvl w:ilvl="0" w:tplc="48DA2AD2">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16cid:durableId="191919976">
    <w:abstractNumId w:val="3"/>
  </w:num>
  <w:num w:numId="2" w16cid:durableId="617683755">
    <w:abstractNumId w:val="2"/>
  </w:num>
  <w:num w:numId="3" w16cid:durableId="1933778035">
    <w:abstractNumId w:val="0"/>
  </w:num>
  <w:num w:numId="4" w16cid:durableId="2340493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trackRevisions/>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053332"/>
    <w:rsid w:val="00014E31"/>
    <w:rsid w:val="00030D9D"/>
    <w:rsid w:val="00042874"/>
    <w:rsid w:val="00053332"/>
    <w:rsid w:val="000962E0"/>
    <w:rsid w:val="000D4F10"/>
    <w:rsid w:val="000E7EBE"/>
    <w:rsid w:val="00104C03"/>
    <w:rsid w:val="00122855"/>
    <w:rsid w:val="00140027"/>
    <w:rsid w:val="001403E4"/>
    <w:rsid w:val="0014147F"/>
    <w:rsid w:val="00143BC0"/>
    <w:rsid w:val="00155DB3"/>
    <w:rsid w:val="001677A6"/>
    <w:rsid w:val="001704CF"/>
    <w:rsid w:val="00177C7F"/>
    <w:rsid w:val="0018146E"/>
    <w:rsid w:val="001B619A"/>
    <w:rsid w:val="001C0063"/>
    <w:rsid w:val="001D579E"/>
    <w:rsid w:val="002728D2"/>
    <w:rsid w:val="00273859"/>
    <w:rsid w:val="00292609"/>
    <w:rsid w:val="0032468F"/>
    <w:rsid w:val="0032536B"/>
    <w:rsid w:val="00363653"/>
    <w:rsid w:val="0038335D"/>
    <w:rsid w:val="003B7F77"/>
    <w:rsid w:val="003D0DFE"/>
    <w:rsid w:val="00482F23"/>
    <w:rsid w:val="004E7A29"/>
    <w:rsid w:val="00520940"/>
    <w:rsid w:val="005938D8"/>
    <w:rsid w:val="00594280"/>
    <w:rsid w:val="005A5EB8"/>
    <w:rsid w:val="005B3BDB"/>
    <w:rsid w:val="00600E11"/>
    <w:rsid w:val="00610BE8"/>
    <w:rsid w:val="00644DDF"/>
    <w:rsid w:val="00655928"/>
    <w:rsid w:val="00722624"/>
    <w:rsid w:val="00735F01"/>
    <w:rsid w:val="00754BBE"/>
    <w:rsid w:val="00757ECD"/>
    <w:rsid w:val="00790A60"/>
    <w:rsid w:val="00796EA9"/>
    <w:rsid w:val="007E6DD2"/>
    <w:rsid w:val="007F5140"/>
    <w:rsid w:val="008547F1"/>
    <w:rsid w:val="008966F7"/>
    <w:rsid w:val="008B1ADD"/>
    <w:rsid w:val="008F4604"/>
    <w:rsid w:val="009509E4"/>
    <w:rsid w:val="00963012"/>
    <w:rsid w:val="009B55DF"/>
    <w:rsid w:val="00A36018"/>
    <w:rsid w:val="00A513AD"/>
    <w:rsid w:val="00A65346"/>
    <w:rsid w:val="00A676EF"/>
    <w:rsid w:val="00AF3291"/>
    <w:rsid w:val="00B76189"/>
    <w:rsid w:val="00C05021"/>
    <w:rsid w:val="00C808F1"/>
    <w:rsid w:val="00D00DB0"/>
    <w:rsid w:val="00D347EC"/>
    <w:rsid w:val="00D37A45"/>
    <w:rsid w:val="00E715DD"/>
    <w:rsid w:val="00EF1247"/>
    <w:rsid w:val="00F26721"/>
    <w:rsid w:val="00F4064F"/>
    <w:rsid w:val="00F747DF"/>
    <w:rsid w:val="00F836E0"/>
    <w:rsid w:val="00FD3105"/>
    <w:rsid w:val="00FD58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2E7FA1F"/>
  <w14:defaultImageDpi w14:val="0"/>
  <w15:docId w15:val="{833E5B11-2735-4716-908C-B964A48DA1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kern w:val="2"/>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spacing w:after="0" w:line="240" w:lineRule="auto"/>
    </w:pPr>
    <w:rPr>
      <w:rFonts w:ascii="Times NewRoman" w:hAnsi="Times NewRoman"/>
      <w:kern w:val="0"/>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pxx">
    <w:name w:val="px.x"/>
    <w:rPr>
      <w:sz w:val="24"/>
    </w:rPr>
  </w:style>
  <w:style w:type="character" w:customStyle="1" w:styleId="pxst">
    <w:name w:val="px.st"/>
    <w:uiPriority w:val="99"/>
    <w:rPr>
      <w:sz w:val="24"/>
    </w:rPr>
  </w:style>
  <w:style w:type="character" w:customStyle="1" w:styleId="pxb">
    <w:name w:val="px.b"/>
    <w:uiPriority w:val="99"/>
    <w:rPr>
      <w:sz w:val="24"/>
    </w:rPr>
  </w:style>
  <w:style w:type="character" w:customStyle="1" w:styleId="pxcc">
    <w:name w:val="px.cc"/>
    <w:uiPriority w:val="99"/>
    <w:rPr>
      <w:sz w:val="24"/>
    </w:rPr>
  </w:style>
  <w:style w:type="character" w:customStyle="1" w:styleId="pxsep">
    <w:name w:val="px.sep"/>
    <w:uiPriority w:val="99"/>
    <w:rPr>
      <w:sz w:val="24"/>
    </w:rPr>
  </w:style>
  <w:style w:type="character" w:customStyle="1" w:styleId="pxeol">
    <w:name w:val="px.eol"/>
    <w:uiPriority w:val="99"/>
    <w:rPr>
      <w:sz w:val="24"/>
    </w:rPr>
  </w:style>
  <w:style w:type="character" w:customStyle="1" w:styleId="pxfinstr">
    <w:name w:val="px.finstr"/>
    <w:uiPriority w:val="99"/>
    <w:rPr>
      <w:sz w:val="24"/>
    </w:rPr>
  </w:style>
  <w:style w:type="character" w:customStyle="1" w:styleId="pxvis">
    <w:name w:val="px.vis"/>
    <w:uiPriority w:val="99"/>
    <w:rPr>
      <w:rFonts w:ascii="Arial" w:hAnsi="Arial"/>
      <w:b/>
      <w:sz w:val="28"/>
    </w:rPr>
  </w:style>
  <w:style w:type="character" w:customStyle="1" w:styleId="pxus">
    <w:name w:val="px.us"/>
    <w:uiPriority w:val="99"/>
    <w:rPr>
      <w:sz w:val="24"/>
    </w:rPr>
  </w:style>
  <w:style w:type="character" w:customStyle="1" w:styleId="pxsst">
    <w:name w:val="px.sst"/>
    <w:uiPriority w:val="99"/>
    <w:rPr>
      <w:sz w:val="24"/>
    </w:rPr>
  </w:style>
  <w:style w:type="character" w:styleId="FootnoteReference">
    <w:name w:val="footnote reference"/>
    <w:basedOn w:val="DefaultParagraphFont"/>
    <w:uiPriority w:val="99"/>
    <w:rPr>
      <w:rFonts w:cs="Times New Roman"/>
      <w:vertAlign w:val="superscript"/>
    </w:rPr>
  </w:style>
  <w:style w:type="character" w:customStyle="1" w:styleId="pxffnr">
    <w:name w:val="px.ffnr"/>
    <w:uiPriority w:val="99"/>
  </w:style>
  <w:style w:type="character" w:customStyle="1" w:styleId="pxentry">
    <w:name w:val="px.entry"/>
    <w:uiPriority w:val="99"/>
  </w:style>
  <w:style w:type="character" w:customStyle="1" w:styleId="pxrowentry">
    <w:name w:val="px.row.entry"/>
    <w:uiPriority w:val="99"/>
  </w:style>
  <w:style w:type="character" w:customStyle="1" w:styleId="pxreadme">
    <w:name w:val="px.readme"/>
    <w:uiPriority w:val="99"/>
  </w:style>
  <w:style w:type="character" w:customStyle="1" w:styleId="pxmsg">
    <w:name w:val="px.msg"/>
    <w:uiPriority w:val="99"/>
  </w:style>
  <w:style w:type="paragraph" w:customStyle="1" w:styleId="pxpub">
    <w:name w:val="px.pub"/>
    <w:next w:val="Normal"/>
    <w:uiPriority w:val="99"/>
    <w:pPr>
      <w:widowControl w:val="0"/>
      <w:autoSpaceDE w:val="0"/>
      <w:autoSpaceDN w:val="0"/>
      <w:adjustRightInd w:val="0"/>
      <w:spacing w:after="0" w:line="240" w:lineRule="auto"/>
    </w:pPr>
    <w:rPr>
      <w:rFonts w:ascii="Times NewRoman" w:hAnsi="Times NewRoman"/>
      <w:kern w:val="0"/>
      <w:sz w:val="24"/>
      <w:szCs w:val="24"/>
      <w:lang w:val="en-US" w:eastAsia="en-US"/>
    </w:rPr>
  </w:style>
  <w:style w:type="paragraph" w:customStyle="1" w:styleId="pxch">
    <w:name w:val="px.ch"/>
    <w:next w:val="Normal"/>
    <w:uiPriority w:val="99"/>
    <w:pPr>
      <w:widowControl w:val="0"/>
      <w:autoSpaceDE w:val="0"/>
      <w:autoSpaceDN w:val="0"/>
      <w:adjustRightInd w:val="0"/>
      <w:spacing w:after="0" w:line="240" w:lineRule="auto"/>
    </w:pPr>
    <w:rPr>
      <w:rFonts w:ascii="Times NewRoman" w:hAnsi="Times NewRoman"/>
      <w:kern w:val="0"/>
      <w:sz w:val="24"/>
      <w:szCs w:val="24"/>
      <w:lang w:val="en-US" w:eastAsia="en-US"/>
    </w:rPr>
  </w:style>
  <w:style w:type="paragraph" w:customStyle="1" w:styleId="pxs">
    <w:name w:val="px.s"/>
    <w:next w:val="Normal"/>
    <w:uiPriority w:val="99"/>
    <w:pPr>
      <w:widowControl w:val="0"/>
      <w:autoSpaceDE w:val="0"/>
      <w:autoSpaceDN w:val="0"/>
      <w:adjustRightInd w:val="0"/>
      <w:spacing w:after="0" w:line="240" w:lineRule="auto"/>
    </w:pPr>
    <w:rPr>
      <w:rFonts w:ascii="Times NewRoman" w:hAnsi="Times NewRoman"/>
      <w:kern w:val="0"/>
      <w:sz w:val="24"/>
      <w:szCs w:val="24"/>
      <w:lang w:val="en-US" w:eastAsia="en-US"/>
    </w:rPr>
  </w:style>
  <w:style w:type="paragraph" w:customStyle="1" w:styleId="pxp">
    <w:name w:val="px.p"/>
    <w:next w:val="Normal"/>
    <w:uiPriority w:val="99"/>
    <w:pPr>
      <w:widowControl w:val="0"/>
      <w:autoSpaceDE w:val="0"/>
      <w:autoSpaceDN w:val="0"/>
      <w:adjustRightInd w:val="0"/>
      <w:spacing w:after="0" w:line="240" w:lineRule="auto"/>
    </w:pPr>
    <w:rPr>
      <w:rFonts w:ascii="Times NewRoman" w:hAnsi="Times NewRoman"/>
      <w:kern w:val="0"/>
      <w:sz w:val="24"/>
      <w:szCs w:val="24"/>
      <w:lang w:val="en-US" w:eastAsia="en-US"/>
    </w:rPr>
  </w:style>
  <w:style w:type="paragraph" w:customStyle="1" w:styleId="pxcomnt">
    <w:name w:val="px.comnt"/>
    <w:next w:val="Normal"/>
    <w:uiPriority w:val="99"/>
    <w:pPr>
      <w:widowControl w:val="0"/>
      <w:autoSpaceDE w:val="0"/>
      <w:autoSpaceDN w:val="0"/>
      <w:adjustRightInd w:val="0"/>
      <w:spacing w:after="0" w:line="240" w:lineRule="auto"/>
    </w:pPr>
    <w:rPr>
      <w:rFonts w:ascii="Times NewRoman" w:hAnsi="Times NewRoman"/>
      <w:kern w:val="0"/>
      <w:sz w:val="24"/>
      <w:szCs w:val="24"/>
      <w:lang w:val="en-US" w:eastAsia="en-US"/>
    </w:rPr>
  </w:style>
  <w:style w:type="paragraph" w:customStyle="1" w:styleId="pxhac">
    <w:name w:val="px.hac"/>
    <w:next w:val="Normal"/>
    <w:uiPriority w:val="99"/>
    <w:pPr>
      <w:widowControl w:val="0"/>
      <w:autoSpaceDE w:val="0"/>
      <w:autoSpaceDN w:val="0"/>
      <w:adjustRightInd w:val="0"/>
      <w:spacing w:after="0" w:line="240" w:lineRule="auto"/>
    </w:pPr>
    <w:rPr>
      <w:rFonts w:ascii="Times NewRoman" w:hAnsi="Times NewRoman"/>
      <w:kern w:val="0"/>
      <w:sz w:val="24"/>
      <w:szCs w:val="24"/>
      <w:lang w:val="en-US" w:eastAsia="en-US"/>
    </w:rPr>
  </w:style>
  <w:style w:type="paragraph" w:customStyle="1" w:styleId="pxov">
    <w:name w:val="px.ov"/>
    <w:next w:val="Normal"/>
    <w:uiPriority w:val="99"/>
    <w:pPr>
      <w:widowControl w:val="0"/>
      <w:autoSpaceDE w:val="0"/>
      <w:autoSpaceDN w:val="0"/>
      <w:adjustRightInd w:val="0"/>
      <w:spacing w:after="0" w:line="240" w:lineRule="auto"/>
    </w:pPr>
    <w:rPr>
      <w:rFonts w:ascii="Times NewRoman" w:hAnsi="Times NewRoman"/>
      <w:kern w:val="0"/>
      <w:sz w:val="24"/>
      <w:szCs w:val="24"/>
      <w:lang w:val="en-US" w:eastAsia="en-US"/>
    </w:rPr>
  </w:style>
  <w:style w:type="paragraph" w:customStyle="1" w:styleId="pxformfcapfac">
    <w:name w:val="px.form.fcap.fac"/>
    <w:next w:val="Normal"/>
    <w:uiPriority w:val="99"/>
    <w:pPr>
      <w:widowControl w:val="0"/>
      <w:autoSpaceDE w:val="0"/>
      <w:autoSpaceDN w:val="0"/>
      <w:adjustRightInd w:val="0"/>
      <w:spacing w:after="0" w:line="240" w:lineRule="auto"/>
    </w:pPr>
    <w:rPr>
      <w:rFonts w:ascii="Times NewRoman" w:hAnsi="Times NewRoman"/>
      <w:kern w:val="0"/>
      <w:sz w:val="50"/>
      <w:szCs w:val="50"/>
      <w:lang w:val="en-US" w:eastAsia="en-US"/>
    </w:rPr>
  </w:style>
  <w:style w:type="paragraph" w:customStyle="1" w:styleId="pxformfcaptbl">
    <w:name w:val="px.form.fcap.tbl"/>
    <w:next w:val="Normal"/>
    <w:uiPriority w:val="99"/>
    <w:pPr>
      <w:widowControl w:val="0"/>
      <w:autoSpaceDE w:val="0"/>
      <w:autoSpaceDN w:val="0"/>
      <w:adjustRightInd w:val="0"/>
      <w:spacing w:after="0" w:line="240" w:lineRule="auto"/>
    </w:pPr>
    <w:rPr>
      <w:rFonts w:ascii="Times NewRoman" w:hAnsi="Times NewRoman"/>
      <w:kern w:val="0"/>
      <w:sz w:val="24"/>
      <w:szCs w:val="24"/>
      <w:lang w:val="en-US" w:eastAsia="en-US"/>
    </w:rPr>
  </w:style>
  <w:style w:type="paragraph" w:customStyle="1" w:styleId="pxtable">
    <w:name w:val="px.table"/>
    <w:next w:val="Normal"/>
    <w:uiPriority w:val="99"/>
    <w:pPr>
      <w:widowControl w:val="0"/>
      <w:autoSpaceDE w:val="0"/>
      <w:autoSpaceDN w:val="0"/>
      <w:adjustRightInd w:val="0"/>
      <w:spacing w:after="0" w:line="240" w:lineRule="auto"/>
    </w:pPr>
    <w:rPr>
      <w:rFonts w:ascii="Times NewRoman" w:hAnsi="Times NewRoman"/>
      <w:kern w:val="0"/>
      <w:sz w:val="24"/>
      <w:szCs w:val="24"/>
      <w:lang w:val="en-US" w:eastAsia="en-US"/>
    </w:rPr>
  </w:style>
  <w:style w:type="paragraph" w:customStyle="1" w:styleId="pxtgroup">
    <w:name w:val="px.tgroup"/>
    <w:next w:val="Normal"/>
    <w:uiPriority w:val="99"/>
    <w:pPr>
      <w:widowControl w:val="0"/>
      <w:autoSpaceDE w:val="0"/>
      <w:autoSpaceDN w:val="0"/>
      <w:adjustRightInd w:val="0"/>
      <w:spacing w:after="0" w:line="240" w:lineRule="auto"/>
    </w:pPr>
    <w:rPr>
      <w:rFonts w:ascii="Times NewRoman" w:hAnsi="Times NewRoman"/>
      <w:kern w:val="0"/>
      <w:sz w:val="24"/>
      <w:szCs w:val="24"/>
      <w:lang w:val="en-US" w:eastAsia="en-US"/>
    </w:rPr>
  </w:style>
  <w:style w:type="paragraph" w:customStyle="1" w:styleId="pxcolspec">
    <w:name w:val="px.colspec"/>
    <w:next w:val="Normal"/>
    <w:uiPriority w:val="99"/>
    <w:pPr>
      <w:widowControl w:val="0"/>
      <w:autoSpaceDE w:val="0"/>
      <w:autoSpaceDN w:val="0"/>
      <w:adjustRightInd w:val="0"/>
      <w:spacing w:after="0" w:line="240" w:lineRule="auto"/>
    </w:pPr>
    <w:rPr>
      <w:rFonts w:ascii="Times NewRoman" w:hAnsi="Times NewRoman"/>
      <w:kern w:val="0"/>
      <w:sz w:val="24"/>
      <w:szCs w:val="24"/>
      <w:lang w:val="en-US" w:eastAsia="en-US"/>
    </w:rPr>
  </w:style>
  <w:style w:type="paragraph" w:customStyle="1" w:styleId="pxtbody">
    <w:name w:val="px.tbody"/>
    <w:next w:val="Normal"/>
    <w:uiPriority w:val="99"/>
    <w:pPr>
      <w:widowControl w:val="0"/>
      <w:autoSpaceDE w:val="0"/>
      <w:autoSpaceDN w:val="0"/>
      <w:adjustRightInd w:val="0"/>
      <w:spacing w:after="0" w:line="240" w:lineRule="auto"/>
    </w:pPr>
    <w:rPr>
      <w:rFonts w:ascii="Times NewRoman" w:hAnsi="Times NewRoman"/>
      <w:kern w:val="0"/>
      <w:sz w:val="24"/>
      <w:szCs w:val="24"/>
      <w:lang w:val="en-US" w:eastAsia="en-US"/>
    </w:rPr>
  </w:style>
  <w:style w:type="paragraph" w:customStyle="1" w:styleId="pxrow">
    <w:name w:val="px.row"/>
    <w:next w:val="Normal"/>
    <w:uiPriority w:val="99"/>
    <w:pPr>
      <w:widowControl w:val="0"/>
      <w:autoSpaceDE w:val="0"/>
      <w:autoSpaceDN w:val="0"/>
      <w:adjustRightInd w:val="0"/>
      <w:spacing w:after="0" w:line="240" w:lineRule="auto"/>
    </w:pPr>
    <w:rPr>
      <w:rFonts w:ascii="Times NewRoman" w:hAnsi="Times NewRoman"/>
      <w:kern w:val="0"/>
      <w:sz w:val="24"/>
      <w:szCs w:val="24"/>
      <w:lang w:val="en-US" w:eastAsia="en-US"/>
    </w:rPr>
  </w:style>
  <w:style w:type="paragraph" w:customStyle="1" w:styleId="pxformhac">
    <w:name w:val="px.form.hac"/>
    <w:next w:val="Normal"/>
    <w:uiPriority w:val="99"/>
    <w:pPr>
      <w:widowControl w:val="0"/>
      <w:autoSpaceDE w:val="0"/>
      <w:autoSpaceDN w:val="0"/>
      <w:adjustRightInd w:val="0"/>
      <w:spacing w:after="0" w:line="240" w:lineRule="auto"/>
    </w:pPr>
    <w:rPr>
      <w:rFonts w:ascii="Times NewRoman" w:hAnsi="Times NewRoman"/>
      <w:kern w:val="0"/>
      <w:sz w:val="24"/>
      <w:szCs w:val="24"/>
      <w:lang w:val="en-US" w:eastAsia="en-US"/>
    </w:rPr>
  </w:style>
  <w:style w:type="paragraph" w:customStyle="1" w:styleId="pxformp">
    <w:name w:val="px.form.p"/>
    <w:next w:val="Normal"/>
    <w:uiPriority w:val="99"/>
    <w:pPr>
      <w:widowControl w:val="0"/>
      <w:autoSpaceDE w:val="0"/>
      <w:autoSpaceDN w:val="0"/>
      <w:adjustRightInd w:val="0"/>
      <w:spacing w:after="0" w:line="240" w:lineRule="auto"/>
    </w:pPr>
    <w:rPr>
      <w:rFonts w:ascii="Times NewRoman" w:hAnsi="Times NewRoman"/>
      <w:kern w:val="0"/>
      <w:sz w:val="24"/>
      <w:szCs w:val="24"/>
      <w:lang w:val="en-US" w:eastAsia="en-US"/>
    </w:rPr>
  </w:style>
  <w:style w:type="paragraph" w:customStyle="1" w:styleId="pxformfl">
    <w:name w:val="px.form.fl"/>
    <w:next w:val="Normal"/>
    <w:uiPriority w:val="99"/>
    <w:pPr>
      <w:widowControl w:val="0"/>
      <w:autoSpaceDE w:val="0"/>
      <w:autoSpaceDN w:val="0"/>
      <w:adjustRightInd w:val="0"/>
      <w:spacing w:after="0" w:line="240" w:lineRule="auto"/>
    </w:pPr>
    <w:rPr>
      <w:rFonts w:ascii="Times NewRoman" w:hAnsi="Times NewRoman"/>
      <w:kern w:val="0"/>
      <w:sz w:val="24"/>
      <w:szCs w:val="24"/>
      <w:lang w:val="en-US" w:eastAsia="en-US"/>
    </w:rPr>
  </w:style>
  <w:style w:type="paragraph" w:customStyle="1" w:styleId="pxformfi">
    <w:name w:val="px.form.fi"/>
    <w:next w:val="Normal"/>
    <w:uiPriority w:val="99"/>
    <w:pPr>
      <w:widowControl w:val="0"/>
      <w:autoSpaceDE w:val="0"/>
      <w:autoSpaceDN w:val="0"/>
      <w:adjustRightInd w:val="0"/>
      <w:spacing w:after="0" w:line="240" w:lineRule="auto"/>
    </w:pPr>
    <w:rPr>
      <w:rFonts w:ascii="Times NewRoman" w:hAnsi="Times NewRoman"/>
      <w:kern w:val="0"/>
      <w:sz w:val="24"/>
      <w:szCs w:val="24"/>
      <w:lang w:val="en-US" w:eastAsia="en-US"/>
    </w:rPr>
  </w:style>
  <w:style w:type="paragraph" w:customStyle="1" w:styleId="pxformfin">
    <w:name w:val="px.form.fi.n"/>
    <w:next w:val="Normal"/>
    <w:uiPriority w:val="99"/>
    <w:pPr>
      <w:widowControl w:val="0"/>
      <w:autoSpaceDE w:val="0"/>
      <w:autoSpaceDN w:val="0"/>
      <w:adjustRightInd w:val="0"/>
      <w:spacing w:after="0" w:line="240" w:lineRule="auto"/>
    </w:pPr>
    <w:rPr>
      <w:rFonts w:ascii="Times NewRoman" w:hAnsi="Times NewRoman"/>
      <w:kern w:val="0"/>
      <w:sz w:val="24"/>
      <w:szCs w:val="24"/>
      <w:lang w:val="en-US" w:eastAsia="en-US"/>
    </w:rPr>
  </w:style>
  <w:style w:type="paragraph" w:customStyle="1" w:styleId="pxformfac">
    <w:name w:val="px.form.fac"/>
    <w:next w:val="Normal"/>
    <w:uiPriority w:val="99"/>
    <w:pPr>
      <w:widowControl w:val="0"/>
      <w:autoSpaceDE w:val="0"/>
      <w:autoSpaceDN w:val="0"/>
      <w:adjustRightInd w:val="0"/>
      <w:spacing w:after="0" w:line="240" w:lineRule="auto"/>
    </w:pPr>
    <w:rPr>
      <w:rFonts w:ascii="Times NewRoman" w:hAnsi="Times NewRoman"/>
      <w:kern w:val="0"/>
      <w:sz w:val="50"/>
      <w:szCs w:val="50"/>
      <w:lang w:val="en-US" w:eastAsia="en-US"/>
    </w:rPr>
  </w:style>
  <w:style w:type="paragraph" w:customStyle="1" w:styleId="pxformfsig">
    <w:name w:val="px.form.fsig"/>
    <w:next w:val="Normal"/>
    <w:uiPriority w:val="99"/>
    <w:pPr>
      <w:widowControl w:val="0"/>
      <w:autoSpaceDE w:val="0"/>
      <w:autoSpaceDN w:val="0"/>
      <w:adjustRightInd w:val="0"/>
      <w:spacing w:after="0" w:line="240" w:lineRule="auto"/>
    </w:pPr>
    <w:rPr>
      <w:rFonts w:ascii="Times NewRoman" w:hAnsi="Times NewRoman"/>
      <w:kern w:val="0"/>
      <w:sz w:val="24"/>
      <w:szCs w:val="24"/>
      <w:lang w:val="en-US" w:eastAsia="en-US"/>
    </w:rPr>
  </w:style>
  <w:style w:type="paragraph" w:customStyle="1" w:styleId="pxformfsigfvs">
    <w:name w:val="px.form.fsig.fvs"/>
    <w:next w:val="Normal"/>
    <w:uiPriority w:val="99"/>
    <w:pPr>
      <w:widowControl w:val="0"/>
      <w:autoSpaceDE w:val="0"/>
      <w:autoSpaceDN w:val="0"/>
      <w:adjustRightInd w:val="0"/>
      <w:spacing w:after="0" w:line="240" w:lineRule="auto"/>
    </w:pPr>
    <w:rPr>
      <w:rFonts w:ascii="Times NewRoman" w:hAnsi="Times NewRoman"/>
      <w:kern w:val="0"/>
      <w:sz w:val="24"/>
      <w:szCs w:val="24"/>
      <w:lang w:val="en-US" w:eastAsia="en-US"/>
    </w:rPr>
  </w:style>
  <w:style w:type="paragraph" w:customStyle="1" w:styleId="pxformfsigfal">
    <w:name w:val="px.form.fsig.fal"/>
    <w:next w:val="Normal"/>
    <w:uiPriority w:val="99"/>
    <w:pPr>
      <w:widowControl w:val="0"/>
      <w:autoSpaceDE w:val="0"/>
      <w:autoSpaceDN w:val="0"/>
      <w:adjustRightInd w:val="0"/>
      <w:spacing w:after="0" w:line="240" w:lineRule="auto"/>
    </w:pPr>
    <w:rPr>
      <w:rFonts w:ascii="Times NewRoman" w:hAnsi="Times NewRoman"/>
      <w:kern w:val="0"/>
      <w:sz w:val="50"/>
      <w:szCs w:val="50"/>
      <w:lang w:val="en-US" w:eastAsia="en-US"/>
    </w:rPr>
  </w:style>
  <w:style w:type="paragraph" w:styleId="FootnoteText">
    <w:name w:val="footnote text"/>
    <w:basedOn w:val="Normal"/>
    <w:next w:val="Normal"/>
    <w:link w:val="FootnoteTextChar"/>
    <w:uiPriority w:val="99"/>
    <w:rPr>
      <w:sz w:val="20"/>
      <w:szCs w:val="20"/>
    </w:rPr>
  </w:style>
  <w:style w:type="character" w:customStyle="1" w:styleId="FootnoteTextChar">
    <w:name w:val="Footnote Text Char"/>
    <w:basedOn w:val="DefaultParagraphFont"/>
    <w:link w:val="FootnoteText"/>
    <w:uiPriority w:val="99"/>
    <w:semiHidden/>
    <w:rPr>
      <w:rFonts w:ascii="Times NewRoman" w:hAnsi="Times NewRoman" w:cs="Times New Roman"/>
      <w:kern w:val="0"/>
      <w:sz w:val="20"/>
      <w:szCs w:val="20"/>
    </w:rPr>
  </w:style>
  <w:style w:type="paragraph" w:customStyle="1" w:styleId="pxformfsigtbl">
    <w:name w:val="px.form.fsig.tbl"/>
    <w:next w:val="Normal"/>
    <w:uiPriority w:val="99"/>
    <w:pPr>
      <w:widowControl w:val="0"/>
      <w:autoSpaceDE w:val="0"/>
      <w:autoSpaceDN w:val="0"/>
      <w:adjustRightInd w:val="0"/>
      <w:spacing w:after="0" w:line="240" w:lineRule="auto"/>
    </w:pPr>
    <w:rPr>
      <w:rFonts w:ascii="Times NewRoman" w:hAnsi="Times NewRoman"/>
      <w:kern w:val="0"/>
      <w:sz w:val="24"/>
      <w:szCs w:val="24"/>
      <w:lang w:val="en-US" w:eastAsia="en-US"/>
    </w:rPr>
  </w:style>
  <w:style w:type="paragraph" w:customStyle="1" w:styleId="pxformoskobcr">
    <w:name w:val="px.form.osk.obcr"/>
    <w:next w:val="Normal"/>
    <w:uiPriority w:val="99"/>
    <w:pPr>
      <w:widowControl w:val="0"/>
      <w:autoSpaceDE w:val="0"/>
      <w:autoSpaceDN w:val="0"/>
      <w:adjustRightInd w:val="0"/>
      <w:spacing w:after="0" w:line="240" w:lineRule="auto"/>
    </w:pPr>
    <w:rPr>
      <w:rFonts w:ascii="Times NewRoman" w:hAnsi="Times NewRoman"/>
      <w:kern w:val="0"/>
      <w:sz w:val="24"/>
      <w:szCs w:val="24"/>
      <w:lang w:val="en-US" w:eastAsia="en-US"/>
    </w:rPr>
  </w:style>
  <w:style w:type="paragraph" w:customStyle="1" w:styleId="pxformcomnt">
    <w:name w:val="px.form.comnt"/>
    <w:next w:val="Normal"/>
    <w:uiPriority w:val="99"/>
    <w:pPr>
      <w:widowControl w:val="0"/>
      <w:autoSpaceDE w:val="0"/>
      <w:autoSpaceDN w:val="0"/>
      <w:adjustRightInd w:val="0"/>
      <w:spacing w:after="0" w:line="240" w:lineRule="auto"/>
    </w:pPr>
    <w:rPr>
      <w:rFonts w:ascii="Times NewRoman" w:hAnsi="Times NewRoman"/>
      <w:kern w:val="0"/>
      <w:sz w:val="24"/>
      <w:szCs w:val="24"/>
      <w:lang w:val="en-US" w:eastAsia="en-US"/>
    </w:rPr>
  </w:style>
  <w:style w:type="paragraph" w:customStyle="1" w:styleId="pxformqbqp">
    <w:name w:val="px.form.qb.qp"/>
    <w:next w:val="Normal"/>
    <w:uiPriority w:val="99"/>
    <w:pPr>
      <w:widowControl w:val="0"/>
      <w:autoSpaceDE w:val="0"/>
      <w:autoSpaceDN w:val="0"/>
      <w:adjustRightInd w:val="0"/>
      <w:spacing w:after="0" w:line="240" w:lineRule="auto"/>
    </w:pPr>
    <w:rPr>
      <w:rFonts w:ascii="Times NewRoman" w:hAnsi="Times NewRoman"/>
      <w:kern w:val="0"/>
      <w:sz w:val="20"/>
      <w:szCs w:val="20"/>
      <w:lang w:val="en-US" w:eastAsia="en-US"/>
    </w:rPr>
  </w:style>
  <w:style w:type="paragraph" w:customStyle="1" w:styleId="pxformcp">
    <w:name w:val="px.form.cp"/>
    <w:next w:val="Normal"/>
    <w:uiPriority w:val="99"/>
    <w:pPr>
      <w:widowControl w:val="0"/>
      <w:autoSpaceDE w:val="0"/>
      <w:autoSpaceDN w:val="0"/>
      <w:adjustRightInd w:val="0"/>
      <w:spacing w:after="0" w:line="240" w:lineRule="auto"/>
    </w:pPr>
    <w:rPr>
      <w:rFonts w:ascii="Times NewRoman" w:hAnsi="Times NewRoman"/>
      <w:kern w:val="0"/>
      <w:sz w:val="24"/>
      <w:szCs w:val="24"/>
      <w:lang w:val="en-US" w:eastAsia="en-US"/>
    </w:rPr>
  </w:style>
  <w:style w:type="paragraph" w:customStyle="1" w:styleId="pxformtbl">
    <w:name w:val="px.form.tbl"/>
    <w:next w:val="Normal"/>
    <w:uiPriority w:val="99"/>
    <w:pPr>
      <w:widowControl w:val="0"/>
      <w:autoSpaceDE w:val="0"/>
      <w:autoSpaceDN w:val="0"/>
      <w:adjustRightInd w:val="0"/>
      <w:spacing w:after="0" w:line="240" w:lineRule="auto"/>
    </w:pPr>
    <w:rPr>
      <w:rFonts w:ascii="Times NewRoman" w:hAnsi="Times NewRoman"/>
      <w:kern w:val="0"/>
      <w:sz w:val="24"/>
      <w:szCs w:val="24"/>
      <w:lang w:val="en-US" w:eastAsia="en-US"/>
    </w:rPr>
  </w:style>
  <w:style w:type="paragraph" w:customStyle="1" w:styleId="pxformfal">
    <w:name w:val="px.form.fal"/>
    <w:next w:val="Normal"/>
    <w:uiPriority w:val="99"/>
    <w:pPr>
      <w:widowControl w:val="0"/>
      <w:autoSpaceDE w:val="0"/>
      <w:autoSpaceDN w:val="0"/>
      <w:adjustRightInd w:val="0"/>
      <w:spacing w:after="0" w:line="240" w:lineRule="auto"/>
    </w:pPr>
    <w:rPr>
      <w:rFonts w:ascii="Times NewRoman" w:hAnsi="Times NewRoman"/>
      <w:kern w:val="0"/>
      <w:sz w:val="50"/>
      <w:szCs w:val="50"/>
      <w:lang w:val="en-US" w:eastAsia="en-US"/>
    </w:rPr>
  </w:style>
  <w:style w:type="paragraph" w:customStyle="1" w:styleId="pxformfvs">
    <w:name w:val="px.form.fvs"/>
    <w:next w:val="Normal"/>
    <w:uiPriority w:val="99"/>
    <w:pPr>
      <w:widowControl w:val="0"/>
      <w:autoSpaceDE w:val="0"/>
      <w:autoSpaceDN w:val="0"/>
      <w:adjustRightInd w:val="0"/>
      <w:spacing w:after="0" w:line="240" w:lineRule="auto"/>
    </w:pPr>
    <w:rPr>
      <w:rFonts w:ascii="Times NewRoman" w:hAnsi="Times NewRoman"/>
      <w:kern w:val="0"/>
      <w:sz w:val="24"/>
      <w:szCs w:val="24"/>
      <w:lang w:val="en-US" w:eastAsia="en-US"/>
    </w:rPr>
  </w:style>
  <w:style w:type="paragraph" w:styleId="Revision">
    <w:name w:val="Revision"/>
    <w:hidden/>
    <w:uiPriority w:val="99"/>
    <w:semiHidden/>
    <w:rsid w:val="00053332"/>
    <w:pPr>
      <w:spacing w:after="0" w:line="240" w:lineRule="auto"/>
    </w:pPr>
    <w:rPr>
      <w:rFonts w:ascii="Times NewRoman" w:hAnsi="Times NewRoman"/>
      <w:kern w:val="0"/>
      <w:sz w:val="24"/>
      <w:szCs w:val="24"/>
      <w:lang w:val="en-US" w:eastAsia="en-US"/>
    </w:rPr>
  </w:style>
  <w:style w:type="character" w:styleId="CommentReference">
    <w:name w:val="annotation reference"/>
    <w:basedOn w:val="DefaultParagraphFont"/>
    <w:uiPriority w:val="99"/>
    <w:semiHidden/>
    <w:unhideWhenUsed/>
    <w:rsid w:val="00F747DF"/>
    <w:rPr>
      <w:rFonts w:cs="Times New Roman"/>
      <w:sz w:val="16"/>
      <w:szCs w:val="16"/>
    </w:rPr>
  </w:style>
  <w:style w:type="paragraph" w:styleId="CommentText">
    <w:name w:val="annotation text"/>
    <w:basedOn w:val="Normal"/>
    <w:link w:val="CommentTextChar"/>
    <w:uiPriority w:val="99"/>
    <w:semiHidden/>
    <w:unhideWhenUsed/>
    <w:rsid w:val="00F747DF"/>
    <w:rPr>
      <w:sz w:val="20"/>
      <w:szCs w:val="20"/>
    </w:rPr>
  </w:style>
  <w:style w:type="character" w:customStyle="1" w:styleId="CommentTextChar">
    <w:name w:val="Comment Text Char"/>
    <w:basedOn w:val="DefaultParagraphFont"/>
    <w:link w:val="CommentText"/>
    <w:uiPriority w:val="99"/>
    <w:semiHidden/>
    <w:rsid w:val="00F747DF"/>
    <w:rPr>
      <w:rFonts w:ascii="Times NewRoman" w:hAnsi="Times NewRoman" w:cs="Times New Roman"/>
      <w:kern w:val="0"/>
      <w:sz w:val="20"/>
      <w:szCs w:val="20"/>
    </w:rPr>
  </w:style>
  <w:style w:type="paragraph" w:styleId="CommentSubject">
    <w:name w:val="annotation subject"/>
    <w:basedOn w:val="CommentText"/>
    <w:next w:val="CommentText"/>
    <w:link w:val="CommentSubjectChar"/>
    <w:uiPriority w:val="99"/>
    <w:semiHidden/>
    <w:unhideWhenUsed/>
    <w:rsid w:val="00F747DF"/>
    <w:rPr>
      <w:b/>
      <w:bCs/>
    </w:rPr>
  </w:style>
  <w:style w:type="character" w:customStyle="1" w:styleId="CommentSubjectChar">
    <w:name w:val="Comment Subject Char"/>
    <w:basedOn w:val="CommentTextChar"/>
    <w:link w:val="CommentSubject"/>
    <w:uiPriority w:val="99"/>
    <w:semiHidden/>
    <w:rsid w:val="00F747DF"/>
    <w:rPr>
      <w:rFonts w:ascii="Times NewRoman" w:hAnsi="Times NewRoman" w:cs="Times New Roman"/>
      <w:b/>
      <w:bCs/>
      <w:kern w:val="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FA7DFD-F3D6-4E2F-B1FF-50BA26330A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47064</Words>
  <Characters>268270</Characters>
  <Application>Microsoft Office Word</Application>
  <DocSecurity>0</DocSecurity>
  <Lines>2235</Lines>
  <Paragraphs>629</Paragraphs>
  <ScaleCrop>false</ScaleCrop>
  <Company/>
  <LinksUpToDate>false</LinksUpToDate>
  <CharactersWithSpaces>314705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Josephus, David (Content Operations)</dc:creator>
  <cp:keywords/>
  <dc:description/>
  <cp:lastModifiedBy>Bhupathi, Usha Chandana (Operations &amp; Technology)</cp:lastModifiedBy>
  <cp:revision>2</cp:revision>
  <dcterms:created xsi:type="dcterms:W3CDTF">2025-09-11T00:41:00Z</dcterms:created>
  <dcterms:modified xsi:type="dcterms:W3CDTF">2025-09-11T00:41:00Z</dcterms:modified>
</cp:coreProperties>
</file>