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0AB0" w14:textId="77777777" w:rsidR="004E0EBB" w:rsidRDefault="004E0EBB">
      <w:pPr>
        <w:pStyle w:val="pxpub"/>
      </w:pPr>
      <w:r>
        <w:rPr>
          <w:color w:val="FF0000"/>
          <w:sz w:val="20"/>
          <w:szCs w:val="20"/>
          <w:vertAlign w:val="superscript"/>
        </w:rPr>
        <w:t>►</w:t>
      </w:r>
      <w:r>
        <w:fldChar w:fldCharType="begin"/>
      </w:r>
      <w:r>
        <w:instrText>pub.n="incomplete"</w:instrText>
      </w:r>
      <w:r>
        <w:fldChar w:fldCharType="end"/>
      </w:r>
      <w:r>
        <w:t>&lt;?phoenix upid="f477b8b0b92511efa86bc22ba615bad8"?&gt;</w:t>
      </w:r>
    </w:p>
    <w:p w14:paraId="2A2DED9C" w14:textId="77777777" w:rsidR="004E0EBB" w:rsidRDefault="004E0EBB">
      <w:pPr>
        <w:pStyle w:val="pxch"/>
        <w:spacing w:before="180"/>
        <w:jc w:val="center"/>
        <w:rPr>
          <w:sz w:val="40"/>
          <w:szCs w:val="40"/>
        </w:rPr>
      </w:pPr>
      <w:r>
        <w:rPr>
          <w:color w:val="FF0000"/>
          <w:sz w:val="20"/>
          <w:szCs w:val="20"/>
          <w:vertAlign w:val="superscript"/>
        </w:rPr>
        <w:t>►</w:t>
      </w:r>
      <w:r>
        <w:rPr>
          <w:sz w:val="40"/>
          <w:szCs w:val="40"/>
        </w:rPr>
        <w:fldChar w:fldCharType="begin"/>
      </w:r>
      <w:r>
        <w:rPr>
          <w:sz w:val="40"/>
          <w:szCs w:val="40"/>
        </w:rPr>
        <w:instrText>ch.rh="Charities and Foundations"</w:instrText>
      </w:r>
      <w:r>
        <w:rPr>
          <w:sz w:val="40"/>
          <w:szCs w:val="40"/>
        </w:rPr>
        <w:fldChar w:fldCharType="end"/>
      </w:r>
      <w:r>
        <w:rPr>
          <w:sz w:val="40"/>
          <w:szCs w:val="40"/>
        </w:rPr>
        <w:fldChar w:fldCharType="begin"/>
      </w:r>
      <w:r>
        <w:rPr>
          <w:sz w:val="40"/>
          <w:szCs w:val="40"/>
        </w:rPr>
        <w:instrText>ch.v="13A"</w:instrText>
      </w:r>
      <w:r>
        <w:rPr>
          <w:sz w:val="40"/>
          <w:szCs w:val="40"/>
        </w:rPr>
        <w:fldChar w:fldCharType="end"/>
      </w:r>
      <w:r>
        <w:rPr>
          <w:sz w:val="40"/>
          <w:szCs w:val="40"/>
        </w:rPr>
        <w:t>Chapter 31. Charities and Foundations</w:t>
      </w:r>
    </w:p>
    <w:p w14:paraId="3F015443" w14:textId="77777777" w:rsidR="004E0EBB" w:rsidRDefault="004E0EBB">
      <w:pPr>
        <w:pStyle w:val="pxss"/>
        <w:spacing w:before="180"/>
        <w:jc w:val="center"/>
        <w:rPr>
          <w:sz w:val="24"/>
          <w:szCs w:val="24"/>
        </w:rPr>
      </w:pPr>
      <w:r>
        <w:rPr>
          <w:rStyle w:val="pxvis"/>
          <w:rFonts w:cs="Arial"/>
          <w:bCs/>
          <w:szCs w:val="28"/>
        </w:rPr>
        <w:t>Scope Statement</w:t>
      </w:r>
    </w:p>
    <w:p w14:paraId="310A58F8" w14:textId="77777777" w:rsidR="004E0EBB" w:rsidRDefault="004E0EBB">
      <w:pPr>
        <w:pStyle w:val="pxssp"/>
      </w:pPr>
      <w:r>
        <w:t xml:space="preserve"> </w:t>
      </w:r>
      <w:r>
        <w:rPr>
          <w:rStyle w:val="pxvis"/>
          <w:rFonts w:ascii="Times NewRoman" w:hAnsi="Times NewRoman"/>
          <w:b w:val="0"/>
          <w:sz w:val="24"/>
        </w:rPr>
        <w:tab/>
      </w:r>
      <w:r>
        <w:t>This chapter contains forms for use in drafting documents pertaining to the formation and management of foundations and nonprofit corporations and associations for charitable purposes, together with a discussion of legal principles and tax aspects that should be considered in drafting such documents.</w:t>
      </w:r>
    </w:p>
    <w:p w14:paraId="7503F8A2" w14:textId="77777777" w:rsidR="004E0EBB" w:rsidRDefault="004E0EBB">
      <w:pPr>
        <w:pStyle w:val="pxte"/>
        <w:spacing w:before="180"/>
        <w:jc w:val="center"/>
        <w:rPr>
          <w:sz w:val="24"/>
          <w:szCs w:val="24"/>
        </w:rPr>
      </w:pPr>
      <w:r>
        <w:rPr>
          <w:rStyle w:val="pxvis"/>
          <w:rFonts w:cs="Arial"/>
          <w:bCs/>
          <w:szCs w:val="28"/>
        </w:rPr>
        <w:tab/>
        <w:t>Treated Elsewhere</w:t>
      </w:r>
    </w:p>
    <w:p w14:paraId="34665730" w14:textId="77777777" w:rsidR="004E0EBB" w:rsidRDefault="004E0EBB">
      <w:pPr>
        <w:pStyle w:val="pxtep"/>
      </w:pPr>
      <w:r>
        <w:t xml:space="preserve"> </w:t>
      </w:r>
      <w:r>
        <w:rPr>
          <w:rStyle w:val="pxvis"/>
          <w:rFonts w:ascii="Times NewRoman" w:hAnsi="Times NewRoman"/>
          <w:b w:val="0"/>
          <w:sz w:val="24"/>
        </w:rPr>
        <w:tab/>
      </w:r>
      <w:r>
        <w:t xml:space="preserve">Cooperatives, see </w:t>
      </w:r>
      <w:r>
        <w:rPr>
          <w:rStyle w:val="pxx"/>
          <w:color w:val="FF0000"/>
          <w:sz w:val="20"/>
          <w:szCs w:val="20"/>
          <w:vertAlign w:val="superscript"/>
        </w:rPr>
        <w:t>►</w:t>
      </w:r>
      <w:r>
        <w:rPr>
          <w:rStyle w:val="pxx"/>
        </w:rPr>
        <w:fldChar w:fldCharType="begin"/>
      </w:r>
      <w:r>
        <w:rPr>
          <w:rStyle w:val="pxx"/>
        </w:rPr>
        <w:instrText>x.ref.id="I09GRJK"</w:instrText>
      </w:r>
      <w:r>
        <w:rPr>
          <w:rStyle w:val="pxx"/>
        </w:rPr>
        <w:fldChar w:fldCharType="end"/>
      </w:r>
      <w:r>
        <w:rPr>
          <w:rStyle w:val="pxx"/>
          <w:vanish/>
        </w:rPr>
        <w:t>&amp;ss;</w:t>
      </w:r>
      <w:r>
        <w:rPr>
          <w:rStyle w:val="pxvis"/>
          <w:rFonts w:ascii="Times NewRoman" w:hAnsi="Times NewRoman"/>
          <w:b w:val="0"/>
          <w:sz w:val="24"/>
        </w:rPr>
        <w:t>§§</w:t>
      </w:r>
      <w:r>
        <w:rPr>
          <w:rStyle w:val="pxx"/>
        </w:rPr>
        <w:t>32:1 et seq.</w:t>
      </w:r>
    </w:p>
    <w:p w14:paraId="552B9B7C" w14:textId="77777777" w:rsidR="004E0EBB" w:rsidRDefault="004E0EBB">
      <w:pPr>
        <w:pStyle w:val="pxtep"/>
      </w:pPr>
      <w:r>
        <w:t xml:space="preserve"> </w:t>
      </w:r>
      <w:r>
        <w:rPr>
          <w:rStyle w:val="pxvis"/>
          <w:rFonts w:ascii="Times NewRoman" w:hAnsi="Times NewRoman"/>
          <w:b w:val="0"/>
          <w:sz w:val="24"/>
        </w:rPr>
        <w:tab/>
      </w:r>
      <w:r>
        <w:t xml:space="preserve">Corporations, see </w:t>
      </w:r>
      <w:r>
        <w:rPr>
          <w:rStyle w:val="pxx"/>
          <w:color w:val="FF0000"/>
          <w:sz w:val="20"/>
          <w:szCs w:val="20"/>
          <w:vertAlign w:val="superscript"/>
        </w:rPr>
        <w:t>►</w:t>
      </w:r>
      <w:r>
        <w:rPr>
          <w:rStyle w:val="pxx"/>
        </w:rPr>
        <w:fldChar w:fldCharType="begin"/>
      </w:r>
      <w:r>
        <w:rPr>
          <w:rStyle w:val="pxx"/>
        </w:rPr>
        <w:instrText>x.ref.id="I09GRKQ"</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04F8D617" w14:textId="77777777" w:rsidR="004E0EBB" w:rsidRDefault="004E0EBB">
      <w:pPr>
        <w:pStyle w:val="pxtep"/>
      </w:pPr>
      <w:r>
        <w:t xml:space="preserve"> </w:t>
      </w:r>
      <w:r>
        <w:rPr>
          <w:rStyle w:val="pxvis"/>
          <w:rFonts w:ascii="Times NewRoman" w:hAnsi="Times NewRoman"/>
          <w:b w:val="0"/>
          <w:sz w:val="24"/>
        </w:rPr>
        <w:tab/>
      </w:r>
      <w:r>
        <w:t xml:space="preserve">Gifts, see </w:t>
      </w:r>
      <w:r>
        <w:rPr>
          <w:rStyle w:val="pxx"/>
          <w:color w:val="FF0000"/>
          <w:sz w:val="20"/>
          <w:szCs w:val="20"/>
          <w:vertAlign w:val="superscript"/>
        </w:rPr>
        <w:t>►</w:t>
      </w:r>
      <w:r>
        <w:rPr>
          <w:rStyle w:val="pxx"/>
        </w:rPr>
        <w:fldChar w:fldCharType="begin"/>
      </w:r>
      <w:r>
        <w:rPr>
          <w:rStyle w:val="pxx"/>
        </w:rPr>
        <w:instrText>x.ref.id="I09JKPM"</w:instrText>
      </w:r>
      <w:r>
        <w:rPr>
          <w:rStyle w:val="pxx"/>
        </w:rPr>
        <w:fldChar w:fldCharType="end"/>
      </w:r>
      <w:r>
        <w:rPr>
          <w:rStyle w:val="pxx"/>
          <w:vanish/>
        </w:rPr>
        <w:t>&amp;ss;</w:t>
      </w:r>
      <w:r>
        <w:rPr>
          <w:rStyle w:val="pxvis"/>
          <w:rFonts w:ascii="Times NewRoman" w:hAnsi="Times NewRoman"/>
          <w:b w:val="0"/>
          <w:sz w:val="24"/>
        </w:rPr>
        <w:t>§§</w:t>
      </w:r>
      <w:r>
        <w:rPr>
          <w:rStyle w:val="pxx"/>
        </w:rPr>
        <w:t>26:1 et seq.</w:t>
      </w:r>
    </w:p>
    <w:p w14:paraId="5939F55D" w14:textId="77777777" w:rsidR="004E0EBB" w:rsidRDefault="004E0EBB">
      <w:pPr>
        <w:pStyle w:val="pxtep"/>
      </w:pPr>
      <w:r>
        <w:t xml:space="preserve"> </w:t>
      </w:r>
      <w:r>
        <w:rPr>
          <w:rStyle w:val="pxvis"/>
          <w:rFonts w:ascii="Times NewRoman" w:hAnsi="Times NewRoman"/>
          <w:b w:val="0"/>
          <w:sz w:val="24"/>
        </w:rPr>
        <w:tab/>
      </w:r>
      <w:r>
        <w:t xml:space="preserve">Social and recreation nonprofit organizations, see </w:t>
      </w:r>
      <w:r>
        <w:rPr>
          <w:rStyle w:val="pxx"/>
          <w:color w:val="FF0000"/>
          <w:sz w:val="20"/>
          <w:szCs w:val="20"/>
          <w:vertAlign w:val="superscript"/>
        </w:rPr>
        <w:t>►</w:t>
      </w:r>
      <w:r>
        <w:rPr>
          <w:rStyle w:val="pxx"/>
        </w:rPr>
        <w:fldChar w:fldCharType="begin"/>
      </w:r>
      <w:r>
        <w:rPr>
          <w:rStyle w:val="pxx"/>
        </w:rPr>
        <w:instrText>x.ref.id="I09GRKS"</w:instrText>
      </w:r>
      <w:r>
        <w:rPr>
          <w:rStyle w:val="pxx"/>
        </w:rPr>
        <w:fldChar w:fldCharType="end"/>
      </w:r>
      <w:r>
        <w:rPr>
          <w:rStyle w:val="pxx"/>
          <w:vanish/>
        </w:rPr>
        <w:t>&amp;ss;</w:t>
      </w:r>
      <w:r>
        <w:rPr>
          <w:rStyle w:val="pxvis"/>
          <w:rFonts w:ascii="Times NewRoman" w:hAnsi="Times NewRoman"/>
          <w:b w:val="0"/>
          <w:sz w:val="24"/>
        </w:rPr>
        <w:t>§§</w:t>
      </w:r>
      <w:r>
        <w:rPr>
          <w:rStyle w:val="pxx"/>
        </w:rPr>
        <w:t>30:1 et seq.</w:t>
      </w:r>
    </w:p>
    <w:p w14:paraId="1F86D5CA" w14:textId="77777777" w:rsidR="004E0EBB" w:rsidRDefault="004E0EBB">
      <w:pPr>
        <w:pStyle w:val="pxtep"/>
      </w:pPr>
      <w:r>
        <w:t xml:space="preserve"> </w:t>
      </w:r>
      <w:r>
        <w:rPr>
          <w:rStyle w:val="pxvis"/>
          <w:rFonts w:ascii="Times NewRoman" w:hAnsi="Times NewRoman"/>
          <w:b w:val="0"/>
          <w:sz w:val="24"/>
        </w:rPr>
        <w:tab/>
      </w:r>
      <w:r>
        <w:t xml:space="preserve">Wills, see </w:t>
      </w:r>
      <w:r>
        <w:rPr>
          <w:rStyle w:val="pxx"/>
          <w:color w:val="FF0000"/>
          <w:sz w:val="20"/>
          <w:szCs w:val="20"/>
          <w:vertAlign w:val="superscript"/>
        </w:rPr>
        <w:t>►</w:t>
      </w:r>
      <w:r>
        <w:rPr>
          <w:rStyle w:val="pxx"/>
        </w:rPr>
        <w:fldChar w:fldCharType="begin"/>
      </w:r>
      <w:r>
        <w:rPr>
          <w:rStyle w:val="pxx"/>
        </w:rPr>
        <w:instrText>x.ref.id="I09JKPO"</w:instrText>
      </w:r>
      <w:r>
        <w:rPr>
          <w:rStyle w:val="pxx"/>
        </w:rPr>
        <w:fldChar w:fldCharType="end"/>
      </w:r>
      <w:r>
        <w:rPr>
          <w:rStyle w:val="pxx"/>
          <w:vanish/>
        </w:rPr>
        <w:t>&amp;ss;</w:t>
      </w:r>
      <w:r>
        <w:rPr>
          <w:rStyle w:val="pxvis"/>
          <w:rFonts w:ascii="Times NewRoman" w:hAnsi="Times NewRoman"/>
          <w:b w:val="0"/>
          <w:sz w:val="24"/>
        </w:rPr>
        <w:t>§§</w:t>
      </w:r>
      <w:r>
        <w:rPr>
          <w:rStyle w:val="pxx"/>
        </w:rPr>
        <w:t>24:1 et seq.</w:t>
      </w:r>
    </w:p>
    <w:p w14:paraId="12C47A88" w14:textId="77777777" w:rsidR="004E0EBB" w:rsidRDefault="004E0EBB">
      <w:pPr>
        <w:pStyle w:val="pxtep"/>
      </w:pPr>
      <w:r>
        <w:t xml:space="preserve"> </w:t>
      </w:r>
      <w:r>
        <w:rPr>
          <w:rStyle w:val="pxvis"/>
          <w:rFonts w:ascii="Times NewRoman" w:hAnsi="Times NewRoman"/>
          <w:b w:val="0"/>
          <w:sz w:val="24"/>
        </w:rPr>
        <w:tab/>
      </w:r>
      <w:r>
        <w:t xml:space="preserve">Trusts, see </w:t>
      </w:r>
      <w:r>
        <w:rPr>
          <w:rStyle w:val="pxx"/>
          <w:color w:val="FF0000"/>
          <w:sz w:val="20"/>
          <w:szCs w:val="20"/>
          <w:vertAlign w:val="superscript"/>
        </w:rPr>
        <w:t>►</w:t>
      </w:r>
      <w:r>
        <w:rPr>
          <w:rStyle w:val="pxx"/>
        </w:rPr>
        <w:fldChar w:fldCharType="begin"/>
      </w:r>
      <w:r>
        <w:rPr>
          <w:rStyle w:val="pxx"/>
        </w:rPr>
        <w:instrText>x.ref.id="I09GRKV"</w:instrText>
      </w:r>
      <w:r>
        <w:rPr>
          <w:rStyle w:val="pxx"/>
        </w:rPr>
        <w:fldChar w:fldCharType="end"/>
      </w:r>
      <w:r>
        <w:rPr>
          <w:rStyle w:val="pxx"/>
          <w:vanish/>
        </w:rPr>
        <w:t>&amp;ss;</w:t>
      </w:r>
      <w:r>
        <w:rPr>
          <w:rStyle w:val="pxvis"/>
          <w:rFonts w:ascii="Times NewRoman" w:hAnsi="Times NewRoman"/>
          <w:b w:val="0"/>
          <w:sz w:val="24"/>
        </w:rPr>
        <w:t>§§</w:t>
      </w:r>
      <w:r>
        <w:rPr>
          <w:rStyle w:val="pxx"/>
        </w:rPr>
        <w:t>25:1 et seq.</w:t>
      </w:r>
    </w:p>
    <w:p w14:paraId="169D6636" w14:textId="77777777" w:rsidR="004E0EBB" w:rsidRDefault="004E0EBB">
      <w:pPr>
        <w:pStyle w:val="pxrr"/>
        <w:spacing w:before="180"/>
        <w:rPr>
          <w:sz w:val="24"/>
          <w:szCs w:val="24"/>
        </w:rPr>
      </w:pPr>
      <w:r>
        <w:rPr>
          <w:rStyle w:val="pxvis"/>
          <w:rFonts w:cs="Arial"/>
          <w:bCs/>
          <w:szCs w:val="28"/>
        </w:rPr>
        <w:t>Research References</w:t>
      </w:r>
    </w:p>
    <w:p w14:paraId="2F66DEF0"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tk.ref.id="I09JKPR"</w:instrText>
      </w:r>
      <w:r>
        <w:rPr>
          <w:rStyle w:val="pxtk"/>
        </w:rPr>
        <w:fldChar w:fldCharType="end"/>
      </w:r>
      <w:r>
        <w:rPr>
          <w:rStyle w:val="pxtk"/>
        </w:rPr>
        <w:t>West's Key Number Digest, Charities &amp;key;1 et seq.</w:t>
      </w:r>
    </w:p>
    <w:p w14:paraId="1883754E"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tk.ref.id="I09GRQI"</w:instrText>
      </w:r>
      <w:r>
        <w:rPr>
          <w:rStyle w:val="pxtk"/>
        </w:rPr>
        <w:fldChar w:fldCharType="end"/>
      </w:r>
      <w:r>
        <w:rPr>
          <w:rStyle w:val="pxtk"/>
        </w:rPr>
        <w:t>West's Key Number Digest, Corporations and Business Organizations &amp;key;3350 to 3499</w:t>
      </w:r>
    </w:p>
    <w:p w14:paraId="0637FC31"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tk.ref.id="I09GRQL"</w:instrText>
      </w:r>
      <w:r>
        <w:rPr>
          <w:rStyle w:val="pxtk"/>
        </w:rPr>
        <w:fldChar w:fldCharType="end"/>
      </w:r>
      <w:r>
        <w:rPr>
          <w:rStyle w:val="pxtk"/>
        </w:rPr>
        <w:t>West's Key Number Digest, Internal Revenue &amp;key;4045 to 4079</w:t>
      </w:r>
    </w:p>
    <w:p w14:paraId="2CD2A8E3"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tk.ref.id="I09JKVH"</w:instrText>
      </w:r>
      <w:r>
        <w:rPr>
          <w:rStyle w:val="pxtk"/>
        </w:rPr>
        <w:fldChar w:fldCharType="end"/>
      </w:r>
      <w:r>
        <w:rPr>
          <w:rStyle w:val="pxtk"/>
        </w:rPr>
        <w:t>West's Key Number Digest, Licenses &amp;key;11(1)</w:t>
      </w:r>
    </w:p>
    <w:p w14:paraId="28A5D213" w14:textId="77777777" w:rsidR="004E0EBB" w:rsidRDefault="004E0EBB">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wd.ref.id="I09ME0D"</w:instrText>
      </w:r>
      <w:r>
        <w:rPr>
          <w:rStyle w:val="pxwd"/>
        </w:rPr>
        <w:fldChar w:fldCharType="end"/>
      </w:r>
      <w:del w:id="0" w:author="Cara Cardinale" w:date="2025-02-08T14:04:00Z">
        <w:r w:rsidDel="002563E8">
          <w:rPr>
            <w:rStyle w:val="pxwd"/>
          </w:rPr>
          <w:delText>RIA--</w:delText>
        </w:r>
      </w:del>
      <w:r>
        <w:rPr>
          <w:rStyle w:val="pxwd"/>
        </w:rPr>
        <w:t>Federal Tax Coordinator 2d (</w:t>
      </w:r>
      <w:del w:id="1" w:author="Cara Cardinale" w:date="2025-02-08T14:04:00Z">
        <w:r w:rsidDel="002563E8">
          <w:rPr>
            <w:rStyle w:val="pxwd"/>
          </w:rPr>
          <w:delText>FTC</w:delText>
        </w:r>
      </w:del>
      <w:ins w:id="2" w:author="Cara Cardinale" w:date="2025-02-08T14:04:00Z">
        <w:r w:rsidR="002563E8">
          <w:rPr>
            <w:rStyle w:val="pxwd"/>
          </w:rPr>
          <w:t>RIA</w:t>
        </w:r>
      </w:ins>
      <w:r>
        <w:rPr>
          <w:rStyle w:val="pxwd"/>
        </w:rPr>
        <w:t>) (RIA-FTC)</w:t>
      </w:r>
    </w:p>
    <w:p w14:paraId="7C78F2EC" w14:textId="77777777" w:rsidR="004E0EBB" w:rsidRDefault="004E0EBB">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wd.ref.id="I09GRQN"</w:instrText>
      </w:r>
      <w:r>
        <w:rPr>
          <w:rStyle w:val="pxwd"/>
        </w:rPr>
        <w:fldChar w:fldCharType="end"/>
      </w:r>
      <w:r>
        <w:rPr>
          <w:rStyle w:val="pxwd"/>
        </w:rPr>
        <w:fldChar w:fldCharType="begin"/>
      </w:r>
      <w:r>
        <w:rPr>
          <w:rStyle w:val="pxwd"/>
        </w:rPr>
        <w:instrText>wd.wlid="BUS-TP"</w:instrText>
      </w:r>
      <w:r>
        <w:rPr>
          <w:rStyle w:val="pxwd"/>
        </w:rPr>
        <w:fldChar w:fldCharType="end"/>
      </w:r>
      <w:r>
        <w:rPr>
          <w:rStyle w:val="pxwd"/>
        </w:rPr>
        <w:t>Business Organizations--Law Reviews, Texts &amp; Bar Journals (BUS-TP)</w:t>
      </w:r>
    </w:p>
    <w:p w14:paraId="470C47A3" w14:textId="77777777" w:rsidR="004E0EBB" w:rsidRDefault="004E0EBB">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wd.ref.id="I09JKVJ"</w:instrText>
      </w:r>
      <w:r>
        <w:rPr>
          <w:rStyle w:val="pxwd"/>
        </w:rPr>
        <w:fldChar w:fldCharType="end"/>
      </w:r>
      <w:r>
        <w:rPr>
          <w:rStyle w:val="pxwd"/>
        </w:rPr>
        <w:fldChar w:fldCharType="begin"/>
      </w:r>
      <w:r>
        <w:rPr>
          <w:rStyle w:val="pxwd"/>
        </w:rPr>
        <w:instrText>wd.wlid="MCF-NPCL"</w:instrText>
      </w:r>
      <w:r>
        <w:rPr>
          <w:rStyle w:val="pxwd"/>
        </w:rPr>
        <w:fldChar w:fldCharType="end"/>
      </w:r>
      <w:r>
        <w:rPr>
          <w:rStyle w:val="pxwd"/>
        </w:rPr>
        <w:t>West's McKinney's Forms--Not-For-Profit Corporation Law (MCF-NPCL)</w:t>
      </w:r>
    </w:p>
    <w:p w14:paraId="3D251474" w14:textId="77777777" w:rsidR="004E0EBB" w:rsidRDefault="004E0EBB">
      <w:pPr>
        <w:pStyle w:val="pxrrp"/>
      </w:pPr>
      <w:r>
        <w:t xml:space="preserve"> </w:t>
      </w:r>
      <w:r>
        <w:rPr>
          <w:rStyle w:val="pxvis"/>
          <w:rFonts w:ascii="Times NewRoman" w:hAnsi="Times NewRoman"/>
          <w:b w:val="0"/>
          <w:sz w:val="24"/>
        </w:rPr>
        <w:tab/>
      </w:r>
      <w:r>
        <w:rPr>
          <w:rStyle w:val="pxwd"/>
          <w:color w:val="FF0000"/>
          <w:sz w:val="20"/>
          <w:szCs w:val="20"/>
          <w:vertAlign w:val="superscript"/>
        </w:rPr>
        <w:t>►</w:t>
      </w:r>
      <w:ins w:id="3" w:author="Cara Cardinale" w:date="2025-02-08T14:05:00Z">
        <w:r w:rsidR="002563E8" w:rsidRPr="002563E8">
          <w:rPr>
            <w:rStyle w:val="pxwd"/>
          </w:rPr>
          <w:t xml:space="preserve"> </w:t>
        </w:r>
        <w:r w:rsidR="002563E8">
          <w:rPr>
            <w:rStyle w:val="pxwd"/>
          </w:rPr>
          <w:t xml:space="preserve">Mertens </w:t>
        </w:r>
      </w:ins>
      <w:r>
        <w:rPr>
          <w:rStyle w:val="pxwd"/>
        </w:rPr>
        <w:fldChar w:fldCharType="begin"/>
      </w:r>
      <w:r>
        <w:rPr>
          <w:rStyle w:val="pxwd"/>
        </w:rPr>
        <w:instrText>wd.ref.id="I09GRQQ"</w:instrText>
      </w:r>
      <w:r>
        <w:rPr>
          <w:rStyle w:val="pxwd"/>
        </w:rPr>
        <w:fldChar w:fldCharType="end"/>
      </w:r>
      <w:r>
        <w:rPr>
          <w:rStyle w:val="pxwd"/>
        </w:rPr>
        <w:fldChar w:fldCharType="begin"/>
      </w:r>
      <w:r>
        <w:rPr>
          <w:rStyle w:val="pxwd"/>
        </w:rPr>
        <w:instrText>wd.wlid="MERTENS"</w:instrText>
      </w:r>
      <w:r>
        <w:rPr>
          <w:rStyle w:val="pxwd"/>
        </w:rPr>
        <w:fldChar w:fldCharType="end"/>
      </w:r>
      <w:r>
        <w:rPr>
          <w:rStyle w:val="pxwd"/>
        </w:rPr>
        <w:t>Law of Federal Income Taxation</w:t>
      </w:r>
      <w:del w:id="4" w:author="Cara Cardinale" w:date="2025-02-08T14:05:00Z">
        <w:r w:rsidDel="002563E8">
          <w:rPr>
            <w:rStyle w:val="pxwd"/>
          </w:rPr>
          <w:delText xml:space="preserve"> (Mertens)</w:delText>
        </w:r>
      </w:del>
      <w:r>
        <w:rPr>
          <w:rStyle w:val="pxwd"/>
        </w:rPr>
        <w:t xml:space="preserve"> (MERTENS)</w:t>
      </w:r>
    </w:p>
    <w:p w14:paraId="528E709E" w14:textId="77777777" w:rsidR="004E0EBB" w:rsidRDefault="004E0EBB">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wd.ref.id="I09JKVM"</w:instrText>
      </w:r>
      <w:r>
        <w:rPr>
          <w:rStyle w:val="pxwd"/>
        </w:rPr>
        <w:fldChar w:fldCharType="end"/>
      </w:r>
      <w:r>
        <w:rPr>
          <w:rStyle w:val="pxwd"/>
        </w:rPr>
        <w:fldChar w:fldCharType="begin"/>
      </w:r>
      <w:r>
        <w:rPr>
          <w:rStyle w:val="pxwd"/>
        </w:rPr>
        <w:instrText>wd.wlid="NONPROFITW"</w:instrText>
      </w:r>
      <w:r>
        <w:rPr>
          <w:rStyle w:val="pxwd"/>
        </w:rPr>
        <w:fldChar w:fldCharType="end"/>
      </w:r>
      <w:r>
        <w:rPr>
          <w:rStyle w:val="pxwd"/>
        </w:rPr>
        <w:t>Nonprofit World (NONPROFITW)</w:t>
      </w:r>
    </w:p>
    <w:p w14:paraId="3D834C5E" w14:textId="77777777" w:rsidR="004E0EBB" w:rsidRDefault="004E0EBB">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wd.ref.id="I09GRRV"</w:instrText>
      </w:r>
      <w:r>
        <w:rPr>
          <w:rStyle w:val="pxwd"/>
        </w:rPr>
        <w:fldChar w:fldCharType="end"/>
      </w:r>
      <w:r>
        <w:rPr>
          <w:rStyle w:val="pxwd"/>
        </w:rPr>
        <w:fldChar w:fldCharType="begin"/>
      </w:r>
      <w:r>
        <w:rPr>
          <w:rStyle w:val="pxwd"/>
        </w:rPr>
        <w:instrText>wd.wlid="NPOLT"</w:instrText>
      </w:r>
      <w:r>
        <w:rPr>
          <w:rStyle w:val="pxwd"/>
        </w:rPr>
        <w:fldChar w:fldCharType="end"/>
      </w:r>
      <w:r>
        <w:rPr>
          <w:rStyle w:val="pxwd"/>
        </w:rPr>
        <w:t>Nonprofit Organizations: Law and Taxation (NPOLT)</w:t>
      </w:r>
    </w:p>
    <w:p w14:paraId="71158C5C" w14:textId="77777777" w:rsidR="004E0EBB" w:rsidRDefault="004E0EBB">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wd.ref.id="I09JKWR"</w:instrText>
      </w:r>
      <w:r>
        <w:rPr>
          <w:rStyle w:val="pxwd"/>
        </w:rPr>
        <w:fldChar w:fldCharType="end"/>
      </w:r>
      <w:r>
        <w:rPr>
          <w:rStyle w:val="pxwd"/>
        </w:rPr>
        <w:fldChar w:fldCharType="begin"/>
      </w:r>
      <w:r>
        <w:rPr>
          <w:rStyle w:val="pxwd"/>
        </w:rPr>
        <w:instrText>wd.wlid="WGL-NPREP"</w:instrText>
      </w:r>
      <w:r>
        <w:rPr>
          <w:rStyle w:val="pxwd"/>
        </w:rPr>
        <w:fldChar w:fldCharType="end"/>
      </w:r>
      <w:r>
        <w:rPr>
          <w:rStyle w:val="pxwd"/>
        </w:rPr>
        <w:t>Nonprofit Report (WG&amp;L) (WGL-NPREP)</w:t>
      </w:r>
    </w:p>
    <w:p w14:paraId="62B699EF" w14:textId="77777777" w:rsidR="004E0EBB" w:rsidRDefault="004E0EBB">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wd.ref.id="I09GRRX"</w:instrText>
      </w:r>
      <w:r>
        <w:rPr>
          <w:rStyle w:val="pxwd"/>
        </w:rPr>
        <w:fldChar w:fldCharType="end"/>
      </w:r>
      <w:r>
        <w:rPr>
          <w:rStyle w:val="pxwd"/>
        </w:rPr>
        <w:fldChar w:fldCharType="begin"/>
      </w:r>
      <w:r>
        <w:rPr>
          <w:rStyle w:val="pxwd"/>
        </w:rPr>
        <w:instrText>wd.wlid="WGL-TEO"</w:instrText>
      </w:r>
      <w:r>
        <w:rPr>
          <w:rStyle w:val="pxwd"/>
        </w:rPr>
        <w:fldChar w:fldCharType="end"/>
      </w:r>
      <w:r>
        <w:rPr>
          <w:rStyle w:val="pxwd"/>
        </w:rPr>
        <w:t xml:space="preserve">Hill &amp; Mancino: Taxation of Exempt Organizations </w:t>
      </w:r>
      <w:ins w:id="5" w:author="Cara Cardinale" w:date="2025-02-08T14:05:00Z">
        <w:r w:rsidR="002563E8">
          <w:rPr>
            <w:rStyle w:val="pxwd"/>
          </w:rPr>
          <w:t xml:space="preserve">(WG&amp;L) </w:t>
        </w:r>
      </w:ins>
      <w:r>
        <w:rPr>
          <w:rStyle w:val="pxwd"/>
        </w:rPr>
        <w:t>(WGL-TEO)</w:t>
      </w:r>
    </w:p>
    <w:p w14:paraId="123C510D" w14:textId="77777777" w:rsidR="002563E8" w:rsidRPr="00F46CE5" w:rsidRDefault="004E0EBB" w:rsidP="002563E8">
      <w:pPr>
        <w:pStyle w:val="pxrrp"/>
        <w:rPr>
          <w:ins w:id="6" w:author="Cara Cardinale" w:date="2025-02-08T14:07:00Z"/>
          <w:bCs/>
        </w:rPr>
      </w:pPr>
      <w:r>
        <w:t xml:space="preserve"> </w:t>
      </w:r>
      <w:r>
        <w:rPr>
          <w:rStyle w:val="pxvis"/>
          <w:rFonts w:ascii="Times NewRoman" w:hAnsi="Times NewRoman"/>
          <w:b w:val="0"/>
          <w:sz w:val="24"/>
        </w:rPr>
        <w:tab/>
      </w:r>
      <w:r>
        <w:rPr>
          <w:rStyle w:val="pxrc"/>
          <w:color w:val="FF0000"/>
          <w:sz w:val="20"/>
          <w:szCs w:val="20"/>
          <w:vertAlign w:val="superscript"/>
        </w:rPr>
        <w:t>►</w:t>
      </w:r>
      <w:ins w:id="7" w:author="Cara Cardinale" w:date="2025-02-08T14:07:00Z">
        <w:r w:rsidR="002563E8" w:rsidRPr="002563E8">
          <w:rPr>
            <w:bCs/>
          </w:rPr>
          <w:t xml:space="preserve"> </w:t>
        </w:r>
        <w:r w:rsidR="002563E8" w:rsidRPr="005E08DB">
          <w:rPr>
            <w:bCs/>
          </w:rPr>
          <w:t xml:space="preserve">Involuntary Dissolution and Distribution of Assets of Not-For-Profit Corporation for Noncompliance with Regulations Governing Charitable Organizations, </w:t>
        </w:r>
        <w:r w:rsidR="002563E8" w:rsidRPr="00F46CE5">
          <w:rPr>
            <w:bCs/>
          </w:rPr>
          <w:t xml:space="preserve">37 A.L.R.7th Art. 4 </w:t>
        </w:r>
      </w:ins>
    </w:p>
    <w:p w14:paraId="2EFE106D" w14:textId="77777777" w:rsidR="004E0EBB" w:rsidRDefault="004E0EBB" w:rsidP="002563E8">
      <w:pPr>
        <w:pStyle w:val="pxrrp"/>
        <w:ind w:firstLine="720"/>
      </w:pPr>
      <w:r>
        <w:rPr>
          <w:rStyle w:val="pxrc"/>
        </w:rPr>
        <w:fldChar w:fldCharType="begin"/>
      </w:r>
      <w:r>
        <w:rPr>
          <w:rStyle w:val="pxrc"/>
        </w:rPr>
        <w:instrText>rc.ref.id="I09JKWT"</w:instrText>
      </w:r>
      <w:r>
        <w:rPr>
          <w:rStyle w:val="pxrc"/>
        </w:rPr>
        <w:fldChar w:fldCharType="end"/>
      </w:r>
      <w:r>
        <w:rPr>
          <w:rStyle w:val="pxrc"/>
        </w:rPr>
        <w:t xml:space="preserve">Exemption of charitable or educational organization from sales or </w:t>
      </w:r>
      <w:r>
        <w:rPr>
          <w:rStyle w:val="pxrc"/>
        </w:rPr>
        <w:lastRenderedPageBreak/>
        <w:t>use tax, 69 A.L.R.5th 477</w:t>
      </w:r>
    </w:p>
    <w:p w14:paraId="63C901FB"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rc.ref.id="I09GRXL"</w:instrText>
      </w:r>
      <w:r>
        <w:rPr>
          <w:rStyle w:val="pxrc"/>
        </w:rPr>
        <w:fldChar w:fldCharType="end"/>
      </w:r>
      <w:r>
        <w:rPr>
          <w:rStyle w:val="pxrc"/>
        </w:rPr>
        <w:t>Measure of damages or compensation in eminent domain as affected by premises being restricted to particular educational, religious, charitable, or noncommercial use, 29 A.L.R.5th 36</w:t>
      </w:r>
    </w:p>
    <w:p w14:paraId="315DF8F7"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rc.ref.id="I09JL2H"</w:instrText>
      </w:r>
      <w:r>
        <w:rPr>
          <w:rStyle w:val="pxrc"/>
        </w:rPr>
        <w:fldChar w:fldCharType="end"/>
      </w:r>
      <w:r>
        <w:rPr>
          <w:rStyle w:val="pxrc"/>
        </w:rPr>
        <w:t>Validity of charitable gift or trust containing gender restrictions on beneficiaries, 90 A.L.R.4th 836</w:t>
      </w:r>
    </w:p>
    <w:p w14:paraId="7D24DC17"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rc.ref.id="I09GRXN"</w:instrText>
      </w:r>
      <w:r>
        <w:rPr>
          <w:rStyle w:val="pxrc"/>
        </w:rPr>
        <w:fldChar w:fldCharType="end"/>
      </w:r>
      <w:r>
        <w:rPr>
          <w:rStyle w:val="pxrc"/>
        </w:rPr>
        <w:t>Lack of consideration as barring enforcement of promise to make charitable contribution or subscription--modern cases, 86 A.L.R.4th 241</w:t>
      </w:r>
    </w:p>
    <w:p w14:paraId="0A1C5FAF"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rc.ref.id="I09GRYY"</w:instrText>
      </w:r>
      <w:r>
        <w:rPr>
          <w:rStyle w:val="pxrc"/>
        </w:rPr>
        <w:fldChar w:fldCharType="end"/>
      </w:r>
      <w:r>
        <w:rPr>
          <w:rStyle w:val="pxrc"/>
        </w:rPr>
        <w:t>Exemption from real-property taxation of residential facilities maintained by hospital for patients, staff, or others, 61 A.L.R.4th 1105</w:t>
      </w:r>
    </w:p>
    <w:p w14:paraId="7D8F83D4"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rc.ref.id="I09GRZ0"</w:instrText>
      </w:r>
      <w:r>
        <w:rPr>
          <w:rStyle w:val="pxrc"/>
        </w:rPr>
        <w:fldChar w:fldCharType="end"/>
      </w:r>
      <w:r>
        <w:rPr>
          <w:rStyle w:val="pxrc"/>
        </w:rPr>
        <w:t>Right of member of nonprofit association or corporation to possession, inspection, or use of membership list, 37 A.L.R.4th 1206</w:t>
      </w:r>
    </w:p>
    <w:p w14:paraId="05C15242"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rc.ref.id="I09JL3W"</w:instrText>
      </w:r>
      <w:r>
        <w:rPr>
          <w:rStyle w:val="pxrc"/>
        </w:rPr>
        <w:fldChar w:fldCharType="end"/>
      </w:r>
      <w:r>
        <w:rPr>
          <w:rStyle w:val="pxrc"/>
        </w:rPr>
        <w:t>Validity, as for a charitable purpose, of trust for publication or distribution of particular books or writings, 34 A.L.R.4th 419</w:t>
      </w:r>
    </w:p>
    <w:p w14:paraId="647D535D"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rc.ref.id="I09GRZ3"</w:instrText>
      </w:r>
      <w:r>
        <w:rPr>
          <w:rStyle w:val="pxrc"/>
        </w:rPr>
        <w:fldChar w:fldCharType="end"/>
      </w:r>
      <w:r>
        <w:rPr>
          <w:rStyle w:val="pxrc"/>
        </w:rPr>
        <w:t>What constitutes church, religious society, or institution exempt from property tax under state constitutional or statutory provisions, 28 A.L.R.4th 344</w:t>
      </w:r>
    </w:p>
    <w:p w14:paraId="36F40920"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rc.ref.id="I09JL3Z"</w:instrText>
      </w:r>
      <w:r>
        <w:rPr>
          <w:rStyle w:val="pxrc"/>
        </w:rPr>
        <w:fldChar w:fldCharType="end"/>
      </w:r>
      <w:r>
        <w:rPr>
          <w:rStyle w:val="pxrc"/>
        </w:rPr>
        <w:t>Tort immunity of nongovernmental charities--modern status, 25 A.L.R.4th 517</w:t>
      </w:r>
    </w:p>
    <w:p w14:paraId="4B0EF182"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rc.ref.id="I09GS4Q"</w:instrText>
      </w:r>
      <w:r>
        <w:rPr>
          <w:rStyle w:val="pxrc"/>
        </w:rPr>
        <w:fldChar w:fldCharType="end"/>
      </w:r>
      <w:r>
        <w:rPr>
          <w:rStyle w:val="pxrc"/>
        </w:rPr>
        <w:t>Validity and application of governmental limitation on permissible amount or proportion of fundraising expenses or administrative costs of charitable organizations, 15 A.L.R.4th 1163</w:t>
      </w:r>
    </w:p>
    <w:p w14:paraId="1753DCC0"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rc.ref.id="I09JL9M"</w:instrText>
      </w:r>
      <w:r>
        <w:rPr>
          <w:rStyle w:val="pxrc"/>
        </w:rPr>
        <w:fldChar w:fldCharType="end"/>
      </w:r>
      <w:r>
        <w:rPr>
          <w:rStyle w:val="pxrc"/>
        </w:rPr>
        <w:t>Liability of charitable organization under respondeat superior doctrine for tort of unpaid volunteer, 82 A.L.R.3d 1213</w:t>
      </w:r>
    </w:p>
    <w:p w14:paraId="07486109"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rc.ref.id="I09MEEI"</w:instrText>
      </w:r>
      <w:r>
        <w:rPr>
          <w:rStyle w:val="pxrc"/>
        </w:rPr>
        <w:fldChar w:fldCharType="end"/>
      </w:r>
      <w:r>
        <w:rPr>
          <w:rStyle w:val="pxrc"/>
        </w:rPr>
        <w:t>Eminent domain: Right to condemn property owned or used by private educational, charitable, or religious organization, 80 A.L.R.3d 833</w:t>
      </w:r>
    </w:p>
    <w:p w14:paraId="7EBF3AFB"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rc.ref.id="I09GS4S"</w:instrText>
      </w:r>
      <w:r>
        <w:rPr>
          <w:rStyle w:val="pxrc"/>
        </w:rPr>
        <w:fldChar w:fldCharType="end"/>
      </w:r>
      <w:r>
        <w:rPr>
          <w:rStyle w:val="pxrc"/>
        </w:rPr>
        <w:t>Criminal offenses under statutes and ordinances regulating charitable solicitations, 76 A.L.R.3d 924</w:t>
      </w:r>
    </w:p>
    <w:p w14:paraId="0946AF8A"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rc.ref.id="I09JL9O"</w:instrText>
      </w:r>
      <w:r>
        <w:rPr>
          <w:rStyle w:val="pxrc"/>
        </w:rPr>
        <w:fldChar w:fldCharType="end"/>
      </w:r>
      <w:r>
        <w:rPr>
          <w:rStyle w:val="pxrc"/>
        </w:rPr>
        <w:t>Prospective use for tax-exempt purposes as entitling property to tax exemption, 54 A.L.R.3d 9</w:t>
      </w:r>
    </w:p>
    <w:p w14:paraId="77C8FA73"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rc.ref.id="I09MEEK"</w:instrText>
      </w:r>
      <w:r>
        <w:rPr>
          <w:rStyle w:val="pxrc"/>
        </w:rPr>
        <w:fldChar w:fldCharType="end"/>
      </w:r>
      <w:r>
        <w:rPr>
          <w:rStyle w:val="pxrc"/>
        </w:rPr>
        <w:t>Distribution of funds by nonprofit corporation absent dissolution, 51 A.L.R.3d 1318</w:t>
      </w:r>
    </w:p>
    <w:p w14:paraId="743D0C41"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rc.ref.id="I09GS4V"</w:instrText>
      </w:r>
      <w:r>
        <w:rPr>
          <w:rStyle w:val="pxrc"/>
        </w:rPr>
        <w:fldChar w:fldCharType="end"/>
      </w:r>
      <w:r>
        <w:rPr>
          <w:rStyle w:val="pxrc"/>
        </w:rPr>
        <w:t>Receipt of pay from beneficiaries as affecting tax exemption of charitable institutions, 37 A.L.R.3d 1191</w:t>
      </w:r>
    </w:p>
    <w:p w14:paraId="650C0AD4"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rc.ref.id="I09GS4X"</w:instrText>
      </w:r>
      <w:r>
        <w:rPr>
          <w:rStyle w:val="pxrc"/>
        </w:rPr>
        <w:fldChar w:fldCharType="end"/>
      </w:r>
      <w:r>
        <w:rPr>
          <w:rStyle w:val="pxrc"/>
        </w:rPr>
        <w:t>Right of charitable or religious association or corporation to protection against use of same or similar name by another, 37 A.L.R.3d 277</w:t>
      </w:r>
    </w:p>
    <w:p w14:paraId="1A08528A"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rc.ref.id="I09JL9T"</w:instrText>
      </w:r>
      <w:r>
        <w:rPr>
          <w:rStyle w:val="pxrc"/>
        </w:rPr>
        <w:fldChar w:fldCharType="end"/>
      </w:r>
      <w:r>
        <w:rPr>
          <w:rStyle w:val="pxrc"/>
        </w:rPr>
        <w:t>When Will Income of Tax-Exempt Organization Be Deemed Income from Unrelated Trade or Business Taxable Under secs. 511 to 513 of Internal Revenue Code (26 U.S.C.A. secs. 511 to 513), 199 A.L.R. Fed. 591</w:t>
      </w:r>
    </w:p>
    <w:p w14:paraId="4C5344B6"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rc.ref.id="I09MEEP"</w:instrText>
      </w:r>
      <w:r>
        <w:rPr>
          <w:rStyle w:val="pxrc"/>
        </w:rPr>
        <w:fldChar w:fldCharType="end"/>
      </w:r>
      <w:r>
        <w:rPr>
          <w:rStyle w:val="pxrc"/>
        </w:rPr>
        <w:t>Qualification of health care entities for federal tax exemption as charitable organization under 26 U.S.C.A. sec. 501(c)(3), 134 A.L.R. Fed. 395</w:t>
      </w:r>
    </w:p>
    <w:p w14:paraId="317FC605"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rc.ref.id="I09GS63"</w:instrText>
      </w:r>
      <w:r>
        <w:rPr>
          <w:rStyle w:val="pxrc"/>
        </w:rPr>
        <w:fldChar w:fldCharType="end"/>
      </w:r>
      <w:r>
        <w:rPr>
          <w:rStyle w:val="pxrc"/>
        </w:rPr>
        <w:t>Federal income tax charitable deductions: property fair-market-value determinations, 90 A.L.R. Fed. 402</w:t>
      </w:r>
    </w:p>
    <w:p w14:paraId="0DDC87BC"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rc.ref.id="I09GS65"</w:instrText>
      </w:r>
      <w:r>
        <w:rPr>
          <w:rStyle w:val="pxrc"/>
        </w:rPr>
        <w:fldChar w:fldCharType="end"/>
      </w:r>
      <w:r>
        <w:rPr>
          <w:rStyle w:val="pxrc"/>
        </w:rPr>
        <w:t>Payment to or for another individual as deductible charitable contribution under sec. 170 of Internal Revenue Code (26 U.S.C.A. sec. 170), 88 A.L.R. Fed. 398</w:t>
      </w:r>
    </w:p>
    <w:p w14:paraId="604FE992"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rc.ref.id="I09JLB1"</w:instrText>
      </w:r>
      <w:r>
        <w:rPr>
          <w:rStyle w:val="pxrc"/>
        </w:rPr>
        <w:fldChar w:fldCharType="end"/>
      </w:r>
      <w:r>
        <w:rPr>
          <w:rStyle w:val="pxrc"/>
        </w:rPr>
        <w:t xml:space="preserve">Federal tax-exempt status as nonprofit </w:t>
      </w:r>
      <w:r>
        <w:rPr>
          <w:rStyle w:val="pxrc"/>
          <w:vanish/>
        </w:rPr>
        <w:t>&amp;ldquo;</w:t>
      </w:r>
      <w:r>
        <w:rPr>
          <w:rStyle w:val="pxvis"/>
          <w:rFonts w:ascii="Times NewRoman" w:hAnsi="Times NewRoman"/>
          <w:b w:val="0"/>
          <w:sz w:val="24"/>
        </w:rPr>
        <w:t>“</w:t>
      </w:r>
      <w:r>
        <w:rPr>
          <w:rStyle w:val="pxrc"/>
        </w:rPr>
        <w:t>social welfare</w:t>
      </w:r>
      <w:r>
        <w:rPr>
          <w:rStyle w:val="pxrc"/>
          <w:vanish/>
        </w:rPr>
        <w:t>&amp;rdquo;</w:t>
      </w:r>
      <w:r>
        <w:rPr>
          <w:rStyle w:val="pxvis"/>
          <w:rFonts w:ascii="Times NewRoman" w:hAnsi="Times NewRoman"/>
          <w:b w:val="0"/>
          <w:sz w:val="24"/>
        </w:rPr>
        <w:t>”</w:t>
      </w:r>
      <w:r>
        <w:rPr>
          <w:rStyle w:val="pxrc"/>
        </w:rPr>
        <w:t xml:space="preserve"> </w:t>
      </w:r>
      <w:r>
        <w:rPr>
          <w:rStyle w:val="pxrc"/>
        </w:rPr>
        <w:lastRenderedPageBreak/>
        <w:t>organization under 26 U.S.C.A. sec. 501(c)(4), 87 A.L.R. Fed. 708</w:t>
      </w:r>
    </w:p>
    <w:p w14:paraId="74C081AB"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rc.ref.id="I09GSBT"</w:instrText>
      </w:r>
      <w:r>
        <w:rPr>
          <w:rStyle w:val="pxrc"/>
        </w:rPr>
        <w:fldChar w:fldCharType="end"/>
      </w:r>
      <w:r>
        <w:rPr>
          <w:rStyle w:val="pxrc"/>
        </w:rPr>
        <w:t>Allowability of federal tax benefits to a private racially segregated school or college, 7 A.L.R. Fed. 548</w:t>
      </w:r>
    </w:p>
    <w:p w14:paraId="183B7216"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rc.ref.id="I09JLGP"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 et seq.</w:t>
      </w:r>
    </w:p>
    <w:p w14:paraId="3B947E4C"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rc.ref.id="I09GSBV"</w:instrText>
      </w:r>
      <w:r>
        <w:rPr>
          <w:rStyle w:val="pxrc"/>
        </w:rPr>
        <w:fldChar w:fldCharType="end"/>
      </w:r>
      <w:r>
        <w:rPr>
          <w:rStyle w:val="pxrc"/>
        </w:rPr>
        <w:t xml:space="preserve">N.Y. Jur. 2d, Charities </w:t>
      </w:r>
      <w:r>
        <w:rPr>
          <w:rStyle w:val="pxrc"/>
          <w:vanish/>
        </w:rPr>
        <w:t>&amp;ss;</w:t>
      </w:r>
      <w:r>
        <w:rPr>
          <w:rStyle w:val="pxvis"/>
          <w:rFonts w:ascii="Times NewRoman" w:hAnsi="Times NewRoman"/>
          <w:b w:val="0"/>
          <w:sz w:val="24"/>
        </w:rPr>
        <w:t>§§</w:t>
      </w:r>
      <w:r>
        <w:rPr>
          <w:rStyle w:val="pxrc"/>
        </w:rPr>
        <w:t>1 et seq.</w:t>
      </w:r>
    </w:p>
    <w:p w14:paraId="4ABE0E50"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rc.ref.id="I09JLGR"</w:instrText>
      </w:r>
      <w:r>
        <w:rPr>
          <w:rStyle w:val="pxrc"/>
        </w:rPr>
        <w:fldChar w:fldCharType="end"/>
      </w:r>
      <w:r>
        <w:rPr>
          <w:rStyle w:val="pxrc"/>
        </w:rPr>
        <w:t xml:space="preserve">N.Y. Jur. 2d, Religious Organizations </w:t>
      </w:r>
      <w:r>
        <w:rPr>
          <w:rStyle w:val="pxrc"/>
          <w:vanish/>
        </w:rPr>
        <w:t>&amp;s;</w:t>
      </w:r>
      <w:r>
        <w:rPr>
          <w:rStyle w:val="pxvis"/>
          <w:rFonts w:ascii="Times NewRoman" w:hAnsi="Times NewRoman"/>
          <w:b w:val="0"/>
          <w:sz w:val="24"/>
        </w:rPr>
        <w:t>§</w:t>
      </w:r>
      <w:r>
        <w:rPr>
          <w:rStyle w:val="pxrc"/>
        </w:rPr>
        <w:t>127</w:t>
      </w:r>
    </w:p>
    <w:p w14:paraId="7837F1B2"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rc.ref.id="I09MELN"</w:instrText>
      </w:r>
      <w:r>
        <w:rPr>
          <w:rStyle w:val="pxrc"/>
        </w:rPr>
        <w:fldChar w:fldCharType="end"/>
      </w:r>
      <w:r>
        <w:rPr>
          <w:rStyle w:val="pxrc"/>
        </w:rPr>
        <w:t xml:space="preserve">Am. Jur. 2d, Charities </w:t>
      </w:r>
      <w:r>
        <w:rPr>
          <w:rStyle w:val="pxrc"/>
          <w:vanish/>
        </w:rPr>
        <w:t>&amp;ss;</w:t>
      </w:r>
      <w:r>
        <w:rPr>
          <w:rStyle w:val="pxvis"/>
          <w:rFonts w:ascii="Times NewRoman" w:hAnsi="Times NewRoman"/>
          <w:b w:val="0"/>
          <w:sz w:val="24"/>
        </w:rPr>
        <w:t>§§</w:t>
      </w:r>
      <w:r>
        <w:rPr>
          <w:rStyle w:val="pxrc"/>
        </w:rPr>
        <w:t>1 et seq.</w:t>
      </w:r>
    </w:p>
    <w:p w14:paraId="15402351"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rc.ref.id="I09GSBX"</w:instrText>
      </w:r>
      <w:r>
        <w:rPr>
          <w:rStyle w:val="pxrc"/>
        </w:rPr>
        <w:fldChar w:fldCharType="end"/>
      </w:r>
      <w:r>
        <w:rPr>
          <w:rStyle w:val="pxrc"/>
        </w:rPr>
        <w:t xml:space="preserve">Am. Jur. 2d, Corporations </w:t>
      </w:r>
      <w:r>
        <w:rPr>
          <w:rStyle w:val="pxrc"/>
          <w:vanish/>
        </w:rPr>
        <w:t>&amp;ss;</w:t>
      </w:r>
      <w:r>
        <w:rPr>
          <w:rStyle w:val="pxvis"/>
          <w:rFonts w:ascii="Times NewRoman" w:hAnsi="Times NewRoman"/>
          <w:b w:val="0"/>
          <w:sz w:val="24"/>
        </w:rPr>
        <w:t>§§</w:t>
      </w:r>
      <w:r>
        <w:rPr>
          <w:rStyle w:val="pxrc"/>
        </w:rPr>
        <w:t>1 et seq.</w:t>
      </w:r>
    </w:p>
    <w:p w14:paraId="58979265"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rc.ref.id="I09JLGT"</w:instrText>
      </w:r>
      <w:r>
        <w:rPr>
          <w:rStyle w:val="pxrc"/>
        </w:rPr>
        <w:fldChar w:fldCharType="end"/>
      </w:r>
      <w:r>
        <w:rPr>
          <w:rStyle w:val="pxrc"/>
        </w:rPr>
        <w:t xml:space="preserve">Am. Jur. 2d, State and Local Taxation </w:t>
      </w:r>
      <w:r>
        <w:rPr>
          <w:rStyle w:val="pxrc"/>
          <w:vanish/>
        </w:rPr>
        <w:t>&amp;ss;</w:t>
      </w:r>
      <w:r>
        <w:rPr>
          <w:rStyle w:val="pxvis"/>
          <w:rFonts w:ascii="Times NewRoman" w:hAnsi="Times NewRoman"/>
          <w:b w:val="0"/>
          <w:sz w:val="24"/>
        </w:rPr>
        <w:t>§§</w:t>
      </w:r>
      <w:r>
        <w:rPr>
          <w:rStyle w:val="pxrc"/>
        </w:rPr>
        <w:t>1 et seq.</w:t>
      </w:r>
    </w:p>
    <w:p w14:paraId="49D820D4"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rc.ref.id="I09GSC0"</w:instrText>
      </w:r>
      <w:r>
        <w:rPr>
          <w:rStyle w:val="pxrc"/>
        </w:rPr>
        <w:fldChar w:fldCharType="end"/>
      </w:r>
      <w:r>
        <w:rPr>
          <w:rStyle w:val="pxrc"/>
        </w:rPr>
        <w:t xml:space="preserve">C.J.S., Charities </w:t>
      </w:r>
      <w:r>
        <w:rPr>
          <w:rStyle w:val="pxrc"/>
          <w:vanish/>
        </w:rPr>
        <w:t>&amp;ss;</w:t>
      </w:r>
      <w:r>
        <w:rPr>
          <w:rStyle w:val="pxvis"/>
          <w:rFonts w:ascii="Times NewRoman" w:hAnsi="Times NewRoman"/>
          <w:b w:val="0"/>
          <w:sz w:val="24"/>
        </w:rPr>
        <w:t>§§</w:t>
      </w:r>
      <w:r>
        <w:rPr>
          <w:rStyle w:val="pxrc"/>
        </w:rPr>
        <w:t>1 et seq.</w:t>
      </w:r>
    </w:p>
    <w:p w14:paraId="037053B0"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rc.ref.id="I09JLGW"</w:instrText>
      </w:r>
      <w:r>
        <w:rPr>
          <w:rStyle w:val="pxrc"/>
        </w:rPr>
        <w:fldChar w:fldCharType="end"/>
      </w:r>
      <w:del w:id="8" w:author="Cara Cardinale" w:date="2025-02-08T14:15:00Z">
        <w:r w:rsidDel="00AC2D11">
          <w:rPr>
            <w:rStyle w:val="pxrc"/>
          </w:rPr>
          <w:delText xml:space="preserve">RIA </w:delText>
        </w:r>
      </w:del>
      <w:r>
        <w:rPr>
          <w:rStyle w:val="pxrc"/>
        </w:rPr>
        <w:t>Federal Tax Coordinator 2d</w:t>
      </w:r>
      <w:ins w:id="9" w:author="Cara Cardinale" w:date="2025-02-08T14:16:00Z">
        <w:r w:rsidR="00AC2D11">
          <w:rPr>
            <w:rStyle w:val="pxrc"/>
          </w:rPr>
          <w:t xml:space="preserve"> (RIA)</w:t>
        </w:r>
      </w:ins>
      <w:del w:id="10" w:author="Cara Cardinale" w:date="2025-02-08T14:16:00Z">
        <w:r w:rsidDel="00AC2D11">
          <w:rPr>
            <w:rStyle w:val="pxrc"/>
          </w:rPr>
          <w:delText xml:space="preserve">, Exempt Organizations, Private Foundations </w:delText>
        </w:r>
      </w:del>
      <w:r>
        <w:rPr>
          <w:rStyle w:val="pxrc"/>
        </w:rPr>
        <w:t>&amp;pp;D-4000 et seq.</w:t>
      </w:r>
    </w:p>
    <w:p w14:paraId="07474548"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rc.ref.id="I09GSC2"</w:instrText>
      </w:r>
      <w:r>
        <w:rPr>
          <w:rStyle w:val="pxrc"/>
        </w:rPr>
        <w:fldChar w:fldCharType="end"/>
      </w:r>
      <w:r>
        <w:rPr>
          <w:rStyle w:val="pxrc"/>
        </w:rPr>
        <w:t>RIA Federal Tax Coordinator 2d</w:t>
      </w:r>
      <w:del w:id="11" w:author="Cara Cardinale" w:date="2025-02-08T14:17:00Z">
        <w:r w:rsidDel="00AC2D11">
          <w:rPr>
            <w:rStyle w:val="pxrc"/>
          </w:rPr>
          <w:delText>, Taxes, Interest, and Other Deductions</w:delText>
        </w:r>
      </w:del>
      <w:r>
        <w:rPr>
          <w:rStyle w:val="pxrc"/>
        </w:rPr>
        <w:t xml:space="preserve"> &amp;pp;K-3000 et seq.</w:t>
      </w:r>
    </w:p>
    <w:p w14:paraId="5439936D"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rc.ref.id="I09JLGY"</w:instrText>
      </w:r>
      <w:r>
        <w:rPr>
          <w:rStyle w:val="pxrc"/>
        </w:rPr>
        <w:fldChar w:fldCharType="end"/>
      </w:r>
      <w:r>
        <w:rPr>
          <w:rStyle w:val="pxrc"/>
        </w:rPr>
        <w:t>Circumstances Warranting Application of Cy Pres Doctrine to Modify Terms of Charitable Trust, 88 Am. Jur. Proof of Facts 3d 469</w:t>
      </w:r>
    </w:p>
    <w:p w14:paraId="3FD9A63F"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rc.ref.id="I09MELU"</w:instrText>
      </w:r>
      <w:r>
        <w:rPr>
          <w:rStyle w:val="pxrc"/>
        </w:rPr>
        <w:fldChar w:fldCharType="end"/>
      </w:r>
      <w:r>
        <w:rPr>
          <w:rStyle w:val="pxrc"/>
        </w:rPr>
        <w:t>Liability of Nonprofit Corporation for Engaging in For-Profit Business Activities, 46 Am. Jur. Proof of Facts 3d 431</w:t>
      </w:r>
    </w:p>
    <w:p w14:paraId="1BCB9D13"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rc.ref.id="I09GSD8"</w:instrText>
      </w:r>
      <w:r>
        <w:rPr>
          <w:rStyle w:val="pxrc"/>
        </w:rPr>
        <w:fldChar w:fldCharType="end"/>
      </w:r>
      <w:r>
        <w:rPr>
          <w:rStyle w:val="pxrc"/>
        </w:rPr>
        <w:t>Proof That a Fund Solicitor Was Negligent in Promoting, Collecting, and Disbursing Funds for a Charitable Organization, 29 Am. Jur. Proof of Facts 3d 189</w:t>
      </w:r>
    </w:p>
    <w:p w14:paraId="6D55A1BD"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rc.ref.id="I09JLI4"</w:instrText>
      </w:r>
      <w:r>
        <w:rPr>
          <w:rStyle w:val="pxrc"/>
        </w:rPr>
        <w:fldChar w:fldCharType="end"/>
      </w:r>
      <w:r>
        <w:rPr>
          <w:rStyle w:val="pxrc"/>
        </w:rPr>
        <w:t>Defending Federal Tax Evasion Cases, 13 Am. Jur. Trials 1</w:t>
      </w:r>
    </w:p>
    <w:p w14:paraId="092AC693"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rc.ref.id="I09GSDA"</w:instrText>
      </w:r>
      <w:r>
        <w:rPr>
          <w:rStyle w:val="pxrc"/>
        </w:rPr>
        <w:fldChar w:fldCharType="end"/>
      </w:r>
      <w:r>
        <w:rPr>
          <w:rStyle w:val="pxrc"/>
        </w:rPr>
        <w:t xml:space="preserve">Am. Jur. Legal Forms 2d </w:t>
      </w:r>
      <w:r>
        <w:rPr>
          <w:rStyle w:val="pxrc"/>
          <w:vanish/>
        </w:rPr>
        <w:t>&amp;ss;</w:t>
      </w:r>
      <w:r>
        <w:rPr>
          <w:rStyle w:val="pxvis"/>
          <w:rFonts w:ascii="Times NewRoman" w:hAnsi="Times NewRoman"/>
          <w:b w:val="0"/>
          <w:sz w:val="24"/>
        </w:rPr>
        <w:t>§§</w:t>
      </w:r>
      <w:r>
        <w:rPr>
          <w:rStyle w:val="pxrc"/>
        </w:rPr>
        <w:t>55:1 et seq.</w:t>
      </w:r>
    </w:p>
    <w:p w14:paraId="4910B311"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rc.ref.id="I09JLI6"</w:instrText>
      </w:r>
      <w:r>
        <w:rPr>
          <w:rStyle w:val="pxrc"/>
        </w:rPr>
        <w:fldChar w:fldCharType="end"/>
      </w:r>
      <w:r>
        <w:rPr>
          <w:rStyle w:val="pxrc"/>
        </w:rPr>
        <w:t xml:space="preserve">Am. Jur. Legal Forms 2d </w:t>
      </w:r>
      <w:r>
        <w:rPr>
          <w:rStyle w:val="pxrc"/>
          <w:vanish/>
        </w:rPr>
        <w:t>&amp;ss;</w:t>
      </w:r>
      <w:r>
        <w:rPr>
          <w:rStyle w:val="pxvis"/>
          <w:rFonts w:ascii="Times NewRoman" w:hAnsi="Times NewRoman"/>
          <w:b w:val="0"/>
          <w:sz w:val="24"/>
        </w:rPr>
        <w:t>§§</w:t>
      </w:r>
      <w:r>
        <w:rPr>
          <w:rStyle w:val="pxrc"/>
        </w:rPr>
        <w:t>130:1 et seq.</w:t>
      </w:r>
    </w:p>
    <w:p w14:paraId="20B27FD3"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rc.ref.id="I09H08A"</w:instrText>
      </w:r>
      <w:r>
        <w:rPr>
          <w:rStyle w:val="pxrc"/>
        </w:rPr>
        <w:fldChar w:fldCharType="end"/>
      </w:r>
      <w:r>
        <w:rPr>
          <w:rStyle w:val="pxrc"/>
        </w:rPr>
        <w:t xml:space="preserve">Am. Jur. Pleading and Practice Forms, Charities </w:t>
      </w:r>
      <w:r>
        <w:rPr>
          <w:rStyle w:val="pxrc"/>
          <w:vanish/>
        </w:rPr>
        <w:t>&amp;ss;</w:t>
      </w:r>
      <w:r>
        <w:rPr>
          <w:rStyle w:val="pxvis"/>
          <w:rFonts w:ascii="Times NewRoman" w:hAnsi="Times NewRoman"/>
          <w:b w:val="0"/>
          <w:sz w:val="24"/>
        </w:rPr>
        <w:t>§§</w:t>
      </w:r>
      <w:r>
        <w:rPr>
          <w:rStyle w:val="pxrc"/>
        </w:rPr>
        <w:t>1 et seq.</w:t>
      </w:r>
    </w:p>
    <w:p w14:paraId="7ADE83A9"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rc.ref.id="I09JTD6"</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to 10:142</w:t>
      </w:r>
    </w:p>
    <w:p w14:paraId="456DEB92" w14:textId="77777777" w:rsidR="004E0EBB" w:rsidRDefault="004E0EB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rc.ref.id="I09H08C"</w:instrText>
      </w:r>
      <w:r>
        <w:rPr>
          <w:rStyle w:val="pxrc"/>
        </w:rPr>
        <w:fldChar w:fldCharType="end"/>
      </w:r>
      <w:del w:id="12" w:author="Cara Cardinale" w:date="2025-02-08T14:21:00Z">
        <w:r w:rsidDel="00AC2D11">
          <w:rPr>
            <w:rStyle w:val="pxrc"/>
          </w:rPr>
          <w:delText xml:space="preserve">Kirschten, </w:delText>
        </w:r>
      </w:del>
      <w:r>
        <w:rPr>
          <w:rStyle w:val="pxrc"/>
        </w:rPr>
        <w:t xml:space="preserve">Nonprofit Corporation Forms Handbook </w:t>
      </w:r>
      <w:r>
        <w:rPr>
          <w:rStyle w:val="pxrc"/>
          <w:vanish/>
        </w:rPr>
        <w:t>&amp;ss;</w:t>
      </w:r>
      <w:r>
        <w:rPr>
          <w:rStyle w:val="pxvis"/>
          <w:rFonts w:ascii="Times NewRoman" w:hAnsi="Times NewRoman"/>
          <w:b w:val="0"/>
          <w:sz w:val="24"/>
        </w:rPr>
        <w:t>§§</w:t>
      </w:r>
      <w:del w:id="13" w:author="Cara Cardinale" w:date="2025-02-08T14:21:00Z">
        <w:r w:rsidDel="00AC2D11">
          <w:rPr>
            <w:rStyle w:val="pxrc"/>
          </w:rPr>
          <w:delText>1</w:delText>
        </w:r>
      </w:del>
      <w:ins w:id="14" w:author="Cara Cardinale" w:date="2025-02-08T14:21:00Z">
        <w:r w:rsidR="00AC2D11">
          <w:rPr>
            <w:rStyle w:val="pxrc"/>
          </w:rPr>
          <w:t>8</w:t>
        </w:r>
      </w:ins>
      <w:r>
        <w:rPr>
          <w:rStyle w:val="pxrc"/>
        </w:rPr>
        <w:t>:1 et seq.</w:t>
      </w:r>
      <w:del w:id="15" w:author="Cara Cardinale" w:date="2025-02-08T14:21:00Z">
        <w:r w:rsidDel="00AC2D11">
          <w:rPr>
            <w:rStyle w:val="pxrc"/>
          </w:rPr>
          <w:delText xml:space="preserve"> (2016)</w:delText>
        </w:r>
      </w:del>
    </w:p>
    <w:p w14:paraId="24F31F93" w14:textId="77777777" w:rsidR="004E0EBB" w:rsidDel="00AC2D11" w:rsidRDefault="004E0EBB" w:rsidP="00AC2D11">
      <w:pPr>
        <w:pStyle w:val="pxrrp"/>
        <w:rPr>
          <w:del w:id="16" w:author="Cara Cardinale" w:date="2025-02-08T14:21:00Z"/>
        </w:rPr>
      </w:pPr>
      <w:r>
        <w:t xml:space="preserve"> </w:t>
      </w:r>
      <w:r>
        <w:rPr>
          <w:rStyle w:val="pxvis"/>
          <w:rFonts w:ascii="Times NewRoman" w:hAnsi="Times NewRoman"/>
          <w:b w:val="0"/>
          <w:sz w:val="24"/>
        </w:rPr>
        <w:tab/>
      </w:r>
      <w:del w:id="17" w:author="Cara Cardinale" w:date="2025-02-08T14:21:00Z">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pl.ref.id="I09H08F"</w:delInstrText>
        </w:r>
        <w:r w:rsidDel="00AC2D11">
          <w:rPr>
            <w:rStyle w:val="pxpl"/>
          </w:rPr>
          <w:fldChar w:fldCharType="end"/>
        </w:r>
        <w:r w:rsidDel="00AC2D11">
          <w:rPr>
            <w:rStyle w:val="pxpl"/>
          </w:rPr>
          <w:fldChar w:fldCharType="begin"/>
        </w:r>
        <w:r w:rsidDel="00AC2D11">
          <w:rPr>
            <w:rStyle w:val="pxpl"/>
          </w:rPr>
          <w:delInstrText>pl.reftext="Aprill, Reconciling Nonprofit Self-Dealing Rules"</w:delInstrText>
        </w:r>
        <w:r w:rsidDel="00AC2D11">
          <w:rPr>
            <w:rStyle w:val="pxpl"/>
          </w:rPr>
          <w:fldChar w:fldCharType="end"/>
        </w:r>
        <w:r w:rsidDel="00AC2D11">
          <w:rPr>
            <w:rStyle w:val="pxpl"/>
          </w:rPr>
          <w:delText>Aprill, Reconciling Nonprofit Self-Dealing Rules, 48 Real Prop. Tr. &amp; Est. L.J. 411 (Winter 2014)</w:delText>
        </w:r>
      </w:del>
    </w:p>
    <w:p w14:paraId="1E0F1495" w14:textId="77777777" w:rsidR="004E0EBB" w:rsidDel="00AC2D11" w:rsidRDefault="004E0EBB" w:rsidP="00AC2D11">
      <w:pPr>
        <w:pStyle w:val="pxrrp"/>
        <w:rPr>
          <w:del w:id="18" w:author="Cara Cardinale" w:date="2025-02-08T14:21:00Z"/>
        </w:rPr>
      </w:pPr>
      <w:del w:id="19"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pl.ref.id="I09JTDB"</w:delInstrText>
        </w:r>
        <w:r w:rsidDel="00AC2D11">
          <w:rPr>
            <w:rStyle w:val="pxpl"/>
          </w:rPr>
          <w:fldChar w:fldCharType="end"/>
        </w:r>
        <w:r w:rsidDel="00AC2D11">
          <w:rPr>
            <w:rStyle w:val="pxpl"/>
          </w:rPr>
          <w:fldChar w:fldCharType="begin"/>
        </w:r>
        <w:r w:rsidDel="00AC2D11">
          <w:rPr>
            <w:rStyle w:val="pxpl"/>
          </w:rPr>
          <w:delInstrText>pl.reftext="Blanchard, Charitable Nonprofits' Use of Noncompetition Agreements: Having the Best of Both Worlds"</w:delInstrText>
        </w:r>
        <w:r w:rsidDel="00AC2D11">
          <w:rPr>
            <w:rStyle w:val="pxpl"/>
          </w:rPr>
          <w:fldChar w:fldCharType="end"/>
        </w:r>
        <w:r w:rsidDel="00AC2D11">
          <w:rPr>
            <w:rStyle w:val="pxpl"/>
          </w:rPr>
          <w:delText>Blanchard, Charitable Nonprofits' Use of Noncompetition Agreements: Having the Best of Both Worlds, 44 Golden Gate U. L. Rev. 277 (Summer 2014)</w:delText>
        </w:r>
      </w:del>
    </w:p>
    <w:p w14:paraId="43956B39" w14:textId="77777777" w:rsidR="004E0EBB" w:rsidDel="00AC2D11" w:rsidRDefault="004E0EBB" w:rsidP="00AC2D11">
      <w:pPr>
        <w:pStyle w:val="pxrrp"/>
        <w:rPr>
          <w:del w:id="20" w:author="Cara Cardinale" w:date="2025-02-08T14:21:00Z"/>
        </w:rPr>
      </w:pPr>
      <w:del w:id="21"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pl.ref.id="I09MMI7"</w:delInstrText>
        </w:r>
        <w:r w:rsidDel="00AC2D11">
          <w:rPr>
            <w:rStyle w:val="pxpl"/>
          </w:rPr>
          <w:fldChar w:fldCharType="end"/>
        </w:r>
        <w:r w:rsidDel="00AC2D11">
          <w:rPr>
            <w:rStyle w:val="pxpl"/>
          </w:rPr>
          <w:fldChar w:fldCharType="begin"/>
        </w:r>
        <w:r w:rsidDel="00AC2D11">
          <w:rPr>
            <w:rStyle w:val="pxpl"/>
          </w:rPr>
          <w:delInstrText>pl.reftext="Bradley, Empowering Employees to Prevent Fraud in Nonprofit Organizations"</w:delInstrText>
        </w:r>
        <w:r w:rsidDel="00AC2D11">
          <w:rPr>
            <w:rStyle w:val="pxpl"/>
          </w:rPr>
          <w:fldChar w:fldCharType="end"/>
        </w:r>
        <w:r w:rsidDel="00AC2D11">
          <w:rPr>
            <w:rStyle w:val="pxpl"/>
          </w:rPr>
          <w:delText>Bradley, Empowering Employees to Prevent Fraud in Nonprofit Organizations, 13 Cardozo Pub. L. Pol'y &amp; Ethics J. 711 (Summer 2015)</w:delText>
        </w:r>
      </w:del>
    </w:p>
    <w:p w14:paraId="563F5467" w14:textId="77777777" w:rsidR="004E0EBB" w:rsidDel="00AC2D11" w:rsidRDefault="004E0EBB" w:rsidP="00AC2D11">
      <w:pPr>
        <w:pStyle w:val="pxrrp"/>
        <w:rPr>
          <w:del w:id="22" w:author="Cara Cardinale" w:date="2025-02-08T14:21:00Z"/>
        </w:rPr>
      </w:pPr>
      <w:del w:id="23"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pl.ref.id="I09H08H"</w:delInstrText>
        </w:r>
        <w:r w:rsidDel="00AC2D11">
          <w:rPr>
            <w:rStyle w:val="pxpl"/>
          </w:rPr>
          <w:fldChar w:fldCharType="end"/>
        </w:r>
        <w:r w:rsidDel="00AC2D11">
          <w:rPr>
            <w:rStyle w:val="pxpl"/>
          </w:rPr>
          <w:fldChar w:fldCharType="begin"/>
        </w:r>
        <w:r w:rsidDel="00AC2D11">
          <w:rPr>
            <w:rStyle w:val="pxpl"/>
          </w:rPr>
          <w:delInstrText>pl.reftext="Capeloto, A Case for Placing Public-University Foundations Under the Existing Oversight Regime of Freedom of Information Laws"</w:delInstrText>
        </w:r>
        <w:r w:rsidDel="00AC2D11">
          <w:rPr>
            <w:rStyle w:val="pxpl"/>
          </w:rPr>
          <w:fldChar w:fldCharType="end"/>
        </w:r>
        <w:r w:rsidDel="00AC2D11">
          <w:rPr>
            <w:rStyle w:val="pxpl"/>
          </w:rPr>
          <w:delText>Capeloto, A Case for Placing Public-University Foundations Under the Existing Oversight Regime of Freedom of Information Laws, 20 Comm. L. &amp; Pol'y 311 (Autumn 2015)</w:delText>
        </w:r>
      </w:del>
    </w:p>
    <w:p w14:paraId="5695E66F" w14:textId="77777777" w:rsidR="004E0EBB" w:rsidDel="00AC2D11" w:rsidRDefault="004E0EBB" w:rsidP="00AC2D11">
      <w:pPr>
        <w:pStyle w:val="pxrrp"/>
        <w:rPr>
          <w:del w:id="24" w:author="Cara Cardinale" w:date="2025-02-08T14:21:00Z"/>
        </w:rPr>
      </w:pPr>
      <w:del w:id="25"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pl.ref.id="I09JTDD"</w:delInstrText>
        </w:r>
        <w:r w:rsidDel="00AC2D11">
          <w:rPr>
            <w:rStyle w:val="pxpl"/>
          </w:rPr>
          <w:fldChar w:fldCharType="end"/>
        </w:r>
        <w:r w:rsidDel="00AC2D11">
          <w:rPr>
            <w:rStyle w:val="pxpl"/>
          </w:rPr>
          <w:fldChar w:fldCharType="begin"/>
        </w:r>
        <w:r w:rsidDel="00AC2D11">
          <w:rPr>
            <w:rStyle w:val="pxpl"/>
          </w:rPr>
          <w:delInstrText>pl.reftext="Capeloto, Private Status, Public Ties: University Foundations and Freedom of Information Laws"</w:delInstrText>
        </w:r>
        <w:r w:rsidDel="00AC2D11">
          <w:rPr>
            <w:rStyle w:val="pxpl"/>
          </w:rPr>
          <w:fldChar w:fldCharType="end"/>
        </w:r>
        <w:r w:rsidDel="00AC2D11">
          <w:rPr>
            <w:rStyle w:val="pxpl"/>
          </w:rPr>
          <w:delText>Capeloto, Private Status, Public Ties: University Foundations and Freedom of Information Laws, 33 Quinnipiac L. Rev. 339 (2015)</w:delText>
        </w:r>
      </w:del>
    </w:p>
    <w:p w14:paraId="4FB60332" w14:textId="77777777" w:rsidR="004E0EBB" w:rsidDel="00AC2D11" w:rsidRDefault="004E0EBB" w:rsidP="00AC2D11">
      <w:pPr>
        <w:pStyle w:val="pxrrp"/>
        <w:rPr>
          <w:del w:id="26" w:author="Cara Cardinale" w:date="2025-02-08T14:21:00Z"/>
        </w:rPr>
      </w:pPr>
      <w:del w:id="27"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pl.ref.id="I09H09M"</w:delInstrText>
        </w:r>
        <w:r w:rsidDel="00AC2D11">
          <w:rPr>
            <w:rStyle w:val="pxpl"/>
          </w:rPr>
          <w:fldChar w:fldCharType="end"/>
        </w:r>
        <w:r w:rsidDel="00AC2D11">
          <w:rPr>
            <w:rStyle w:val="pxpl"/>
          </w:rPr>
          <w:fldChar w:fldCharType="begin"/>
        </w:r>
        <w:r w:rsidDel="00AC2D11">
          <w:rPr>
            <w:rStyle w:val="pxpl"/>
          </w:rPr>
          <w:delInstrText>pl.reftext="Dagher, Social Impact Bonds and the Private Benefit Doctrine: Will Participation Jeopardize A Nonprofit's Tax-Exempt Status?"</w:delInstrText>
        </w:r>
        <w:r w:rsidDel="00AC2D11">
          <w:rPr>
            <w:rStyle w:val="pxpl"/>
          </w:rPr>
          <w:fldChar w:fldCharType="end"/>
        </w:r>
        <w:r w:rsidDel="00AC2D11">
          <w:rPr>
            <w:rStyle w:val="pxpl"/>
          </w:rPr>
          <w:delText>Dagher, Social Impact Bonds and the Private Benefit Doctrine: Will Participation Jeopardize A Nonprofit's Tax-Exempt Status?, 81 Fordham L. Rev. 3479 (May 2013)</w:delText>
        </w:r>
      </w:del>
    </w:p>
    <w:p w14:paraId="14A56AF6" w14:textId="77777777" w:rsidR="004E0EBB" w:rsidDel="00AC2D11" w:rsidRDefault="004E0EBB" w:rsidP="00AC2D11">
      <w:pPr>
        <w:pStyle w:val="pxrrp"/>
        <w:rPr>
          <w:del w:id="28" w:author="Cara Cardinale" w:date="2025-02-08T14:21:00Z"/>
        </w:rPr>
      </w:pPr>
      <w:del w:id="29"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pl.ref.id="I09JTEI"</w:delInstrText>
        </w:r>
        <w:r w:rsidDel="00AC2D11">
          <w:rPr>
            <w:rStyle w:val="pxpl"/>
          </w:rPr>
          <w:fldChar w:fldCharType="end"/>
        </w:r>
        <w:r w:rsidDel="00AC2D11">
          <w:rPr>
            <w:rStyle w:val="pxpl"/>
          </w:rPr>
          <w:fldChar w:fldCharType="begin"/>
        </w:r>
        <w:r w:rsidDel="00AC2D11">
          <w:rPr>
            <w:rStyle w:val="pxpl"/>
          </w:rPr>
          <w:delInstrText>pl.reftext="Findley, Tax Treatment of Private Charitable Foundations: A Call to Simplify the Excise Tax"</w:delInstrText>
        </w:r>
        <w:r w:rsidDel="00AC2D11">
          <w:rPr>
            <w:rStyle w:val="pxpl"/>
          </w:rPr>
          <w:fldChar w:fldCharType="end"/>
        </w:r>
        <w:r w:rsidDel="00AC2D11">
          <w:rPr>
            <w:rStyle w:val="pxpl"/>
          </w:rPr>
          <w:delText>Findley, Tax Treatment of Private Charitable Foundations: A Call to Simplify the Excise Tax, 49 Willamette L. Rev. 477 (Spring 2013)</w:delText>
        </w:r>
      </w:del>
    </w:p>
    <w:p w14:paraId="29051205" w14:textId="77777777" w:rsidR="004E0EBB" w:rsidDel="00AC2D11" w:rsidRDefault="004E0EBB" w:rsidP="00AC2D11">
      <w:pPr>
        <w:pStyle w:val="pxrrp"/>
        <w:rPr>
          <w:del w:id="30" w:author="Cara Cardinale" w:date="2025-02-08T14:21:00Z"/>
        </w:rPr>
      </w:pPr>
      <w:del w:id="31"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pl.ref.id="I09H09P"</w:delInstrText>
        </w:r>
        <w:r w:rsidDel="00AC2D11">
          <w:rPr>
            <w:rStyle w:val="pxpl"/>
          </w:rPr>
          <w:fldChar w:fldCharType="end"/>
        </w:r>
        <w:r w:rsidDel="00AC2D11">
          <w:rPr>
            <w:rStyle w:val="pxpl"/>
          </w:rPr>
          <w:fldChar w:fldCharType="begin"/>
        </w:r>
        <w:r w:rsidDel="00AC2D11">
          <w:rPr>
            <w:rStyle w:val="pxpl"/>
          </w:rPr>
          <w:delInstrText>pl.reftext="Lepow, Speaking up: The Challenges to Section 501(c)(3)'s Political Activities Prohibition in a Post- Citizens United World"</w:delInstrText>
        </w:r>
        <w:r w:rsidDel="00AC2D11">
          <w:rPr>
            <w:rStyle w:val="pxpl"/>
          </w:rPr>
          <w:fldChar w:fldCharType="end"/>
        </w:r>
        <w:r w:rsidDel="00AC2D11">
          <w:rPr>
            <w:rStyle w:val="pxpl"/>
          </w:rPr>
          <w:delText>Lepow, Speaking up: The Challenges to Section 501(c)(3)'s Political Activities Prohibition in a Post- Citizens United World, 2014 Colum. Bus. L. Rev. 817 (2014)</w:delText>
        </w:r>
      </w:del>
    </w:p>
    <w:p w14:paraId="42911B90" w14:textId="77777777" w:rsidR="004E0EBB" w:rsidDel="00AC2D11" w:rsidRDefault="004E0EBB" w:rsidP="00AC2D11">
      <w:pPr>
        <w:pStyle w:val="pxrrp"/>
        <w:rPr>
          <w:del w:id="32" w:author="Cara Cardinale" w:date="2025-02-08T14:21:00Z"/>
        </w:rPr>
      </w:pPr>
      <w:del w:id="33"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pl.ref.id="I09JTEL"</w:delInstrText>
        </w:r>
        <w:r w:rsidDel="00AC2D11">
          <w:rPr>
            <w:rStyle w:val="pxpl"/>
          </w:rPr>
          <w:fldChar w:fldCharType="end"/>
        </w:r>
        <w:r w:rsidDel="00AC2D11">
          <w:rPr>
            <w:rStyle w:val="pxpl"/>
          </w:rPr>
          <w:fldChar w:fldCharType="begin"/>
        </w:r>
        <w:r w:rsidDel="00AC2D11">
          <w:rPr>
            <w:rStyle w:val="pxpl"/>
          </w:rPr>
          <w:delInstrText>pl.reftext="McGown &amp; Liddle, Corporate Sponsored Private Foundations--Do's and Don'ts"</w:delInstrText>
        </w:r>
        <w:r w:rsidDel="00AC2D11">
          <w:rPr>
            <w:rStyle w:val="pxpl"/>
          </w:rPr>
          <w:fldChar w:fldCharType="end"/>
        </w:r>
        <w:r w:rsidDel="00AC2D11">
          <w:rPr>
            <w:rStyle w:val="pxpl"/>
          </w:rPr>
          <w:delText>McGown &amp; Liddle, Corporate Sponsored Private Foundations--Do's and Don'ts, 58-OCT Advocate (Idaho) 29 (Oct. 2015)</w:delText>
        </w:r>
      </w:del>
    </w:p>
    <w:p w14:paraId="53DB43AB" w14:textId="77777777" w:rsidR="004E0EBB" w:rsidDel="00AC2D11" w:rsidRDefault="004E0EBB" w:rsidP="00AC2D11">
      <w:pPr>
        <w:pStyle w:val="pxrrp"/>
        <w:rPr>
          <w:del w:id="34" w:author="Cara Cardinale" w:date="2025-02-08T14:21:00Z"/>
        </w:rPr>
      </w:pPr>
      <w:del w:id="35"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pl.ref.id="I09MMJH"</w:delInstrText>
        </w:r>
        <w:r w:rsidDel="00AC2D11">
          <w:rPr>
            <w:rStyle w:val="pxpl"/>
          </w:rPr>
          <w:fldChar w:fldCharType="end"/>
        </w:r>
        <w:r w:rsidDel="00AC2D11">
          <w:rPr>
            <w:rStyle w:val="pxpl"/>
          </w:rPr>
          <w:fldChar w:fldCharType="begin"/>
        </w:r>
        <w:r w:rsidDel="00AC2D11">
          <w:rPr>
            <w:rStyle w:val="pxpl"/>
          </w:rPr>
          <w:delInstrText>pl.reftext="Tahk, Crossing the Tax Code's for-Profit/Nonprofit Border"</w:delInstrText>
        </w:r>
        <w:r w:rsidDel="00AC2D11">
          <w:rPr>
            <w:rStyle w:val="pxpl"/>
          </w:rPr>
          <w:fldChar w:fldCharType="end"/>
        </w:r>
        <w:r w:rsidDel="00AC2D11">
          <w:rPr>
            <w:rStyle w:val="pxpl"/>
          </w:rPr>
          <w:delText>Tahk, Crossing the Tax Code's for-Profit/Nonprofit Border, 118 Penn St. L. Rev. 489 (Winter 2014)</w:delText>
        </w:r>
      </w:del>
    </w:p>
    <w:p w14:paraId="1DBFE797" w14:textId="77777777" w:rsidR="004E0EBB" w:rsidDel="00AC2D11" w:rsidRDefault="004E0EBB" w:rsidP="00AC2D11">
      <w:pPr>
        <w:pStyle w:val="pxrrp"/>
        <w:rPr>
          <w:del w:id="36" w:author="Cara Cardinale" w:date="2025-02-08T14:21:00Z"/>
        </w:rPr>
      </w:pPr>
      <w:del w:id="37"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pl.ref.id="I09H09R"</w:delInstrText>
        </w:r>
        <w:r w:rsidDel="00AC2D11">
          <w:rPr>
            <w:rStyle w:val="pxpl"/>
          </w:rPr>
          <w:fldChar w:fldCharType="end"/>
        </w:r>
        <w:r w:rsidDel="00AC2D11">
          <w:rPr>
            <w:rStyle w:val="pxpl"/>
          </w:rPr>
          <w:fldChar w:fldCharType="begin"/>
        </w:r>
        <w:r w:rsidDel="00AC2D11">
          <w:rPr>
            <w:rStyle w:val="pxpl"/>
          </w:rPr>
          <w:delInstrText>pl.reftext="Tait, The Secret Economy of Charitable Giving"</w:delInstrText>
        </w:r>
        <w:r w:rsidDel="00AC2D11">
          <w:rPr>
            <w:rStyle w:val="pxpl"/>
          </w:rPr>
          <w:fldChar w:fldCharType="end"/>
        </w:r>
        <w:r w:rsidDel="00AC2D11">
          <w:rPr>
            <w:rStyle w:val="pxpl"/>
          </w:rPr>
          <w:delText>Tait, The Secret Economy of Charitable Giving, 95 B.U. L. Rev. 1663 (Oct. 2015)</w:delText>
        </w:r>
      </w:del>
    </w:p>
    <w:p w14:paraId="662457FB" w14:textId="77777777" w:rsidR="004E0EBB" w:rsidDel="00AC2D11" w:rsidRDefault="004E0EBB" w:rsidP="00AC2D11">
      <w:pPr>
        <w:pStyle w:val="pxrrp"/>
        <w:rPr>
          <w:del w:id="38" w:author="Cara Cardinale" w:date="2025-02-08T14:21:00Z"/>
        </w:rPr>
      </w:pPr>
      <w:del w:id="39"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pl.ref.id="I09JTEN"</w:delInstrText>
        </w:r>
        <w:r w:rsidDel="00AC2D11">
          <w:rPr>
            <w:rStyle w:val="pxpl"/>
          </w:rPr>
          <w:fldChar w:fldCharType="end"/>
        </w:r>
        <w:r w:rsidDel="00AC2D11">
          <w:rPr>
            <w:rStyle w:val="pxpl"/>
          </w:rPr>
          <w:fldChar w:fldCharType="begin"/>
        </w:r>
        <w:r w:rsidDel="00AC2D11">
          <w:rPr>
            <w:rStyle w:val="pxpl"/>
          </w:rPr>
          <w:delInstrText>pl.reftext="Vachon, Playing in the Sandbox: Moral Development and the Duty of Care in Collaborations Between for-Profit and Nonprofit Corporate Persons"</w:delInstrText>
        </w:r>
        <w:r w:rsidDel="00AC2D11">
          <w:rPr>
            <w:rStyle w:val="pxpl"/>
          </w:rPr>
          <w:fldChar w:fldCharType="end"/>
        </w:r>
        <w:r w:rsidDel="00AC2D11">
          <w:rPr>
            <w:rStyle w:val="pxpl"/>
          </w:rPr>
          <w:delText>Vachon, Playing in the Sandbox: Moral Development and the Duty of Care in Collaborations Between for-Profit and Nonprofit Corporate Persons, 33 Pace L. Rev. 1045 (Summer 2013)</w:delText>
        </w:r>
      </w:del>
    </w:p>
    <w:p w14:paraId="1B502701" w14:textId="77777777" w:rsidR="004E0EBB" w:rsidRDefault="004E0EBB" w:rsidP="00AC2D11">
      <w:pPr>
        <w:pStyle w:val="pxrrp"/>
      </w:pPr>
      <w:del w:id="40" w:author="Cara Cardinale" w:date="2025-02-08T14:21:00Z">
        <w:r w:rsidDel="00AC2D11">
          <w:delText xml:space="preserve"> </w:delText>
        </w:r>
        <w:r w:rsidDel="00AC2D11">
          <w:rPr>
            <w:rStyle w:val="pxvis"/>
            <w:rFonts w:ascii="Times NewRoman" w:hAnsi="Times NewRoman"/>
            <w:b w:val="0"/>
            <w:sz w:val="24"/>
          </w:rPr>
          <w:tab/>
        </w:r>
        <w:r w:rsidDel="00AC2D11">
          <w:rPr>
            <w:rStyle w:val="pxpl"/>
            <w:color w:val="FF0000"/>
            <w:sz w:val="20"/>
            <w:szCs w:val="20"/>
            <w:vertAlign w:val="superscript"/>
          </w:rPr>
          <w:delText>►</w:delText>
        </w:r>
        <w:r w:rsidDel="00AC2D11">
          <w:rPr>
            <w:rStyle w:val="pxpl"/>
          </w:rPr>
          <w:fldChar w:fldCharType="begin"/>
        </w:r>
        <w:r w:rsidDel="00AC2D11">
          <w:rPr>
            <w:rStyle w:val="pxpl"/>
          </w:rPr>
          <w:delInstrText>pl.ref.id="I09H0FF"</w:delInstrText>
        </w:r>
        <w:r w:rsidDel="00AC2D11">
          <w:rPr>
            <w:rStyle w:val="pxpl"/>
          </w:rPr>
          <w:fldChar w:fldCharType="end"/>
        </w:r>
        <w:r w:rsidDel="00AC2D11">
          <w:rPr>
            <w:rStyle w:val="pxpl"/>
          </w:rPr>
          <w:fldChar w:fldCharType="begin"/>
        </w:r>
        <w:r w:rsidDel="00AC2D11">
          <w:rPr>
            <w:rStyle w:val="pxpl"/>
          </w:rPr>
          <w:delInstrText>pl.reftext="Zwak, A Manageable Solution with Meaningful Results: Illuminating IRS Enforcement of &amp;s;501(c)(3)'s Prohibition on Political Intervention"</w:delInstrText>
        </w:r>
        <w:r w:rsidDel="00AC2D11">
          <w:rPr>
            <w:rStyle w:val="pxpl"/>
          </w:rPr>
          <w:fldChar w:fldCharType="end"/>
        </w:r>
        <w:r w:rsidDel="00AC2D11">
          <w:rPr>
            <w:rStyle w:val="pxpl"/>
          </w:rPr>
          <w:delText xml:space="preserve">Zwak, A Manageable Solution with Meaningful Results: Illuminating IRS Enforcement of </w:delText>
        </w:r>
        <w:r w:rsidDel="00AC2D11">
          <w:rPr>
            <w:rStyle w:val="pxpl"/>
            <w:vanish/>
          </w:rPr>
          <w:delText>&amp;s;</w:delText>
        </w:r>
        <w:r w:rsidDel="00AC2D11">
          <w:rPr>
            <w:rStyle w:val="pxvis"/>
            <w:rFonts w:ascii="Times NewRoman" w:hAnsi="Times NewRoman"/>
            <w:b w:val="0"/>
            <w:sz w:val="24"/>
          </w:rPr>
          <w:delText>§</w:delText>
        </w:r>
        <w:r w:rsidDel="00AC2D11">
          <w:rPr>
            <w:rStyle w:val="pxpl"/>
          </w:rPr>
          <w:delText>501(c)(3)'s Prohibition on Political Intervention, 99 Minn. L. Rev. 381 (Nov. 2014)</w:delText>
        </w:r>
      </w:del>
    </w:p>
    <w:p w14:paraId="6CF51DA3" w14:textId="77777777" w:rsidR="004E0EBB" w:rsidRDefault="004E0EBB">
      <w:pPr>
        <w:pStyle w:val="pxd"/>
        <w:spacing w:before="180"/>
      </w:pPr>
      <w:r>
        <w:t>I. General Considerations</w:t>
      </w:r>
    </w:p>
    <w:p w14:paraId="127EF2F9" w14:textId="77777777" w:rsidR="004E0EBB" w:rsidRDefault="004E0EBB">
      <w:pPr>
        <w:pStyle w:val="pxd"/>
        <w:spacing w:before="180"/>
      </w:pPr>
      <w:r>
        <w:t>A. Introduction</w:t>
      </w:r>
    </w:p>
    <w:p w14:paraId="2B3BFE92" w14:textId="77777777" w:rsidR="004E0EBB" w:rsidRDefault="004E0EBB">
      <w:pPr>
        <w:pStyle w:val="pxs"/>
        <w:spacing w:before="180"/>
        <w:rPr>
          <w:sz w:val="27"/>
          <w:szCs w:val="27"/>
        </w:rPr>
      </w:pPr>
      <w:r>
        <w:rPr>
          <w:sz w:val="27"/>
          <w:szCs w:val="27"/>
        </w:rPr>
        <w:t>31:1. In general</w:t>
      </w:r>
    </w:p>
    <w:p w14:paraId="37A1DEC9" w14:textId="77777777" w:rsidR="004E0EBB" w:rsidRDefault="004E0EBB">
      <w:pPr>
        <w:pStyle w:val="pxrr"/>
        <w:spacing w:before="180"/>
        <w:rPr>
          <w:sz w:val="24"/>
          <w:szCs w:val="24"/>
        </w:rPr>
      </w:pPr>
      <w:r>
        <w:rPr>
          <w:rStyle w:val="pxvis"/>
          <w:rFonts w:cs="Arial"/>
          <w:bCs/>
          <w:szCs w:val="28"/>
        </w:rPr>
        <w:t>Research References</w:t>
      </w:r>
    </w:p>
    <w:p w14:paraId="57ECA441"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tk.ref.id="I09H0FH"</w:instrText>
      </w:r>
      <w:r>
        <w:rPr>
          <w:rStyle w:val="pxtk"/>
        </w:rPr>
        <w:fldChar w:fldCharType="end"/>
      </w:r>
      <w:r>
        <w:rPr>
          <w:rStyle w:val="pxtk"/>
        </w:rPr>
        <w:t>West's Key Number Digest, Charities &amp;key;1</w:t>
      </w:r>
    </w:p>
    <w:p w14:paraId="2C662649"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p.ct.id="f477b8b0b92511efa86bc22ba615bad8|1|31:1"</w:instrText>
      </w:r>
      <w:r>
        <w:fldChar w:fldCharType="end"/>
      </w:r>
      <w:r>
        <w:t>Charitable organizations have been exempt from federal income taxation since 1909.</w:t>
      </w:r>
      <w:r w:rsidRPr="00E32094">
        <w:rPr>
          <w:rStyle w:val="FootnoteReference"/>
        </w:rPr>
        <w:footnoteReference w:customMarkFollows="1" w:id="1"/>
        <w:t>1</w:t>
      </w:r>
      <w:r>
        <w:t xml:space="preserve"> Contributions to such organizations are generally deductible for purposes of the donor's income, gift, and estate taxes.</w:t>
      </w:r>
      <w:r w:rsidRPr="00E32094">
        <w:rPr>
          <w:rStyle w:val="FootnoteReference"/>
        </w:rPr>
        <w:footnoteReference w:customMarkFollows="1" w:id="2"/>
        <w:t>2</w:t>
      </w:r>
      <w:r>
        <w:t xml:space="preserve"> Charitable organizations that qualify for the federal exemption are also exempt from New York's franchise tax and from other state and local taxes.</w:t>
      </w:r>
      <w:r w:rsidRPr="00E32094">
        <w:rPr>
          <w:rStyle w:val="FootnoteReference"/>
        </w:rPr>
        <w:footnoteReference w:customMarkFollows="1" w:id="3"/>
        <w:t>3</w:t>
      </w:r>
    </w:p>
    <w:p w14:paraId="65D77BBC"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p.ct.id="f477b8b0b92511efa86bc22ba615bad8|1|31:1"</w:instrText>
      </w:r>
      <w:r>
        <w:fldChar w:fldCharType="end"/>
      </w:r>
      <w:r>
        <w:t>Qualification for this preferred status is conditioned on the organization falling precisely within the terms of the statutory definition of an exempt organization.</w:t>
      </w:r>
      <w:r w:rsidRPr="00E32094">
        <w:rPr>
          <w:rStyle w:val="FootnoteReference"/>
        </w:rPr>
        <w:footnoteReference w:customMarkFollows="1" w:id="4"/>
        <w:t>4</w:t>
      </w:r>
      <w:r>
        <w:t xml:space="preserve"> As a general rule, statutes granting exemptions are strictly construed against the taxpayer, who has the burden of showing he or she is within the exemption.</w:t>
      </w:r>
      <w:r w:rsidRPr="00E32094">
        <w:rPr>
          <w:rStyle w:val="FootnoteReference"/>
        </w:rPr>
        <w:footnoteReference w:customMarkFollows="1" w:id="5"/>
        <w:t>5</w:t>
      </w:r>
      <w:r>
        <w:t xml:space="preserve"> Some courts consider charitable organizations an exception, however, and are inclined to grant exemption to any organization complying with the spirit and purpose of the exemption.</w:t>
      </w:r>
      <w:r w:rsidRPr="00E32094">
        <w:rPr>
          <w:rStyle w:val="FootnoteReference"/>
        </w:rPr>
        <w:footnoteReference w:customMarkFollows="1" w:id="6"/>
        <w:t>6</w:t>
      </w:r>
    </w:p>
    <w:p w14:paraId="16B2C480"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p.ct.id="f477b8b0b92511efa86bc22ba615bad8|1|31:1"</w:instrText>
      </w:r>
      <w:r>
        <w:fldChar w:fldCharType="end"/>
      </w:r>
      <w:r>
        <w:t>Exemption is thus crucial for successful fundraising activities, as well as successful operations. Tax considerations will inevitably play a major role in the organization and operation of any corporation or association of a charitable nature. Many of the forms and much of the legal discussion in this chapter reflect tax considerations.</w:t>
      </w:r>
    </w:p>
    <w:p w14:paraId="632916E0" w14:textId="77777777" w:rsidR="004E0EBB" w:rsidRDefault="004E0EBB">
      <w:pPr>
        <w:pStyle w:val="pxs"/>
        <w:spacing w:before="180"/>
        <w:rPr>
          <w:sz w:val="27"/>
          <w:szCs w:val="27"/>
        </w:rPr>
      </w:pPr>
      <w:r>
        <w:rPr>
          <w:sz w:val="27"/>
          <w:szCs w:val="27"/>
        </w:rPr>
        <w:t>31:2. Charity and charitable organization defined</w:t>
      </w:r>
    </w:p>
    <w:p w14:paraId="3A5F67F1" w14:textId="77777777" w:rsidR="004E0EBB" w:rsidRDefault="004E0EBB">
      <w:pPr>
        <w:pStyle w:val="pxrr"/>
        <w:spacing w:before="180"/>
        <w:rPr>
          <w:sz w:val="24"/>
          <w:szCs w:val="24"/>
        </w:rPr>
      </w:pPr>
      <w:r>
        <w:rPr>
          <w:rStyle w:val="pxvis"/>
          <w:rFonts w:cs="Arial"/>
          <w:bCs/>
          <w:szCs w:val="28"/>
        </w:rPr>
        <w:t>Research References</w:t>
      </w:r>
    </w:p>
    <w:p w14:paraId="792356D9"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tk.ref.id="I09JTRI"</w:instrText>
      </w:r>
      <w:r>
        <w:rPr>
          <w:rStyle w:val="pxtk"/>
        </w:rPr>
        <w:fldChar w:fldCharType="end"/>
      </w:r>
      <w:r>
        <w:rPr>
          <w:rStyle w:val="pxtk"/>
        </w:rPr>
        <w:t>West's Key Number Digest, Charities &amp;key;1</w:t>
      </w:r>
    </w:p>
    <w:p w14:paraId="5BC7BBEA"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p.ct.id="f477b8b0b92511efa86bc22ba615bad8|2|31:2"</w:instrText>
      </w:r>
      <w:r>
        <w:fldChar w:fldCharType="end"/>
      </w:r>
      <w:r>
        <w:t xml:space="preserve">The term </w:t>
      </w:r>
      <w:r>
        <w:rPr>
          <w:vanish/>
        </w:rPr>
        <w:t>&amp;ldquo;</w:t>
      </w:r>
      <w:r>
        <w:rPr>
          <w:rStyle w:val="pxvis"/>
          <w:rFonts w:ascii="Times NewRoman" w:hAnsi="Times NewRoman"/>
          <w:b w:val="0"/>
          <w:sz w:val="24"/>
        </w:rPr>
        <w:t>“</w:t>
      </w:r>
      <w:r>
        <w:t>charity</w:t>
      </w:r>
      <w:r>
        <w:rPr>
          <w:vanish/>
        </w:rPr>
        <w:t>&amp;rdquo;</w:t>
      </w:r>
      <w:r>
        <w:rPr>
          <w:rStyle w:val="pxvis"/>
          <w:rFonts w:ascii="Times NewRoman" w:hAnsi="Times NewRoman"/>
          <w:b w:val="0"/>
          <w:sz w:val="24"/>
        </w:rPr>
        <w:t>”</w:t>
      </w:r>
      <w:r>
        <w:t xml:space="preserve"> is used in a popular sense to mean any act of kindness to another. In a legal sense, a </w:t>
      </w:r>
      <w:r>
        <w:rPr>
          <w:vanish/>
        </w:rPr>
        <w:t>&amp;ldquo;</w:t>
      </w:r>
      <w:r>
        <w:rPr>
          <w:rStyle w:val="pxvis"/>
          <w:rFonts w:ascii="Times NewRoman" w:hAnsi="Times NewRoman"/>
          <w:b w:val="0"/>
          <w:sz w:val="24"/>
        </w:rPr>
        <w:t>“</w:t>
      </w:r>
      <w:r>
        <w:t>charity</w:t>
      </w:r>
      <w:r>
        <w:rPr>
          <w:vanish/>
        </w:rPr>
        <w:t>&amp;rdquo;</w:t>
      </w:r>
      <w:r>
        <w:rPr>
          <w:rStyle w:val="pxvis"/>
          <w:rFonts w:ascii="Times NewRoman" w:hAnsi="Times NewRoman"/>
          <w:b w:val="0"/>
          <w:sz w:val="24"/>
        </w:rPr>
        <w:t>”</w:t>
      </w:r>
      <w:r>
        <w:t xml:space="preserve"> is a gift that tends to promote the well-doing and well-being of society, generally.</w:t>
      </w:r>
      <w:r w:rsidRPr="00E32094">
        <w:rPr>
          <w:rStyle w:val="FootnoteReference"/>
        </w:rPr>
        <w:footnoteReference w:customMarkFollows="1" w:id="7"/>
        <w:t>1</w:t>
      </w:r>
      <w:r>
        <w:t xml:space="preserve"> For purposes of this chapter, however, </w:t>
      </w:r>
      <w:r>
        <w:rPr>
          <w:vanish/>
        </w:rPr>
        <w:t>&amp;ldquo;</w:t>
      </w:r>
      <w:r>
        <w:rPr>
          <w:rStyle w:val="pxvis"/>
          <w:rFonts w:ascii="Times NewRoman" w:hAnsi="Times NewRoman"/>
          <w:b w:val="0"/>
          <w:sz w:val="24"/>
        </w:rPr>
        <w:t>“</w:t>
      </w:r>
      <w:r>
        <w:t>charity</w:t>
      </w:r>
      <w:r>
        <w:rPr>
          <w:vanish/>
        </w:rPr>
        <w:t>&amp;rdquo;</w:t>
      </w:r>
      <w:r>
        <w:rPr>
          <w:rStyle w:val="pxvis"/>
          <w:rFonts w:ascii="Times NewRoman" w:hAnsi="Times NewRoman"/>
          <w:b w:val="0"/>
          <w:sz w:val="24"/>
        </w:rPr>
        <w:t>”</w:t>
      </w:r>
      <w:r>
        <w:t xml:space="preserve"> or </w:t>
      </w:r>
      <w:r>
        <w:rPr>
          <w:vanish/>
        </w:rPr>
        <w:t>&amp;ldquo;</w:t>
      </w:r>
      <w:r>
        <w:rPr>
          <w:rStyle w:val="pxvis"/>
          <w:rFonts w:ascii="Times NewRoman" w:hAnsi="Times NewRoman"/>
          <w:b w:val="0"/>
          <w:sz w:val="24"/>
        </w:rPr>
        <w:t>“</w:t>
      </w:r>
      <w:r>
        <w:t>charitable organization</w:t>
      </w:r>
      <w:r>
        <w:rPr>
          <w:vanish/>
        </w:rPr>
        <w:t>&amp;rdquo;</w:t>
      </w:r>
      <w:r>
        <w:rPr>
          <w:rStyle w:val="pxvis"/>
          <w:rFonts w:ascii="Times NewRoman" w:hAnsi="Times NewRoman"/>
          <w:b w:val="0"/>
          <w:sz w:val="24"/>
        </w:rPr>
        <w:t>”</w:t>
      </w:r>
      <w:r>
        <w:t xml:space="preserve"> will be used in a special sense to designate those organizations exempt from federal taxation under </w:t>
      </w:r>
      <w:r>
        <w:rPr>
          <w:rStyle w:val="pxst"/>
          <w:color w:val="FF0000"/>
          <w:sz w:val="20"/>
          <w:szCs w:val="20"/>
          <w:vertAlign w:val="superscript"/>
        </w:rPr>
        <w:t>►</w:t>
      </w:r>
      <w:r>
        <w:rPr>
          <w:rStyle w:val="pxst"/>
        </w:rPr>
        <w:fldChar w:fldCharType="begin"/>
      </w:r>
      <w:r>
        <w:rPr>
          <w:rStyle w:val="pxst"/>
        </w:rPr>
        <w:instrText>st.ref.id="I09H0NZ"</w:instrText>
      </w:r>
      <w:r>
        <w:rPr>
          <w:rStyle w:val="pxst"/>
        </w:rPr>
        <w:fldChar w:fldCharType="end"/>
      </w:r>
      <w:r>
        <w:rPr>
          <w:rStyle w:val="pxst"/>
        </w:rPr>
        <w:t>Section 501(c)(3) of the Internal Revenue Code</w:t>
      </w:r>
      <w:r>
        <w:t>.</w:t>
      </w:r>
      <w:r w:rsidRPr="00E32094">
        <w:rPr>
          <w:rStyle w:val="FootnoteReference"/>
        </w:rPr>
        <w:footnoteReference w:customMarkFollows="1" w:id="8"/>
        <w:t>2</w:t>
      </w:r>
      <w:r>
        <w:t xml:space="preserve"> Included in such exempt status are corporations and other organizations organized and operated exclusively for religious, charitable, scientific, testing for public safety, literary or educational purposes; to foster certain amateur sports competitions; or for the prevention of cruelty to animals or children, no part of the net earnings of which inure to the benefit of any private shareholder or individual, and no substantial part of the activities of which is the carrying on of propaganda or otherwise attempting to influence legislation except as otherwise provided by the Internal Revenue Code,</w:t>
      </w:r>
      <w:r w:rsidRPr="00E32094">
        <w:rPr>
          <w:rStyle w:val="FootnoteReference"/>
        </w:rPr>
        <w:footnoteReference w:customMarkFollows="1" w:id="9"/>
        <w:t>3</w:t>
      </w:r>
      <w:r>
        <w:t xml:space="preserve"> and which does not participate in or intervene in any political campaign on behalf of any candidate for public office, including the publishing or distributing of statements.</w:t>
      </w:r>
      <w:r w:rsidRPr="00E32094">
        <w:rPr>
          <w:rStyle w:val="FootnoteReference"/>
        </w:rPr>
        <w:footnoteReference w:customMarkFollows="1" w:id="10"/>
        <w:t>4</w:t>
      </w:r>
    </w:p>
    <w:p w14:paraId="1880EE3B"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p.ct.id="f477b8b0b92511efa86bc22ba615bad8|2|31:2"</w:instrText>
      </w:r>
      <w:r>
        <w:fldChar w:fldCharType="end"/>
      </w:r>
      <w:r>
        <w:t xml:space="preserve">The term </w:t>
      </w:r>
      <w:r>
        <w:rPr>
          <w:vanish/>
        </w:rPr>
        <w:t>&amp;ldquo;</w:t>
      </w:r>
      <w:r>
        <w:rPr>
          <w:rStyle w:val="pxvis"/>
          <w:rFonts w:ascii="Times NewRoman" w:hAnsi="Times NewRoman"/>
          <w:b w:val="0"/>
          <w:sz w:val="24"/>
        </w:rPr>
        <w:t>“</w:t>
      </w:r>
      <w:r>
        <w:t>charitable</w:t>
      </w:r>
      <w:r>
        <w:rPr>
          <w:vanish/>
        </w:rPr>
        <w:t>&amp;rdquo;</w:t>
      </w:r>
      <w:r>
        <w:rPr>
          <w:rStyle w:val="pxvis"/>
          <w:rFonts w:ascii="Times NewRoman" w:hAnsi="Times NewRoman"/>
          <w:b w:val="0"/>
          <w:sz w:val="24"/>
        </w:rPr>
        <w:t>”</w:t>
      </w:r>
      <w:r>
        <w:t xml:space="preserve"> is used in this definition in its generally accepted legal sense and includes relief of the poor and distressed or the underprivileged; advancement of religion, education, or science; erection or maintenance of public buildings, monuments, or works; lessening of the burdens of government; and promotion of social welfare by organizations designed to accomplish any of the above purposes or to lessen neighborhood tensions, eliminate prejudice and discrimination, defend human and civil rights secured by law, or to combat community deterioration and juvenile delinquency.</w:t>
      </w:r>
      <w:r w:rsidRPr="00E32094">
        <w:rPr>
          <w:rStyle w:val="FootnoteReference"/>
        </w:rPr>
        <w:footnoteReference w:customMarkFollows="1" w:id="11"/>
        <w:t>5</w:t>
      </w:r>
    </w:p>
    <w:p w14:paraId="25400854" w14:textId="77777777" w:rsidR="004E0EBB" w:rsidRDefault="004E0EBB">
      <w:pPr>
        <w:pStyle w:val="pxs"/>
        <w:spacing w:before="180"/>
        <w:rPr>
          <w:sz w:val="27"/>
          <w:szCs w:val="27"/>
        </w:rPr>
      </w:pPr>
      <w:r>
        <w:rPr>
          <w:sz w:val="27"/>
          <w:szCs w:val="27"/>
        </w:rPr>
        <w:t>31:3. Private foundation defined</w:t>
      </w:r>
    </w:p>
    <w:p w14:paraId="248C4F84" w14:textId="77777777" w:rsidR="004E0EBB" w:rsidRDefault="004E0EBB">
      <w:pPr>
        <w:pStyle w:val="pxrr"/>
        <w:spacing w:before="180"/>
        <w:rPr>
          <w:sz w:val="24"/>
          <w:szCs w:val="24"/>
        </w:rPr>
      </w:pPr>
      <w:r>
        <w:rPr>
          <w:rStyle w:val="pxvis"/>
          <w:rFonts w:cs="Arial"/>
          <w:bCs/>
          <w:szCs w:val="28"/>
        </w:rPr>
        <w:t>Research References</w:t>
      </w:r>
    </w:p>
    <w:p w14:paraId="35D33BFE"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tk.ref.id="I09H0V2"</w:instrText>
      </w:r>
      <w:r>
        <w:rPr>
          <w:rStyle w:val="pxtk"/>
        </w:rPr>
        <w:fldChar w:fldCharType="end"/>
      </w:r>
      <w:r>
        <w:rPr>
          <w:rStyle w:val="pxtk"/>
        </w:rPr>
        <w:t>West's Key Number Digest, Internal Revenue &amp;key;4063</w:t>
      </w:r>
    </w:p>
    <w:p w14:paraId="03B14C3B"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p.ct.id="f477b8b0b92511efa86bc22ba615bad8|3|31:3"</w:instrText>
      </w:r>
      <w:r>
        <w:fldChar w:fldCharType="end"/>
      </w:r>
      <w:r>
        <w:t xml:space="preserve">A </w:t>
      </w:r>
      <w:r>
        <w:rPr>
          <w:vanish/>
        </w:rPr>
        <w:t>&amp;ldquo;</w:t>
      </w:r>
      <w:r>
        <w:rPr>
          <w:rStyle w:val="pxvis"/>
          <w:rFonts w:ascii="Times NewRoman" w:hAnsi="Times NewRoman"/>
          <w:b w:val="0"/>
          <w:sz w:val="24"/>
        </w:rPr>
        <w:t>“</w:t>
      </w:r>
      <w:r>
        <w:t>private foundation</w:t>
      </w:r>
      <w:r>
        <w:rPr>
          <w:vanish/>
        </w:rPr>
        <w:t>&amp;rdquo;</w:t>
      </w:r>
      <w:r>
        <w:rPr>
          <w:rStyle w:val="pxvis"/>
          <w:rFonts w:ascii="Times NewRoman" w:hAnsi="Times NewRoman"/>
          <w:b w:val="0"/>
          <w:sz w:val="24"/>
        </w:rPr>
        <w:t>”</w:t>
      </w:r>
      <w:r>
        <w:t xml:space="preserve"> is basically one that is not publicly supported. Most exempt entities are private foundations and are subject to various additional requirements not imposed on publicly supported organizations. The Code presumes that an exempt organization is also a private foundation unless it falls within one of the exemptions.</w:t>
      </w:r>
      <w:r w:rsidRPr="00E32094">
        <w:rPr>
          <w:rStyle w:val="FootnoteReference"/>
        </w:rPr>
        <w:footnoteReference w:customMarkFollows="1" w:id="12"/>
        <w:t>1</w:t>
      </w:r>
    </w:p>
    <w:p w14:paraId="43C61573"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p.ct.id="f477b8b0b92511efa86bc22ba615bad8|3|31:3"</w:instrText>
      </w:r>
      <w:r>
        <w:fldChar w:fldCharType="end"/>
      </w:r>
      <w:r>
        <w:t xml:space="preserve">The first exemption covers the </w:t>
      </w:r>
      <w:r>
        <w:rPr>
          <w:vanish/>
        </w:rPr>
        <w:t>&amp;ldquo;</w:t>
      </w:r>
      <w:r>
        <w:rPr>
          <w:rStyle w:val="pxvis"/>
          <w:rFonts w:ascii="Times NewRoman" w:hAnsi="Times NewRoman"/>
          <w:b w:val="0"/>
          <w:sz w:val="24"/>
        </w:rPr>
        <w:t>“</w:t>
      </w:r>
      <w:r>
        <w:t>50 percent</w:t>
      </w:r>
      <w:r>
        <w:rPr>
          <w:vanish/>
        </w:rPr>
        <w:t>&amp;rdquo;</w:t>
      </w:r>
      <w:r>
        <w:rPr>
          <w:rStyle w:val="pxvis"/>
          <w:rFonts w:ascii="Times NewRoman" w:hAnsi="Times NewRoman"/>
          <w:b w:val="0"/>
          <w:sz w:val="24"/>
        </w:rPr>
        <w:t>”</w:t>
      </w:r>
      <w:r>
        <w:t xml:space="preserve"> charities listed in the charitable donations section of the Tax Code: churches, schools, hospitals, and publicly supported organizations.</w:t>
      </w:r>
      <w:r w:rsidRPr="00E32094">
        <w:rPr>
          <w:rStyle w:val="FootnoteReference"/>
        </w:rPr>
        <w:footnoteReference w:customMarkFollows="1" w:id="13"/>
        <w:t>2</w:t>
      </w:r>
      <w:r>
        <w:t xml:space="preserve"> Because the publicly supported criterion under the first exemption can be hazy, a second exemption offers a more specific test. If more than one-third of an organization's support comes from the public and not more than one-third comes from investment income, it is not a private foundation.</w:t>
      </w:r>
      <w:r w:rsidRPr="00E32094">
        <w:rPr>
          <w:rStyle w:val="FootnoteReference"/>
        </w:rPr>
        <w:footnoteReference w:customMarkFollows="1" w:id="14"/>
        <w:t>3</w:t>
      </w:r>
      <w:r>
        <w:t xml:space="preserve"> However, the one-third support cannot come from a </w:t>
      </w:r>
      <w:r>
        <w:rPr>
          <w:vanish/>
        </w:rPr>
        <w:t>&amp;ldquo;</w:t>
      </w:r>
      <w:r>
        <w:rPr>
          <w:rStyle w:val="pxvis"/>
          <w:rFonts w:ascii="Times NewRoman" w:hAnsi="Times NewRoman"/>
          <w:b w:val="0"/>
          <w:sz w:val="24"/>
        </w:rPr>
        <w:t>“</w:t>
      </w:r>
      <w:r>
        <w:t>disqualified person,</w:t>
      </w:r>
      <w:r>
        <w:rPr>
          <w:vanish/>
        </w:rPr>
        <w:t>&amp;rdquo;</w:t>
      </w:r>
      <w:r>
        <w:rPr>
          <w:rStyle w:val="pxvis"/>
          <w:rFonts w:ascii="Times NewRoman" w:hAnsi="Times NewRoman"/>
          <w:b w:val="0"/>
          <w:sz w:val="24"/>
        </w:rPr>
        <w:t>”</w:t>
      </w:r>
      <w:r>
        <w:t xml:space="preserve"> who is defined as one who is a substantial contributor to the organization, one who owns more than 20</w:t>
      </w:r>
      <w:r>
        <w:rPr>
          <w:vanish/>
        </w:rPr>
        <w:t>&amp;percnt;</w:t>
      </w:r>
      <w:r>
        <w:rPr>
          <w:rStyle w:val="pxvis"/>
          <w:rFonts w:ascii="Times NewRoman" w:hAnsi="Times NewRoman"/>
          <w:b w:val="0"/>
          <w:sz w:val="24"/>
        </w:rPr>
        <w:t>%</w:t>
      </w:r>
      <w:r>
        <w:t xml:space="preserve"> of the stock, or one who manages the operation.</w:t>
      </w:r>
      <w:r w:rsidRPr="00E32094">
        <w:rPr>
          <w:rStyle w:val="FootnoteReference"/>
        </w:rPr>
        <w:footnoteReference w:customMarkFollows="1" w:id="15"/>
        <w:t>4</w:t>
      </w:r>
      <w:r>
        <w:t xml:space="preserve"> A </w:t>
      </w:r>
      <w:r>
        <w:rPr>
          <w:vanish/>
        </w:rPr>
        <w:t>&amp;ldquo;</w:t>
      </w:r>
      <w:r>
        <w:rPr>
          <w:rStyle w:val="pxvis"/>
          <w:rFonts w:ascii="Times NewRoman" w:hAnsi="Times NewRoman"/>
          <w:b w:val="0"/>
          <w:sz w:val="24"/>
        </w:rPr>
        <w:t>“</w:t>
      </w:r>
      <w:r>
        <w:t>substantial contributor</w:t>
      </w:r>
      <w:r>
        <w:rPr>
          <w:vanish/>
        </w:rPr>
        <w:t>&amp;rdquo;</w:t>
      </w:r>
      <w:r>
        <w:rPr>
          <w:rStyle w:val="pxvis"/>
          <w:rFonts w:ascii="Times NewRoman" w:hAnsi="Times NewRoman"/>
          <w:b w:val="0"/>
          <w:sz w:val="24"/>
        </w:rPr>
        <w:t>”</w:t>
      </w:r>
      <w:r>
        <w:t xml:space="preserve"> is one who contributes more than $5,000 if that amount is more than 2</w:t>
      </w:r>
      <w:r>
        <w:rPr>
          <w:vanish/>
        </w:rPr>
        <w:t>&amp;percnt;</w:t>
      </w:r>
      <w:r>
        <w:rPr>
          <w:rStyle w:val="pxvis"/>
          <w:rFonts w:ascii="Times NewRoman" w:hAnsi="Times NewRoman"/>
          <w:b w:val="0"/>
          <w:sz w:val="24"/>
        </w:rPr>
        <w:t>%</w:t>
      </w:r>
      <w:r>
        <w:t xml:space="preserve"> of the total contributions. If the organization is a trust, the creator of the trust is a substantial contributor even if his or her contribution is less than $5,000.</w:t>
      </w:r>
      <w:r w:rsidRPr="00E32094">
        <w:rPr>
          <w:rStyle w:val="FootnoteReference"/>
        </w:rPr>
        <w:footnoteReference w:customMarkFollows="1" w:id="16"/>
        <w:t>5</w:t>
      </w:r>
    </w:p>
    <w:p w14:paraId="2131C874"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p.ct.id="f477b8b0b92511efa86bc22ba615bad8|3|31:3"</w:instrText>
      </w:r>
      <w:r>
        <w:fldChar w:fldCharType="end"/>
      </w:r>
      <w:r>
        <w:t>The remaining two exemptions are for organizations that operate on behalf of public charities and those engaged in testing for public safety.</w:t>
      </w:r>
      <w:r w:rsidRPr="00E32094">
        <w:rPr>
          <w:rStyle w:val="FootnoteReference"/>
        </w:rPr>
        <w:footnoteReference w:customMarkFollows="1" w:id="17"/>
        <w:t>6</w:t>
      </w:r>
    </w:p>
    <w:p w14:paraId="0DE3BE4B"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p.ct.id="f477b8b0b92511efa86bc22ba615bad8|3|31:3"</w:instrText>
      </w:r>
      <w:r>
        <w:fldChar w:fldCharType="end"/>
      </w:r>
      <w:r>
        <w:t>Once an organization becomes a private foundation, it remains a private foundation until it becomes a public charity or distributes all assets to a public charity. It can also transfer assets to another private foundation but must then request that the termination tax not apply.</w:t>
      </w:r>
      <w:r w:rsidRPr="00E32094">
        <w:rPr>
          <w:rStyle w:val="FootnoteReference"/>
        </w:rPr>
        <w:footnoteReference w:customMarkFollows="1" w:id="18"/>
        <w:t>7</w:t>
      </w:r>
    </w:p>
    <w:p w14:paraId="750806E7" w14:textId="77777777" w:rsidR="004E0EBB" w:rsidRDefault="004E0EBB">
      <w:pPr>
        <w:pStyle w:val="pxd"/>
        <w:spacing w:before="180"/>
      </w:pPr>
      <w:r>
        <w:t>B. Form Drafting Principles</w:t>
      </w:r>
    </w:p>
    <w:p w14:paraId="4FFDCCF2" w14:textId="77777777" w:rsidR="004E0EBB" w:rsidRDefault="004E0EBB">
      <w:pPr>
        <w:pStyle w:val="pxs"/>
        <w:spacing w:before="180"/>
        <w:rPr>
          <w:sz w:val="27"/>
          <w:szCs w:val="27"/>
        </w:rPr>
      </w:pPr>
      <w:r>
        <w:rPr>
          <w:sz w:val="27"/>
          <w:szCs w:val="27"/>
        </w:rPr>
        <w:t>31:4. Incorporation of charitable organizations</w:t>
      </w:r>
    </w:p>
    <w:p w14:paraId="56AC31A9" w14:textId="77777777" w:rsidR="004E0EBB" w:rsidRDefault="004E0EBB">
      <w:pPr>
        <w:pStyle w:val="pxrr"/>
        <w:spacing w:before="180"/>
        <w:rPr>
          <w:sz w:val="24"/>
          <w:szCs w:val="24"/>
        </w:rPr>
      </w:pPr>
      <w:r>
        <w:rPr>
          <w:rStyle w:val="pxvis"/>
          <w:rFonts w:cs="Arial"/>
          <w:bCs/>
          <w:szCs w:val="28"/>
        </w:rPr>
        <w:t>Research References</w:t>
      </w:r>
    </w:p>
    <w:p w14:paraId="26FA00C1"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tk.ref.id="I09H17U"</w:instrText>
      </w:r>
      <w:r>
        <w:rPr>
          <w:rStyle w:val="pxtk"/>
        </w:rPr>
        <w:fldChar w:fldCharType="end"/>
      </w:r>
      <w:r>
        <w:rPr>
          <w:rStyle w:val="pxtk"/>
        </w:rPr>
        <w:t>West's Key Number Digest, Corporations and Business Organizations &amp;key;3350 to 3499</w:t>
      </w:r>
    </w:p>
    <w:p w14:paraId="5FFBB637"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p.ct.id="f477b8b0b92511efa86bc22ba615bad8|4|31:4"</w:instrText>
      </w:r>
      <w:r>
        <w:fldChar w:fldCharType="end"/>
      </w:r>
      <w:r>
        <w:t>Under the New York Not-for-Profit Corporation Law</w:t>
      </w:r>
      <w:r w:rsidRPr="00E32094">
        <w:rPr>
          <w:rStyle w:val="FootnoteReference"/>
        </w:rPr>
        <w:footnoteReference w:customMarkFollows="1" w:id="19"/>
        <w:t>1</w:t>
      </w:r>
      <w:r>
        <w:t xml:space="preserve"> (</w:t>
      </w:r>
      <w:r>
        <w:rPr>
          <w:vanish/>
        </w:rPr>
        <w:t>&amp;ldquo;</w:t>
      </w:r>
      <w:r>
        <w:rPr>
          <w:rStyle w:val="pxvis"/>
          <w:rFonts w:ascii="Times NewRoman" w:hAnsi="Times NewRoman"/>
          <w:b w:val="0"/>
          <w:sz w:val="24"/>
        </w:rPr>
        <w:t>“</w:t>
      </w:r>
      <w:r>
        <w:t>Law</w:t>
      </w:r>
      <w:r>
        <w:rPr>
          <w:vanish/>
        </w:rPr>
        <w:t>&amp;rdquo;</w:t>
      </w:r>
      <w:r>
        <w:rPr>
          <w:rStyle w:val="pxvis"/>
          <w:rFonts w:ascii="Times NewRoman" w:hAnsi="Times NewRoman"/>
          <w:b w:val="0"/>
          <w:sz w:val="24"/>
        </w:rPr>
        <w:t>”</w:t>
      </w:r>
      <w:r>
        <w:t>), one or more natural persons over the age of 18 may form a nonprofit corporation.</w:t>
      </w:r>
      <w:r w:rsidRPr="00E32094">
        <w:rPr>
          <w:rStyle w:val="FootnoteReference"/>
        </w:rPr>
        <w:footnoteReference w:customMarkFollows="1" w:id="20"/>
        <w:t>2</w:t>
      </w:r>
      <w:r>
        <w:t xml:space="preserve"> Corporations may be formed under the Law either as a charitable corporation or a noncharitable corporation.</w:t>
      </w:r>
      <w:r w:rsidRPr="00E32094">
        <w:rPr>
          <w:rStyle w:val="FootnoteReference"/>
        </w:rPr>
        <w:footnoteReference w:customMarkFollows="1" w:id="21"/>
        <w:t>3</w:t>
      </w:r>
      <w:r>
        <w:t xml:space="preserve"> This chapter discusses corporations categorized as charitable corporations.</w:t>
      </w:r>
      <w:r w:rsidRPr="00E32094">
        <w:rPr>
          <w:rStyle w:val="FootnoteReference"/>
        </w:rPr>
        <w:footnoteReference w:customMarkFollows="1" w:id="22"/>
        <w:t>4</w:t>
      </w:r>
    </w:p>
    <w:p w14:paraId="568A4E78"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p.ct.id="f477b8b0b92511efa86bc22ba615bad8|4|31:4"</w:instrText>
      </w:r>
      <w:r>
        <w:fldChar w:fldCharType="end"/>
      </w:r>
      <w:r>
        <w:t>The Law specifies the powers of nonprofit corporations,</w:t>
      </w:r>
      <w:r w:rsidRPr="00E32094">
        <w:rPr>
          <w:rStyle w:val="FootnoteReference"/>
        </w:rPr>
        <w:footnoteReference w:customMarkFollows="1" w:id="23"/>
        <w:t>5</w:t>
      </w:r>
      <w:r>
        <w:t xml:space="preserve"> which include the power to acquire, own, sell, and invest its funds in real and personal property for its use and benefit.</w:t>
      </w:r>
      <w:r w:rsidRPr="00E32094">
        <w:rPr>
          <w:rStyle w:val="FootnoteReference"/>
        </w:rPr>
        <w:footnoteReference w:customMarkFollows="1" w:id="24"/>
        <w:t>6</w:t>
      </w:r>
      <w:r>
        <w:t xml:space="preserve"> Any corporation that is a private foundation</w:t>
      </w:r>
      <w:r w:rsidRPr="00E32094">
        <w:rPr>
          <w:rStyle w:val="FootnoteReference"/>
        </w:rPr>
        <w:footnoteReference w:customMarkFollows="1" w:id="25"/>
        <w:t>7</w:t>
      </w:r>
      <w:r>
        <w:t xml:space="preserve"> has specific restrictions on its powers.</w:t>
      </w:r>
      <w:r w:rsidRPr="00E32094">
        <w:rPr>
          <w:rStyle w:val="FootnoteReference"/>
        </w:rPr>
        <w:footnoteReference w:customMarkFollows="1" w:id="26"/>
        <w:t>8</w:t>
      </w:r>
    </w:p>
    <w:p w14:paraId="12F1406A"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p.ct.id="f477b8b0b92511efa86bc22ba615bad8|4|31:4"</w:instrText>
      </w:r>
      <w:r>
        <w:fldChar w:fldCharType="end"/>
      </w:r>
      <w:r>
        <w:t>A nonprofit corporation may only conduct a business for profit as an incident to its primary purpose.</w:t>
      </w:r>
      <w:r w:rsidRPr="00E32094">
        <w:rPr>
          <w:rStyle w:val="FootnoteReference"/>
        </w:rPr>
        <w:footnoteReference w:customMarkFollows="1" w:id="27"/>
        <w:t>9</w:t>
      </w:r>
      <w:r>
        <w:t xml:space="preserve"> However, such activity may undermine an attempt to qualify as a tax-exempt organization</w:t>
      </w:r>
      <w:r>
        <w:rPr>
          <w:rStyle w:val="FootnoteReference"/>
        </w:rPr>
        <w:t>1</w:t>
      </w:r>
      <w:r w:rsidRPr="00E32094">
        <w:rPr>
          <w:rStyle w:val="FootnoteReference"/>
        </w:rPr>
        <w:footnoteReference w:customMarkFollows="1" w:id="28"/>
        <w:t>0</w:t>
      </w:r>
      <w:r>
        <w:t xml:space="preserve"> or subject it to unrelated business income tax.</w:t>
      </w:r>
      <w:r>
        <w:rPr>
          <w:rStyle w:val="FootnoteReference"/>
        </w:rPr>
        <w:t>1</w:t>
      </w:r>
      <w:r w:rsidRPr="00E32094">
        <w:rPr>
          <w:rStyle w:val="FootnoteReference"/>
        </w:rPr>
        <w:footnoteReference w:customMarkFollows="1" w:id="29"/>
        <w:t>1</w:t>
      </w:r>
    </w:p>
    <w:p w14:paraId="4C40EEC9" w14:textId="77777777" w:rsidR="004E0EBB" w:rsidRDefault="004E0EBB">
      <w:pPr>
        <w:pStyle w:val="pxs"/>
        <w:spacing w:before="180"/>
        <w:rPr>
          <w:sz w:val="27"/>
          <w:szCs w:val="27"/>
        </w:rPr>
      </w:pPr>
      <w:r>
        <w:rPr>
          <w:sz w:val="27"/>
          <w:szCs w:val="27"/>
        </w:rPr>
        <w:t>31:5. Incorporation of charitable organizations</w:t>
      </w:r>
      <w:r>
        <w:rPr>
          <w:rStyle w:val="pxsep"/>
        </w:rPr>
        <w:t xml:space="preserve">-- </w:t>
      </w:r>
      <w:r>
        <w:rPr>
          <w:sz w:val="27"/>
          <w:szCs w:val="27"/>
        </w:rPr>
        <w:t>Formal requirements</w:t>
      </w:r>
    </w:p>
    <w:p w14:paraId="72156B69" w14:textId="77777777" w:rsidR="004E0EBB" w:rsidRDefault="004E0EBB">
      <w:pPr>
        <w:pStyle w:val="pxrr"/>
        <w:spacing w:before="180"/>
        <w:rPr>
          <w:sz w:val="24"/>
          <w:szCs w:val="24"/>
        </w:rPr>
      </w:pPr>
      <w:r>
        <w:rPr>
          <w:rStyle w:val="pxvis"/>
          <w:rFonts w:cs="Arial"/>
          <w:bCs/>
          <w:szCs w:val="28"/>
        </w:rPr>
        <w:t>Research References</w:t>
      </w:r>
    </w:p>
    <w:p w14:paraId="3AC6858B"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tk.ref.id="I09I54B"</w:instrText>
      </w:r>
      <w:r>
        <w:rPr>
          <w:rStyle w:val="pxtk"/>
        </w:rPr>
        <w:fldChar w:fldCharType="end"/>
      </w:r>
      <w:r>
        <w:rPr>
          <w:rStyle w:val="pxtk"/>
        </w:rPr>
        <w:t>West's Key Number Digest, Corporations and Business Organizations &amp;key;3374</w:t>
      </w:r>
    </w:p>
    <w:p w14:paraId="6CFDFCA3"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p.ct.id="f477b8b0b92511efa86bc22ba615bad8|5|31:5"</w:instrText>
      </w:r>
      <w:r>
        <w:fldChar w:fldCharType="end"/>
      </w:r>
      <w:r>
        <w:t>To be accepted for filing by the Department of State, the certificate of incorporation must contain certain basic statements.</w:t>
      </w:r>
      <w:r w:rsidRPr="00E32094">
        <w:rPr>
          <w:rStyle w:val="FootnoteReference"/>
        </w:rPr>
        <w:footnoteReference w:customMarkFollows="1" w:id="30"/>
        <w:t>1</w:t>
      </w:r>
      <w:r>
        <w:t xml:space="preserve"> The certificate must be in English, except that the corporate name may be in another language if written in English letters or characters.</w:t>
      </w:r>
      <w:r w:rsidRPr="00E32094">
        <w:rPr>
          <w:rStyle w:val="FootnoteReference"/>
        </w:rPr>
        <w:footnoteReference w:customMarkFollows="1" w:id="31"/>
        <w:t>2</w:t>
      </w:r>
      <w:r>
        <w:t xml:space="preserve"> The incorporators are required to comply with certain formalities as to the signing and filing of the certificate of incorporation. The certificate must be signed by each incorporator, with each incorporator's name and address included in the certificate.</w:t>
      </w:r>
      <w:r w:rsidRPr="00E32094">
        <w:rPr>
          <w:rStyle w:val="FootnoteReference"/>
        </w:rPr>
        <w:footnoteReference w:customMarkFollows="1" w:id="32"/>
        <w:t>3</w:t>
      </w:r>
      <w:r>
        <w:t xml:space="preserve"> The completed certificate must be delivered to the Department of State, together with any filing fees.</w:t>
      </w:r>
      <w:r w:rsidRPr="00E32094">
        <w:rPr>
          <w:rStyle w:val="FootnoteReference"/>
        </w:rPr>
        <w:footnoteReference w:customMarkFollows="1" w:id="33"/>
        <w:t>4</w:t>
      </w:r>
    </w:p>
    <w:p w14:paraId="66D1DC91"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p.ct.id="f477b8b0b92511efa86bc22ba615bad8|5|31:5"</w:instrText>
      </w:r>
      <w:r>
        <w:fldChar w:fldCharType="end"/>
      </w:r>
      <w:r>
        <w:t>If the certificate is for the incorporation of an existing unincorporated association, an affidavit of the subscribers of the certificate must be attached to the certificate stating that they constitute a majority of the members of a committee duly authorized to incorporate the association.</w:t>
      </w:r>
      <w:r w:rsidRPr="00E32094">
        <w:rPr>
          <w:rStyle w:val="FootnoteReference"/>
        </w:rPr>
        <w:footnoteReference w:customMarkFollows="1" w:id="34"/>
        <w:t>5</w:t>
      </w:r>
    </w:p>
    <w:p w14:paraId="1C07A17C"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p.ct.id="f477b8b0b92511efa86bc22ba615bad8|5|31:5"</w:instrText>
      </w:r>
      <w:r>
        <w:fldChar w:fldCharType="end"/>
      </w:r>
      <w:r>
        <w:t>Provisions regarding the particular authority that gives approvals and consents that are required to appear on certificates of incorporation for not-for-profit corporations vary according to the purpose of the corporation and are set forth by statute.</w:t>
      </w:r>
      <w:r w:rsidRPr="00E32094">
        <w:rPr>
          <w:rStyle w:val="FootnoteReference"/>
        </w:rPr>
        <w:footnoteReference w:customMarkFollows="1" w:id="35"/>
        <w:t>6</w:t>
      </w:r>
    </w:p>
    <w:p w14:paraId="6BCAE0B8"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p.ct.id="f477b8b0b92511efa86bc22ba615bad8|5|31:5"</w:instrText>
      </w:r>
      <w:r>
        <w:fldChar w:fldCharType="end"/>
      </w:r>
      <w:r>
        <w:t>In drafting the purpose clause for the certificate of incorporation, care should be taken to insure that this clause is sufficiently specific to qualify the corporation for exemption from federal income taxation.</w:t>
      </w:r>
      <w:r w:rsidRPr="00E32094">
        <w:rPr>
          <w:rStyle w:val="FootnoteReference"/>
        </w:rPr>
        <w:footnoteReference w:customMarkFollows="1" w:id="36"/>
        <w:t>7</w:t>
      </w:r>
    </w:p>
    <w:p w14:paraId="611BE868"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p.ct.id="f477b8b0b92511efa86bc22ba615bad8|5|31:5"</w:instrText>
      </w:r>
      <w:r>
        <w:fldChar w:fldCharType="end"/>
      </w:r>
      <w:r>
        <w:t>The completed certificate must be delivered to the Department of State.</w:t>
      </w:r>
      <w:r w:rsidRPr="00E32094">
        <w:rPr>
          <w:rStyle w:val="FootnoteReference"/>
        </w:rPr>
        <w:footnoteReference w:customMarkFollows="1" w:id="37"/>
        <w:t>8</w:t>
      </w:r>
      <w:r>
        <w:t xml:space="preserve"> Corporate existence begins upon the filing of the certificate of incorporation by that Department.</w:t>
      </w:r>
      <w:r w:rsidRPr="00E32094">
        <w:rPr>
          <w:rStyle w:val="FootnoteReference"/>
        </w:rPr>
        <w:footnoteReference w:customMarkFollows="1" w:id="38"/>
        <w:t>9</w:t>
      </w:r>
      <w:r>
        <w:t xml:space="preserve"> The corporation has perpetual existence unless otherwise specified in the certificate.</w:t>
      </w:r>
      <w:r>
        <w:rPr>
          <w:rStyle w:val="FootnoteReference"/>
        </w:rPr>
        <w:t>1</w:t>
      </w:r>
      <w:r w:rsidRPr="00E32094">
        <w:rPr>
          <w:rStyle w:val="FootnoteReference"/>
        </w:rPr>
        <w:footnoteReference w:customMarkFollows="1" w:id="39"/>
        <w:t>0</w:t>
      </w:r>
      <w:r>
        <w:t xml:space="preserve"> The certificate is conclusive evidence that all conditions precedent have been fulfilled and that the corporation has been formed as a not-for-profit corporation, except in an action or special proceeding brought by the Attorney General.</w:t>
      </w:r>
      <w:r>
        <w:rPr>
          <w:rStyle w:val="FootnoteReference"/>
        </w:rPr>
        <w:t>1</w:t>
      </w:r>
      <w:r w:rsidRPr="00E32094">
        <w:rPr>
          <w:rStyle w:val="FootnoteReference"/>
        </w:rPr>
        <w:footnoteReference w:customMarkFollows="1" w:id="40"/>
        <w:t>1</w:t>
      </w:r>
    </w:p>
    <w:p w14:paraId="06AFB779"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p.ct.id="f477b8b0b92511efa86bc22ba615bad8|5|31:5"</w:instrText>
      </w:r>
      <w:r>
        <w:fldChar w:fldCharType="end"/>
      </w:r>
      <w:r>
        <w:t>Securities issued by a not-for-profit corporation organized exclusively for charitable purposes are exempt from both federal and state securities registration statutes.</w:t>
      </w:r>
      <w:r>
        <w:rPr>
          <w:rStyle w:val="FootnoteReference"/>
        </w:rPr>
        <w:t>1</w:t>
      </w:r>
      <w:r w:rsidRPr="00E32094">
        <w:rPr>
          <w:rStyle w:val="FootnoteReference"/>
        </w:rPr>
        <w:footnoteReference w:customMarkFollows="1" w:id="41"/>
        <w:t>2</w:t>
      </w:r>
    </w:p>
    <w:p w14:paraId="1E1E60B2" w14:textId="77777777" w:rsidR="004E0EBB" w:rsidRDefault="004E0EBB">
      <w:pPr>
        <w:pStyle w:val="pxd"/>
        <w:spacing w:before="180"/>
      </w:pPr>
      <w:r>
        <w:t>C. Requirements as to Registration of and Reporting by Charitable Organizations</w:t>
      </w:r>
    </w:p>
    <w:p w14:paraId="0E7047F0" w14:textId="77777777" w:rsidR="004E0EBB" w:rsidRDefault="004E0EBB">
      <w:pPr>
        <w:pStyle w:val="pxs"/>
        <w:spacing w:before="180"/>
        <w:rPr>
          <w:sz w:val="27"/>
          <w:szCs w:val="27"/>
        </w:rPr>
      </w:pPr>
      <w:r>
        <w:rPr>
          <w:sz w:val="27"/>
          <w:szCs w:val="27"/>
        </w:rPr>
        <w:t>31:6. Registration requirements for purposes of soliciting funds</w:t>
      </w:r>
    </w:p>
    <w:p w14:paraId="0484694E" w14:textId="77777777" w:rsidR="004E0EBB" w:rsidRDefault="004E0EBB">
      <w:pPr>
        <w:pStyle w:val="pxrr"/>
        <w:spacing w:before="180"/>
        <w:rPr>
          <w:sz w:val="24"/>
          <w:szCs w:val="24"/>
        </w:rPr>
      </w:pPr>
      <w:r>
        <w:rPr>
          <w:rStyle w:val="pxvis"/>
          <w:rFonts w:cs="Arial"/>
          <w:bCs/>
          <w:szCs w:val="28"/>
        </w:rPr>
        <w:t>Research References</w:t>
      </w:r>
    </w:p>
    <w:p w14:paraId="66C881C4"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tk.ref.id="I09I5BL"</w:instrText>
      </w:r>
      <w:r>
        <w:rPr>
          <w:rStyle w:val="pxtk"/>
        </w:rPr>
        <w:fldChar w:fldCharType="end"/>
      </w:r>
      <w:r>
        <w:rPr>
          <w:rStyle w:val="pxtk"/>
        </w:rPr>
        <w:t>West's Key Number Digest, Charities &amp;key;42</w:t>
      </w:r>
    </w:p>
    <w:p w14:paraId="35273164"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p.ct.id="f477b8b0b92511efa86bc22ba615bad8|6|31:6"</w:instrText>
      </w:r>
      <w:r>
        <w:fldChar w:fldCharType="end"/>
      </w:r>
      <w:r>
        <w:t>With several exceptions,</w:t>
      </w:r>
      <w:r w:rsidRPr="00E32094">
        <w:rPr>
          <w:rStyle w:val="FootnoteReference"/>
        </w:rPr>
        <w:footnoteReference w:customMarkFollows="1" w:id="42"/>
        <w:t>1</w:t>
      </w:r>
      <w:r>
        <w:t xml:space="preserve"> every charitable organization that intends to solicit contributions from persons in the state or from any governmental agency must file a prescribed registration form with the Attorney General before any solicitation.</w:t>
      </w:r>
      <w:r w:rsidRPr="00E32094">
        <w:rPr>
          <w:rStyle w:val="FootnoteReference"/>
        </w:rPr>
        <w:footnoteReference w:customMarkFollows="1" w:id="43"/>
        <w:t>2</w:t>
      </w:r>
      <w:r>
        <w:t xml:space="preserve"> The information required in an application for registration is specified by statute.</w:t>
      </w:r>
      <w:r w:rsidRPr="00E32094">
        <w:rPr>
          <w:rStyle w:val="FootnoteReference"/>
        </w:rPr>
        <w:footnoteReference w:customMarkFollows="1" w:id="44"/>
        <w:t>3</w:t>
      </w:r>
      <w:r>
        <w:t xml:space="preserve"> Any statement filed must be signed under penalties of perjury by the President or other authorized officer and by the chief fiscal officer of the organization.</w:t>
      </w:r>
      <w:r w:rsidRPr="00E32094">
        <w:rPr>
          <w:rStyle w:val="FootnoteReference"/>
        </w:rPr>
        <w:footnoteReference w:customMarkFollows="1" w:id="45"/>
        <w:t>4</w:t>
      </w:r>
      <w:r>
        <w:t xml:space="preserve"> The fee for filing the statement is specified by statute.</w:t>
      </w:r>
      <w:r w:rsidRPr="00E32094">
        <w:rPr>
          <w:rStyle w:val="FootnoteReference"/>
        </w:rPr>
        <w:footnoteReference w:customMarkFollows="1" w:id="46"/>
        <w:t>5</w:t>
      </w:r>
      <w:r>
        <w:t xml:space="preserve"> A corporation that has properly registered pursuant to </w:t>
      </w:r>
      <w:r>
        <w:rPr>
          <w:rStyle w:val="pxst"/>
          <w:color w:val="FF0000"/>
          <w:sz w:val="20"/>
          <w:szCs w:val="20"/>
          <w:vertAlign w:val="superscript"/>
        </w:rPr>
        <w:t>►</w:t>
      </w:r>
      <w:r>
        <w:rPr>
          <w:rStyle w:val="pxst"/>
        </w:rPr>
        <w:fldChar w:fldCharType="begin"/>
      </w:r>
      <w:r>
        <w:rPr>
          <w:rStyle w:val="pxst"/>
        </w:rPr>
        <w:instrText>st.ref.id="I09NRSE"</w:instrText>
      </w:r>
      <w:r>
        <w:rPr>
          <w:rStyle w:val="pxst"/>
        </w:rPr>
        <w:fldChar w:fldCharType="end"/>
      </w:r>
      <w:r>
        <w:rPr>
          <w:rStyle w:val="pxst"/>
        </w:rPr>
        <w:t>Article 8 of the N.Y. Estates, Powers &amp; Trusts Law</w:t>
      </w:r>
      <w:r>
        <w:t xml:space="preserve"> is not required to register separately but must file with the Attorney General that it is registered under </w:t>
      </w:r>
      <w:r>
        <w:rPr>
          <w:rStyle w:val="pxst"/>
          <w:color w:val="FF0000"/>
          <w:sz w:val="20"/>
          <w:szCs w:val="20"/>
          <w:vertAlign w:val="superscript"/>
        </w:rPr>
        <w:t>►</w:t>
      </w:r>
      <w:r>
        <w:rPr>
          <w:rStyle w:val="pxst"/>
        </w:rPr>
        <w:fldChar w:fldCharType="begin"/>
      </w:r>
      <w:r>
        <w:rPr>
          <w:rStyle w:val="pxst"/>
        </w:rPr>
        <w:instrText>st.ref.id="I09QKXA"</w:instrText>
      </w:r>
      <w:r>
        <w:rPr>
          <w:rStyle w:val="pxst"/>
        </w:rPr>
        <w:fldChar w:fldCharType="end"/>
      </w:r>
      <w:r>
        <w:rPr>
          <w:rStyle w:val="pxst"/>
        </w:rPr>
        <w:t>Article 8</w:t>
      </w:r>
      <w:r>
        <w:t xml:space="preserve"> and provide all the additional documents (including any necessary additional financial filings) necessary to complete registration under the Executive Law.</w:t>
      </w:r>
      <w:r w:rsidRPr="00E32094">
        <w:rPr>
          <w:rStyle w:val="FootnoteReference"/>
        </w:rPr>
        <w:footnoteReference w:customMarkFollows="1" w:id="47"/>
        <w:t>6</w:t>
      </w:r>
      <w:r>
        <w:t xml:space="preserve"> A registration remains in effect unless it is either canceled as provided by statute, withdrawn by the organization, or the organization has failed to file the required financial report and has not remedied that failure.</w:t>
      </w:r>
      <w:r w:rsidRPr="00E32094">
        <w:rPr>
          <w:rStyle w:val="FootnoteReference"/>
        </w:rPr>
        <w:footnoteReference w:customMarkFollows="1" w:id="48"/>
        <w:t>7</w:t>
      </w:r>
      <w:r>
        <w:t xml:space="preserve"> The President or other authorized officer of a charity must notify the Attorney General, under oath, within 30 days of any material change in any information required to be furnished in a registration statement.</w:t>
      </w:r>
      <w:r w:rsidRPr="00E32094">
        <w:rPr>
          <w:rStyle w:val="FootnoteReference"/>
        </w:rPr>
        <w:footnoteReference w:customMarkFollows="1" w:id="49"/>
        <w:t>8</w:t>
      </w:r>
    </w:p>
    <w:p w14:paraId="3B9EA677"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p.ct.id="f477b8b0b92511efa86bc22ba615bad8|6|31:6"</w:instrText>
      </w:r>
      <w:r>
        <w:fldChar w:fldCharType="end"/>
      </w:r>
      <w:r>
        <w:t>In addition to the registration requirements, registered charitable organizations generally must file an annual written financial report with the Attorney General on forms prescribed by that office.</w:t>
      </w:r>
      <w:r w:rsidRPr="00E32094">
        <w:rPr>
          <w:rStyle w:val="FootnoteReference"/>
        </w:rPr>
        <w:footnoteReference w:customMarkFollows="1" w:id="50"/>
        <w:t>9</w:t>
      </w:r>
      <w:r>
        <w:t xml:space="preserve"> Failure to file a proper report will result in the discontinuance of the organization's registration. Additionally, the organization may not file a new registration until it complies with the reporting requirement and pays a re-registration fee to the Attorney General.</w:t>
      </w:r>
      <w:r>
        <w:rPr>
          <w:rStyle w:val="FootnoteReference"/>
        </w:rPr>
        <w:t>1</w:t>
      </w:r>
      <w:r w:rsidRPr="00E32094">
        <w:rPr>
          <w:rStyle w:val="FootnoteReference"/>
        </w:rPr>
        <w:footnoteReference w:customMarkFollows="1" w:id="51"/>
        <w:t>0</w:t>
      </w:r>
      <w:r>
        <w:t xml:space="preserve"> The forms, financial reports, professional fundraisers' contracts, and other documents filed with the Attorney General become public records</w:t>
      </w:r>
      <w:ins w:id="128" w:author="Cara Cardinale" w:date="2025-02-08T22:54:00Z">
        <w:r w:rsidR="00F74E8A">
          <w:t>,</w:t>
        </w:r>
        <w:r w:rsidR="00F74E8A" w:rsidRPr="00F74E8A">
          <w:t xml:space="preserve"> except that where such records are forms including the names, addresses or telephone numbers of contributors and amounts contributed by them, such names, addresses, and telephone numbers of contributors and amounts contributed by them shall not be a public record and shall not be subject to disclosure pursuant to </w:t>
        </w:r>
        <w:r w:rsidR="00F74E8A">
          <w:t>A</w:t>
        </w:r>
        <w:r w:rsidR="00F74E8A" w:rsidRPr="00F74E8A">
          <w:t xml:space="preserve">rticle </w:t>
        </w:r>
        <w:r w:rsidR="00F74E8A">
          <w:t>S</w:t>
        </w:r>
        <w:r w:rsidR="00F74E8A" w:rsidRPr="00F74E8A">
          <w:t xml:space="preserve">ix of the </w:t>
        </w:r>
        <w:r w:rsidR="00F74E8A">
          <w:t>P</w:t>
        </w:r>
        <w:r w:rsidR="00F74E8A" w:rsidRPr="00F74E8A">
          <w:t xml:space="preserve">ublic </w:t>
        </w:r>
        <w:r w:rsidR="00F74E8A">
          <w:t>O</w:t>
        </w:r>
        <w:r w:rsidR="00F74E8A" w:rsidRPr="00F74E8A">
          <w:t xml:space="preserve">fficers </w:t>
        </w:r>
        <w:r w:rsidR="00F74E8A">
          <w:t>L</w:t>
        </w:r>
        <w:r w:rsidR="00F74E8A" w:rsidRPr="00F74E8A">
          <w:t xml:space="preserve">aw, and the </w:t>
        </w:r>
      </w:ins>
      <w:ins w:id="129" w:author="Cara Cardinale" w:date="2025-02-08T22:55:00Z">
        <w:r w:rsidR="00F74E8A">
          <w:t>a</w:t>
        </w:r>
      </w:ins>
      <w:ins w:id="130" w:author="Cara Cardinale" w:date="2025-02-08T22:54:00Z">
        <w:r w:rsidR="00F74E8A" w:rsidRPr="00F74E8A">
          <w:t xml:space="preserve">ttorney </w:t>
        </w:r>
      </w:ins>
      <w:ins w:id="131" w:author="Cara Cardinale" w:date="2025-02-08T22:55:00Z">
        <w:r w:rsidR="00F74E8A">
          <w:t>g</w:t>
        </w:r>
      </w:ins>
      <w:ins w:id="132" w:author="Cara Cardinale" w:date="2025-02-08T22:54:00Z">
        <w:r w:rsidR="00F74E8A" w:rsidRPr="00F74E8A">
          <w:t xml:space="preserve">eneral shall keep such information confidential, except when authorized by a court order, and use it solely for the purpose of conducting investigations and litigation to enforce the not-for-profit corporation and religious corporation laws, the provisions of this article, </w:t>
        </w:r>
      </w:ins>
      <w:ins w:id="133" w:author="Cara Cardinale" w:date="2025-02-08T22:55:00Z">
        <w:r w:rsidR="00F74E8A">
          <w:t>A</w:t>
        </w:r>
      </w:ins>
      <w:ins w:id="134" w:author="Cara Cardinale" w:date="2025-02-08T22:54:00Z">
        <w:r w:rsidR="00F74E8A" w:rsidRPr="00F74E8A">
          <w:t xml:space="preserve">rticle </w:t>
        </w:r>
      </w:ins>
      <w:ins w:id="135" w:author="Cara Cardinale" w:date="2025-02-08T22:55:00Z">
        <w:r w:rsidR="00F74E8A">
          <w:t>E</w:t>
        </w:r>
      </w:ins>
      <w:ins w:id="136" w:author="Cara Cardinale" w:date="2025-02-08T22:54:00Z">
        <w:r w:rsidR="00F74E8A" w:rsidRPr="00F74E8A">
          <w:t xml:space="preserve">ight of the </w:t>
        </w:r>
      </w:ins>
      <w:ins w:id="137" w:author="Cara Cardinale" w:date="2025-02-08T22:55:00Z">
        <w:r w:rsidR="00F74E8A">
          <w:t>E</w:t>
        </w:r>
      </w:ins>
      <w:ins w:id="138" w:author="Cara Cardinale" w:date="2025-02-08T22:54:00Z">
        <w:r w:rsidR="00F74E8A" w:rsidRPr="00F74E8A">
          <w:t xml:space="preserve">states, </w:t>
        </w:r>
      </w:ins>
      <w:ins w:id="139" w:author="Cara Cardinale" w:date="2025-02-08T22:55:00Z">
        <w:r w:rsidR="00F74E8A">
          <w:t>P</w:t>
        </w:r>
      </w:ins>
      <w:ins w:id="140" w:author="Cara Cardinale" w:date="2025-02-08T22:54:00Z">
        <w:r w:rsidR="00F74E8A" w:rsidRPr="00F74E8A">
          <w:t xml:space="preserve">owers and </w:t>
        </w:r>
      </w:ins>
      <w:ins w:id="141" w:author="Cara Cardinale" w:date="2025-02-08T22:55:00Z">
        <w:r w:rsidR="00F74E8A">
          <w:t>T</w:t>
        </w:r>
      </w:ins>
      <w:ins w:id="142" w:author="Cara Cardinale" w:date="2025-02-08T22:54:00Z">
        <w:r w:rsidR="00F74E8A" w:rsidRPr="00F74E8A">
          <w:t xml:space="preserve">rusts </w:t>
        </w:r>
      </w:ins>
      <w:ins w:id="143" w:author="Cara Cardinale" w:date="2025-02-08T22:55:00Z">
        <w:r w:rsidR="00F74E8A">
          <w:t>L</w:t>
        </w:r>
      </w:ins>
      <w:ins w:id="144" w:author="Cara Cardinale" w:date="2025-02-08T22:54:00Z">
        <w:r w:rsidR="00F74E8A" w:rsidRPr="00F74E8A">
          <w:t>aw, and the attorney general's other authority to oversee charities and charitable assets</w:t>
        </w:r>
      </w:ins>
      <w:r>
        <w:t>.</w:t>
      </w:r>
      <w:r>
        <w:rPr>
          <w:rStyle w:val="FootnoteReference"/>
        </w:rPr>
        <w:t>1</w:t>
      </w:r>
      <w:r w:rsidRPr="00E32094">
        <w:rPr>
          <w:rStyle w:val="FootnoteReference"/>
        </w:rPr>
        <w:footnoteReference w:customMarkFollows="1" w:id="52"/>
        <w:t>1</w:t>
      </w:r>
      <w:r>
        <w:t xml:space="preserve"> Utilizing or exploiting registration to suggest an endorsement or approval by the state is prohibited.</w:t>
      </w:r>
      <w:r>
        <w:rPr>
          <w:rStyle w:val="FootnoteReference"/>
        </w:rPr>
        <w:t>1</w:t>
      </w:r>
      <w:r w:rsidRPr="00E32094">
        <w:rPr>
          <w:rStyle w:val="FootnoteReference"/>
        </w:rPr>
        <w:footnoteReference w:customMarkFollows="1" w:id="53"/>
        <w:t>2</w:t>
      </w:r>
    </w:p>
    <w:p w14:paraId="5064F49A" w14:textId="77777777" w:rsidR="004E0EBB" w:rsidRDefault="004E0EBB">
      <w:pPr>
        <w:pStyle w:val="pxs"/>
        <w:spacing w:before="180"/>
        <w:rPr>
          <w:sz w:val="27"/>
          <w:szCs w:val="27"/>
        </w:rPr>
      </w:pPr>
      <w:r>
        <w:rPr>
          <w:sz w:val="27"/>
          <w:szCs w:val="27"/>
        </w:rPr>
        <w:t>31:7. Checklist</w:t>
      </w:r>
      <w:r>
        <w:rPr>
          <w:rStyle w:val="pxsep"/>
        </w:rPr>
        <w:t xml:space="preserve">-- </w:t>
      </w:r>
      <w:r>
        <w:rPr>
          <w:sz w:val="27"/>
          <w:szCs w:val="27"/>
        </w:rPr>
        <w:t>Matters to include in an application for registration of solicitation</w:t>
      </w:r>
    </w:p>
    <w:p w14:paraId="4C089BD3" w14:textId="77777777" w:rsidR="004E0EBB" w:rsidRDefault="004E0EBB">
      <w:pPr>
        <w:pStyle w:val="pxov"/>
        <w:rPr>
          <w:vanish/>
        </w:rPr>
      </w:pPr>
      <w:r>
        <w:rPr>
          <w:vanish/>
        </w:rPr>
        <w:t>COL</w:t>
      </w:r>
    </w:p>
    <w:p w14:paraId="014ECC5E" w14:textId="77777777" w:rsidR="004E0EBB" w:rsidRDefault="004E0EBB">
      <w:pPr>
        <w:pStyle w:val="pxov"/>
        <w:rPr>
          <w:vanish/>
        </w:rPr>
      </w:pPr>
      <w:r>
        <w:rPr>
          <w:vanish/>
        </w:rPr>
        <w:t>NFP</w:t>
      </w:r>
    </w:p>
    <w:p w14:paraId="4702D60A" w14:textId="77777777" w:rsidR="004E0EBB" w:rsidRDefault="004E0EBB">
      <w:pPr>
        <w:pStyle w:val="pxov"/>
        <w:rPr>
          <w:vanish/>
        </w:rPr>
      </w:pPr>
      <w:r>
        <w:rPr>
          <w:vanish/>
        </w:rPr>
        <w:t>CHK</w:t>
      </w:r>
    </w:p>
    <w:p w14:paraId="52DA17B2" w14:textId="77777777" w:rsidR="004E0EBB" w:rsidRDefault="004E0EBB">
      <w:pPr>
        <w:pStyle w:val="pxov"/>
        <w:rPr>
          <w:vanish/>
        </w:rPr>
      </w:pPr>
      <w:r>
        <w:rPr>
          <w:vanish/>
        </w:rPr>
        <w:t>FCV</w:t>
      </w:r>
    </w:p>
    <w:p w14:paraId="13CBF9B5" w14:textId="77777777" w:rsidR="004E0EBB" w:rsidRDefault="004E0EBB">
      <w:pPr>
        <w:pStyle w:val="pxov"/>
        <w:rPr>
          <w:vanish/>
        </w:rPr>
      </w:pPr>
      <w:r>
        <w:rPr>
          <w:vanish/>
        </w:rPr>
        <w:t>FTR</w:t>
      </w:r>
    </w:p>
    <w:p w14:paraId="133759C4" w14:textId="77777777" w:rsidR="004E0EBB" w:rsidRDefault="004E0EBB">
      <w:pPr>
        <w:pStyle w:val="pxov"/>
        <w:rPr>
          <w:vanish/>
        </w:rPr>
      </w:pPr>
      <w:r>
        <w:rPr>
          <w:vanish/>
        </w:rPr>
        <w:t>EBL</w:t>
      </w:r>
    </w:p>
    <w:p w14:paraId="4D7B72D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p.ct.id="f477b8b0b92511efa86bc22ba615bad8|7|31:7"</w:instrText>
      </w:r>
      <w:r>
        <w:fldChar w:fldCharType="end"/>
      </w:r>
      <w:r>
        <w:t>1. Name of the organization and the name or names under which it intends to solicit contributions.</w:t>
      </w:r>
    </w:p>
    <w:p w14:paraId="13F19C9E"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p.ct.id="f477b8b0b92511efa86bc22ba615bad8|7|31:7"</w:instrText>
      </w:r>
      <w:r>
        <w:fldChar w:fldCharType="end"/>
      </w:r>
      <w:r>
        <w:t>2. The names and business, residence, or other addresses where each can regularly be found of the officers, directors, trustees, and executive personnel of the organization.</w:t>
      </w:r>
    </w:p>
    <w:p w14:paraId="37120C33"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p.ct.id="f477b8b0b92511efa86bc22ba615bad8|7|31:7"</w:instrText>
      </w:r>
      <w:r>
        <w:fldChar w:fldCharType="end"/>
      </w:r>
      <w:r>
        <w:t>3. Addresses of the organization, including addresses of any offices within the state. (If the organization does not maintain a principal office in New York, include the name and address of the person having custody of its financial records).</w:t>
      </w:r>
    </w:p>
    <w:p w14:paraId="4A6AE03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p.ct.id="f477b8b0b92511efa86bc22ba615bad8|7|31:7"</w:instrText>
      </w:r>
      <w:r>
        <w:fldChar w:fldCharType="end"/>
      </w:r>
      <w:r>
        <w:t>4. Statement as to where and when the organization was established, its form of organization, and its tax exempt status. The form must include a copy of the most recent letter of exemption, if any, issued by the Internal Revenue Service, the most recent communication from the Internal Revenue Service regarding any audit thereby, if any, and a copy of any organizational documents, such as the certificate of incorporation, bylaws, and amendments to those documents.</w:t>
      </w:r>
    </w:p>
    <w:p w14:paraId="01284FBD"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p.ct.id="f477b8b0b92511efa86bc22ba615bad8|7|31:7"</w:instrText>
      </w:r>
      <w:r>
        <w:fldChar w:fldCharType="end"/>
      </w:r>
      <w:r>
        <w:t>5. A clear description of the specific programs for which the solicited contributions will be used, and a statement as to whether those programs are in existence or planned.</w:t>
      </w:r>
    </w:p>
    <w:p w14:paraId="0287AA2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p.ct.id="f477b8b0b92511efa86bc22ba615bad8|7|31:7"</w:instrText>
      </w:r>
      <w:r>
        <w:fldChar w:fldCharType="end"/>
      </w:r>
      <w:r>
        <w:t>6. Date on which the fiscal year of the organization ends.</w:t>
      </w:r>
    </w:p>
    <w:p w14:paraId="29975F41"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p.ct.id="f477b8b0b92511efa86bc22ba615bad8|7|31:7"</w:instrText>
      </w:r>
      <w:r>
        <w:fldChar w:fldCharType="end"/>
      </w:r>
      <w:r>
        <w:t>7. Statement as to whether the organization is authorized by any other governmental authority to solicit contributions and whether it or any of its present officers, directors, executive personnel, or trustees are or have ever been fined or otherwise penalized or enjoined from soliciting contributions or have been found to have engaged in unlawful practices regarding solicitation of contributions or administration of charitable assets and whether its registration or license has been suspended or cancelled by any court or other governmental agency together with the identity of such courts or governmental agencies and the reasons for such fine, penalty, injunction, suspension, or cancellation.</w:t>
      </w:r>
    </w:p>
    <w:p w14:paraId="2F2E11B9"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p.ct.id="f477b8b0b92511efa86bc22ba615bad8|7|31:7"</w:instrText>
      </w:r>
      <w:r>
        <w:fldChar w:fldCharType="end"/>
      </w:r>
      <w:r>
        <w:t>8. Names and addresses of any professional fundraisers, fundraising counsel, or commercial coventurers who are acting or who have agreed to act on behalf of the organization.</w:t>
      </w:r>
    </w:p>
    <w:p w14:paraId="156AADE1"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p.ct.id="f477b8b0b92511efa86bc22ba615bad8|7|31:7"</w:instrText>
      </w:r>
      <w:r>
        <w:fldChar w:fldCharType="end"/>
      </w:r>
      <w:r>
        <w:t>9. A copy of the organization's annual report, if any, for the immediately preceding fiscal year.</w:t>
      </w:r>
    </w:p>
    <w:p w14:paraId="389D4D65"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p.ct.id="f477b8b0b92511efa86bc22ba615bad8|7|31:7"</w:instrText>
      </w:r>
      <w:r>
        <w:fldChar w:fldCharType="end"/>
      </w:r>
      <w:r>
        <w:t>10. The names and addresses of any chapters, branches, affiliates, or organizations that share in the contributions or other revenue received in the state.</w:t>
      </w:r>
    </w:p>
    <w:p w14:paraId="05AEE3D0" w14:textId="77777777" w:rsidR="004E0EBB" w:rsidRDefault="004E0EBB">
      <w:pPr>
        <w:pStyle w:val="pxcknotes"/>
        <w:rPr>
          <w:sz w:val="24"/>
          <w:szCs w:val="24"/>
        </w:rPr>
      </w:pPr>
    </w:p>
    <w:p w14:paraId="216662B4" w14:textId="77777777" w:rsidR="00F74B46" w:rsidRDefault="00F74B46">
      <w:pPr>
        <w:pStyle w:val="pxcknote"/>
        <w:spacing w:before="180"/>
        <w:rPr>
          <w:ins w:id="149" w:author="Cara Cardinale" w:date="2025-02-08T22:57:00Z"/>
          <w:b/>
          <w:bCs/>
        </w:rPr>
      </w:pPr>
      <w:ins w:id="150" w:author="Cara Cardinale" w:date="2025-02-08T22:56:00Z">
        <w:r>
          <w:rPr>
            <w:b/>
            <w:bCs/>
          </w:rPr>
          <w:t>Notes</w:t>
        </w:r>
      </w:ins>
    </w:p>
    <w:p w14:paraId="6FE55972" w14:textId="77777777" w:rsidR="004E0EBB" w:rsidRDefault="004E0EBB">
      <w:pPr>
        <w:pStyle w:val="pxcknote"/>
        <w:spacing w:before="180"/>
      </w:pPr>
      <w:del w:id="151" w:author="Cara Cardinale" w:date="2025-02-08T22:57:00Z">
        <w:r w:rsidDel="00F74B46">
          <w:delText>Drafter's Note</w:delText>
        </w:r>
      </w:del>
      <w:r>
        <w:t xml:space="preserve"> </w:t>
      </w:r>
    </w:p>
    <w:p w14:paraId="4CA5643F" w14:textId="77777777" w:rsidR="004E0EBB" w:rsidRDefault="004E0EBB">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p.ct.id="f477b8b0b92511efa86bc22ba615bad8|7|31:7"</w:instrText>
      </w:r>
      <w:r>
        <w:fldChar w:fldCharType="end"/>
      </w:r>
      <w:r>
        <w:t xml:space="preserve">This checklist is based on </w:t>
      </w:r>
      <w:r>
        <w:rPr>
          <w:rStyle w:val="pxst"/>
          <w:color w:val="FF0000"/>
          <w:sz w:val="20"/>
          <w:szCs w:val="20"/>
          <w:vertAlign w:val="superscript"/>
        </w:rPr>
        <w:t>►</w:t>
      </w:r>
      <w:r>
        <w:rPr>
          <w:rStyle w:val="pxst"/>
        </w:rPr>
        <w:fldChar w:fldCharType="begin"/>
      </w:r>
      <w:r>
        <w:rPr>
          <w:rStyle w:val="pxst"/>
        </w:rPr>
        <w:instrText>st.ref.id="I09I5PO"</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172(1)</w:t>
      </w:r>
      <w:r>
        <w:t>.</w:t>
      </w:r>
    </w:p>
    <w:p w14:paraId="0003AC38" w14:textId="77777777" w:rsidR="004E0EBB" w:rsidRDefault="004E0EBB">
      <w:pPr>
        <w:pStyle w:val="pxckrr"/>
        <w:rPr>
          <w:sz w:val="24"/>
          <w:szCs w:val="24"/>
        </w:rPr>
      </w:pPr>
      <w:r>
        <w:rPr>
          <w:rStyle w:val="pxvis"/>
          <w:rFonts w:cs="Arial"/>
          <w:bCs/>
          <w:szCs w:val="28"/>
        </w:rPr>
        <w:t>Research References</w:t>
      </w:r>
    </w:p>
    <w:p w14:paraId="27F27FF7" w14:textId="77777777" w:rsidR="004E0EBB" w:rsidRDefault="004E0EBB">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tk.ref.id="I09I5PR"</w:instrText>
      </w:r>
      <w:r>
        <w:rPr>
          <w:rStyle w:val="pxtk"/>
        </w:rPr>
        <w:fldChar w:fldCharType="end"/>
      </w:r>
      <w:r>
        <w:rPr>
          <w:rStyle w:val="pxtk"/>
        </w:rPr>
        <w:t>West's Key Number Digest, Charities &amp;key;42</w:t>
      </w:r>
    </w:p>
    <w:p w14:paraId="1D23F33C" w14:textId="77777777" w:rsidR="004E0EBB" w:rsidRDefault="004E0EBB">
      <w:pPr>
        <w:pStyle w:val="pxck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rc.ref.id="I09KYUN"</w:instrText>
      </w:r>
      <w:r>
        <w:rPr>
          <w:rStyle w:val="pxrc"/>
        </w:rPr>
        <w:fldChar w:fldCharType="end"/>
      </w:r>
      <w:r>
        <w:rPr>
          <w:rStyle w:val="pxrc"/>
        </w:rPr>
        <w:t xml:space="preserve">N.Y. Jur. 2d, Charities </w:t>
      </w:r>
      <w:r>
        <w:rPr>
          <w:rStyle w:val="pxrc"/>
          <w:vanish/>
        </w:rPr>
        <w:t>&amp;s;</w:t>
      </w:r>
      <w:del w:id="152" w:author="Cara Cardinale" w:date="2025-02-08T22:45:00Z">
        <w:r w:rsidDel="008E2DB0">
          <w:rPr>
            <w:rStyle w:val="pxvis"/>
            <w:rFonts w:ascii="Times NewRoman" w:hAnsi="Times NewRoman"/>
            <w:b w:val="0"/>
            <w:sz w:val="24"/>
          </w:rPr>
          <w:delText>§</w:delText>
        </w:r>
        <w:r w:rsidDel="008E2DB0">
          <w:rPr>
            <w:rStyle w:val="pxrc"/>
          </w:rPr>
          <w:delText>87</w:delText>
        </w:r>
      </w:del>
      <w:ins w:id="153" w:author="Cara Cardinale" w:date="2025-02-08T22:45:00Z">
        <w:r w:rsidR="008E2DB0">
          <w:rPr>
            <w:rStyle w:val="pxvis"/>
            <w:rFonts w:ascii="Times NewRoman" w:hAnsi="Times NewRoman"/>
            <w:b w:val="0"/>
            <w:sz w:val="24"/>
          </w:rPr>
          <w:t>§85</w:t>
        </w:r>
      </w:ins>
    </w:p>
    <w:p w14:paraId="0737178F" w14:textId="77777777" w:rsidR="004E0EBB" w:rsidRDefault="004E0EBB">
      <w:pPr>
        <w:pStyle w:val="pxs"/>
        <w:spacing w:before="180"/>
        <w:rPr>
          <w:sz w:val="27"/>
          <w:szCs w:val="27"/>
        </w:rPr>
      </w:pPr>
      <w:r>
        <w:rPr>
          <w:sz w:val="27"/>
          <w:szCs w:val="27"/>
        </w:rPr>
        <w:t>31:8. Registration requirements for purposes of acting as holding or administering property or income</w:t>
      </w:r>
    </w:p>
    <w:p w14:paraId="678F811B" w14:textId="77777777" w:rsidR="004E0EBB" w:rsidRDefault="004E0EBB">
      <w:pPr>
        <w:pStyle w:val="pxrr"/>
        <w:spacing w:before="180"/>
        <w:rPr>
          <w:sz w:val="24"/>
          <w:szCs w:val="24"/>
        </w:rPr>
      </w:pPr>
      <w:r>
        <w:rPr>
          <w:rStyle w:val="pxvis"/>
          <w:rFonts w:cs="Arial"/>
          <w:bCs/>
          <w:szCs w:val="28"/>
        </w:rPr>
        <w:t>Research References</w:t>
      </w:r>
    </w:p>
    <w:p w14:paraId="0758DB31"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tk.ref.id="I09NRZJ"</w:instrText>
      </w:r>
      <w:r>
        <w:rPr>
          <w:rStyle w:val="pxtk"/>
        </w:rPr>
        <w:fldChar w:fldCharType="end"/>
      </w:r>
      <w:r>
        <w:rPr>
          <w:rStyle w:val="pxtk"/>
        </w:rPr>
        <w:t>West's Key Number Digest, Charities &amp;key;41.5</w:t>
      </w:r>
    </w:p>
    <w:p w14:paraId="76DD91A8"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tk.ref.id="I09QL4F"</w:instrText>
      </w:r>
      <w:r>
        <w:rPr>
          <w:rStyle w:val="pxtk"/>
        </w:rPr>
        <w:fldChar w:fldCharType="end"/>
      </w:r>
      <w:r>
        <w:rPr>
          <w:rStyle w:val="pxtk"/>
        </w:rPr>
        <w:t>West's Key Number Digest, Charities &amp;key;45</w:t>
      </w:r>
    </w:p>
    <w:p w14:paraId="2D29D657"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tk.ref.id="I09TE9B"</w:instrText>
      </w:r>
      <w:r>
        <w:rPr>
          <w:rStyle w:val="pxtk"/>
        </w:rPr>
        <w:fldChar w:fldCharType="end"/>
      </w:r>
      <w:r>
        <w:rPr>
          <w:rStyle w:val="pxtk"/>
        </w:rPr>
        <w:t>West's Key Number Digest, Charities &amp;key;48</w:t>
      </w:r>
    </w:p>
    <w:p w14:paraId="39108845"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p.ct.id="f477b8b0b92511efa86bc22ba615bad8|8|31:8"</w:instrText>
      </w:r>
      <w:r>
        <w:fldChar w:fldCharType="end"/>
      </w:r>
      <w:r>
        <w:t>With certain exceptions,</w:t>
      </w:r>
      <w:r w:rsidRPr="00E32094">
        <w:rPr>
          <w:rStyle w:val="FootnoteReference"/>
        </w:rPr>
        <w:footnoteReference w:customMarkFollows="1" w:id="54"/>
        <w:t>1</w:t>
      </w:r>
      <w:r>
        <w:t xml:space="preserve"> every trustee must file with the Attorney General, within six months after any property held by the trustee or any income therefrom is required to be applied to charitable purposes, a copy of the instrument providing for the trustee's title, powers and duties.</w:t>
      </w:r>
      <w:r w:rsidRPr="00E32094">
        <w:rPr>
          <w:rStyle w:val="FootnoteReference"/>
        </w:rPr>
        <w:footnoteReference w:customMarkFollows="1" w:id="55"/>
        <w:t>2</w:t>
      </w:r>
    </w:p>
    <w:p w14:paraId="4A488F8A"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p.ct.id="f477b8b0b92511efa86bc22ba615bad8|8|31:8"</w:instrText>
      </w:r>
      <w:r>
        <w:fldChar w:fldCharType="end"/>
      </w:r>
      <w:r>
        <w:t>In addition, every trustee must, with certain exceptions,</w:t>
      </w:r>
      <w:r w:rsidRPr="00E32094">
        <w:rPr>
          <w:rStyle w:val="FootnoteReference"/>
        </w:rPr>
        <w:footnoteReference w:customMarkFollows="1" w:id="56"/>
        <w:t>3</w:t>
      </w:r>
      <w:r>
        <w:t xml:space="preserve"> file annual financial reports on forms prescribed by the Attorney General and under penalties for perjury, stating information as to the nature of assets held for charitable purposes and the administration of those assets. Every trustee is also required to file with the Attorney General and all identified current charitable beneficiaries a notice of the termination of the interest of any party in a trust that would cause all or part of the trust assets to be applied to charitable purposes or to have income therefrom so applied.</w:t>
      </w:r>
      <w:r w:rsidRPr="00E32094">
        <w:rPr>
          <w:rStyle w:val="FootnoteReference"/>
        </w:rPr>
        <w:footnoteReference w:customMarkFollows="1" w:id="57"/>
        <w:t>4</w:t>
      </w:r>
    </w:p>
    <w:p w14:paraId="5CB77E1E"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p.ct.id="f477b8b0b92511efa86bc22ba615bad8|8|31:8"</w:instrText>
      </w:r>
      <w:r>
        <w:fldChar w:fldCharType="end"/>
      </w:r>
      <w:r>
        <w:t xml:space="preserve">Trustees required to report to the Attorney General pursuant to </w:t>
      </w:r>
      <w:r>
        <w:rPr>
          <w:rStyle w:val="pxst"/>
          <w:color w:val="FF0000"/>
          <w:sz w:val="20"/>
          <w:szCs w:val="20"/>
          <w:vertAlign w:val="superscript"/>
        </w:rPr>
        <w:t>►</w:t>
      </w:r>
      <w:r>
        <w:rPr>
          <w:rStyle w:val="pxst"/>
        </w:rPr>
        <w:fldChar w:fldCharType="begin"/>
      </w:r>
      <w:r>
        <w:rPr>
          <w:rStyle w:val="pxst"/>
        </w:rPr>
        <w:instrText>st.ref.id="I09NS0T"</w:instrText>
      </w:r>
      <w:r>
        <w:rPr>
          <w:rStyle w:val="pxst"/>
        </w:rPr>
        <w:fldChar w:fldCharType="end"/>
      </w:r>
      <w:r>
        <w:rPr>
          <w:rStyle w:val="pxst"/>
        </w:rPr>
        <w:t>Article 7-A of the N.Y. Executive Law</w:t>
      </w:r>
      <w:r>
        <w:t xml:space="preserve"> must comply with the aforementioned annual financial reporting requirements by filing with the Attorney General, in addition to any other required reports, copies of any not-previously-filed financial reports required by </w:t>
      </w:r>
      <w:r>
        <w:rPr>
          <w:rStyle w:val="pxst"/>
          <w:color w:val="FF0000"/>
          <w:sz w:val="20"/>
          <w:szCs w:val="20"/>
          <w:vertAlign w:val="superscript"/>
        </w:rPr>
        <w:t>►</w:t>
      </w:r>
      <w:r>
        <w:rPr>
          <w:rStyle w:val="pxst"/>
        </w:rPr>
        <w:fldChar w:fldCharType="begin"/>
      </w:r>
      <w:r>
        <w:rPr>
          <w:rStyle w:val="pxst"/>
        </w:rPr>
        <w:instrText>st.ref.id="I09QL5P"</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172-b</w:t>
      </w:r>
      <w:r>
        <w:t>.</w:t>
      </w:r>
      <w:r w:rsidRPr="00E32094">
        <w:rPr>
          <w:rStyle w:val="FootnoteReference"/>
        </w:rPr>
        <w:footnoteReference w:customMarkFollows="1" w:id="58"/>
        <w:t>5</w:t>
      </w:r>
    </w:p>
    <w:p w14:paraId="066E2EB3"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p.ct.id="f477b8b0b92511efa86bc22ba615bad8|8|31:8"</w:instrText>
      </w:r>
      <w:r>
        <w:fldChar w:fldCharType="end"/>
      </w:r>
      <w:r>
        <w:t>Unless the filing of reports is suspended, the first report must be filed within six months after the end of the fiscal year during which the trustee becomes subject to the filing requirement.</w:t>
      </w:r>
      <w:r w:rsidRPr="00E32094">
        <w:rPr>
          <w:rStyle w:val="FootnoteReference"/>
        </w:rPr>
        <w:footnoteReference w:customMarkFollows="1" w:id="59"/>
        <w:t>6</w:t>
      </w:r>
    </w:p>
    <w:p w14:paraId="4C024EC9"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p.ct.id="f477b8b0b92511efa86bc22ba615bad8|8|31:8"</w:instrText>
      </w:r>
      <w:r>
        <w:fldChar w:fldCharType="end"/>
      </w:r>
      <w:r>
        <w:t>There is a fee for filing the registration and reports.</w:t>
      </w:r>
      <w:r w:rsidRPr="00E32094">
        <w:rPr>
          <w:rStyle w:val="FootnoteReference"/>
        </w:rPr>
        <w:footnoteReference w:customMarkFollows="1" w:id="60"/>
        <w:t>7</w:t>
      </w:r>
      <w:r>
        <w:t xml:space="preserve"> The registration, copies of instruments, and reports become open to public inspection. However, the Attorney General must withhold from public inspection copies of any report filed with any other governmental agency of New York or of the United States and required by law to be kept confidential by such agency and must, upon request of the trustee, withhold from public inspection that portion of any instrument filed that does not relate to charitable purposes and that is not otherwise of public record.</w:t>
      </w:r>
      <w:r w:rsidRPr="00E32094">
        <w:rPr>
          <w:rStyle w:val="FootnoteReference"/>
        </w:rPr>
        <w:footnoteReference w:customMarkFollows="1" w:id="61"/>
        <w:t>8</w:t>
      </w:r>
    </w:p>
    <w:p w14:paraId="0F9552FC" w14:textId="77777777" w:rsidR="004E0EBB" w:rsidRDefault="004E0EBB">
      <w:pPr>
        <w:pStyle w:val="pxd"/>
        <w:spacing w:before="180"/>
      </w:pPr>
      <w:r>
        <w:t>D. Tax Aspects</w:t>
      </w:r>
    </w:p>
    <w:p w14:paraId="6E9D387A" w14:textId="77777777" w:rsidR="004E0EBB" w:rsidRPr="005C0F4C" w:rsidRDefault="004E0EBB">
      <w:pPr>
        <w:pStyle w:val="pxd"/>
        <w:spacing w:before="180"/>
      </w:pPr>
      <w:r w:rsidRPr="005C0F4C">
        <w:t>1. Qualification and Application for Tax Exemption</w:t>
      </w:r>
    </w:p>
    <w:p w14:paraId="208CA399" w14:textId="77777777" w:rsidR="004E0EBB" w:rsidRPr="005C0F4C" w:rsidRDefault="004E0EBB">
      <w:pPr>
        <w:pStyle w:val="pxs"/>
        <w:spacing w:before="180"/>
        <w:rPr>
          <w:sz w:val="27"/>
          <w:szCs w:val="27"/>
        </w:rPr>
      </w:pPr>
      <w:r w:rsidRPr="005C0F4C">
        <w:rPr>
          <w:sz w:val="27"/>
          <w:szCs w:val="27"/>
        </w:rPr>
        <w:t>31:9. In general</w:t>
      </w:r>
    </w:p>
    <w:p w14:paraId="4E6CE10C" w14:textId="77777777" w:rsidR="004E0EBB" w:rsidRPr="005C0F4C" w:rsidRDefault="004E0EBB">
      <w:pPr>
        <w:pStyle w:val="pxrr"/>
        <w:spacing w:before="180"/>
        <w:rPr>
          <w:sz w:val="24"/>
          <w:szCs w:val="24"/>
        </w:rPr>
      </w:pPr>
      <w:r w:rsidRPr="005C0F4C">
        <w:rPr>
          <w:rStyle w:val="pxvis"/>
          <w:rFonts w:cs="Arial"/>
          <w:bCs/>
          <w:szCs w:val="28"/>
        </w:rPr>
        <w:t>Research References</w:t>
      </w:r>
    </w:p>
    <w:p w14:paraId="4202799A" w14:textId="77777777" w:rsidR="004E0EBB" w:rsidRPr="005C0F4C" w:rsidRDefault="004E0EBB">
      <w:pPr>
        <w:pStyle w:val="pxrrp"/>
      </w:pPr>
      <w:r w:rsidRPr="005C0F4C">
        <w:t xml:space="preserve"> </w:t>
      </w:r>
      <w:r w:rsidRPr="003A590D">
        <w:rPr>
          <w:rStyle w:val="pxvis"/>
          <w:rFonts w:ascii="Times NewRoman" w:hAnsi="Times NewRoman"/>
          <w:b w:val="0"/>
          <w:sz w:val="24"/>
        </w:rPr>
        <w:tab/>
      </w:r>
      <w:r w:rsidRPr="003A590D">
        <w:rPr>
          <w:rStyle w:val="pxtk"/>
          <w:color w:val="FF0000"/>
          <w:sz w:val="20"/>
          <w:szCs w:val="20"/>
          <w:vertAlign w:val="superscript"/>
        </w:rPr>
        <w:t>►</w:t>
      </w:r>
      <w:r w:rsidRPr="005C0F4C">
        <w:rPr>
          <w:rStyle w:val="pxtk"/>
        </w:rPr>
        <w:fldChar w:fldCharType="begin"/>
      </w:r>
      <w:r w:rsidRPr="005C0F4C">
        <w:rPr>
          <w:rStyle w:val="pxtk"/>
        </w:rPr>
        <w:instrText>tk.ref.id="I09I5WT"</w:instrText>
      </w:r>
      <w:r w:rsidRPr="005C0F4C">
        <w:rPr>
          <w:rStyle w:val="pxtk"/>
        </w:rPr>
        <w:fldChar w:fldCharType="end"/>
      </w:r>
      <w:r w:rsidRPr="005C0F4C">
        <w:rPr>
          <w:rStyle w:val="pxtk"/>
        </w:rPr>
        <w:t>West's Key Number Digest, Internal Revenue &amp;key;4045 to 4079</w:t>
      </w:r>
    </w:p>
    <w:p w14:paraId="73FFE687" w14:textId="77777777" w:rsidR="004E0EBB" w:rsidRDefault="004E0EBB">
      <w:pPr>
        <w:pStyle w:val="pxp"/>
      </w:pPr>
      <w:r w:rsidRPr="005C0F4C">
        <w:t xml:space="preserve"> </w:t>
      </w:r>
      <w:r w:rsidRPr="003A590D">
        <w:rPr>
          <w:rStyle w:val="pxvis"/>
          <w:rFonts w:ascii="Times NewRoman" w:hAnsi="Times NewRoman"/>
          <w:b w:val="0"/>
          <w:sz w:val="24"/>
        </w:rPr>
        <w:tab/>
      </w:r>
      <w:r w:rsidRPr="003A590D">
        <w:rPr>
          <w:color w:val="FF0000"/>
          <w:sz w:val="20"/>
          <w:szCs w:val="20"/>
          <w:vertAlign w:val="superscript"/>
        </w:rPr>
        <w:t>►</w:t>
      </w:r>
      <w:r w:rsidRPr="005C0F4C">
        <w:fldChar w:fldCharType="begin"/>
      </w:r>
      <w:r w:rsidRPr="005C0F4C">
        <w:instrText>p.ct.id="f477b8b0b92511efa86bc22ba615bad8|9|31:9"</w:instrText>
      </w:r>
      <w:r w:rsidRPr="005C0F4C">
        <w:fldChar w:fldCharType="end"/>
      </w:r>
      <w:r w:rsidRPr="005C0F4C">
        <w:t>Qualification for tax-exempt status under federal law is conditioned on the applicant's falling precisely within the terms of the statutory exemption in Section 501(c)(3)</w:t>
      </w:r>
      <w:r w:rsidRPr="005C0F4C">
        <w:rPr>
          <w:rStyle w:val="FootnoteReference"/>
        </w:rPr>
        <w:footnoteReference w:customMarkFollows="1" w:id="62"/>
        <w:t>1</w:t>
      </w:r>
      <w:r w:rsidRPr="005C0F4C">
        <w:t xml:space="preserve"> of the Code.</w:t>
      </w:r>
      <w:r w:rsidRPr="005C0F4C">
        <w:rPr>
          <w:rStyle w:val="FootnoteReference"/>
        </w:rPr>
        <w:footnoteReference w:customMarkFollows="1" w:id="63"/>
        <w:t>2</w:t>
      </w:r>
    </w:p>
    <w:p w14:paraId="3B3BC43A"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p.ct.id="f477b8b0b92511efa86bc22ba615bad8|9|31:9"</w:instrText>
      </w:r>
      <w:r>
        <w:fldChar w:fldCharType="end"/>
      </w:r>
      <w:r>
        <w:t>For federal income tax purposes, associations are generally treated as corporations as long as they possess sufficient corporate characteristics, such as limited liability, centralized management, free transferability of interests, and continuity of existence.</w:t>
      </w:r>
      <w:r w:rsidRPr="00E32094">
        <w:rPr>
          <w:rStyle w:val="FootnoteReference"/>
        </w:rPr>
        <w:footnoteReference w:customMarkFollows="1" w:id="64"/>
        <w:t>3</w:t>
      </w:r>
    </w:p>
    <w:p w14:paraId="7EE3B038"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p.ct.id="f477b8b0b92511efa86bc22ba615bad8|9|31:9"</w:instrText>
      </w:r>
      <w:r>
        <w:fldChar w:fldCharType="end"/>
      </w:r>
      <w:r>
        <w:t xml:space="preserve">Notwithstanding the exemption from federal income taxation, generally, charitable corporations are required to file an annual information return on </w:t>
      </w:r>
      <w:r>
        <w:rPr>
          <w:rStyle w:val="pxst"/>
          <w:color w:val="FF0000"/>
          <w:sz w:val="20"/>
          <w:szCs w:val="20"/>
          <w:vertAlign w:val="superscript"/>
        </w:rPr>
        <w:t>►</w:t>
      </w:r>
      <w:r>
        <w:rPr>
          <w:rStyle w:val="pxst"/>
        </w:rPr>
        <w:fldChar w:fldCharType="begin"/>
      </w:r>
      <w:r>
        <w:rPr>
          <w:rStyle w:val="pxst"/>
        </w:rPr>
        <w:instrText>st.ref.id="I09I5Y4"</w:instrText>
      </w:r>
      <w:r>
        <w:rPr>
          <w:rStyle w:val="pxst"/>
        </w:rPr>
        <w:fldChar w:fldCharType="end"/>
      </w:r>
      <w:r>
        <w:rPr>
          <w:rStyle w:val="pxst"/>
        </w:rPr>
        <w:t>IRS Form 990</w:t>
      </w:r>
      <w:r>
        <w:t xml:space="preserve"> and private foundations are required to file an annual information return on </w:t>
      </w:r>
      <w:r>
        <w:rPr>
          <w:rStyle w:val="pxsst"/>
          <w:color w:val="FF0000"/>
          <w:sz w:val="20"/>
          <w:szCs w:val="20"/>
          <w:vertAlign w:val="superscript"/>
        </w:rPr>
        <w:t>►</w:t>
      </w:r>
      <w:r>
        <w:rPr>
          <w:rStyle w:val="pxsst"/>
        </w:rPr>
        <w:fldChar w:fldCharType="begin"/>
      </w:r>
      <w:r>
        <w:rPr>
          <w:rStyle w:val="pxsst"/>
        </w:rPr>
        <w:instrText>sst.ref.id="I09KZ30"</w:instrText>
      </w:r>
      <w:r>
        <w:rPr>
          <w:rStyle w:val="pxsst"/>
        </w:rPr>
        <w:fldChar w:fldCharType="end"/>
      </w:r>
      <w:r>
        <w:rPr>
          <w:rStyle w:val="pxsst"/>
        </w:rPr>
        <w:t>IRS Form 990-PF</w:t>
      </w:r>
      <w:r>
        <w:t>.</w:t>
      </w:r>
      <w:r w:rsidRPr="00E32094">
        <w:rPr>
          <w:rStyle w:val="FootnoteReference"/>
        </w:rPr>
        <w:footnoteReference w:customMarkFollows="1" w:id="65"/>
        <w:t>4</w:t>
      </w:r>
    </w:p>
    <w:p w14:paraId="7FEC5BA9"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p.ct.id="f477b8b0b92511efa86bc22ba615bad8|9|31:9"</w:instrText>
      </w:r>
      <w:r>
        <w:fldChar w:fldCharType="end"/>
      </w:r>
      <w:r>
        <w:t>Although private foundations are generally exempt from income tax, they are subject to special taxes and to notification and reporting requirements.</w:t>
      </w:r>
      <w:r w:rsidRPr="00E32094">
        <w:rPr>
          <w:rStyle w:val="FootnoteReference"/>
        </w:rPr>
        <w:footnoteReference w:customMarkFollows="1" w:id="66"/>
        <w:t>5</w:t>
      </w:r>
    </w:p>
    <w:p w14:paraId="29856466"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p.ct.id="f477b8b0b92511efa86bc22ba615bad8|9|31:9"</w:instrText>
      </w:r>
      <w:r>
        <w:fldChar w:fldCharType="end"/>
      </w:r>
      <w:r>
        <w:t>Subject to certain restrictions on contributions of appreciated property and other restrictions, contributions or gifts to exempt charitable organizations are currently deductible in computing federal income,</w:t>
      </w:r>
      <w:r w:rsidRPr="00E32094">
        <w:rPr>
          <w:rStyle w:val="FootnoteReference"/>
        </w:rPr>
        <w:footnoteReference w:customMarkFollows="1" w:id="67"/>
        <w:t>6</w:t>
      </w:r>
      <w:r>
        <w:t xml:space="preserve"> estate,</w:t>
      </w:r>
      <w:r w:rsidRPr="00E32094">
        <w:rPr>
          <w:rStyle w:val="FootnoteReference"/>
        </w:rPr>
        <w:footnoteReference w:customMarkFollows="1" w:id="68"/>
        <w:t>7</w:t>
      </w:r>
      <w:r>
        <w:t xml:space="preserve"> and gift taxes.</w:t>
      </w:r>
      <w:r w:rsidRPr="00E32094">
        <w:rPr>
          <w:rStyle w:val="FootnoteReference"/>
        </w:rPr>
        <w:footnoteReference w:customMarkFollows="1" w:id="69"/>
        <w:t>8</w:t>
      </w:r>
    </w:p>
    <w:p w14:paraId="7D695639"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p.ct.id="f477b8b0b92511efa86bc22ba615bad8|9|31:9"</w:instrText>
      </w:r>
      <w:r>
        <w:fldChar w:fldCharType="end"/>
      </w:r>
      <w:r>
        <w:t>The New York Constitution provides that the legislature may, by general law, which cannot be repealed, exempt from taxation the property used exclusively for religious, educational, or charitable purposes and owned by any corporation organized exclusively for one or more of such purposes and not operating for profit.</w:t>
      </w:r>
      <w:r w:rsidRPr="00E32094">
        <w:rPr>
          <w:rStyle w:val="FootnoteReference"/>
        </w:rPr>
        <w:footnoteReference w:customMarkFollows="1" w:id="70"/>
        <w:t>9</w:t>
      </w:r>
    </w:p>
    <w:p w14:paraId="4D1DB940" w14:textId="77777777" w:rsidR="004E0EBB" w:rsidRDefault="004E0EBB">
      <w:pPr>
        <w:pStyle w:val="pxs"/>
        <w:spacing w:before="180"/>
        <w:rPr>
          <w:sz w:val="27"/>
          <w:szCs w:val="27"/>
        </w:rPr>
      </w:pPr>
      <w:r>
        <w:rPr>
          <w:sz w:val="27"/>
          <w:szCs w:val="27"/>
        </w:rPr>
        <w:t>31:10. Qualification for exemption from federal income taxation</w:t>
      </w:r>
    </w:p>
    <w:p w14:paraId="08589F80" w14:textId="77777777" w:rsidR="004E0EBB" w:rsidRDefault="004E0EBB">
      <w:pPr>
        <w:pStyle w:val="pxrr"/>
        <w:spacing w:before="180"/>
        <w:rPr>
          <w:sz w:val="24"/>
          <w:szCs w:val="24"/>
        </w:rPr>
      </w:pPr>
      <w:r>
        <w:rPr>
          <w:rStyle w:val="pxvis"/>
          <w:rFonts w:cs="Arial"/>
          <w:bCs/>
          <w:szCs w:val="28"/>
        </w:rPr>
        <w:t>Research References</w:t>
      </w:r>
    </w:p>
    <w:p w14:paraId="4AEB9D68"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tk.ref.id="I09NSDQ"</w:instrText>
      </w:r>
      <w:r>
        <w:rPr>
          <w:rStyle w:val="pxtk"/>
        </w:rPr>
        <w:fldChar w:fldCharType="end"/>
      </w:r>
      <w:r>
        <w:rPr>
          <w:rStyle w:val="pxtk"/>
        </w:rPr>
        <w:t>West's Key Number Digest, Internal Revenue &amp;key;4045 to 4079</w:t>
      </w:r>
    </w:p>
    <w:p w14:paraId="4C02898E"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t>To qualify for exemption from federal income taxation, an organization must establish that its purpose falls within one of the statutory categories</w:t>
      </w:r>
      <w:r w:rsidRPr="00E32094">
        <w:rPr>
          <w:rStyle w:val="FootnoteReference"/>
        </w:rPr>
        <w:footnoteReference w:customMarkFollows="1" w:id="71"/>
        <w:t>1</w:t>
      </w:r>
      <w:r>
        <w:t xml:space="preserve"> and that its activities demonstrably serve and are in harmony with the public interest.</w:t>
      </w:r>
      <w:r w:rsidRPr="00E32094">
        <w:rPr>
          <w:rStyle w:val="FootnoteReference"/>
        </w:rPr>
        <w:footnoteReference w:customMarkFollows="1" w:id="72"/>
        <w:t>2</w:t>
      </w:r>
      <w:r>
        <w:t xml:space="preserve"> The organization must be both organized and operated exclusively for charitable purposes.</w:t>
      </w:r>
      <w:r w:rsidRPr="00E32094">
        <w:rPr>
          <w:rStyle w:val="FootnoteReference"/>
        </w:rPr>
        <w:footnoteReference w:customMarkFollows="1" w:id="73"/>
        <w:t>3</w:t>
      </w:r>
    </w:p>
    <w:p w14:paraId="1863E035"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rPr>
          <w:rStyle w:val="pxi"/>
          <w:i/>
          <w:iCs/>
        </w:rPr>
        <w:t>Organizational test</w:t>
      </w:r>
      <w:r>
        <w:t>. A charity is considered organized exclusively for one or more charitable purposes only when its articles of organization (certificate of incorporation, certificate of association, etc.) limit the purposes of the organization to one or more charitable purposes and do not expressly empower the organization to engage in substantial activities not in furtherance of its charitable purposes.</w:t>
      </w:r>
      <w:r w:rsidRPr="00E32094">
        <w:rPr>
          <w:rStyle w:val="FootnoteReference"/>
        </w:rPr>
        <w:footnoteReference w:customMarkFollows="1" w:id="74"/>
        <w:t>4</w:t>
      </w:r>
      <w:r>
        <w:t xml:space="preserve"> In meeting this test, the organization's purposes, as stated in its articles of organization, may be as broad as, or more specific than, the language contained in </w:t>
      </w:r>
      <w:r>
        <w:rPr>
          <w:rStyle w:val="pxst"/>
          <w:color w:val="FF0000"/>
          <w:sz w:val="20"/>
          <w:szCs w:val="20"/>
          <w:vertAlign w:val="superscript"/>
        </w:rPr>
        <w:t>►</w:t>
      </w:r>
      <w:r>
        <w:rPr>
          <w:rStyle w:val="pxst"/>
        </w:rPr>
        <w:fldChar w:fldCharType="begin"/>
      </w:r>
      <w:r>
        <w:rPr>
          <w:rStyle w:val="pxst"/>
        </w:rPr>
        <w:instrText>st.ref.id="I09TEOT"</w:instrText>
      </w:r>
      <w:r>
        <w:rPr>
          <w:rStyle w:val="pxst"/>
        </w:rPr>
        <w:fldChar w:fldCharType="end"/>
      </w:r>
      <w:r>
        <w:rPr>
          <w:rStyle w:val="pxst"/>
        </w:rPr>
        <w:t>Section 501(c)(3) of the Internal Revenue Code</w:t>
      </w:r>
      <w:r>
        <w:t>, but in no event may they be broader.</w:t>
      </w:r>
      <w:r w:rsidRPr="00E32094">
        <w:rPr>
          <w:rStyle w:val="FootnoteReference"/>
        </w:rPr>
        <w:footnoteReference w:customMarkFollows="1" w:id="75"/>
        <w:t>5</w:t>
      </w:r>
      <w:r>
        <w:t xml:space="preserve"> An organization is not organized exclusively for one or more exempt purposes if its articles expressly empower it to devote more than an insubstantial part of its activities to attempting to influence legislation by propaganda or otherwise or directly or indirectly to participate in or intervene in any political campaign on behalf of or in opposition to any candidate for public office, including the publishing or distributing of statements, or to have objectives and to engage in activities that characterize it as an </w:t>
      </w:r>
      <w:r>
        <w:rPr>
          <w:vanish/>
        </w:rPr>
        <w:t>&amp;ldquo;</w:t>
      </w:r>
      <w:r>
        <w:rPr>
          <w:rStyle w:val="pxvis"/>
          <w:rFonts w:ascii="Times NewRoman" w:hAnsi="Times NewRoman"/>
          <w:b w:val="0"/>
          <w:sz w:val="24"/>
        </w:rPr>
        <w:t>“</w:t>
      </w:r>
      <w:r>
        <w:t>action</w:t>
      </w:r>
      <w:r>
        <w:rPr>
          <w:vanish/>
        </w:rPr>
        <w:t>&amp;rdquo;</w:t>
      </w:r>
      <w:r>
        <w:rPr>
          <w:rStyle w:val="pxvis"/>
          <w:rFonts w:ascii="Times NewRoman" w:hAnsi="Times NewRoman"/>
          <w:b w:val="0"/>
          <w:sz w:val="24"/>
        </w:rPr>
        <w:t>”</w:t>
      </w:r>
      <w:r>
        <w:t xml:space="preserve"> organization.</w:t>
      </w:r>
      <w:r w:rsidRPr="00E32094">
        <w:rPr>
          <w:rStyle w:val="FootnoteReference"/>
        </w:rPr>
        <w:footnoteReference w:customMarkFollows="1" w:id="76"/>
        <w:t>6</w:t>
      </w:r>
    </w:p>
    <w:p w14:paraId="4A9D2001"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t>An organization is not organized exclusively for one or more exempt purposes unless its assets are dedicated to an exempt purpose. However, an organization does not meet the organizational test if, upon dissolution, its articles or the law of the state in which it was created provides that its assets would be distributed to its members or shareholders.</w:t>
      </w:r>
      <w:r w:rsidRPr="00E32094">
        <w:rPr>
          <w:rStyle w:val="FootnoteReference"/>
        </w:rPr>
        <w:footnoteReference w:customMarkFollows="1" w:id="77"/>
        <w:t>7</w:t>
      </w:r>
    </w:p>
    <w:p w14:paraId="08E19C89" w14:textId="77777777" w:rsidR="004E0EBB" w:rsidRDefault="004E0EBB">
      <w:pPr>
        <w:pStyle w:val="pxtipn"/>
        <w:spacing w:before="180"/>
        <w:ind w:left="720" w:right="720"/>
      </w:pPr>
      <w:r>
        <w:t>Practice Tips:</w:t>
      </w:r>
    </w:p>
    <w:p w14:paraId="523EE2E6" w14:textId="77777777" w:rsidR="004E0EBB" w:rsidRDefault="004E0EBB">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t>To avoid any problem in obtaining the exemption, it is strongly recommended that the certificate of incorporation of all corporations seeking an exemption contain an express provision irrevocably dedicating the corporation's assets to charitable use and requiring that the assets be distributed to a corporation that will continue to use them for charitable purposes.</w:t>
      </w:r>
    </w:p>
    <w:p w14:paraId="5193750F"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t>In construing the articles of organization, the law of the state of creation is controlling. However, any organization contending that any terms have, under state law, a different meaning from their generally accepted meaning must establish the special meaning by clear and convincing reference to relevant court decisions opinions of the state Attorney General, or to other evidence of applicable state law.</w:t>
      </w:r>
      <w:r w:rsidRPr="00E32094">
        <w:rPr>
          <w:rStyle w:val="FootnoteReference"/>
        </w:rPr>
        <w:footnoteReference w:customMarkFollows="1" w:id="78"/>
        <w:t>8</w:t>
      </w:r>
    </w:p>
    <w:p w14:paraId="20FEA2AF"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rPr>
          <w:rStyle w:val="pxi"/>
          <w:i/>
          <w:iCs/>
        </w:rPr>
        <w:t>Operational test</w:t>
      </w:r>
      <w:r>
        <w:t xml:space="preserve">. An organization will be regarded as operated exclusively for charitable purposes when it engages primarily in activities that accomplish one or more of the exempt purposes specified in </w:t>
      </w:r>
      <w:r>
        <w:rPr>
          <w:rStyle w:val="pxst"/>
          <w:color w:val="FF0000"/>
          <w:sz w:val="20"/>
          <w:szCs w:val="20"/>
          <w:vertAlign w:val="superscript"/>
        </w:rPr>
        <w:t>►</w:t>
      </w:r>
      <w:r>
        <w:rPr>
          <w:rStyle w:val="pxst"/>
        </w:rPr>
        <w:fldChar w:fldCharType="begin"/>
      </w:r>
      <w:r>
        <w:rPr>
          <w:rStyle w:val="pxst"/>
        </w:rPr>
        <w:instrText>st.ref.id="I09I6B1"</w:instrText>
      </w:r>
      <w:r>
        <w:rPr>
          <w:rStyle w:val="pxst"/>
        </w:rPr>
        <w:fldChar w:fldCharType="end"/>
      </w:r>
      <w:r>
        <w:rPr>
          <w:rStyle w:val="pxst"/>
        </w:rPr>
        <w:t>Section 501(c)(3) of the Internal Revenue Code</w:t>
      </w:r>
      <w:r>
        <w:t xml:space="preserve"> and if no more than an insubstantial portion of its activities is not in furtherance of such purposes.</w:t>
      </w:r>
      <w:r w:rsidRPr="00E32094">
        <w:rPr>
          <w:rStyle w:val="FootnoteReference"/>
        </w:rPr>
        <w:footnoteReference w:customMarkFollows="1" w:id="79"/>
        <w:t>9</w:t>
      </w:r>
    </w:p>
    <w:p w14:paraId="63B3CC11"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t>An organization is not operated exclusively for one or more exempt purposes if its net earnings inure in whole or in part to the benefit of private shareholders or individuals.</w:t>
      </w:r>
      <w:r>
        <w:rPr>
          <w:rStyle w:val="FootnoteReference"/>
        </w:rPr>
        <w:t>1</w:t>
      </w:r>
      <w:r w:rsidRPr="00E32094">
        <w:rPr>
          <w:rStyle w:val="FootnoteReference"/>
        </w:rPr>
        <w:footnoteReference w:customMarkFollows="1" w:id="80"/>
        <w:t>0</w:t>
      </w:r>
    </w:p>
    <w:p w14:paraId="03A8A6BC"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t>Formerly, if an exempt organization violated the rules against private benefit, the Service's only option was to revoke its exempt status. There are now intermediate sanctions under Section 4958, which imposes excise taxes if a charitable organization transfers an excess benefit to a disqualified person.</w:t>
      </w:r>
      <w:r>
        <w:rPr>
          <w:rStyle w:val="FootnoteReference"/>
        </w:rPr>
        <w:t>1</w:t>
      </w:r>
      <w:r w:rsidRPr="00E32094">
        <w:rPr>
          <w:rStyle w:val="FootnoteReference"/>
        </w:rPr>
        <w:footnoteReference w:customMarkFollows="1" w:id="81"/>
        <w:t>1</w:t>
      </w:r>
    </w:p>
    <w:p w14:paraId="781125C1"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t xml:space="preserve">An </w:t>
      </w:r>
      <w:r>
        <w:rPr>
          <w:vanish/>
        </w:rPr>
        <w:t>&amp;ldquo;</w:t>
      </w:r>
      <w:r>
        <w:rPr>
          <w:rStyle w:val="pxvis"/>
          <w:rFonts w:ascii="Times NewRoman" w:hAnsi="Times NewRoman"/>
          <w:b w:val="0"/>
          <w:sz w:val="24"/>
        </w:rPr>
        <w:t>“</w:t>
      </w:r>
      <w:r>
        <w:t>excess benefit transaction</w:t>
      </w:r>
      <w:r>
        <w:rPr>
          <w:vanish/>
        </w:rPr>
        <w:t>&amp;rdquo;</w:t>
      </w:r>
      <w:r>
        <w:rPr>
          <w:rStyle w:val="pxvis"/>
          <w:rFonts w:ascii="Times NewRoman" w:hAnsi="Times NewRoman"/>
          <w:b w:val="0"/>
          <w:sz w:val="24"/>
        </w:rPr>
        <w:t>”</w:t>
      </w:r>
      <w:r>
        <w:t xml:space="preserve"> is a transaction in which an economic benefit is provided by an exempt organization to a disqualified person in excess of the consideration received.</w:t>
      </w:r>
      <w:r>
        <w:rPr>
          <w:rStyle w:val="FootnoteReference"/>
        </w:rPr>
        <w:t>1</w:t>
      </w:r>
      <w:r w:rsidRPr="00E32094">
        <w:rPr>
          <w:rStyle w:val="FootnoteReference"/>
        </w:rPr>
        <w:footnoteReference w:customMarkFollows="1" w:id="82"/>
        <w:t>2</w:t>
      </w:r>
      <w:r>
        <w:t xml:space="preserve"> A </w:t>
      </w:r>
      <w:r>
        <w:rPr>
          <w:vanish/>
        </w:rPr>
        <w:t>&amp;ldquo;</w:t>
      </w:r>
      <w:r>
        <w:rPr>
          <w:rStyle w:val="pxvis"/>
          <w:rFonts w:ascii="Times NewRoman" w:hAnsi="Times NewRoman"/>
          <w:b w:val="0"/>
          <w:sz w:val="24"/>
        </w:rPr>
        <w:t>“</w:t>
      </w:r>
      <w:r>
        <w:t>disqualified person</w:t>
      </w:r>
      <w:r>
        <w:rPr>
          <w:vanish/>
        </w:rPr>
        <w:t>&amp;rdquo;</w:t>
      </w:r>
      <w:r>
        <w:rPr>
          <w:rStyle w:val="pxvis"/>
          <w:rFonts w:ascii="Times NewRoman" w:hAnsi="Times NewRoman"/>
          <w:b w:val="0"/>
          <w:sz w:val="24"/>
        </w:rPr>
        <w:t>”</w:t>
      </w:r>
      <w:r>
        <w:t xml:space="preserve"> is someone who, during the five years preceding the transaction, was in a position to exercise substantial influence over the affairs of the organization. Disqualified persons also include family members and certain entities in which at least 35</w:t>
      </w:r>
      <w:r>
        <w:rPr>
          <w:vanish/>
        </w:rPr>
        <w:t>&amp;percnt;</w:t>
      </w:r>
      <w:r>
        <w:rPr>
          <w:rStyle w:val="pxvis"/>
          <w:rFonts w:ascii="Times NewRoman" w:hAnsi="Times NewRoman"/>
          <w:b w:val="0"/>
          <w:sz w:val="24"/>
        </w:rPr>
        <w:t>%</w:t>
      </w:r>
      <w:r>
        <w:t xml:space="preserve"> of the control or beneficial interest are held by persons described in the preceding sentence.</w:t>
      </w:r>
      <w:r>
        <w:rPr>
          <w:rStyle w:val="FootnoteReference"/>
        </w:rPr>
        <w:t>1</w:t>
      </w:r>
      <w:r w:rsidRPr="00E32094">
        <w:rPr>
          <w:rStyle w:val="FootnoteReference"/>
        </w:rPr>
        <w:footnoteReference w:customMarkFollows="1" w:id="83"/>
        <w:t>3</w:t>
      </w:r>
    </w:p>
    <w:p w14:paraId="44E24470"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t>Initially, the person receiving the benefit must pay a tax of 25</w:t>
      </w:r>
      <w:r>
        <w:rPr>
          <w:vanish/>
        </w:rPr>
        <w:t>&amp;percnt;</w:t>
      </w:r>
      <w:r>
        <w:rPr>
          <w:rStyle w:val="pxvis"/>
          <w:rFonts w:ascii="Times NewRoman" w:hAnsi="Times NewRoman"/>
          <w:b w:val="0"/>
          <w:sz w:val="24"/>
        </w:rPr>
        <w:t>%</w:t>
      </w:r>
      <w:r>
        <w:t xml:space="preserve"> of the amount of the excess benefit.</w:t>
      </w:r>
      <w:r>
        <w:rPr>
          <w:rStyle w:val="FootnoteReference"/>
        </w:rPr>
        <w:t>1</w:t>
      </w:r>
      <w:r w:rsidRPr="00E32094">
        <w:rPr>
          <w:rStyle w:val="FootnoteReference"/>
        </w:rPr>
        <w:footnoteReference w:customMarkFollows="1" w:id="84"/>
        <w:t>4</w:t>
      </w:r>
      <w:r>
        <w:t xml:space="preserve"> If not corrected within the prescribed period, the person must then pay a tax of 200</w:t>
      </w:r>
      <w:r>
        <w:rPr>
          <w:vanish/>
        </w:rPr>
        <w:t>&amp;percnt;</w:t>
      </w:r>
      <w:r>
        <w:rPr>
          <w:rStyle w:val="pxvis"/>
          <w:rFonts w:ascii="Times NewRoman" w:hAnsi="Times NewRoman"/>
          <w:b w:val="0"/>
          <w:sz w:val="24"/>
        </w:rPr>
        <w:t>%</w:t>
      </w:r>
      <w:r>
        <w:t xml:space="preserve"> of the excess benefit.</w:t>
      </w:r>
      <w:r>
        <w:rPr>
          <w:rStyle w:val="FootnoteReference"/>
        </w:rPr>
        <w:t>1</w:t>
      </w:r>
      <w:r w:rsidRPr="00E32094">
        <w:rPr>
          <w:rStyle w:val="FootnoteReference"/>
        </w:rPr>
        <w:footnoteReference w:customMarkFollows="1" w:id="85"/>
        <w:t>5</w:t>
      </w:r>
      <w:r>
        <w:t xml:space="preserve"> In addition, an organization manager who knowingly participates in the excess benefit transaction must pay a tax of 10</w:t>
      </w:r>
      <w:r>
        <w:rPr>
          <w:vanish/>
        </w:rPr>
        <w:t>&amp;percnt;</w:t>
      </w:r>
      <w:r>
        <w:rPr>
          <w:rStyle w:val="pxvis"/>
          <w:rFonts w:ascii="Times NewRoman" w:hAnsi="Times NewRoman"/>
          <w:b w:val="0"/>
          <w:sz w:val="24"/>
        </w:rPr>
        <w:t>%</w:t>
      </w:r>
      <w:r>
        <w:t xml:space="preserve"> of the excess benefit.</w:t>
      </w:r>
      <w:r>
        <w:rPr>
          <w:rStyle w:val="FootnoteReference"/>
        </w:rPr>
        <w:t>1</w:t>
      </w:r>
      <w:r w:rsidRPr="00E32094">
        <w:rPr>
          <w:rStyle w:val="FootnoteReference"/>
        </w:rPr>
        <w:footnoteReference w:customMarkFollows="1" w:id="86"/>
        <w:t>6</w:t>
      </w:r>
      <w:r>
        <w:t xml:space="preserve"> The maximum amount of this final tax is limited to $20,000.</w:t>
      </w:r>
      <w:r>
        <w:rPr>
          <w:rStyle w:val="FootnoteReference"/>
        </w:rPr>
        <w:t>1</w:t>
      </w:r>
      <w:r w:rsidRPr="00E32094">
        <w:rPr>
          <w:rStyle w:val="FootnoteReference"/>
        </w:rPr>
        <w:footnoteReference w:customMarkFollows="1" w:id="87"/>
        <w:t>7</w:t>
      </w:r>
      <w:r>
        <w:t xml:space="preserve"> Persons liable for these taxes must file a Form 4720.</w:t>
      </w:r>
      <w:r>
        <w:rPr>
          <w:rStyle w:val="FootnoteReference"/>
        </w:rPr>
        <w:t>1</w:t>
      </w:r>
      <w:r w:rsidRPr="00E32094">
        <w:rPr>
          <w:rStyle w:val="FootnoteReference"/>
        </w:rPr>
        <w:footnoteReference w:customMarkFollows="1" w:id="88"/>
        <w:t>8</w:t>
      </w:r>
    </w:p>
    <w:p w14:paraId="3768691C"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t xml:space="preserve">Furthermore, </w:t>
      </w:r>
      <w:r>
        <w:rPr>
          <w:vanish/>
        </w:rPr>
        <w:t>&amp;ldquo;</w:t>
      </w:r>
      <w:r>
        <w:rPr>
          <w:rStyle w:val="pxvis"/>
          <w:rFonts w:ascii="Times NewRoman" w:hAnsi="Times NewRoman"/>
          <w:b w:val="0"/>
          <w:sz w:val="24"/>
        </w:rPr>
        <w:t>“</w:t>
      </w:r>
      <w:r>
        <w:t>action</w:t>
      </w:r>
      <w:r>
        <w:rPr>
          <w:vanish/>
        </w:rPr>
        <w:t>&amp;rdquo;</w:t>
      </w:r>
      <w:r>
        <w:rPr>
          <w:rStyle w:val="pxvis"/>
          <w:rFonts w:ascii="Times NewRoman" w:hAnsi="Times NewRoman"/>
          <w:b w:val="0"/>
          <w:sz w:val="24"/>
        </w:rPr>
        <w:t>”</w:t>
      </w:r>
      <w:r>
        <w:t xml:space="preserve"> organizations, including organizations that have as a substantial part of their activities an attempt to influence legislation by propaganda or otherwise, organizations which participate or intervene, directly or indirectly, in any political campaign on behalf of or in opposition to any candidate for a public office if their main or primary objective or objectives may be attained only by legislation or a defeat of proposed legislation and if they advocate or campaign for the attainment of such main or primary objective or objectives as distinguished from engaging in nonpartisan analysis, study, or research, are not operated exclusively for exempt purposes within the meaning of </w:t>
      </w:r>
      <w:r>
        <w:rPr>
          <w:rStyle w:val="pxst"/>
          <w:color w:val="FF0000"/>
          <w:sz w:val="20"/>
          <w:szCs w:val="20"/>
          <w:vertAlign w:val="superscript"/>
        </w:rPr>
        <w:t>►</w:t>
      </w:r>
      <w:r>
        <w:rPr>
          <w:rStyle w:val="pxst"/>
        </w:rPr>
        <w:fldChar w:fldCharType="begin"/>
      </w:r>
      <w:r>
        <w:rPr>
          <w:rStyle w:val="pxst"/>
        </w:rPr>
        <w:instrText>st.ref.id="I09KZN0"</w:instrText>
      </w:r>
      <w:r>
        <w:rPr>
          <w:rStyle w:val="pxst"/>
        </w:rPr>
        <w:fldChar w:fldCharType="end"/>
      </w:r>
      <w:r>
        <w:rPr>
          <w:rStyle w:val="pxst"/>
        </w:rPr>
        <w:t>Section 501(c)(3) of the Internal Revenue Code</w:t>
      </w:r>
      <w:r>
        <w:t>.</w:t>
      </w:r>
      <w:r>
        <w:rPr>
          <w:rStyle w:val="FootnoteReference"/>
        </w:rPr>
        <w:t>1</w:t>
      </w:r>
      <w:r w:rsidRPr="00E32094">
        <w:rPr>
          <w:rStyle w:val="FootnoteReference"/>
        </w:rPr>
        <w:footnoteReference w:customMarkFollows="1" w:id="89"/>
        <w:t>9</w:t>
      </w:r>
      <w:r>
        <w:t xml:space="preserve"> However, such an action organization may, nevertheless, qualify as a social welfare organization under Section 501(c)(4) if it meets the requirements therein.</w:t>
      </w:r>
      <w:r>
        <w:rPr>
          <w:rStyle w:val="FootnoteReference"/>
        </w:rPr>
        <w:t>2</w:t>
      </w:r>
      <w:r w:rsidRPr="00E32094">
        <w:rPr>
          <w:rStyle w:val="FootnoteReference"/>
        </w:rPr>
        <w:footnoteReference w:customMarkFollows="1" w:id="90"/>
        <w:t>0</w:t>
      </w:r>
    </w:p>
    <w:p w14:paraId="3B952AA5"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p.ct.id="f477b8b0b92511efa86bc22ba615bad8|10|31:10"</w:instrText>
      </w:r>
      <w:r>
        <w:fldChar w:fldCharType="end"/>
      </w:r>
      <w:r>
        <w:t xml:space="preserve">Additionally, in the case of an organization operated for the primary purpose of carrying on a trade or business for profit, exemption is not allowed under </w:t>
      </w:r>
      <w:r>
        <w:rPr>
          <w:rStyle w:val="pxst"/>
          <w:color w:val="FF0000"/>
          <w:sz w:val="20"/>
          <w:szCs w:val="20"/>
          <w:vertAlign w:val="superscript"/>
        </w:rPr>
        <w:t>►</w:t>
      </w:r>
      <w:r>
        <w:rPr>
          <w:rStyle w:val="pxst"/>
        </w:rPr>
        <w:fldChar w:fldCharType="begin"/>
      </w:r>
      <w:r>
        <w:rPr>
          <w:rStyle w:val="pxst"/>
        </w:rPr>
        <w:instrText>st.ref.id="I09KZN2"</w:instrText>
      </w:r>
      <w:r>
        <w:rPr>
          <w:rStyle w:val="pxst"/>
        </w:rPr>
        <w:fldChar w:fldCharType="end"/>
      </w:r>
      <w:r>
        <w:rPr>
          <w:rStyle w:val="pxst"/>
        </w:rPr>
        <w:t>Section 501 of the Internal Revenue Code</w:t>
      </w:r>
      <w:r>
        <w:t xml:space="preserve"> on the ground that all the profits of such organization are payable to one or more organizations exempt from taxation.</w:t>
      </w:r>
      <w:r>
        <w:rPr>
          <w:rStyle w:val="FootnoteReference"/>
        </w:rPr>
        <w:t>2</w:t>
      </w:r>
      <w:r w:rsidRPr="00E32094">
        <w:rPr>
          <w:rStyle w:val="FootnoteReference"/>
        </w:rPr>
        <w:footnoteReference w:customMarkFollows="1" w:id="91"/>
        <w:t>1</w:t>
      </w:r>
    </w:p>
    <w:p w14:paraId="6491BCC1" w14:textId="77777777" w:rsidR="004E0EBB" w:rsidRDefault="004E0EBB">
      <w:pPr>
        <w:pStyle w:val="pxs"/>
        <w:spacing w:before="180"/>
        <w:rPr>
          <w:sz w:val="27"/>
          <w:szCs w:val="27"/>
        </w:rPr>
      </w:pPr>
      <w:r w:rsidRPr="00B853A6">
        <w:rPr>
          <w:sz w:val="27"/>
          <w:szCs w:val="27"/>
        </w:rPr>
        <w:t>31:11. Application for exemption from federal income taxation</w:t>
      </w:r>
    </w:p>
    <w:p w14:paraId="46031686" w14:textId="77777777" w:rsidR="004E0EBB" w:rsidRDefault="004E0EBB">
      <w:pPr>
        <w:pStyle w:val="pxrr"/>
        <w:spacing w:before="180"/>
        <w:rPr>
          <w:sz w:val="24"/>
          <w:szCs w:val="24"/>
        </w:rPr>
      </w:pPr>
      <w:r>
        <w:rPr>
          <w:rStyle w:val="pxvis"/>
          <w:rFonts w:cs="Arial"/>
          <w:bCs/>
          <w:szCs w:val="28"/>
        </w:rPr>
        <w:t>Research References</w:t>
      </w:r>
    </w:p>
    <w:p w14:paraId="7F83E76C"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tk.ref.id="I09KZN5"</w:instrText>
      </w:r>
      <w:r>
        <w:rPr>
          <w:rStyle w:val="pxtk"/>
        </w:rPr>
        <w:fldChar w:fldCharType="end"/>
      </w:r>
      <w:r>
        <w:rPr>
          <w:rStyle w:val="pxtk"/>
        </w:rPr>
        <w:t>West's Key Number Digest, Internal Revenue &amp;key;4045 to 4079</w:t>
      </w:r>
    </w:p>
    <w:p w14:paraId="025204C9"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p.ct.id="f477b8b0b92511efa86bc22ba615bad8|11|31:11"</w:instrText>
      </w:r>
      <w:r>
        <w:fldChar w:fldCharType="end"/>
      </w:r>
      <w:r>
        <w:t>A new charitable organization is not treated as exempt under Section 501(c)(3) unless and until it gives the IRS notice that it is applying for recognition of its exempt status.</w:t>
      </w:r>
      <w:r w:rsidRPr="00E32094">
        <w:rPr>
          <w:rStyle w:val="FootnoteReference"/>
        </w:rPr>
        <w:footnoteReference w:customMarkFollows="1" w:id="92"/>
        <w:t>1</w:t>
      </w:r>
      <w:r>
        <w:t xml:space="preserve"> Failure to give such notice causes the organization to be presumed to be a private foundation.</w:t>
      </w:r>
      <w:r w:rsidRPr="00E32094">
        <w:rPr>
          <w:rStyle w:val="FootnoteReference"/>
        </w:rPr>
        <w:footnoteReference w:customMarkFollows="1" w:id="93"/>
        <w:t>2</w:t>
      </w:r>
      <w:r>
        <w:t xml:space="preserve"> The notice requirements do not apply to churches, to associations of churches, or to organizations (other than private foundations) with gross receipts not in excess of $5000.</w:t>
      </w:r>
      <w:r w:rsidRPr="00E32094">
        <w:rPr>
          <w:rStyle w:val="FootnoteReference"/>
        </w:rPr>
        <w:footnoteReference w:customMarkFollows="1" w:id="94"/>
        <w:t>3</w:t>
      </w:r>
    </w:p>
    <w:p w14:paraId="1F8E51E3"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p.ct.id="f477b8b0b92511efa86bc22ba615bad8|11|31:11"</w:instrText>
      </w:r>
      <w:r>
        <w:fldChar w:fldCharType="end"/>
      </w:r>
      <w:r>
        <w:t xml:space="preserve">Notice is generally given by filing </w:t>
      </w:r>
      <w:r>
        <w:rPr>
          <w:rStyle w:val="pxsst"/>
          <w:color w:val="FF0000"/>
          <w:sz w:val="20"/>
          <w:szCs w:val="20"/>
          <w:vertAlign w:val="superscript"/>
        </w:rPr>
        <w:t>►</w:t>
      </w:r>
      <w:r>
        <w:rPr>
          <w:rStyle w:val="pxsst"/>
        </w:rPr>
        <w:fldChar w:fldCharType="begin"/>
      </w:r>
      <w:r>
        <w:rPr>
          <w:rStyle w:val="pxsst"/>
        </w:rPr>
        <w:instrText>sst.ref.id="I09NSTB"</w:instrText>
      </w:r>
      <w:r>
        <w:rPr>
          <w:rStyle w:val="pxsst"/>
        </w:rPr>
        <w:fldChar w:fldCharType="end"/>
      </w:r>
      <w:r>
        <w:rPr>
          <w:rStyle w:val="pxsst"/>
        </w:rPr>
        <w:t>IRS Form 1023</w:t>
      </w:r>
      <w:r>
        <w:t xml:space="preserve"> </w:t>
      </w:r>
      <w:ins w:id="223" w:author="Cara Cardinale" w:date="2025-02-09T19:28:00Z">
        <w:r w:rsidR="001D6A4F">
          <w:t>(</w:t>
        </w:r>
      </w:ins>
      <w:r>
        <w:t>or</w:t>
      </w:r>
      <w:ins w:id="224" w:author="Cara Cardinale" w:date="2025-02-09T19:28:00Z">
        <w:r w:rsidR="001D6A4F">
          <w:t>,</w:t>
        </w:r>
        <w:r w:rsidR="001D6A4F">
          <w:rPr>
            <w:rStyle w:val="pxsst"/>
            <w:color w:val="FF0000"/>
            <w:sz w:val="20"/>
            <w:szCs w:val="20"/>
            <w:vertAlign w:val="superscript"/>
          </w:rPr>
          <w:t xml:space="preserve"> </w:t>
        </w:r>
        <w:r w:rsidR="001D6A4F">
          <w:t>if applicable, Form</w:t>
        </w:r>
      </w:ins>
      <w:del w:id="225" w:author="Cara Cardinale" w:date="2025-02-09T19:28:00Z">
        <w:r w:rsidDel="001D6A4F">
          <w:delText xml:space="preserve"> </w:delText>
        </w:r>
        <w:r w:rsidDel="001D6A4F">
          <w:rPr>
            <w:rStyle w:val="pxsst"/>
            <w:color w:val="FF0000"/>
            <w:sz w:val="20"/>
            <w:szCs w:val="20"/>
            <w:vertAlign w:val="superscript"/>
          </w:rPr>
          <w:delText>►</w:delText>
        </w:r>
      </w:del>
      <w:r>
        <w:rPr>
          <w:rStyle w:val="pxsst"/>
        </w:rPr>
        <w:fldChar w:fldCharType="begin"/>
      </w:r>
      <w:r>
        <w:rPr>
          <w:rStyle w:val="pxsst"/>
        </w:rPr>
        <w:instrText>sst.ref.id="I09QLY7"</w:instrText>
      </w:r>
      <w:r>
        <w:rPr>
          <w:rStyle w:val="pxsst"/>
        </w:rPr>
        <w:fldChar w:fldCharType="end"/>
      </w:r>
      <w:r>
        <w:rPr>
          <w:rStyle w:val="pxsst"/>
        </w:rPr>
        <w:t>102</w:t>
      </w:r>
      <w:ins w:id="226" w:author="Cara Cardinale" w:date="2025-02-09T19:29:00Z">
        <w:r w:rsidR="001D6A4F">
          <w:rPr>
            <w:rStyle w:val="pxsst"/>
          </w:rPr>
          <w:t>3</w:t>
        </w:r>
      </w:ins>
      <w:del w:id="227" w:author="Cara Cardinale" w:date="2025-02-09T19:28:00Z">
        <w:r w:rsidDel="001D6A4F">
          <w:rPr>
            <w:rStyle w:val="pxsst"/>
          </w:rPr>
          <w:delText>4</w:delText>
        </w:r>
      </w:del>
      <w:ins w:id="228" w:author="Cara Cardinale" w:date="2025-02-09T19:28:00Z">
        <w:r w:rsidR="001D6A4F">
          <w:rPr>
            <w:rStyle w:val="pxsst"/>
          </w:rPr>
          <w:t>-</w:t>
        </w:r>
      </w:ins>
      <w:ins w:id="229" w:author="Cara Cardinale" w:date="2025-02-09T19:33:00Z">
        <w:r w:rsidR="004E0D18">
          <w:rPr>
            <w:rStyle w:val="pxsst"/>
          </w:rPr>
          <w:t>E</w:t>
        </w:r>
      </w:ins>
      <w:ins w:id="230" w:author="Cara Cardinale" w:date="2025-02-09T19:28:00Z">
        <w:r w:rsidR="001D6A4F">
          <w:rPr>
            <w:rStyle w:val="pxsst"/>
          </w:rPr>
          <w:t>Z)</w:t>
        </w:r>
      </w:ins>
      <w:r>
        <w:t xml:space="preserve"> </w:t>
      </w:r>
      <w:del w:id="231" w:author="Cara Cardinale" w:date="2025-02-09T19:34:00Z">
        <w:r w:rsidDel="004E0D18">
          <w:delText>(depending on the nature of the organization)</w:delText>
        </w:r>
      </w:del>
      <w:r>
        <w:t xml:space="preserve"> within 15 months after the end of the month in which the organization was organized.</w:t>
      </w:r>
      <w:r w:rsidRPr="00E32094">
        <w:rPr>
          <w:rStyle w:val="FootnoteReference"/>
        </w:rPr>
        <w:footnoteReference w:customMarkFollows="1" w:id="95"/>
        <w:t>4</w:t>
      </w:r>
    </w:p>
    <w:p w14:paraId="31E83428"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p.ct.id="f477b8b0b92511efa86bc22ba615bad8|11|31:11"</w:instrText>
      </w:r>
      <w:r>
        <w:fldChar w:fldCharType="end"/>
      </w:r>
      <w:r>
        <w:t>Any organization excepted from the requirement of filing notice under Section 508(a) will be exempt from taxation under Section 501(c)(3) if it meets the requirements of that section, whether or not it files such notice. However, in order to establish the exemption with the Internal Revenue Service and receive a ruling or determination letter recognizing its exempt status, an organization excepted from the notice requirement should file proof of its exemption.</w:t>
      </w:r>
      <w:r w:rsidRPr="00E32094">
        <w:rPr>
          <w:rStyle w:val="FootnoteReference"/>
        </w:rPr>
        <w:footnoteReference w:customMarkFollows="1" w:id="96"/>
        <w:t>5</w:t>
      </w:r>
    </w:p>
    <w:p w14:paraId="34259FF9"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p.ct.id="f477b8b0b92511efa86bc22ba615bad8|11|31:11"</w:instrText>
      </w:r>
      <w:r>
        <w:fldChar w:fldCharType="end"/>
      </w:r>
      <w:r>
        <w:t xml:space="preserve">Along with </w:t>
      </w:r>
      <w:r>
        <w:rPr>
          <w:rStyle w:val="pxsst"/>
          <w:color w:val="FF0000"/>
          <w:sz w:val="20"/>
          <w:szCs w:val="20"/>
          <w:vertAlign w:val="superscript"/>
        </w:rPr>
        <w:t>►</w:t>
      </w:r>
      <w:r>
        <w:rPr>
          <w:rStyle w:val="pxsst"/>
        </w:rPr>
        <w:fldChar w:fldCharType="begin"/>
      </w:r>
      <w:r>
        <w:rPr>
          <w:rStyle w:val="pxsst"/>
        </w:rPr>
        <w:instrText>sst.ref.id="I09KZU5"</w:instrText>
      </w:r>
      <w:r>
        <w:rPr>
          <w:rStyle w:val="pxsst"/>
        </w:rPr>
        <w:fldChar w:fldCharType="end"/>
      </w:r>
      <w:r>
        <w:rPr>
          <w:rStyle w:val="pxsst"/>
        </w:rPr>
        <w:t>IRS Form 1023</w:t>
      </w:r>
      <w:r>
        <w:t>, the applicant must submit certain documents establishing conformity with organizational and operational requirements.</w:t>
      </w:r>
      <w:r w:rsidRPr="00E32094">
        <w:rPr>
          <w:rStyle w:val="FootnoteReference"/>
        </w:rPr>
        <w:footnoteReference w:customMarkFollows="1" w:id="97"/>
        <w:t>6</w:t>
      </w:r>
    </w:p>
    <w:p w14:paraId="2276EB33"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p.ct.id="f477b8b0b92511efa86bc22ba615bad8|11|31:11"</w:instrText>
      </w:r>
      <w:r>
        <w:fldChar w:fldCharType="end"/>
      </w:r>
      <w:r>
        <w:t>When an organization has established its exempt status, the IRS will issue a ruling or determination letter. Such a ruling or determination letter may be issued in advance of operations if the organization can describe its proposed operations in sufficient detail to permit a conclusion that it will clearly meet the particular requirements of the section of law under which exemption is claimed.</w:t>
      </w:r>
      <w:r w:rsidRPr="00E32094">
        <w:rPr>
          <w:rStyle w:val="FootnoteReference"/>
        </w:rPr>
        <w:footnoteReference w:customMarkFollows="1" w:id="98"/>
        <w:t>7</w:t>
      </w:r>
      <w:r>
        <w:t xml:space="preserve"> Normally, such a determination is effective as of the date the organization was formed. However, if an organization is required to alter its activities or substantially amend its charter to qualify, the ruling or determination letter is effective as of the date specified in the letter.</w:t>
      </w:r>
      <w:r w:rsidRPr="00E32094">
        <w:rPr>
          <w:rStyle w:val="FootnoteReference"/>
        </w:rPr>
        <w:footnoteReference w:customMarkFollows="1" w:id="99"/>
        <w:t>8</w:t>
      </w:r>
      <w:r>
        <w:t xml:space="preserve"> If a nonsubstantial amendment is made, such as correction of a clerical error in the enabling instrument or the addition of a dissolution clause, exemption is usually recognized as of the date of formation if the organization's activities before the ruling or determination are consistent with the exemption requirements.</w:t>
      </w:r>
      <w:r w:rsidRPr="00E32094">
        <w:rPr>
          <w:rStyle w:val="FootnoteReference"/>
        </w:rPr>
        <w:footnoteReference w:customMarkFollows="1" w:id="100"/>
        <w:t>9</w:t>
      </w:r>
      <w:r>
        <w:t xml:space="preserve"> Upon obtaining recognition of exemption, the organization may file a claim for a refund of income taxes paid for the period for which its exempt status is recognized.</w:t>
      </w:r>
      <w:r>
        <w:rPr>
          <w:rStyle w:val="FootnoteReference"/>
        </w:rPr>
        <w:t>1</w:t>
      </w:r>
      <w:r w:rsidRPr="00E32094">
        <w:rPr>
          <w:rStyle w:val="FootnoteReference"/>
        </w:rPr>
        <w:footnoteReference w:customMarkFollows="1" w:id="101"/>
        <w:t>0</w:t>
      </w:r>
    </w:p>
    <w:p w14:paraId="4729D1E7"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p.ct.id="f477b8b0b92511efa86bc22ba615bad8|11|31:11"</w:instrText>
      </w:r>
      <w:r>
        <w:fldChar w:fldCharType="end"/>
      </w:r>
      <w:r>
        <w:t>Rulings and determination letters granting exemptions may be revoked. The revocation may be retroactive if the organization omitted or misstated a material fact, operated in a manner materially different from that originally represented, or engaged in a prohibited transaction.</w:t>
      </w:r>
      <w:r>
        <w:rPr>
          <w:rStyle w:val="FootnoteReference"/>
        </w:rPr>
        <w:t>1</w:t>
      </w:r>
      <w:r w:rsidRPr="00E32094">
        <w:rPr>
          <w:rStyle w:val="FootnoteReference"/>
        </w:rPr>
        <w:footnoteReference w:customMarkFollows="1" w:id="102"/>
        <w:t>1</w:t>
      </w:r>
    </w:p>
    <w:p w14:paraId="2A66649C" w14:textId="77777777" w:rsidR="004E0EBB" w:rsidRDefault="004E0EBB">
      <w:pPr>
        <w:pStyle w:val="pxs"/>
        <w:spacing w:before="180"/>
        <w:rPr>
          <w:sz w:val="27"/>
          <w:szCs w:val="27"/>
        </w:rPr>
      </w:pPr>
      <w:r>
        <w:rPr>
          <w:sz w:val="27"/>
          <w:szCs w:val="27"/>
        </w:rPr>
        <w:t>31:12. Effect of exempt status; returns</w:t>
      </w:r>
    </w:p>
    <w:p w14:paraId="352E7868" w14:textId="77777777" w:rsidR="004E0EBB" w:rsidRDefault="004E0EBB">
      <w:pPr>
        <w:pStyle w:val="pxrr"/>
        <w:spacing w:before="180"/>
        <w:rPr>
          <w:sz w:val="24"/>
          <w:szCs w:val="24"/>
        </w:rPr>
      </w:pPr>
      <w:r>
        <w:rPr>
          <w:rStyle w:val="pxvis"/>
          <w:rFonts w:cs="Arial"/>
          <w:bCs/>
          <w:szCs w:val="28"/>
        </w:rPr>
        <w:t>Research References</w:t>
      </w:r>
    </w:p>
    <w:p w14:paraId="52CE0F69"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tk.ref.id="I09I6QJ"</w:instrText>
      </w:r>
      <w:r>
        <w:rPr>
          <w:rStyle w:val="pxtk"/>
        </w:rPr>
        <w:fldChar w:fldCharType="end"/>
      </w:r>
      <w:r>
        <w:rPr>
          <w:rStyle w:val="pxtk"/>
        </w:rPr>
        <w:t>West's Key Number Digest, Internal Revenue &amp;key;4045 to 4079</w:t>
      </w:r>
    </w:p>
    <w:p w14:paraId="463222FC"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p.ct.id="f477b8b0b92511efa86bc22ba615bad8|12|31:12"</w:instrText>
      </w:r>
      <w:r>
        <w:fldChar w:fldCharType="end"/>
      </w:r>
      <w:r>
        <w:t>Unless it is also classified as a private foundation,</w:t>
      </w:r>
      <w:r w:rsidRPr="00E32094">
        <w:rPr>
          <w:rStyle w:val="FootnoteReference"/>
        </w:rPr>
        <w:footnoteReference w:customMarkFollows="1" w:id="103"/>
        <w:t>1</w:t>
      </w:r>
      <w:r>
        <w:t xml:space="preserve"> an organization that establishes its status as a charity is exempt from income tax, except with respect to unrelated business income.</w:t>
      </w:r>
      <w:r w:rsidRPr="00E32094">
        <w:rPr>
          <w:rStyle w:val="FootnoteReference"/>
        </w:rPr>
        <w:footnoteReference w:customMarkFollows="1" w:id="104"/>
        <w:t>2</w:t>
      </w:r>
      <w:r>
        <w:t xml:space="preserve"> Notwithstanding this exemption, most charities are required to file federal annual information returns.</w:t>
      </w:r>
      <w:r w:rsidRPr="00E32094">
        <w:rPr>
          <w:rStyle w:val="FootnoteReference"/>
        </w:rPr>
        <w:footnoteReference w:customMarkFollows="1" w:id="105"/>
        <w:t>3</w:t>
      </w:r>
      <w:r>
        <w:t xml:space="preserve"> Failure to file these returns may result in the imposition of penalties.</w:t>
      </w:r>
      <w:r w:rsidRPr="00E32094">
        <w:rPr>
          <w:rStyle w:val="FootnoteReference"/>
        </w:rPr>
        <w:footnoteReference w:customMarkFollows="1" w:id="106"/>
        <w:t>4</w:t>
      </w:r>
    </w:p>
    <w:p w14:paraId="0C74F059"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p.ct.id="f477b8b0b92511efa86bc22ba615bad8|12|31:12"</w:instrText>
      </w:r>
      <w:r>
        <w:fldChar w:fldCharType="end"/>
      </w:r>
      <w:r>
        <w:t>The Code requires an exempt organization to allow public inspection of its application for exemption and its three most recent annual information returns. The exempt organization must furnish copies of these documents on request. The copies must be provided without charge, other than for the reasonable costs of copying and mailing.</w:t>
      </w:r>
      <w:r w:rsidRPr="00E32094">
        <w:rPr>
          <w:rStyle w:val="FootnoteReference"/>
        </w:rPr>
        <w:footnoteReference w:customMarkFollows="1" w:id="107"/>
        <w:t>5</w:t>
      </w:r>
    </w:p>
    <w:p w14:paraId="7D352ECA"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p.ct.id="f477b8b0b92511efa86bc22ba615bad8|12|31:12"</w:instrText>
      </w:r>
      <w:r>
        <w:fldChar w:fldCharType="end"/>
      </w:r>
      <w:r>
        <w:t>Private foundations also are required to allow public inspection of the entities' tax returns.</w:t>
      </w:r>
      <w:r w:rsidRPr="00E32094">
        <w:rPr>
          <w:rStyle w:val="FootnoteReference"/>
        </w:rPr>
        <w:footnoteReference w:customMarkFollows="1" w:id="108"/>
        <w:t>6</w:t>
      </w:r>
    </w:p>
    <w:p w14:paraId="7C50FEE1" w14:textId="77777777" w:rsidR="004E0EBB" w:rsidRDefault="004E0EBB">
      <w:pPr>
        <w:pStyle w:val="pxs"/>
        <w:spacing w:before="180"/>
        <w:rPr>
          <w:sz w:val="27"/>
          <w:szCs w:val="27"/>
        </w:rPr>
      </w:pPr>
      <w:r>
        <w:rPr>
          <w:sz w:val="27"/>
          <w:szCs w:val="27"/>
        </w:rPr>
        <w:t>31:13. Tax differences among exempt organizations</w:t>
      </w:r>
    </w:p>
    <w:p w14:paraId="4A4EF58C" w14:textId="77777777" w:rsidR="004E0EBB" w:rsidRDefault="004E0EBB">
      <w:pPr>
        <w:pStyle w:val="pxrr"/>
        <w:spacing w:before="180"/>
        <w:rPr>
          <w:sz w:val="24"/>
          <w:szCs w:val="24"/>
        </w:rPr>
      </w:pPr>
      <w:r>
        <w:rPr>
          <w:rStyle w:val="pxvis"/>
          <w:rFonts w:cs="Arial"/>
          <w:bCs/>
          <w:szCs w:val="28"/>
        </w:rPr>
        <w:t>Research References</w:t>
      </w:r>
    </w:p>
    <w:p w14:paraId="522EE6C8"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tk.ref.id="I09NT66"</w:instrText>
      </w:r>
      <w:r>
        <w:rPr>
          <w:rStyle w:val="pxtk"/>
        </w:rPr>
        <w:fldChar w:fldCharType="end"/>
      </w:r>
      <w:r>
        <w:rPr>
          <w:rStyle w:val="pxtk"/>
        </w:rPr>
        <w:t>West's Key Number Digest, Internal Revenue &amp;key;4045 to 4079</w:t>
      </w:r>
    </w:p>
    <w:p w14:paraId="6C586836"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p.ct.id="f477b8b0b92511efa86bc22ba615bad8|13|31:13"</w:instrText>
      </w:r>
      <w:r>
        <w:fldChar w:fldCharType="end"/>
      </w:r>
      <w:r>
        <w:t>The tax treatment of an exempt organization depends on the specific requirements imposed on the organization and which of the three basic classifications in which it is placed. Exempt organizations are initially divided between public charities and private foundations. Public charities include hospitals, schools, and churches. Private foundations are then divided between operating foundations and nonoperating foundations. In addition to these fundamental differences, the tax code imposes specific requirements on specific exempt entities. For example, a social club must not discriminate in membership qualifications on the basis of race, color, or religion in order to remain exempt.</w:t>
      </w:r>
      <w:r w:rsidRPr="00E32094">
        <w:rPr>
          <w:rStyle w:val="FootnoteReference"/>
        </w:rPr>
        <w:footnoteReference w:customMarkFollows="1" w:id="109"/>
        <w:t>1</w:t>
      </w:r>
    </w:p>
    <w:p w14:paraId="16A2CC7E" w14:textId="77777777" w:rsidR="004E0EBB" w:rsidRDefault="004E0EBB">
      <w:pPr>
        <w:pStyle w:val="pxp"/>
      </w:pPr>
      <w:r>
        <w:t xml:space="preserve"> </w:t>
      </w:r>
      <w:r>
        <w:rPr>
          <w:rStyle w:val="pxvis"/>
          <w:rFonts w:ascii="Times NewRoman" w:hAnsi="Times NewRoman"/>
          <w:b w:val="0"/>
          <w:sz w:val="24"/>
        </w:rPr>
        <w:tab/>
      </w:r>
      <w:r w:rsidRPr="00374E73">
        <w:rPr>
          <w:color w:val="FF0000"/>
          <w:sz w:val="20"/>
          <w:szCs w:val="20"/>
          <w:vertAlign w:val="superscript"/>
        </w:rPr>
        <w:t>►</w:t>
      </w:r>
      <w:r w:rsidRPr="003A590D">
        <w:fldChar w:fldCharType="begin"/>
      </w:r>
      <w:r w:rsidRPr="003A590D">
        <w:instrText>p.ct.id="f477b8b0b92511efa86bc22ba615bad8|13|31:13"</w:instrText>
      </w:r>
      <w:r w:rsidRPr="003A590D">
        <w:fldChar w:fldCharType="end"/>
      </w:r>
      <w:r w:rsidRPr="003A590D">
        <w:t>Four basic categories of difference exist among the three basic forms of exempt organizations. For some purposes, private operating foundations are treated like public charities, while for other purposes they are treated like private foundations.</w:t>
      </w:r>
    </w:p>
    <w:p w14:paraId="7E8BAE66"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p.ct.id="f477b8b0b92511efa86bc22ba615bad8|13|31:13"</w:instrText>
      </w:r>
      <w:r>
        <w:fldChar w:fldCharType="end"/>
      </w:r>
      <w:r>
        <w:rPr>
          <w:rStyle w:val="pxi"/>
          <w:i/>
          <w:iCs/>
        </w:rPr>
        <w:t>Charitable deduction limitations.</w:t>
      </w:r>
      <w:r>
        <w:t xml:space="preserve"> The limit on contributions to a public charity is the maximum amount allowed under the Code, which is 50</w:t>
      </w:r>
      <w:r>
        <w:rPr>
          <w:vanish/>
        </w:rPr>
        <w:t>&amp;percnt;</w:t>
      </w:r>
      <w:r>
        <w:rPr>
          <w:rStyle w:val="pxvis"/>
          <w:rFonts w:ascii="Times NewRoman" w:hAnsi="Times NewRoman"/>
          <w:b w:val="0"/>
          <w:sz w:val="24"/>
        </w:rPr>
        <w:t>%</w:t>
      </w:r>
      <w:r>
        <w:t xml:space="preserve"> of the contributor's adjusted gross income for cash contributions and 30</w:t>
      </w:r>
      <w:r>
        <w:rPr>
          <w:vanish/>
        </w:rPr>
        <w:t>&amp;percnt;</w:t>
      </w:r>
      <w:r>
        <w:rPr>
          <w:rStyle w:val="pxvis"/>
          <w:rFonts w:ascii="Times NewRoman" w:hAnsi="Times NewRoman"/>
          <w:b w:val="0"/>
          <w:sz w:val="24"/>
        </w:rPr>
        <w:t>%</w:t>
      </w:r>
      <w:r>
        <w:t xml:space="preserve"> for property that has appreciated in value.</w:t>
      </w:r>
      <w:r w:rsidRPr="00E32094">
        <w:rPr>
          <w:rStyle w:val="FootnoteReference"/>
        </w:rPr>
        <w:footnoteReference w:customMarkFollows="1" w:id="110"/>
        <w:t>2</w:t>
      </w:r>
      <w:r>
        <w:t xml:space="preserve"> The same limitation applies to private operating foundations. For private (nonoperating) foundations, the limit is 30</w:t>
      </w:r>
      <w:r>
        <w:rPr>
          <w:vanish/>
        </w:rPr>
        <w:t>&amp;percnt;</w:t>
      </w:r>
      <w:r>
        <w:rPr>
          <w:rStyle w:val="pxvis"/>
          <w:rFonts w:ascii="Times NewRoman" w:hAnsi="Times NewRoman"/>
          <w:b w:val="0"/>
          <w:sz w:val="24"/>
        </w:rPr>
        <w:t>%</w:t>
      </w:r>
      <w:r>
        <w:t xml:space="preserve"> for both kinds of property. Certain other property is limited to 20</w:t>
      </w:r>
      <w:r>
        <w:rPr>
          <w:vanish/>
        </w:rPr>
        <w:t>&amp;percnt;</w:t>
      </w:r>
      <w:r>
        <w:rPr>
          <w:rStyle w:val="pxvis"/>
          <w:rFonts w:ascii="Times NewRoman" w:hAnsi="Times NewRoman"/>
          <w:b w:val="0"/>
          <w:sz w:val="24"/>
        </w:rPr>
        <w:t>%</w:t>
      </w:r>
      <w:r>
        <w:t xml:space="preserve"> of income and the amount deducted is limited to the donor's basis in the property.</w:t>
      </w:r>
    </w:p>
    <w:p w14:paraId="4FAE7AD6"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p.ct.id="f477b8b0b92511efa86bc22ba615bad8|13|31:13"</w:instrText>
      </w:r>
      <w:r>
        <w:fldChar w:fldCharType="end"/>
      </w:r>
      <w:r>
        <w:rPr>
          <w:rStyle w:val="pxi"/>
          <w:i/>
          <w:iCs/>
        </w:rPr>
        <w:t>Permitted activities</w:t>
      </w:r>
      <w:r>
        <w:t>. Of the three groups, a public charity is granted the most freedom as to its manner of operating. It either may operate its own activities or may make grants to other operating entities. It may also engage in lobbying activities. A private operating foundation must be at least partially engaged in operational activities in order to be a private operating foundation, while a private foundation only makes grants to others. Neither a private foundation nor a private operating foundation may engage in lobbying activities. A private foundation may not make grants in excess of stated amounts to other private foundations.</w:t>
      </w:r>
    </w:p>
    <w:p w14:paraId="73AB4047"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p.ct.id="f477b8b0b92511efa86bc22ba615bad8|13|31:13"</w:instrText>
      </w:r>
      <w:r>
        <w:fldChar w:fldCharType="end"/>
      </w:r>
      <w:r>
        <w:rPr>
          <w:rStyle w:val="pxi"/>
          <w:i/>
          <w:iCs/>
        </w:rPr>
        <w:t>Tax on entities</w:t>
      </w:r>
      <w:r>
        <w:t>. A public charity is not subject to tax on its activities except for a tax levied on the charity's unrelated business income</w:t>
      </w:r>
      <w:r w:rsidRPr="00E32094">
        <w:rPr>
          <w:rStyle w:val="FootnoteReference"/>
        </w:rPr>
        <w:footnoteReference w:customMarkFollows="1" w:id="111"/>
        <w:t>3</w:t>
      </w:r>
      <w:r>
        <w:t xml:space="preserve"> and a tax on excess lobbying expenditures.</w:t>
      </w:r>
      <w:r w:rsidRPr="00E32094">
        <w:rPr>
          <w:rStyle w:val="FootnoteReference"/>
        </w:rPr>
        <w:footnoteReference w:customMarkFollows="1" w:id="112"/>
        <w:t>4</w:t>
      </w:r>
    </w:p>
    <w:p w14:paraId="0BCDCA26"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p.ct.id="f477b8b0b92511efa86bc22ba615bad8|13|31:13"</w:instrText>
      </w:r>
      <w:r>
        <w:fldChar w:fldCharType="end"/>
      </w:r>
      <w:r>
        <w:t>Both private foundations and private operating foundations are subject to a variety of taxes on disqualified transactions and on undistributed income. The tax starts at 2</w:t>
      </w:r>
      <w:r>
        <w:rPr>
          <w:vanish/>
        </w:rPr>
        <w:t>&amp;percnt;</w:t>
      </w:r>
      <w:r>
        <w:rPr>
          <w:rStyle w:val="pxvis"/>
          <w:rFonts w:ascii="Times NewRoman" w:hAnsi="Times NewRoman"/>
          <w:b w:val="0"/>
          <w:sz w:val="24"/>
        </w:rPr>
        <w:t>%</w:t>
      </w:r>
      <w:r>
        <w:t xml:space="preserve"> initially and can then reach 200</w:t>
      </w:r>
      <w:r>
        <w:rPr>
          <w:vanish/>
        </w:rPr>
        <w:t>&amp;percnt;</w:t>
      </w:r>
      <w:r>
        <w:rPr>
          <w:rStyle w:val="pxvis"/>
          <w:rFonts w:ascii="Times NewRoman" w:hAnsi="Times NewRoman"/>
          <w:b w:val="0"/>
          <w:sz w:val="24"/>
        </w:rPr>
        <w:t>%</w:t>
      </w:r>
      <w:r>
        <w:t>. Disqualified activities include such things as self-dealing between the organization and its managers or contributors, excess investments in private corporations, jeopardy investments in general, and similar actions.</w:t>
      </w:r>
      <w:r w:rsidRPr="00E32094">
        <w:rPr>
          <w:rStyle w:val="FootnoteReference"/>
        </w:rPr>
        <w:footnoteReference w:customMarkFollows="1" w:id="113"/>
        <w:t>5</w:t>
      </w:r>
    </w:p>
    <w:p w14:paraId="70D0CC13"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p.ct.id="f477b8b0b92511efa86bc22ba615bad8|13|31:13"</w:instrText>
      </w:r>
      <w:r>
        <w:fldChar w:fldCharType="end"/>
      </w:r>
      <w:r>
        <w:rPr>
          <w:rStyle w:val="pxi"/>
          <w:i/>
          <w:iCs/>
        </w:rPr>
        <w:t>Distribution requirements</w:t>
      </w:r>
      <w:r>
        <w:t xml:space="preserve">. Public charities are not subject to any requirement as to distributions. However, an operating foundation must distribute at least 3 </w:t>
      </w:r>
      <w:r>
        <w:rPr>
          <w:rStyle w:val="pxfrac"/>
        </w:rPr>
        <w:t>1/3</w:t>
      </w:r>
      <w:r>
        <w:rPr>
          <w:vanish/>
        </w:rPr>
        <w:t>&amp;percnt;</w:t>
      </w:r>
      <w:r>
        <w:rPr>
          <w:rStyle w:val="pxvis"/>
          <w:rFonts w:ascii="Times NewRoman" w:hAnsi="Times NewRoman"/>
          <w:b w:val="0"/>
          <w:sz w:val="24"/>
        </w:rPr>
        <w:t>%</w:t>
      </w:r>
      <w:r>
        <w:t xml:space="preserve"> of the value of its investment assets, while a nonoperating foundation must distribute at least 5</w:t>
      </w:r>
      <w:r>
        <w:rPr>
          <w:vanish/>
        </w:rPr>
        <w:t>&amp;percnt;</w:t>
      </w:r>
      <w:r>
        <w:rPr>
          <w:rStyle w:val="pxvis"/>
          <w:rFonts w:ascii="Times NewRoman" w:hAnsi="Times NewRoman"/>
          <w:b w:val="0"/>
          <w:sz w:val="24"/>
        </w:rPr>
        <w:t>%</w:t>
      </w:r>
      <w:r>
        <w:t xml:space="preserve"> of its assets.</w:t>
      </w:r>
      <w:r w:rsidRPr="00E32094">
        <w:rPr>
          <w:rStyle w:val="FootnoteReference"/>
        </w:rPr>
        <w:footnoteReference w:customMarkFollows="1" w:id="114"/>
        <w:t>6</w:t>
      </w:r>
    </w:p>
    <w:p w14:paraId="1531DE8E" w14:textId="77777777" w:rsidR="004E0EBB" w:rsidRDefault="004E0EBB">
      <w:pPr>
        <w:pStyle w:val="pxs"/>
        <w:spacing w:before="180"/>
        <w:rPr>
          <w:sz w:val="27"/>
          <w:szCs w:val="27"/>
        </w:rPr>
      </w:pPr>
      <w:r>
        <w:rPr>
          <w:sz w:val="27"/>
          <w:szCs w:val="27"/>
        </w:rPr>
        <w:t>31:14. Taxation of unrelated business income</w:t>
      </w:r>
    </w:p>
    <w:p w14:paraId="3533A58F" w14:textId="77777777" w:rsidR="004E0EBB" w:rsidRDefault="004E0EBB">
      <w:pPr>
        <w:pStyle w:val="pxrr"/>
        <w:spacing w:before="180"/>
        <w:rPr>
          <w:sz w:val="24"/>
          <w:szCs w:val="24"/>
        </w:rPr>
      </w:pPr>
      <w:r>
        <w:rPr>
          <w:rStyle w:val="pxvis"/>
          <w:rFonts w:cs="Arial"/>
          <w:bCs/>
          <w:szCs w:val="28"/>
        </w:rPr>
        <w:t>Research References</w:t>
      </w:r>
    </w:p>
    <w:p w14:paraId="19632CBA"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tk.ref.id="I09IESS"</w:instrText>
      </w:r>
      <w:r>
        <w:rPr>
          <w:rStyle w:val="pxtk"/>
        </w:rPr>
        <w:fldChar w:fldCharType="end"/>
      </w:r>
      <w:r>
        <w:rPr>
          <w:rStyle w:val="pxtk"/>
        </w:rPr>
        <w:t>West's Key Number Digest, Internal Revenue &amp;key;4045 to 4079</w:t>
      </w:r>
    </w:p>
    <w:p w14:paraId="0CB7A3E1"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p.ct.id="f477b8b0b92511efa86bc22ba615bad8|14|31:14"</w:instrText>
      </w:r>
      <w:r>
        <w:fldChar w:fldCharType="end"/>
      </w:r>
      <w:r>
        <w:t>Under both state and federal law, charitable organizations are subject to a tax, comparable to an ordinary business tax at corporate rates, on unrelated business income.</w:t>
      </w:r>
      <w:r w:rsidRPr="00E32094">
        <w:rPr>
          <w:rStyle w:val="FootnoteReference"/>
        </w:rPr>
        <w:footnoteReference w:customMarkFollows="1" w:id="115"/>
        <w:t>1</w:t>
      </w:r>
      <w:r>
        <w:t xml:space="preserve"> An unrelated business is one, the conduct of which (aside from the need for funds) is not substantially related to the charitable function of the exempt organization.</w:t>
      </w:r>
      <w:r w:rsidRPr="00E32094">
        <w:rPr>
          <w:rStyle w:val="FootnoteReference"/>
        </w:rPr>
        <w:footnoteReference w:customMarkFollows="1" w:id="116"/>
        <w:t>2</w:t>
      </w:r>
      <w:r>
        <w:t xml:space="preserve"> Interest, rents, royalties, and annuities received from certain controlled corporations are also subject to the tax on unrelated business income.</w:t>
      </w:r>
      <w:r w:rsidRPr="00E32094">
        <w:rPr>
          <w:rStyle w:val="FootnoteReference"/>
        </w:rPr>
        <w:footnoteReference w:customMarkFollows="1" w:id="117"/>
        <w:t>3</w:t>
      </w:r>
    </w:p>
    <w:p w14:paraId="7C16AD13"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p.ct.id="f477b8b0b92511efa86bc22ba615bad8|14|31:14"</w:instrText>
      </w:r>
      <w:r>
        <w:fldChar w:fldCharType="end"/>
      </w:r>
      <w:r>
        <w:t>Certain activities, such as dances, engaged in intermittently or infrequently (including annually) to raise funds are not considered unrelated businesses.</w:t>
      </w:r>
      <w:r w:rsidRPr="00E32094">
        <w:rPr>
          <w:rStyle w:val="FootnoteReference"/>
        </w:rPr>
        <w:footnoteReference w:customMarkFollows="1" w:id="118"/>
        <w:t>4</w:t>
      </w:r>
      <w:r>
        <w:t xml:space="preserve"> Likewise, the sale of products resulting from the performance of exempt activities does not constitute an unrelated trade or business.</w:t>
      </w:r>
      <w:r w:rsidRPr="00E32094">
        <w:rPr>
          <w:rStyle w:val="FootnoteReference"/>
        </w:rPr>
        <w:footnoteReference w:customMarkFollows="1" w:id="119"/>
        <w:t>5</w:t>
      </w:r>
    </w:p>
    <w:p w14:paraId="0CFAB6E7" w14:textId="77777777" w:rsidR="004E0EBB" w:rsidRDefault="004E0EBB">
      <w:pPr>
        <w:pStyle w:val="pxs"/>
        <w:spacing w:before="180"/>
        <w:rPr>
          <w:sz w:val="27"/>
          <w:szCs w:val="27"/>
        </w:rPr>
      </w:pPr>
      <w:r>
        <w:rPr>
          <w:sz w:val="27"/>
          <w:szCs w:val="27"/>
        </w:rPr>
        <w:t>31:15. Taxation of unrelated debt-financed and business lease income</w:t>
      </w:r>
    </w:p>
    <w:p w14:paraId="09477F48" w14:textId="77777777" w:rsidR="004E0EBB" w:rsidRDefault="004E0EBB">
      <w:pPr>
        <w:pStyle w:val="pxrr"/>
        <w:spacing w:before="180"/>
        <w:rPr>
          <w:sz w:val="24"/>
          <w:szCs w:val="24"/>
        </w:rPr>
      </w:pPr>
      <w:r>
        <w:rPr>
          <w:rStyle w:val="pxvis"/>
          <w:rFonts w:cs="Arial"/>
          <w:bCs/>
          <w:szCs w:val="28"/>
        </w:rPr>
        <w:t>Research References</w:t>
      </w:r>
    </w:p>
    <w:p w14:paraId="16EAABF3"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tk.ref.id="I09L84U"</w:instrText>
      </w:r>
      <w:r>
        <w:rPr>
          <w:rStyle w:val="pxtk"/>
        </w:rPr>
        <w:fldChar w:fldCharType="end"/>
      </w:r>
      <w:r>
        <w:rPr>
          <w:rStyle w:val="pxtk"/>
        </w:rPr>
        <w:t>West's Key Number Digest, Internal Revenue &amp;key;4045 to 4079</w:t>
      </w:r>
    </w:p>
    <w:p w14:paraId="43D344FF"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p.ct.id="f477b8b0b92511efa86bc22ba615bad8|15|31:15"</w:instrText>
      </w:r>
      <w:r>
        <w:fldChar w:fldCharType="end"/>
      </w:r>
      <w:r>
        <w:t>All tax-exempt organizations are taxed on income they receive from unrelated business interests.</w:t>
      </w:r>
      <w:r w:rsidRPr="00E32094">
        <w:rPr>
          <w:rStyle w:val="FootnoteReference"/>
        </w:rPr>
        <w:footnoteReference w:customMarkFollows="1" w:id="120"/>
        <w:t>1</w:t>
      </w:r>
      <w:r>
        <w:t xml:space="preserve"> Such income is subject to the tax on unrelated business income if derived from controlled corporations.</w:t>
      </w:r>
      <w:r w:rsidRPr="00E32094">
        <w:rPr>
          <w:rStyle w:val="FootnoteReference"/>
        </w:rPr>
        <w:footnoteReference w:customMarkFollows="1" w:id="121"/>
        <w:t>2</w:t>
      </w:r>
      <w:r>
        <w:t xml:space="preserve"> Only the exempt function income and the investment income (interest, dividends, royalties, etc.) of the organization is free of taxes.</w:t>
      </w:r>
      <w:r w:rsidRPr="00E32094">
        <w:rPr>
          <w:rStyle w:val="FootnoteReference"/>
        </w:rPr>
        <w:footnoteReference w:customMarkFollows="1" w:id="122"/>
        <w:t>3</w:t>
      </w:r>
    </w:p>
    <w:p w14:paraId="1B0ABB90"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p.ct.id="f477b8b0b92511efa86bc22ba615bad8|15|31:15"</w:instrText>
      </w:r>
      <w:r>
        <w:fldChar w:fldCharType="end"/>
      </w:r>
      <w:r>
        <w:t>Any business conducted must be substantially related to the exercise of the organization's exempt function in order to avoid taxation. A business in which goods are sold or services are given is classed as an unrelated business.</w:t>
      </w:r>
      <w:r w:rsidRPr="00E32094">
        <w:rPr>
          <w:rStyle w:val="FootnoteReference"/>
        </w:rPr>
        <w:footnoteReference w:customMarkFollows="1" w:id="123"/>
        <w:t>4</w:t>
      </w:r>
      <w:r>
        <w:t xml:space="preserve"> Exceptions exists for (1) businesses where the work is performed by volunteers; (2) businesses primarily for the convenience of students or employees; and (3) businesses consisting of the sale of merchandise received as gifts or contributions.</w:t>
      </w:r>
      <w:r w:rsidRPr="00E32094">
        <w:rPr>
          <w:rStyle w:val="FootnoteReference"/>
        </w:rPr>
        <w:footnoteReference w:customMarkFollows="1" w:id="124"/>
        <w:t>5</w:t>
      </w:r>
    </w:p>
    <w:p w14:paraId="05CA3D63"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p.ct.id="f477b8b0b92511efa86bc22ba615bad8|15|31:15"</w:instrText>
      </w:r>
      <w:r>
        <w:fldChar w:fldCharType="end"/>
      </w:r>
      <w:r>
        <w:t>The definition of unrelated business income also includes income earned from debt-financed property. The nature of the income is unimportant, whether it takes the form of rents, dividends, royalties, or some other form.</w:t>
      </w:r>
      <w:r w:rsidRPr="00E32094">
        <w:rPr>
          <w:rStyle w:val="FootnoteReference"/>
        </w:rPr>
        <w:footnoteReference w:customMarkFollows="1" w:id="125"/>
        <w:t>6</w:t>
      </w:r>
      <w:r>
        <w:t xml:space="preserve"> The purpose is to prevent an exempt organization from buying property on credit and paying for it out of future, untaxed income.</w:t>
      </w:r>
    </w:p>
    <w:p w14:paraId="3AA1A9AD" w14:textId="77777777" w:rsidR="004E0EBB" w:rsidRDefault="004E0EBB">
      <w:pPr>
        <w:pStyle w:val="pxp"/>
      </w:pPr>
      <w:r>
        <w:t xml:space="preserve"> </w:t>
      </w:r>
      <w:r>
        <w:rPr>
          <w:rStyle w:val="pxvis"/>
          <w:rFonts w:ascii="Times NewRoman" w:hAnsi="Times NewRoman"/>
          <w:b w:val="0"/>
          <w:sz w:val="24"/>
        </w:rPr>
        <w:tab/>
      </w:r>
      <w:r w:rsidRPr="007316DA">
        <w:rPr>
          <w:color w:val="FF0000"/>
          <w:sz w:val="20"/>
          <w:szCs w:val="20"/>
          <w:vertAlign w:val="superscript"/>
        </w:rPr>
        <w:t>►</w:t>
      </w:r>
      <w:r w:rsidRPr="007316DA">
        <w:fldChar w:fldCharType="begin"/>
      </w:r>
      <w:r w:rsidRPr="007316DA">
        <w:instrText>p.ct.id="f477b8b0b92511efa86bc22ba615bad8|15|31:15"</w:instrText>
      </w:r>
      <w:r w:rsidRPr="007316DA">
        <w:fldChar w:fldCharType="end"/>
      </w:r>
      <w:r w:rsidRPr="007316DA">
        <w:t>The income taxed is based on the ratio of the average acquisition debt on the property to the adjusted basis of the property in the hands of the organization.</w:t>
      </w:r>
      <w:r w:rsidRPr="007316DA">
        <w:rPr>
          <w:rStyle w:val="FootnoteReference"/>
        </w:rPr>
        <w:footnoteReference w:customMarkFollows="1" w:id="126"/>
        <w:t>7</w:t>
      </w:r>
      <w:r w:rsidRPr="007316DA">
        <w:t xml:space="preserve"> This ratio is applied both to the gross income from the property and its expenses to determine the taxable income. Property purchased subject to a mortgage or bought on an installment basis is always debt-financed property.</w:t>
      </w:r>
      <w:r w:rsidRPr="007316DA">
        <w:rPr>
          <w:rStyle w:val="FootnoteReference"/>
        </w:rPr>
        <w:footnoteReference w:customMarkFollows="1" w:id="127"/>
        <w:t>8</w:t>
      </w:r>
    </w:p>
    <w:p w14:paraId="66F719DA"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p.ct.id="f477b8b0b92511efa86bc22ba615bad8|15|31:15"</w:instrText>
      </w:r>
      <w:r>
        <w:fldChar w:fldCharType="end"/>
      </w:r>
      <w:r>
        <w:t>Some acquisitions are exempt from this rule. These include purchases of property used in the organization's exempt function (including land near the organization's other property), annuities, low and moderate income housing, and property used in a business related to the exempt activities.</w:t>
      </w:r>
      <w:r w:rsidRPr="00E32094">
        <w:rPr>
          <w:rStyle w:val="FootnoteReference"/>
        </w:rPr>
        <w:footnoteReference w:customMarkFollows="1" w:id="128"/>
        <w:t>9</w:t>
      </w:r>
      <w:r>
        <w:t xml:space="preserve"> Special rules apply to acquisitions by an exempt educational institution.</w:t>
      </w:r>
      <w:r>
        <w:rPr>
          <w:rStyle w:val="FootnoteReference"/>
        </w:rPr>
        <w:t>1</w:t>
      </w:r>
      <w:r w:rsidRPr="00E32094">
        <w:rPr>
          <w:rStyle w:val="FootnoteReference"/>
        </w:rPr>
        <w:footnoteReference w:customMarkFollows="1" w:id="129"/>
        <w:t>0</w:t>
      </w:r>
    </w:p>
    <w:p w14:paraId="30A7AF64"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p.ct.id="f477b8b0b92511efa86bc22ba615bad8|15|31:15"</w:instrText>
      </w:r>
      <w:r>
        <w:fldChar w:fldCharType="end"/>
      </w:r>
      <w:r>
        <w:t>Exempt organizations are permitted to engage in certain limited leaseback operations where no more than 25</w:t>
      </w:r>
      <w:r>
        <w:rPr>
          <w:vanish/>
        </w:rPr>
        <w:t>&amp;percnt;</w:t>
      </w:r>
      <w:r>
        <w:rPr>
          <w:rStyle w:val="pxvis"/>
          <w:rFonts w:ascii="Times NewRoman" w:hAnsi="Times NewRoman"/>
          <w:b w:val="0"/>
          <w:sz w:val="24"/>
        </w:rPr>
        <w:t>%</w:t>
      </w:r>
      <w:r>
        <w:t xml:space="preserve"> of the floor space is leased back to the seller and the lease is on commercially reasonable terms.</w:t>
      </w:r>
      <w:r>
        <w:rPr>
          <w:rStyle w:val="FootnoteReference"/>
        </w:rPr>
        <w:t>1</w:t>
      </w:r>
      <w:r w:rsidRPr="00E32094">
        <w:rPr>
          <w:rStyle w:val="FootnoteReference"/>
        </w:rPr>
        <w:footnoteReference w:customMarkFollows="1" w:id="130"/>
        <w:t>1</w:t>
      </w:r>
      <w:r>
        <w:t xml:space="preserve"> These activities will not fall under the unrelated business income strictures.</w:t>
      </w:r>
    </w:p>
    <w:p w14:paraId="2C005816"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p.ct.id="f477b8b0b92511efa86bc22ba615bad8|15|31:15"</w:instrText>
      </w:r>
      <w:r>
        <w:fldChar w:fldCharType="end"/>
      </w:r>
      <w:r>
        <w:t>In addition, certain Code restrictions on the purchase of property have been relaxed. The Code provides that a fixed price and certain participating loan restrictions must be met for a purchase not to be classed as debt-financed.</w:t>
      </w:r>
      <w:r>
        <w:rPr>
          <w:rStyle w:val="FootnoteReference"/>
        </w:rPr>
        <w:t>1</w:t>
      </w:r>
      <w:r w:rsidRPr="00E32094">
        <w:rPr>
          <w:rStyle w:val="FootnoteReference"/>
        </w:rPr>
        <w:footnoteReference w:customMarkFollows="1" w:id="131"/>
        <w:t>2</w:t>
      </w:r>
      <w:r>
        <w:t xml:space="preserve"> These will no longer apply to property acquired from financial institutions in a qualified purchase. To qualify, the exempt organization must buy the real property from a financial institution that acquired it through foreclosure. Any gain to the financial institution must be ordinary income, the amount of the seller financing cannot exceed the institution's outstanding indebtedness on the property, and the value of the maximum amount payable under any participation feature cannot exceed 30</w:t>
      </w:r>
      <w:r>
        <w:rPr>
          <w:vanish/>
        </w:rPr>
        <w:t>&amp;percnt;</w:t>
      </w:r>
      <w:r>
        <w:rPr>
          <w:rStyle w:val="pxvis"/>
          <w:rFonts w:ascii="Times NewRoman" w:hAnsi="Times NewRoman"/>
          <w:b w:val="0"/>
          <w:sz w:val="24"/>
        </w:rPr>
        <w:t>%</w:t>
      </w:r>
      <w:r>
        <w:t xml:space="preserve"> of the total purchase price.</w:t>
      </w:r>
      <w:r>
        <w:rPr>
          <w:rStyle w:val="FootnoteReference"/>
        </w:rPr>
        <w:t>1</w:t>
      </w:r>
      <w:r w:rsidRPr="00E32094">
        <w:rPr>
          <w:rStyle w:val="FootnoteReference"/>
        </w:rPr>
        <w:footnoteReference w:customMarkFollows="1" w:id="132"/>
        <w:t>3</w:t>
      </w:r>
    </w:p>
    <w:p w14:paraId="244005C8" w14:textId="77777777" w:rsidR="004E0EBB" w:rsidRDefault="004E0EBB">
      <w:pPr>
        <w:pStyle w:val="pxs"/>
        <w:spacing w:before="180"/>
        <w:rPr>
          <w:sz w:val="27"/>
          <w:szCs w:val="27"/>
        </w:rPr>
      </w:pPr>
      <w:r>
        <w:rPr>
          <w:sz w:val="27"/>
          <w:szCs w:val="27"/>
        </w:rPr>
        <w:t>31:16. Exemption from state taxation</w:t>
      </w:r>
    </w:p>
    <w:p w14:paraId="472A8F90" w14:textId="77777777" w:rsidR="004E0EBB" w:rsidRDefault="004E0EBB">
      <w:pPr>
        <w:pStyle w:val="pxrr"/>
        <w:spacing w:before="180"/>
        <w:rPr>
          <w:sz w:val="24"/>
          <w:szCs w:val="24"/>
        </w:rPr>
      </w:pPr>
      <w:r>
        <w:rPr>
          <w:rStyle w:val="pxvis"/>
          <w:rFonts w:cs="Arial"/>
          <w:bCs/>
          <w:szCs w:val="28"/>
        </w:rPr>
        <w:t>Research References</w:t>
      </w:r>
    </w:p>
    <w:p w14:paraId="46D27336"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tk.ref.id="I09L8D7"</w:instrText>
      </w:r>
      <w:r>
        <w:rPr>
          <w:rStyle w:val="pxtk"/>
        </w:rPr>
        <w:fldChar w:fldCharType="end"/>
      </w:r>
      <w:r>
        <w:rPr>
          <w:rStyle w:val="pxtk"/>
        </w:rPr>
        <w:t>West's Key Number Digest, Internal Revenue &amp;key;4045 to 4079</w:t>
      </w:r>
    </w:p>
    <w:p w14:paraId="129AA7AD"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p.ct.id="f477b8b0b92511efa86bc22ba615bad8|16|31:16"</w:instrText>
      </w:r>
      <w:r>
        <w:fldChar w:fldCharType="end"/>
      </w:r>
      <w:r>
        <w:t>A not-for-profit corporation is exempt from state franchise taxes, except as to any unrelated business tax income of the organization,</w:t>
      </w:r>
      <w:r w:rsidRPr="00E32094">
        <w:rPr>
          <w:rStyle w:val="FootnoteReference"/>
        </w:rPr>
        <w:footnoteReference w:customMarkFollows="1" w:id="133"/>
        <w:t>1</w:t>
      </w:r>
      <w:r>
        <w:t xml:space="preserve"> if the corporation does not have any stock or shares or other certificates of ownership interests, the corporation is operated on a not-for-profit basis, and no part of the corporation's net earnings inure to the benefit of any officer, director, or member.</w:t>
      </w:r>
      <w:r w:rsidRPr="00E32094">
        <w:rPr>
          <w:rStyle w:val="FootnoteReference"/>
        </w:rPr>
        <w:footnoteReference w:customMarkFollows="1" w:id="134"/>
        <w:t>2</w:t>
      </w:r>
      <w:r>
        <w:t xml:space="preserve"> Not-for-profit corporations are also exempt from the New York City franchise tax to the extent their activities do not generate a profit.</w:t>
      </w:r>
      <w:r w:rsidRPr="00E32094">
        <w:rPr>
          <w:rStyle w:val="FootnoteReference"/>
        </w:rPr>
        <w:footnoteReference w:customMarkFollows="1" w:id="135"/>
        <w:t>3</w:t>
      </w:r>
    </w:p>
    <w:p w14:paraId="521F4F25"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p.ct.id="f477b8b0b92511efa86bc22ba615bad8|16|31:16"</w:instrText>
      </w:r>
      <w:r>
        <w:fldChar w:fldCharType="end"/>
      </w:r>
      <w:r>
        <w:t>All property owned</w:t>
      </w:r>
      <w:r w:rsidRPr="00E32094">
        <w:rPr>
          <w:rStyle w:val="FootnoteReference"/>
        </w:rPr>
        <w:footnoteReference w:customMarkFollows="1" w:id="136"/>
        <w:t>4</w:t>
      </w:r>
      <w:r>
        <w:t xml:space="preserve"> by a charitable organization and that is actually and exclusively used to further the organization's charitable purpose is exempt from ad valorem property taxation.</w:t>
      </w:r>
      <w:r w:rsidRPr="00E32094">
        <w:rPr>
          <w:rStyle w:val="FootnoteReference"/>
        </w:rPr>
        <w:footnoteReference w:customMarkFollows="1" w:id="137"/>
        <w:t>5</w:t>
      </w:r>
      <w:r>
        <w:t xml:space="preserve"> To be entitled to an exemption, the corporation must be organized or conducted exclusively for charitable purposes,</w:t>
      </w:r>
      <w:r w:rsidRPr="00E32094">
        <w:rPr>
          <w:rStyle w:val="FootnoteReference"/>
        </w:rPr>
        <w:footnoteReference w:customMarkFollows="1" w:id="138"/>
        <w:t>6</w:t>
      </w:r>
      <w:r>
        <w:t xml:space="preserve"> the property must be devoted exclusively to charitable purposes,</w:t>
      </w:r>
      <w:r w:rsidRPr="00E32094">
        <w:rPr>
          <w:rStyle w:val="FootnoteReference"/>
        </w:rPr>
        <w:footnoteReference w:customMarkFollows="1" w:id="139"/>
        <w:t>7</w:t>
      </w:r>
      <w:r>
        <w:t xml:space="preserve"> and the property must be in actual use by the institution in carrying out its charitable purposes.</w:t>
      </w:r>
      <w:r w:rsidRPr="00E32094">
        <w:rPr>
          <w:rStyle w:val="FootnoteReference"/>
        </w:rPr>
        <w:footnoteReference w:customMarkFollows="1" w:id="140"/>
        <w:t>8</w:t>
      </w:r>
    </w:p>
    <w:p w14:paraId="162C1A3B"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p.ct.id="f477b8b0b92511efa86bc22ba615bad8|16|31:16"</w:instrText>
      </w:r>
      <w:r>
        <w:fldChar w:fldCharType="end"/>
      </w:r>
      <w:r>
        <w:t>Not-for-profit corporations that meet statutory or regulatory requirements also are specifically exempted from having to pay New York State sales or use taxes.</w:t>
      </w:r>
      <w:r w:rsidRPr="00E32094">
        <w:rPr>
          <w:rStyle w:val="FootnoteReference"/>
        </w:rPr>
        <w:footnoteReference w:customMarkFollows="1" w:id="141"/>
        <w:t>9</w:t>
      </w:r>
      <w:r>
        <w:t xml:space="preserve"> The corporation is also exempt from the New York City vault tax,</w:t>
      </w:r>
      <w:r>
        <w:rPr>
          <w:rStyle w:val="FootnoteReference"/>
        </w:rPr>
        <w:t>1</w:t>
      </w:r>
      <w:r w:rsidRPr="00E32094">
        <w:rPr>
          <w:rStyle w:val="FootnoteReference"/>
        </w:rPr>
        <w:footnoteReference w:customMarkFollows="1" w:id="142"/>
        <w:t>0</w:t>
      </w:r>
      <w:r>
        <w:t xml:space="preserve"> commercial rent tax,</w:t>
      </w:r>
      <w:r>
        <w:rPr>
          <w:rStyle w:val="FootnoteReference"/>
        </w:rPr>
        <w:t>1</w:t>
      </w:r>
      <w:r w:rsidRPr="00E32094">
        <w:rPr>
          <w:rStyle w:val="FootnoteReference"/>
        </w:rPr>
        <w:footnoteReference w:customMarkFollows="1" w:id="143"/>
        <w:t>1</w:t>
      </w:r>
      <w:r>
        <w:t xml:space="preserve"> vehicle owner's tax,</w:t>
      </w:r>
      <w:r>
        <w:rPr>
          <w:rStyle w:val="FootnoteReference"/>
        </w:rPr>
        <w:t>1</w:t>
      </w:r>
      <w:r w:rsidRPr="00E32094">
        <w:rPr>
          <w:rStyle w:val="FootnoteReference"/>
        </w:rPr>
        <w:footnoteReference w:customMarkFollows="1" w:id="144"/>
        <w:t>2</w:t>
      </w:r>
      <w:r>
        <w:t xml:space="preserve"> hotel room occupancy tax,</w:t>
      </w:r>
      <w:r>
        <w:rPr>
          <w:rStyle w:val="FootnoteReference"/>
        </w:rPr>
        <w:t>1</w:t>
      </w:r>
      <w:r w:rsidRPr="00E32094">
        <w:rPr>
          <w:rStyle w:val="FootnoteReference"/>
        </w:rPr>
        <w:footnoteReference w:customMarkFollows="1" w:id="145"/>
        <w:t>3</w:t>
      </w:r>
      <w:r>
        <w:t xml:space="preserve"> retail liquor licensee tax,</w:t>
      </w:r>
      <w:r>
        <w:rPr>
          <w:rStyle w:val="FootnoteReference"/>
        </w:rPr>
        <w:t>1</w:t>
      </w:r>
      <w:r w:rsidRPr="00E32094">
        <w:rPr>
          <w:rStyle w:val="FootnoteReference"/>
        </w:rPr>
        <w:footnoteReference w:customMarkFollows="1" w:id="146"/>
        <w:t>4</w:t>
      </w:r>
      <w:r>
        <w:t xml:space="preserve"> taxicab license transfer tax,</w:t>
      </w:r>
      <w:r>
        <w:rPr>
          <w:rStyle w:val="FootnoteReference"/>
        </w:rPr>
        <w:t>1</w:t>
      </w:r>
      <w:r w:rsidRPr="00E32094">
        <w:rPr>
          <w:rStyle w:val="FootnoteReference"/>
        </w:rPr>
        <w:footnoteReference w:customMarkFollows="1" w:id="147"/>
        <w:t>5</w:t>
      </w:r>
      <w:r>
        <w:t xml:space="preserve"> and utility tax.</w:t>
      </w:r>
      <w:r>
        <w:rPr>
          <w:rStyle w:val="FootnoteReference"/>
        </w:rPr>
        <w:t>1</w:t>
      </w:r>
      <w:r w:rsidRPr="00E32094">
        <w:rPr>
          <w:rStyle w:val="FootnoteReference"/>
        </w:rPr>
        <w:footnoteReference w:customMarkFollows="1" w:id="148"/>
        <w:t>6</w:t>
      </w:r>
    </w:p>
    <w:p w14:paraId="34F71077"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p.ct.id="f477b8b0b92511efa86bc22ba615bad8|16|31:16"</w:instrText>
      </w:r>
      <w:r>
        <w:fldChar w:fldCharType="end"/>
      </w:r>
      <w:r>
        <w:t>A contributor or a donor of property to a corporation organized for charitable purposes is entitled to a deduction from New York's income</w:t>
      </w:r>
      <w:r>
        <w:rPr>
          <w:rStyle w:val="FootnoteReference"/>
        </w:rPr>
        <w:t>1</w:t>
      </w:r>
      <w:r w:rsidRPr="00E32094">
        <w:rPr>
          <w:rStyle w:val="FootnoteReference"/>
        </w:rPr>
        <w:footnoteReference w:customMarkFollows="1" w:id="149"/>
        <w:t>7</w:t>
      </w:r>
      <w:r>
        <w:t xml:space="preserve"> and estate taxes.</w:t>
      </w:r>
      <w:r>
        <w:rPr>
          <w:rStyle w:val="FootnoteReference"/>
        </w:rPr>
        <w:t>1</w:t>
      </w:r>
      <w:r w:rsidRPr="00E32094">
        <w:rPr>
          <w:rStyle w:val="FootnoteReference"/>
        </w:rPr>
        <w:footnoteReference w:customMarkFollows="1" w:id="150"/>
        <w:t>8</w:t>
      </w:r>
    </w:p>
    <w:p w14:paraId="053F8691" w14:textId="77777777" w:rsidR="004E0EBB" w:rsidRDefault="004E0EBB">
      <w:pPr>
        <w:pStyle w:val="pxd"/>
        <w:spacing w:before="180"/>
      </w:pPr>
      <w:r>
        <w:t>2. Charity's Status as Private Foundation</w:t>
      </w:r>
    </w:p>
    <w:p w14:paraId="711A1A47" w14:textId="77777777" w:rsidR="004E0EBB" w:rsidRDefault="004E0EBB">
      <w:pPr>
        <w:pStyle w:val="pxs"/>
        <w:spacing w:before="180"/>
        <w:rPr>
          <w:sz w:val="27"/>
          <w:szCs w:val="27"/>
        </w:rPr>
      </w:pPr>
      <w:r w:rsidRPr="00374E73">
        <w:rPr>
          <w:sz w:val="27"/>
          <w:szCs w:val="27"/>
        </w:rPr>
        <w:t>31:17. Definitions</w:t>
      </w:r>
      <w:r w:rsidRPr="00374E73">
        <w:rPr>
          <w:rStyle w:val="pxsep"/>
        </w:rPr>
        <w:t xml:space="preserve">-- </w:t>
      </w:r>
      <w:r w:rsidRPr="00374E73">
        <w:rPr>
          <w:sz w:val="27"/>
          <w:szCs w:val="27"/>
        </w:rPr>
        <w:t>Private operating foundation; qualifying distributions; minimum investment return</w:t>
      </w:r>
    </w:p>
    <w:p w14:paraId="116EF913" w14:textId="77777777" w:rsidR="004E0EBB" w:rsidRDefault="004E0EBB">
      <w:pPr>
        <w:pStyle w:val="pxrr"/>
        <w:spacing w:before="180"/>
        <w:rPr>
          <w:sz w:val="24"/>
          <w:szCs w:val="24"/>
        </w:rPr>
      </w:pPr>
      <w:r>
        <w:rPr>
          <w:rStyle w:val="pxvis"/>
          <w:rFonts w:cs="Arial"/>
          <w:bCs/>
          <w:szCs w:val="28"/>
        </w:rPr>
        <w:t>Research References</w:t>
      </w:r>
    </w:p>
    <w:p w14:paraId="69561B4D"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tk.ref.id="I09O1WD"</w:instrText>
      </w:r>
      <w:r>
        <w:rPr>
          <w:rStyle w:val="pxtk"/>
        </w:rPr>
        <w:fldChar w:fldCharType="end"/>
      </w:r>
      <w:r>
        <w:rPr>
          <w:rStyle w:val="pxtk"/>
        </w:rPr>
        <w:t>West's Key Number Digest, Internal Revenue &amp;key;4045 to 4079</w:t>
      </w:r>
    </w:p>
    <w:p w14:paraId="27624B2A"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p.ct.id="f477b8b0b92511efa86bc22ba615bad8|17|31:17"</w:instrText>
      </w:r>
      <w:r>
        <w:fldChar w:fldCharType="end"/>
      </w:r>
      <w:r>
        <w:t>A charitable organization that acts as a private foundation</w:t>
      </w:r>
      <w:r w:rsidRPr="00E32094">
        <w:rPr>
          <w:rStyle w:val="FootnoteReference"/>
        </w:rPr>
        <w:footnoteReference w:customMarkFollows="1" w:id="151"/>
        <w:t>1</w:t>
      </w:r>
      <w:r>
        <w:t xml:space="preserve"> is exempt from taxes on its net investment income and on its undistributed income</w:t>
      </w:r>
      <w:r w:rsidRPr="00E32094">
        <w:rPr>
          <w:rStyle w:val="FootnoteReference"/>
        </w:rPr>
        <w:footnoteReference w:customMarkFollows="1" w:id="152"/>
        <w:t>2</w:t>
      </w:r>
      <w:r>
        <w:t xml:space="preserve"> if it can establish that it is an exempt operating foundation.</w:t>
      </w:r>
      <w:r w:rsidRPr="00E32094">
        <w:rPr>
          <w:rStyle w:val="FootnoteReference"/>
        </w:rPr>
        <w:footnoteReference w:customMarkFollows="1" w:id="153"/>
        <w:t>3</w:t>
      </w:r>
      <w:r>
        <w:t xml:space="preserve"> A gray area exists between publicly supported organizations and private foundations that is filled by the concept of a private operating foundation. A </w:t>
      </w:r>
      <w:r>
        <w:rPr>
          <w:vanish/>
        </w:rPr>
        <w:t>&amp;ldquo;</w:t>
      </w:r>
      <w:r>
        <w:rPr>
          <w:rStyle w:val="pxvis"/>
          <w:rFonts w:ascii="Times NewRoman" w:hAnsi="Times NewRoman"/>
          <w:b w:val="0"/>
          <w:sz w:val="24"/>
        </w:rPr>
        <w:t>“</w:t>
      </w:r>
      <w:r>
        <w:t>private operating foundation</w:t>
      </w:r>
      <w:r>
        <w:rPr>
          <w:vanish/>
        </w:rPr>
        <w:t>&amp;rdquo;</w:t>
      </w:r>
      <w:r>
        <w:rPr>
          <w:rStyle w:val="pxvis"/>
          <w:rFonts w:ascii="Times NewRoman" w:hAnsi="Times NewRoman"/>
          <w:b w:val="0"/>
          <w:sz w:val="24"/>
        </w:rPr>
        <w:t>”</w:t>
      </w:r>
      <w:r>
        <w:t xml:space="preserve"> is an exempt organization that is not publicly supported and is therefore a private foundation but does more than merely make grants to others.</w:t>
      </w:r>
      <w:r w:rsidRPr="00E32094">
        <w:rPr>
          <w:rStyle w:val="FootnoteReference"/>
        </w:rPr>
        <w:footnoteReference w:customMarkFollows="1" w:id="154"/>
        <w:t>4</w:t>
      </w:r>
      <w:r>
        <w:t xml:space="preserve"> These are organizations actively engaged in exempt activities. An example would be an organization established to train teachers that actively conducts courses and seminars.</w:t>
      </w:r>
      <w:r w:rsidRPr="00E32094">
        <w:rPr>
          <w:rStyle w:val="FootnoteReference"/>
        </w:rPr>
        <w:footnoteReference w:customMarkFollows="1" w:id="155"/>
        <w:t>5</w:t>
      </w:r>
    </w:p>
    <w:p w14:paraId="00EA5D35"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p.ct.id="f477b8b0b92511efa86bc22ba615bad8|17|31:17"</w:instrText>
      </w:r>
      <w:r>
        <w:fldChar w:fldCharType="end"/>
      </w:r>
      <w:r>
        <w:t>A private operating foundation is one that uses its charitable contributions for activities that it personally conducts, not just for making grants to others. The funds expended for this purpose must be substantially the entire income of the organization or its minimum investment return.</w:t>
      </w:r>
      <w:r w:rsidRPr="00E32094">
        <w:rPr>
          <w:rStyle w:val="FootnoteReference"/>
        </w:rPr>
        <w:footnoteReference w:customMarkFollows="1" w:id="156"/>
        <w:t>6</w:t>
      </w:r>
    </w:p>
    <w:p w14:paraId="3A0670A7"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p.ct.id="f477b8b0b92511efa86bc22ba615bad8|17|31:17"</w:instrText>
      </w:r>
      <w:r>
        <w:fldChar w:fldCharType="end"/>
      </w:r>
      <w:r>
        <w:t>Two tests must be met to qualify as a private operating foundation. The first is the income test that requires the organization to spend substantially all (85</w:t>
      </w:r>
      <w:r>
        <w:rPr>
          <w:vanish/>
        </w:rPr>
        <w:t>&amp;percnt;</w:t>
      </w:r>
      <w:r>
        <w:rPr>
          <w:rStyle w:val="pxvis"/>
          <w:rFonts w:ascii="Times NewRoman" w:hAnsi="Times NewRoman"/>
          <w:b w:val="0"/>
          <w:sz w:val="24"/>
        </w:rPr>
        <w:t>%</w:t>
      </w:r>
      <w:r>
        <w:t xml:space="preserve">) of the lesser of its net income or its minimum investment return. </w:t>
      </w:r>
      <w:r w:rsidRPr="00E32094">
        <w:rPr>
          <w:rStyle w:val="FootnoteReference"/>
        </w:rPr>
        <w:footnoteReference w:customMarkFollows="1" w:id="157"/>
        <w:t>7</w:t>
      </w:r>
      <w:r>
        <w:t xml:space="preserve"> The second test is actually a set of three tests, at least one of which must be met:</w:t>
      </w:r>
    </w:p>
    <w:p w14:paraId="241C8B91"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p.ct.id="f477b8b0b92511efa86bc22ba615bad8|17|31:17"</w:instrText>
      </w:r>
      <w:r>
        <w:fldChar w:fldCharType="end"/>
      </w:r>
      <w:r>
        <w:t>(1) Asset test, where substantially more than half of the assets must be devoted to the organization's exempt activities, a functionally related business, or stock of a controlled corporation devoted to those activities;</w:t>
      </w:r>
    </w:p>
    <w:p w14:paraId="7622F0E5"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p.ct.id="f477b8b0b92511efa86bc22ba615bad8|17|31:17"</w:instrText>
      </w:r>
      <w:r>
        <w:fldChar w:fldCharType="end"/>
      </w:r>
      <w:r>
        <w:t>(2) Endowment test, where at least two-thirds of its annual expenditures for active work must equal two-thirds of its minimum investment return; and</w:t>
      </w:r>
    </w:p>
    <w:p w14:paraId="35807C60"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p.ct.id="f477b8b0b92511efa86bc22ba615bad8|17|31:17"</w:instrText>
      </w:r>
      <w:r>
        <w:fldChar w:fldCharType="end"/>
      </w:r>
      <w:r>
        <w:t>(3) Support test, where the foundation's support must come from the public and from five or more organizations, none of which donated more than 25</w:t>
      </w:r>
      <w:r>
        <w:rPr>
          <w:vanish/>
        </w:rPr>
        <w:t>&amp;percnt;</w:t>
      </w:r>
      <w:r>
        <w:rPr>
          <w:rStyle w:val="pxvis"/>
          <w:rFonts w:ascii="Times NewRoman" w:hAnsi="Times NewRoman"/>
          <w:b w:val="0"/>
          <w:sz w:val="24"/>
        </w:rPr>
        <w:t>%</w:t>
      </w:r>
      <w:r>
        <w:t xml:space="preserve"> of the support. The organizations must not be controlled by the foundation. No more than half the support can come from investment income.</w:t>
      </w:r>
      <w:r w:rsidRPr="00E32094">
        <w:rPr>
          <w:rStyle w:val="FootnoteReference"/>
        </w:rPr>
        <w:footnoteReference w:customMarkFollows="1" w:id="158"/>
        <w:t>8</w:t>
      </w:r>
    </w:p>
    <w:p w14:paraId="1D303A08"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p.ct.id="f477b8b0b92511efa86bc22ba615bad8|17|31:17"</w:instrText>
      </w:r>
      <w:r>
        <w:fldChar w:fldCharType="end"/>
      </w:r>
      <w:r>
        <w:t>Once those laborious qualifications are met, a private operating foundation may enjoy five benefits not available to nonoperating foundations. First, donors may contribute and deduct up to 50</w:t>
      </w:r>
      <w:r>
        <w:rPr>
          <w:vanish/>
        </w:rPr>
        <w:t>&amp;percnt;</w:t>
      </w:r>
      <w:r>
        <w:rPr>
          <w:rStyle w:val="pxvis"/>
          <w:rFonts w:ascii="Times NewRoman" w:hAnsi="Times NewRoman"/>
          <w:b w:val="0"/>
          <w:sz w:val="24"/>
        </w:rPr>
        <w:t>%</w:t>
      </w:r>
      <w:r>
        <w:t xml:space="preserve"> of their income to the foundation instead of the 30</w:t>
      </w:r>
      <w:r>
        <w:rPr>
          <w:vanish/>
        </w:rPr>
        <w:t>&amp;percnt;</w:t>
      </w:r>
      <w:r>
        <w:rPr>
          <w:rStyle w:val="pxvis"/>
          <w:rFonts w:ascii="Times NewRoman" w:hAnsi="Times NewRoman"/>
          <w:b w:val="0"/>
          <w:sz w:val="24"/>
        </w:rPr>
        <w:t>%</w:t>
      </w:r>
      <w:r>
        <w:t xml:space="preserve"> maximum permitted for contributions to other foundations.</w:t>
      </w:r>
      <w:r w:rsidRPr="00E32094">
        <w:rPr>
          <w:rStyle w:val="FootnoteReference"/>
        </w:rPr>
        <w:footnoteReference w:customMarkFollows="1" w:id="159"/>
        <w:t>9</w:t>
      </w:r>
      <w:r>
        <w:t xml:space="preserve"> Second, certain </w:t>
      </w:r>
      <w:r>
        <w:rPr>
          <w:vanish/>
        </w:rPr>
        <w:t>&amp;ldquo;</w:t>
      </w:r>
      <w:r>
        <w:rPr>
          <w:rStyle w:val="pxvis"/>
          <w:rFonts w:ascii="Times NewRoman" w:hAnsi="Times NewRoman"/>
          <w:b w:val="0"/>
          <w:sz w:val="24"/>
        </w:rPr>
        <w:t>“</w:t>
      </w:r>
      <w:r>
        <w:t>old-line</w:t>
      </w:r>
      <w:r>
        <w:rPr>
          <w:vanish/>
        </w:rPr>
        <w:t>&amp;rdquo;</w:t>
      </w:r>
      <w:r>
        <w:rPr>
          <w:rStyle w:val="pxvis"/>
          <w:rFonts w:ascii="Times NewRoman" w:hAnsi="Times NewRoman"/>
          <w:b w:val="0"/>
          <w:sz w:val="24"/>
        </w:rPr>
        <w:t>”</w:t>
      </w:r>
      <w:r>
        <w:t xml:space="preserve"> foundations may avoid the tax on investment income.</w:t>
      </w:r>
      <w:r>
        <w:rPr>
          <w:rStyle w:val="FootnoteReference"/>
        </w:rPr>
        <w:t>1</w:t>
      </w:r>
      <w:r w:rsidRPr="00E32094">
        <w:rPr>
          <w:rStyle w:val="FootnoteReference"/>
        </w:rPr>
        <w:footnoteReference w:customMarkFollows="1" w:id="160"/>
        <w:t>0</w:t>
      </w:r>
      <w:r>
        <w:t xml:space="preserve"> These foundations must have been publicly supported for at least 10 years or else qualified on January 1, 1983; at least 75</w:t>
      </w:r>
      <w:r>
        <w:rPr>
          <w:vanish/>
        </w:rPr>
        <w:t>&amp;percnt;</w:t>
      </w:r>
      <w:r>
        <w:rPr>
          <w:rStyle w:val="pxvis"/>
          <w:rFonts w:ascii="Times NewRoman" w:hAnsi="Times NewRoman"/>
          <w:b w:val="0"/>
          <w:sz w:val="24"/>
        </w:rPr>
        <w:t>%</w:t>
      </w:r>
      <w:r>
        <w:t xml:space="preserve"> of the governing body must not be disqualified persons; the governing body must represent the general public; and no officer of the foundation can be a disqualified person. Third, the minimum payout requirements imposed on private foundations do not apply because they have been replaced by the income test requirements discussed above. Fourth, the requirement that a grant from a private foundation must be expended within one year does not apply.</w:t>
      </w:r>
      <w:r>
        <w:rPr>
          <w:rStyle w:val="FootnoteReference"/>
        </w:rPr>
        <w:t>1</w:t>
      </w:r>
      <w:r w:rsidRPr="00E32094">
        <w:rPr>
          <w:rStyle w:val="FootnoteReference"/>
        </w:rPr>
        <w:footnoteReference w:customMarkFollows="1" w:id="161"/>
        <w:t>1</w:t>
      </w:r>
      <w:r>
        <w:t xml:space="preserve"> Fifth, the tax on self-dealing imposed on private foundations does not apply to private operating foundations.</w:t>
      </w:r>
      <w:r>
        <w:rPr>
          <w:rStyle w:val="FootnoteReference"/>
        </w:rPr>
        <w:t>1</w:t>
      </w:r>
      <w:r w:rsidRPr="00E32094">
        <w:rPr>
          <w:rStyle w:val="FootnoteReference"/>
        </w:rPr>
        <w:footnoteReference w:customMarkFollows="1" w:id="162"/>
        <w:t>2</w:t>
      </w:r>
    </w:p>
    <w:p w14:paraId="5E2EFF80"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p.ct.id="f477b8b0b92511efa86bc22ba615bad8|17|31:17"</w:instrText>
      </w:r>
      <w:r>
        <w:fldChar w:fldCharType="end"/>
      </w:r>
      <w:r>
        <w:t xml:space="preserve">To be exempt from taxation of its net investment income under </w:t>
      </w:r>
      <w:r>
        <w:rPr>
          <w:rStyle w:val="pxst"/>
          <w:color w:val="FF0000"/>
          <w:sz w:val="20"/>
          <w:szCs w:val="20"/>
          <w:vertAlign w:val="superscript"/>
        </w:rPr>
        <w:t>►</w:t>
      </w:r>
      <w:r>
        <w:rPr>
          <w:rStyle w:val="pxst"/>
        </w:rPr>
        <w:fldChar w:fldCharType="begin"/>
      </w:r>
      <w:r>
        <w:rPr>
          <w:rStyle w:val="pxst"/>
        </w:rPr>
        <w:instrText>st.ref.id="I09RZ3G"</w:instrText>
      </w:r>
      <w:r>
        <w:rPr>
          <w:rStyle w:val="pxst"/>
        </w:rPr>
        <w:fldChar w:fldCharType="end"/>
      </w:r>
      <w:r>
        <w:rPr>
          <w:rStyle w:val="pxst"/>
        </w:rPr>
        <w:t>Section 4940 of the Internal Revenue Code</w:t>
      </w:r>
      <w:r>
        <w:t>, an operating foundation must also establish that: (1) it has been publicly supported for at least 10 taxable years; (2) at all times during the tax year in question, the governing body of the organization consisted of individuals, at least 75</w:t>
      </w:r>
      <w:r>
        <w:rPr>
          <w:vanish/>
        </w:rPr>
        <w:t>&amp;percnt;</w:t>
      </w:r>
      <w:r>
        <w:rPr>
          <w:rStyle w:val="pxvis"/>
          <w:rFonts w:ascii="Times NewRoman" w:hAnsi="Times NewRoman"/>
          <w:b w:val="0"/>
          <w:sz w:val="24"/>
        </w:rPr>
        <w:t>%</w:t>
      </w:r>
      <w:r>
        <w:t xml:space="preserve"> of whom were not disqualified, and was broadly representative of the general public; and (3) the foundation at no time during the taxable year had an officer who is a disqualified individual.</w:t>
      </w:r>
      <w:r>
        <w:rPr>
          <w:rStyle w:val="FootnoteReference"/>
        </w:rPr>
        <w:t>1</w:t>
      </w:r>
      <w:r w:rsidRPr="00E32094">
        <w:rPr>
          <w:rStyle w:val="FootnoteReference"/>
        </w:rPr>
        <w:footnoteReference w:customMarkFollows="1" w:id="163"/>
        <w:t>3</w:t>
      </w:r>
    </w:p>
    <w:p w14:paraId="4C0CACFD"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p.ct.id="f477b8b0b92511efa86bc22ba615bad8|17|31:17"</w:instrText>
      </w:r>
      <w:r>
        <w:fldChar w:fldCharType="end"/>
      </w:r>
      <w:r>
        <w:rPr>
          <w:vanish/>
        </w:rPr>
        <w:t>&amp;ldquo;</w:t>
      </w:r>
      <w:r>
        <w:rPr>
          <w:rStyle w:val="pxvis"/>
          <w:rFonts w:ascii="Times NewRoman" w:hAnsi="Times NewRoman"/>
          <w:b w:val="0"/>
          <w:sz w:val="24"/>
        </w:rPr>
        <w:t>“</w:t>
      </w:r>
      <w:r>
        <w:t>Qualifying distributions</w:t>
      </w:r>
      <w:r>
        <w:rPr>
          <w:vanish/>
        </w:rPr>
        <w:t>&amp;rdquo;</w:t>
      </w:r>
      <w:r>
        <w:rPr>
          <w:rStyle w:val="pxvis"/>
          <w:rFonts w:ascii="Times NewRoman" w:hAnsi="Times NewRoman"/>
          <w:b w:val="0"/>
          <w:sz w:val="24"/>
        </w:rPr>
        <w:t>”</w:t>
      </w:r>
      <w:r>
        <w:t xml:space="preserve"> are defined as amounts paid to accomplish or to acquire assets used directly in carrying out one or more charitable purposes other than contributions to: (1) organizations controlled by the foundation or by one or more </w:t>
      </w:r>
      <w:r>
        <w:rPr>
          <w:vanish/>
        </w:rPr>
        <w:t>&amp;ldquo;</w:t>
      </w:r>
      <w:r>
        <w:rPr>
          <w:rStyle w:val="pxvis"/>
          <w:rFonts w:ascii="Times NewRoman" w:hAnsi="Times NewRoman"/>
          <w:b w:val="0"/>
          <w:sz w:val="24"/>
        </w:rPr>
        <w:t>“</w:t>
      </w:r>
      <w:r>
        <w:t>disqualified persons</w:t>
      </w:r>
      <w:r>
        <w:rPr>
          <w:vanish/>
        </w:rPr>
        <w:t>&amp;rdquo;</w:t>
      </w:r>
      <w:r>
        <w:rPr>
          <w:rStyle w:val="pxvis"/>
          <w:rFonts w:ascii="Times NewRoman" w:hAnsi="Times NewRoman"/>
          <w:b w:val="0"/>
          <w:sz w:val="24"/>
        </w:rPr>
        <w:t>”</w:t>
      </w:r>
      <w:r>
        <w:t>;</w:t>
      </w:r>
      <w:r>
        <w:rPr>
          <w:rStyle w:val="FootnoteReference"/>
        </w:rPr>
        <w:t>1</w:t>
      </w:r>
      <w:r w:rsidRPr="00E32094">
        <w:rPr>
          <w:rStyle w:val="FootnoteReference"/>
        </w:rPr>
        <w:footnoteReference w:customMarkFollows="1" w:id="164"/>
        <w:t>4</w:t>
      </w:r>
      <w:r>
        <w:t xml:space="preserve"> or (2) to private nonoperating foundations unless such organizations or foundations make qualifying distributions to recipients other than nonoperating foundations in an amount equal to the contribution received within one year of the receipt thereof.</w:t>
      </w:r>
      <w:r>
        <w:rPr>
          <w:rStyle w:val="FootnoteReference"/>
        </w:rPr>
        <w:t>1</w:t>
      </w:r>
      <w:r w:rsidRPr="00E32094">
        <w:rPr>
          <w:rStyle w:val="FootnoteReference"/>
        </w:rPr>
        <w:footnoteReference w:customMarkFollows="1" w:id="165"/>
        <w:t>5</w:t>
      </w:r>
    </w:p>
    <w:p w14:paraId="1D55376F"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p.ct.id="f477b8b0b92511efa86bc22ba615bad8|17|31:17"</w:instrText>
      </w:r>
      <w:r>
        <w:fldChar w:fldCharType="end"/>
      </w:r>
      <w:r>
        <w:t>The minimum investment return for any private foundation for any taxable year is 5</w:t>
      </w:r>
      <w:r>
        <w:rPr>
          <w:vanish/>
        </w:rPr>
        <w:t>&amp;percnt;</w:t>
      </w:r>
      <w:r>
        <w:rPr>
          <w:rStyle w:val="pxvis"/>
          <w:rFonts w:ascii="Times NewRoman" w:hAnsi="Times NewRoman"/>
          <w:b w:val="0"/>
          <w:sz w:val="24"/>
        </w:rPr>
        <w:t>%</w:t>
      </w:r>
      <w:r>
        <w:t xml:space="preserve"> of the excess of: (1) the aggregate fair market value of all assets of the foundation, other than those which are used (or held for use) directly in carrying out the foundation's exempt purpose over (2) the acquisition indebtedness with respect to such assets.</w:t>
      </w:r>
      <w:r>
        <w:rPr>
          <w:rStyle w:val="FootnoteReference"/>
        </w:rPr>
        <w:t>1</w:t>
      </w:r>
      <w:r w:rsidRPr="00E32094">
        <w:rPr>
          <w:rStyle w:val="FootnoteReference"/>
        </w:rPr>
        <w:footnoteReference w:customMarkFollows="1" w:id="166"/>
        <w:t>6</w:t>
      </w:r>
    </w:p>
    <w:p w14:paraId="693C68C6" w14:textId="77777777" w:rsidR="004E0EBB" w:rsidRDefault="004E0EBB">
      <w:pPr>
        <w:pStyle w:val="pxs"/>
        <w:spacing w:before="180"/>
        <w:rPr>
          <w:sz w:val="27"/>
          <w:szCs w:val="27"/>
        </w:rPr>
      </w:pPr>
      <w:r>
        <w:rPr>
          <w:sz w:val="27"/>
          <w:szCs w:val="27"/>
        </w:rPr>
        <w:t>31:18. Definitions</w:t>
      </w:r>
      <w:r>
        <w:rPr>
          <w:rStyle w:val="pxsep"/>
        </w:rPr>
        <w:t xml:space="preserve">-- </w:t>
      </w:r>
      <w:r>
        <w:rPr>
          <w:sz w:val="27"/>
          <w:szCs w:val="27"/>
        </w:rPr>
        <w:t>Disqualified person; substantial contributor</w:t>
      </w:r>
    </w:p>
    <w:p w14:paraId="4D8C70C2" w14:textId="77777777" w:rsidR="004E0EBB" w:rsidRDefault="004E0EBB">
      <w:pPr>
        <w:pStyle w:val="pxrr"/>
        <w:spacing w:before="180"/>
        <w:rPr>
          <w:sz w:val="24"/>
          <w:szCs w:val="24"/>
        </w:rPr>
      </w:pPr>
      <w:r>
        <w:rPr>
          <w:rStyle w:val="pxvis"/>
          <w:rFonts w:cs="Arial"/>
          <w:bCs/>
          <w:szCs w:val="28"/>
        </w:rPr>
        <w:t>Research References</w:t>
      </w:r>
    </w:p>
    <w:p w14:paraId="1FCEB3D8"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tk.ref.id="I09P5ZW"</w:instrText>
      </w:r>
      <w:r>
        <w:rPr>
          <w:rStyle w:val="pxtk"/>
        </w:rPr>
        <w:fldChar w:fldCharType="end"/>
      </w:r>
      <w:r>
        <w:rPr>
          <w:rStyle w:val="pxtk"/>
        </w:rPr>
        <w:t>West's Key Number Digest, Internal Revenue &amp;key;4045 to 4079</w:t>
      </w:r>
    </w:p>
    <w:p w14:paraId="57D6387D"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p.ct.id="f477b8b0b92511efa86bc22ba615bad8|18|31:18"</w:instrText>
      </w:r>
      <w:r>
        <w:fldChar w:fldCharType="end"/>
      </w:r>
      <w:r>
        <w:t xml:space="preserve">A </w:t>
      </w:r>
      <w:r>
        <w:rPr>
          <w:vanish/>
        </w:rPr>
        <w:t>&amp;ldquo;</w:t>
      </w:r>
      <w:r>
        <w:rPr>
          <w:rStyle w:val="pxvis"/>
          <w:rFonts w:ascii="Times NewRoman" w:hAnsi="Times NewRoman"/>
          <w:b w:val="0"/>
          <w:sz w:val="24"/>
        </w:rPr>
        <w:t>“</w:t>
      </w:r>
      <w:r>
        <w:t>disqualified person</w:t>
      </w:r>
      <w:r>
        <w:rPr>
          <w:vanish/>
        </w:rPr>
        <w:t>&amp;rdquo;</w:t>
      </w:r>
      <w:r>
        <w:rPr>
          <w:rStyle w:val="pxvis"/>
          <w:rFonts w:ascii="Times NewRoman" w:hAnsi="Times NewRoman"/>
          <w:b w:val="0"/>
          <w:sz w:val="24"/>
        </w:rPr>
        <w:t>”</w:t>
      </w:r>
      <w:r>
        <w:t xml:space="preserve"> is defined by statute</w:t>
      </w:r>
      <w:r w:rsidRPr="00E32094">
        <w:rPr>
          <w:rStyle w:val="FootnoteReference"/>
        </w:rPr>
        <w:footnoteReference w:customMarkFollows="1" w:id="167"/>
        <w:t>1</w:t>
      </w:r>
      <w:r>
        <w:t xml:space="preserve"> as:</w:t>
      </w:r>
    </w:p>
    <w:p w14:paraId="5041F724"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p.ct.id="f477b8b0b92511efa86bc22ba615bad8|18|31:18"</w:instrText>
      </w:r>
      <w:r>
        <w:fldChar w:fldCharType="end"/>
      </w:r>
      <w:r>
        <w:t>1. A substantial contributor to the foundation.</w:t>
      </w:r>
    </w:p>
    <w:p w14:paraId="0DB2F0DB"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p.ct.id="f477b8b0b92511efa86bc22ba615bad8|18|31:18"</w:instrText>
      </w:r>
      <w:r>
        <w:fldChar w:fldCharType="end"/>
      </w:r>
      <w:r>
        <w:t>2. A foundation manager.</w:t>
      </w:r>
    </w:p>
    <w:p w14:paraId="24CEADB1"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p.ct.id="f477b8b0b92511efa86bc22ba615bad8|18|31:18"</w:instrText>
      </w:r>
      <w:r>
        <w:fldChar w:fldCharType="end"/>
      </w:r>
      <w:r>
        <w:t>3. An owner of more than 20</w:t>
      </w:r>
      <w:r>
        <w:rPr>
          <w:vanish/>
        </w:rPr>
        <w:t>&amp;percnt;</w:t>
      </w:r>
      <w:r>
        <w:rPr>
          <w:rStyle w:val="pxvis"/>
          <w:rFonts w:ascii="Times NewRoman" w:hAnsi="Times NewRoman"/>
          <w:b w:val="0"/>
          <w:sz w:val="24"/>
        </w:rPr>
        <w:t>%</w:t>
      </w:r>
      <w:r>
        <w:t xml:space="preserve"> of: (a) the voting power of a corporation; (b) the profits interest of a partnership; or (c) the beneficial interest of a trust or unincorporated enterprise, which is a substantial contributor to the foundation.</w:t>
      </w:r>
    </w:p>
    <w:p w14:paraId="27EA389E"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p.ct.id="f477b8b0b92511efa86bc22ba615bad8|18|31:18"</w:instrText>
      </w:r>
      <w:r>
        <w:fldChar w:fldCharType="end"/>
      </w:r>
      <w:r>
        <w:t>4. A member of the family of any individual described in 1 to 3 above.</w:t>
      </w:r>
    </w:p>
    <w:p w14:paraId="5F8ACCA7"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p.ct.id="f477b8b0b92511efa86bc22ba615bad8|18|31:18"</w:instrText>
      </w:r>
      <w:r>
        <w:fldChar w:fldCharType="end"/>
      </w:r>
      <w:r>
        <w:t>5. A corporation in which persons described in 1 to 4, above, own more than 35</w:t>
      </w:r>
      <w:r>
        <w:rPr>
          <w:vanish/>
        </w:rPr>
        <w:t>&amp;percnt;</w:t>
      </w:r>
      <w:r>
        <w:rPr>
          <w:rStyle w:val="pxvis"/>
          <w:rFonts w:ascii="Times NewRoman" w:hAnsi="Times NewRoman"/>
          <w:b w:val="0"/>
          <w:sz w:val="24"/>
        </w:rPr>
        <w:t>%</w:t>
      </w:r>
      <w:r>
        <w:t xml:space="preserve"> of the voting power.</w:t>
      </w:r>
    </w:p>
    <w:p w14:paraId="6ADA18E7"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p.ct.id="f477b8b0b92511efa86bc22ba615bad8|18|31:18"</w:instrText>
      </w:r>
      <w:r>
        <w:fldChar w:fldCharType="end"/>
      </w:r>
      <w:r>
        <w:t>6. A partnership in which persons described in 1 to 4, above, own more than 35</w:t>
      </w:r>
      <w:r>
        <w:rPr>
          <w:vanish/>
        </w:rPr>
        <w:t>&amp;percnt;</w:t>
      </w:r>
      <w:r>
        <w:rPr>
          <w:rStyle w:val="pxvis"/>
          <w:rFonts w:ascii="Times NewRoman" w:hAnsi="Times NewRoman"/>
          <w:b w:val="0"/>
          <w:sz w:val="24"/>
        </w:rPr>
        <w:t>%</w:t>
      </w:r>
      <w:r>
        <w:t xml:space="preserve"> of the profit interest.</w:t>
      </w:r>
    </w:p>
    <w:p w14:paraId="4BFA47E2"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p.ct.id="f477b8b0b92511efa86bc22ba615bad8|18|31:18"</w:instrText>
      </w:r>
      <w:r>
        <w:fldChar w:fldCharType="end"/>
      </w:r>
      <w:r>
        <w:t>7. A trust or estate in which persons described in 1 to 4, above, hold more than 35</w:t>
      </w:r>
      <w:r>
        <w:rPr>
          <w:vanish/>
        </w:rPr>
        <w:t>&amp;percnt;</w:t>
      </w:r>
      <w:r>
        <w:rPr>
          <w:rStyle w:val="pxvis"/>
          <w:rFonts w:ascii="Times NewRoman" w:hAnsi="Times NewRoman"/>
          <w:b w:val="0"/>
          <w:sz w:val="24"/>
        </w:rPr>
        <w:t>%</w:t>
      </w:r>
      <w:r>
        <w:t xml:space="preserve"> of the beneficial interest.</w:t>
      </w:r>
    </w:p>
    <w:p w14:paraId="5BA48D94"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p.ct.id="f477b8b0b92511efa86bc22ba615bad8|18|31:18"</w:instrText>
      </w:r>
      <w:r>
        <w:fldChar w:fldCharType="end"/>
      </w:r>
      <w:r>
        <w:t>8. For purposes of the tax on excess business holdings only,</w:t>
      </w:r>
      <w:r w:rsidRPr="00E32094">
        <w:rPr>
          <w:rStyle w:val="FootnoteReference"/>
        </w:rPr>
        <w:footnoteReference w:customMarkFollows="1" w:id="168"/>
        <w:t>2</w:t>
      </w:r>
      <w:r>
        <w:t xml:space="preserve"> a private foundation that is effectively controlled by the same persons who control the private foundation in question or a private foundation deriving substantially all of its contributions from the same persons who made substantially all of the contributions to the foundation in question.</w:t>
      </w:r>
    </w:p>
    <w:p w14:paraId="52D856DC"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p.ct.id="f477b8b0b92511efa86bc22ba615bad8|18|31:18"</w:instrText>
      </w:r>
      <w:r>
        <w:fldChar w:fldCharType="end"/>
      </w:r>
      <w:r>
        <w:t>9. For purposes of the tax on self-dealing only,</w:t>
      </w:r>
      <w:r w:rsidRPr="00E32094">
        <w:rPr>
          <w:rStyle w:val="FootnoteReference"/>
        </w:rPr>
        <w:footnoteReference w:customMarkFollows="1" w:id="169"/>
        <w:t>3</w:t>
      </w:r>
      <w:r>
        <w:t xml:space="preserve"> a government official.</w:t>
      </w:r>
    </w:p>
    <w:p w14:paraId="50890592"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p.ct.id="f477b8b0b92511efa86bc22ba615bad8|18|31:18"</w:instrText>
      </w:r>
      <w:r>
        <w:fldChar w:fldCharType="end"/>
      </w:r>
      <w:r>
        <w:t xml:space="preserve">A </w:t>
      </w:r>
      <w:r>
        <w:rPr>
          <w:vanish/>
        </w:rPr>
        <w:t>&amp;ldquo;</w:t>
      </w:r>
      <w:r>
        <w:rPr>
          <w:rStyle w:val="pxvis"/>
          <w:rFonts w:ascii="Times NewRoman" w:hAnsi="Times NewRoman"/>
          <w:b w:val="0"/>
          <w:sz w:val="24"/>
        </w:rPr>
        <w:t>“</w:t>
      </w:r>
      <w:r>
        <w:t>substantial contributor</w:t>
      </w:r>
      <w:r>
        <w:rPr>
          <w:vanish/>
        </w:rPr>
        <w:t>&amp;rdquo;</w:t>
      </w:r>
      <w:r>
        <w:rPr>
          <w:rStyle w:val="pxvis"/>
          <w:rFonts w:ascii="Times NewRoman" w:hAnsi="Times NewRoman"/>
          <w:b w:val="0"/>
          <w:sz w:val="24"/>
        </w:rPr>
        <w:t>”</w:t>
      </w:r>
      <w:r>
        <w:t xml:space="preserve"> means any person contributing or bequeathing an aggregate amount of more than $5000 to the foundation if such amount is more than 2</w:t>
      </w:r>
      <w:r>
        <w:rPr>
          <w:vanish/>
        </w:rPr>
        <w:t>&amp;percnt;</w:t>
      </w:r>
      <w:r>
        <w:rPr>
          <w:rStyle w:val="pxvis"/>
          <w:rFonts w:ascii="Times NewRoman" w:hAnsi="Times NewRoman"/>
          <w:b w:val="0"/>
          <w:sz w:val="24"/>
        </w:rPr>
        <w:t>%</w:t>
      </w:r>
      <w:r>
        <w:t xml:space="preserve"> of the total contributions and bequests received by the foundation for the taxable year in which the contribution or bequest is received. It also means the creator of a trust.</w:t>
      </w:r>
      <w:r w:rsidRPr="00E32094">
        <w:rPr>
          <w:rStyle w:val="FootnoteReference"/>
        </w:rPr>
        <w:footnoteReference w:customMarkFollows="1" w:id="170"/>
        <w:t>4</w:t>
      </w:r>
    </w:p>
    <w:p w14:paraId="33A78F1A"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p.ct.id="f477b8b0b92511efa86bc22ba615bad8|18|31:18"</w:instrText>
      </w:r>
      <w:r>
        <w:fldChar w:fldCharType="end"/>
      </w:r>
      <w:r>
        <w:t>Self-dealing does not include a transaction between a private foundation and a disqualified person where the disqualified person status arises only as a result of the transaction.</w:t>
      </w:r>
      <w:r w:rsidRPr="00E32094">
        <w:rPr>
          <w:rStyle w:val="FootnoteReference"/>
        </w:rPr>
        <w:footnoteReference w:customMarkFollows="1" w:id="171"/>
        <w:t>5</w:t>
      </w:r>
    </w:p>
    <w:p w14:paraId="3E29A2D9" w14:textId="77777777" w:rsidR="004E0EBB" w:rsidRPr="00656A25" w:rsidRDefault="004E0EBB">
      <w:pPr>
        <w:pStyle w:val="pxs"/>
        <w:spacing w:before="180"/>
        <w:rPr>
          <w:sz w:val="27"/>
          <w:szCs w:val="27"/>
        </w:rPr>
      </w:pPr>
      <w:r w:rsidRPr="00656A25">
        <w:rPr>
          <w:sz w:val="27"/>
          <w:szCs w:val="27"/>
        </w:rPr>
        <w:t>31:19. Tax consequences of private foundation status</w:t>
      </w:r>
    </w:p>
    <w:p w14:paraId="5E5946D5" w14:textId="77777777" w:rsidR="004E0EBB" w:rsidRPr="00656A25" w:rsidRDefault="004E0EBB">
      <w:pPr>
        <w:pStyle w:val="pxrr"/>
        <w:spacing w:before="180"/>
        <w:rPr>
          <w:sz w:val="24"/>
          <w:szCs w:val="24"/>
        </w:rPr>
      </w:pPr>
      <w:r w:rsidRPr="00656A25">
        <w:rPr>
          <w:rStyle w:val="pxvis"/>
          <w:rFonts w:cs="Arial"/>
          <w:bCs/>
          <w:szCs w:val="28"/>
        </w:rPr>
        <w:t>Research References</w:t>
      </w:r>
    </w:p>
    <w:p w14:paraId="21FF37B7" w14:textId="77777777" w:rsidR="004E0EBB" w:rsidRPr="00656A25" w:rsidRDefault="004E0EBB">
      <w:pPr>
        <w:pStyle w:val="pxrrp"/>
      </w:pPr>
      <w:r w:rsidRPr="00656A25">
        <w:t xml:space="preserve"> </w:t>
      </w:r>
      <w:r w:rsidRPr="00A7764E">
        <w:rPr>
          <w:rStyle w:val="pxvis"/>
          <w:rFonts w:ascii="Times NewRoman" w:hAnsi="Times NewRoman"/>
          <w:b w:val="0"/>
          <w:sz w:val="24"/>
        </w:rPr>
        <w:tab/>
      </w:r>
      <w:r w:rsidRPr="00A7764E">
        <w:rPr>
          <w:rStyle w:val="pxtk"/>
          <w:color w:val="FF0000"/>
          <w:sz w:val="20"/>
          <w:szCs w:val="20"/>
          <w:vertAlign w:val="superscript"/>
        </w:rPr>
        <w:t>►</w:t>
      </w:r>
      <w:r w:rsidRPr="00656A25">
        <w:rPr>
          <w:rStyle w:val="pxtk"/>
        </w:rPr>
        <w:fldChar w:fldCharType="begin"/>
      </w:r>
      <w:r w:rsidRPr="00656A25">
        <w:rPr>
          <w:rStyle w:val="pxtk"/>
        </w:rPr>
        <w:instrText>tk.ref.id="I09JJXA"</w:instrText>
      </w:r>
      <w:r w:rsidRPr="00656A25">
        <w:rPr>
          <w:rStyle w:val="pxtk"/>
        </w:rPr>
        <w:fldChar w:fldCharType="end"/>
      </w:r>
      <w:r w:rsidRPr="00656A25">
        <w:rPr>
          <w:rStyle w:val="pxtk"/>
        </w:rPr>
        <w:t>West's Key Number Digest, Internal Revenue &amp;key;4045 to 4079</w:t>
      </w:r>
    </w:p>
    <w:p w14:paraId="57093541" w14:textId="77777777" w:rsidR="004E0EBB" w:rsidRPr="00C850E1" w:rsidRDefault="004E0EBB">
      <w:pPr>
        <w:pStyle w:val="pxp"/>
      </w:pPr>
      <w:r w:rsidRPr="00656A25">
        <w:t xml:space="preserve"> </w:t>
      </w:r>
      <w:r w:rsidRPr="00A7764E">
        <w:rPr>
          <w:rStyle w:val="pxvis"/>
          <w:rFonts w:ascii="Times NewRoman" w:hAnsi="Times NewRoman"/>
          <w:b w:val="0"/>
          <w:sz w:val="24"/>
        </w:rPr>
        <w:tab/>
      </w:r>
      <w:r w:rsidRPr="00A7764E">
        <w:rPr>
          <w:color w:val="FF0000"/>
          <w:sz w:val="20"/>
          <w:szCs w:val="20"/>
          <w:vertAlign w:val="superscript"/>
        </w:rPr>
        <w:t>►</w:t>
      </w:r>
      <w:r w:rsidRPr="00656A25">
        <w:fldChar w:fldCharType="begin"/>
      </w:r>
      <w:r w:rsidRPr="00656A25">
        <w:instrText>p.ct.id="f477b8b0b92511efa86bc22ba615bad8|19|31:19"</w:instrText>
      </w:r>
      <w:r w:rsidRPr="00656A25">
        <w:fldChar w:fldCharType="end"/>
      </w:r>
      <w:r w:rsidRPr="00656A25">
        <w:t xml:space="preserve">Classification as a private foundation has many tax ramifications. The foundation is not </w:t>
      </w:r>
      <w:r w:rsidRPr="00C850E1">
        <w:t>exempt from income taxes,</w:t>
      </w:r>
      <w:r w:rsidRPr="00C850E1">
        <w:rPr>
          <w:rStyle w:val="FootnoteReference"/>
        </w:rPr>
        <w:footnoteReference w:customMarkFollows="1" w:id="172"/>
        <w:t>1</w:t>
      </w:r>
      <w:r w:rsidRPr="00C850E1">
        <w:t xml:space="preserve"> and donations to the foundation are generally not deductible by the donor.</w:t>
      </w:r>
      <w:r w:rsidRPr="00C850E1">
        <w:rPr>
          <w:rStyle w:val="FootnoteReference"/>
        </w:rPr>
        <w:footnoteReference w:customMarkFollows="1" w:id="173"/>
        <w:t>2</w:t>
      </w:r>
    </w:p>
    <w:p w14:paraId="174CED49" w14:textId="77777777" w:rsidR="004E0EBB" w:rsidRPr="00C850E1" w:rsidRDefault="004E0EBB">
      <w:pPr>
        <w:pStyle w:val="pxp"/>
      </w:pPr>
      <w:r w:rsidRPr="00C850E1">
        <w:t xml:space="preserve"> </w:t>
      </w:r>
      <w:r w:rsidRPr="00A7764E">
        <w:rPr>
          <w:rStyle w:val="pxvis"/>
          <w:rFonts w:ascii="Times NewRoman" w:hAnsi="Times NewRoman"/>
          <w:b w:val="0"/>
          <w:sz w:val="24"/>
        </w:rPr>
        <w:tab/>
      </w:r>
      <w:r w:rsidRPr="00A7764E">
        <w:rPr>
          <w:color w:val="FF0000"/>
          <w:sz w:val="20"/>
          <w:szCs w:val="20"/>
          <w:vertAlign w:val="superscript"/>
        </w:rPr>
        <w:t>►</w:t>
      </w:r>
      <w:r w:rsidRPr="00C850E1">
        <w:fldChar w:fldCharType="begin"/>
      </w:r>
      <w:r w:rsidRPr="00C850E1">
        <w:instrText>p.ct.id="f477b8b0b92511efa86bc22ba615bad8|19|31:19"</w:instrText>
      </w:r>
      <w:r w:rsidRPr="00C850E1">
        <w:fldChar w:fldCharType="end"/>
      </w:r>
      <w:r w:rsidRPr="00C850E1">
        <w:t>Additionally, private foundations are subject to a variety of special taxes that are not imposed on other exempt organizations.</w:t>
      </w:r>
    </w:p>
    <w:p w14:paraId="7D37C7DB" w14:textId="77777777" w:rsidR="004E0EBB" w:rsidRPr="00C850E1" w:rsidRDefault="004E0EBB">
      <w:pPr>
        <w:pStyle w:val="pxp"/>
      </w:pPr>
      <w:r w:rsidRPr="00C850E1">
        <w:t xml:space="preserve"> </w:t>
      </w:r>
      <w:r w:rsidRPr="00A7764E">
        <w:rPr>
          <w:rStyle w:val="pxvis"/>
          <w:rFonts w:ascii="Times NewRoman" w:hAnsi="Times NewRoman"/>
          <w:b w:val="0"/>
          <w:sz w:val="24"/>
        </w:rPr>
        <w:tab/>
      </w:r>
      <w:r w:rsidRPr="00A7764E">
        <w:rPr>
          <w:color w:val="FF0000"/>
          <w:sz w:val="20"/>
          <w:szCs w:val="20"/>
          <w:vertAlign w:val="superscript"/>
        </w:rPr>
        <w:t>►</w:t>
      </w:r>
      <w:r w:rsidRPr="00C850E1">
        <w:fldChar w:fldCharType="begin"/>
      </w:r>
      <w:r w:rsidRPr="00C850E1">
        <w:instrText>p.ct.id="f477b8b0b92511efa86bc22ba615bad8|19|31:19"</w:instrText>
      </w:r>
      <w:r w:rsidRPr="00C850E1">
        <w:fldChar w:fldCharType="end"/>
      </w:r>
      <w:r w:rsidRPr="00C850E1">
        <w:rPr>
          <w:rStyle w:val="pxi"/>
          <w:i/>
          <w:iCs/>
        </w:rPr>
        <w:t>Termination tax</w:t>
      </w:r>
      <w:r w:rsidRPr="00C850E1">
        <w:t>. A termination tax applies to a private foundation that is guilty of willful action or inaction that is subject to tax under one of the provisions discussed below. Because of the confiscatory nature of the tax, the organization is terminated by the IRS. However, the tax cannot exceed the smaller of all tax benefits received by the organization because of its exempt status or the total value of the assets of the organization.</w:t>
      </w:r>
      <w:r w:rsidRPr="00C850E1">
        <w:rPr>
          <w:rStyle w:val="FootnoteReference"/>
        </w:rPr>
        <w:footnoteReference w:customMarkFollows="1" w:id="174"/>
        <w:t>3</w:t>
      </w:r>
      <w:r w:rsidRPr="00C850E1">
        <w:t xml:space="preserve"> If state officials take over the assets for a charitable purpose, the IRS can abate the tax.</w:t>
      </w:r>
      <w:r w:rsidRPr="00C850E1">
        <w:rPr>
          <w:rStyle w:val="FootnoteReference"/>
        </w:rPr>
        <w:footnoteReference w:customMarkFollows="1" w:id="175"/>
        <w:t>4</w:t>
      </w:r>
    </w:p>
    <w:p w14:paraId="5FFB218E" w14:textId="77777777" w:rsidR="004E0EBB" w:rsidRPr="00C850E1" w:rsidRDefault="004E0EBB">
      <w:pPr>
        <w:pStyle w:val="pxp"/>
      </w:pPr>
      <w:r w:rsidRPr="00C850E1">
        <w:t xml:space="preserve"> </w:t>
      </w:r>
      <w:r w:rsidRPr="00A7764E">
        <w:rPr>
          <w:rStyle w:val="pxvis"/>
          <w:rFonts w:ascii="Times NewRoman" w:hAnsi="Times NewRoman"/>
          <w:b w:val="0"/>
          <w:sz w:val="24"/>
        </w:rPr>
        <w:tab/>
      </w:r>
      <w:r w:rsidRPr="00A7764E">
        <w:rPr>
          <w:color w:val="FF0000"/>
          <w:sz w:val="20"/>
          <w:szCs w:val="20"/>
          <w:vertAlign w:val="superscript"/>
        </w:rPr>
        <w:t>►</w:t>
      </w:r>
      <w:r w:rsidRPr="00C850E1">
        <w:fldChar w:fldCharType="begin"/>
      </w:r>
      <w:r w:rsidRPr="00C850E1">
        <w:instrText>p.ct.id="f477b8b0b92511efa86bc22ba615bad8|19|31:19"</w:instrText>
      </w:r>
      <w:r w:rsidRPr="00C850E1">
        <w:fldChar w:fldCharType="end"/>
      </w:r>
      <w:r w:rsidRPr="00C850E1">
        <w:t>The tax can, theoretically, apply to any change in status, including dissolution or a transfer of all assets to another private foundation. The regulations, however, provide methods for avoiding the tax for transfers and liquidations that comply with a charitable use of the assets.</w:t>
      </w:r>
      <w:r w:rsidRPr="00C850E1">
        <w:rPr>
          <w:rStyle w:val="FootnoteReference"/>
        </w:rPr>
        <w:footnoteReference w:customMarkFollows="1" w:id="176"/>
        <w:t>5</w:t>
      </w:r>
    </w:p>
    <w:p w14:paraId="40432E4F" w14:textId="77777777" w:rsidR="004E0EBB" w:rsidRPr="00C850E1" w:rsidDel="00C850E1" w:rsidRDefault="004E0EBB">
      <w:pPr>
        <w:pStyle w:val="pxp"/>
        <w:rPr>
          <w:del w:id="442" w:author="Cara Cardinale" w:date="2025-02-13T14:47:00Z"/>
        </w:rPr>
      </w:pPr>
      <w:del w:id="443" w:author="Cara Cardinale" w:date="2025-02-13T14:47:00Z">
        <w:r w:rsidRPr="00C850E1" w:rsidDel="00C850E1">
          <w:delText xml:space="preserve"> </w:delText>
        </w:r>
        <w:r w:rsidRPr="00A7764E" w:rsidDel="00C850E1">
          <w:rPr>
            <w:rStyle w:val="pxvis"/>
            <w:rFonts w:ascii="Times NewRoman" w:hAnsi="Times NewRoman"/>
            <w:b w:val="0"/>
            <w:sz w:val="24"/>
          </w:rPr>
          <w:tab/>
        </w:r>
        <w:r w:rsidRPr="00A7764E" w:rsidDel="00C850E1">
          <w:rPr>
            <w:color w:val="FF0000"/>
            <w:sz w:val="20"/>
            <w:szCs w:val="20"/>
            <w:vertAlign w:val="superscript"/>
          </w:rPr>
          <w:delText>►</w:delText>
        </w:r>
        <w:r w:rsidRPr="00C850E1" w:rsidDel="00C850E1">
          <w:fldChar w:fldCharType="begin"/>
        </w:r>
        <w:r w:rsidRPr="00C850E1" w:rsidDel="00C850E1">
          <w:delInstrText>p.ct.id="f477b8b0b92511efa86bc22ba615bad8|19|31:19"</w:delInstrText>
        </w:r>
        <w:r w:rsidRPr="00C850E1" w:rsidDel="00C850E1">
          <w:fldChar w:fldCharType="end"/>
        </w:r>
        <w:r w:rsidRPr="00C850E1" w:rsidDel="00C850E1">
          <w:rPr>
            <w:rStyle w:val="pxi"/>
            <w:i/>
            <w:iCs/>
          </w:rPr>
          <w:delText>Investment income tax</w:delText>
        </w:r>
        <w:r w:rsidRPr="00C850E1" w:rsidDel="00C850E1">
          <w:delText xml:space="preserve">. A </w:delText>
        </w:r>
      </w:del>
      <w:del w:id="444" w:author="Cara Cardinale" w:date="2025-02-13T14:46:00Z">
        <w:r w:rsidRPr="00C850E1" w:rsidDel="00C850E1">
          <w:delText>2</w:delText>
        </w:r>
      </w:del>
      <w:del w:id="445" w:author="Cara Cardinale" w:date="2025-02-13T14:47:00Z">
        <w:r w:rsidRPr="00C850E1" w:rsidDel="00C850E1">
          <w:rPr>
            <w:vanish/>
          </w:rPr>
          <w:delText>&amp;percnt;</w:delText>
        </w:r>
        <w:r w:rsidRPr="00C850E1" w:rsidDel="00C850E1">
          <w:rPr>
            <w:rStyle w:val="pxvis"/>
            <w:rFonts w:ascii="Times NewRoman" w:hAnsi="Times NewRoman"/>
            <w:b w:val="0"/>
            <w:sz w:val="24"/>
          </w:rPr>
          <w:delText>%</w:delText>
        </w:r>
        <w:r w:rsidRPr="00C850E1" w:rsidDel="00C850E1">
          <w:delText xml:space="preserve"> tax is imposed on net investment income of a private foundation.</w:delText>
        </w:r>
        <w:r w:rsidRPr="00C850E1" w:rsidDel="00C850E1">
          <w:rPr>
            <w:rStyle w:val="FootnoteReference"/>
          </w:rPr>
          <w:footnoteReference w:customMarkFollows="1" w:id="177"/>
          <w:delText>6</w:delText>
        </w:r>
        <w:r w:rsidRPr="00C850E1" w:rsidDel="00C850E1">
          <w:delText xml:space="preserve"> The tax is reduced to 1</w:delText>
        </w:r>
        <w:r w:rsidRPr="00C850E1" w:rsidDel="00C850E1">
          <w:rPr>
            <w:vanish/>
          </w:rPr>
          <w:delText>&amp;percnt;</w:delText>
        </w:r>
        <w:r w:rsidRPr="00C850E1" w:rsidDel="00C850E1">
          <w:rPr>
            <w:rStyle w:val="pxvis"/>
            <w:rFonts w:ascii="Times NewRoman" w:hAnsi="Times NewRoman"/>
            <w:b w:val="0"/>
            <w:sz w:val="24"/>
          </w:rPr>
          <w:delText>%</w:delText>
        </w:r>
        <w:r w:rsidRPr="00C850E1" w:rsidDel="00C850E1">
          <w:delText xml:space="preserve"> each year in which the amount the foundation pays out for charitable purposes increases by at least 1</w:delText>
        </w:r>
        <w:r w:rsidRPr="00C850E1" w:rsidDel="00C850E1">
          <w:rPr>
            <w:vanish/>
          </w:rPr>
          <w:delText>&amp;percnt;</w:delText>
        </w:r>
        <w:r w:rsidRPr="00C850E1" w:rsidDel="00C850E1">
          <w:rPr>
            <w:rStyle w:val="pxvis"/>
            <w:rFonts w:ascii="Times NewRoman" w:hAnsi="Times NewRoman"/>
            <w:b w:val="0"/>
            <w:sz w:val="24"/>
          </w:rPr>
          <w:delText>%</w:delText>
        </w:r>
        <w:r w:rsidRPr="00C850E1" w:rsidDel="00C850E1">
          <w:delText>. This reduction applies only if the foundation has distributed an average of 5</w:delText>
        </w:r>
        <w:r w:rsidRPr="00C850E1" w:rsidDel="00C850E1">
          <w:rPr>
            <w:vanish/>
          </w:rPr>
          <w:delText>&amp;percnt;</w:delText>
        </w:r>
        <w:r w:rsidRPr="00C850E1" w:rsidDel="00C850E1">
          <w:rPr>
            <w:rStyle w:val="pxvis"/>
            <w:rFonts w:ascii="Times NewRoman" w:hAnsi="Times NewRoman"/>
            <w:b w:val="0"/>
            <w:sz w:val="24"/>
          </w:rPr>
          <w:delText>%</w:delText>
        </w:r>
        <w:r w:rsidRPr="00C850E1" w:rsidDel="00C850E1">
          <w:delText xml:space="preserve"> or more of its assets during the previous five years.</w:delText>
        </w:r>
        <w:r w:rsidRPr="00C850E1" w:rsidDel="00C850E1">
          <w:rPr>
            <w:rStyle w:val="FootnoteReference"/>
          </w:rPr>
          <w:footnoteReference w:customMarkFollows="1" w:id="178"/>
          <w:delText>7</w:delText>
        </w:r>
      </w:del>
    </w:p>
    <w:p w14:paraId="6C5471DA" w14:textId="77777777" w:rsidR="004E0EBB" w:rsidRPr="00C850E1" w:rsidRDefault="004E0EBB">
      <w:pPr>
        <w:pStyle w:val="pxp"/>
      </w:pPr>
      <w:r w:rsidRPr="00C850E1">
        <w:t xml:space="preserve"> </w:t>
      </w:r>
      <w:r w:rsidRPr="00A7764E">
        <w:rPr>
          <w:rStyle w:val="pxvis"/>
          <w:rFonts w:ascii="Times NewRoman" w:hAnsi="Times NewRoman"/>
          <w:b w:val="0"/>
          <w:sz w:val="24"/>
        </w:rPr>
        <w:tab/>
      </w:r>
      <w:r w:rsidRPr="00A7764E">
        <w:rPr>
          <w:color w:val="FF0000"/>
          <w:sz w:val="20"/>
          <w:szCs w:val="20"/>
          <w:vertAlign w:val="superscript"/>
        </w:rPr>
        <w:t>►</w:t>
      </w:r>
      <w:r w:rsidRPr="00C850E1">
        <w:fldChar w:fldCharType="begin"/>
      </w:r>
      <w:r w:rsidRPr="00C850E1">
        <w:instrText>p.ct.id="f477b8b0b92511efa86bc22ba615bad8|19|31:19"</w:instrText>
      </w:r>
      <w:r w:rsidRPr="00C850E1">
        <w:fldChar w:fldCharType="end"/>
      </w:r>
      <w:r w:rsidRPr="00C850E1">
        <w:rPr>
          <w:rStyle w:val="pxi"/>
          <w:i/>
          <w:iCs/>
        </w:rPr>
        <w:t>Self-dealing tax</w:t>
      </w:r>
      <w:r w:rsidRPr="00C850E1">
        <w:t>. A tax is imposed on dealings by a disqualified person with a private foundation.</w:t>
      </w:r>
      <w:r w:rsidRPr="00C850E1">
        <w:rPr>
          <w:rStyle w:val="FootnoteReference"/>
        </w:rPr>
        <w:footnoteReference w:customMarkFollows="1" w:id="179"/>
        <w:t>8</w:t>
      </w:r>
      <w:r w:rsidRPr="00C850E1">
        <w:t xml:space="preserve"> The tax is initially 10</w:t>
      </w:r>
      <w:r w:rsidRPr="00C850E1">
        <w:rPr>
          <w:vanish/>
        </w:rPr>
        <w:t>&amp;percnt;</w:t>
      </w:r>
      <w:r w:rsidRPr="00C850E1">
        <w:rPr>
          <w:rStyle w:val="pxvis"/>
          <w:rFonts w:ascii="Times NewRoman" w:hAnsi="Times NewRoman"/>
          <w:b w:val="0"/>
          <w:sz w:val="24"/>
        </w:rPr>
        <w:t>%</w:t>
      </w:r>
      <w:r w:rsidRPr="00C850E1">
        <w:t xml:space="preserve"> of the amount of the transaction but increases to 200</w:t>
      </w:r>
      <w:r w:rsidRPr="00C850E1">
        <w:rPr>
          <w:vanish/>
        </w:rPr>
        <w:t>&amp;percnt;</w:t>
      </w:r>
      <w:r w:rsidRPr="00C850E1">
        <w:rPr>
          <w:rStyle w:val="pxvis"/>
          <w:rFonts w:ascii="Times NewRoman" w:hAnsi="Times NewRoman"/>
          <w:b w:val="0"/>
          <w:sz w:val="24"/>
        </w:rPr>
        <w:t>%</w:t>
      </w:r>
      <w:r w:rsidRPr="00C850E1">
        <w:t xml:space="preserve"> if the transaction is not reversed. The tax also applies to a foundation manager but is limited to 5</w:t>
      </w:r>
      <w:r w:rsidRPr="00C850E1">
        <w:rPr>
          <w:vanish/>
        </w:rPr>
        <w:t>&amp;percnt;</w:t>
      </w:r>
      <w:r w:rsidRPr="00C850E1">
        <w:rPr>
          <w:rStyle w:val="pxvis"/>
          <w:rFonts w:ascii="Times NewRoman" w:hAnsi="Times NewRoman"/>
          <w:b w:val="0"/>
          <w:sz w:val="24"/>
        </w:rPr>
        <w:t>%</w:t>
      </w:r>
      <w:r w:rsidRPr="00C850E1">
        <w:t xml:space="preserve"> (50</w:t>
      </w:r>
      <w:r w:rsidRPr="00C850E1">
        <w:rPr>
          <w:vanish/>
        </w:rPr>
        <w:t>&amp;percnt;</w:t>
      </w:r>
      <w:r w:rsidRPr="00C850E1">
        <w:rPr>
          <w:rStyle w:val="pxvis"/>
          <w:rFonts w:ascii="Times NewRoman" w:hAnsi="Times NewRoman"/>
          <w:b w:val="0"/>
          <w:sz w:val="24"/>
        </w:rPr>
        <w:t>%</w:t>
      </w:r>
      <w:r w:rsidRPr="00C850E1">
        <w:t xml:space="preserve"> on failure to reverse), with a maximum tax of $20,000. Self-dealing includes sales, leases, loans, and other transactions.</w:t>
      </w:r>
      <w:r w:rsidRPr="00C850E1">
        <w:rPr>
          <w:rStyle w:val="FootnoteReference"/>
        </w:rPr>
        <w:footnoteReference w:customMarkFollows="1" w:id="180"/>
        <w:t>9</w:t>
      </w:r>
    </w:p>
    <w:p w14:paraId="7EA09A46" w14:textId="77777777" w:rsidR="004E0EBB" w:rsidRPr="00095DF1" w:rsidRDefault="004E0EBB">
      <w:pPr>
        <w:pStyle w:val="pxp"/>
      </w:pPr>
      <w:r w:rsidRPr="00095DF1">
        <w:t xml:space="preserve"> </w:t>
      </w:r>
      <w:r w:rsidRPr="00A7764E">
        <w:rPr>
          <w:rStyle w:val="pxvis"/>
          <w:rFonts w:ascii="Times NewRoman" w:hAnsi="Times NewRoman"/>
          <w:b w:val="0"/>
          <w:sz w:val="24"/>
        </w:rPr>
        <w:tab/>
      </w:r>
      <w:r w:rsidRPr="00A7764E">
        <w:rPr>
          <w:color w:val="FF0000"/>
          <w:sz w:val="20"/>
          <w:szCs w:val="20"/>
          <w:vertAlign w:val="superscript"/>
        </w:rPr>
        <w:t>►</w:t>
      </w:r>
      <w:r w:rsidRPr="00095DF1">
        <w:fldChar w:fldCharType="begin"/>
      </w:r>
      <w:r w:rsidRPr="00095DF1">
        <w:instrText>p.ct.id="f477b8b0b92511efa86bc22ba615bad8|19|31:19"</w:instrText>
      </w:r>
      <w:r w:rsidRPr="00095DF1">
        <w:fldChar w:fldCharType="end"/>
      </w:r>
      <w:r w:rsidRPr="00095DF1">
        <w:t>A disqualified person is one who owns more than 20</w:t>
      </w:r>
      <w:r w:rsidRPr="00095DF1">
        <w:rPr>
          <w:vanish/>
        </w:rPr>
        <w:t>&amp;percnt;</w:t>
      </w:r>
      <w:r w:rsidRPr="00095DF1">
        <w:rPr>
          <w:rStyle w:val="pxvis"/>
          <w:rFonts w:ascii="Times NewRoman" w:hAnsi="Times NewRoman"/>
          <w:b w:val="0"/>
          <w:sz w:val="24"/>
        </w:rPr>
        <w:t>%</w:t>
      </w:r>
      <w:r w:rsidRPr="00095DF1">
        <w:t xml:space="preserve"> of the stock, who manages the operation, or who is a substantial contributor to the organization.</w:t>
      </w:r>
      <w:r w:rsidRPr="00095DF1">
        <w:rPr>
          <w:rStyle w:val="FootnoteReference"/>
        </w:rPr>
        <w:t>1</w:t>
      </w:r>
      <w:r w:rsidRPr="00095DF1">
        <w:rPr>
          <w:rStyle w:val="FootnoteReference"/>
        </w:rPr>
        <w:footnoteReference w:customMarkFollows="1" w:id="181"/>
        <w:t>0</w:t>
      </w:r>
      <w:r w:rsidRPr="00095DF1">
        <w:t xml:space="preserve"> A substantial contributor is one who contributes more than $5,000 if that amount is more than 2</w:t>
      </w:r>
      <w:r w:rsidRPr="00095DF1">
        <w:rPr>
          <w:vanish/>
        </w:rPr>
        <w:t>&amp;percnt;</w:t>
      </w:r>
      <w:r w:rsidRPr="00095DF1">
        <w:rPr>
          <w:rStyle w:val="pxvis"/>
          <w:rFonts w:ascii="Times NewRoman" w:hAnsi="Times NewRoman"/>
          <w:b w:val="0"/>
          <w:sz w:val="24"/>
        </w:rPr>
        <w:t>%</w:t>
      </w:r>
      <w:r w:rsidRPr="00095DF1">
        <w:t xml:space="preserve"> of the total contributions. </w:t>
      </w:r>
      <w:r w:rsidRPr="00095DF1">
        <w:rPr>
          <w:rStyle w:val="FootnoteReference"/>
        </w:rPr>
        <w:t>1</w:t>
      </w:r>
      <w:r w:rsidRPr="00095DF1">
        <w:rPr>
          <w:rStyle w:val="FootnoteReference"/>
        </w:rPr>
        <w:footnoteReference w:customMarkFollows="1" w:id="182"/>
        <w:t>1</w:t>
      </w:r>
      <w:r w:rsidRPr="00095DF1">
        <w:t xml:space="preserve"> If the organization is a trust, the creator of the trust is a substantial contributor even if his or her contribution is less than $5,000. Governmental employees are also included as disqualified persons.</w:t>
      </w:r>
    </w:p>
    <w:p w14:paraId="724B66CA" w14:textId="77777777" w:rsidR="004E0EBB" w:rsidRPr="00095DF1" w:rsidRDefault="004E0EBB">
      <w:pPr>
        <w:pStyle w:val="pxp"/>
      </w:pPr>
      <w:r w:rsidRPr="00095DF1">
        <w:t xml:space="preserve"> </w:t>
      </w:r>
      <w:r w:rsidRPr="00A7764E">
        <w:rPr>
          <w:rStyle w:val="pxvis"/>
          <w:rFonts w:ascii="Times NewRoman" w:hAnsi="Times NewRoman"/>
          <w:b w:val="0"/>
          <w:sz w:val="24"/>
        </w:rPr>
        <w:tab/>
      </w:r>
      <w:r w:rsidRPr="00A7764E">
        <w:rPr>
          <w:color w:val="FF0000"/>
          <w:sz w:val="20"/>
          <w:szCs w:val="20"/>
          <w:vertAlign w:val="superscript"/>
        </w:rPr>
        <w:t>►</w:t>
      </w:r>
      <w:r w:rsidRPr="00095DF1">
        <w:fldChar w:fldCharType="begin"/>
      </w:r>
      <w:r w:rsidRPr="00095DF1">
        <w:instrText>p.ct.id="f477b8b0b92511efa86bc22ba615bad8|19|31:19"</w:instrText>
      </w:r>
      <w:r w:rsidRPr="00095DF1">
        <w:fldChar w:fldCharType="end"/>
      </w:r>
      <w:r w:rsidRPr="00095DF1">
        <w:t>An exception exists for such actions as making an interest-free loan to the organization or furnishing goods or services used by the foundation for its exempt activities.</w:t>
      </w:r>
      <w:r w:rsidRPr="00095DF1">
        <w:rPr>
          <w:rStyle w:val="FootnoteReference"/>
        </w:rPr>
        <w:t>1</w:t>
      </w:r>
      <w:r w:rsidRPr="00095DF1">
        <w:rPr>
          <w:rStyle w:val="FootnoteReference"/>
        </w:rPr>
        <w:footnoteReference w:customMarkFollows="1" w:id="183"/>
        <w:t>2</w:t>
      </w:r>
    </w:p>
    <w:p w14:paraId="51B33ADC" w14:textId="77777777" w:rsidR="004E0EBB" w:rsidRPr="00095DF1" w:rsidRDefault="004E0EBB">
      <w:pPr>
        <w:pStyle w:val="pxp"/>
      </w:pPr>
      <w:r w:rsidRPr="00095DF1">
        <w:t xml:space="preserve"> </w:t>
      </w:r>
      <w:r w:rsidRPr="00A7764E">
        <w:rPr>
          <w:rStyle w:val="pxvis"/>
          <w:rFonts w:ascii="Times NewRoman" w:hAnsi="Times NewRoman"/>
          <w:b w:val="0"/>
          <w:sz w:val="24"/>
        </w:rPr>
        <w:tab/>
      </w:r>
      <w:r w:rsidRPr="00A7764E">
        <w:rPr>
          <w:color w:val="FF0000"/>
          <w:sz w:val="20"/>
          <w:szCs w:val="20"/>
          <w:vertAlign w:val="superscript"/>
        </w:rPr>
        <w:t>►</w:t>
      </w:r>
      <w:r w:rsidRPr="00095DF1">
        <w:fldChar w:fldCharType="begin"/>
      </w:r>
      <w:r w:rsidRPr="00095DF1">
        <w:instrText>p.ct.id="f477b8b0b92511efa86bc22ba615bad8|19|31:19"</w:instrText>
      </w:r>
      <w:r w:rsidRPr="00095DF1">
        <w:fldChar w:fldCharType="end"/>
      </w:r>
      <w:r w:rsidRPr="00095DF1">
        <w:rPr>
          <w:rStyle w:val="pxi"/>
          <w:i/>
          <w:iCs/>
        </w:rPr>
        <w:t>Undistributed income tax</w:t>
      </w:r>
      <w:r w:rsidRPr="00095DF1">
        <w:t>. If a foundation does not distribute a minimum amount to charity each year, nominally 5</w:t>
      </w:r>
      <w:r w:rsidRPr="00095DF1">
        <w:rPr>
          <w:vanish/>
        </w:rPr>
        <w:t>&amp;percnt;</w:t>
      </w:r>
      <w:r w:rsidRPr="00095DF1">
        <w:rPr>
          <w:rStyle w:val="pxvis"/>
          <w:rFonts w:ascii="Times NewRoman" w:hAnsi="Times NewRoman"/>
          <w:b w:val="0"/>
          <w:sz w:val="24"/>
        </w:rPr>
        <w:t>%</w:t>
      </w:r>
      <w:r w:rsidRPr="00095DF1">
        <w:t xml:space="preserve"> of assets, it is subject to an initial 30</w:t>
      </w:r>
      <w:r w:rsidRPr="00095DF1">
        <w:rPr>
          <w:vanish/>
        </w:rPr>
        <w:t>&amp;percnt;</w:t>
      </w:r>
      <w:r w:rsidRPr="00095DF1">
        <w:rPr>
          <w:rStyle w:val="pxvis"/>
          <w:rFonts w:ascii="Times NewRoman" w:hAnsi="Times NewRoman"/>
          <w:b w:val="0"/>
          <w:sz w:val="24"/>
        </w:rPr>
        <w:t>%</w:t>
      </w:r>
      <w:r w:rsidRPr="00095DF1">
        <w:t xml:space="preserve"> tax on income that should have been distributed.</w:t>
      </w:r>
      <w:r w:rsidRPr="00095DF1">
        <w:rPr>
          <w:rStyle w:val="FootnoteReference"/>
        </w:rPr>
        <w:t>1</w:t>
      </w:r>
      <w:r w:rsidRPr="00095DF1">
        <w:rPr>
          <w:rStyle w:val="FootnoteReference"/>
        </w:rPr>
        <w:footnoteReference w:customMarkFollows="1" w:id="184"/>
        <w:t>3</w:t>
      </w:r>
      <w:r w:rsidRPr="00095DF1">
        <w:t xml:space="preserve"> If the violation is not remedied, the tax rises to 100</w:t>
      </w:r>
      <w:r w:rsidRPr="00095DF1">
        <w:rPr>
          <w:vanish/>
        </w:rPr>
        <w:t>&amp;percnt;</w:t>
      </w:r>
      <w:r w:rsidRPr="00095DF1">
        <w:rPr>
          <w:rStyle w:val="pxvis"/>
          <w:rFonts w:ascii="Times NewRoman" w:hAnsi="Times NewRoman"/>
          <w:b w:val="0"/>
          <w:sz w:val="24"/>
        </w:rPr>
        <w:t>%</w:t>
      </w:r>
      <w:r w:rsidRPr="00095DF1">
        <w:t>. The assets upon which the calculation is made are reduced by any acquisition indebtedness and by the value of assets used to perform the exempt functions of the foundation.</w:t>
      </w:r>
    </w:p>
    <w:p w14:paraId="63E5DDEA" w14:textId="77777777" w:rsidR="004E0EBB" w:rsidRPr="00215073" w:rsidRDefault="004E0EBB">
      <w:pPr>
        <w:pStyle w:val="pxp"/>
      </w:pPr>
      <w:r w:rsidRPr="00215073">
        <w:t xml:space="preserve"> </w:t>
      </w:r>
      <w:r w:rsidRPr="00A7764E">
        <w:rPr>
          <w:rStyle w:val="pxvis"/>
          <w:rFonts w:ascii="Times NewRoman" w:hAnsi="Times NewRoman"/>
          <w:b w:val="0"/>
          <w:sz w:val="24"/>
        </w:rPr>
        <w:tab/>
      </w:r>
      <w:r w:rsidRPr="00A7764E">
        <w:rPr>
          <w:color w:val="FF0000"/>
          <w:sz w:val="20"/>
          <w:szCs w:val="20"/>
          <w:vertAlign w:val="superscript"/>
        </w:rPr>
        <w:t>►</w:t>
      </w:r>
      <w:r w:rsidRPr="00215073">
        <w:fldChar w:fldCharType="begin"/>
      </w:r>
      <w:r w:rsidRPr="00215073">
        <w:instrText>p.ct.id="f477b8b0b92511efa86bc22ba615bad8|19|31:19"</w:instrText>
      </w:r>
      <w:r w:rsidRPr="00215073">
        <w:fldChar w:fldCharType="end"/>
      </w:r>
      <w:r w:rsidRPr="00215073">
        <w:rPr>
          <w:rStyle w:val="pxi"/>
          <w:i/>
          <w:iCs/>
        </w:rPr>
        <w:t>Excess business holdings tax</w:t>
      </w:r>
      <w:r w:rsidRPr="00215073">
        <w:t>. A tax of 10</w:t>
      </w:r>
      <w:r w:rsidRPr="00215073">
        <w:rPr>
          <w:vanish/>
        </w:rPr>
        <w:t>&amp;percnt;</w:t>
      </w:r>
      <w:r w:rsidRPr="00215073">
        <w:rPr>
          <w:rStyle w:val="pxvis"/>
          <w:rFonts w:ascii="Times NewRoman" w:hAnsi="Times NewRoman"/>
          <w:b w:val="0"/>
          <w:sz w:val="24"/>
        </w:rPr>
        <w:t>%</w:t>
      </w:r>
      <w:r w:rsidRPr="00215073">
        <w:t xml:space="preserve"> is levied on excess business holdings of a foundation.</w:t>
      </w:r>
      <w:r w:rsidRPr="00215073">
        <w:rPr>
          <w:rStyle w:val="FootnoteReference"/>
        </w:rPr>
        <w:t>1</w:t>
      </w:r>
      <w:r w:rsidRPr="00215073">
        <w:rPr>
          <w:rStyle w:val="FootnoteReference"/>
        </w:rPr>
        <w:footnoteReference w:customMarkFollows="1" w:id="185"/>
        <w:t>4</w:t>
      </w:r>
      <w:r w:rsidRPr="00215073">
        <w:t xml:space="preserve"> If these are not divested, the tax can increase to 200</w:t>
      </w:r>
      <w:r w:rsidRPr="00215073">
        <w:rPr>
          <w:vanish/>
        </w:rPr>
        <w:t>&amp;percnt;</w:t>
      </w:r>
      <w:r w:rsidRPr="00215073">
        <w:rPr>
          <w:rStyle w:val="pxvis"/>
          <w:rFonts w:ascii="Times NewRoman" w:hAnsi="Times NewRoman"/>
          <w:b w:val="0"/>
          <w:sz w:val="24"/>
        </w:rPr>
        <w:t>%</w:t>
      </w:r>
      <w:r w:rsidRPr="00215073">
        <w:t>.</w:t>
      </w:r>
      <w:r w:rsidRPr="00215073">
        <w:rPr>
          <w:rStyle w:val="FootnoteReference"/>
        </w:rPr>
        <w:t>1</w:t>
      </w:r>
      <w:r w:rsidRPr="00215073">
        <w:rPr>
          <w:rStyle w:val="FootnoteReference"/>
        </w:rPr>
        <w:footnoteReference w:customMarkFollows="1" w:id="186"/>
        <w:t>5</w:t>
      </w:r>
      <w:r w:rsidRPr="00215073">
        <w:t xml:space="preserve"> Excess business holdings are those of the foundation and its disqualified persons that exceed 20</w:t>
      </w:r>
      <w:r w:rsidRPr="00215073">
        <w:rPr>
          <w:vanish/>
        </w:rPr>
        <w:t>&amp;percnt;</w:t>
      </w:r>
      <w:r w:rsidRPr="00215073">
        <w:rPr>
          <w:rStyle w:val="pxvis"/>
          <w:rFonts w:ascii="Times NewRoman" w:hAnsi="Times NewRoman"/>
          <w:b w:val="0"/>
          <w:sz w:val="24"/>
        </w:rPr>
        <w:t>%</w:t>
      </w:r>
      <w:r w:rsidRPr="00215073">
        <w:t xml:space="preserve"> of a company. When the company is controlled by unrelated persons, the allowable amount increases to 35</w:t>
      </w:r>
      <w:r w:rsidRPr="00215073">
        <w:rPr>
          <w:vanish/>
        </w:rPr>
        <w:t>&amp;percnt;</w:t>
      </w:r>
      <w:r w:rsidRPr="00215073">
        <w:rPr>
          <w:rStyle w:val="pxvis"/>
          <w:rFonts w:ascii="Times NewRoman" w:hAnsi="Times NewRoman"/>
          <w:b w:val="0"/>
          <w:sz w:val="24"/>
        </w:rPr>
        <w:t>%</w:t>
      </w:r>
      <w:r w:rsidRPr="00215073">
        <w:t>. A foundation can hold up to 2</w:t>
      </w:r>
      <w:r w:rsidRPr="00215073">
        <w:rPr>
          <w:vanish/>
        </w:rPr>
        <w:t>&amp;percnt;</w:t>
      </w:r>
      <w:r w:rsidRPr="00215073">
        <w:rPr>
          <w:rStyle w:val="pxvis"/>
          <w:rFonts w:ascii="Times NewRoman" w:hAnsi="Times NewRoman"/>
          <w:b w:val="0"/>
          <w:sz w:val="24"/>
        </w:rPr>
        <w:t>%</w:t>
      </w:r>
      <w:r w:rsidRPr="00215073">
        <w:t xml:space="preserve"> of a company, whatever the holdings of disqualified persons.</w:t>
      </w:r>
    </w:p>
    <w:p w14:paraId="047F4B9A" w14:textId="77777777" w:rsidR="004E0EBB" w:rsidRPr="00215073" w:rsidRDefault="004E0EBB">
      <w:pPr>
        <w:pStyle w:val="pxp"/>
      </w:pPr>
      <w:r w:rsidRPr="00215073">
        <w:t xml:space="preserve"> </w:t>
      </w:r>
      <w:r w:rsidRPr="00A7764E">
        <w:rPr>
          <w:rStyle w:val="pxvis"/>
          <w:rFonts w:ascii="Times NewRoman" w:hAnsi="Times NewRoman"/>
          <w:b w:val="0"/>
          <w:sz w:val="24"/>
        </w:rPr>
        <w:tab/>
      </w:r>
      <w:r w:rsidRPr="00A7764E">
        <w:rPr>
          <w:color w:val="FF0000"/>
          <w:sz w:val="20"/>
          <w:szCs w:val="20"/>
          <w:vertAlign w:val="superscript"/>
        </w:rPr>
        <w:t>►</w:t>
      </w:r>
      <w:r w:rsidRPr="00215073">
        <w:fldChar w:fldCharType="begin"/>
      </w:r>
      <w:r w:rsidRPr="00215073">
        <w:instrText>p.ct.id="f477b8b0b92511efa86bc22ba615bad8|19|31:19"</w:instrText>
      </w:r>
      <w:r w:rsidRPr="00215073">
        <w:fldChar w:fldCharType="end"/>
      </w:r>
      <w:r w:rsidRPr="00215073">
        <w:rPr>
          <w:rStyle w:val="pxi"/>
          <w:i/>
          <w:iCs/>
        </w:rPr>
        <w:t>Jeopardy investments tax</w:t>
      </w:r>
      <w:r w:rsidRPr="00215073">
        <w:t>. A 10</w:t>
      </w:r>
      <w:r w:rsidRPr="00215073">
        <w:rPr>
          <w:vanish/>
        </w:rPr>
        <w:t>&amp;percnt;</w:t>
      </w:r>
      <w:r w:rsidRPr="00215073">
        <w:rPr>
          <w:rStyle w:val="pxvis"/>
          <w:rFonts w:ascii="Times NewRoman" w:hAnsi="Times NewRoman"/>
          <w:b w:val="0"/>
          <w:sz w:val="24"/>
        </w:rPr>
        <w:t>%</w:t>
      </w:r>
      <w:r w:rsidRPr="00215073">
        <w:t xml:space="preserve"> tax is imposed on both a foundation and its manager on any investment that jeopardizes a foundation's exempt purpose.</w:t>
      </w:r>
      <w:r w:rsidRPr="00215073">
        <w:rPr>
          <w:rStyle w:val="FootnoteReference"/>
        </w:rPr>
        <w:t>1</w:t>
      </w:r>
      <w:r w:rsidRPr="00215073">
        <w:rPr>
          <w:rStyle w:val="FootnoteReference"/>
        </w:rPr>
        <w:footnoteReference w:customMarkFollows="1" w:id="187"/>
        <w:t>6</w:t>
      </w:r>
      <w:r w:rsidRPr="00215073">
        <w:t xml:space="preserve"> The Code, in effect, imposes its own prudent investor rule on foundation investments. Under the Treasury regulations, an investment will be considered to jeopardize the carrying out of the exempt purposes of a private foundation if it is determined that the foundation managers, in making the investment, have failed to exercise ordinary business care and prudence, under the facts and circumstances prevailing at the time of making the investment, in providing for the long- and short-term financial needs of the foundation to carry out its exempt purposes. In the exercise of the requisite standard of care and prudence, the foundation managers may take into account the expected return (including both income and appreciation of capital), the risks of rising and falling price levels, and the need for diversification within the investment portfolio (for example, with respect to type of security, type of industry, maturity of company, degree of risk, and potential for return). The determination whether the investment of a particular amount jeopardizes the carrying out of the exempt purposes of a foundation shall be made on an investment-by-investment basis, in each case taking into account the foundation's portfolio as a whole.</w:t>
      </w:r>
      <w:r w:rsidRPr="00215073">
        <w:rPr>
          <w:rStyle w:val="FootnoteReference"/>
        </w:rPr>
        <w:t>1</w:t>
      </w:r>
      <w:r w:rsidRPr="00215073">
        <w:rPr>
          <w:rStyle w:val="FootnoteReference"/>
        </w:rPr>
        <w:footnoteReference w:customMarkFollows="1" w:id="188"/>
        <w:t>7</w:t>
      </w:r>
      <w:r w:rsidRPr="00215073">
        <w:t xml:space="preserve"> The tax can rise to 25</w:t>
      </w:r>
      <w:r w:rsidRPr="00215073">
        <w:rPr>
          <w:vanish/>
        </w:rPr>
        <w:t>&amp;percnt;</w:t>
      </w:r>
      <w:r w:rsidRPr="00215073">
        <w:rPr>
          <w:rStyle w:val="pxvis"/>
          <w:rFonts w:ascii="Times NewRoman" w:hAnsi="Times NewRoman"/>
          <w:b w:val="0"/>
          <w:sz w:val="24"/>
        </w:rPr>
        <w:t>%</w:t>
      </w:r>
      <w:r w:rsidRPr="00215073">
        <w:t xml:space="preserve"> on the foundation, with an additional 5</w:t>
      </w:r>
      <w:r w:rsidRPr="00215073">
        <w:rPr>
          <w:vanish/>
        </w:rPr>
        <w:t>&amp;percnt;</w:t>
      </w:r>
      <w:r w:rsidRPr="00215073">
        <w:rPr>
          <w:rStyle w:val="pxvis"/>
          <w:rFonts w:ascii="Times NewRoman" w:hAnsi="Times NewRoman"/>
          <w:b w:val="0"/>
          <w:sz w:val="24"/>
        </w:rPr>
        <w:t>%</w:t>
      </w:r>
      <w:r w:rsidRPr="00215073">
        <w:t xml:space="preserve"> on the manager.</w:t>
      </w:r>
      <w:r w:rsidRPr="00215073">
        <w:rPr>
          <w:rStyle w:val="FootnoteReference"/>
        </w:rPr>
        <w:t>1</w:t>
      </w:r>
      <w:r w:rsidRPr="00215073">
        <w:rPr>
          <w:rStyle w:val="FootnoteReference"/>
        </w:rPr>
        <w:footnoteReference w:customMarkFollows="1" w:id="189"/>
        <w:t>8</w:t>
      </w:r>
      <w:r w:rsidRPr="00215073">
        <w:t xml:space="preserve"> Assets related to the exempt purpose of the organization are not included as a jeopardy investment even if no income or appreciation is expected.</w:t>
      </w:r>
      <w:r w:rsidRPr="00215073">
        <w:rPr>
          <w:rStyle w:val="FootnoteReference"/>
        </w:rPr>
        <w:t>1</w:t>
      </w:r>
      <w:r w:rsidRPr="00215073">
        <w:rPr>
          <w:rStyle w:val="FootnoteReference"/>
        </w:rPr>
        <w:footnoteReference w:customMarkFollows="1" w:id="190"/>
        <w:t>9</w:t>
      </w:r>
      <w:r w:rsidRPr="00215073">
        <w:t xml:space="preserve"> An example is land and building for a church.</w:t>
      </w:r>
    </w:p>
    <w:p w14:paraId="22841482" w14:textId="77777777" w:rsidR="004E0EBB" w:rsidRPr="001C64CD" w:rsidRDefault="004E0EBB">
      <w:pPr>
        <w:pStyle w:val="pxp"/>
      </w:pPr>
      <w:r w:rsidRPr="001C64CD">
        <w:t xml:space="preserve"> </w:t>
      </w:r>
      <w:r w:rsidRPr="00A7764E">
        <w:rPr>
          <w:rStyle w:val="pxvis"/>
          <w:rFonts w:ascii="Times NewRoman" w:hAnsi="Times NewRoman"/>
          <w:b w:val="0"/>
          <w:sz w:val="24"/>
        </w:rPr>
        <w:tab/>
      </w:r>
      <w:r w:rsidRPr="00A7764E">
        <w:rPr>
          <w:color w:val="FF0000"/>
          <w:sz w:val="20"/>
          <w:szCs w:val="20"/>
          <w:vertAlign w:val="superscript"/>
        </w:rPr>
        <w:t>►</w:t>
      </w:r>
      <w:r w:rsidRPr="001C64CD">
        <w:fldChar w:fldCharType="begin"/>
      </w:r>
      <w:r w:rsidRPr="001C64CD">
        <w:instrText>p.ct.id="f477b8b0b92511efa86bc22ba615bad8|19|31:19"</w:instrText>
      </w:r>
      <w:r w:rsidRPr="001C64CD">
        <w:fldChar w:fldCharType="end"/>
      </w:r>
      <w:r w:rsidRPr="001C64CD">
        <w:rPr>
          <w:rStyle w:val="pxi"/>
          <w:i/>
          <w:iCs/>
        </w:rPr>
        <w:t>Legislative activities tax</w:t>
      </w:r>
      <w:r w:rsidRPr="001C64CD">
        <w:t>. A tax is imposed on expenditures made to influence legislation, to sway the outcome of an election, or to engage in a voter-registration drive.</w:t>
      </w:r>
      <w:r w:rsidRPr="001C64CD">
        <w:rPr>
          <w:rStyle w:val="FootnoteReference"/>
        </w:rPr>
        <w:t>2</w:t>
      </w:r>
      <w:r w:rsidRPr="001C64CD">
        <w:rPr>
          <w:rStyle w:val="FootnoteReference"/>
        </w:rPr>
        <w:footnoteReference w:customMarkFollows="1" w:id="191"/>
        <w:t>0</w:t>
      </w:r>
      <w:r w:rsidRPr="001C64CD">
        <w:t xml:space="preserve"> The initial tax is 20</w:t>
      </w:r>
      <w:r w:rsidRPr="001C64CD">
        <w:rPr>
          <w:vanish/>
        </w:rPr>
        <w:t>&amp;percnt;</w:t>
      </w:r>
      <w:r w:rsidRPr="001C64CD">
        <w:rPr>
          <w:rStyle w:val="pxvis"/>
          <w:rFonts w:ascii="Times NewRoman" w:hAnsi="Times NewRoman"/>
          <w:b w:val="0"/>
          <w:sz w:val="24"/>
        </w:rPr>
        <w:t>%</w:t>
      </w:r>
      <w:r w:rsidRPr="001C64CD">
        <w:t>, and this can rise to 100</w:t>
      </w:r>
      <w:r w:rsidRPr="001C64CD">
        <w:rPr>
          <w:vanish/>
        </w:rPr>
        <w:t>&amp;percnt;</w:t>
      </w:r>
      <w:r w:rsidRPr="001C64CD">
        <w:rPr>
          <w:rStyle w:val="pxvis"/>
          <w:rFonts w:ascii="Times NewRoman" w:hAnsi="Times NewRoman"/>
          <w:b w:val="0"/>
          <w:sz w:val="24"/>
        </w:rPr>
        <w:t>%</w:t>
      </w:r>
      <w:r w:rsidRPr="001C64CD">
        <w:t xml:space="preserve"> of the expenditure if it is not reversed.</w:t>
      </w:r>
      <w:r w:rsidRPr="001C64CD">
        <w:rPr>
          <w:rStyle w:val="FootnoteReference"/>
        </w:rPr>
        <w:t>2</w:t>
      </w:r>
      <w:r w:rsidRPr="001C64CD">
        <w:rPr>
          <w:rStyle w:val="FootnoteReference"/>
        </w:rPr>
        <w:footnoteReference w:customMarkFollows="1" w:id="192"/>
        <w:t>1</w:t>
      </w:r>
      <w:r w:rsidRPr="001C64CD">
        <w:t xml:space="preserve"> A manager is initially taxed 5</w:t>
      </w:r>
      <w:r w:rsidRPr="001C64CD">
        <w:rPr>
          <w:vanish/>
        </w:rPr>
        <w:t>&amp;percnt;</w:t>
      </w:r>
      <w:r w:rsidRPr="001C64CD">
        <w:rPr>
          <w:rStyle w:val="pxvis"/>
          <w:rFonts w:ascii="Times NewRoman" w:hAnsi="Times NewRoman"/>
          <w:b w:val="0"/>
          <w:sz w:val="24"/>
        </w:rPr>
        <w:t>%</w:t>
      </w:r>
      <w:r w:rsidRPr="001C64CD">
        <w:t>, rising to 50</w:t>
      </w:r>
      <w:r w:rsidRPr="001C64CD">
        <w:rPr>
          <w:vanish/>
        </w:rPr>
        <w:t>&amp;percnt;</w:t>
      </w:r>
      <w:r w:rsidRPr="001C64CD">
        <w:rPr>
          <w:rStyle w:val="pxvis"/>
          <w:rFonts w:ascii="Times NewRoman" w:hAnsi="Times NewRoman"/>
          <w:b w:val="0"/>
          <w:sz w:val="24"/>
        </w:rPr>
        <w:t>%</w:t>
      </w:r>
      <w:r w:rsidRPr="001C64CD">
        <w:t>.</w:t>
      </w:r>
      <w:r w:rsidRPr="001C64CD">
        <w:rPr>
          <w:rStyle w:val="FootnoteReference"/>
        </w:rPr>
        <w:t>2</w:t>
      </w:r>
      <w:r w:rsidRPr="001C64CD">
        <w:rPr>
          <w:rStyle w:val="FootnoteReference"/>
        </w:rPr>
        <w:footnoteReference w:customMarkFollows="1" w:id="193"/>
        <w:t>2</w:t>
      </w:r>
    </w:p>
    <w:p w14:paraId="40139698" w14:textId="77777777" w:rsidR="004E0EBB" w:rsidRPr="001C64CD" w:rsidRDefault="004E0EBB">
      <w:pPr>
        <w:pStyle w:val="pxp"/>
      </w:pPr>
      <w:r w:rsidRPr="001C64CD">
        <w:t xml:space="preserve"> </w:t>
      </w:r>
      <w:r w:rsidRPr="00A7764E">
        <w:rPr>
          <w:rStyle w:val="pxvis"/>
          <w:rFonts w:ascii="Times NewRoman" w:hAnsi="Times NewRoman"/>
          <w:b w:val="0"/>
          <w:sz w:val="24"/>
        </w:rPr>
        <w:tab/>
      </w:r>
      <w:r w:rsidRPr="00A7764E">
        <w:rPr>
          <w:color w:val="FF0000"/>
          <w:sz w:val="20"/>
          <w:szCs w:val="20"/>
          <w:vertAlign w:val="superscript"/>
        </w:rPr>
        <w:t>►</w:t>
      </w:r>
      <w:r w:rsidRPr="001C64CD">
        <w:fldChar w:fldCharType="begin"/>
      </w:r>
      <w:r w:rsidRPr="001C64CD">
        <w:instrText>p.ct.id="f477b8b0b92511efa86bc22ba615bad8|19|31:19"</w:instrText>
      </w:r>
      <w:r w:rsidRPr="001C64CD">
        <w:fldChar w:fldCharType="end"/>
      </w:r>
      <w:r w:rsidRPr="001C64CD">
        <w:rPr>
          <w:rStyle w:val="pxi"/>
          <w:i/>
          <w:iCs/>
        </w:rPr>
        <w:t>Prohibited grants tax</w:t>
      </w:r>
      <w:r w:rsidRPr="001C64CD">
        <w:t>. Certain grants by a foundation are subject to the same tax as that imposed on prohibited legislative activities.</w:t>
      </w:r>
      <w:r w:rsidRPr="001C64CD">
        <w:rPr>
          <w:rStyle w:val="FootnoteReference"/>
        </w:rPr>
        <w:t>2</w:t>
      </w:r>
      <w:r w:rsidRPr="001C64CD">
        <w:rPr>
          <w:rStyle w:val="FootnoteReference"/>
        </w:rPr>
        <w:footnoteReference w:customMarkFollows="1" w:id="194"/>
        <w:t>3</w:t>
      </w:r>
      <w:r w:rsidRPr="001C64CD">
        <w:t xml:space="preserve"> These include grants made:</w:t>
      </w:r>
    </w:p>
    <w:p w14:paraId="4A85171D" w14:textId="77777777" w:rsidR="004E0EBB" w:rsidRPr="001C64CD" w:rsidRDefault="004E0EBB">
      <w:pPr>
        <w:pStyle w:val="pxlp"/>
        <w:ind w:left="500"/>
      </w:pPr>
      <w:r w:rsidRPr="001C64CD">
        <w:t xml:space="preserve"> </w:t>
      </w:r>
      <w:r w:rsidRPr="00A7764E">
        <w:rPr>
          <w:color w:val="FF0000"/>
          <w:sz w:val="20"/>
          <w:szCs w:val="20"/>
          <w:vertAlign w:val="superscript"/>
        </w:rPr>
        <w:t>►</w:t>
      </w:r>
      <w:r w:rsidRPr="001C64CD">
        <w:fldChar w:fldCharType="begin"/>
      </w:r>
      <w:r w:rsidRPr="001C64CD">
        <w:instrText>p.ct.id="f477b8b0b92511efa86bc22ba615bad8|19|31:19"</w:instrText>
      </w:r>
      <w:r w:rsidRPr="001C64CD">
        <w:fldChar w:fldCharType="end"/>
      </w:r>
      <w:r w:rsidRPr="001C64CD">
        <w:t>(1) to an individual for travel or study unless the grant is made on a nondiscriminatory basis;</w:t>
      </w:r>
    </w:p>
    <w:p w14:paraId="6ED4A1D4" w14:textId="77777777" w:rsidR="004E0EBB" w:rsidRPr="001C64CD" w:rsidRDefault="004E0EBB">
      <w:pPr>
        <w:pStyle w:val="pxlp"/>
        <w:ind w:left="500"/>
      </w:pPr>
      <w:r w:rsidRPr="001C64CD">
        <w:t xml:space="preserve"> </w:t>
      </w:r>
      <w:r w:rsidRPr="00A7764E">
        <w:rPr>
          <w:color w:val="FF0000"/>
          <w:sz w:val="20"/>
          <w:szCs w:val="20"/>
          <w:vertAlign w:val="superscript"/>
        </w:rPr>
        <w:t>►</w:t>
      </w:r>
      <w:r w:rsidRPr="001C64CD">
        <w:fldChar w:fldCharType="begin"/>
      </w:r>
      <w:r w:rsidRPr="001C64CD">
        <w:instrText>p.ct.id="f477b8b0b92511efa86bc22ba615bad8|19|31:19"</w:instrText>
      </w:r>
      <w:r w:rsidRPr="001C64CD">
        <w:fldChar w:fldCharType="end"/>
      </w:r>
      <w:r w:rsidRPr="001C64CD">
        <w:t>(2) to a private foundation unless the grantor makes sure the foundation uses the grant properly;</w:t>
      </w:r>
    </w:p>
    <w:p w14:paraId="6E512A3D" w14:textId="77777777" w:rsidR="004E0EBB" w:rsidRPr="001C64CD" w:rsidRDefault="004E0EBB">
      <w:pPr>
        <w:pStyle w:val="pxlp"/>
        <w:ind w:left="500"/>
      </w:pPr>
      <w:r w:rsidRPr="001C64CD">
        <w:t xml:space="preserve"> </w:t>
      </w:r>
      <w:r w:rsidRPr="00A7764E">
        <w:rPr>
          <w:color w:val="FF0000"/>
          <w:sz w:val="20"/>
          <w:szCs w:val="20"/>
          <w:vertAlign w:val="superscript"/>
        </w:rPr>
        <w:t>►</w:t>
      </w:r>
      <w:r w:rsidRPr="001C64CD">
        <w:fldChar w:fldCharType="begin"/>
      </w:r>
      <w:r w:rsidRPr="001C64CD">
        <w:instrText>p.ct.id="f477b8b0b92511efa86bc22ba615bad8|19|31:19"</w:instrText>
      </w:r>
      <w:r w:rsidRPr="001C64CD">
        <w:fldChar w:fldCharType="end"/>
      </w:r>
      <w:r w:rsidRPr="001C64CD">
        <w:t>(3) to an exempt operating foundation (discussed below) that is not subject to the duty to make sure a grant is not properly used; and</w:t>
      </w:r>
    </w:p>
    <w:p w14:paraId="3ACE597A" w14:textId="77777777" w:rsidR="004E0EBB" w:rsidRPr="001C64CD" w:rsidRDefault="004E0EBB">
      <w:pPr>
        <w:pStyle w:val="pxlp"/>
        <w:ind w:left="500"/>
      </w:pPr>
      <w:r w:rsidRPr="001C64CD">
        <w:t xml:space="preserve"> </w:t>
      </w:r>
      <w:r w:rsidRPr="00A7764E">
        <w:rPr>
          <w:color w:val="FF0000"/>
          <w:sz w:val="20"/>
          <w:szCs w:val="20"/>
          <w:vertAlign w:val="superscript"/>
        </w:rPr>
        <w:t>►</w:t>
      </w:r>
      <w:r w:rsidRPr="001C64CD">
        <w:fldChar w:fldCharType="begin"/>
      </w:r>
      <w:r w:rsidRPr="001C64CD">
        <w:instrText>p.ct.id="f477b8b0b92511efa86bc22ba615bad8|19|31:19"</w:instrText>
      </w:r>
      <w:r w:rsidRPr="001C64CD">
        <w:fldChar w:fldCharType="end"/>
      </w:r>
      <w:r w:rsidRPr="001C64CD">
        <w:t>(4) to anyone for a purpose other than an exempt purpose.</w:t>
      </w:r>
    </w:p>
    <w:p w14:paraId="194B65C7" w14:textId="77777777" w:rsidR="004E0EBB" w:rsidRDefault="004E0EBB">
      <w:pPr>
        <w:pStyle w:val="pxp"/>
      </w:pPr>
      <w:r w:rsidRPr="0076786A">
        <w:t xml:space="preserve"> </w:t>
      </w:r>
      <w:r w:rsidRPr="00A7764E">
        <w:rPr>
          <w:rStyle w:val="pxvis"/>
          <w:rFonts w:ascii="Times NewRoman" w:hAnsi="Times NewRoman"/>
          <w:b w:val="0"/>
          <w:sz w:val="24"/>
        </w:rPr>
        <w:tab/>
      </w:r>
      <w:r w:rsidRPr="00A7764E">
        <w:rPr>
          <w:color w:val="FF0000"/>
          <w:sz w:val="20"/>
          <w:szCs w:val="20"/>
          <w:vertAlign w:val="superscript"/>
        </w:rPr>
        <w:t>►</w:t>
      </w:r>
      <w:r w:rsidRPr="0076786A">
        <w:fldChar w:fldCharType="begin"/>
      </w:r>
      <w:r w:rsidRPr="0076786A">
        <w:instrText>p.ct.id="f477b8b0b92511efa86bc22ba615bad8|19|31:19"</w:instrText>
      </w:r>
      <w:r w:rsidRPr="0076786A">
        <w:fldChar w:fldCharType="end"/>
      </w:r>
      <w:r w:rsidRPr="0076786A">
        <w:t>Under New York law, an entity classified as a private foundation is required to take the acts necessary to avoid excise taxes being imposed on the corporation.</w:t>
      </w:r>
      <w:r w:rsidRPr="0076786A">
        <w:rPr>
          <w:rStyle w:val="FootnoteReference"/>
        </w:rPr>
        <w:t>2</w:t>
      </w:r>
      <w:r w:rsidRPr="0076786A">
        <w:rPr>
          <w:rStyle w:val="FootnoteReference"/>
        </w:rPr>
        <w:footnoteReference w:customMarkFollows="1" w:id="195"/>
        <w:t>4</w:t>
      </w:r>
      <w:r w:rsidRPr="0076786A">
        <w:t xml:space="preserve"> However, there are no state taxes imposed on such transactions.</w:t>
      </w:r>
    </w:p>
    <w:p w14:paraId="7C8C4F91" w14:textId="77777777" w:rsidR="004E0EBB" w:rsidRDefault="004E0EBB">
      <w:pPr>
        <w:pStyle w:val="pxs"/>
        <w:spacing w:before="180"/>
        <w:rPr>
          <w:sz w:val="27"/>
          <w:szCs w:val="27"/>
        </w:rPr>
      </w:pPr>
      <w:r>
        <w:rPr>
          <w:sz w:val="27"/>
          <w:szCs w:val="27"/>
        </w:rPr>
        <w:t>31:20. Returns and reporting requirements</w:t>
      </w:r>
    </w:p>
    <w:p w14:paraId="2DD56A6F" w14:textId="77777777" w:rsidR="004E0EBB" w:rsidRDefault="004E0EBB">
      <w:pPr>
        <w:pStyle w:val="pxrr"/>
        <w:spacing w:before="180"/>
        <w:rPr>
          <w:sz w:val="24"/>
          <w:szCs w:val="24"/>
        </w:rPr>
      </w:pPr>
      <w:r>
        <w:rPr>
          <w:rStyle w:val="pxvis"/>
          <w:rFonts w:cs="Arial"/>
          <w:bCs/>
          <w:szCs w:val="28"/>
        </w:rPr>
        <w:t>Research References</w:t>
      </w:r>
    </w:p>
    <w:p w14:paraId="6F60E86E"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tk.ref.id="I09JKH5"</w:instrText>
      </w:r>
      <w:r>
        <w:rPr>
          <w:rStyle w:val="pxtk"/>
        </w:rPr>
        <w:fldChar w:fldCharType="end"/>
      </w:r>
      <w:r>
        <w:rPr>
          <w:rStyle w:val="pxtk"/>
        </w:rPr>
        <w:t>West's Key Number Digest, Internal Revenue &amp;key;4045 to 4079</w:t>
      </w:r>
    </w:p>
    <w:p w14:paraId="73C1C86E"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p.ct.id="f477b8b0b92511efa86bc22ba615bad8|20|31:20"</w:instrText>
      </w:r>
      <w:r>
        <w:fldChar w:fldCharType="end"/>
      </w:r>
      <w:r>
        <w:t>Like most charitable organizations, private foundations must file annual returns.</w:t>
      </w:r>
      <w:r w:rsidRPr="00E32094">
        <w:rPr>
          <w:rStyle w:val="FootnoteReference"/>
        </w:rPr>
        <w:footnoteReference w:customMarkFollows="1" w:id="196"/>
        <w:t>1</w:t>
      </w:r>
      <w:r>
        <w:t xml:space="preserve"> Failure to file annual returns may result in the imposition of penalties.</w:t>
      </w:r>
      <w:r w:rsidRPr="00E32094">
        <w:rPr>
          <w:rStyle w:val="FootnoteReference"/>
        </w:rPr>
        <w:footnoteReference w:customMarkFollows="1" w:id="197"/>
        <w:t>2</w:t>
      </w:r>
    </w:p>
    <w:p w14:paraId="6C33298E"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p.ct.id="f477b8b0b92511efa86bc22ba615bad8|20|31:20"</w:instrText>
      </w:r>
      <w:r>
        <w:fldChar w:fldCharType="end"/>
      </w:r>
      <w:r>
        <w:t>A private foundation is required to include in its annual return the names and addresses of foundation managers and certain additional information concerning contributions and stock holdings, an income statement, a balance sheet, a schedule of securities and other assets held by the foundation at the close of the taxable year, and a schedule of grants and contributions paid or proof for payment during the taxable year.</w:t>
      </w:r>
      <w:r w:rsidRPr="00E32094">
        <w:rPr>
          <w:rStyle w:val="FootnoteReference"/>
        </w:rPr>
        <w:footnoteReference w:customMarkFollows="1" w:id="198"/>
        <w:t>3</w:t>
      </w:r>
    </w:p>
    <w:p w14:paraId="01CE27B2"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p.ct.id="f477b8b0b92511efa86bc22ba615bad8|20|31:20"</w:instrText>
      </w:r>
      <w:r>
        <w:fldChar w:fldCharType="end"/>
      </w:r>
      <w:r>
        <w:t>It is further required that all foundations subject to the reporting requirements publish a notice as to the availability for inspection of their annual return within a statutorily specified period from the date of publication.</w:t>
      </w:r>
      <w:r w:rsidRPr="00E32094">
        <w:rPr>
          <w:rStyle w:val="FootnoteReference"/>
        </w:rPr>
        <w:footnoteReference w:customMarkFollows="1" w:id="199"/>
        <w:t>4</w:t>
      </w:r>
      <w:r>
        <w:t xml:space="preserve"> Failure to meet the public inspection requirements may result in the imposition of penalties.</w:t>
      </w:r>
      <w:r w:rsidRPr="00E32094">
        <w:rPr>
          <w:rStyle w:val="FootnoteReference"/>
        </w:rPr>
        <w:footnoteReference w:customMarkFollows="1" w:id="200"/>
        <w:t>5</w:t>
      </w:r>
      <w:r>
        <w:t xml:space="preserve"> Foundation managers are additionally required to furnish copies of the annual return to such state officials at such times and under such conditions as regulations require.</w:t>
      </w:r>
      <w:r w:rsidRPr="00E32094">
        <w:rPr>
          <w:rStyle w:val="FootnoteReference"/>
        </w:rPr>
        <w:footnoteReference w:customMarkFollows="1" w:id="201"/>
        <w:t>6</w:t>
      </w:r>
    </w:p>
    <w:p w14:paraId="5CD59BEC" w14:textId="77777777" w:rsidR="004E0EBB" w:rsidRPr="00E33E54" w:rsidRDefault="004E0EBB">
      <w:pPr>
        <w:pStyle w:val="pxs"/>
        <w:spacing w:before="180"/>
        <w:rPr>
          <w:sz w:val="27"/>
          <w:szCs w:val="27"/>
        </w:rPr>
      </w:pPr>
      <w:r w:rsidRPr="00E33E54">
        <w:rPr>
          <w:sz w:val="27"/>
          <w:szCs w:val="27"/>
        </w:rPr>
        <w:t>31:21. Qualifying for exemption from the foundation rules</w:t>
      </w:r>
    </w:p>
    <w:p w14:paraId="09CB98C9" w14:textId="77777777" w:rsidR="004E0EBB" w:rsidRPr="00E33E54" w:rsidRDefault="004E0EBB">
      <w:pPr>
        <w:pStyle w:val="pxrr"/>
        <w:spacing w:before="180"/>
        <w:rPr>
          <w:sz w:val="24"/>
          <w:szCs w:val="24"/>
        </w:rPr>
      </w:pPr>
      <w:r w:rsidRPr="00E33E54">
        <w:rPr>
          <w:rStyle w:val="pxvis"/>
          <w:rFonts w:cs="Arial"/>
          <w:bCs/>
          <w:szCs w:val="28"/>
        </w:rPr>
        <w:t>Research References</w:t>
      </w:r>
    </w:p>
    <w:p w14:paraId="62B11EA6" w14:textId="77777777" w:rsidR="004E0EBB" w:rsidRPr="00E33E54" w:rsidRDefault="004E0EBB">
      <w:pPr>
        <w:pStyle w:val="pxrrp"/>
      </w:pPr>
      <w:r w:rsidRPr="00E33E54">
        <w:t xml:space="preserve"> </w:t>
      </w:r>
      <w:r w:rsidRPr="00A7764E">
        <w:rPr>
          <w:rStyle w:val="pxvis"/>
          <w:rFonts w:ascii="Times NewRoman" w:hAnsi="Times NewRoman"/>
          <w:b w:val="0"/>
          <w:sz w:val="24"/>
        </w:rPr>
        <w:tab/>
      </w:r>
      <w:r w:rsidRPr="00A7764E">
        <w:rPr>
          <w:rStyle w:val="pxtk"/>
          <w:color w:val="FF0000"/>
          <w:sz w:val="20"/>
          <w:szCs w:val="20"/>
          <w:vertAlign w:val="superscript"/>
        </w:rPr>
        <w:t>►</w:t>
      </w:r>
      <w:r w:rsidRPr="00E33E54">
        <w:rPr>
          <w:rStyle w:val="pxtk"/>
        </w:rPr>
        <w:fldChar w:fldCharType="begin"/>
      </w:r>
      <w:r w:rsidRPr="00E33E54">
        <w:rPr>
          <w:rStyle w:val="pxtk"/>
        </w:rPr>
        <w:instrText>tk.ref.id="I09P6SC"</w:instrText>
      </w:r>
      <w:r w:rsidRPr="00E33E54">
        <w:rPr>
          <w:rStyle w:val="pxtk"/>
        </w:rPr>
        <w:fldChar w:fldCharType="end"/>
      </w:r>
      <w:r w:rsidRPr="00E33E54">
        <w:rPr>
          <w:rStyle w:val="pxtk"/>
        </w:rPr>
        <w:t>West's Key Number Digest, Internal Revenue &amp;key;4045 to 4079</w:t>
      </w:r>
    </w:p>
    <w:p w14:paraId="3FF1B905" w14:textId="77777777" w:rsidR="004E0EBB" w:rsidRDefault="004E0EBB">
      <w:pPr>
        <w:pStyle w:val="pxp"/>
      </w:pPr>
      <w:r w:rsidRPr="00E33E54">
        <w:t xml:space="preserve"> </w:t>
      </w:r>
      <w:r w:rsidRPr="00A7764E">
        <w:rPr>
          <w:rStyle w:val="pxvis"/>
          <w:rFonts w:ascii="Times NewRoman" w:hAnsi="Times NewRoman"/>
          <w:b w:val="0"/>
          <w:sz w:val="24"/>
        </w:rPr>
        <w:tab/>
      </w:r>
      <w:r w:rsidRPr="00A7764E">
        <w:rPr>
          <w:color w:val="FF0000"/>
          <w:sz w:val="20"/>
          <w:szCs w:val="20"/>
          <w:vertAlign w:val="superscript"/>
        </w:rPr>
        <w:t>►</w:t>
      </w:r>
      <w:r w:rsidRPr="00E33E54">
        <w:fldChar w:fldCharType="begin"/>
      </w:r>
      <w:r w:rsidRPr="00E33E54">
        <w:instrText>p.ct.id="f477b8b0b92511efa86bc22ba615bad8|21|31:21"</w:instrText>
      </w:r>
      <w:r w:rsidRPr="00E33E54">
        <w:fldChar w:fldCharType="end"/>
      </w:r>
      <w:r w:rsidRPr="00E33E54">
        <w:t>Private foundations include all charitable organizations, other than those exempted by statute.</w:t>
      </w:r>
      <w:r w:rsidRPr="00E33E54">
        <w:rPr>
          <w:rStyle w:val="FootnoteReference"/>
        </w:rPr>
        <w:footnoteReference w:customMarkFollows="1" w:id="202"/>
        <w:t>1</w:t>
      </w:r>
      <w:r w:rsidRPr="00E33E54">
        <w:t xml:space="preserve"> In determining whether to grant exemption from private foundation status under </w:t>
      </w:r>
      <w:r w:rsidRPr="00A7764E">
        <w:rPr>
          <w:rStyle w:val="pxst"/>
          <w:color w:val="FF0000"/>
          <w:sz w:val="20"/>
          <w:szCs w:val="20"/>
          <w:vertAlign w:val="superscript"/>
        </w:rPr>
        <w:t>►</w:t>
      </w:r>
      <w:r w:rsidRPr="00E33E54">
        <w:rPr>
          <w:rStyle w:val="pxst"/>
        </w:rPr>
        <w:fldChar w:fldCharType="begin"/>
      </w:r>
      <w:r w:rsidRPr="00E33E54">
        <w:rPr>
          <w:rStyle w:val="pxst"/>
        </w:rPr>
        <w:instrText>st.ref.id="I09MDT6"</w:instrText>
      </w:r>
      <w:r w:rsidRPr="00E33E54">
        <w:rPr>
          <w:rStyle w:val="pxst"/>
        </w:rPr>
        <w:fldChar w:fldCharType="end"/>
      </w:r>
      <w:r w:rsidRPr="00E33E54">
        <w:rPr>
          <w:rStyle w:val="pxst"/>
        </w:rPr>
        <w:t>Sections 509(a)(1)</w:t>
      </w:r>
      <w:r w:rsidRPr="00E33E54">
        <w:t xml:space="preserve"> or </w:t>
      </w:r>
      <w:r w:rsidRPr="00A7764E">
        <w:rPr>
          <w:rStyle w:val="pxst"/>
          <w:color w:val="FF0000"/>
          <w:sz w:val="20"/>
          <w:szCs w:val="20"/>
          <w:vertAlign w:val="superscript"/>
        </w:rPr>
        <w:t>►</w:t>
      </w:r>
      <w:r w:rsidRPr="00E33E54">
        <w:rPr>
          <w:rStyle w:val="pxst"/>
        </w:rPr>
        <w:fldChar w:fldCharType="begin"/>
      </w:r>
      <w:r w:rsidRPr="00E33E54">
        <w:rPr>
          <w:rStyle w:val="pxst"/>
        </w:rPr>
        <w:instrText>st.ref.id="I09P6Y2"</w:instrText>
      </w:r>
      <w:r w:rsidRPr="00E33E54">
        <w:rPr>
          <w:rStyle w:val="pxst"/>
        </w:rPr>
        <w:fldChar w:fldCharType="end"/>
      </w:r>
      <w:r w:rsidRPr="00E33E54">
        <w:rPr>
          <w:rStyle w:val="pxst"/>
        </w:rPr>
        <w:t>509(a)(2)</w:t>
      </w:r>
      <w:r w:rsidRPr="00E33E54">
        <w:t>, the basic consideration is whether the organization's structure, proposed programs or activities, and intended method of operation are such as to attract the type of broadly based support from the general public, public charities, and governmental units</w:t>
      </w:r>
      <w:r>
        <w:t xml:space="preserve"> necessary to meet the organization's support requirements.</w:t>
      </w:r>
      <w:r w:rsidRPr="00E32094">
        <w:rPr>
          <w:rStyle w:val="FootnoteReference"/>
        </w:rPr>
        <w:footnoteReference w:customMarkFollows="1" w:id="203"/>
        <w:t>2</w:t>
      </w:r>
    </w:p>
    <w:p w14:paraId="3753D22E"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p.ct.id="f477b8b0b92511efa86bc22ba615bad8|21|31:21"</w:instrText>
      </w:r>
      <w:r>
        <w:fldChar w:fldCharType="end"/>
      </w:r>
      <w:r>
        <w:t>In addition to the sources of the organization's financing, pertinent factors in determining the character of the organization include:</w:t>
      </w:r>
      <w:r w:rsidRPr="00E32094">
        <w:rPr>
          <w:rStyle w:val="FootnoteReference"/>
        </w:rPr>
        <w:footnoteReference w:customMarkFollows="1" w:id="204"/>
        <w:t>3</w:t>
      </w:r>
    </w:p>
    <w:p w14:paraId="25B2EEA0"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p.ct.id="f477b8b0b92511efa86bc22ba615bad8|21|31:21"</w:instrText>
      </w:r>
      <w:r>
        <w:fldChar w:fldCharType="end"/>
      </w:r>
      <w:r>
        <w:t>(1) whether the organization has or will have a governing body comprised of public officials, persons chosen by public officials, community leaders, or persons having special knowledge of a particular relevant field;</w:t>
      </w:r>
    </w:p>
    <w:p w14:paraId="5C7947A4"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p.ct.id="f477b8b0b92511efa86bc22ba615bad8|21|31:21"</w:instrText>
      </w:r>
      <w:r>
        <w:fldChar w:fldCharType="end"/>
      </w:r>
      <w:r>
        <w:t>(2) whether a substantial portion of the initial funding is to be provided by the general public, public charities, or government grants;</w:t>
      </w:r>
    </w:p>
    <w:p w14:paraId="33BE3E6A"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p.ct.id="f477b8b0b92511efa86bc22ba615bad8|21|31:21"</w:instrText>
      </w:r>
      <w:r>
        <w:fldChar w:fldCharType="end"/>
      </w:r>
      <w:r>
        <w:t>(3) in the case of an organization that carries on fundraising activities, whether concrete plans have been made for solicitation of funds from the general public, whether any steps have been taken to implement such plan, whether any firm commitments have been obtained from exempt charities, and whether the organization has made any commitments to or established any working relationship with those organizations or classes of persons intended as future recipients; and</w:t>
      </w:r>
    </w:p>
    <w:p w14:paraId="246D2833"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p.ct.id="f477b8b0b92511efa86bc22ba615bad8|21|31:21"</w:instrText>
      </w:r>
      <w:r>
        <w:fldChar w:fldCharType="end"/>
      </w:r>
      <w:r>
        <w:t>(4) whether the organization is or will be required to make its services, facilities, performances, or products available to the general public on a continuing basis.</w:t>
      </w:r>
    </w:p>
    <w:p w14:paraId="0AABEF24" w14:textId="77777777" w:rsidR="004E0EBB" w:rsidRDefault="004E0EBB">
      <w:pPr>
        <w:pStyle w:val="pxs"/>
        <w:spacing w:before="180"/>
        <w:rPr>
          <w:sz w:val="27"/>
          <w:szCs w:val="27"/>
        </w:rPr>
      </w:pPr>
      <w:r>
        <w:rPr>
          <w:sz w:val="27"/>
          <w:szCs w:val="27"/>
        </w:rPr>
        <w:t>31:22. Application for exemption from the foundation rules</w:t>
      </w:r>
    </w:p>
    <w:p w14:paraId="0101FDEA" w14:textId="77777777" w:rsidR="004E0EBB" w:rsidRDefault="004E0EBB">
      <w:pPr>
        <w:pStyle w:val="pxrr"/>
        <w:spacing w:before="180"/>
        <w:rPr>
          <w:sz w:val="24"/>
          <w:szCs w:val="24"/>
        </w:rPr>
      </w:pPr>
      <w:r>
        <w:rPr>
          <w:rStyle w:val="pxvis"/>
          <w:rFonts w:cs="Arial"/>
          <w:bCs/>
          <w:szCs w:val="28"/>
        </w:rPr>
        <w:t>Research References</w:t>
      </w:r>
    </w:p>
    <w:p w14:paraId="4476B893"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tk.ref.id="I09JKPN"</w:instrText>
      </w:r>
      <w:r>
        <w:rPr>
          <w:rStyle w:val="pxtk"/>
        </w:rPr>
        <w:fldChar w:fldCharType="end"/>
      </w:r>
      <w:r>
        <w:rPr>
          <w:rStyle w:val="pxtk"/>
        </w:rPr>
        <w:t>West's Key Number Digest, Internal Revenue &amp;key;4045 to 4079</w:t>
      </w:r>
    </w:p>
    <w:p w14:paraId="1993AC95"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p.ct.id="f477b8b0b92511efa86bc22ba615bad8|22|31:22"</w:instrText>
      </w:r>
      <w:r>
        <w:fldChar w:fldCharType="end"/>
      </w:r>
      <w:r>
        <w:t>To be exempt from treatment as a private foundation, a charitable organization generally must notify the IRS within certain time limits that it is applying for recognition as a charitable organization.</w:t>
      </w:r>
      <w:r w:rsidRPr="00E32094">
        <w:rPr>
          <w:rStyle w:val="FootnoteReference"/>
        </w:rPr>
        <w:footnoteReference w:customMarkFollows="1" w:id="205"/>
        <w:t>1</w:t>
      </w:r>
      <w:r>
        <w:t xml:space="preserve"> Any charitable organization that does not notify the IRS that it intends to claim exemption from the foundation rules is presumed to be a private foundation.</w:t>
      </w:r>
      <w:r w:rsidRPr="00E32094">
        <w:rPr>
          <w:rStyle w:val="FootnoteReference"/>
        </w:rPr>
        <w:footnoteReference w:customMarkFollows="1" w:id="206"/>
        <w:t>2</w:t>
      </w:r>
    </w:p>
    <w:p w14:paraId="51509284"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p.ct.id="f477b8b0b92511efa86bc22ba615bad8|22|31:22"</w:instrText>
      </w:r>
      <w:r>
        <w:fldChar w:fldCharType="end"/>
      </w:r>
      <w:r>
        <w:t xml:space="preserve">This notice is normally given by filing </w:t>
      </w:r>
      <w:r>
        <w:rPr>
          <w:rStyle w:val="pxsst"/>
          <w:color w:val="FF0000"/>
          <w:sz w:val="20"/>
          <w:szCs w:val="20"/>
          <w:vertAlign w:val="superscript"/>
        </w:rPr>
        <w:t>►</w:t>
      </w:r>
      <w:r>
        <w:rPr>
          <w:rStyle w:val="pxsst"/>
        </w:rPr>
        <w:fldChar w:fldCharType="begin"/>
      </w:r>
      <w:r>
        <w:rPr>
          <w:rStyle w:val="pxsst"/>
        </w:rPr>
        <w:instrText>sst.ref.id="I051R07"</w:instrText>
      </w:r>
      <w:r>
        <w:rPr>
          <w:rStyle w:val="pxsst"/>
        </w:rPr>
        <w:fldChar w:fldCharType="end"/>
      </w:r>
      <w:r>
        <w:rPr>
          <w:rStyle w:val="pxsst"/>
        </w:rPr>
        <w:t>IRS Form 1023</w:t>
      </w:r>
      <w:r>
        <w:t xml:space="preserve"> or </w:t>
      </w:r>
      <w:r>
        <w:rPr>
          <w:rStyle w:val="pxsst"/>
          <w:color w:val="FF0000"/>
          <w:sz w:val="20"/>
          <w:szCs w:val="20"/>
          <w:vertAlign w:val="superscript"/>
        </w:rPr>
        <w:t>►</w:t>
      </w:r>
      <w:r>
        <w:rPr>
          <w:rStyle w:val="pxsst"/>
        </w:rPr>
        <w:fldChar w:fldCharType="begin"/>
      </w:r>
      <w:r>
        <w:rPr>
          <w:rStyle w:val="pxsst"/>
        </w:rPr>
        <w:instrText>sst.ref.id="I09MDUN"</w:instrText>
      </w:r>
      <w:r>
        <w:rPr>
          <w:rStyle w:val="pxsst"/>
        </w:rPr>
        <w:fldChar w:fldCharType="end"/>
      </w:r>
      <w:r>
        <w:rPr>
          <w:rStyle w:val="pxsst"/>
        </w:rPr>
        <w:t>1024</w:t>
      </w:r>
      <w:r>
        <w:t xml:space="preserve"> (depending on the nature of the organization) within 15 months after the end of the month in which the organization was founded.</w:t>
      </w:r>
      <w:r w:rsidRPr="00E32094">
        <w:rPr>
          <w:rStyle w:val="FootnoteReference"/>
        </w:rPr>
        <w:footnoteReference w:customMarkFollows="1" w:id="207"/>
        <w:t>3</w:t>
      </w:r>
    </w:p>
    <w:p w14:paraId="1B11A93F"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p.ct.id="f477b8b0b92511efa86bc22ba615bad8|22|31:22"</w:instrText>
      </w:r>
      <w:r>
        <w:fldChar w:fldCharType="end"/>
      </w:r>
      <w:r>
        <w:t>Churches and associated organizations, organizations that are not private foundations and have normal gross receipts of $5000 or less, certain subordinate organizations, and other classes of organizations that the IRS determines should be excluded from the notice requirement need not file this notice but may, nevertheless, file to obtain a favorable ruling.</w:t>
      </w:r>
      <w:r w:rsidRPr="00E32094">
        <w:rPr>
          <w:rStyle w:val="FootnoteReference"/>
        </w:rPr>
        <w:footnoteReference w:customMarkFollows="1" w:id="208"/>
        <w:t>4</w:t>
      </w:r>
    </w:p>
    <w:p w14:paraId="0F96A0D1" w14:textId="77777777" w:rsidR="004E0EBB" w:rsidRDefault="004E0EBB">
      <w:pPr>
        <w:pStyle w:val="pxs"/>
        <w:spacing w:before="180"/>
        <w:rPr>
          <w:sz w:val="27"/>
          <w:szCs w:val="27"/>
        </w:rPr>
      </w:pPr>
      <w:r>
        <w:rPr>
          <w:sz w:val="27"/>
          <w:szCs w:val="27"/>
        </w:rPr>
        <w:t>31:23. Exemption from income taxation; contents of foundation's governing instrument</w:t>
      </w:r>
    </w:p>
    <w:p w14:paraId="20A43DFB" w14:textId="77777777" w:rsidR="004E0EBB" w:rsidRDefault="004E0EBB">
      <w:pPr>
        <w:pStyle w:val="pxrr"/>
        <w:spacing w:before="180"/>
        <w:rPr>
          <w:sz w:val="24"/>
          <w:szCs w:val="24"/>
        </w:rPr>
      </w:pPr>
      <w:r>
        <w:rPr>
          <w:rStyle w:val="pxvis"/>
          <w:rFonts w:cs="Arial"/>
          <w:bCs/>
          <w:szCs w:val="28"/>
        </w:rPr>
        <w:t>Research References</w:t>
      </w:r>
    </w:p>
    <w:p w14:paraId="57EA87AB"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tk.ref.id="I09ME0B"</w:instrText>
      </w:r>
      <w:r>
        <w:rPr>
          <w:rStyle w:val="pxtk"/>
        </w:rPr>
        <w:fldChar w:fldCharType="end"/>
      </w:r>
      <w:r>
        <w:rPr>
          <w:rStyle w:val="pxtk"/>
        </w:rPr>
        <w:t>West's Key Number Digest, Internal Revenue &amp;key;4045 to 4079</w:t>
      </w:r>
    </w:p>
    <w:p w14:paraId="5B63A1E2"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p.ct.id="f477b8b0b92511efa86bc22ba615bad8|23|31:23"</w:instrText>
      </w:r>
      <w:r>
        <w:fldChar w:fldCharType="end"/>
      </w:r>
      <w:r>
        <w:t xml:space="preserve">To qualify for exemption from income taxation, private foundations must include limiting provisions in their governing instruments that the organization must distribute its income in each taxable year so as to avoid any tax under </w:t>
      </w:r>
      <w:r>
        <w:rPr>
          <w:rStyle w:val="pxst"/>
          <w:color w:val="FF0000"/>
          <w:sz w:val="20"/>
          <w:szCs w:val="20"/>
          <w:vertAlign w:val="superscript"/>
        </w:rPr>
        <w:t>►</w:t>
      </w:r>
      <w:r>
        <w:rPr>
          <w:rStyle w:val="pxst"/>
        </w:rPr>
        <w:fldChar w:fldCharType="begin"/>
      </w:r>
      <w:r>
        <w:rPr>
          <w:rStyle w:val="pxst"/>
        </w:rPr>
        <w:instrText>st.ref.id="I051RBN"</w:instrText>
      </w:r>
      <w:r>
        <w:rPr>
          <w:rStyle w:val="pxst"/>
        </w:rPr>
        <w:fldChar w:fldCharType="end"/>
      </w:r>
      <w:r>
        <w:rPr>
          <w:rStyle w:val="pxst"/>
        </w:rPr>
        <w:t>Internal Revenue Code Section 4942</w:t>
      </w:r>
      <w:r>
        <w:t xml:space="preserve"> and that the foundation is prohibited from operating in such manner as to incur tax liability under </w:t>
      </w:r>
      <w:r>
        <w:rPr>
          <w:rStyle w:val="pxst"/>
          <w:color w:val="FF0000"/>
          <w:sz w:val="20"/>
          <w:szCs w:val="20"/>
          <w:vertAlign w:val="superscript"/>
        </w:rPr>
        <w:t>►</w:t>
      </w:r>
      <w:r>
        <w:rPr>
          <w:rStyle w:val="pxst"/>
        </w:rPr>
        <w:fldChar w:fldCharType="begin"/>
      </w:r>
      <w:r>
        <w:rPr>
          <w:rStyle w:val="pxst"/>
        </w:rPr>
        <w:instrText>st.ref.id="I055Z0Z"</w:instrText>
      </w:r>
      <w:r>
        <w:rPr>
          <w:rStyle w:val="pxst"/>
        </w:rPr>
        <w:fldChar w:fldCharType="end"/>
      </w:r>
      <w:r>
        <w:rPr>
          <w:rStyle w:val="pxst"/>
        </w:rPr>
        <w:t>Internal Revenue Code Section 4941(d)</w:t>
      </w:r>
      <w:r>
        <w:t xml:space="preserve"> (relating to self-dealing), </w:t>
      </w:r>
      <w:r>
        <w:rPr>
          <w:rStyle w:val="pxst"/>
          <w:color w:val="FF0000"/>
          <w:sz w:val="20"/>
          <w:szCs w:val="20"/>
          <w:vertAlign w:val="superscript"/>
        </w:rPr>
        <w:t>►</w:t>
      </w:r>
      <w:r>
        <w:rPr>
          <w:rStyle w:val="pxst"/>
        </w:rPr>
        <w:fldChar w:fldCharType="begin"/>
      </w:r>
      <w:r>
        <w:rPr>
          <w:rStyle w:val="pxst"/>
        </w:rPr>
        <w:instrText>st.ref.id="I09P759"</w:instrText>
      </w:r>
      <w:r>
        <w:rPr>
          <w:rStyle w:val="pxst"/>
        </w:rPr>
        <w:fldChar w:fldCharType="end"/>
      </w:r>
      <w:r>
        <w:rPr>
          <w:rStyle w:val="pxst"/>
        </w:rPr>
        <w:t>Internal Revenue Code Section 4943(c)</w:t>
      </w:r>
      <w:r>
        <w:t xml:space="preserve"> (relating to excess business holdings), </w:t>
      </w:r>
      <w:r>
        <w:rPr>
          <w:rStyle w:val="pxst"/>
          <w:color w:val="FF0000"/>
          <w:sz w:val="20"/>
          <w:szCs w:val="20"/>
          <w:vertAlign w:val="superscript"/>
        </w:rPr>
        <w:t>►</w:t>
      </w:r>
      <w:r>
        <w:rPr>
          <w:rStyle w:val="pxst"/>
        </w:rPr>
        <w:fldChar w:fldCharType="begin"/>
      </w:r>
      <w:r>
        <w:rPr>
          <w:rStyle w:val="pxst"/>
        </w:rPr>
        <w:instrText>st.ref.id="I09S0A5"</w:instrText>
      </w:r>
      <w:r>
        <w:rPr>
          <w:rStyle w:val="pxst"/>
        </w:rPr>
        <w:fldChar w:fldCharType="end"/>
      </w:r>
      <w:r>
        <w:rPr>
          <w:rStyle w:val="pxst"/>
        </w:rPr>
        <w:t>Internal Revenue Code Section 4944</w:t>
      </w:r>
      <w:r>
        <w:t xml:space="preserve"> (relating to investments which jeopardize charitable purpose), or </w:t>
      </w:r>
      <w:r>
        <w:rPr>
          <w:rStyle w:val="pxst"/>
          <w:color w:val="FF0000"/>
          <w:sz w:val="20"/>
          <w:szCs w:val="20"/>
          <w:vertAlign w:val="superscript"/>
        </w:rPr>
        <w:t>►</w:t>
      </w:r>
      <w:r>
        <w:rPr>
          <w:rStyle w:val="pxst"/>
        </w:rPr>
        <w:fldChar w:fldCharType="begin"/>
      </w:r>
      <w:r>
        <w:rPr>
          <w:rStyle w:val="pxst"/>
        </w:rPr>
        <w:instrText>st.ref.id="I09UTF1"</w:instrText>
      </w:r>
      <w:r>
        <w:rPr>
          <w:rStyle w:val="pxst"/>
        </w:rPr>
        <w:fldChar w:fldCharType="end"/>
      </w:r>
      <w:r>
        <w:rPr>
          <w:rStyle w:val="pxst"/>
        </w:rPr>
        <w:t>Internal Revenue Code Section 4945</w:t>
      </w:r>
      <w:r>
        <w:t xml:space="preserve"> (relating to political expenditures).</w:t>
      </w:r>
      <w:r w:rsidRPr="00E32094">
        <w:rPr>
          <w:rStyle w:val="FootnoteReference"/>
        </w:rPr>
        <w:footnoteReference w:customMarkFollows="1" w:id="209"/>
        <w:t>1</w:t>
      </w:r>
    </w:p>
    <w:p w14:paraId="1846311F"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p.ct.id="f477b8b0b92511efa86bc22ba615bad8|23|31:23"</w:instrText>
      </w:r>
      <w:r>
        <w:fldChar w:fldCharType="end"/>
      </w:r>
      <w:r>
        <w:t>The regulations provide that a foundation's governing instrument will be deemed to contain these limitations if a valid state law requires the foundation to operate within these limitations.</w:t>
      </w:r>
      <w:r w:rsidRPr="00E32094">
        <w:rPr>
          <w:rStyle w:val="FootnoteReference"/>
        </w:rPr>
        <w:footnoteReference w:customMarkFollows="1" w:id="210"/>
        <w:t>2</w:t>
      </w:r>
      <w:r>
        <w:t xml:space="preserve"> Such a law has been passed in New York.</w:t>
      </w:r>
      <w:r w:rsidRPr="00E32094">
        <w:rPr>
          <w:rStyle w:val="FootnoteReference"/>
        </w:rPr>
        <w:footnoteReference w:customMarkFollows="1" w:id="211"/>
        <w:t>3</w:t>
      </w:r>
      <w:r>
        <w:t xml:space="preserve"> To avoid any difficulties that might arise in the event of the repeal or invalidation of the statute, it is recommended that the governing instruments of all private foundations contain provisions conforming to Internal Revenue Code requirements, thus insuring the exempt status of the organization. However, any private foundation taking advantage of such a state statute must include in its annual return</w:t>
      </w:r>
      <w:r w:rsidRPr="00E32094">
        <w:rPr>
          <w:rStyle w:val="FootnoteReference"/>
        </w:rPr>
        <w:footnoteReference w:customMarkFollows="1" w:id="212"/>
        <w:t>4</w:t>
      </w:r>
      <w:r>
        <w:t xml:space="preserve"> a statement that it has not taken any action that would exclude it from the coverage of the statute.</w:t>
      </w:r>
      <w:r w:rsidRPr="00E32094">
        <w:rPr>
          <w:rStyle w:val="FootnoteReference"/>
        </w:rPr>
        <w:footnoteReference w:customMarkFollows="1" w:id="213"/>
        <w:t>5</w:t>
      </w:r>
    </w:p>
    <w:p w14:paraId="57D739D1" w14:textId="77777777" w:rsidR="004E0EBB" w:rsidRDefault="004E0EBB">
      <w:pPr>
        <w:pStyle w:val="pxs"/>
        <w:spacing w:before="180"/>
        <w:rPr>
          <w:sz w:val="27"/>
          <w:szCs w:val="27"/>
        </w:rPr>
      </w:pPr>
      <w:r>
        <w:rPr>
          <w:sz w:val="27"/>
          <w:szCs w:val="27"/>
        </w:rPr>
        <w:t>31:24. Termination of private foundation status</w:t>
      </w:r>
    </w:p>
    <w:p w14:paraId="76D1F2AB" w14:textId="77777777" w:rsidR="004E0EBB" w:rsidRDefault="004E0EBB">
      <w:pPr>
        <w:pStyle w:val="pxrr"/>
        <w:spacing w:before="180"/>
        <w:rPr>
          <w:sz w:val="24"/>
          <w:szCs w:val="24"/>
        </w:rPr>
      </w:pPr>
      <w:r>
        <w:rPr>
          <w:rStyle w:val="pxvis"/>
          <w:rFonts w:cs="Arial"/>
          <w:bCs/>
          <w:szCs w:val="28"/>
        </w:rPr>
        <w:t>Research References</w:t>
      </w:r>
    </w:p>
    <w:p w14:paraId="6F5791F7" w14:textId="77777777" w:rsidR="004E0EBB" w:rsidRDefault="004E0EB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tk.ref.id="I09P76K"</w:instrText>
      </w:r>
      <w:r>
        <w:rPr>
          <w:rStyle w:val="pxtk"/>
        </w:rPr>
        <w:fldChar w:fldCharType="end"/>
      </w:r>
      <w:r>
        <w:rPr>
          <w:rStyle w:val="pxtk"/>
        </w:rPr>
        <w:t>West's Key Number Digest, Internal Revenue &amp;key;4063</w:t>
      </w:r>
    </w:p>
    <w:p w14:paraId="0D8796B6"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p.ct.id="f477b8b0b92511efa86bc22ba615bad8|24|31:24"</w:instrText>
      </w:r>
      <w:r>
        <w:fldChar w:fldCharType="end"/>
      </w:r>
      <w:r>
        <w:t>The Internal Revenue Service may terminate an organization's status as a private foundation only if the organization has willfully and flagrantly committed or willfully repeated actions giving rise to penalty excise taxes.</w:t>
      </w:r>
      <w:r w:rsidRPr="00E32094">
        <w:rPr>
          <w:rStyle w:val="FootnoteReference"/>
        </w:rPr>
        <w:footnoteReference w:customMarkFollows="1" w:id="214"/>
        <w:t>1</w:t>
      </w:r>
      <w:r>
        <w:t xml:space="preserve"> An organization may elect to terminate the private foundation status by giving notice to the Internal Revenue Service</w:t>
      </w:r>
      <w:r w:rsidRPr="00E32094">
        <w:rPr>
          <w:rStyle w:val="FootnoteReference"/>
        </w:rPr>
        <w:footnoteReference w:customMarkFollows="1" w:id="215"/>
        <w:t>2</w:t>
      </w:r>
      <w:r>
        <w:t xml:space="preserve"> of its intent to do so.</w:t>
      </w:r>
    </w:p>
    <w:p w14:paraId="25AD7FD6"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p.ct.id="f477b8b0b92511efa86bc22ba615bad8|24|31:24"</w:instrText>
      </w:r>
      <w:r>
        <w:fldChar w:fldCharType="end"/>
      </w:r>
      <w:r>
        <w:t xml:space="preserve">On voluntary termination, the private foundation must file with the Internal Revenue Service a final return consisting of </w:t>
      </w:r>
      <w:r>
        <w:rPr>
          <w:rStyle w:val="pxst"/>
          <w:color w:val="FF0000"/>
          <w:sz w:val="20"/>
          <w:szCs w:val="20"/>
          <w:vertAlign w:val="superscript"/>
        </w:rPr>
        <w:t>►</w:t>
      </w:r>
      <w:r>
        <w:rPr>
          <w:rStyle w:val="pxst"/>
        </w:rPr>
        <w:fldChar w:fldCharType="begin"/>
      </w:r>
      <w:r>
        <w:rPr>
          <w:rStyle w:val="pxst"/>
        </w:rPr>
        <w:instrText>st.ref.id="I09UTM2"</w:instrText>
      </w:r>
      <w:r>
        <w:rPr>
          <w:rStyle w:val="pxst"/>
        </w:rPr>
        <w:fldChar w:fldCharType="end"/>
      </w:r>
      <w:r>
        <w:rPr>
          <w:rStyle w:val="pxst"/>
        </w:rPr>
        <w:t>IRS Form 990-PF</w:t>
      </w:r>
      <w:r>
        <w:t>, if incorporated, a conformed copy of the resolution to dissolve and a certificate of dissolution issued by a court, and a list of organizations to which assets were distributed. All of the above must be signed by an officer of the foundation. In any event, the organization will be subject to a termination tax, unless the tax is abated.</w:t>
      </w:r>
      <w:r w:rsidRPr="00E32094">
        <w:rPr>
          <w:rStyle w:val="FootnoteReference"/>
        </w:rPr>
        <w:footnoteReference w:customMarkFollows="1" w:id="216"/>
        <w:t>3</w:t>
      </w:r>
    </w:p>
    <w:p w14:paraId="0C0E05AB"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p.ct.id="f477b8b0b92511efa86bc22ba615bad8|24|31:24"</w:instrText>
      </w:r>
      <w:r>
        <w:fldChar w:fldCharType="end"/>
      </w:r>
      <w:r>
        <w:t>The termination tax is equal to the lesser of the aggregate tax benefit, realized by the organization over the period during which it held exempt status, or the value of the foundation's net assets.</w:t>
      </w:r>
      <w:r w:rsidRPr="00E32094">
        <w:rPr>
          <w:rStyle w:val="FootnoteReference"/>
        </w:rPr>
        <w:footnoteReference w:customMarkFollows="1" w:id="217"/>
        <w:t>4</w:t>
      </w:r>
    </w:p>
    <w:p w14:paraId="10FC2B32" w14:textId="77777777" w:rsidR="004E0EBB" w:rsidRDefault="004E0EBB">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p.ct.id="f477b8b0b92511efa86bc22ba615bad8|24|31:24"</w:instrText>
      </w:r>
      <w:r>
        <w:fldChar w:fldCharType="end"/>
      </w:r>
      <w:r>
        <w:t>With respect to involuntary termination, the tax may be abated under certain circumstances.</w:t>
      </w:r>
      <w:r w:rsidRPr="00E32094">
        <w:rPr>
          <w:rStyle w:val="FootnoteReference"/>
        </w:rPr>
        <w:footnoteReference w:customMarkFollows="1" w:id="218"/>
        <w:t>5</w:t>
      </w:r>
      <w:r>
        <w:t xml:space="preserve"> With respect to voluntary termination, the tax will be abated if the organization either distributes all of its net assets to one or more publicly supported charitable organizations, which are not private foundations and which have been in continued existence for at least five years, or notifies the Internal Revenue Service that it intends to terminate its private foundation status by altering its organizational and operational structure so as to conform to the requirements for exemption for that status over a continuous five-year period.</w:t>
      </w:r>
      <w:r w:rsidRPr="00E32094">
        <w:rPr>
          <w:rStyle w:val="FootnoteReference"/>
        </w:rPr>
        <w:footnoteReference w:customMarkFollows="1" w:id="219"/>
        <w:t>6</w:t>
      </w:r>
      <w:r>
        <w:t xml:space="preserve"> This notice must include:</w:t>
      </w:r>
      <w:r w:rsidRPr="00E32094">
        <w:rPr>
          <w:rStyle w:val="FootnoteReference"/>
        </w:rPr>
        <w:footnoteReference w:customMarkFollows="1" w:id="220"/>
        <w:t>7</w:t>
      </w:r>
    </w:p>
    <w:p w14:paraId="3511C7E0"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p.ct.id="f477b8b0b92511efa86bc22ba615bad8|24|31:24"</w:instrText>
      </w:r>
      <w:r>
        <w:fldChar w:fldCharType="end"/>
      </w:r>
      <w:r>
        <w:t>(1) the name and address of the private foundation;</w:t>
      </w:r>
    </w:p>
    <w:p w14:paraId="062DA463"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p.ct.id="f477b8b0b92511efa86bc22ba615bad8|24|31:24"</w:instrText>
      </w:r>
      <w:r>
        <w:fldChar w:fldCharType="end"/>
      </w:r>
      <w:r>
        <w:t>(2) its intention to terminate its private foundation status;</w:t>
      </w:r>
    </w:p>
    <w:p w14:paraId="20080C6F"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p.ct.id="f477b8b0b92511efa86bc22ba615bad8|24|31:24"</w:instrText>
      </w:r>
      <w:r>
        <w:fldChar w:fldCharType="end"/>
      </w:r>
      <w:r>
        <w:t>(3) the Code section under which it seeks classification (Section 509(a)(1) to (3));</w:t>
      </w:r>
    </w:p>
    <w:p w14:paraId="6FD1C714"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p.ct.id="f477b8b0b92511efa86bc22ba615bad8|24|31:24"</w:instrText>
      </w:r>
      <w:r>
        <w:fldChar w:fldCharType="end"/>
      </w:r>
      <w:r>
        <w:t>(4) if Section 509(a)(1) is applicable, the clause of Section 170(b)(1)(A) involved;</w:t>
      </w:r>
    </w:p>
    <w:p w14:paraId="5DCF326A"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p.ct.id="f477b8b0b92511efa86bc22ba615bad8|24|31:24"</w:instrText>
      </w:r>
      <w:r>
        <w:fldChar w:fldCharType="end"/>
      </w:r>
      <w:r>
        <w:t>(5) the date its regular taxable year begins; and</w:t>
      </w:r>
    </w:p>
    <w:p w14:paraId="70CDF8ED"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p.ct.id="f477b8b0b92511efa86bc22ba615bad8|24|31:24"</w:instrText>
      </w:r>
      <w:r>
        <w:fldChar w:fldCharType="end"/>
      </w:r>
      <w:r>
        <w:t>(6) the date of commencement of the five-year period.</w:t>
      </w:r>
    </w:p>
    <w:p w14:paraId="28D395EF" w14:textId="77777777" w:rsidR="004E0EBB" w:rsidRDefault="004E0EBB">
      <w:pPr>
        <w:pStyle w:val="pxd"/>
        <w:spacing w:before="180"/>
      </w:pPr>
      <w:r>
        <w:t>II. Checklists</w:t>
      </w:r>
    </w:p>
    <w:p w14:paraId="582BB2C9" w14:textId="77777777" w:rsidR="004E0EBB" w:rsidRDefault="004E0EBB">
      <w:pPr>
        <w:pStyle w:val="pxs"/>
        <w:spacing w:before="180"/>
        <w:rPr>
          <w:sz w:val="27"/>
          <w:szCs w:val="27"/>
        </w:rPr>
      </w:pPr>
      <w:r>
        <w:rPr>
          <w:sz w:val="27"/>
          <w:szCs w:val="27"/>
        </w:rPr>
        <w:t>31:25. Checklist</w:t>
      </w:r>
      <w:r>
        <w:rPr>
          <w:rStyle w:val="pxsep"/>
        </w:rPr>
        <w:t xml:space="preserve">-- </w:t>
      </w:r>
      <w:r>
        <w:rPr>
          <w:sz w:val="27"/>
          <w:szCs w:val="27"/>
        </w:rPr>
        <w:t>Matters to be included in certificate of incorporation of nonprofit corporation for charitable purposes</w:t>
      </w:r>
    </w:p>
    <w:p w14:paraId="1F76B55E" w14:textId="77777777" w:rsidR="004E0EBB" w:rsidRDefault="004E0EBB">
      <w:pPr>
        <w:pStyle w:val="pxov"/>
        <w:rPr>
          <w:vanish/>
        </w:rPr>
      </w:pPr>
      <w:r>
        <w:rPr>
          <w:vanish/>
        </w:rPr>
        <w:t>FTR</w:t>
      </w:r>
    </w:p>
    <w:p w14:paraId="2818A3A7" w14:textId="77777777" w:rsidR="004E0EBB" w:rsidRDefault="004E0EBB">
      <w:pPr>
        <w:pStyle w:val="pxov"/>
        <w:rPr>
          <w:vanish/>
        </w:rPr>
      </w:pPr>
      <w:r>
        <w:rPr>
          <w:vanish/>
        </w:rPr>
        <w:t>FCV</w:t>
      </w:r>
    </w:p>
    <w:p w14:paraId="544B029A" w14:textId="77777777" w:rsidR="004E0EBB" w:rsidRDefault="004E0EBB">
      <w:pPr>
        <w:pStyle w:val="pxov"/>
        <w:rPr>
          <w:vanish/>
        </w:rPr>
      </w:pPr>
      <w:r>
        <w:rPr>
          <w:vanish/>
        </w:rPr>
        <w:t>COL</w:t>
      </w:r>
    </w:p>
    <w:p w14:paraId="5CAFABFB" w14:textId="77777777" w:rsidR="004E0EBB" w:rsidRDefault="004E0EBB">
      <w:pPr>
        <w:pStyle w:val="pxov"/>
        <w:rPr>
          <w:vanish/>
        </w:rPr>
      </w:pPr>
      <w:r>
        <w:rPr>
          <w:vanish/>
        </w:rPr>
        <w:t>NFP</w:t>
      </w:r>
    </w:p>
    <w:p w14:paraId="5A659473" w14:textId="77777777" w:rsidR="004E0EBB" w:rsidRDefault="004E0EBB">
      <w:pPr>
        <w:pStyle w:val="pxov"/>
        <w:rPr>
          <w:vanish/>
        </w:rPr>
      </w:pPr>
      <w:r>
        <w:rPr>
          <w:vanish/>
        </w:rPr>
        <w:t>CHK</w:t>
      </w:r>
    </w:p>
    <w:p w14:paraId="05FCD892" w14:textId="77777777" w:rsidR="004E0EBB" w:rsidRDefault="004E0EBB">
      <w:pPr>
        <w:pStyle w:val="pxov"/>
        <w:rPr>
          <w:vanish/>
        </w:rPr>
      </w:pPr>
      <w:r>
        <w:rPr>
          <w:vanish/>
        </w:rPr>
        <w:t>EBL</w:t>
      </w:r>
    </w:p>
    <w:p w14:paraId="500D15E1"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1. Name of the corporation.</w:t>
      </w:r>
    </w:p>
    <w:p w14:paraId="210D457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 xml:space="preserve">2. That the corporation is a corporation as defined in </w:t>
      </w:r>
      <w:r>
        <w:rPr>
          <w:rStyle w:val="pxst"/>
          <w:color w:val="FF0000"/>
          <w:sz w:val="20"/>
          <w:szCs w:val="20"/>
          <w:vertAlign w:val="superscript"/>
        </w:rPr>
        <w:t>►</w:t>
      </w:r>
      <w:r>
        <w:rPr>
          <w:rStyle w:val="pxst"/>
        </w:rPr>
        <w:fldChar w:fldCharType="begin"/>
      </w:r>
      <w:r>
        <w:rPr>
          <w:rStyle w:val="pxst"/>
        </w:rPr>
        <w:instrText>st.ref.id="I051RSN"</w:instrText>
      </w:r>
      <w:r>
        <w:rPr>
          <w:rStyle w:val="pxst"/>
        </w:rPr>
        <w:fldChar w:fldCharType="end"/>
      </w:r>
      <w:r>
        <w:rPr>
          <w:rStyle w:val="pxst"/>
        </w:rPr>
        <w:t>Section 102(a)(5)</w:t>
      </w:r>
      <w:r>
        <w:t xml:space="preserve"> of the Law.</w:t>
      </w:r>
    </w:p>
    <w:p w14:paraId="152E88DA"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3. The specific purpose or purposes for which the corporation is organized, it being sufficient to state that the purpose of the corporation is any purpose for which corporations may be organized under the Law as a charitable or noncharitable corporation.</w:t>
      </w:r>
    </w:p>
    <w:p w14:paraId="3544C38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 xml:space="preserve">4. That it is a charitable corporation under </w:t>
      </w:r>
      <w:r>
        <w:rPr>
          <w:rStyle w:val="pxst"/>
          <w:color w:val="FF0000"/>
          <w:sz w:val="20"/>
          <w:szCs w:val="20"/>
          <w:vertAlign w:val="superscript"/>
        </w:rPr>
        <w:t>►</w:t>
      </w:r>
      <w:r>
        <w:rPr>
          <w:rStyle w:val="pxst"/>
        </w:rPr>
        <w:fldChar w:fldCharType="begin"/>
      </w:r>
      <w:r>
        <w:rPr>
          <w:rStyle w:val="pxst"/>
        </w:rPr>
        <w:instrText>st.ref.id="I09JL9N"</w:instrText>
      </w:r>
      <w:r>
        <w:rPr>
          <w:rStyle w:val="pxst"/>
        </w:rPr>
        <w:fldChar w:fldCharType="end"/>
      </w:r>
      <w:r>
        <w:rPr>
          <w:rStyle w:val="pxst"/>
        </w:rPr>
        <w:t>section 201 of the Law</w:t>
      </w:r>
      <w:r>
        <w:t>.</w:t>
      </w:r>
    </w:p>
    <w:p w14:paraId="2A0DCB97"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5. If it is not formed to engage in any activity or for any purpose requiring consent or approval of any state official, department, board, agency or other body, a statement that no such consent or approval is required.</w:t>
      </w:r>
    </w:p>
    <w:p w14:paraId="6E482683"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 xml:space="preserve">6. The county within New York State in which the office of the corporation is to be located. The certificate may also identify the post office address outside the state at which the books and records of the corporation will be kept pursuant to </w:t>
      </w:r>
      <w:r>
        <w:rPr>
          <w:rStyle w:val="pxst"/>
          <w:color w:val="FF0000"/>
          <w:sz w:val="20"/>
          <w:szCs w:val="20"/>
          <w:vertAlign w:val="superscript"/>
        </w:rPr>
        <w:t>►</w:t>
      </w:r>
      <w:r>
        <w:rPr>
          <w:rStyle w:val="pxst"/>
        </w:rPr>
        <w:fldChar w:fldCharType="begin"/>
      </w:r>
      <w:r>
        <w:rPr>
          <w:rStyle w:val="pxst"/>
        </w:rPr>
        <w:instrText>st.ref.id="I09MEEJ"</w:instrText>
      </w:r>
      <w:r>
        <w:rPr>
          <w:rStyle w:val="pxst"/>
        </w:rPr>
        <w:fldChar w:fldCharType="end"/>
      </w:r>
      <w:r>
        <w:rPr>
          <w:rStyle w:val="pxst"/>
        </w:rPr>
        <w:t>Section 621 of the Law</w:t>
      </w:r>
      <w:r>
        <w:t>.</w:t>
      </w:r>
    </w:p>
    <w:p w14:paraId="60FA5471"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7. The names and addresses of the initial directors.</w:t>
      </w:r>
    </w:p>
    <w:p w14:paraId="7E865FC5"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8. The duration of the corporation if it is not to be perpetual.</w:t>
      </w:r>
    </w:p>
    <w:p w14:paraId="0414F7EA"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9. A designation of the Secretary of State as agent of the corporation upon whom process against it may be served and the post office address to which the Secretary of State is to mail a copy of any process against the corporation served on him or her.</w:t>
      </w:r>
      <w:ins w:id="583" w:author="Cara Cardinale" w:date="2025-02-13T21:17:00Z">
        <w:r w:rsidR="00125D56" w:rsidRPr="00125D56">
          <w:rPr>
            <w:rFonts w:ascii="Arial" w:hAnsi="Arial" w:cs="Arial"/>
            <w:color w:val="1F1F1F"/>
            <w:sz w:val="21"/>
            <w:szCs w:val="21"/>
          </w:rPr>
          <w:t xml:space="preserve"> </w:t>
        </w:r>
        <w:r w:rsidR="00125D56" w:rsidRPr="00125D56">
          <w:t>The corporation may include an email address to which the secretary of state shall email a notice of the fact that process against it has been electronically served upon him or her.</w:t>
        </w:r>
      </w:ins>
    </w:p>
    <w:p w14:paraId="33777C7D"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10. If the corporation is to have a registered agent, his or her name and address within New York and a statement that the registered agent is to be the agent of the corporation upon whom process against it may be served.</w:t>
      </w:r>
    </w:p>
    <w:p w14:paraId="09EF8EE5"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 xml:space="preserve">11. The statements required of special not-for-profit corporations (corporations organized for certain statutory purposes under </w:t>
      </w:r>
      <w:r>
        <w:rPr>
          <w:rStyle w:val="pxst"/>
          <w:color w:val="FF0000"/>
          <w:sz w:val="20"/>
          <w:szCs w:val="20"/>
          <w:vertAlign w:val="superscript"/>
        </w:rPr>
        <w:t>►</w:t>
      </w:r>
      <w:r>
        <w:rPr>
          <w:rStyle w:val="pxst"/>
        </w:rPr>
        <w:fldChar w:fldCharType="begin"/>
      </w:r>
      <w:r>
        <w:rPr>
          <w:rStyle w:val="pxst"/>
        </w:rPr>
        <w:instrText>st.ref.id="I09JL9P"</w:instrText>
      </w:r>
      <w:r>
        <w:rPr>
          <w:rStyle w:val="pxst"/>
        </w:rPr>
        <w:fldChar w:fldCharType="end"/>
      </w:r>
      <w:r>
        <w:rPr>
          <w:rStyle w:val="pxst"/>
        </w:rPr>
        <w:t>Article 14 of the Not-for-Profit Corporation Law</w:t>
      </w:r>
      <w:r>
        <w:t>).</w:t>
      </w:r>
    </w:p>
    <w:p w14:paraId="4649A59B"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12. In order to attain federal tax-exempt status and qualify as a charity for which contributions are deductible for federal income tax purposes, add:</w:t>
      </w:r>
    </w:p>
    <w:p w14:paraId="126310EA"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 xml:space="preserve">(a) Charitable purposes, limitations, and powers in compliance with </w:t>
      </w:r>
      <w:r>
        <w:rPr>
          <w:rStyle w:val="pxst"/>
          <w:color w:val="FF0000"/>
          <w:sz w:val="20"/>
          <w:szCs w:val="20"/>
          <w:vertAlign w:val="superscript"/>
        </w:rPr>
        <w:t>►</w:t>
      </w:r>
      <w:r>
        <w:rPr>
          <w:rStyle w:val="pxst"/>
        </w:rPr>
        <w:fldChar w:fldCharType="begin"/>
      </w:r>
      <w:r>
        <w:rPr>
          <w:rStyle w:val="pxst"/>
        </w:rPr>
        <w:instrText>st.ref.id="I09MEEL"</w:instrText>
      </w:r>
      <w:r>
        <w:rPr>
          <w:rStyle w:val="pxst"/>
        </w:rPr>
        <w:fldChar w:fldCharType="end"/>
      </w:r>
      <w:r>
        <w:rPr>
          <w:rStyle w:val="pxst"/>
        </w:rPr>
        <w:t>Internal Revenue Code Section 501(c)(3)</w:t>
      </w:r>
      <w:r>
        <w:t>.</w:t>
      </w:r>
    </w:p>
    <w:p w14:paraId="7D8CA02B"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 xml:space="preserve">(b) Statement of manner of disposition of assets on dissolution complying with </w:t>
      </w:r>
      <w:r>
        <w:rPr>
          <w:rStyle w:val="pxst"/>
          <w:color w:val="FF0000"/>
          <w:sz w:val="20"/>
          <w:szCs w:val="20"/>
          <w:vertAlign w:val="superscript"/>
        </w:rPr>
        <w:t>►</w:t>
      </w:r>
      <w:r>
        <w:rPr>
          <w:rStyle w:val="pxst"/>
        </w:rPr>
        <w:fldChar w:fldCharType="begin"/>
      </w:r>
      <w:r>
        <w:rPr>
          <w:rStyle w:val="pxst"/>
        </w:rPr>
        <w:instrText>st.ref.id="I09P7JH"</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1.501(c)(3)-1(b)</w:t>
      </w:r>
      <w:r>
        <w:t>.</w:t>
      </w:r>
    </w:p>
    <w:p w14:paraId="16E9968C"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13. The certificate may contain provisions not inconsistent with law:</w:t>
      </w:r>
    </w:p>
    <w:p w14:paraId="1A41355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(a) For the regulation of the internal affairs of the corporation, including types or classes of membership and distribution of its assets on dissolution.</w:t>
      </w:r>
    </w:p>
    <w:p w14:paraId="52A7A165"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p.ct.id="f477b8b0b92511efa86bc22ba615bad8|25|31:25"</w:instrText>
      </w:r>
      <w:r>
        <w:fldChar w:fldCharType="end"/>
      </w:r>
      <w:r>
        <w:t>(b) Required by any governmental body or officer or other person or body as a condition for giving the consent or approval required for filing the certificate of incorporation.</w:t>
      </w:r>
    </w:p>
    <w:p w14:paraId="03E77D48" w14:textId="77777777" w:rsidR="004E0EBB" w:rsidRDefault="004E0EBB">
      <w:pPr>
        <w:pStyle w:val="pxcknotes"/>
        <w:rPr>
          <w:sz w:val="24"/>
          <w:szCs w:val="24"/>
        </w:rPr>
      </w:pPr>
    </w:p>
    <w:p w14:paraId="62BDE19C" w14:textId="77777777" w:rsidR="004E0EBB" w:rsidRDefault="004E0EBB">
      <w:pPr>
        <w:pStyle w:val="pxcknote"/>
        <w:spacing w:before="180"/>
      </w:pPr>
      <w:del w:id="584" w:author="Cara Cardinale" w:date="2025-02-08T22:58:00Z">
        <w:r w:rsidDel="00F74B46">
          <w:delText>Drafter's Note</w:delText>
        </w:r>
      </w:del>
      <w:r>
        <w:t xml:space="preserve"> </w:t>
      </w:r>
    </w:p>
    <w:p w14:paraId="29850F31" w14:textId="77777777" w:rsidR="004E0EBB" w:rsidRDefault="004E0EBB">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The certificate of incorporation must be entitled </w:t>
      </w:r>
      <w:r>
        <w:rPr>
          <w:vanish/>
        </w:rPr>
        <w:t>&amp;ldquo;</w:t>
      </w:r>
      <w:r>
        <w:rPr>
          <w:rStyle w:val="pxvis"/>
          <w:rFonts w:ascii="Times NewRoman" w:hAnsi="Times NewRoman"/>
          <w:b w:val="0"/>
          <w:sz w:val="24"/>
        </w:rPr>
        <w:t>“</w:t>
      </w:r>
      <w:r>
        <w:t xml:space="preserve">Certificate of Incorporation of (Name of Corporation), Under </w:t>
      </w:r>
      <w:r>
        <w:rPr>
          <w:rStyle w:val="pxst"/>
          <w:color w:val="FF0000"/>
          <w:sz w:val="20"/>
          <w:szCs w:val="20"/>
          <w:vertAlign w:val="superscript"/>
        </w:rPr>
        <w:t>►</w:t>
      </w:r>
      <w:r>
        <w:rPr>
          <w:rStyle w:val="pxst"/>
        </w:rPr>
        <w:fldChar w:fldCharType="begin"/>
      </w:r>
      <w:r>
        <w:rPr>
          <w:rStyle w:val="pxst"/>
        </w:rPr>
        <w:instrText>st.ref.id="I09JL9S"</w:instrText>
      </w:r>
      <w:r>
        <w:rPr>
          <w:rStyle w:val="pxst"/>
        </w:rPr>
        <w:fldChar w:fldCharType="end"/>
      </w:r>
      <w:r>
        <w:rPr>
          <w:rStyle w:val="pxst"/>
        </w:rPr>
        <w:t>Section 402 of the Not-for-Profit Corporation Law</w:t>
      </w:r>
      <w:r>
        <w:rPr>
          <w:vanish/>
        </w:rPr>
        <w:t>&amp;rdquo;</w:t>
      </w:r>
      <w:r>
        <w:rPr>
          <w:rStyle w:val="pxvis"/>
          <w:rFonts w:ascii="Times NewRoman" w:hAnsi="Times NewRoman"/>
          <w:b w:val="0"/>
          <w:sz w:val="24"/>
        </w:rPr>
        <w:t>”</w:t>
      </w:r>
      <w:r>
        <w:t xml:space="preserve"> and must state the above matters.</w:t>
      </w:r>
    </w:p>
    <w:p w14:paraId="70A48564" w14:textId="77777777" w:rsidR="004E0EBB" w:rsidRDefault="004E0EBB">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The matters that must and may be included in the certificate of incorporation for state purposes are specified by statute. See </w:t>
      </w:r>
      <w:r>
        <w:rPr>
          <w:rStyle w:val="pxst"/>
          <w:color w:val="FF0000"/>
          <w:sz w:val="20"/>
          <w:szCs w:val="20"/>
          <w:vertAlign w:val="superscript"/>
        </w:rPr>
        <w:t>►</w:t>
      </w:r>
      <w:r>
        <w:rPr>
          <w:rStyle w:val="pxst"/>
        </w:rPr>
        <w:fldChar w:fldCharType="begin"/>
      </w:r>
      <w:r>
        <w:rPr>
          <w:rStyle w:val="pxst"/>
        </w:rPr>
        <w:instrText>st.ref.id="I09MEEO"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w:t>
      </w:r>
      <w:r>
        <w:t xml:space="preserve">. Additional matters must be added to qualify the corporation for exemption from income taxes. </w:t>
      </w:r>
      <w:r>
        <w:rPr>
          <w:rStyle w:val="pxst"/>
          <w:color w:val="FF0000"/>
          <w:sz w:val="20"/>
          <w:szCs w:val="20"/>
          <w:vertAlign w:val="superscript"/>
        </w:rPr>
        <w:t>►</w:t>
      </w:r>
      <w:r>
        <w:rPr>
          <w:rStyle w:val="pxst"/>
        </w:rPr>
        <w:fldChar w:fldCharType="begin"/>
      </w:r>
      <w:r>
        <w:rPr>
          <w:rStyle w:val="pxst"/>
        </w:rPr>
        <w:instrText>st.ref.id="I09JL9U"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729E4F2D" w14:textId="77777777" w:rsidR="004E0EBB" w:rsidRDefault="004E0EBB">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For additional matters that may be contained in the certificate, see </w:t>
      </w:r>
      <w:r>
        <w:rPr>
          <w:rStyle w:val="pxx"/>
          <w:color w:val="FF0000"/>
          <w:sz w:val="20"/>
          <w:szCs w:val="20"/>
          <w:vertAlign w:val="superscript"/>
        </w:rPr>
        <w:t>►</w:t>
      </w:r>
      <w:r>
        <w:rPr>
          <w:rStyle w:val="pxx"/>
        </w:rPr>
        <w:fldChar w:fldCharType="begin"/>
      </w:r>
      <w:r>
        <w:rPr>
          <w:rStyle w:val="pxx"/>
        </w:rPr>
        <w:instrText>x.ref.id="I09MEEQ"</w:instrText>
      </w:r>
      <w:r>
        <w:rPr>
          <w:rStyle w:val="pxx"/>
        </w:rPr>
        <w:fldChar w:fldCharType="end"/>
      </w:r>
      <w:r>
        <w:rPr>
          <w:rStyle w:val="pxx"/>
          <w:vanish/>
        </w:rPr>
        <w:t>&amp;s;</w:t>
      </w:r>
      <w:r>
        <w:rPr>
          <w:rStyle w:val="pxvis"/>
          <w:rFonts w:ascii="Times NewRoman" w:hAnsi="Times NewRoman"/>
          <w:b w:val="0"/>
          <w:sz w:val="24"/>
        </w:rPr>
        <w:t>§</w:t>
      </w:r>
      <w:r>
        <w:rPr>
          <w:rStyle w:val="pxx"/>
        </w:rPr>
        <w:t>31:26</w:t>
      </w:r>
      <w:r>
        <w:t>.</w:t>
      </w:r>
    </w:p>
    <w:p w14:paraId="3E50694F" w14:textId="77777777" w:rsidR="004E0EBB" w:rsidRDefault="004E0EBB">
      <w:pPr>
        <w:pStyle w:val="pxckrr"/>
        <w:rPr>
          <w:sz w:val="24"/>
          <w:szCs w:val="24"/>
        </w:rPr>
      </w:pPr>
      <w:r>
        <w:rPr>
          <w:rStyle w:val="pxvis"/>
          <w:rFonts w:cs="Arial"/>
          <w:bCs/>
          <w:szCs w:val="28"/>
        </w:rPr>
        <w:t>Research References</w:t>
      </w:r>
    </w:p>
    <w:p w14:paraId="2DE4CE32" w14:textId="77777777" w:rsidR="004E0EBB" w:rsidRDefault="004E0EBB">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tk.ref.id="I09P7JM"</w:instrText>
      </w:r>
      <w:r>
        <w:rPr>
          <w:rStyle w:val="pxtk"/>
        </w:rPr>
        <w:fldChar w:fldCharType="end"/>
      </w:r>
      <w:r>
        <w:rPr>
          <w:rStyle w:val="pxtk"/>
        </w:rPr>
        <w:t>West's Key Number Digest, Corporations and Business Organizations &amp;key;3370 to 3375</w:t>
      </w:r>
    </w:p>
    <w:p w14:paraId="3DC72D7B" w14:textId="77777777" w:rsidR="004E0EBB" w:rsidRDefault="004E0EBB">
      <w:pPr>
        <w:pStyle w:val="pxckrefn"/>
      </w:pPr>
      <w:r>
        <w:t>Item 1.</w:t>
      </w:r>
    </w:p>
    <w:p w14:paraId="1D288EF1" w14:textId="77777777" w:rsidR="004E0EBB" w:rsidRDefault="004E0EBB">
      <w:pPr>
        <w:pStyle w:val="pxckrefnote"/>
        <w:spacing w:before="180"/>
      </w:pPr>
      <w:del w:id="585" w:author="Cara Cardinale" w:date="2025-02-08T22:58:00Z">
        <w:r w:rsidDel="00F74B46">
          <w:delText>Drafter's Note</w:delText>
        </w:r>
      </w:del>
      <w:r>
        <w:t xml:space="preserve"> </w:t>
      </w:r>
    </w:p>
    <w:p w14:paraId="3800836D"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rPr>
          <w:rStyle w:val="pxst"/>
          <w:color w:val="FF0000"/>
          <w:sz w:val="20"/>
          <w:szCs w:val="20"/>
          <w:vertAlign w:val="superscript"/>
        </w:rPr>
        <w:t>►</w:t>
      </w:r>
      <w:r>
        <w:rPr>
          <w:rStyle w:val="pxst"/>
        </w:rPr>
        <w:fldChar w:fldCharType="begin"/>
      </w:r>
      <w:r>
        <w:rPr>
          <w:rStyle w:val="pxst"/>
        </w:rPr>
        <w:instrText>st.ref.id="I09JLAZ"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w:t>
      </w:r>
      <w:r>
        <w:t xml:space="preserve"> sets out the general rules governing the requirements for corporate names for nonprofit corporations.</w:t>
      </w:r>
    </w:p>
    <w:p w14:paraId="06BEB834" w14:textId="77777777" w:rsidR="004E0EBB" w:rsidRDefault="004E0EBB">
      <w:pPr>
        <w:pStyle w:val="pxckrefrr"/>
        <w:rPr>
          <w:sz w:val="24"/>
          <w:szCs w:val="24"/>
        </w:rPr>
      </w:pPr>
      <w:r>
        <w:rPr>
          <w:rStyle w:val="pxvis"/>
          <w:rFonts w:cs="Arial"/>
          <w:bCs/>
          <w:szCs w:val="28"/>
        </w:rPr>
        <w:t>Research References</w:t>
      </w:r>
    </w:p>
    <w:p w14:paraId="5DAD60EE" w14:textId="77777777" w:rsidR="004E0EBB" w:rsidRDefault="004E0EBB">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rc.ref.id="I09MEFV"</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586" w:author="Cara Cardinale" w:date="2025-02-13T21:26:00Z">
        <w:r w:rsidDel="00A80FAC">
          <w:rPr>
            <w:rStyle w:val="pxrc"/>
          </w:rPr>
          <w:delText>168 to 180</w:delText>
        </w:r>
      </w:del>
      <w:ins w:id="587" w:author="Cara Cardinale" w:date="2025-02-13T21:26:00Z">
        <w:r w:rsidR="00A80FAC">
          <w:rPr>
            <w:rStyle w:val="pxrc"/>
          </w:rPr>
          <w:t>164 to 176</w:t>
        </w:r>
      </w:ins>
    </w:p>
    <w:p w14:paraId="5F6C7395" w14:textId="77777777" w:rsidR="004E0EBB" w:rsidRDefault="004E0EBB">
      <w:pPr>
        <w:pStyle w:val="pxckrefn"/>
      </w:pPr>
      <w:r>
        <w:t>Item 3.</w:t>
      </w:r>
    </w:p>
    <w:p w14:paraId="5E9B1543" w14:textId="77777777" w:rsidR="004E0EBB" w:rsidRDefault="004E0EBB">
      <w:pPr>
        <w:pStyle w:val="pxckrefnote"/>
        <w:spacing w:before="180"/>
      </w:pPr>
      <w:del w:id="588" w:author="Cara Cardinale" w:date="2025-02-08T22:58:00Z">
        <w:r w:rsidDel="00F74B46">
          <w:delText>Drafter's Note</w:delText>
        </w:r>
      </w:del>
      <w:r>
        <w:t xml:space="preserve"> </w:t>
      </w:r>
    </w:p>
    <w:p w14:paraId="7E8B8806"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A corporation may be formed under the Not-for-Profit Corporation Law for any one or more of the purposes specified in the Law. See </w:t>
      </w:r>
      <w:r>
        <w:rPr>
          <w:rStyle w:val="pxst"/>
          <w:color w:val="FF0000"/>
          <w:sz w:val="20"/>
          <w:szCs w:val="20"/>
          <w:vertAlign w:val="superscript"/>
        </w:rPr>
        <w:t>►</w:t>
      </w:r>
      <w:r>
        <w:rPr>
          <w:rStyle w:val="pxst"/>
        </w:rPr>
        <w:fldChar w:fldCharType="begin"/>
      </w:r>
      <w:r>
        <w:rPr>
          <w:rStyle w:val="pxst"/>
        </w:rPr>
        <w:instrText>st.ref.id="I09P7KR"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w:t>
      </w:r>
      <w:r>
        <w:t>.</w:t>
      </w:r>
    </w:p>
    <w:p w14:paraId="49EE4278"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It is not necessary to set forth in the certificate of incorporation any of the corporate powers enumerated in the Not-for-Profit Corporation Law. See </w:t>
      </w:r>
      <w:r>
        <w:rPr>
          <w:rStyle w:val="pxst"/>
          <w:color w:val="FF0000"/>
          <w:sz w:val="20"/>
          <w:szCs w:val="20"/>
          <w:vertAlign w:val="superscript"/>
        </w:rPr>
        <w:t>►</w:t>
      </w:r>
      <w:r>
        <w:rPr>
          <w:rStyle w:val="pxst"/>
        </w:rPr>
        <w:fldChar w:fldCharType="begin"/>
      </w:r>
      <w:r>
        <w:rPr>
          <w:rStyle w:val="pxst"/>
        </w:rPr>
        <w:instrText>st.ref.id="I09S0PN"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w:t>
      </w:r>
      <w:r>
        <w:t>.</w:t>
      </w:r>
    </w:p>
    <w:p w14:paraId="5478CBD6" w14:textId="77777777" w:rsidR="004E0EBB" w:rsidRDefault="004E0EBB">
      <w:pPr>
        <w:pStyle w:val="pxckrefrr"/>
        <w:rPr>
          <w:sz w:val="24"/>
          <w:szCs w:val="24"/>
        </w:rPr>
      </w:pPr>
      <w:r>
        <w:rPr>
          <w:rStyle w:val="pxvis"/>
          <w:rFonts w:cs="Arial"/>
          <w:bCs/>
          <w:szCs w:val="28"/>
        </w:rPr>
        <w:t>Research References</w:t>
      </w:r>
    </w:p>
    <w:p w14:paraId="3930AD34" w14:textId="77777777" w:rsidR="004E0EBB" w:rsidRDefault="004E0EBB">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rc.ref.id="I09JLB2"</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589" w:author="Cara Cardinale" w:date="2025-02-08T22:18:00Z">
        <w:r w:rsidDel="00D268B6">
          <w:rPr>
            <w:rStyle w:val="pxrc"/>
          </w:rPr>
          <w:delText>59, 60</w:delText>
        </w:r>
      </w:del>
      <w:ins w:id="590" w:author="Cara Cardinale" w:date="2025-02-08T22:18:00Z">
        <w:r w:rsidR="00D268B6">
          <w:rPr>
            <w:rStyle w:val="pxrc"/>
          </w:rPr>
          <w:t>57, 58</w:t>
        </w:r>
      </w:ins>
      <w:r>
        <w:rPr>
          <w:rStyle w:val="pxrc"/>
        </w:rPr>
        <w:t>, 42</w:t>
      </w:r>
      <w:ins w:id="591" w:author="Cara Cardinale" w:date="2025-02-13T21:29:00Z">
        <w:r w:rsidR="00A80FAC">
          <w:rPr>
            <w:rStyle w:val="pxrc"/>
          </w:rPr>
          <w:t>1</w:t>
        </w:r>
      </w:ins>
      <w:del w:id="592" w:author="Cara Cardinale" w:date="2025-02-13T21:29:00Z">
        <w:r w:rsidDel="00A80FAC">
          <w:rPr>
            <w:rStyle w:val="pxrc"/>
          </w:rPr>
          <w:delText>2</w:delText>
        </w:r>
      </w:del>
    </w:p>
    <w:p w14:paraId="1B718347" w14:textId="77777777" w:rsidR="004E0EBB" w:rsidRDefault="004E0EBB">
      <w:pPr>
        <w:pStyle w:val="pxckrefn"/>
      </w:pPr>
      <w:r>
        <w:t>Item 4.</w:t>
      </w:r>
    </w:p>
    <w:p w14:paraId="6CC5F708" w14:textId="77777777" w:rsidR="004E0EBB" w:rsidRDefault="004E0EBB">
      <w:pPr>
        <w:pStyle w:val="pxckrefnote"/>
        <w:spacing w:before="180"/>
      </w:pPr>
      <w:del w:id="593" w:author="Cara Cardinale" w:date="2025-02-08T22:58:00Z">
        <w:r w:rsidDel="00F74B46">
          <w:delText>Drafter's Note</w:delText>
        </w:r>
      </w:del>
      <w:r>
        <w:t xml:space="preserve"> </w:t>
      </w:r>
    </w:p>
    <w:p w14:paraId="01A2EF9C"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Prior to its amendment, four types of not-for-profit corporations, Types A, B, C and D, were provided for under the Not-for-Profit Corporation Law. These four types have been replaced with two types, charitable and noncharitable. A corporation formed under the Law on or after July 1, 2014 will either be a charitable corporation or a noncharitable corporation. Any corporation formed for both charitable purposes and noncharitable purposes will be deemed a charitable corporation for purposes of the Not-for-Profit Corporation Law. A type A not-for-profit corporation formed prior to July 1, 2014 will be deemed a noncharitable corporation. A type B or C not-for-profit corporation formed prior to July 1, 2014 will be deemed a charitable corporation. A type D not-for-profit corporation formed prior to July 1, 2014 for charitable purposes will be deemed a charitable corporation. Any other type D not-for-profit corporations formed prior to July 1, 2014 will be deemed a noncharitable corporation. </w:t>
      </w:r>
      <w:r>
        <w:rPr>
          <w:rStyle w:val="pxst"/>
          <w:color w:val="FF0000"/>
          <w:sz w:val="20"/>
          <w:szCs w:val="20"/>
          <w:vertAlign w:val="superscript"/>
        </w:rPr>
        <w:t>►</w:t>
      </w:r>
      <w:r>
        <w:rPr>
          <w:rStyle w:val="pxst"/>
        </w:rPr>
        <w:fldChar w:fldCharType="begin"/>
      </w:r>
      <w:r>
        <w:rPr>
          <w:rStyle w:val="pxst"/>
        </w:rPr>
        <w:instrText>st.ref.id="I09MEFY"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w:t>
      </w:r>
      <w:r>
        <w:t xml:space="preserve">. See </w:t>
      </w:r>
      <w:r>
        <w:rPr>
          <w:rStyle w:val="pxst"/>
          <w:color w:val="FF0000"/>
          <w:sz w:val="20"/>
          <w:szCs w:val="20"/>
          <w:vertAlign w:val="superscript"/>
        </w:rPr>
        <w:t>►</w:t>
      </w:r>
      <w:r>
        <w:rPr>
          <w:rStyle w:val="pxst"/>
        </w:rPr>
        <w:fldChar w:fldCharType="begin"/>
      </w:r>
      <w:r>
        <w:rPr>
          <w:rStyle w:val="pxst"/>
        </w:rPr>
        <w:instrText>st.ref.id="I09JLGX"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201(b)</w:t>
      </w:r>
      <w:r>
        <w:t>.</w:t>
      </w:r>
    </w:p>
    <w:p w14:paraId="62CEF755" w14:textId="77777777" w:rsidR="004E0EBB" w:rsidRDefault="004E0EBB">
      <w:pPr>
        <w:pStyle w:val="pxckrefn"/>
      </w:pPr>
      <w:r>
        <w:t>Item 7.</w:t>
      </w:r>
    </w:p>
    <w:p w14:paraId="38F3528B" w14:textId="77777777" w:rsidR="004E0EBB" w:rsidRDefault="004E0EBB">
      <w:pPr>
        <w:pStyle w:val="pxckrefnote"/>
        <w:spacing w:before="180"/>
      </w:pPr>
      <w:del w:id="594" w:author="Cara Cardinale" w:date="2025-02-08T22:58:00Z">
        <w:r w:rsidDel="00F74B46">
          <w:delText>Drafter's Note</w:delText>
        </w:r>
      </w:del>
      <w:r>
        <w:t xml:space="preserve"> </w:t>
      </w:r>
    </w:p>
    <w:p w14:paraId="69B27B8E"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The board of directors of a not-for-profit corporation must consist of three or more directors; the initial number of directors is implied by the listing of names and addresses of the initial directors in the certificate of incorporation. Thereafter, the number (never less than three) may be fixed by the bylaws or, in the case of a corporation having members, by action of the members or of the board under the specific provisions of a bylaw allowing such action. If not otherwise fixed, the number of directors will be three. See </w:t>
      </w:r>
      <w:r>
        <w:rPr>
          <w:rStyle w:val="pxst"/>
          <w:color w:val="FF0000"/>
          <w:sz w:val="20"/>
          <w:szCs w:val="20"/>
          <w:vertAlign w:val="superscript"/>
        </w:rPr>
        <w:t>►</w:t>
      </w:r>
      <w:r>
        <w:rPr>
          <w:rStyle w:val="pxst"/>
        </w:rPr>
        <w:fldChar w:fldCharType="begin"/>
      </w:r>
      <w:r>
        <w:rPr>
          <w:rStyle w:val="pxst"/>
        </w:rPr>
        <w:instrText>st.ref.id="I09MELT"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702(a)</w:t>
      </w:r>
      <w:r>
        <w:t>.</w:t>
      </w:r>
    </w:p>
    <w:p w14:paraId="7F3AE759" w14:textId="77777777" w:rsidR="004E0EBB" w:rsidRDefault="004E0EBB">
      <w:pPr>
        <w:pStyle w:val="pxckrefrr"/>
        <w:rPr>
          <w:sz w:val="24"/>
          <w:szCs w:val="24"/>
        </w:rPr>
      </w:pPr>
      <w:r>
        <w:rPr>
          <w:rStyle w:val="pxvis"/>
          <w:rFonts w:cs="Arial"/>
          <w:bCs/>
          <w:szCs w:val="28"/>
        </w:rPr>
        <w:t>Research References</w:t>
      </w:r>
    </w:p>
    <w:p w14:paraId="11CA4FB3" w14:textId="77777777" w:rsidR="004E0EBB" w:rsidRDefault="004E0EBB">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rc.ref.id="I09P7QP"</w:instrText>
      </w:r>
      <w:r>
        <w:rPr>
          <w:rStyle w:val="pxrc"/>
        </w:rPr>
        <w:fldChar w:fldCharType="end"/>
      </w:r>
      <w:r>
        <w:rPr>
          <w:rStyle w:val="pxrc"/>
        </w:rPr>
        <w:t xml:space="preserve">N.Y. Jur. 2d, Business Relationships </w:t>
      </w:r>
      <w:r>
        <w:rPr>
          <w:rStyle w:val="pxrc"/>
          <w:vanish/>
        </w:rPr>
        <w:t>&amp;s;</w:t>
      </w:r>
      <w:del w:id="595" w:author="Cara Cardinale" w:date="2025-02-08T22:16:00Z">
        <w:r w:rsidDel="00D268B6">
          <w:rPr>
            <w:rStyle w:val="pxvis"/>
            <w:rFonts w:ascii="Times NewRoman" w:hAnsi="Times NewRoman"/>
            <w:b w:val="0"/>
            <w:sz w:val="24"/>
          </w:rPr>
          <w:delText>§</w:delText>
        </w:r>
        <w:r w:rsidDel="00D268B6">
          <w:rPr>
            <w:rStyle w:val="pxrc"/>
          </w:rPr>
          <w:delText>72</w:delText>
        </w:r>
      </w:del>
      <w:ins w:id="596" w:author="Cara Cardinale" w:date="2025-02-08T22:16:00Z">
        <w:r w:rsidR="00D268B6">
          <w:rPr>
            <w:rStyle w:val="pxvis"/>
            <w:rFonts w:ascii="Times NewRoman" w:hAnsi="Times NewRoman"/>
            <w:b w:val="0"/>
            <w:sz w:val="24"/>
          </w:rPr>
          <w:t>§71</w:t>
        </w:r>
      </w:ins>
    </w:p>
    <w:p w14:paraId="19603E00" w14:textId="77777777" w:rsidR="004E0EBB" w:rsidRDefault="004E0EBB">
      <w:pPr>
        <w:pStyle w:val="pxckrefn"/>
      </w:pPr>
      <w:r>
        <w:t>Item 9.</w:t>
      </w:r>
    </w:p>
    <w:p w14:paraId="1C3753C7" w14:textId="77777777" w:rsidR="004E0EBB" w:rsidRDefault="004E0EBB">
      <w:pPr>
        <w:pStyle w:val="pxckrefnote"/>
        <w:spacing w:before="180"/>
      </w:pPr>
      <w:del w:id="597" w:author="Cara Cardinale" w:date="2025-02-08T22:58:00Z">
        <w:r w:rsidDel="00F74B46">
          <w:delText>Drafter's Note</w:delText>
        </w:r>
      </w:del>
      <w:r>
        <w:t xml:space="preserve"> </w:t>
      </w:r>
    </w:p>
    <w:p w14:paraId="1195C19A"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The Secretary of State is the agent of every domestic corporation formed under the Not-for-Profit Corporation Law (see </w:t>
      </w:r>
      <w:r>
        <w:rPr>
          <w:rStyle w:val="pxst"/>
          <w:color w:val="FF0000"/>
          <w:sz w:val="20"/>
          <w:szCs w:val="20"/>
          <w:vertAlign w:val="superscript"/>
        </w:rPr>
        <w:t>►</w:t>
      </w:r>
      <w:r>
        <w:rPr>
          <w:rStyle w:val="pxst"/>
        </w:rPr>
        <w:fldChar w:fldCharType="begin"/>
      </w:r>
      <w:r>
        <w:rPr>
          <w:rStyle w:val="pxst"/>
        </w:rPr>
        <w:instrText>st.ref.id="I09JLI2"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304(a)</w:t>
      </w:r>
      <w:r>
        <w:t xml:space="preserve">). Additionally, 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 </w:t>
      </w:r>
      <w:ins w:id="598" w:author="Cara Cardinale" w:date="2025-02-13T21:30:00Z">
        <w:r w:rsidR="00A80FAC" w:rsidRPr="00A80FAC">
          <w:t>The corporation may include an email address to which the secretary of state shall email a notice of the fact that process against it has been electronically served upon him or her.</w:t>
        </w:r>
        <w:r w:rsidR="00A80FAC">
          <w:t xml:space="preserve"> </w:t>
        </w:r>
      </w:ins>
      <w:r>
        <w:rPr>
          <w:rStyle w:val="pxst"/>
          <w:color w:val="FF0000"/>
          <w:sz w:val="20"/>
          <w:szCs w:val="20"/>
          <w:vertAlign w:val="superscript"/>
        </w:rPr>
        <w:t>►</w:t>
      </w:r>
      <w:r>
        <w:rPr>
          <w:rStyle w:val="pxst"/>
        </w:rPr>
        <w:fldChar w:fldCharType="begin"/>
      </w:r>
      <w:r>
        <w:rPr>
          <w:rStyle w:val="pxst"/>
        </w:rPr>
        <w:instrText>st.ref.id="I09MEMY"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402(a)(6)</w:t>
      </w:r>
      <w:r>
        <w:t>.</w:t>
      </w:r>
    </w:p>
    <w:p w14:paraId="3930EF49" w14:textId="77777777" w:rsidR="004E0EBB" w:rsidRDefault="004E0EBB">
      <w:pPr>
        <w:pStyle w:val="pxckrefrr"/>
        <w:rPr>
          <w:sz w:val="24"/>
          <w:szCs w:val="24"/>
        </w:rPr>
      </w:pPr>
      <w:r>
        <w:rPr>
          <w:rStyle w:val="pxvis"/>
          <w:rFonts w:cs="Arial"/>
          <w:bCs/>
          <w:szCs w:val="28"/>
        </w:rPr>
        <w:t>Research References</w:t>
      </w:r>
    </w:p>
    <w:p w14:paraId="2558A228" w14:textId="77777777" w:rsidR="004E0EBB" w:rsidRDefault="004E0EBB">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rc.ref.id="I09JLI5"</w:instrText>
      </w:r>
      <w:r>
        <w:rPr>
          <w:rStyle w:val="pxrc"/>
        </w:rPr>
        <w:fldChar w:fldCharType="end"/>
      </w:r>
      <w:r>
        <w:rPr>
          <w:rStyle w:val="pxrc"/>
        </w:rPr>
        <w:t xml:space="preserve">N.Y. Jur. 2d, Business Relationships </w:t>
      </w:r>
      <w:r>
        <w:rPr>
          <w:rStyle w:val="pxrc"/>
          <w:vanish/>
        </w:rPr>
        <w:t>&amp;s;</w:t>
      </w:r>
      <w:del w:id="599" w:author="Cara Cardinale" w:date="2025-02-08T22:16:00Z">
        <w:r w:rsidDel="00D268B6">
          <w:rPr>
            <w:rStyle w:val="pxvis"/>
            <w:rFonts w:ascii="Times NewRoman" w:hAnsi="Times NewRoman"/>
            <w:b w:val="0"/>
            <w:sz w:val="24"/>
          </w:rPr>
          <w:delText>§</w:delText>
        </w:r>
        <w:r w:rsidDel="00D268B6">
          <w:rPr>
            <w:rStyle w:val="pxrc"/>
          </w:rPr>
          <w:delText>72</w:delText>
        </w:r>
      </w:del>
      <w:ins w:id="600" w:author="Cara Cardinale" w:date="2025-02-08T22:16:00Z">
        <w:r w:rsidR="00D268B6">
          <w:rPr>
            <w:rStyle w:val="pxvis"/>
            <w:rFonts w:ascii="Times NewRoman" w:hAnsi="Times NewRoman"/>
            <w:b w:val="0"/>
            <w:sz w:val="24"/>
          </w:rPr>
          <w:t>§71</w:t>
        </w:r>
      </w:ins>
    </w:p>
    <w:p w14:paraId="54519BD1" w14:textId="77777777" w:rsidR="004E0EBB" w:rsidRDefault="004E0EBB">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rc.ref.id="I09MEN1"</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601" w:author="Cara Cardinale" w:date="2025-02-13T21:57:00Z">
        <w:r w:rsidDel="00321265">
          <w:rPr>
            <w:rStyle w:val="pxrc"/>
          </w:rPr>
          <w:delText>1065, 1066</w:delText>
        </w:r>
      </w:del>
      <w:ins w:id="602" w:author="Cara Cardinale" w:date="2025-02-13T21:57:00Z">
        <w:r w:rsidR="00321265">
          <w:rPr>
            <w:rStyle w:val="pxrc"/>
          </w:rPr>
          <w:t>1062, 1063</w:t>
        </w:r>
      </w:ins>
    </w:p>
    <w:p w14:paraId="59D37F1C" w14:textId="77777777" w:rsidR="004E0EBB" w:rsidRDefault="004E0EBB">
      <w:pPr>
        <w:pStyle w:val="pxckrefn"/>
      </w:pPr>
      <w:r>
        <w:t>Item 10.</w:t>
      </w:r>
    </w:p>
    <w:p w14:paraId="21C03B60" w14:textId="77777777" w:rsidR="004E0EBB" w:rsidRDefault="004E0EBB">
      <w:pPr>
        <w:pStyle w:val="pxckrefnote"/>
        <w:spacing w:before="180"/>
      </w:pPr>
      <w:del w:id="603" w:author="Cara Cardinale" w:date="2025-02-08T22:58:00Z">
        <w:r w:rsidDel="00F74B46">
          <w:delText>Drafter's Note</w:delText>
        </w:r>
      </w:del>
      <w:r>
        <w:t xml:space="preserve"> </w:t>
      </w:r>
    </w:p>
    <w:p w14:paraId="66B2A26C"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A not-for-profit corporation is not required to have a registered agent, inasmuch as the statute is couched in permissive language (see </w:t>
      </w:r>
      <w:r>
        <w:rPr>
          <w:rStyle w:val="pxst"/>
          <w:color w:val="FF0000"/>
          <w:sz w:val="20"/>
          <w:szCs w:val="20"/>
          <w:vertAlign w:val="superscript"/>
        </w:rPr>
        <w:t>►</w:t>
      </w:r>
      <w:r>
        <w:rPr>
          <w:rStyle w:val="pxst"/>
        </w:rPr>
        <w:fldChar w:fldCharType="begin"/>
      </w:r>
      <w:r>
        <w:rPr>
          <w:rStyle w:val="pxst"/>
        </w:rPr>
        <w:instrText>st.ref.id="I09JLI7"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305(a)</w:t>
      </w:r>
      <w:r>
        <w:t xml:space="preserve">). In any event, however, the Secretary of State will be the agent for service of process against the corporation (see </w:t>
      </w:r>
      <w:r>
        <w:rPr>
          <w:rStyle w:val="pxst"/>
          <w:color w:val="FF0000"/>
          <w:sz w:val="20"/>
          <w:szCs w:val="20"/>
          <w:vertAlign w:val="superscript"/>
        </w:rPr>
        <w:t>►</w:t>
      </w:r>
      <w:r>
        <w:rPr>
          <w:rStyle w:val="pxst"/>
        </w:rPr>
        <w:fldChar w:fldCharType="begin"/>
      </w:r>
      <w:r>
        <w:rPr>
          <w:rStyle w:val="pxst"/>
        </w:rPr>
        <w:instrText>st.ref.id="I09MEN3"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304(a)</w:t>
      </w:r>
      <w:r>
        <w:t xml:space="preserve">) and must be designated as such in the certificate of incorporation. </w:t>
      </w:r>
      <w:r>
        <w:rPr>
          <w:rStyle w:val="pxst"/>
          <w:color w:val="FF0000"/>
          <w:sz w:val="20"/>
          <w:szCs w:val="20"/>
          <w:vertAlign w:val="superscript"/>
        </w:rPr>
        <w:t>►</w:t>
      </w:r>
      <w:r>
        <w:rPr>
          <w:rStyle w:val="pxst"/>
        </w:rPr>
        <w:fldChar w:fldCharType="begin"/>
      </w:r>
      <w:r>
        <w:rPr>
          <w:rStyle w:val="pxst"/>
        </w:rPr>
        <w:instrText>st.ref.id="I09P7RZ"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402(a)(7)</w:t>
      </w:r>
      <w:r>
        <w:t>.</w:t>
      </w:r>
    </w:p>
    <w:p w14:paraId="6E0DED30"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The corporation's registered agent is the person upon whom process against the corporation may be served and who shall deliver to the corporation all process, notices, or demands received by the agent as agent for the corporation. The registered agent must be: (1) a natural person who is a resident of or has a business address in the State of New York; or (2) a domestic corporation or a foreign corporation of any type or kind formed or authorized to conduct business in the State of New York under the Not-for-Profit Corporation Law or other state statute. </w:t>
      </w:r>
      <w:r>
        <w:rPr>
          <w:rStyle w:val="pxst"/>
          <w:color w:val="FF0000"/>
          <w:sz w:val="20"/>
          <w:szCs w:val="20"/>
          <w:vertAlign w:val="superscript"/>
        </w:rPr>
        <w:t>►</w:t>
      </w:r>
      <w:r>
        <w:rPr>
          <w:rStyle w:val="pxst"/>
        </w:rPr>
        <w:fldChar w:fldCharType="begin"/>
      </w:r>
      <w:r>
        <w:rPr>
          <w:rStyle w:val="pxst"/>
        </w:rPr>
        <w:instrText>st.ref.id="I09S0WV"</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305(a)</w:t>
      </w:r>
      <w:r>
        <w:t>.</w:t>
      </w:r>
    </w:p>
    <w:p w14:paraId="2751301E"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For the procedure for serving process on a registered agent, see </w:t>
      </w:r>
      <w:r>
        <w:rPr>
          <w:rStyle w:val="pxst"/>
          <w:color w:val="FF0000"/>
          <w:sz w:val="20"/>
          <w:szCs w:val="20"/>
          <w:vertAlign w:val="superscript"/>
        </w:rPr>
        <w:t>►</w:t>
      </w:r>
      <w:r>
        <w:rPr>
          <w:rStyle w:val="pxst"/>
        </w:rPr>
        <w:fldChar w:fldCharType="begin"/>
      </w:r>
      <w:r>
        <w:rPr>
          <w:rStyle w:val="pxst"/>
        </w:rPr>
        <w:instrText>st.ref.id="I0528B1"</w:instrText>
      </w:r>
      <w:r>
        <w:rPr>
          <w:rStyle w:val="pxst"/>
        </w:rPr>
        <w:fldChar w:fldCharType="end"/>
      </w:r>
      <w:r>
        <w:rPr>
          <w:rStyle w:val="pxst"/>
        </w:rPr>
        <w:t xml:space="preserve">N.Y. Not-for-Profit Corp. Law </w:t>
      </w:r>
      <w:r>
        <w:rPr>
          <w:rStyle w:val="pxst"/>
          <w:vanish/>
        </w:rPr>
        <w:t>&amp;s;</w:t>
      </w:r>
      <w:r>
        <w:rPr>
          <w:rStyle w:val="pxvis"/>
          <w:rFonts w:ascii="Times NewRoman" w:hAnsi="Times NewRoman"/>
          <w:b w:val="0"/>
          <w:sz w:val="24"/>
        </w:rPr>
        <w:t>§</w:t>
      </w:r>
      <w:r>
        <w:rPr>
          <w:rStyle w:val="pxst"/>
        </w:rPr>
        <w:t>306</w:t>
      </w:r>
      <w:r>
        <w:t>.</w:t>
      </w:r>
    </w:p>
    <w:p w14:paraId="70AFB51B"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The designation of a registered agent may be made, revoked, or changed as provided in the Not-for-Profit Corporation Law. </w:t>
      </w:r>
      <w:r>
        <w:rPr>
          <w:rStyle w:val="pxst"/>
          <w:color w:val="FF0000"/>
          <w:sz w:val="20"/>
          <w:szCs w:val="20"/>
          <w:vertAlign w:val="superscript"/>
        </w:rPr>
        <w:t>►</w:t>
      </w:r>
      <w:r>
        <w:rPr>
          <w:rStyle w:val="pxst"/>
        </w:rPr>
        <w:fldChar w:fldCharType="begin"/>
      </w:r>
      <w:r>
        <w:rPr>
          <w:rStyle w:val="pxst"/>
        </w:rPr>
        <w:instrText>st.ref.id="I09MMI2"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305(b)</w:t>
      </w:r>
      <w:r>
        <w:t xml:space="preserve">. This means that the designation may only be made in the certificate of incorporation and that any designation (if the corporation made no designation in its original certificate of incorporation), change, or revocation must be made by amending the certificate. See </w:t>
      </w:r>
      <w:r>
        <w:rPr>
          <w:rStyle w:val="pxst"/>
          <w:color w:val="FF0000"/>
          <w:sz w:val="20"/>
          <w:szCs w:val="20"/>
          <w:vertAlign w:val="superscript"/>
        </w:rPr>
        <w:t>►</w:t>
      </w:r>
      <w:r>
        <w:rPr>
          <w:rStyle w:val="pxst"/>
        </w:rPr>
        <w:fldChar w:fldCharType="begin"/>
      </w:r>
      <w:r>
        <w:rPr>
          <w:rStyle w:val="pxst"/>
        </w:rPr>
        <w:instrText>st.ref.id="I09PFMY"</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801(b)(8), 802(c)(3)</w:t>
      </w:r>
      <w:r>
        <w:t>.</w:t>
      </w:r>
    </w:p>
    <w:p w14:paraId="1FC3AE38" w14:textId="77777777" w:rsidR="004E0EBB" w:rsidRDefault="004E0EBB">
      <w:pPr>
        <w:pStyle w:val="pxckrefrr"/>
        <w:rPr>
          <w:sz w:val="24"/>
          <w:szCs w:val="24"/>
        </w:rPr>
      </w:pPr>
      <w:r>
        <w:rPr>
          <w:rStyle w:val="pxvis"/>
          <w:rFonts w:cs="Arial"/>
          <w:bCs/>
          <w:szCs w:val="28"/>
        </w:rPr>
        <w:t>Research References</w:t>
      </w:r>
    </w:p>
    <w:p w14:paraId="30FF52EA" w14:textId="77777777" w:rsidR="004E0EBB" w:rsidRDefault="004E0EBB">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rc.ref.id="I09JTD9"</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604" w:author="Cara Cardinale" w:date="2025-02-13T21:57:00Z">
        <w:r w:rsidDel="00321265">
          <w:rPr>
            <w:rStyle w:val="pxrc"/>
          </w:rPr>
          <w:delText>1065, 1066</w:delText>
        </w:r>
      </w:del>
      <w:ins w:id="605" w:author="Cara Cardinale" w:date="2025-02-13T21:57:00Z">
        <w:r w:rsidR="00321265">
          <w:rPr>
            <w:rStyle w:val="pxrc"/>
          </w:rPr>
          <w:t>1062, 1063</w:t>
        </w:r>
      </w:ins>
    </w:p>
    <w:p w14:paraId="4E1CBA2B" w14:textId="77777777" w:rsidR="004E0EBB" w:rsidRDefault="004E0EBB">
      <w:pPr>
        <w:pStyle w:val="pxckrefn"/>
      </w:pPr>
      <w:r>
        <w:t>Item 11.</w:t>
      </w:r>
    </w:p>
    <w:p w14:paraId="3F1ED152" w14:textId="77777777" w:rsidR="004E0EBB" w:rsidRDefault="004E0EBB">
      <w:pPr>
        <w:pStyle w:val="pxckrefrr"/>
        <w:rPr>
          <w:sz w:val="24"/>
          <w:szCs w:val="24"/>
        </w:rPr>
      </w:pPr>
      <w:r>
        <w:rPr>
          <w:rStyle w:val="pxvis"/>
          <w:rFonts w:cs="Arial"/>
          <w:bCs/>
          <w:szCs w:val="28"/>
        </w:rPr>
        <w:t>Research References</w:t>
      </w:r>
    </w:p>
    <w:p w14:paraId="1C511E7E" w14:textId="77777777" w:rsidR="004E0EBB" w:rsidRDefault="004E0EBB">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rc.ref.id="I09MMI5"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del w:id="606" w:author="Cara Cardinale" w:date="2025-02-13T21:59:00Z">
        <w:r w:rsidDel="00321265">
          <w:rPr>
            <w:rStyle w:val="pxrc"/>
          </w:rPr>
          <w:delText>60</w:delText>
        </w:r>
      </w:del>
      <w:ins w:id="607" w:author="Cara Cardinale" w:date="2025-02-13T21:59:00Z">
        <w:r w:rsidR="00321265">
          <w:rPr>
            <w:rStyle w:val="pxrc"/>
          </w:rPr>
          <w:t>58</w:t>
        </w:r>
      </w:ins>
    </w:p>
    <w:p w14:paraId="6F0B8A3B" w14:textId="77777777" w:rsidR="004E0EBB" w:rsidRDefault="004E0EBB">
      <w:pPr>
        <w:pStyle w:val="pxckrefn"/>
      </w:pPr>
      <w:r>
        <w:t>Item 12.</w:t>
      </w:r>
    </w:p>
    <w:p w14:paraId="28C2FE0F" w14:textId="77777777" w:rsidR="004E0EBB" w:rsidRDefault="004E0EBB">
      <w:pPr>
        <w:pStyle w:val="pxckrefnote"/>
        <w:spacing w:before="180"/>
      </w:pPr>
      <w:r>
        <w:t xml:space="preserve">Tax Notes </w:t>
      </w:r>
    </w:p>
    <w:p w14:paraId="5B994C68"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A private foundation's governing instruments must: (1) contain or be reformed so that they will contain provisions limiting the organization's exempt purposes, prohibiting nonexempt activities, and dedicating its assets to exempt purposes; (2) require disposition of assets on dissolution complying with </w:t>
      </w:r>
      <w:r>
        <w:rPr>
          <w:rStyle w:val="pxst"/>
          <w:color w:val="FF0000"/>
          <w:sz w:val="20"/>
          <w:szCs w:val="20"/>
          <w:vertAlign w:val="superscript"/>
        </w:rPr>
        <w:t>►</w:t>
      </w:r>
      <w:r>
        <w:rPr>
          <w:rStyle w:val="pxst"/>
        </w:rPr>
        <w:fldChar w:fldCharType="begin"/>
      </w:r>
      <w:r>
        <w:rPr>
          <w:rStyle w:val="pxst"/>
        </w:rPr>
        <w:instrText>st.ref.id="I0528BB"</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1.501(c)(3)-1(b)</w:t>
      </w:r>
      <w:r>
        <w:t xml:space="preserve">; (3) require taxable income to be distributed; and (4) prohibit the foundation from engaging in acts which render it liable for any of the excise taxes on private foundations. See </w:t>
      </w:r>
      <w:r>
        <w:rPr>
          <w:rStyle w:val="pxst"/>
          <w:color w:val="FF0000"/>
          <w:sz w:val="20"/>
          <w:szCs w:val="20"/>
          <w:vertAlign w:val="superscript"/>
        </w:rPr>
        <w:t>►</w:t>
      </w:r>
      <w:r>
        <w:rPr>
          <w:rStyle w:val="pxst"/>
        </w:rPr>
        <w:fldChar w:fldCharType="begin"/>
      </w:r>
      <w:r>
        <w:rPr>
          <w:rStyle w:val="pxst"/>
        </w:rPr>
        <w:instrText>st.ref.id="I056G0N"</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1.501(c)(3)-1(b)</w:t>
      </w:r>
      <w:r>
        <w:t xml:space="preserve">; </w:t>
      </w:r>
      <w:r>
        <w:rPr>
          <w:rStyle w:val="pxst"/>
          <w:color w:val="FF0000"/>
          <w:sz w:val="20"/>
          <w:szCs w:val="20"/>
          <w:vertAlign w:val="superscript"/>
        </w:rPr>
        <w:t>►</w:t>
      </w:r>
      <w:r>
        <w:rPr>
          <w:rStyle w:val="pxst"/>
        </w:rPr>
        <w:fldChar w:fldCharType="begin"/>
      </w:r>
      <w:r>
        <w:rPr>
          <w:rStyle w:val="pxst"/>
        </w:rPr>
        <w:instrText>st.ref.id="I09PFN3"</w:instrText>
      </w:r>
      <w:r>
        <w:rPr>
          <w:rStyle w:val="pxst"/>
        </w:rPr>
        <w:fldChar w:fldCharType="end"/>
      </w:r>
      <w:r>
        <w:rPr>
          <w:rStyle w:val="pxst"/>
        </w:rPr>
        <w:t xml:space="preserve">I.R.C. </w:t>
      </w:r>
      <w:r>
        <w:rPr>
          <w:rStyle w:val="pxst"/>
          <w:vanish/>
        </w:rPr>
        <w:t>&amp;s;</w:t>
      </w:r>
      <w:r>
        <w:rPr>
          <w:rStyle w:val="pxvis"/>
          <w:rFonts w:ascii="Times NewRoman" w:hAnsi="Times NewRoman"/>
          <w:b w:val="0"/>
          <w:sz w:val="24"/>
        </w:rPr>
        <w:t>§</w:t>
      </w:r>
      <w:r>
        <w:rPr>
          <w:rStyle w:val="pxst"/>
        </w:rPr>
        <w:t>508(e)(1)</w:t>
      </w:r>
      <w:r>
        <w:t>.</w:t>
      </w:r>
    </w:p>
    <w:p w14:paraId="23150C26"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The IRS has issued sample provisions that may be inserted in governing instruments. </w:t>
      </w:r>
      <w:r>
        <w:rPr>
          <w:rStyle w:val="pxst"/>
          <w:color w:val="FF0000"/>
          <w:sz w:val="20"/>
          <w:szCs w:val="20"/>
          <w:vertAlign w:val="superscript"/>
        </w:rPr>
        <w:t>►</w:t>
      </w:r>
      <w:r>
        <w:rPr>
          <w:rStyle w:val="pxst"/>
        </w:rPr>
        <w:fldChar w:fldCharType="begin"/>
      </w:r>
      <w:r>
        <w:rPr>
          <w:rStyle w:val="pxst"/>
        </w:rPr>
        <w:instrText>st.ref.id="I09S8RZ"</w:instrText>
      </w:r>
      <w:r>
        <w:rPr>
          <w:rStyle w:val="pxst"/>
        </w:rPr>
        <w:fldChar w:fldCharType="end"/>
      </w:r>
      <w:r>
        <w:rPr>
          <w:rStyle w:val="pxst"/>
        </w:rPr>
        <w:t>Rev. Rul. 70-270, 1970-1 C.B. 135</w:t>
      </w:r>
      <w:r>
        <w:t xml:space="preserve">; </w:t>
      </w:r>
      <w:r>
        <w:rPr>
          <w:rStyle w:val="pxst"/>
          <w:color w:val="FF0000"/>
          <w:sz w:val="20"/>
          <w:szCs w:val="20"/>
          <w:vertAlign w:val="superscript"/>
        </w:rPr>
        <w:t>►</w:t>
      </w:r>
      <w:r>
        <w:rPr>
          <w:rStyle w:val="pxst"/>
        </w:rPr>
        <w:fldChar w:fldCharType="begin"/>
      </w:r>
      <w:r>
        <w:rPr>
          <w:rStyle w:val="pxst"/>
        </w:rPr>
        <w:instrText>st.ref.id="I09V1WV"</w:instrText>
      </w:r>
      <w:r>
        <w:rPr>
          <w:rStyle w:val="pxst"/>
        </w:rPr>
        <w:fldChar w:fldCharType="end"/>
      </w:r>
      <w:r>
        <w:rPr>
          <w:rStyle w:val="pxst"/>
        </w:rPr>
        <w:t>Rev. Rul. 74-368, 1974-2 C.B. 390</w:t>
      </w:r>
      <w:r>
        <w:t>.</w:t>
      </w:r>
    </w:p>
    <w:p w14:paraId="797FC386" w14:textId="77777777" w:rsidR="004E0EBB" w:rsidRDefault="004E0EBB">
      <w:pPr>
        <w:pStyle w:val="pxckrefrr"/>
        <w:rPr>
          <w:sz w:val="24"/>
          <w:szCs w:val="24"/>
        </w:rPr>
      </w:pPr>
      <w:r>
        <w:rPr>
          <w:rStyle w:val="pxvis"/>
          <w:rFonts w:cs="Arial"/>
          <w:bCs/>
          <w:szCs w:val="28"/>
        </w:rPr>
        <w:t>Research References</w:t>
      </w:r>
    </w:p>
    <w:p w14:paraId="357CF4F3" w14:textId="77777777" w:rsidR="004E0EBB" w:rsidRDefault="004E0EBB">
      <w:pPr>
        <w:pStyle w:val="pxckrefrrp"/>
      </w:pPr>
      <w:r>
        <w:t xml:space="preserve"> </w:t>
      </w:r>
      <w:r>
        <w:rPr>
          <w:rStyle w:val="pxvis"/>
          <w:rFonts w:ascii="Times NewRoman" w:hAnsi="Times NewRoman"/>
          <w:b w:val="0"/>
          <w:sz w:val="24"/>
        </w:rPr>
        <w:tab/>
      </w:r>
      <w:r>
        <w:t xml:space="preserve">Provisions required in governing instruments of private foundations, </w:t>
      </w:r>
      <w:r>
        <w:rPr>
          <w:rStyle w:val="pxrc"/>
          <w:color w:val="FF0000"/>
          <w:sz w:val="20"/>
          <w:szCs w:val="20"/>
          <w:vertAlign w:val="superscript"/>
        </w:rPr>
        <w:t>►</w:t>
      </w:r>
      <w:r>
        <w:rPr>
          <w:rStyle w:val="pxrc"/>
        </w:rPr>
        <w:fldChar w:fldCharType="begin"/>
      </w:r>
      <w:r>
        <w:rPr>
          <w:rStyle w:val="pxrc"/>
        </w:rPr>
        <w:instrText>rc.ref.id="I09JTDE"</w:instrText>
      </w:r>
      <w:r>
        <w:rPr>
          <w:rStyle w:val="pxrc"/>
        </w:rPr>
        <w:fldChar w:fldCharType="end"/>
      </w:r>
      <w:r>
        <w:rPr>
          <w:rStyle w:val="pxrc"/>
        </w:rPr>
        <w:t>RIA Federal Tax Coordinator 2d &amp;p;D-7219</w:t>
      </w:r>
    </w:p>
    <w:p w14:paraId="15CDDF21" w14:textId="77777777" w:rsidR="004E0EBB" w:rsidRDefault="004E0EBB">
      <w:pPr>
        <w:pStyle w:val="pxckrefrrp"/>
      </w:pPr>
      <w:r>
        <w:t xml:space="preserve"> </w:t>
      </w:r>
      <w:r>
        <w:rPr>
          <w:rStyle w:val="pxvis"/>
          <w:rFonts w:ascii="Times NewRoman" w:hAnsi="Times NewRoman"/>
          <w:b w:val="0"/>
          <w:sz w:val="24"/>
        </w:rPr>
        <w:tab/>
      </w:r>
      <w:r>
        <w:t xml:space="preserve">Mandatory governing provisions, </w:t>
      </w:r>
      <w:r>
        <w:rPr>
          <w:rStyle w:val="pxrc"/>
          <w:color w:val="FF0000"/>
          <w:sz w:val="20"/>
          <w:szCs w:val="20"/>
          <w:vertAlign w:val="superscript"/>
        </w:rPr>
        <w:t>►</w:t>
      </w:r>
      <w:r>
        <w:rPr>
          <w:rStyle w:val="pxrc"/>
        </w:rPr>
        <w:fldChar w:fldCharType="begin"/>
      </w:r>
      <w:r>
        <w:rPr>
          <w:rStyle w:val="pxrc"/>
        </w:rPr>
        <w:instrText>rc.ref.id="I09MMIA"</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10:10</w:t>
      </w:r>
      <w:ins w:id="608" w:author="Cara Cardinale" w:date="2025-02-13T22:06:00Z">
        <w:r w:rsidR="0063721D">
          <w:rPr>
            <w:rStyle w:val="pxrc"/>
          </w:rPr>
          <w:t>3</w:t>
        </w:r>
      </w:ins>
      <w:del w:id="609" w:author="Cara Cardinale" w:date="2025-02-13T22:06:00Z">
        <w:r w:rsidDel="0063721D">
          <w:rPr>
            <w:rStyle w:val="pxrc"/>
          </w:rPr>
          <w:delText>1</w:delText>
        </w:r>
      </w:del>
    </w:p>
    <w:p w14:paraId="15F5A818" w14:textId="77777777" w:rsidR="004E0EBB" w:rsidRDefault="004E0EBB">
      <w:pPr>
        <w:pStyle w:val="pxckrefn"/>
      </w:pPr>
      <w:r>
        <w:t>Item 13.</w:t>
      </w:r>
    </w:p>
    <w:p w14:paraId="0C3E4F8D" w14:textId="77777777" w:rsidR="004E0EBB" w:rsidRDefault="004E0EBB">
      <w:pPr>
        <w:pStyle w:val="pxckrefnote"/>
        <w:spacing w:before="180"/>
      </w:pPr>
      <w:del w:id="610" w:author="Cara Cardinale" w:date="2025-02-08T22:58:00Z">
        <w:r w:rsidDel="00F74B46">
          <w:delText>Drafter's Note</w:delText>
        </w:r>
      </w:del>
      <w:r>
        <w:t xml:space="preserve"> </w:t>
      </w:r>
    </w:p>
    <w:p w14:paraId="4D7E9BDB"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p.ct.id="f477b8b0b92511efa86bc22ba615bad8|25|31:25"</w:instrText>
      </w:r>
      <w:r>
        <w:fldChar w:fldCharType="end"/>
      </w:r>
      <w:r>
        <w:t xml:space="preserve">The certificate of incorporation may include any provision, not inconsistent with law, that the incorporator(s) may choose to insert: (1) for the regulation of the internal affairs of the corporation, including types or classes of membership and the distribution of assets on dissolution or final liquidation; or (2) as required by any governmental body or officer or other person or body as a condition for giving the consent or approval required for the filing of the certificate of incorporation. </w:t>
      </w:r>
      <w:r>
        <w:rPr>
          <w:rStyle w:val="pxst"/>
          <w:color w:val="FF0000"/>
          <w:sz w:val="20"/>
          <w:szCs w:val="20"/>
          <w:vertAlign w:val="superscript"/>
        </w:rPr>
        <w:t>►</w:t>
      </w:r>
      <w:r>
        <w:rPr>
          <w:rStyle w:val="pxst"/>
        </w:rPr>
        <w:fldChar w:fldCharType="begin"/>
      </w:r>
      <w:r>
        <w:rPr>
          <w:rStyle w:val="pxst"/>
        </w:rPr>
        <w:instrText>st.ref.id="I09JTEJ"</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402(c)</w:t>
      </w:r>
      <w:r>
        <w:t>.</w:t>
      </w:r>
    </w:p>
    <w:p w14:paraId="0D2DECEA" w14:textId="77777777" w:rsidR="004E0EBB" w:rsidRDefault="004E0EBB">
      <w:pPr>
        <w:pStyle w:val="pxckrefrr"/>
        <w:rPr>
          <w:sz w:val="24"/>
          <w:szCs w:val="24"/>
        </w:rPr>
      </w:pPr>
      <w:r>
        <w:rPr>
          <w:rStyle w:val="pxvis"/>
          <w:rFonts w:cs="Arial"/>
          <w:bCs/>
          <w:szCs w:val="28"/>
        </w:rPr>
        <w:t>Research References</w:t>
      </w:r>
    </w:p>
    <w:p w14:paraId="35E68402" w14:textId="77777777" w:rsidR="004E0EBB" w:rsidRDefault="004E0EBB">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rc.ref.id="I09MMJF"</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611" w:author="Cara Cardinale" w:date="2025-02-08T22:17:00Z">
        <w:r w:rsidDel="00D268B6">
          <w:rPr>
            <w:rStyle w:val="pxvis"/>
            <w:rFonts w:ascii="Times NewRoman" w:hAnsi="Times NewRoman"/>
            <w:b w:val="0"/>
            <w:sz w:val="24"/>
          </w:rPr>
          <w:delText>§</w:delText>
        </w:r>
        <w:r w:rsidDel="00D268B6">
          <w:rPr>
            <w:rStyle w:val="pxrc"/>
          </w:rPr>
          <w:delText>72</w:delText>
        </w:r>
      </w:del>
      <w:ins w:id="612" w:author="Cara Cardinale" w:date="2025-02-08T22:17:00Z">
        <w:r w:rsidR="00D268B6">
          <w:rPr>
            <w:rStyle w:val="pxvis"/>
            <w:rFonts w:ascii="Times NewRoman" w:hAnsi="Times NewRoman"/>
            <w:b w:val="0"/>
            <w:sz w:val="24"/>
          </w:rPr>
          <w:t>§71</w:t>
        </w:r>
      </w:ins>
      <w:r>
        <w:rPr>
          <w:rStyle w:val="pxrc"/>
        </w:rPr>
        <w:t xml:space="preserve">, </w:t>
      </w:r>
      <w:del w:id="613" w:author="Cara Cardinale" w:date="2025-02-13T22:07:00Z">
        <w:r w:rsidDel="0063721D">
          <w:rPr>
            <w:rStyle w:val="pxrc"/>
          </w:rPr>
          <w:delText>73</w:delText>
        </w:r>
      </w:del>
      <w:ins w:id="614" w:author="Cara Cardinale" w:date="2025-02-13T22:07:00Z">
        <w:r w:rsidR="0063721D">
          <w:rPr>
            <w:rStyle w:val="pxrc"/>
          </w:rPr>
          <w:t>72</w:t>
        </w:r>
      </w:ins>
    </w:p>
    <w:p w14:paraId="676300A3" w14:textId="77777777" w:rsidR="004E0EBB" w:rsidRDefault="004E0EBB">
      <w:pPr>
        <w:pStyle w:val="pxs"/>
        <w:spacing w:before="180"/>
        <w:rPr>
          <w:sz w:val="27"/>
          <w:szCs w:val="27"/>
        </w:rPr>
      </w:pPr>
      <w:r>
        <w:rPr>
          <w:sz w:val="27"/>
          <w:szCs w:val="27"/>
        </w:rPr>
        <w:t>31:26. Checklist</w:t>
      </w:r>
      <w:r>
        <w:rPr>
          <w:rStyle w:val="pxsep"/>
        </w:rPr>
        <w:t xml:space="preserve">-- </w:t>
      </w:r>
      <w:r>
        <w:rPr>
          <w:sz w:val="27"/>
          <w:szCs w:val="27"/>
        </w:rPr>
        <w:t>Matters to be included in certificate of incorporation of nonprofit corporation for charitable purposes</w:t>
      </w:r>
      <w:r>
        <w:rPr>
          <w:rStyle w:val="pxsep"/>
        </w:rPr>
        <w:t xml:space="preserve">-- </w:t>
      </w:r>
      <w:r>
        <w:rPr>
          <w:sz w:val="27"/>
          <w:szCs w:val="27"/>
        </w:rPr>
        <w:t>Additional matters to be included</w:t>
      </w:r>
    </w:p>
    <w:p w14:paraId="5C1C6B18" w14:textId="77777777" w:rsidR="004E0EBB" w:rsidRDefault="004E0EBB">
      <w:pPr>
        <w:pStyle w:val="pxov"/>
        <w:rPr>
          <w:vanish/>
        </w:rPr>
      </w:pPr>
      <w:r>
        <w:rPr>
          <w:vanish/>
        </w:rPr>
        <w:t>COL</w:t>
      </w:r>
    </w:p>
    <w:p w14:paraId="4945578D" w14:textId="77777777" w:rsidR="004E0EBB" w:rsidRDefault="004E0EBB">
      <w:pPr>
        <w:pStyle w:val="pxov"/>
        <w:rPr>
          <w:vanish/>
        </w:rPr>
      </w:pPr>
      <w:r>
        <w:rPr>
          <w:vanish/>
        </w:rPr>
        <w:t>NFP</w:t>
      </w:r>
    </w:p>
    <w:p w14:paraId="043CA247" w14:textId="77777777" w:rsidR="004E0EBB" w:rsidRDefault="004E0EBB">
      <w:pPr>
        <w:pStyle w:val="pxov"/>
        <w:rPr>
          <w:vanish/>
        </w:rPr>
      </w:pPr>
      <w:r>
        <w:rPr>
          <w:vanish/>
        </w:rPr>
        <w:t>CHK</w:t>
      </w:r>
    </w:p>
    <w:p w14:paraId="252A4068" w14:textId="77777777" w:rsidR="004E0EBB" w:rsidRDefault="004E0EBB">
      <w:pPr>
        <w:pStyle w:val="pxov"/>
        <w:rPr>
          <w:vanish/>
        </w:rPr>
      </w:pPr>
      <w:r>
        <w:rPr>
          <w:vanish/>
        </w:rPr>
        <w:t>FTR</w:t>
      </w:r>
    </w:p>
    <w:p w14:paraId="60F59B9D" w14:textId="77777777" w:rsidR="004E0EBB" w:rsidRDefault="004E0EBB">
      <w:pPr>
        <w:pStyle w:val="pxov"/>
        <w:rPr>
          <w:vanish/>
        </w:rPr>
      </w:pPr>
      <w:r>
        <w:rPr>
          <w:vanish/>
        </w:rPr>
        <w:t>FCV</w:t>
      </w:r>
    </w:p>
    <w:p w14:paraId="495FBAF7" w14:textId="77777777" w:rsidR="004E0EBB" w:rsidRDefault="004E0EBB">
      <w:pPr>
        <w:pStyle w:val="pxov"/>
        <w:rPr>
          <w:vanish/>
        </w:rPr>
      </w:pPr>
      <w:r>
        <w:rPr>
          <w:vanish/>
        </w:rPr>
        <w:t>EBL</w:t>
      </w:r>
    </w:p>
    <w:p w14:paraId="789462E7"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1. General limitation on powers and purposes of organization.</w:t>
      </w:r>
    </w:p>
    <w:p w14:paraId="6FA33B90"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(a) Organization to operate exclusively for the exempt purpose or purposes that allow exempt status.</w:t>
      </w:r>
    </w:p>
    <w:p w14:paraId="6431090F"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Citation of Internal Revenue Code provision allowing exempt status.</w:t>
      </w:r>
    </w:p>
    <w:p w14:paraId="48356721"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(b) Engage in no substantial activities toward carrying on propaganda or otherwise influencing legislation.</w:t>
      </w:r>
    </w:p>
    <w:p w14:paraId="43C23F4B"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Not intervene in any political campaign for or against any candidate for public office.</w:t>
      </w:r>
    </w:p>
    <w:p w14:paraId="0E03061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(c) Make all grants and distributions in a manner and to recipients permitted by the Internal Revenue Code.</w:t>
      </w:r>
    </w:p>
    <w:p w14:paraId="250CDAF9"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(d) In all activities operate in manner to qualify for exemption.</w:t>
      </w:r>
    </w:p>
    <w:p w14:paraId="793954A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Not operate in areas outside exempt functions.</w:t>
      </w:r>
    </w:p>
    <w:p w14:paraId="27716E79"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(e) Not fail to comply with any other Code requirement for the specific type of exempt organization formed.</w:t>
      </w:r>
    </w:p>
    <w:p w14:paraId="45A7EFB3"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2. No right of members, officers, directors, or shareholders to earnings or benefits of organization.</w:t>
      </w:r>
    </w:p>
    <w:p w14:paraId="56A37467"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(a) Exception for reasonable compensation for actual services rendered for needs of organization.</w:t>
      </w:r>
    </w:p>
    <w:p w14:paraId="57B56D1B"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(b) No right of members to property of organization upon liquidation or dissolution.</w:t>
      </w:r>
    </w:p>
    <w:p w14:paraId="66278EE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Distribution to organizations qualified to receive assets under Internal Revenue Code.</w:t>
      </w:r>
    </w:p>
    <w:p w14:paraId="16A23BEA"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3. Not engage in activities prohibited by Internal Revenue Code.</w:t>
      </w:r>
    </w:p>
    <w:p w14:paraId="68E14D7B"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(a) No self-dealing resulting in taxation under Section 4941.</w:t>
      </w:r>
    </w:p>
    <w:p w14:paraId="266660D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(b) Distribute income in a manner to avoid taxation under Section 4942.</w:t>
      </w:r>
    </w:p>
    <w:p w14:paraId="409E0D4B"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(c) Divest business interests that would result in taxation under Section 4943.</w:t>
      </w:r>
    </w:p>
    <w:p w14:paraId="0A70D363"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(d) Make no jeopardy investments prohibited by Section 4944.</w:t>
      </w:r>
    </w:p>
    <w:p w14:paraId="256A27FA"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(e) Make no donations or take any actions to influence legislation or participate in an election that would abuse taxation under Section 4945.</w:t>
      </w:r>
    </w:p>
    <w:p w14:paraId="748C5F55"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p.ct.id="f477b8b0b92511efa86bc22ba615bad8|26|31:26"</w:instrText>
      </w:r>
      <w:r>
        <w:fldChar w:fldCharType="end"/>
      </w:r>
      <w:r>
        <w:t>Make all grants and distributions in a manner and to recipients permitted by Section 4945(d).</w:t>
      </w:r>
    </w:p>
    <w:p w14:paraId="483244F4" w14:textId="77777777" w:rsidR="004E0EBB" w:rsidRDefault="004E0EBB">
      <w:pPr>
        <w:pStyle w:val="pxcknotes"/>
        <w:rPr>
          <w:sz w:val="24"/>
          <w:szCs w:val="24"/>
        </w:rPr>
      </w:pPr>
    </w:p>
    <w:p w14:paraId="4B8C0EE5" w14:textId="77777777" w:rsidR="004E0EBB" w:rsidRDefault="004E0EBB">
      <w:pPr>
        <w:pStyle w:val="pxcknote"/>
        <w:spacing w:before="180"/>
      </w:pPr>
      <w:del w:id="615" w:author="Cara Cardinale" w:date="2025-02-08T22:58:00Z">
        <w:r w:rsidDel="00F74B46">
          <w:delText>Drafter's Note</w:delText>
        </w:r>
      </w:del>
      <w:r>
        <w:t xml:space="preserve"> </w:t>
      </w:r>
    </w:p>
    <w:p w14:paraId="57244141" w14:textId="77777777" w:rsidR="004E0EBB" w:rsidRDefault="004E0EBB">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p.ct.id="f477b8b0b92511efa86bc22ba615bad8|26|31:26"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st.ref.id="I09JTK9"</w:instrText>
      </w:r>
      <w:r>
        <w:rPr>
          <w:rStyle w:val="pxst"/>
        </w:rPr>
        <w:fldChar w:fldCharType="end"/>
      </w:r>
      <w:r>
        <w:rPr>
          <w:rStyle w:val="pxst"/>
        </w:rPr>
        <w:t>I.R.S. Pub. 557</w:t>
      </w:r>
      <w:r>
        <w:t>, Tax-Exempt Status for Your Organization.</w:t>
      </w:r>
    </w:p>
    <w:p w14:paraId="24E84131" w14:textId="77777777" w:rsidR="004E0EBB" w:rsidRDefault="004E0EBB">
      <w:pPr>
        <w:pStyle w:val="pxckrr"/>
        <w:rPr>
          <w:sz w:val="24"/>
          <w:szCs w:val="24"/>
        </w:rPr>
      </w:pPr>
      <w:r>
        <w:rPr>
          <w:rStyle w:val="pxvis"/>
          <w:rFonts w:cs="Arial"/>
          <w:bCs/>
          <w:szCs w:val="28"/>
        </w:rPr>
        <w:t>Research References</w:t>
      </w:r>
    </w:p>
    <w:p w14:paraId="7D19C1D3" w14:textId="77777777" w:rsidR="004E0EBB" w:rsidRDefault="004E0EBB">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tk.ref.id="I09JTKB"</w:instrText>
      </w:r>
      <w:r>
        <w:rPr>
          <w:rStyle w:val="pxtk"/>
        </w:rPr>
        <w:fldChar w:fldCharType="end"/>
      </w:r>
      <w:r>
        <w:rPr>
          <w:rStyle w:val="pxtk"/>
        </w:rPr>
        <w:t>West's Key Number Digest, Corporations and Business Organizations &amp;key;3370 to 3375</w:t>
      </w:r>
    </w:p>
    <w:p w14:paraId="602DB15D" w14:textId="77777777" w:rsidR="004E0EBB" w:rsidRDefault="004E0EBB">
      <w:pPr>
        <w:pStyle w:val="pxs"/>
        <w:spacing w:before="180"/>
        <w:rPr>
          <w:sz w:val="27"/>
          <w:szCs w:val="27"/>
        </w:rPr>
      </w:pPr>
      <w:r>
        <w:rPr>
          <w:sz w:val="27"/>
          <w:szCs w:val="27"/>
        </w:rPr>
        <w:t>31:27. Checklist</w:t>
      </w:r>
      <w:r>
        <w:rPr>
          <w:rStyle w:val="pxsep"/>
        </w:rPr>
        <w:t xml:space="preserve">-- </w:t>
      </w:r>
      <w:r>
        <w:rPr>
          <w:sz w:val="27"/>
          <w:szCs w:val="27"/>
        </w:rPr>
        <w:t>Matters to include in an application for registration of solicitation</w:t>
      </w:r>
    </w:p>
    <w:p w14:paraId="53FA2469" w14:textId="77777777" w:rsidR="004E0EBB" w:rsidRDefault="004E0EBB">
      <w:pPr>
        <w:pStyle w:val="pxov"/>
        <w:rPr>
          <w:vanish/>
        </w:rPr>
      </w:pPr>
      <w:r>
        <w:rPr>
          <w:vanish/>
        </w:rPr>
        <w:t>COL</w:t>
      </w:r>
    </w:p>
    <w:p w14:paraId="3E53B200" w14:textId="77777777" w:rsidR="004E0EBB" w:rsidRDefault="004E0EBB">
      <w:pPr>
        <w:pStyle w:val="pxov"/>
        <w:rPr>
          <w:vanish/>
        </w:rPr>
      </w:pPr>
      <w:r>
        <w:rPr>
          <w:vanish/>
        </w:rPr>
        <w:t>NFP</w:t>
      </w:r>
    </w:p>
    <w:p w14:paraId="2BE08C62" w14:textId="77777777" w:rsidR="004E0EBB" w:rsidRDefault="004E0EBB">
      <w:pPr>
        <w:pStyle w:val="pxov"/>
        <w:rPr>
          <w:vanish/>
        </w:rPr>
      </w:pPr>
      <w:r>
        <w:rPr>
          <w:vanish/>
        </w:rPr>
        <w:t>CHK</w:t>
      </w:r>
    </w:p>
    <w:p w14:paraId="60765208" w14:textId="77777777" w:rsidR="004E0EBB" w:rsidRDefault="004E0EBB">
      <w:pPr>
        <w:pStyle w:val="pxov"/>
        <w:rPr>
          <w:vanish/>
        </w:rPr>
      </w:pPr>
      <w:r>
        <w:rPr>
          <w:vanish/>
        </w:rPr>
        <w:t>FTR</w:t>
      </w:r>
    </w:p>
    <w:p w14:paraId="3635F338" w14:textId="77777777" w:rsidR="004E0EBB" w:rsidRDefault="004E0EBB">
      <w:pPr>
        <w:pStyle w:val="pxov"/>
        <w:rPr>
          <w:vanish/>
        </w:rPr>
      </w:pPr>
      <w:r>
        <w:rPr>
          <w:vanish/>
        </w:rPr>
        <w:t>FCV</w:t>
      </w:r>
    </w:p>
    <w:p w14:paraId="4EC07DEA" w14:textId="77777777" w:rsidR="004E0EBB" w:rsidRDefault="004E0EBB">
      <w:pPr>
        <w:pStyle w:val="pxov"/>
        <w:rPr>
          <w:vanish/>
        </w:rPr>
      </w:pPr>
      <w:r>
        <w:rPr>
          <w:vanish/>
        </w:rPr>
        <w:t>EBL</w:t>
      </w:r>
    </w:p>
    <w:p w14:paraId="49AB5A4A"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1. Name of the organization and the name or names under which it intends to solicit contributions.</w:t>
      </w:r>
    </w:p>
    <w:p w14:paraId="4DB3B262"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2. The names and business, residence, or other addresses where each can regularly be found of the officers, directors, trustees, and executive personnel of the organization.</w:t>
      </w:r>
    </w:p>
    <w:p w14:paraId="01CF29DB"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3. Addresses of the organization, including addresses of any offices within the state.</w:t>
      </w:r>
    </w:p>
    <w:p w14:paraId="0385584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If the organization does not maintain an office, include the name and address of the person having custody of its financial records.</w:t>
      </w:r>
    </w:p>
    <w:p w14:paraId="2D986B9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4. Statement as to where and when the organization was established, its form of organization, and its tax exempt status. The form must include a copy of the most recent letter of exemption, if any, issued by the Internal Revenue Service, the most recent communication from the Internal Revenue Service regarding any audit thereby, if any, and a copy of any organizational documents, such as the certificate of incorporation, bylaws, and amendments to those documents.</w:t>
      </w:r>
    </w:p>
    <w:p w14:paraId="4B6481D9"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5. A clear description of the specific programs for which the solicited contributions will be used, and a statement as to whether those programs are in existence or planned.</w:t>
      </w:r>
    </w:p>
    <w:p w14:paraId="69D6320A"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6. Date on which the fiscal year of the organization ends.</w:t>
      </w:r>
    </w:p>
    <w:p w14:paraId="594AA7D0"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7. Statement as to whether the organization is authorized by any other governmental authority to solicit contributions.</w:t>
      </w:r>
    </w:p>
    <w:p w14:paraId="2014ABE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8. Statement as to whether the organization is authorized by any other governmental authority to solicit contributions and whether it or any of its present officers, directors, executive personnel, or trustees are or have ever been fined or otherwise penalized or enjoined from soliciting contributions or have been found to have engaged in unlawful practices regarding solicitation of contributions or administration of charitable assets and whether its registration or license has been suspended or cancelled by any court or other governmental agency together with the identity of such courts or governmental agencies and the reasons for such fine, penalty, injunction, suspension, or cancellation.</w:t>
      </w:r>
    </w:p>
    <w:p w14:paraId="5413B8D9"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9. Names and addresses of any professional fundraisers, fundraising counsel, or commercial coventurers who are acting or who have agreed to act on behalf of the organization.</w:t>
      </w:r>
    </w:p>
    <w:p w14:paraId="13A7474F"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10. A copy of the organization's annual report, if any, for the immediately preceding fiscal year.</w:t>
      </w:r>
    </w:p>
    <w:p w14:paraId="13675973"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p.ct.id="f477b8b0b92511efa86bc22ba615bad8|27|31:27"</w:instrText>
      </w:r>
      <w:r>
        <w:fldChar w:fldCharType="end"/>
      </w:r>
      <w:r>
        <w:t>11. The names and addresses of any chapters, branches, affiliates, or organizations that share in the contributions or other revenue received in the state.</w:t>
      </w:r>
    </w:p>
    <w:p w14:paraId="7EDF49A5" w14:textId="77777777" w:rsidR="004E0EBB" w:rsidRDefault="004E0EBB">
      <w:pPr>
        <w:pStyle w:val="pxcknotes"/>
        <w:rPr>
          <w:sz w:val="24"/>
          <w:szCs w:val="24"/>
        </w:rPr>
      </w:pPr>
    </w:p>
    <w:p w14:paraId="571939F9" w14:textId="77777777" w:rsidR="004E0EBB" w:rsidRDefault="004E0EBB">
      <w:pPr>
        <w:pStyle w:val="pxcknote"/>
        <w:spacing w:before="180"/>
      </w:pPr>
      <w:del w:id="616" w:author="Cara Cardinale" w:date="2025-02-08T22:58:00Z">
        <w:r w:rsidDel="00F74B46">
          <w:delText>Drafter's Note</w:delText>
        </w:r>
      </w:del>
      <w:r>
        <w:t xml:space="preserve"> </w:t>
      </w:r>
    </w:p>
    <w:p w14:paraId="7DD1E92F" w14:textId="77777777" w:rsidR="004E0EBB" w:rsidRDefault="004E0EBB">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p.ct.id="f477b8b0b92511efa86bc22ba615bad8|27|31:27"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st.ref.id="I09JTKE"</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172(1)</w:t>
      </w:r>
      <w:r>
        <w:t>.</w:t>
      </w:r>
    </w:p>
    <w:p w14:paraId="78EBA735" w14:textId="77777777" w:rsidR="004E0EBB" w:rsidRDefault="004E0EBB">
      <w:pPr>
        <w:pStyle w:val="pxckrr"/>
        <w:rPr>
          <w:sz w:val="24"/>
          <w:szCs w:val="24"/>
        </w:rPr>
      </w:pPr>
      <w:r>
        <w:rPr>
          <w:rStyle w:val="pxvis"/>
          <w:rFonts w:cs="Arial"/>
          <w:bCs/>
          <w:szCs w:val="28"/>
        </w:rPr>
        <w:t>Research References</w:t>
      </w:r>
    </w:p>
    <w:p w14:paraId="037A9544" w14:textId="77777777" w:rsidR="004E0EBB" w:rsidRDefault="004E0EBB">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tk.ref.id="I09JTKG"</w:instrText>
      </w:r>
      <w:r>
        <w:rPr>
          <w:rStyle w:val="pxtk"/>
        </w:rPr>
        <w:fldChar w:fldCharType="end"/>
      </w:r>
      <w:r>
        <w:rPr>
          <w:rStyle w:val="pxtk"/>
        </w:rPr>
        <w:t>West's Key Number Digest, Charities &amp;key;42</w:t>
      </w:r>
    </w:p>
    <w:p w14:paraId="10BD12AB" w14:textId="77777777" w:rsidR="004E0EBB" w:rsidRDefault="004E0EBB">
      <w:pPr>
        <w:pStyle w:val="pxck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rc.ref.id="I09MMPC"</w:instrText>
      </w:r>
      <w:r>
        <w:rPr>
          <w:rStyle w:val="pxrc"/>
        </w:rPr>
        <w:fldChar w:fldCharType="end"/>
      </w:r>
      <w:r>
        <w:rPr>
          <w:rStyle w:val="pxrc"/>
        </w:rPr>
        <w:t xml:space="preserve">N.Y. Jur. 2d, Charities </w:t>
      </w:r>
      <w:r>
        <w:rPr>
          <w:rStyle w:val="pxrc"/>
          <w:vanish/>
        </w:rPr>
        <w:t>&amp;s;</w:t>
      </w:r>
      <w:del w:id="617" w:author="Cara Cardinale" w:date="2025-02-08T22:45:00Z">
        <w:r w:rsidDel="008E2DB0">
          <w:rPr>
            <w:rStyle w:val="pxvis"/>
            <w:rFonts w:ascii="Times NewRoman" w:hAnsi="Times NewRoman"/>
            <w:b w:val="0"/>
            <w:sz w:val="24"/>
          </w:rPr>
          <w:delText>§</w:delText>
        </w:r>
        <w:r w:rsidDel="008E2DB0">
          <w:rPr>
            <w:rStyle w:val="pxrc"/>
          </w:rPr>
          <w:delText>87</w:delText>
        </w:r>
      </w:del>
      <w:ins w:id="618" w:author="Cara Cardinale" w:date="2025-02-08T22:45:00Z">
        <w:r w:rsidR="008E2DB0">
          <w:rPr>
            <w:rStyle w:val="pxvis"/>
            <w:rFonts w:ascii="Times NewRoman" w:hAnsi="Times NewRoman"/>
            <w:b w:val="0"/>
            <w:sz w:val="24"/>
          </w:rPr>
          <w:t>§85</w:t>
        </w:r>
      </w:ins>
    </w:p>
    <w:p w14:paraId="4081F01B" w14:textId="77777777" w:rsidR="004E0EBB" w:rsidRDefault="004E0EBB">
      <w:pPr>
        <w:pStyle w:val="pxs"/>
        <w:spacing w:before="180"/>
        <w:rPr>
          <w:sz w:val="27"/>
          <w:szCs w:val="27"/>
        </w:rPr>
      </w:pPr>
      <w:r>
        <w:rPr>
          <w:sz w:val="27"/>
          <w:szCs w:val="27"/>
        </w:rPr>
        <w:t>31:28. Checklist</w:t>
      </w:r>
      <w:r>
        <w:rPr>
          <w:rStyle w:val="pxsep"/>
        </w:rPr>
        <w:t xml:space="preserve">-- </w:t>
      </w:r>
      <w:r>
        <w:rPr>
          <w:sz w:val="27"/>
          <w:szCs w:val="27"/>
        </w:rPr>
        <w:t>Attachments to application for exemption from federal income taxation</w:t>
      </w:r>
    </w:p>
    <w:p w14:paraId="53E5084F" w14:textId="77777777" w:rsidR="004E0EBB" w:rsidRDefault="004E0EBB">
      <w:pPr>
        <w:pStyle w:val="pxov"/>
        <w:rPr>
          <w:vanish/>
        </w:rPr>
      </w:pPr>
      <w:r>
        <w:rPr>
          <w:vanish/>
        </w:rPr>
        <w:t>COL</w:t>
      </w:r>
    </w:p>
    <w:p w14:paraId="147CAA00" w14:textId="77777777" w:rsidR="004E0EBB" w:rsidRDefault="004E0EBB">
      <w:pPr>
        <w:pStyle w:val="pxov"/>
        <w:rPr>
          <w:vanish/>
        </w:rPr>
      </w:pPr>
      <w:r>
        <w:rPr>
          <w:vanish/>
        </w:rPr>
        <w:t>NFP</w:t>
      </w:r>
    </w:p>
    <w:p w14:paraId="0D9279AD" w14:textId="77777777" w:rsidR="004E0EBB" w:rsidRDefault="004E0EBB">
      <w:pPr>
        <w:pStyle w:val="pxov"/>
        <w:rPr>
          <w:vanish/>
        </w:rPr>
      </w:pPr>
      <w:r>
        <w:rPr>
          <w:vanish/>
        </w:rPr>
        <w:t>CHK</w:t>
      </w:r>
    </w:p>
    <w:p w14:paraId="475293C0" w14:textId="77777777" w:rsidR="004E0EBB" w:rsidRDefault="004E0EBB">
      <w:pPr>
        <w:pStyle w:val="pxov"/>
        <w:rPr>
          <w:vanish/>
        </w:rPr>
      </w:pPr>
      <w:r>
        <w:rPr>
          <w:vanish/>
        </w:rPr>
        <w:t>FTR</w:t>
      </w:r>
    </w:p>
    <w:p w14:paraId="45FB058A" w14:textId="77777777" w:rsidR="004E0EBB" w:rsidRDefault="004E0EBB">
      <w:pPr>
        <w:pStyle w:val="pxov"/>
        <w:rPr>
          <w:vanish/>
        </w:rPr>
      </w:pPr>
      <w:r>
        <w:rPr>
          <w:vanish/>
        </w:rPr>
        <w:t>FCV</w:t>
      </w:r>
    </w:p>
    <w:p w14:paraId="4A106256" w14:textId="77777777" w:rsidR="004E0EBB" w:rsidRDefault="004E0EBB">
      <w:pPr>
        <w:pStyle w:val="pxov"/>
        <w:rPr>
          <w:vanish/>
        </w:rPr>
      </w:pPr>
      <w:r>
        <w:rPr>
          <w:vanish/>
        </w:rPr>
        <w:t>EBL</w:t>
      </w:r>
    </w:p>
    <w:p w14:paraId="719969F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1. A copy of the organizing or enabling document that is signed by a principal officer or is accompanied by a written declaration signed by an authorized individual certifying that the document is a complete and accurate copy of the original or meets the requirements of a conformed copy.</w:t>
      </w:r>
    </w:p>
    <w:p w14:paraId="2582F1B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a. If the organizing or enabling documents are articles of incorporation, evidence that it was filed and approved by a state official.</w:t>
      </w:r>
    </w:p>
    <w:p w14:paraId="2B7FA9F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b. A copy of the articles of incorporation can also be submitted with a written declaration signed by an authorized individual indicating the copy is complete and was filed and approved by the state, including the date filed.</w:t>
      </w:r>
    </w:p>
    <w:p w14:paraId="5BA809D9"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2. A current copy of the bylaws or other rules of operation.</w:t>
      </w:r>
    </w:p>
    <w:p w14:paraId="588EAE9C"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3. A description of any prior income tax returns filed by the applicant.</w:t>
      </w:r>
    </w:p>
    <w:p w14:paraId="74CD7C4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4. Balance sheets as of the end of each accounting year the applicant has been in existence for up to four years before the application, including complete schedules of:</w:t>
      </w:r>
    </w:p>
    <w:p w14:paraId="0A256EF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a. Bonds and notes owned.</w:t>
      </w:r>
    </w:p>
    <w:p w14:paraId="591E8BA3"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b. Corporate stocks owned.</w:t>
      </w:r>
    </w:p>
    <w:p w14:paraId="03DFD5DE"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c. Mortgage loans owned.</w:t>
      </w:r>
    </w:p>
    <w:p w14:paraId="3D1C5D7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d. Other investments.</w:t>
      </w:r>
    </w:p>
    <w:p w14:paraId="043AAACD"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e. Depreciable and depletable assets owned.</w:t>
      </w:r>
    </w:p>
    <w:p w14:paraId="59B724A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f. Other assets.</w:t>
      </w:r>
    </w:p>
    <w:p w14:paraId="620624FC"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g. Mortgages and notes payable.</w:t>
      </w:r>
    </w:p>
    <w:p w14:paraId="20C5BD3A"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h. Other liabilities.</w:t>
      </w:r>
    </w:p>
    <w:p w14:paraId="5CF9203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5. Operating statements for each accounting year the applicant has been in existence for up to four years before the application, including complete schedules of:</w:t>
      </w:r>
    </w:p>
    <w:p w14:paraId="5C55455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a. Gross amounts received from any sales of assets, excluding inventory items.</w:t>
      </w:r>
    </w:p>
    <w:p w14:paraId="4E518A92"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b. Contributions, gifts, grants, and other similar amounts paid out.</w:t>
      </w:r>
    </w:p>
    <w:p w14:paraId="293DE1D3"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c. Disbursements to or for the benefit of members.</w:t>
      </w:r>
    </w:p>
    <w:p w14:paraId="460D2CE0"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d. Compensation of officers, directors, and trustees, if any.</w:t>
      </w:r>
    </w:p>
    <w:p w14:paraId="027F6352"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e. Miscellaneous expenditures.</w:t>
      </w:r>
    </w:p>
    <w:p w14:paraId="6C120160"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6. Detailed statements as to the actual or the proposed activities of the applicant.</w:t>
      </w:r>
    </w:p>
    <w:p w14:paraId="09CBAFC0"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7. Power of attorney specifically authorizing any one or more agents or attorneys to represent the applicant before the Treasury Department in person or by correspondence (Form 2848).</w:t>
      </w:r>
    </w:p>
    <w:p w14:paraId="66220422"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8. Statement of reasons why the applicant requests that any information be withheld from public inspection.</w:t>
      </w:r>
    </w:p>
    <w:p w14:paraId="42056CB6" w14:textId="77777777" w:rsidR="004E0EBB" w:rsidRDefault="004E0EBB">
      <w:pPr>
        <w:pStyle w:val="pxcknotes"/>
        <w:rPr>
          <w:sz w:val="24"/>
          <w:szCs w:val="24"/>
        </w:rPr>
      </w:pPr>
    </w:p>
    <w:p w14:paraId="65284C38" w14:textId="77777777" w:rsidR="004E0EBB" w:rsidRDefault="004E0EBB">
      <w:pPr>
        <w:pStyle w:val="pxcknote"/>
        <w:spacing w:before="180"/>
      </w:pPr>
      <w:del w:id="619" w:author="Cara Cardinale" w:date="2025-02-08T22:58:00Z">
        <w:r w:rsidDel="00F74B46">
          <w:delText>Drafter's Note</w:delText>
        </w:r>
      </w:del>
      <w:r>
        <w:t xml:space="preserve"> </w:t>
      </w:r>
    </w:p>
    <w:p w14:paraId="5600F2D5" w14:textId="77777777" w:rsidR="004E0EBB" w:rsidRDefault="004E0EBB">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p.ct.id="f477b8b0b92511efa86bc22ba615bad8|28|31:28"</w:instrText>
      </w:r>
      <w:r>
        <w:fldChar w:fldCharType="end"/>
      </w:r>
      <w:r>
        <w:t xml:space="preserve">See I.R.S. Pub. 557. The application must be on </w:t>
      </w:r>
      <w:r>
        <w:rPr>
          <w:rStyle w:val="pxsst"/>
          <w:color w:val="FF0000"/>
          <w:sz w:val="20"/>
          <w:szCs w:val="20"/>
          <w:vertAlign w:val="superscript"/>
        </w:rPr>
        <w:t>►</w:t>
      </w:r>
      <w:r>
        <w:rPr>
          <w:rStyle w:val="pxsst"/>
        </w:rPr>
        <w:fldChar w:fldCharType="begin"/>
      </w:r>
      <w:r>
        <w:rPr>
          <w:rStyle w:val="pxsst"/>
        </w:rPr>
        <w:instrText>sst.ref.id="I09JTLR"</w:instrText>
      </w:r>
      <w:r>
        <w:rPr>
          <w:rStyle w:val="pxsst"/>
        </w:rPr>
        <w:fldChar w:fldCharType="end"/>
      </w:r>
      <w:r>
        <w:rPr>
          <w:rStyle w:val="pxsst"/>
        </w:rPr>
        <w:t>IRS Form 1023</w:t>
      </w:r>
      <w:r>
        <w:t xml:space="preserve"> for applicants claiming to be exempt under </w:t>
      </w:r>
      <w:r>
        <w:rPr>
          <w:rStyle w:val="pxst"/>
          <w:color w:val="FF0000"/>
          <w:sz w:val="20"/>
          <w:szCs w:val="20"/>
          <w:vertAlign w:val="superscript"/>
        </w:rPr>
        <w:t>►</w:t>
      </w:r>
      <w:r>
        <w:rPr>
          <w:rStyle w:val="pxst"/>
        </w:rPr>
        <w:fldChar w:fldCharType="begin"/>
      </w:r>
      <w:r>
        <w:rPr>
          <w:rStyle w:val="pxst"/>
        </w:rPr>
        <w:instrText>st.ref.id="I09MMQN"</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 xml:space="preserve">. Additional information may be required depending on the applicant's proposed activities. Where the application requires a conformed copy, it must agree with the original document and all amendments thereto. If the copies are not signed, they must be accompanied by a written declaration signed by an officer authorized to sign for the organization, certifying that they are complete and accurate copies of the original documents. See </w:t>
      </w:r>
      <w:r>
        <w:rPr>
          <w:rStyle w:val="pxst"/>
          <w:color w:val="FF0000"/>
          <w:sz w:val="20"/>
          <w:szCs w:val="20"/>
          <w:vertAlign w:val="superscript"/>
        </w:rPr>
        <w:t>►</w:t>
      </w:r>
      <w:r>
        <w:rPr>
          <w:rStyle w:val="pxst"/>
        </w:rPr>
        <w:fldChar w:fldCharType="begin"/>
      </w:r>
      <w:r>
        <w:rPr>
          <w:rStyle w:val="pxst"/>
        </w:rPr>
        <w:instrText>st.ref.id="I09PFVJ"</w:instrText>
      </w:r>
      <w:r>
        <w:rPr>
          <w:rStyle w:val="pxst"/>
        </w:rPr>
        <w:fldChar w:fldCharType="end"/>
      </w:r>
      <w:r>
        <w:rPr>
          <w:rStyle w:val="pxst"/>
        </w:rPr>
        <w:t>Rev. Proc. 68-14, 1968-1 C.B. 768</w:t>
      </w:r>
      <w:r>
        <w:t xml:space="preserve"> and the Instructions for </w:t>
      </w:r>
      <w:r>
        <w:rPr>
          <w:rStyle w:val="pxsst"/>
          <w:color w:val="FF0000"/>
          <w:sz w:val="20"/>
          <w:szCs w:val="20"/>
          <w:vertAlign w:val="superscript"/>
        </w:rPr>
        <w:t>►</w:t>
      </w:r>
      <w:r>
        <w:rPr>
          <w:rStyle w:val="pxsst"/>
        </w:rPr>
        <w:fldChar w:fldCharType="begin"/>
      </w:r>
      <w:r>
        <w:rPr>
          <w:rStyle w:val="pxsst"/>
        </w:rPr>
        <w:instrText>sst.ref.id="I09S90F"</w:instrText>
      </w:r>
      <w:r>
        <w:rPr>
          <w:rStyle w:val="pxsst"/>
        </w:rPr>
        <w:fldChar w:fldCharType="end"/>
      </w:r>
      <w:r>
        <w:rPr>
          <w:rStyle w:val="pxsst"/>
        </w:rPr>
        <w:t>IRS Form 1023</w:t>
      </w:r>
      <w:r>
        <w:t>.</w:t>
      </w:r>
    </w:p>
    <w:p w14:paraId="7D70C432" w14:textId="77777777" w:rsidR="004E0EBB" w:rsidRDefault="004E0EBB">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p.ct.id="f477b8b0b92511efa86bc22ba615bad8|28|31:28"</w:instrText>
      </w:r>
      <w:r>
        <w:fldChar w:fldCharType="end"/>
      </w:r>
      <w:r>
        <w:t>If the application does not contain the required information, it may be returned with a letter of explanation without being considered on its merits. If the completed application is resubmitted within the time period indicated in the letter from the IRS, it will be considered received on the original submission date. In that case, if the original submission was timely, the application will be considered timely filed.</w:t>
      </w:r>
    </w:p>
    <w:p w14:paraId="6A23A4CD" w14:textId="77777777" w:rsidR="004E0EBB" w:rsidRDefault="004E0EBB">
      <w:pPr>
        <w:pStyle w:val="pxckrefn"/>
      </w:pPr>
      <w:r>
        <w:t>Item 6.</w:t>
      </w:r>
    </w:p>
    <w:p w14:paraId="74764960" w14:textId="77777777" w:rsidR="004E0EBB" w:rsidRDefault="004E0EBB">
      <w:pPr>
        <w:pStyle w:val="pxckrefnote"/>
        <w:spacing w:before="180"/>
      </w:pPr>
      <w:del w:id="620" w:author="Cara Cardinale" w:date="2025-02-08T22:58:00Z">
        <w:r w:rsidDel="00F74B46">
          <w:delText>Drafter's Note</w:delText>
        </w:r>
      </w:del>
      <w:r>
        <w:t xml:space="preserve"> </w:t>
      </w:r>
    </w:p>
    <w:p w14:paraId="78E9E035"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p.ct.id="f477b8b0b92511efa86bc22ba615bad8|28|31:28"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st.ref.id="I09JTRE"</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w:t>
      </w:r>
      <w:del w:id="621" w:author="Cara Cardinale" w:date="2025-02-13T22:42:00Z">
        <w:r w:rsidDel="00B74494">
          <w:rPr>
            <w:rStyle w:val="pxst"/>
          </w:rPr>
          <w:delText>T</w:delText>
        </w:r>
      </w:del>
      <w:r>
        <w:rPr>
          <w:rStyle w:val="pxst"/>
        </w:rPr>
        <w:t>(b)(1)(v)</w:t>
      </w:r>
      <w:r>
        <w:t>.</w:t>
      </w:r>
    </w:p>
    <w:p w14:paraId="3F4B46AB" w14:textId="77777777" w:rsidR="004E0EBB" w:rsidRDefault="004E0EBB">
      <w:pPr>
        <w:pStyle w:val="pxckrefn"/>
      </w:pPr>
      <w:r>
        <w:t>Item 8.</w:t>
      </w:r>
    </w:p>
    <w:p w14:paraId="45E2D9E0" w14:textId="77777777" w:rsidR="004E0EBB" w:rsidRDefault="004E0EBB">
      <w:pPr>
        <w:pStyle w:val="pxckrefnote"/>
        <w:spacing w:before="180"/>
      </w:pPr>
      <w:del w:id="622" w:author="Cara Cardinale" w:date="2025-02-08T22:58:00Z">
        <w:r w:rsidDel="00F74B46">
          <w:delText>Drafter's Note</w:delText>
        </w:r>
      </w:del>
      <w:r>
        <w:t xml:space="preserve"> </w:t>
      </w:r>
    </w:p>
    <w:p w14:paraId="2ACD325B" w14:textId="77777777" w:rsidR="004E0EBB" w:rsidRDefault="004E0EBB">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p.ct.id="f477b8b0b92511efa86bc22ba615bad8|28|31:28"</w:instrText>
      </w:r>
      <w:r>
        <w:fldChar w:fldCharType="end"/>
      </w:r>
      <w:r>
        <w:t>Any information submitted in the application or in support of it that relates to any trade secret, patent, process, style of work, or apparatus, upon request, may be withheld from public inspection if the Commissioner determines that the disclosure of such information would adversely affect the organization. The request must:</w:t>
      </w:r>
    </w:p>
    <w:p w14:paraId="1D118794" w14:textId="77777777" w:rsidR="004E0EBB" w:rsidRDefault="004E0EBB">
      <w:pPr>
        <w:pStyle w:val="pxckref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 xml:space="preserve">1. Identify the material to be withheld (the document, page, paragraph, and line) by clearly marking it, </w:t>
      </w:r>
      <w:r>
        <w:rPr>
          <w:vanish/>
        </w:rPr>
        <w:t>&amp;ldquo;</w:t>
      </w:r>
      <w:r>
        <w:rPr>
          <w:rStyle w:val="pxvis"/>
          <w:rFonts w:ascii="Times NewRoman" w:hAnsi="Times NewRoman"/>
          <w:b w:val="0"/>
          <w:sz w:val="24"/>
        </w:rPr>
        <w:t>“</w:t>
      </w:r>
      <w:r>
        <w:t>NOT SUBJECT TO PUBLIC INSPECTION.</w:t>
      </w:r>
      <w:r>
        <w:rPr>
          <w:vanish/>
        </w:rPr>
        <w:t>&amp;rdquo;</w:t>
      </w:r>
      <w:r>
        <w:rPr>
          <w:rStyle w:val="pxvis"/>
          <w:rFonts w:ascii="Times NewRoman" w:hAnsi="Times NewRoman"/>
          <w:b w:val="0"/>
          <w:sz w:val="24"/>
        </w:rPr>
        <w:t>”</w:t>
      </w:r>
    </w:p>
    <w:p w14:paraId="448B0D49" w14:textId="77777777" w:rsidR="004E0EBB" w:rsidRDefault="004E0EBB">
      <w:pPr>
        <w:pStyle w:val="pxckref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2. Include the reasons for your organization's position that the information is of the type that may be withheld from public inspection.</w:t>
      </w:r>
    </w:p>
    <w:p w14:paraId="25897F2A" w14:textId="77777777" w:rsidR="004E0EBB" w:rsidRDefault="004E0EBB">
      <w:pPr>
        <w:pStyle w:val="pxckreflp"/>
        <w:ind w:left="500"/>
      </w:pPr>
      <w:r>
        <w:t xml:space="preserve"> </w:t>
      </w:r>
      <w:r>
        <w:rPr>
          <w:color w:val="FF0000"/>
          <w:sz w:val="20"/>
          <w:szCs w:val="20"/>
          <w:vertAlign w:val="superscript"/>
        </w:rPr>
        <w:t>►</w:t>
      </w:r>
      <w:r>
        <w:fldChar w:fldCharType="begin"/>
      </w:r>
      <w:r>
        <w:instrText>p.ct.id="f477b8b0b92511efa86bc22ba615bad8|28|31:28"</w:instrText>
      </w:r>
      <w:r>
        <w:fldChar w:fldCharType="end"/>
      </w:r>
      <w:r>
        <w:t>3. Be filed with the documents in which the material to be withheld is contained.</w:t>
      </w:r>
    </w:p>
    <w:p w14:paraId="26E03956" w14:textId="77777777" w:rsidR="004E0EBB" w:rsidRDefault="004E0EBB">
      <w:pPr>
        <w:pStyle w:val="pxckrefrr"/>
        <w:rPr>
          <w:sz w:val="24"/>
          <w:szCs w:val="24"/>
        </w:rPr>
      </w:pPr>
      <w:r>
        <w:rPr>
          <w:rStyle w:val="pxvis"/>
          <w:rFonts w:cs="Arial"/>
          <w:bCs/>
          <w:szCs w:val="28"/>
        </w:rPr>
        <w:t>Research References</w:t>
      </w:r>
    </w:p>
    <w:p w14:paraId="0304723C" w14:textId="77777777" w:rsidR="004E0EBB" w:rsidRDefault="004E0EBB">
      <w:pPr>
        <w:pStyle w:val="pxck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tk.ref.id="I09MMWA"</w:instrText>
      </w:r>
      <w:r>
        <w:rPr>
          <w:rStyle w:val="pxtk"/>
        </w:rPr>
        <w:fldChar w:fldCharType="end"/>
      </w:r>
      <w:r>
        <w:rPr>
          <w:rStyle w:val="pxtk"/>
        </w:rPr>
        <w:t>West's Key Number Digest, Charities &amp;key;42</w:t>
      </w:r>
    </w:p>
    <w:p w14:paraId="5C9F210A" w14:textId="77777777" w:rsidR="004E0EBB" w:rsidRDefault="004E0EBB">
      <w:pPr>
        <w:pStyle w:val="pxckrefrrp"/>
      </w:pPr>
      <w:r>
        <w:t xml:space="preserve"> </w:t>
      </w:r>
      <w:r>
        <w:rPr>
          <w:rStyle w:val="pxvis"/>
          <w:rFonts w:ascii="Times NewRoman" w:hAnsi="Times NewRoman"/>
          <w:b w:val="0"/>
          <w:sz w:val="24"/>
        </w:rPr>
        <w:tab/>
      </w:r>
      <w:r>
        <w:t xml:space="preserve">Disclosure requirements, </w:t>
      </w:r>
      <w:r>
        <w:rPr>
          <w:rStyle w:val="pxrc"/>
          <w:color w:val="FF0000"/>
          <w:sz w:val="20"/>
          <w:szCs w:val="20"/>
          <w:vertAlign w:val="superscript"/>
        </w:rPr>
        <w:t>►</w:t>
      </w:r>
      <w:r>
        <w:rPr>
          <w:rStyle w:val="pxrc"/>
        </w:rPr>
        <w:fldChar w:fldCharType="begin"/>
      </w:r>
      <w:r>
        <w:rPr>
          <w:rStyle w:val="pxrc"/>
        </w:rPr>
        <w:instrText>rc.ref.id="I09PG16"</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10:58</w:t>
      </w:r>
    </w:p>
    <w:p w14:paraId="5FC37425" w14:textId="77777777" w:rsidR="004E0EBB" w:rsidRDefault="004E0EBB">
      <w:pPr>
        <w:pStyle w:val="pxs"/>
        <w:spacing w:before="180"/>
        <w:rPr>
          <w:sz w:val="27"/>
          <w:szCs w:val="27"/>
        </w:rPr>
      </w:pPr>
      <w:r>
        <w:rPr>
          <w:sz w:val="27"/>
          <w:szCs w:val="27"/>
        </w:rPr>
        <w:t>31:29. Checklist</w:t>
      </w:r>
      <w:r>
        <w:rPr>
          <w:rStyle w:val="pxsep"/>
        </w:rPr>
        <w:t xml:space="preserve">-- </w:t>
      </w:r>
      <w:r>
        <w:rPr>
          <w:sz w:val="27"/>
          <w:szCs w:val="27"/>
        </w:rPr>
        <w:t>Procedure to apply for determination letter of exempt status</w:t>
      </w:r>
    </w:p>
    <w:p w14:paraId="684B956B" w14:textId="77777777" w:rsidR="004E0EBB" w:rsidRDefault="004E0EBB">
      <w:pPr>
        <w:pStyle w:val="pxov"/>
        <w:rPr>
          <w:vanish/>
        </w:rPr>
      </w:pPr>
      <w:r>
        <w:rPr>
          <w:vanish/>
        </w:rPr>
        <w:t>COL</w:t>
      </w:r>
    </w:p>
    <w:p w14:paraId="36B00BE1" w14:textId="77777777" w:rsidR="004E0EBB" w:rsidRDefault="004E0EBB">
      <w:pPr>
        <w:pStyle w:val="pxov"/>
        <w:rPr>
          <w:vanish/>
        </w:rPr>
      </w:pPr>
      <w:r>
        <w:rPr>
          <w:vanish/>
        </w:rPr>
        <w:t>NFP</w:t>
      </w:r>
    </w:p>
    <w:p w14:paraId="1AC480B2" w14:textId="77777777" w:rsidR="004E0EBB" w:rsidRDefault="004E0EBB">
      <w:pPr>
        <w:pStyle w:val="pxov"/>
        <w:rPr>
          <w:vanish/>
        </w:rPr>
      </w:pPr>
      <w:r>
        <w:rPr>
          <w:vanish/>
        </w:rPr>
        <w:t>CHK</w:t>
      </w:r>
    </w:p>
    <w:p w14:paraId="7F89EADA" w14:textId="77777777" w:rsidR="004E0EBB" w:rsidRDefault="004E0EBB">
      <w:pPr>
        <w:pStyle w:val="pxov"/>
        <w:rPr>
          <w:vanish/>
        </w:rPr>
      </w:pPr>
      <w:r>
        <w:rPr>
          <w:vanish/>
        </w:rPr>
        <w:t>FTR</w:t>
      </w:r>
    </w:p>
    <w:p w14:paraId="6903A441" w14:textId="77777777" w:rsidR="004E0EBB" w:rsidRDefault="004E0EBB">
      <w:pPr>
        <w:pStyle w:val="pxov"/>
        <w:rPr>
          <w:vanish/>
        </w:rPr>
      </w:pPr>
      <w:r>
        <w:rPr>
          <w:vanish/>
        </w:rPr>
        <w:t>FCV</w:t>
      </w:r>
    </w:p>
    <w:p w14:paraId="4BC14394" w14:textId="77777777" w:rsidR="004E0EBB" w:rsidRDefault="004E0EBB">
      <w:pPr>
        <w:pStyle w:val="pxov"/>
        <w:rPr>
          <w:vanish/>
        </w:rPr>
      </w:pPr>
      <w:r>
        <w:rPr>
          <w:vanish/>
        </w:rPr>
        <w:t>EBL</w:t>
      </w:r>
    </w:p>
    <w:p w14:paraId="504A692B"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1. Obtain employer identification number (EIN).</w:t>
      </w:r>
    </w:p>
    <w:p w14:paraId="51B17FBF"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If not previously applied for, prepare Form SS-4.</w:t>
      </w:r>
    </w:p>
    <w:p w14:paraId="217E9629"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 xml:space="preserve">2. Obtain and study </w:t>
      </w:r>
      <w:r>
        <w:rPr>
          <w:rStyle w:val="pxst"/>
          <w:color w:val="FF0000"/>
          <w:sz w:val="20"/>
          <w:szCs w:val="20"/>
          <w:vertAlign w:val="superscript"/>
        </w:rPr>
        <w:t>►</w:t>
      </w:r>
      <w:r>
        <w:rPr>
          <w:rStyle w:val="pxst"/>
        </w:rPr>
        <w:fldChar w:fldCharType="begin"/>
      </w:r>
      <w:r>
        <w:rPr>
          <w:rStyle w:val="pxst"/>
        </w:rPr>
        <w:instrText>st.ref.id="I09JTRH"</w:instrText>
      </w:r>
      <w:r>
        <w:rPr>
          <w:rStyle w:val="pxst"/>
        </w:rPr>
        <w:fldChar w:fldCharType="end"/>
      </w:r>
      <w:r>
        <w:rPr>
          <w:rStyle w:val="pxst"/>
        </w:rPr>
        <w:t>I.R.S. Pub. 557</w:t>
      </w:r>
      <w:r>
        <w:t>, Tax Exempt Status for Your Organization.</w:t>
      </w:r>
    </w:p>
    <w:p w14:paraId="10535939"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3. Determine appropriate exemption classification for organization being formed.</w:t>
      </w:r>
    </w:p>
    <w:p w14:paraId="6892874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(a) Includes determination whether submission is required and, if not, whether it should nevertheless be made.</w:t>
      </w:r>
    </w:p>
    <w:p w14:paraId="585C384F"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(1) Usual advice as to obtaining determination letter.</w:t>
      </w:r>
    </w:p>
    <w:p w14:paraId="64E90B29"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(2) Submission not required for churches, publicly supported organizations with revenues of less than $5000, and subordinate organizations covered by a parent's exemption.</w:t>
      </w:r>
    </w:p>
    <w:p w14:paraId="5B5E0347"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4. Obtain appropriate form for application.</w:t>
      </w:r>
    </w:p>
    <w:p w14:paraId="40B09D6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(a) Form 1023 is for most Section 501(c)(3) organizations.</w:t>
      </w:r>
    </w:p>
    <w:p w14:paraId="52932D6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(b) Form 1024 is for Section 501(a) organizations.</w:t>
      </w:r>
    </w:p>
    <w:p w14:paraId="73413F4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(c) Most, but not all, organizations come under the above forms. If not covered by one of these, application is by letter.</w:t>
      </w:r>
    </w:p>
    <w:p w14:paraId="29255A7D"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(1) Letter should follow general format of Forms 1023 and 1024 and include the same enclosures.</w:t>
      </w:r>
    </w:p>
    <w:p w14:paraId="190D4335"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(d) Study questions on application, including schedule applying to organization.</w:t>
      </w:r>
    </w:p>
    <w:p w14:paraId="2CD7FAE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Determine what information is not currently available and means of obtaining it.</w:t>
      </w:r>
    </w:p>
    <w:p w14:paraId="74C1680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(e) Gather all tax returns previously filed by organization, including information returns.</w:t>
      </w:r>
    </w:p>
    <w:p w14:paraId="3AC0B4E7"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5. Prepare financial material.</w:t>
      </w:r>
    </w:p>
    <w:p w14:paraId="0DE8CC2D"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(a) Gather financial statements for last three full years of organization's existence.</w:t>
      </w:r>
    </w:p>
    <w:p w14:paraId="36ED8E0D"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(b) Prepare financial statement for current year to within 60 days of application filing date.</w:t>
      </w:r>
    </w:p>
    <w:p w14:paraId="526F48EF"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(c) Determine whether financial information is sufficient to complete financial data section of form for last three years and current year.</w:t>
      </w:r>
    </w:p>
    <w:p w14:paraId="124DEC38"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(1) If not, determine how the information may be obtained.</w:t>
      </w:r>
    </w:p>
    <w:p w14:paraId="526BC95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(2) In general, receipts and expenditures must be shown, including the sources of receipts and the nature of expenditures. A distinction must be drawn between expenditures for exempt purposes and expenditures for administration.</w:t>
      </w:r>
    </w:p>
    <w:p w14:paraId="0C178312"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(3) Break-down of revenue sources is required.</w:t>
      </w:r>
    </w:p>
    <w:p w14:paraId="7D0BFE0F"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(A) Public or private sources.</w:t>
      </w:r>
    </w:p>
    <w:p w14:paraId="501E9250"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(B) Contributions, grants, or other sources.</w:t>
      </w:r>
    </w:p>
    <w:p w14:paraId="3FDFF37C"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(C) Fundraising events, ticket sales, rentals, other business or investment sources.</w:t>
      </w:r>
    </w:p>
    <w:p w14:paraId="0D8CAF85"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Full explanation of the activities must be given.</w:t>
      </w:r>
    </w:p>
    <w:p w14:paraId="69364221"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(I) Need for this depends on individual forms.</w:t>
      </w:r>
    </w:p>
    <w:p w14:paraId="6193CA65"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(d) If operations have not begun or have been conducted for less than a year prepare proposed budget for two full accounting periods and a current statement of assets and liabilities.</w:t>
      </w:r>
    </w:p>
    <w:p w14:paraId="7DC87FCC"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6. Prepare a description of the activities of the organization, past, present and planned.</w:t>
      </w:r>
    </w:p>
    <w:p w14:paraId="0FDB9FA9"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7. Prepare a description of the fundraising program, actual and planned, and the method for effectuating it.</w:t>
      </w:r>
    </w:p>
    <w:p w14:paraId="7788D542"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8. Prepare a description of the criteria used for selecting recipients of funds or benefits.</w:t>
      </w:r>
    </w:p>
    <w:p w14:paraId="576A2E06"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9. Obtain conformed copy of articles of incorporation, articles of association, or other foundation document for the organization.</w:t>
      </w:r>
    </w:p>
    <w:p w14:paraId="1F748F7F"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(a) An enabling document is a requisite for determination of exemption.</w:t>
      </w:r>
    </w:p>
    <w:p w14:paraId="55B1C38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(b) If organization is incorporated, approval by the appropriate state official must be included.</w:t>
      </w:r>
    </w:p>
    <w:p w14:paraId="1FA68AA1"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10. Obtain conformed copy of bylaws.</w:t>
      </w:r>
    </w:p>
    <w:p w14:paraId="5320F6A3"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 xml:space="preserve">11. Obtain </w:t>
      </w:r>
      <w:r>
        <w:rPr>
          <w:rStyle w:val="pxst"/>
          <w:color w:val="FF0000"/>
          <w:sz w:val="20"/>
          <w:szCs w:val="20"/>
          <w:vertAlign w:val="superscript"/>
        </w:rPr>
        <w:t>►</w:t>
      </w:r>
      <w:r>
        <w:rPr>
          <w:rStyle w:val="pxst"/>
        </w:rPr>
        <w:fldChar w:fldCharType="begin"/>
      </w:r>
      <w:r>
        <w:rPr>
          <w:rStyle w:val="pxst"/>
        </w:rPr>
        <w:instrText>st.ref.id="I09JTSR"</w:instrText>
      </w:r>
      <w:r>
        <w:rPr>
          <w:rStyle w:val="pxst"/>
        </w:rPr>
        <w:fldChar w:fldCharType="end"/>
      </w:r>
      <w:r>
        <w:rPr>
          <w:rStyle w:val="pxst"/>
        </w:rPr>
        <w:t>IRS Form 8718</w:t>
      </w:r>
      <w:r>
        <w:t xml:space="preserve"> (User Fee for Exempt Organization Determination Letter Request) and </w:t>
      </w:r>
      <w:r>
        <w:rPr>
          <w:rStyle w:val="pxsst"/>
          <w:color w:val="FF0000"/>
          <w:sz w:val="20"/>
          <w:szCs w:val="20"/>
          <w:vertAlign w:val="superscript"/>
        </w:rPr>
        <w:t>►</w:t>
      </w:r>
      <w:r>
        <w:rPr>
          <w:rStyle w:val="pxsst"/>
        </w:rPr>
        <w:fldChar w:fldCharType="begin"/>
      </w:r>
      <w:r>
        <w:rPr>
          <w:rStyle w:val="pxsst"/>
        </w:rPr>
        <w:instrText>sst.ref.id="I05296B"</w:instrText>
      </w:r>
      <w:r>
        <w:rPr>
          <w:rStyle w:val="pxsst"/>
        </w:rPr>
        <w:fldChar w:fldCharType="end"/>
      </w:r>
      <w:r>
        <w:rPr>
          <w:rStyle w:val="pxsst"/>
        </w:rPr>
        <w:t>Form 2848</w:t>
      </w:r>
      <w:r>
        <w:t xml:space="preserve"> (Power of Attorney and Declaration of Representative).</w:t>
      </w:r>
    </w:p>
    <w:p w14:paraId="32A2B53D"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(a) Study instructions and complete forms.</w:t>
      </w:r>
    </w:p>
    <w:p w14:paraId="270FBFD3"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(b) Obtain check or money order for payment of fee.</w:t>
      </w:r>
    </w:p>
    <w:p w14:paraId="223ED340"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Money order is recommended as action is delayed until a check clears.</w:t>
      </w:r>
    </w:p>
    <w:p w14:paraId="5F3B10AB"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12. Complete all forms and prepare package of material for submission. Include:</w:t>
      </w:r>
    </w:p>
    <w:p w14:paraId="77FB68D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(a) Application form (usually Form 1023 or 1024).</w:t>
      </w:r>
    </w:p>
    <w:p w14:paraId="02F17EC3"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(b) Form 8718.</w:t>
      </w:r>
    </w:p>
    <w:p w14:paraId="0598A821"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(c) Form 2848, if applicable.</w:t>
      </w:r>
    </w:p>
    <w:p w14:paraId="4C76B0B0"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(d) Fee.</w:t>
      </w:r>
    </w:p>
    <w:p w14:paraId="00653157"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(e) Organizing documents, such as articles of incorporation.</w:t>
      </w:r>
    </w:p>
    <w:p w14:paraId="45227FE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Include approval by state official if incorporated.</w:t>
      </w:r>
    </w:p>
    <w:p w14:paraId="57912AE4"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(f) Bylaws.</w:t>
      </w:r>
    </w:p>
    <w:p w14:paraId="7727459D"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(g) Every attachment must show name and EIN of organization, identification as an attachment to the application form and identification of the part and line item number to which it applies.</w:t>
      </w:r>
    </w:p>
    <w:p w14:paraId="38A6A19B"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Organizing documents and bylaws must also be conformed with sworn statement of an officer or director as to the truth and correctness of documents.</w:t>
      </w:r>
    </w:p>
    <w:p w14:paraId="6B927DAA" w14:textId="77777777" w:rsidR="004E0EBB" w:rsidRDefault="004E0EBB">
      <w:pPr>
        <w:pStyle w:val="pxcklp"/>
        <w:ind w:left="500"/>
      </w:pPr>
      <w:r>
        <w:t xml:space="preserve"> </w:t>
      </w:r>
      <w:r>
        <w:rPr>
          <w:color w:val="FF0000"/>
          <w:sz w:val="20"/>
          <w:szCs w:val="20"/>
          <w:vertAlign w:val="superscript"/>
        </w:rPr>
        <w:t>►</w:t>
      </w:r>
      <w:r>
        <w:fldChar w:fldCharType="begin"/>
      </w:r>
      <w:r>
        <w:instrText>p.ct.id="f477b8b0b92511efa86bc22ba615bad8|29|31:29"</w:instrText>
      </w:r>
      <w:r>
        <w:fldChar w:fldCharType="end"/>
      </w:r>
      <w:r>
        <w:t>13. Submit application to IRS office designated in Form 8718.</w:t>
      </w:r>
    </w:p>
    <w:p w14:paraId="6DEBD219" w14:textId="77777777" w:rsidR="004E0EBB" w:rsidRDefault="004E0EBB">
      <w:pPr>
        <w:pStyle w:val="pxcknotes"/>
        <w:rPr>
          <w:sz w:val="24"/>
          <w:szCs w:val="24"/>
        </w:rPr>
      </w:pPr>
    </w:p>
    <w:p w14:paraId="0AE8064A" w14:textId="77777777" w:rsidR="004E0EBB" w:rsidRDefault="004E0EBB">
      <w:pPr>
        <w:pStyle w:val="pxckrr"/>
        <w:rPr>
          <w:sz w:val="24"/>
          <w:szCs w:val="24"/>
        </w:rPr>
      </w:pPr>
      <w:r>
        <w:rPr>
          <w:rStyle w:val="pxvis"/>
          <w:rFonts w:cs="Arial"/>
          <w:bCs/>
          <w:szCs w:val="28"/>
        </w:rPr>
        <w:t>Research References</w:t>
      </w:r>
    </w:p>
    <w:p w14:paraId="02460C72" w14:textId="77777777" w:rsidR="004E0EBB" w:rsidRDefault="004E0EBB">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tk.ref.id="I09JTYH"</w:instrText>
      </w:r>
      <w:r>
        <w:rPr>
          <w:rStyle w:val="pxtk"/>
        </w:rPr>
        <w:fldChar w:fldCharType="end"/>
      </w:r>
      <w:r>
        <w:rPr>
          <w:rStyle w:val="pxtk"/>
        </w:rPr>
        <w:t>West's Key Number Digest, Internal Revenue &amp;key;4045 to 4079</w:t>
      </w:r>
    </w:p>
    <w:p w14:paraId="5458106F" w14:textId="77777777" w:rsidR="004E0EBB" w:rsidDel="00B74494" w:rsidRDefault="004E0EBB">
      <w:pPr>
        <w:pStyle w:val="pxs"/>
        <w:spacing w:before="180"/>
        <w:rPr>
          <w:del w:id="623" w:author="Cara Cardinale" w:date="2025-02-13T22:45:00Z"/>
          <w:sz w:val="27"/>
          <w:szCs w:val="27"/>
        </w:rPr>
      </w:pPr>
      <w:del w:id="624" w:author="Cara Cardinale" w:date="2025-02-13T22:45:00Z">
        <w:r w:rsidDel="00B74494">
          <w:rPr>
            <w:sz w:val="27"/>
            <w:szCs w:val="27"/>
          </w:rPr>
          <w:delText>31:29.50. Checklist</w:delText>
        </w:r>
        <w:r w:rsidDel="00B74494">
          <w:rPr>
            <w:rStyle w:val="pxsep"/>
          </w:rPr>
          <w:delText xml:space="preserve">-- </w:delText>
        </w:r>
        <w:r w:rsidDel="00B74494">
          <w:rPr>
            <w:sz w:val="27"/>
            <w:szCs w:val="27"/>
          </w:rPr>
          <w:delText>Matters to be included in whistleblower policy</w:delText>
        </w:r>
      </w:del>
    </w:p>
    <w:p w14:paraId="517B53CF" w14:textId="77777777" w:rsidR="004E0EBB" w:rsidDel="00B74494" w:rsidRDefault="004E0EBB">
      <w:pPr>
        <w:pStyle w:val="pxov"/>
        <w:rPr>
          <w:del w:id="625" w:author="Cara Cardinale" w:date="2025-02-13T22:45:00Z"/>
          <w:vanish/>
        </w:rPr>
      </w:pPr>
      <w:del w:id="626" w:author="Cara Cardinale" w:date="2025-02-13T22:45:00Z">
        <w:r w:rsidDel="00B74494">
          <w:rPr>
            <w:vanish/>
          </w:rPr>
          <w:delText>CHK</w:delText>
        </w:r>
      </w:del>
    </w:p>
    <w:p w14:paraId="034B02BF" w14:textId="77777777" w:rsidR="004E0EBB" w:rsidDel="00B74494" w:rsidRDefault="004E0EBB">
      <w:pPr>
        <w:pStyle w:val="pxov"/>
        <w:rPr>
          <w:del w:id="627" w:author="Cara Cardinale" w:date="2025-02-13T22:45:00Z"/>
          <w:vanish/>
        </w:rPr>
      </w:pPr>
      <w:del w:id="628" w:author="Cara Cardinale" w:date="2025-02-13T22:45:00Z">
        <w:r w:rsidDel="00B74494">
          <w:rPr>
            <w:vanish/>
          </w:rPr>
          <w:delText>FCV</w:delText>
        </w:r>
      </w:del>
    </w:p>
    <w:p w14:paraId="6FB504FE" w14:textId="77777777" w:rsidR="004E0EBB" w:rsidDel="00B74494" w:rsidRDefault="004E0EBB">
      <w:pPr>
        <w:pStyle w:val="pxov"/>
        <w:rPr>
          <w:del w:id="629" w:author="Cara Cardinale" w:date="2025-02-13T22:45:00Z"/>
          <w:vanish/>
        </w:rPr>
      </w:pPr>
      <w:del w:id="630" w:author="Cara Cardinale" w:date="2025-02-13T22:45:00Z">
        <w:r w:rsidDel="00B74494">
          <w:rPr>
            <w:vanish/>
          </w:rPr>
          <w:delText>FTR</w:delText>
        </w:r>
      </w:del>
    </w:p>
    <w:p w14:paraId="0E8D798B" w14:textId="77777777" w:rsidR="004E0EBB" w:rsidDel="00B74494" w:rsidRDefault="004E0EBB">
      <w:pPr>
        <w:pStyle w:val="pxov"/>
        <w:rPr>
          <w:del w:id="631" w:author="Cara Cardinale" w:date="2025-02-13T22:45:00Z"/>
          <w:vanish/>
        </w:rPr>
      </w:pPr>
      <w:del w:id="632" w:author="Cara Cardinale" w:date="2025-02-13T22:45:00Z">
        <w:r w:rsidDel="00B74494">
          <w:rPr>
            <w:vanish/>
          </w:rPr>
          <w:delText>COL</w:delText>
        </w:r>
      </w:del>
    </w:p>
    <w:p w14:paraId="647C77E0" w14:textId="77777777" w:rsidR="004E0EBB" w:rsidDel="00B74494" w:rsidRDefault="004E0EBB">
      <w:pPr>
        <w:pStyle w:val="pxov"/>
        <w:rPr>
          <w:del w:id="633" w:author="Cara Cardinale" w:date="2025-02-13T22:45:00Z"/>
          <w:vanish/>
        </w:rPr>
      </w:pPr>
      <w:del w:id="634" w:author="Cara Cardinale" w:date="2025-02-13T22:45:00Z">
        <w:r w:rsidDel="00B74494">
          <w:rPr>
            <w:vanish/>
          </w:rPr>
          <w:delText>NFP</w:delText>
        </w:r>
      </w:del>
    </w:p>
    <w:p w14:paraId="160FB6ED" w14:textId="77777777" w:rsidR="004E0EBB" w:rsidDel="00B74494" w:rsidRDefault="004E0EBB">
      <w:pPr>
        <w:pStyle w:val="pxformhac"/>
        <w:spacing w:before="180"/>
        <w:jc w:val="center"/>
        <w:rPr>
          <w:del w:id="635" w:author="Cara Cardinale" w:date="2025-02-13T22:45:00Z"/>
        </w:rPr>
      </w:pPr>
      <w:del w:id="636" w:author="Cara Cardinale" w:date="2025-02-13T22:45:00Z">
        <w:r w:rsidDel="00B74494">
          <w:rPr>
            <w:color w:val="FF0000"/>
            <w:sz w:val="20"/>
            <w:szCs w:val="20"/>
            <w:vertAlign w:val="superscript"/>
          </w:rPr>
          <w:delText>►</w:delText>
        </w:r>
        <w:r w:rsidDel="00B74494">
          <w:fldChar w:fldCharType="begin"/>
        </w:r>
        <w:r w:rsidDel="00B74494">
          <w:delInstrText>form.du="0"</w:delInstrText>
        </w:r>
        <w:r w:rsidDel="00B74494">
          <w:fldChar w:fldCharType="end"/>
        </w:r>
        <w:r w:rsidDel="00B74494">
          <w:fldChar w:fldCharType="begin"/>
        </w:r>
        <w:r w:rsidDel="00B74494">
          <w:delInstrText>form.fid="Ic5f38b30550311efb648c879f71f5702"</w:delInstrText>
        </w:r>
        <w:r w:rsidDel="00B74494">
          <w:fldChar w:fldCharType="end"/>
        </w:r>
        <w:r w:rsidDel="00B74494">
          <w:delText xml:space="preserve">Whistleblower Policy </w:delText>
        </w:r>
      </w:del>
    </w:p>
    <w:p w14:paraId="73E960CF" w14:textId="77777777" w:rsidR="004E0EBB" w:rsidDel="00B74494" w:rsidRDefault="004E0EBB">
      <w:pPr>
        <w:pStyle w:val="pxformfl"/>
        <w:ind w:left="500"/>
        <w:rPr>
          <w:del w:id="637" w:author="Cara Cardinale" w:date="2025-02-13T22:45:00Z"/>
        </w:rPr>
      </w:pPr>
      <w:del w:id="638" w:author="Cara Cardinale" w:date="2025-02-13T22:45:00Z">
        <w:r w:rsidDel="00B74494">
          <w:delText xml:space="preserve"> </w:delText>
        </w:r>
      </w:del>
    </w:p>
    <w:p w14:paraId="5B33E6AD" w14:textId="77777777" w:rsidR="004E0EBB" w:rsidDel="00B74494" w:rsidRDefault="004E0EBB">
      <w:pPr>
        <w:pStyle w:val="pxformfin"/>
        <w:rPr>
          <w:del w:id="639" w:author="Cara Cardinale" w:date="2025-02-13T22:45:00Z"/>
        </w:rPr>
      </w:pPr>
      <w:del w:id="640" w:author="Cara Cardinale" w:date="2025-02-13T22:45:00Z">
        <w:r w:rsidDel="00B74494">
          <w:rPr>
            <w:color w:val="FF0000"/>
            <w:sz w:val="20"/>
            <w:szCs w:val="20"/>
            <w:vertAlign w:val="superscript"/>
          </w:rPr>
          <w:delText>►</w:delText>
        </w:r>
        <w:r w:rsidDel="00B74494">
          <w:fldChar w:fldCharType="begin"/>
        </w:r>
        <w:r w:rsidDel="00B74494">
          <w:delInstrText>fi.lvl="1"</w:delInstrText>
        </w:r>
        <w:r w:rsidDel="00B74494">
          <w:fldChar w:fldCharType="end"/>
        </w:r>
        <w:r w:rsidDel="00B74494">
          <w:delText xml:space="preserve">1.. </w:delText>
        </w:r>
      </w:del>
    </w:p>
    <w:p w14:paraId="71254FE3" w14:textId="77777777" w:rsidR="004E0EBB" w:rsidDel="00B74494" w:rsidRDefault="004E0EBB">
      <w:pPr>
        <w:pStyle w:val="pxformp"/>
        <w:rPr>
          <w:del w:id="641" w:author="Cara Cardinale" w:date="2025-02-13T22:45:00Z"/>
        </w:rPr>
      </w:pPr>
      <w:del w:id="64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Required of corporations with:</w:delText>
        </w:r>
      </w:del>
    </w:p>
    <w:p w14:paraId="3F76BDE3" w14:textId="77777777" w:rsidR="004E0EBB" w:rsidDel="00B74494" w:rsidRDefault="004E0EBB">
      <w:pPr>
        <w:pStyle w:val="pxformfl"/>
        <w:ind w:left="500"/>
        <w:rPr>
          <w:del w:id="643" w:author="Cara Cardinale" w:date="2025-02-13T22:45:00Z"/>
        </w:rPr>
      </w:pPr>
      <w:del w:id="644" w:author="Cara Cardinale" w:date="2025-02-13T22:45:00Z">
        <w:r w:rsidDel="00B74494">
          <w:delText xml:space="preserve"> </w:delText>
        </w:r>
      </w:del>
    </w:p>
    <w:p w14:paraId="495F8235" w14:textId="77777777" w:rsidR="004E0EBB" w:rsidDel="00B74494" w:rsidRDefault="004E0EBB">
      <w:pPr>
        <w:pStyle w:val="pxformfin"/>
        <w:rPr>
          <w:del w:id="645" w:author="Cara Cardinale" w:date="2025-02-13T22:45:00Z"/>
        </w:rPr>
      </w:pPr>
      <w:del w:id="646"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a.. </w:delText>
        </w:r>
      </w:del>
    </w:p>
    <w:p w14:paraId="701315CD" w14:textId="77777777" w:rsidR="004E0EBB" w:rsidDel="00B74494" w:rsidRDefault="004E0EBB">
      <w:pPr>
        <w:pStyle w:val="pxformp"/>
        <w:rPr>
          <w:del w:id="647" w:author="Cara Cardinale" w:date="2025-02-13T22:45:00Z"/>
        </w:rPr>
      </w:pPr>
      <w:del w:id="648"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Twenty or more employees, and</w:delText>
        </w:r>
      </w:del>
    </w:p>
    <w:p w14:paraId="27383E8E" w14:textId="77777777" w:rsidR="004E0EBB" w:rsidDel="00B74494" w:rsidRDefault="004E0EBB">
      <w:pPr>
        <w:pStyle w:val="pxformfin"/>
        <w:rPr>
          <w:del w:id="649" w:author="Cara Cardinale" w:date="2025-02-13T22:45:00Z"/>
        </w:rPr>
      </w:pPr>
      <w:del w:id="650"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b.. </w:delText>
        </w:r>
      </w:del>
    </w:p>
    <w:p w14:paraId="33C48269" w14:textId="77777777" w:rsidR="004E0EBB" w:rsidDel="00B74494" w:rsidRDefault="004E0EBB">
      <w:pPr>
        <w:pStyle w:val="pxformp"/>
        <w:rPr>
          <w:del w:id="651" w:author="Cara Cardinale" w:date="2025-02-13T22:45:00Z"/>
        </w:rPr>
      </w:pPr>
      <w:del w:id="65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Revenue in excess of one million dollars</w:delText>
        </w:r>
      </w:del>
    </w:p>
    <w:p w14:paraId="14CBD229" w14:textId="77777777" w:rsidR="004E0EBB" w:rsidDel="00B74494" w:rsidRDefault="004E0EBB">
      <w:pPr>
        <w:pStyle w:val="pxformfin"/>
        <w:rPr>
          <w:del w:id="653" w:author="Cara Cardinale" w:date="2025-02-13T22:45:00Z"/>
        </w:rPr>
      </w:pPr>
      <w:del w:id="654" w:author="Cara Cardinale" w:date="2025-02-13T22:45:00Z">
        <w:r w:rsidDel="00B74494">
          <w:rPr>
            <w:color w:val="FF0000"/>
            <w:sz w:val="20"/>
            <w:szCs w:val="20"/>
            <w:vertAlign w:val="superscript"/>
          </w:rPr>
          <w:delText>►</w:delText>
        </w:r>
        <w:r w:rsidDel="00B74494">
          <w:fldChar w:fldCharType="begin"/>
        </w:r>
        <w:r w:rsidDel="00B74494">
          <w:delInstrText>fi.lvl="1"</w:delInstrText>
        </w:r>
        <w:r w:rsidDel="00B74494">
          <w:fldChar w:fldCharType="end"/>
        </w:r>
        <w:r w:rsidDel="00B74494">
          <w:delText xml:space="preserve">2.. </w:delText>
        </w:r>
      </w:del>
    </w:p>
    <w:p w14:paraId="6A4A2477" w14:textId="77777777" w:rsidR="004E0EBB" w:rsidDel="00B74494" w:rsidRDefault="004E0EBB">
      <w:pPr>
        <w:pStyle w:val="pxformp"/>
        <w:rPr>
          <w:del w:id="655" w:author="Cara Cardinale" w:date="2025-02-13T22:45:00Z"/>
        </w:rPr>
      </w:pPr>
      <w:del w:id="656"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Whistleblower Policy must cover:</w:delText>
        </w:r>
      </w:del>
    </w:p>
    <w:p w14:paraId="3965E490" w14:textId="77777777" w:rsidR="004E0EBB" w:rsidDel="00B74494" w:rsidRDefault="004E0EBB">
      <w:pPr>
        <w:pStyle w:val="pxformfl"/>
        <w:ind w:left="500"/>
        <w:rPr>
          <w:del w:id="657" w:author="Cara Cardinale" w:date="2025-02-13T22:45:00Z"/>
        </w:rPr>
      </w:pPr>
      <w:del w:id="658" w:author="Cara Cardinale" w:date="2025-02-13T22:45:00Z">
        <w:r w:rsidDel="00B74494">
          <w:delText xml:space="preserve"> </w:delText>
        </w:r>
      </w:del>
    </w:p>
    <w:p w14:paraId="14FE4168" w14:textId="77777777" w:rsidR="004E0EBB" w:rsidDel="00B74494" w:rsidRDefault="004E0EBB">
      <w:pPr>
        <w:pStyle w:val="pxformfin"/>
        <w:rPr>
          <w:del w:id="659" w:author="Cara Cardinale" w:date="2025-02-13T22:45:00Z"/>
        </w:rPr>
      </w:pPr>
      <w:del w:id="660"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a.. </w:delText>
        </w:r>
      </w:del>
    </w:p>
    <w:p w14:paraId="791FE521" w14:textId="77777777" w:rsidR="004E0EBB" w:rsidDel="00B74494" w:rsidRDefault="004E0EBB">
      <w:pPr>
        <w:pStyle w:val="pxformp"/>
        <w:rPr>
          <w:del w:id="661" w:author="Cara Cardinale" w:date="2025-02-13T22:45:00Z"/>
        </w:rPr>
      </w:pPr>
      <w:del w:id="66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directors</w:delText>
        </w:r>
      </w:del>
    </w:p>
    <w:p w14:paraId="57A62596" w14:textId="77777777" w:rsidR="004E0EBB" w:rsidDel="00B74494" w:rsidRDefault="004E0EBB">
      <w:pPr>
        <w:pStyle w:val="pxformfin"/>
        <w:rPr>
          <w:del w:id="663" w:author="Cara Cardinale" w:date="2025-02-13T22:45:00Z"/>
        </w:rPr>
      </w:pPr>
      <w:del w:id="664"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b.. </w:delText>
        </w:r>
      </w:del>
    </w:p>
    <w:p w14:paraId="1BFCDC69" w14:textId="77777777" w:rsidR="004E0EBB" w:rsidDel="00B74494" w:rsidRDefault="004E0EBB">
      <w:pPr>
        <w:pStyle w:val="pxformp"/>
        <w:rPr>
          <w:del w:id="665" w:author="Cara Cardinale" w:date="2025-02-13T22:45:00Z"/>
        </w:rPr>
      </w:pPr>
      <w:del w:id="666"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officers</w:delText>
        </w:r>
      </w:del>
    </w:p>
    <w:p w14:paraId="4EA077B8" w14:textId="77777777" w:rsidR="004E0EBB" w:rsidDel="00B74494" w:rsidRDefault="004E0EBB">
      <w:pPr>
        <w:pStyle w:val="pxformfin"/>
        <w:rPr>
          <w:del w:id="667" w:author="Cara Cardinale" w:date="2025-02-13T22:45:00Z"/>
        </w:rPr>
      </w:pPr>
      <w:del w:id="668"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c.. </w:delText>
        </w:r>
      </w:del>
    </w:p>
    <w:p w14:paraId="7D1DA3EF" w14:textId="77777777" w:rsidR="004E0EBB" w:rsidDel="00B74494" w:rsidRDefault="004E0EBB">
      <w:pPr>
        <w:pStyle w:val="pxformp"/>
        <w:rPr>
          <w:del w:id="669" w:author="Cara Cardinale" w:date="2025-02-13T22:45:00Z"/>
        </w:rPr>
      </w:pPr>
      <w:del w:id="670"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key persons</w:delText>
        </w:r>
      </w:del>
    </w:p>
    <w:p w14:paraId="7526FCB6" w14:textId="77777777" w:rsidR="004E0EBB" w:rsidDel="00B74494" w:rsidRDefault="004E0EBB">
      <w:pPr>
        <w:pStyle w:val="pxformfin"/>
        <w:rPr>
          <w:del w:id="671" w:author="Cara Cardinale" w:date="2025-02-13T22:45:00Z"/>
        </w:rPr>
      </w:pPr>
      <w:del w:id="672"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d.. </w:delText>
        </w:r>
      </w:del>
    </w:p>
    <w:p w14:paraId="73B9B9BD" w14:textId="77777777" w:rsidR="004E0EBB" w:rsidDel="00B74494" w:rsidRDefault="004E0EBB">
      <w:pPr>
        <w:pStyle w:val="pxformp"/>
        <w:rPr>
          <w:del w:id="673" w:author="Cara Cardinale" w:date="2025-02-13T22:45:00Z"/>
        </w:rPr>
      </w:pPr>
      <w:del w:id="674"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employees, and</w:delText>
        </w:r>
      </w:del>
    </w:p>
    <w:p w14:paraId="37178FF5" w14:textId="77777777" w:rsidR="004E0EBB" w:rsidDel="00B74494" w:rsidRDefault="004E0EBB">
      <w:pPr>
        <w:pStyle w:val="pxformfin"/>
        <w:rPr>
          <w:del w:id="675" w:author="Cara Cardinale" w:date="2025-02-13T22:45:00Z"/>
        </w:rPr>
      </w:pPr>
      <w:del w:id="676"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e.. </w:delText>
        </w:r>
      </w:del>
    </w:p>
    <w:p w14:paraId="1DFA6D11" w14:textId="77777777" w:rsidR="004E0EBB" w:rsidDel="00B74494" w:rsidRDefault="004E0EBB">
      <w:pPr>
        <w:pStyle w:val="pxformp"/>
        <w:rPr>
          <w:del w:id="677" w:author="Cara Cardinale" w:date="2025-02-13T22:45:00Z"/>
        </w:rPr>
      </w:pPr>
      <w:del w:id="678"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volunteers</w:delText>
        </w:r>
      </w:del>
    </w:p>
    <w:p w14:paraId="2B36EE75" w14:textId="77777777" w:rsidR="004E0EBB" w:rsidDel="00B74494" w:rsidRDefault="004E0EBB">
      <w:pPr>
        <w:pStyle w:val="pxformfin"/>
        <w:rPr>
          <w:del w:id="679" w:author="Cara Cardinale" w:date="2025-02-13T22:45:00Z"/>
        </w:rPr>
      </w:pPr>
      <w:del w:id="680" w:author="Cara Cardinale" w:date="2025-02-13T22:45:00Z">
        <w:r w:rsidDel="00B74494">
          <w:rPr>
            <w:color w:val="FF0000"/>
            <w:sz w:val="20"/>
            <w:szCs w:val="20"/>
            <w:vertAlign w:val="superscript"/>
          </w:rPr>
          <w:delText>►</w:delText>
        </w:r>
        <w:r w:rsidDel="00B74494">
          <w:fldChar w:fldCharType="begin"/>
        </w:r>
        <w:r w:rsidDel="00B74494">
          <w:delInstrText>fi.lvl="1"</w:delInstrText>
        </w:r>
        <w:r w:rsidDel="00B74494">
          <w:fldChar w:fldCharType="end"/>
        </w:r>
        <w:r w:rsidDel="00B74494">
          <w:delText xml:space="preserve">3.. </w:delText>
        </w:r>
      </w:del>
    </w:p>
    <w:p w14:paraId="7566CAB4" w14:textId="77777777" w:rsidR="004E0EBB" w:rsidDel="00B74494" w:rsidRDefault="004E0EBB">
      <w:pPr>
        <w:pStyle w:val="pxformp"/>
        <w:rPr>
          <w:del w:id="681" w:author="Cara Cardinale" w:date="2025-02-13T22:45:00Z"/>
        </w:rPr>
      </w:pPr>
      <w:del w:id="68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Whistleblower report must be:</w:delText>
        </w:r>
      </w:del>
    </w:p>
    <w:p w14:paraId="037B512F" w14:textId="77777777" w:rsidR="004E0EBB" w:rsidDel="00B74494" w:rsidRDefault="004E0EBB">
      <w:pPr>
        <w:pStyle w:val="pxformfl"/>
        <w:ind w:left="500"/>
        <w:rPr>
          <w:del w:id="683" w:author="Cara Cardinale" w:date="2025-02-13T22:45:00Z"/>
        </w:rPr>
      </w:pPr>
      <w:del w:id="684" w:author="Cara Cardinale" w:date="2025-02-13T22:45:00Z">
        <w:r w:rsidDel="00B74494">
          <w:delText xml:space="preserve"> </w:delText>
        </w:r>
      </w:del>
    </w:p>
    <w:p w14:paraId="2CE619DE" w14:textId="77777777" w:rsidR="004E0EBB" w:rsidDel="00B74494" w:rsidRDefault="004E0EBB">
      <w:pPr>
        <w:pStyle w:val="pxformfin"/>
        <w:rPr>
          <w:del w:id="685" w:author="Cara Cardinale" w:date="2025-02-13T22:45:00Z"/>
        </w:rPr>
      </w:pPr>
      <w:del w:id="686"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a.. </w:delText>
        </w:r>
      </w:del>
    </w:p>
    <w:p w14:paraId="127B306B" w14:textId="77777777" w:rsidR="004E0EBB" w:rsidDel="00B74494" w:rsidRDefault="004E0EBB">
      <w:pPr>
        <w:pStyle w:val="pxformp"/>
        <w:rPr>
          <w:del w:id="687" w:author="Cara Cardinale" w:date="2025-02-13T22:45:00Z"/>
        </w:rPr>
      </w:pPr>
      <w:del w:id="688"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made in good faith, and</w:delText>
        </w:r>
      </w:del>
    </w:p>
    <w:p w14:paraId="1AFD3963" w14:textId="77777777" w:rsidR="004E0EBB" w:rsidDel="00B74494" w:rsidRDefault="004E0EBB">
      <w:pPr>
        <w:pStyle w:val="pxformfin"/>
        <w:rPr>
          <w:del w:id="689" w:author="Cara Cardinale" w:date="2025-02-13T22:45:00Z"/>
        </w:rPr>
      </w:pPr>
      <w:del w:id="690"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b.. </w:delText>
        </w:r>
      </w:del>
    </w:p>
    <w:p w14:paraId="7F8F4D7F" w14:textId="77777777" w:rsidR="004E0EBB" w:rsidDel="00B74494" w:rsidRDefault="004E0EBB">
      <w:pPr>
        <w:pStyle w:val="pxformp"/>
        <w:rPr>
          <w:del w:id="691" w:author="Cara Cardinale" w:date="2025-02-13T22:45:00Z"/>
        </w:rPr>
      </w:pPr>
      <w:del w:id="69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concern</w:delText>
        </w:r>
      </w:del>
    </w:p>
    <w:p w14:paraId="379D0CBB" w14:textId="77777777" w:rsidR="004E0EBB" w:rsidDel="00B74494" w:rsidRDefault="004E0EBB">
      <w:pPr>
        <w:pStyle w:val="pxformfl"/>
        <w:ind w:left="500"/>
        <w:rPr>
          <w:del w:id="693" w:author="Cara Cardinale" w:date="2025-02-13T22:45:00Z"/>
        </w:rPr>
      </w:pPr>
      <w:del w:id="694" w:author="Cara Cardinale" w:date="2025-02-13T22:45:00Z">
        <w:r w:rsidDel="00B74494">
          <w:delText xml:space="preserve"> </w:delText>
        </w:r>
      </w:del>
    </w:p>
    <w:p w14:paraId="1EFE24B2" w14:textId="77777777" w:rsidR="004E0EBB" w:rsidDel="00B74494" w:rsidRDefault="004E0EBB">
      <w:pPr>
        <w:pStyle w:val="pxformfin"/>
        <w:rPr>
          <w:del w:id="695" w:author="Cara Cardinale" w:date="2025-02-13T22:45:00Z"/>
        </w:rPr>
      </w:pPr>
      <w:del w:id="696" w:author="Cara Cardinale" w:date="2025-02-13T22:45:00Z">
        <w:r w:rsidDel="00B74494">
          <w:rPr>
            <w:color w:val="FF0000"/>
            <w:sz w:val="20"/>
            <w:szCs w:val="20"/>
            <w:vertAlign w:val="superscript"/>
          </w:rPr>
          <w:delText>►</w:delText>
        </w:r>
        <w:r w:rsidDel="00B74494">
          <w:fldChar w:fldCharType="begin"/>
        </w:r>
        <w:r w:rsidDel="00B74494">
          <w:delInstrText>fi.lvl="3"</w:delInstrText>
        </w:r>
        <w:r w:rsidDel="00B74494">
          <w:fldChar w:fldCharType="end"/>
        </w:r>
        <w:r w:rsidDel="00B74494">
          <w:delText xml:space="preserve">(i). </w:delText>
        </w:r>
      </w:del>
    </w:p>
    <w:p w14:paraId="16D29470" w14:textId="77777777" w:rsidR="004E0EBB" w:rsidDel="00B74494" w:rsidRDefault="004E0EBB">
      <w:pPr>
        <w:pStyle w:val="pxformp"/>
        <w:rPr>
          <w:del w:id="697" w:author="Cara Cardinale" w:date="2025-02-13T22:45:00Z"/>
        </w:rPr>
      </w:pPr>
      <w:del w:id="698"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improper conduct, or</w:delText>
        </w:r>
      </w:del>
    </w:p>
    <w:p w14:paraId="27954303" w14:textId="77777777" w:rsidR="004E0EBB" w:rsidDel="00B74494" w:rsidRDefault="004E0EBB">
      <w:pPr>
        <w:pStyle w:val="pxformfin"/>
        <w:rPr>
          <w:del w:id="699" w:author="Cara Cardinale" w:date="2025-02-13T22:45:00Z"/>
        </w:rPr>
      </w:pPr>
      <w:del w:id="700" w:author="Cara Cardinale" w:date="2025-02-13T22:45:00Z">
        <w:r w:rsidDel="00B74494">
          <w:rPr>
            <w:color w:val="FF0000"/>
            <w:sz w:val="20"/>
            <w:szCs w:val="20"/>
            <w:vertAlign w:val="superscript"/>
          </w:rPr>
          <w:delText>►</w:delText>
        </w:r>
        <w:r w:rsidDel="00B74494">
          <w:fldChar w:fldCharType="begin"/>
        </w:r>
        <w:r w:rsidDel="00B74494">
          <w:delInstrText>fi.lvl="3"</w:delInstrText>
        </w:r>
        <w:r w:rsidDel="00B74494">
          <w:fldChar w:fldCharType="end"/>
        </w:r>
        <w:r w:rsidDel="00B74494">
          <w:delText xml:space="preserve">(ii). </w:delText>
        </w:r>
      </w:del>
    </w:p>
    <w:p w14:paraId="24389804" w14:textId="77777777" w:rsidR="004E0EBB" w:rsidDel="00B74494" w:rsidRDefault="004E0EBB">
      <w:pPr>
        <w:pStyle w:val="pxformp"/>
        <w:rPr>
          <w:del w:id="701" w:author="Cara Cardinale" w:date="2025-02-13T22:45:00Z"/>
        </w:rPr>
      </w:pPr>
      <w:del w:id="70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suspected improper conduct</w:delText>
        </w:r>
      </w:del>
    </w:p>
    <w:p w14:paraId="2A2CA7B2" w14:textId="77777777" w:rsidR="004E0EBB" w:rsidDel="00B74494" w:rsidRDefault="004E0EBB">
      <w:pPr>
        <w:pStyle w:val="pxformfin"/>
        <w:rPr>
          <w:del w:id="703" w:author="Cara Cardinale" w:date="2025-02-13T22:45:00Z"/>
        </w:rPr>
      </w:pPr>
      <w:del w:id="704" w:author="Cara Cardinale" w:date="2025-02-13T22:45:00Z">
        <w:r w:rsidDel="00B74494">
          <w:rPr>
            <w:color w:val="FF0000"/>
            <w:sz w:val="20"/>
            <w:szCs w:val="20"/>
            <w:vertAlign w:val="superscript"/>
          </w:rPr>
          <w:delText>►</w:delText>
        </w:r>
        <w:r w:rsidDel="00B74494">
          <w:fldChar w:fldCharType="begin"/>
        </w:r>
        <w:r w:rsidDel="00B74494">
          <w:delInstrText>fi.lvl="3"</w:delInstrText>
        </w:r>
        <w:r w:rsidDel="00B74494">
          <w:fldChar w:fldCharType="end"/>
        </w:r>
        <w:r w:rsidDel="00B74494">
          <w:delText xml:space="preserve">(iii). </w:delText>
        </w:r>
      </w:del>
    </w:p>
    <w:p w14:paraId="0E2A3421" w14:textId="77777777" w:rsidR="004E0EBB" w:rsidDel="00B74494" w:rsidRDefault="004E0EBB">
      <w:pPr>
        <w:pStyle w:val="pxformp"/>
        <w:rPr>
          <w:del w:id="705" w:author="Cara Cardinale" w:date="2025-02-13T22:45:00Z"/>
        </w:rPr>
      </w:pPr>
      <w:del w:id="706"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taken by or within the corporation</w:delText>
        </w:r>
      </w:del>
    </w:p>
    <w:p w14:paraId="041E8F03" w14:textId="77777777" w:rsidR="004E0EBB" w:rsidDel="00B74494" w:rsidRDefault="004E0EBB">
      <w:pPr>
        <w:pStyle w:val="pxformfin"/>
        <w:rPr>
          <w:del w:id="707" w:author="Cara Cardinale" w:date="2025-02-13T22:45:00Z"/>
        </w:rPr>
      </w:pPr>
      <w:del w:id="708" w:author="Cara Cardinale" w:date="2025-02-13T22:45:00Z">
        <w:r w:rsidDel="00B74494">
          <w:rPr>
            <w:color w:val="FF0000"/>
            <w:sz w:val="20"/>
            <w:szCs w:val="20"/>
            <w:vertAlign w:val="superscript"/>
          </w:rPr>
          <w:delText>►</w:delText>
        </w:r>
        <w:r w:rsidDel="00B74494">
          <w:fldChar w:fldCharType="begin"/>
        </w:r>
        <w:r w:rsidDel="00B74494">
          <w:delInstrText>fi.lvl="1"</w:delInstrText>
        </w:r>
        <w:r w:rsidDel="00B74494">
          <w:fldChar w:fldCharType="end"/>
        </w:r>
        <w:r w:rsidDel="00B74494">
          <w:delText xml:space="preserve">4.. </w:delText>
        </w:r>
      </w:del>
    </w:p>
    <w:p w14:paraId="23612256" w14:textId="77777777" w:rsidR="004E0EBB" w:rsidDel="00B74494" w:rsidRDefault="004E0EBB">
      <w:pPr>
        <w:pStyle w:val="pxformp"/>
        <w:rPr>
          <w:del w:id="709" w:author="Cara Cardinale" w:date="2025-02-13T22:45:00Z"/>
        </w:rPr>
      </w:pPr>
      <w:del w:id="710"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Whistleblower Policy must prohibit:</w:delText>
        </w:r>
      </w:del>
    </w:p>
    <w:p w14:paraId="606EF237" w14:textId="77777777" w:rsidR="004E0EBB" w:rsidDel="00B74494" w:rsidRDefault="004E0EBB">
      <w:pPr>
        <w:pStyle w:val="pxformfl"/>
        <w:ind w:left="500"/>
        <w:rPr>
          <w:del w:id="711" w:author="Cara Cardinale" w:date="2025-02-13T22:45:00Z"/>
        </w:rPr>
      </w:pPr>
      <w:del w:id="712" w:author="Cara Cardinale" w:date="2025-02-13T22:45:00Z">
        <w:r w:rsidDel="00B74494">
          <w:delText xml:space="preserve"> </w:delText>
        </w:r>
      </w:del>
    </w:p>
    <w:p w14:paraId="1B4F11EE" w14:textId="77777777" w:rsidR="004E0EBB" w:rsidDel="00B74494" w:rsidRDefault="004E0EBB">
      <w:pPr>
        <w:pStyle w:val="pxformfin"/>
        <w:rPr>
          <w:del w:id="713" w:author="Cara Cardinale" w:date="2025-02-13T22:45:00Z"/>
        </w:rPr>
      </w:pPr>
      <w:del w:id="714"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a.. </w:delText>
        </w:r>
      </w:del>
    </w:p>
    <w:p w14:paraId="436FAB28" w14:textId="77777777" w:rsidR="004E0EBB" w:rsidDel="00B74494" w:rsidRDefault="004E0EBB">
      <w:pPr>
        <w:pStyle w:val="pxformp"/>
        <w:rPr>
          <w:del w:id="715" w:author="Cara Cardinale" w:date="2025-02-13T22:45:00Z"/>
        </w:rPr>
      </w:pPr>
      <w:del w:id="716"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intimidation</w:delText>
        </w:r>
      </w:del>
    </w:p>
    <w:p w14:paraId="2E05F340" w14:textId="77777777" w:rsidR="004E0EBB" w:rsidDel="00B74494" w:rsidRDefault="004E0EBB">
      <w:pPr>
        <w:pStyle w:val="pxformfin"/>
        <w:rPr>
          <w:del w:id="717" w:author="Cara Cardinale" w:date="2025-02-13T22:45:00Z"/>
        </w:rPr>
      </w:pPr>
      <w:del w:id="718"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b.. </w:delText>
        </w:r>
      </w:del>
    </w:p>
    <w:p w14:paraId="3551B04C" w14:textId="77777777" w:rsidR="004E0EBB" w:rsidDel="00B74494" w:rsidRDefault="004E0EBB">
      <w:pPr>
        <w:pStyle w:val="pxformp"/>
        <w:rPr>
          <w:del w:id="719" w:author="Cara Cardinale" w:date="2025-02-13T22:45:00Z"/>
        </w:rPr>
      </w:pPr>
      <w:del w:id="720"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harassment</w:delText>
        </w:r>
      </w:del>
    </w:p>
    <w:p w14:paraId="19E5297B" w14:textId="77777777" w:rsidR="004E0EBB" w:rsidDel="00B74494" w:rsidRDefault="004E0EBB">
      <w:pPr>
        <w:pStyle w:val="pxformfin"/>
        <w:rPr>
          <w:del w:id="721" w:author="Cara Cardinale" w:date="2025-02-13T22:45:00Z"/>
        </w:rPr>
      </w:pPr>
      <w:del w:id="722"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c.. </w:delText>
        </w:r>
      </w:del>
    </w:p>
    <w:p w14:paraId="07750D4F" w14:textId="77777777" w:rsidR="004E0EBB" w:rsidDel="00B74494" w:rsidRDefault="004E0EBB">
      <w:pPr>
        <w:pStyle w:val="pxformp"/>
        <w:rPr>
          <w:del w:id="723" w:author="Cara Cardinale" w:date="2025-02-13T22:45:00Z"/>
        </w:rPr>
      </w:pPr>
      <w:del w:id="724"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discrimination</w:delText>
        </w:r>
      </w:del>
    </w:p>
    <w:p w14:paraId="308C36F7" w14:textId="77777777" w:rsidR="004E0EBB" w:rsidDel="00B74494" w:rsidRDefault="004E0EBB">
      <w:pPr>
        <w:pStyle w:val="pxformfin"/>
        <w:rPr>
          <w:del w:id="725" w:author="Cara Cardinale" w:date="2025-02-13T22:45:00Z"/>
        </w:rPr>
      </w:pPr>
      <w:del w:id="726"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d.. </w:delText>
        </w:r>
      </w:del>
    </w:p>
    <w:p w14:paraId="0E255C1A" w14:textId="77777777" w:rsidR="004E0EBB" w:rsidDel="00B74494" w:rsidRDefault="004E0EBB">
      <w:pPr>
        <w:pStyle w:val="pxformp"/>
        <w:rPr>
          <w:del w:id="727" w:author="Cara Cardinale" w:date="2025-02-13T22:45:00Z"/>
        </w:rPr>
      </w:pPr>
      <w:del w:id="728"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adverse employment consequences, and</w:delText>
        </w:r>
      </w:del>
    </w:p>
    <w:p w14:paraId="4A4B1807" w14:textId="77777777" w:rsidR="004E0EBB" w:rsidDel="00B74494" w:rsidRDefault="004E0EBB">
      <w:pPr>
        <w:pStyle w:val="pxformfin"/>
        <w:rPr>
          <w:del w:id="729" w:author="Cara Cardinale" w:date="2025-02-13T22:45:00Z"/>
        </w:rPr>
      </w:pPr>
      <w:del w:id="730"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e.. </w:delText>
        </w:r>
      </w:del>
    </w:p>
    <w:p w14:paraId="3DE5A26E" w14:textId="77777777" w:rsidR="004E0EBB" w:rsidDel="00B74494" w:rsidRDefault="004E0EBB">
      <w:pPr>
        <w:pStyle w:val="pxformp"/>
        <w:rPr>
          <w:del w:id="731" w:author="Cara Cardinale" w:date="2025-02-13T22:45:00Z"/>
        </w:rPr>
      </w:pPr>
      <w:del w:id="73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other retaliation</w:delText>
        </w:r>
      </w:del>
    </w:p>
    <w:p w14:paraId="2D95204B" w14:textId="77777777" w:rsidR="004E0EBB" w:rsidDel="00B74494" w:rsidRDefault="004E0EBB">
      <w:pPr>
        <w:pStyle w:val="pxformfin"/>
        <w:rPr>
          <w:del w:id="733" w:author="Cara Cardinale" w:date="2025-02-13T22:45:00Z"/>
        </w:rPr>
      </w:pPr>
      <w:del w:id="734" w:author="Cara Cardinale" w:date="2025-02-13T22:45:00Z">
        <w:r w:rsidDel="00B74494">
          <w:rPr>
            <w:color w:val="FF0000"/>
            <w:sz w:val="20"/>
            <w:szCs w:val="20"/>
            <w:vertAlign w:val="superscript"/>
          </w:rPr>
          <w:delText>►</w:delText>
        </w:r>
        <w:r w:rsidDel="00B74494">
          <w:fldChar w:fldCharType="begin"/>
        </w:r>
        <w:r w:rsidDel="00B74494">
          <w:delInstrText>fi.lvl="1"</w:delInstrText>
        </w:r>
        <w:r w:rsidDel="00B74494">
          <w:fldChar w:fldCharType="end"/>
        </w:r>
        <w:r w:rsidDel="00B74494">
          <w:delText xml:space="preserve">5.. </w:delText>
        </w:r>
      </w:del>
    </w:p>
    <w:p w14:paraId="4D0497EA" w14:textId="77777777" w:rsidR="004E0EBB" w:rsidDel="00B74494" w:rsidRDefault="004E0EBB">
      <w:pPr>
        <w:pStyle w:val="pxformp"/>
        <w:rPr>
          <w:del w:id="735" w:author="Cara Cardinale" w:date="2025-02-13T22:45:00Z"/>
        </w:rPr>
      </w:pPr>
      <w:del w:id="736"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Improper conduct is conduct that is</w:delText>
        </w:r>
      </w:del>
    </w:p>
    <w:p w14:paraId="4444CE77" w14:textId="77777777" w:rsidR="004E0EBB" w:rsidDel="00B74494" w:rsidRDefault="004E0EBB">
      <w:pPr>
        <w:pStyle w:val="pxformfl"/>
        <w:ind w:left="500"/>
        <w:rPr>
          <w:del w:id="737" w:author="Cara Cardinale" w:date="2025-02-13T22:45:00Z"/>
        </w:rPr>
      </w:pPr>
      <w:del w:id="738" w:author="Cara Cardinale" w:date="2025-02-13T22:45:00Z">
        <w:r w:rsidDel="00B74494">
          <w:delText xml:space="preserve"> </w:delText>
        </w:r>
      </w:del>
    </w:p>
    <w:p w14:paraId="1EB178A2" w14:textId="77777777" w:rsidR="004E0EBB" w:rsidDel="00B74494" w:rsidRDefault="004E0EBB">
      <w:pPr>
        <w:pStyle w:val="pxformfin"/>
        <w:rPr>
          <w:del w:id="739" w:author="Cara Cardinale" w:date="2025-02-13T22:45:00Z"/>
        </w:rPr>
      </w:pPr>
      <w:del w:id="740"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a.. </w:delText>
        </w:r>
      </w:del>
    </w:p>
    <w:p w14:paraId="196DAAAF" w14:textId="77777777" w:rsidR="004E0EBB" w:rsidDel="00B74494" w:rsidRDefault="004E0EBB">
      <w:pPr>
        <w:pStyle w:val="pxformp"/>
        <w:rPr>
          <w:del w:id="741" w:author="Cara Cardinale" w:date="2025-02-13T22:45:00Z"/>
        </w:rPr>
      </w:pPr>
      <w:del w:id="74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illegal</w:delText>
        </w:r>
      </w:del>
    </w:p>
    <w:p w14:paraId="1F39A829" w14:textId="77777777" w:rsidR="004E0EBB" w:rsidDel="00B74494" w:rsidRDefault="004E0EBB">
      <w:pPr>
        <w:pStyle w:val="pxformfin"/>
        <w:rPr>
          <w:del w:id="743" w:author="Cara Cardinale" w:date="2025-02-13T22:45:00Z"/>
        </w:rPr>
      </w:pPr>
      <w:del w:id="744"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b.. </w:delText>
        </w:r>
      </w:del>
    </w:p>
    <w:p w14:paraId="01F4E34C" w14:textId="77777777" w:rsidR="004E0EBB" w:rsidDel="00B74494" w:rsidRDefault="004E0EBB">
      <w:pPr>
        <w:pStyle w:val="pxformp"/>
        <w:rPr>
          <w:del w:id="745" w:author="Cara Cardinale" w:date="2025-02-13T22:45:00Z"/>
        </w:rPr>
      </w:pPr>
      <w:del w:id="746"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fraudulent, or</w:delText>
        </w:r>
      </w:del>
    </w:p>
    <w:p w14:paraId="2AC08924" w14:textId="77777777" w:rsidR="004E0EBB" w:rsidDel="00B74494" w:rsidRDefault="004E0EBB">
      <w:pPr>
        <w:pStyle w:val="pxformfin"/>
        <w:rPr>
          <w:del w:id="747" w:author="Cara Cardinale" w:date="2025-02-13T22:45:00Z"/>
        </w:rPr>
      </w:pPr>
      <w:del w:id="748"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c.. </w:delText>
        </w:r>
      </w:del>
    </w:p>
    <w:p w14:paraId="3759FC34" w14:textId="77777777" w:rsidR="004E0EBB" w:rsidDel="00B74494" w:rsidRDefault="004E0EBB">
      <w:pPr>
        <w:pStyle w:val="pxformp"/>
        <w:rPr>
          <w:del w:id="749" w:author="Cara Cardinale" w:date="2025-02-13T22:45:00Z"/>
        </w:rPr>
      </w:pPr>
      <w:del w:id="750"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violative of an adopted corporation policy</w:delText>
        </w:r>
      </w:del>
    </w:p>
    <w:p w14:paraId="122D245F" w14:textId="77777777" w:rsidR="004E0EBB" w:rsidDel="00B74494" w:rsidRDefault="004E0EBB">
      <w:pPr>
        <w:pStyle w:val="pxformfin"/>
        <w:rPr>
          <w:del w:id="751" w:author="Cara Cardinale" w:date="2025-02-13T22:45:00Z"/>
        </w:rPr>
      </w:pPr>
      <w:del w:id="752" w:author="Cara Cardinale" w:date="2025-02-13T22:45:00Z">
        <w:r w:rsidDel="00B74494">
          <w:rPr>
            <w:color w:val="FF0000"/>
            <w:sz w:val="20"/>
            <w:szCs w:val="20"/>
            <w:vertAlign w:val="superscript"/>
          </w:rPr>
          <w:delText>►</w:delText>
        </w:r>
        <w:r w:rsidDel="00B74494">
          <w:fldChar w:fldCharType="begin"/>
        </w:r>
        <w:r w:rsidDel="00B74494">
          <w:delInstrText>fi.lvl="1"</w:delInstrText>
        </w:r>
        <w:r w:rsidDel="00B74494">
          <w:fldChar w:fldCharType="end"/>
        </w:r>
        <w:r w:rsidDel="00B74494">
          <w:delText xml:space="preserve">6.. </w:delText>
        </w:r>
      </w:del>
    </w:p>
    <w:p w14:paraId="68D8FCF1" w14:textId="77777777" w:rsidR="004E0EBB" w:rsidDel="00B74494" w:rsidRDefault="004E0EBB">
      <w:pPr>
        <w:pStyle w:val="pxformp"/>
        <w:rPr>
          <w:del w:id="753" w:author="Cara Cardinale" w:date="2025-02-13T22:45:00Z"/>
        </w:rPr>
      </w:pPr>
      <w:del w:id="754"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Required provisions of Whistleblower policy:</w:delText>
        </w:r>
      </w:del>
    </w:p>
    <w:p w14:paraId="676C9EBD" w14:textId="77777777" w:rsidR="004E0EBB" w:rsidDel="00B74494" w:rsidRDefault="004E0EBB">
      <w:pPr>
        <w:pStyle w:val="pxformfl"/>
        <w:ind w:left="500"/>
        <w:rPr>
          <w:del w:id="755" w:author="Cara Cardinale" w:date="2025-02-13T22:45:00Z"/>
        </w:rPr>
      </w:pPr>
      <w:del w:id="756" w:author="Cara Cardinale" w:date="2025-02-13T22:45:00Z">
        <w:r w:rsidDel="00B74494">
          <w:delText xml:space="preserve"> </w:delText>
        </w:r>
      </w:del>
    </w:p>
    <w:p w14:paraId="4D1295CC" w14:textId="77777777" w:rsidR="004E0EBB" w:rsidDel="00B74494" w:rsidRDefault="004E0EBB">
      <w:pPr>
        <w:pStyle w:val="pxformfin"/>
        <w:rPr>
          <w:del w:id="757" w:author="Cara Cardinale" w:date="2025-02-13T22:45:00Z"/>
        </w:rPr>
      </w:pPr>
      <w:del w:id="758"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a.. </w:delText>
        </w:r>
      </w:del>
    </w:p>
    <w:p w14:paraId="5D09847B" w14:textId="77777777" w:rsidR="004E0EBB" w:rsidDel="00B74494" w:rsidRDefault="004E0EBB">
      <w:pPr>
        <w:pStyle w:val="pxformp"/>
        <w:rPr>
          <w:del w:id="759" w:author="Cara Cardinale" w:date="2025-02-13T22:45:00Z"/>
        </w:rPr>
      </w:pPr>
      <w:del w:id="760"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Procedures for the reporting violations or suspected violations of laws or corporate policies, including procedures for preserving the confidentiality of reported information;</w:delText>
        </w:r>
      </w:del>
    </w:p>
    <w:p w14:paraId="512C4690" w14:textId="77777777" w:rsidR="004E0EBB" w:rsidDel="00B74494" w:rsidRDefault="004E0EBB">
      <w:pPr>
        <w:pStyle w:val="pxformfin"/>
        <w:rPr>
          <w:del w:id="761" w:author="Cara Cardinale" w:date="2025-02-13T22:45:00Z"/>
        </w:rPr>
      </w:pPr>
      <w:del w:id="762"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b.. </w:delText>
        </w:r>
      </w:del>
    </w:p>
    <w:p w14:paraId="2A9BE106" w14:textId="77777777" w:rsidR="004E0EBB" w:rsidDel="00B74494" w:rsidRDefault="004E0EBB">
      <w:pPr>
        <w:pStyle w:val="pxformp"/>
        <w:rPr>
          <w:del w:id="763" w:author="Cara Cardinale" w:date="2025-02-13T22:45:00Z"/>
        </w:rPr>
      </w:pPr>
      <w:del w:id="764"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A requirement that an employee, officer or director of the corporation be designated to administer the whistleblower policy and to report to the board or an authorized committee thereof, except that directors who are employees may not participate in any board or committee deliberations or voting relating to administration of the whistleblower policy;</w:delText>
        </w:r>
      </w:del>
    </w:p>
    <w:p w14:paraId="39146D6F" w14:textId="77777777" w:rsidR="004E0EBB" w:rsidDel="00B74494" w:rsidRDefault="004E0EBB">
      <w:pPr>
        <w:pStyle w:val="pxformfin"/>
        <w:rPr>
          <w:del w:id="765" w:author="Cara Cardinale" w:date="2025-02-13T22:45:00Z"/>
        </w:rPr>
      </w:pPr>
      <w:del w:id="766"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c.. </w:delText>
        </w:r>
      </w:del>
    </w:p>
    <w:p w14:paraId="5FB71563" w14:textId="77777777" w:rsidR="004E0EBB" w:rsidDel="00B74494" w:rsidRDefault="004E0EBB">
      <w:pPr>
        <w:pStyle w:val="pxformp"/>
        <w:rPr>
          <w:del w:id="767" w:author="Cara Cardinale" w:date="2025-02-13T22:45:00Z"/>
        </w:rPr>
      </w:pPr>
      <w:del w:id="768"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A requirement that the person who is the subject of a whistleblower complaint not be present at or participate in board or committee deliberations or vote on the matter relating to such complaint, provided that nothing in this subparagraph shall prohibit the board or committee from requesting that the person who is subject to the complaint present information as background or answer questions at a committee or board meeting prior to the commencement of deliberations or voting relating thereto; and</w:delText>
        </w:r>
      </w:del>
    </w:p>
    <w:p w14:paraId="0DBC5D8C" w14:textId="77777777" w:rsidR="004E0EBB" w:rsidDel="00B74494" w:rsidRDefault="004E0EBB">
      <w:pPr>
        <w:pStyle w:val="pxformfin"/>
        <w:rPr>
          <w:del w:id="769" w:author="Cara Cardinale" w:date="2025-02-13T22:45:00Z"/>
        </w:rPr>
      </w:pPr>
      <w:del w:id="770" w:author="Cara Cardinale" w:date="2025-02-13T22:45:00Z">
        <w:r w:rsidDel="00B74494">
          <w:rPr>
            <w:color w:val="FF0000"/>
            <w:sz w:val="20"/>
            <w:szCs w:val="20"/>
            <w:vertAlign w:val="superscript"/>
          </w:rPr>
          <w:delText>►</w:delText>
        </w:r>
        <w:r w:rsidDel="00B74494">
          <w:fldChar w:fldCharType="begin"/>
        </w:r>
        <w:r w:rsidDel="00B74494">
          <w:delInstrText>fi.lvl="2"</w:delInstrText>
        </w:r>
        <w:r w:rsidDel="00B74494">
          <w:fldChar w:fldCharType="end"/>
        </w:r>
        <w:r w:rsidDel="00B74494">
          <w:delText xml:space="preserve">d.. </w:delText>
        </w:r>
      </w:del>
    </w:p>
    <w:p w14:paraId="0E5D6A87" w14:textId="77777777" w:rsidR="004E0EBB" w:rsidDel="00B74494" w:rsidRDefault="004E0EBB">
      <w:pPr>
        <w:pStyle w:val="pxformp"/>
        <w:rPr>
          <w:del w:id="771" w:author="Cara Cardinale" w:date="2025-02-13T22:45:00Z"/>
        </w:rPr>
      </w:pPr>
      <w:del w:id="77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A requirement that a copy of the policy be distributed to all directors, officers, key persons, employees and to volunteers who provide substantial services to the corporation, by</w:delText>
        </w:r>
      </w:del>
    </w:p>
    <w:p w14:paraId="30CC6608" w14:textId="77777777" w:rsidR="004E0EBB" w:rsidDel="00B74494" w:rsidRDefault="004E0EBB">
      <w:pPr>
        <w:pStyle w:val="pxformfl"/>
        <w:ind w:left="500"/>
        <w:rPr>
          <w:del w:id="773" w:author="Cara Cardinale" w:date="2025-02-13T22:45:00Z"/>
        </w:rPr>
      </w:pPr>
      <w:del w:id="774" w:author="Cara Cardinale" w:date="2025-02-13T22:45:00Z">
        <w:r w:rsidDel="00B74494">
          <w:delText xml:space="preserve"> </w:delText>
        </w:r>
      </w:del>
    </w:p>
    <w:p w14:paraId="2C730218" w14:textId="77777777" w:rsidR="004E0EBB" w:rsidDel="00B74494" w:rsidRDefault="004E0EBB">
      <w:pPr>
        <w:pStyle w:val="pxformfin"/>
        <w:rPr>
          <w:del w:id="775" w:author="Cara Cardinale" w:date="2025-02-13T22:45:00Z"/>
        </w:rPr>
      </w:pPr>
      <w:del w:id="776" w:author="Cara Cardinale" w:date="2025-02-13T22:45:00Z">
        <w:r w:rsidDel="00B74494">
          <w:rPr>
            <w:color w:val="FF0000"/>
            <w:sz w:val="20"/>
            <w:szCs w:val="20"/>
            <w:vertAlign w:val="superscript"/>
          </w:rPr>
          <w:delText>►</w:delText>
        </w:r>
        <w:r w:rsidDel="00B74494">
          <w:fldChar w:fldCharType="begin"/>
        </w:r>
        <w:r w:rsidDel="00B74494">
          <w:delInstrText>fi.lvl="3"</w:delInstrText>
        </w:r>
        <w:r w:rsidDel="00B74494">
          <w:fldChar w:fldCharType="end"/>
        </w:r>
        <w:r w:rsidDel="00B74494">
          <w:delText xml:space="preserve">(i). </w:delText>
        </w:r>
      </w:del>
    </w:p>
    <w:p w14:paraId="53242D9B" w14:textId="77777777" w:rsidR="004E0EBB" w:rsidDel="00B74494" w:rsidRDefault="004E0EBB">
      <w:pPr>
        <w:pStyle w:val="pxformp"/>
        <w:rPr>
          <w:del w:id="777" w:author="Cara Cardinale" w:date="2025-02-13T22:45:00Z"/>
        </w:rPr>
      </w:pPr>
      <w:del w:id="778"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posting the policy on the corporation's website</w:delText>
        </w:r>
      </w:del>
    </w:p>
    <w:p w14:paraId="2DF679D0" w14:textId="77777777" w:rsidR="004E0EBB" w:rsidDel="00B74494" w:rsidRDefault="004E0EBB">
      <w:pPr>
        <w:pStyle w:val="pxformfin"/>
        <w:rPr>
          <w:del w:id="779" w:author="Cara Cardinale" w:date="2025-02-13T22:45:00Z"/>
        </w:rPr>
      </w:pPr>
      <w:del w:id="780" w:author="Cara Cardinale" w:date="2025-02-13T22:45:00Z">
        <w:r w:rsidDel="00B74494">
          <w:rPr>
            <w:color w:val="FF0000"/>
            <w:sz w:val="20"/>
            <w:szCs w:val="20"/>
            <w:vertAlign w:val="superscript"/>
          </w:rPr>
          <w:delText>►</w:delText>
        </w:r>
        <w:r w:rsidDel="00B74494">
          <w:fldChar w:fldCharType="begin"/>
        </w:r>
        <w:r w:rsidDel="00B74494">
          <w:delInstrText>fi.lvl="3"</w:delInstrText>
        </w:r>
        <w:r w:rsidDel="00B74494">
          <w:fldChar w:fldCharType="end"/>
        </w:r>
        <w:r w:rsidDel="00B74494">
          <w:delText xml:space="preserve">(ii). </w:delText>
        </w:r>
      </w:del>
    </w:p>
    <w:p w14:paraId="63ABE69E" w14:textId="77777777" w:rsidR="004E0EBB" w:rsidDel="00B74494" w:rsidRDefault="004E0EBB">
      <w:pPr>
        <w:pStyle w:val="pxformp"/>
        <w:rPr>
          <w:del w:id="781" w:author="Cara Cardinale" w:date="2025-02-13T22:45:00Z"/>
        </w:rPr>
      </w:pPr>
      <w:del w:id="78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posting the policy at the corporation's offices in a conspicuous location accessible to employees and volunteers, or</w:delText>
        </w:r>
      </w:del>
    </w:p>
    <w:p w14:paraId="54BB353B" w14:textId="77777777" w:rsidR="004E0EBB" w:rsidDel="00B74494" w:rsidRDefault="004E0EBB">
      <w:pPr>
        <w:pStyle w:val="pxformfin"/>
        <w:rPr>
          <w:del w:id="783" w:author="Cara Cardinale" w:date="2025-02-13T22:45:00Z"/>
        </w:rPr>
      </w:pPr>
      <w:del w:id="784" w:author="Cara Cardinale" w:date="2025-02-13T22:45:00Z">
        <w:r w:rsidDel="00B74494">
          <w:rPr>
            <w:color w:val="FF0000"/>
            <w:sz w:val="20"/>
            <w:szCs w:val="20"/>
            <w:vertAlign w:val="superscript"/>
          </w:rPr>
          <w:delText>►</w:delText>
        </w:r>
        <w:r w:rsidDel="00B74494">
          <w:fldChar w:fldCharType="begin"/>
        </w:r>
        <w:r w:rsidDel="00B74494">
          <w:delInstrText>fi.lvl="3"</w:delInstrText>
        </w:r>
        <w:r w:rsidDel="00B74494">
          <w:fldChar w:fldCharType="end"/>
        </w:r>
        <w:r w:rsidDel="00B74494">
          <w:delText xml:space="preserve">(iii). </w:delText>
        </w:r>
      </w:del>
    </w:p>
    <w:p w14:paraId="2CF5FF9D" w14:textId="77777777" w:rsidR="004E0EBB" w:rsidDel="00B74494" w:rsidRDefault="004E0EBB">
      <w:pPr>
        <w:pStyle w:val="pxformp"/>
        <w:rPr>
          <w:del w:id="785" w:author="Cara Cardinale" w:date="2025-02-13T22:45:00Z"/>
        </w:rPr>
      </w:pPr>
      <w:del w:id="786"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another method that will satisfy the policy distribution requirement.</w:delText>
        </w:r>
      </w:del>
    </w:p>
    <w:p w14:paraId="745BE214" w14:textId="77777777" w:rsidR="004E0EBB" w:rsidDel="00B74494" w:rsidRDefault="004E0EBB">
      <w:pPr>
        <w:pStyle w:val="pxformnotes"/>
        <w:jc w:val="center"/>
        <w:rPr>
          <w:del w:id="787" w:author="Cara Cardinale" w:date="2025-02-13T22:45:00Z"/>
          <w:sz w:val="24"/>
          <w:szCs w:val="24"/>
        </w:rPr>
      </w:pPr>
      <w:del w:id="788" w:author="Cara Cardinale" w:date="2025-02-13T22:45:00Z">
        <w:r w:rsidDel="00B74494">
          <w:rPr>
            <w:rStyle w:val="pxvis"/>
            <w:rFonts w:cs="Arial"/>
            <w:bCs/>
            <w:szCs w:val="28"/>
          </w:rPr>
          <w:delText>Notes to Form</w:delText>
        </w:r>
      </w:del>
    </w:p>
    <w:p w14:paraId="03FD1460" w14:textId="77777777" w:rsidR="004E0EBB" w:rsidDel="00B74494" w:rsidRDefault="004E0EBB">
      <w:pPr>
        <w:pStyle w:val="pxformnotes"/>
        <w:rPr>
          <w:del w:id="789" w:author="Cara Cardinale" w:date="2025-02-13T22:45:00Z"/>
          <w:sz w:val="24"/>
          <w:szCs w:val="24"/>
        </w:rPr>
      </w:pPr>
    </w:p>
    <w:p w14:paraId="1F036B23" w14:textId="77777777" w:rsidR="004E0EBB" w:rsidDel="00B74494" w:rsidRDefault="004E0EBB">
      <w:pPr>
        <w:pStyle w:val="pxformnote"/>
        <w:spacing w:before="180"/>
        <w:rPr>
          <w:del w:id="790" w:author="Cara Cardinale" w:date="2025-02-13T22:45:00Z"/>
        </w:rPr>
      </w:pPr>
    </w:p>
    <w:p w14:paraId="6131E365" w14:textId="77777777" w:rsidR="004E0EBB" w:rsidDel="00B74494" w:rsidRDefault="004E0EBB">
      <w:pPr>
        <w:pStyle w:val="pxformp"/>
        <w:rPr>
          <w:del w:id="791" w:author="Cara Cardinale" w:date="2025-02-13T22:45:00Z"/>
        </w:rPr>
      </w:pPr>
      <w:del w:id="792" w:author="Cara Cardinale" w:date="2025-02-13T22:45:00Z">
        <w:r w:rsidDel="00B74494">
          <w:delText xml:space="preserve"> </w:delText>
        </w:r>
        <w:r w:rsidDel="00B74494">
          <w:rPr>
            <w:rStyle w:val="pxvis"/>
            <w:rFonts w:ascii="Times NewRoman" w:hAnsi="Times NewRoman"/>
            <w:b w:val="0"/>
            <w:sz w:val="24"/>
          </w:rPr>
          <w:tab/>
        </w:r>
        <w:r w:rsidDel="00B74494">
          <w:rPr>
            <w:color w:val="FF0000"/>
            <w:sz w:val="20"/>
            <w:szCs w:val="20"/>
            <w:vertAlign w:val="superscript"/>
          </w:rPr>
          <w:delText>►</w:delText>
        </w:r>
        <w:r w:rsidDel="00B74494">
          <w:fldChar w:fldCharType="begin"/>
        </w:r>
        <w:r w:rsidDel="00B74494">
          <w:delInstrText>p.ct.id="f477b8b0b92511efa86bc22ba615bad8|30|31:29.50"</w:delInstrText>
        </w:r>
        <w:r w:rsidDel="00B74494">
          <w:fldChar w:fldCharType="end"/>
        </w:r>
        <w:r w:rsidDel="00B74494">
          <w:delText xml:space="preserve">The above checklist is derived from </w:delText>
        </w:r>
        <w:r w:rsidDel="00B74494">
          <w:rPr>
            <w:rStyle w:val="pxst"/>
            <w:color w:val="FF0000"/>
            <w:sz w:val="20"/>
            <w:szCs w:val="20"/>
            <w:vertAlign w:val="superscript"/>
          </w:rPr>
          <w:delText>►</w:delText>
        </w:r>
        <w:r w:rsidDel="00B74494">
          <w:rPr>
            <w:rStyle w:val="pxst"/>
          </w:rPr>
          <w:fldChar w:fldCharType="begin"/>
        </w:r>
        <w:r w:rsidDel="00B74494">
          <w:rPr>
            <w:rStyle w:val="pxst"/>
          </w:rPr>
          <w:delInstrText>st.ref.id="I051K83"</w:delInstrText>
        </w:r>
        <w:r w:rsidDel="00B74494">
          <w:rPr>
            <w:rStyle w:val="pxst"/>
          </w:rPr>
          <w:fldChar w:fldCharType="end"/>
        </w:r>
        <w:r w:rsidDel="00B74494">
          <w:rPr>
            <w:rStyle w:val="pxst"/>
          </w:rPr>
          <w:delText xml:space="preserve">N-PLC </w:delText>
        </w:r>
        <w:r w:rsidDel="00B74494">
          <w:rPr>
            <w:rStyle w:val="pxst"/>
            <w:vanish/>
          </w:rPr>
          <w:delText>&amp;s;</w:delText>
        </w:r>
        <w:r w:rsidDel="00B74494">
          <w:rPr>
            <w:rStyle w:val="pxvis"/>
            <w:rFonts w:ascii="Times NewRoman" w:hAnsi="Times NewRoman"/>
            <w:b w:val="0"/>
            <w:sz w:val="24"/>
          </w:rPr>
          <w:delText>§</w:delText>
        </w:r>
        <w:r w:rsidDel="00B74494">
          <w:rPr>
            <w:rStyle w:val="pxst"/>
          </w:rPr>
          <w:delText>715-(b)</w:delText>
        </w:r>
        <w:r w:rsidDel="00B74494">
          <w:delText xml:space="preserve"> which requires that certain not-for-profit corporations adopt and implement a whistleblower policy.</w:delText>
        </w:r>
      </w:del>
    </w:p>
    <w:p w14:paraId="51ED970C" w14:textId="77777777" w:rsidR="004E0EBB" w:rsidDel="00B74494" w:rsidRDefault="004E0EBB">
      <w:pPr>
        <w:pStyle w:val="pxformrr"/>
        <w:rPr>
          <w:del w:id="793" w:author="Cara Cardinale" w:date="2025-02-13T22:45:00Z"/>
          <w:sz w:val="24"/>
          <w:szCs w:val="24"/>
        </w:rPr>
      </w:pPr>
      <w:del w:id="794" w:author="Cara Cardinale" w:date="2025-02-13T22:45:00Z">
        <w:r w:rsidDel="00B74494">
          <w:rPr>
            <w:rStyle w:val="pxvis"/>
            <w:rFonts w:cs="Arial"/>
            <w:bCs/>
            <w:szCs w:val="28"/>
          </w:rPr>
          <w:delText>Research References</w:delText>
        </w:r>
      </w:del>
    </w:p>
    <w:p w14:paraId="22C87CC8" w14:textId="77777777" w:rsidR="004E0EBB" w:rsidDel="00B74494" w:rsidRDefault="004E0EBB">
      <w:pPr>
        <w:pStyle w:val="pxformrrp"/>
        <w:rPr>
          <w:del w:id="795" w:author="Cara Cardinale" w:date="2025-02-13T22:45:00Z"/>
        </w:rPr>
      </w:pPr>
      <w:del w:id="796" w:author="Cara Cardinale" w:date="2025-02-13T22:45:00Z">
        <w:r w:rsidDel="00B74494">
          <w:delText xml:space="preserve"> </w:delText>
        </w:r>
        <w:r w:rsidDel="00B74494">
          <w:rPr>
            <w:rStyle w:val="pxvis"/>
            <w:rFonts w:ascii="Times NewRoman" w:hAnsi="Times NewRoman"/>
            <w:b w:val="0"/>
            <w:sz w:val="24"/>
          </w:rPr>
          <w:tab/>
        </w:r>
        <w:r w:rsidDel="00B74494">
          <w:rPr>
            <w:rStyle w:val="pxtk"/>
            <w:color w:val="FF0000"/>
            <w:sz w:val="20"/>
            <w:szCs w:val="20"/>
            <w:vertAlign w:val="superscript"/>
          </w:rPr>
          <w:delText>►</w:delText>
        </w:r>
        <w:r w:rsidDel="00B74494">
          <w:rPr>
            <w:rStyle w:val="pxtk"/>
          </w:rPr>
          <w:fldChar w:fldCharType="begin"/>
        </w:r>
        <w:r w:rsidDel="00B74494">
          <w:rPr>
            <w:rStyle w:val="pxtk"/>
          </w:rPr>
          <w:delInstrText>tk.ref.id="I09IJF3"</w:delInstrText>
        </w:r>
        <w:r w:rsidDel="00B74494">
          <w:rPr>
            <w:rStyle w:val="pxtk"/>
          </w:rPr>
          <w:fldChar w:fldCharType="end"/>
        </w:r>
        <w:r w:rsidDel="00B74494">
          <w:rPr>
            <w:rStyle w:val="pxtk"/>
          </w:rPr>
          <w:delText>West's Key Number Digest, Corporations and Business Organizations &amp;key;3350 et seq.</w:delText>
        </w:r>
      </w:del>
    </w:p>
    <w:p w14:paraId="0067BAD5" w14:textId="77777777" w:rsidR="004E0EBB" w:rsidDel="00B74494" w:rsidRDefault="004E0EBB">
      <w:pPr>
        <w:pStyle w:val="pxformrrp"/>
        <w:rPr>
          <w:del w:id="797" w:author="Cara Cardinale" w:date="2025-02-13T22:45:00Z"/>
        </w:rPr>
      </w:pPr>
      <w:del w:id="798" w:author="Cara Cardinale" w:date="2025-02-13T22:45:00Z">
        <w:r w:rsidDel="00B74494">
          <w:delText xml:space="preserve"> </w:delText>
        </w:r>
        <w:r w:rsidDel="00B74494">
          <w:rPr>
            <w:rStyle w:val="pxvis"/>
            <w:rFonts w:ascii="Times NewRoman" w:hAnsi="Times NewRoman"/>
            <w:b w:val="0"/>
            <w:sz w:val="24"/>
          </w:rPr>
          <w:tab/>
        </w:r>
        <w:r w:rsidDel="00B74494">
          <w:rPr>
            <w:rStyle w:val="pxrc"/>
            <w:color w:val="FF0000"/>
            <w:sz w:val="20"/>
            <w:szCs w:val="20"/>
            <w:vertAlign w:val="superscript"/>
          </w:rPr>
          <w:delText>►</w:delText>
        </w:r>
        <w:r w:rsidDel="00B74494">
          <w:rPr>
            <w:rStyle w:val="pxrc"/>
          </w:rPr>
          <w:fldChar w:fldCharType="begin"/>
        </w:r>
        <w:r w:rsidDel="00B74494">
          <w:rPr>
            <w:rStyle w:val="pxrc"/>
          </w:rPr>
          <w:delInstrText>rc.ref.id="I09LCJX"</w:delInstrText>
        </w:r>
        <w:r w:rsidDel="00B74494">
          <w:rPr>
            <w:rStyle w:val="pxrc"/>
          </w:rPr>
          <w:fldChar w:fldCharType="end"/>
        </w:r>
        <w:r w:rsidDel="00B74494">
          <w:rPr>
            <w:rStyle w:val="pxrc"/>
          </w:rPr>
          <w:delText xml:space="preserve">N.Y. Jur. 2d, Business Relationships </w:delText>
        </w:r>
        <w:r w:rsidDel="00B74494">
          <w:rPr>
            <w:rStyle w:val="pxrc"/>
            <w:vanish/>
          </w:rPr>
          <w:delText>&amp;ss;</w:delText>
        </w:r>
        <w:r w:rsidDel="00B74494">
          <w:rPr>
            <w:rStyle w:val="pxvis"/>
            <w:rFonts w:ascii="Times NewRoman" w:hAnsi="Times NewRoman"/>
            <w:b w:val="0"/>
            <w:sz w:val="24"/>
          </w:rPr>
          <w:delText>§§</w:delText>
        </w:r>
        <w:r w:rsidDel="00B74494">
          <w:rPr>
            <w:rStyle w:val="pxrc"/>
          </w:rPr>
          <w:delText>9 et seq.</w:delText>
        </w:r>
      </w:del>
    </w:p>
    <w:p w14:paraId="26773D5F" w14:textId="77777777" w:rsidR="004E0EBB" w:rsidRPr="00A7764E" w:rsidRDefault="004E0EBB">
      <w:pPr>
        <w:pStyle w:val="pxd"/>
        <w:spacing w:before="180"/>
      </w:pPr>
      <w:r w:rsidRPr="00A7764E">
        <w:t>III. Forms</w:t>
      </w:r>
    </w:p>
    <w:p w14:paraId="477A1DA2" w14:textId="77777777" w:rsidR="004E0EBB" w:rsidRPr="00A7764E" w:rsidRDefault="004E0EBB">
      <w:pPr>
        <w:pStyle w:val="pxd"/>
        <w:spacing w:before="180"/>
      </w:pPr>
      <w:r w:rsidRPr="00A7764E">
        <w:t>A. Organizational and Operational Documents</w:t>
      </w:r>
    </w:p>
    <w:p w14:paraId="32CFB9F3" w14:textId="77777777" w:rsidR="004E0EBB" w:rsidRPr="00A7764E" w:rsidRDefault="004E0EBB">
      <w:pPr>
        <w:pStyle w:val="pxs"/>
        <w:spacing w:before="180"/>
        <w:rPr>
          <w:sz w:val="27"/>
          <w:szCs w:val="27"/>
        </w:rPr>
      </w:pPr>
      <w:r w:rsidRPr="00A7764E">
        <w:rPr>
          <w:sz w:val="27"/>
          <w:szCs w:val="27"/>
        </w:rPr>
        <w:t>31:30. Minutes of incorporators' organizational meeting</w:t>
      </w:r>
    </w:p>
    <w:p w14:paraId="661D80E8" w14:textId="77777777" w:rsidR="004E0EBB" w:rsidRPr="00A7764E" w:rsidRDefault="004E0EBB">
      <w:pPr>
        <w:pStyle w:val="pxov"/>
        <w:rPr>
          <w:vanish/>
        </w:rPr>
      </w:pPr>
      <w:r w:rsidRPr="00A7764E">
        <w:rPr>
          <w:vanish/>
        </w:rPr>
        <w:t>FMS</w:t>
      </w:r>
    </w:p>
    <w:p w14:paraId="14E73820" w14:textId="77777777" w:rsidR="004E0EBB" w:rsidRPr="00A7764E" w:rsidRDefault="004E0EBB">
      <w:pPr>
        <w:pStyle w:val="pxov"/>
        <w:rPr>
          <w:vanish/>
        </w:rPr>
      </w:pPr>
      <w:r w:rsidRPr="00A7764E">
        <w:rPr>
          <w:vanish/>
        </w:rPr>
        <w:t>NFP</w:t>
      </w:r>
    </w:p>
    <w:p w14:paraId="0560D010" w14:textId="77777777" w:rsidR="004E0EBB" w:rsidRPr="00A7764E" w:rsidRDefault="004E0EBB">
      <w:pPr>
        <w:pStyle w:val="pxov"/>
        <w:rPr>
          <w:vanish/>
        </w:rPr>
      </w:pPr>
      <w:r w:rsidRPr="00A7764E">
        <w:rPr>
          <w:vanish/>
        </w:rPr>
        <w:t>COL</w:t>
      </w:r>
    </w:p>
    <w:p w14:paraId="6E1A9E45" w14:textId="77777777" w:rsidR="004E0EBB" w:rsidRPr="00A7764E" w:rsidRDefault="004E0EBB">
      <w:pPr>
        <w:pStyle w:val="pxov"/>
        <w:rPr>
          <w:vanish/>
        </w:rPr>
      </w:pPr>
      <w:r w:rsidRPr="00A7764E">
        <w:rPr>
          <w:vanish/>
        </w:rPr>
        <w:t>FCV</w:t>
      </w:r>
    </w:p>
    <w:p w14:paraId="0E36C092" w14:textId="77777777" w:rsidR="004E0EBB" w:rsidRPr="00A7764E" w:rsidRDefault="004E0EBB">
      <w:pPr>
        <w:pStyle w:val="pxov"/>
        <w:rPr>
          <w:vanish/>
        </w:rPr>
      </w:pPr>
      <w:r w:rsidRPr="00A7764E">
        <w:rPr>
          <w:vanish/>
        </w:rPr>
        <w:t>FTR</w:t>
      </w:r>
    </w:p>
    <w:p w14:paraId="65864C1F" w14:textId="77777777" w:rsidR="004E0EBB" w:rsidRPr="00A7764E" w:rsidRDefault="004E0EBB">
      <w:pPr>
        <w:pStyle w:val="pxov"/>
        <w:rPr>
          <w:vanish/>
        </w:rPr>
      </w:pPr>
      <w:r w:rsidRPr="00A7764E">
        <w:rPr>
          <w:vanish/>
        </w:rPr>
        <w:t>EBL</w:t>
      </w:r>
    </w:p>
    <w:p w14:paraId="6C232C1B" w14:textId="77777777" w:rsidR="004E0EBB" w:rsidRPr="00A7764E" w:rsidRDefault="004E0EBB">
      <w:pPr>
        <w:pStyle w:val="pxov"/>
        <w:rPr>
          <w:vanish/>
        </w:rPr>
      </w:pPr>
      <w:r w:rsidRPr="00A7764E">
        <w:rPr>
          <w:vanish/>
        </w:rPr>
        <w:t>TEM</w:t>
      </w:r>
    </w:p>
    <w:p w14:paraId="1C6008C3" w14:textId="77777777" w:rsidR="004E0EBB" w:rsidRPr="00A7764E" w:rsidRDefault="004E0EBB">
      <w:pPr>
        <w:pStyle w:val="pxov"/>
        <w:rPr>
          <w:vanish/>
        </w:rPr>
      </w:pPr>
      <w:r w:rsidRPr="00A7764E">
        <w:rPr>
          <w:vanish/>
        </w:rPr>
        <w:t>MTD</w:t>
      </w:r>
    </w:p>
    <w:p w14:paraId="2B3CEB8C" w14:textId="77777777" w:rsidR="004E0EBB" w:rsidRPr="00A7764E" w:rsidRDefault="004E0EBB">
      <w:pPr>
        <w:pStyle w:val="pxformhac"/>
        <w:spacing w:before="180"/>
        <w:jc w:val="center"/>
      </w:pPr>
      <w:r w:rsidRPr="004510A9">
        <w:rPr>
          <w:color w:val="FF0000"/>
          <w:sz w:val="20"/>
          <w:szCs w:val="20"/>
          <w:vertAlign w:val="superscript"/>
        </w:rPr>
        <w:t>►</w:t>
      </w:r>
      <w:r w:rsidRPr="00A7764E">
        <w:fldChar w:fldCharType="begin"/>
      </w:r>
      <w:r w:rsidRPr="00A7764E">
        <w:instrText>form.du="0"</w:instrText>
      </w:r>
      <w:r w:rsidRPr="00A7764E">
        <w:fldChar w:fldCharType="end"/>
      </w:r>
      <w:r w:rsidRPr="00A7764E">
        <w:fldChar w:fldCharType="begin"/>
      </w:r>
      <w:r w:rsidRPr="00A7764E">
        <w:instrText>form.fid="Ic7036190181b11e68c12afa7f3a24041"</w:instrText>
      </w:r>
      <w:r w:rsidRPr="00A7764E">
        <w:fldChar w:fldCharType="end"/>
      </w:r>
      <w:r w:rsidRPr="00A7764E">
        <w:t xml:space="preserve">MINUTES OF THE FIRST MEETING OF INCORPORATORS OF </w:t>
      </w:r>
      <w:r w:rsidRPr="00A7764E">
        <w:rPr>
          <w:rStyle w:val="pxfinstr"/>
          <w:i/>
          <w:iCs/>
        </w:rPr>
        <w:t>[NAME OF CORPORATION]</w:t>
      </w:r>
      <w:r w:rsidRPr="00A7764E">
        <w:t xml:space="preserve"> </w:t>
      </w:r>
    </w:p>
    <w:p w14:paraId="5B251101" w14:textId="77777777" w:rsidR="004E0EBB" w:rsidRPr="00A7764E" w:rsidRDefault="004E0EBB">
      <w:pPr>
        <w:pStyle w:val="pxformp"/>
      </w:pPr>
      <w:r w:rsidRPr="00A7764E">
        <w:t xml:space="preserve"> </w:t>
      </w:r>
      <w:r w:rsidRPr="004510A9">
        <w:rPr>
          <w:rStyle w:val="pxvis"/>
          <w:rFonts w:ascii="Times NewRoman" w:hAnsi="Times NewRoman"/>
          <w:b w:val="0"/>
          <w:sz w:val="24"/>
        </w:rPr>
        <w:tab/>
      </w:r>
      <w:r w:rsidRPr="004510A9">
        <w:rPr>
          <w:color w:val="FF0000"/>
          <w:sz w:val="20"/>
          <w:szCs w:val="20"/>
          <w:vertAlign w:val="superscript"/>
        </w:rPr>
        <w:t>►</w:t>
      </w:r>
      <w:r w:rsidRPr="00A7764E">
        <w:fldChar w:fldCharType="begin"/>
      </w:r>
      <w:r w:rsidRPr="00A7764E">
        <w:instrText>p.ct.id="f477b8b0b92511efa86bc22ba615bad8|31|31:30"</w:instrText>
      </w:r>
      <w:r w:rsidRPr="00A7764E">
        <w:fldChar w:fldCharType="end"/>
      </w:r>
      <w:r w:rsidRPr="00A7764E">
        <w:t xml:space="preserve">On </w:t>
      </w:r>
      <w:r w:rsidRPr="00A7764E">
        <w:rPr>
          <w:rStyle w:val="pxfinstr"/>
          <w:i/>
          <w:iCs/>
        </w:rPr>
        <w:t>[date of meeting]</w:t>
      </w:r>
      <w:r w:rsidRPr="00A7764E">
        <w:t xml:space="preserve">, at </w:t>
      </w:r>
      <w:r w:rsidRPr="00A7764E">
        <w:rPr>
          <w:rStyle w:val="pxfinstr"/>
          <w:i/>
          <w:iCs/>
        </w:rPr>
        <w:t>[time of meeting]</w:t>
      </w:r>
      <w:r w:rsidRPr="00A7764E">
        <w:t xml:space="preserve">, at </w:t>
      </w:r>
      <w:r w:rsidRPr="00A7764E">
        <w:rPr>
          <w:rStyle w:val="pxfinstr"/>
          <w:i/>
          <w:iCs/>
        </w:rPr>
        <w:t>[place of meeting]</w:t>
      </w:r>
      <w:r w:rsidRPr="00A7764E">
        <w:t xml:space="preserve">, </w:t>
      </w:r>
      <w:r w:rsidRPr="00A7764E">
        <w:rPr>
          <w:rStyle w:val="pxfinstr"/>
          <w:i/>
          <w:iCs/>
        </w:rPr>
        <w:t>[name of city]</w:t>
      </w:r>
      <w:r w:rsidRPr="00A7764E">
        <w:t xml:space="preserve">, </w:t>
      </w:r>
      <w:r w:rsidRPr="00A7764E">
        <w:rPr>
          <w:rStyle w:val="pxfinstr"/>
          <w:i/>
          <w:iCs/>
        </w:rPr>
        <w:t>[name of county]</w:t>
      </w:r>
      <w:r w:rsidRPr="00A7764E">
        <w:t xml:space="preserve">, </w:t>
      </w:r>
      <w:r w:rsidRPr="00A7764E">
        <w:rPr>
          <w:rStyle w:val="pxfinstr"/>
          <w:i/>
          <w:iCs/>
        </w:rPr>
        <w:t>[name of state]</w:t>
      </w:r>
      <w:r w:rsidRPr="00A7764E">
        <w:t xml:space="preserve">, a meeting of the following-named persons was held: </w:t>
      </w:r>
      <w:r w:rsidRPr="00A7764E">
        <w:rPr>
          <w:rStyle w:val="pxfinstr"/>
          <w:i/>
          <w:iCs/>
        </w:rPr>
        <w:t>[names of incorporators]</w:t>
      </w:r>
      <w:r w:rsidRPr="00A7764E">
        <w:t>.</w:t>
      </w:r>
    </w:p>
    <w:p w14:paraId="380A4794" w14:textId="77777777" w:rsidR="004E0EBB" w:rsidRPr="00A7764E" w:rsidRDefault="004E0EBB">
      <w:pPr>
        <w:pStyle w:val="pxformp"/>
      </w:pPr>
      <w:r w:rsidRPr="00A7764E">
        <w:t xml:space="preserve"> </w:t>
      </w:r>
      <w:r w:rsidRPr="004510A9">
        <w:rPr>
          <w:rStyle w:val="pxvis"/>
          <w:rFonts w:ascii="Times NewRoman" w:hAnsi="Times NewRoman"/>
          <w:b w:val="0"/>
          <w:sz w:val="24"/>
        </w:rPr>
        <w:tab/>
      </w:r>
      <w:r w:rsidRPr="004510A9">
        <w:rPr>
          <w:color w:val="FF0000"/>
          <w:sz w:val="20"/>
          <w:szCs w:val="20"/>
          <w:vertAlign w:val="superscript"/>
        </w:rPr>
        <w:t>►</w:t>
      </w:r>
      <w:r w:rsidRPr="00A7764E">
        <w:fldChar w:fldCharType="begin"/>
      </w:r>
      <w:r w:rsidRPr="00A7764E">
        <w:instrText>p.ct.id="f477b8b0b92511efa86bc22ba615bad8|31|31:30"</w:instrText>
      </w:r>
      <w:r w:rsidRPr="00A7764E">
        <w:fldChar w:fldCharType="end"/>
      </w:r>
      <w:r w:rsidRPr="00A7764E">
        <w:t xml:space="preserve">The meeting was called to order by </w:t>
      </w:r>
      <w:r w:rsidRPr="00A7764E">
        <w:rPr>
          <w:rStyle w:val="pxfinstr"/>
          <w:i/>
          <w:iCs/>
        </w:rPr>
        <w:t>[name of presiding officer]</w:t>
      </w:r>
      <w:r w:rsidRPr="00A7764E">
        <w:t xml:space="preserve">, who presided over the elections of officers of the meeting. By motion duly made, seconded, and carried, </w:t>
      </w:r>
      <w:r w:rsidRPr="00A7764E">
        <w:rPr>
          <w:rStyle w:val="pxfinstr"/>
          <w:i/>
          <w:iCs/>
        </w:rPr>
        <w:t>[name of chairperson]</w:t>
      </w:r>
      <w:r w:rsidRPr="00A7764E">
        <w:t xml:space="preserve"> was elected chair of the meeting and </w:t>
      </w:r>
      <w:r w:rsidRPr="00A7764E">
        <w:rPr>
          <w:rStyle w:val="pxfinstr"/>
          <w:i/>
          <w:iCs/>
        </w:rPr>
        <w:t>[name of secretary]</w:t>
      </w:r>
      <w:r w:rsidRPr="00A7764E">
        <w:t xml:space="preserve"> was elected Secretary.</w:t>
      </w:r>
    </w:p>
    <w:p w14:paraId="7D68C809" w14:textId="77777777" w:rsidR="004E0EBB" w:rsidRPr="00A7764E" w:rsidRDefault="004E0EBB">
      <w:pPr>
        <w:pStyle w:val="pxformp"/>
      </w:pPr>
      <w:r w:rsidRPr="00A7764E">
        <w:t xml:space="preserve"> </w:t>
      </w:r>
      <w:r w:rsidRPr="004510A9">
        <w:rPr>
          <w:rStyle w:val="pxvis"/>
          <w:rFonts w:ascii="Times NewRoman" w:hAnsi="Times NewRoman"/>
          <w:b w:val="0"/>
          <w:sz w:val="24"/>
        </w:rPr>
        <w:tab/>
      </w:r>
      <w:r w:rsidRPr="004510A9">
        <w:rPr>
          <w:color w:val="FF0000"/>
          <w:sz w:val="20"/>
          <w:szCs w:val="20"/>
          <w:vertAlign w:val="superscript"/>
        </w:rPr>
        <w:t>►</w:t>
      </w:r>
      <w:r w:rsidRPr="00A7764E">
        <w:fldChar w:fldCharType="begin"/>
      </w:r>
      <w:r w:rsidRPr="00A7764E">
        <w:instrText>p.ct.id="f477b8b0b92511efa86bc22ba615bad8|31|31:30"</w:instrText>
      </w:r>
      <w:r w:rsidRPr="00A7764E">
        <w:fldChar w:fldCharType="end"/>
      </w:r>
      <w:r w:rsidRPr="00A7764E">
        <w:rPr>
          <w:rStyle w:val="pxfinstr"/>
          <w:i/>
          <w:iCs/>
        </w:rPr>
        <w:t>[Name of chairperson]</w:t>
      </w:r>
      <w:r w:rsidRPr="00A7764E">
        <w:t xml:space="preserve"> then announced that the object of the meeting was to take such steps as might be necessary to organize a not-for-profit charitable corporation under the Not-for-Profit Corporation Law of the State of New York, to be known as </w:t>
      </w:r>
      <w:r w:rsidRPr="00A7764E">
        <w:rPr>
          <w:rStyle w:val="pxfinstr"/>
          <w:i/>
          <w:iCs/>
        </w:rPr>
        <w:t>[name of corporation]</w:t>
      </w:r>
      <w:r w:rsidRPr="00A7764E">
        <w:t xml:space="preserve">, which would qualify for income tax exemption under </w:t>
      </w:r>
      <w:r w:rsidRPr="004510A9">
        <w:rPr>
          <w:rStyle w:val="pxst"/>
          <w:color w:val="FF0000"/>
          <w:sz w:val="20"/>
          <w:szCs w:val="20"/>
          <w:vertAlign w:val="superscript"/>
        </w:rPr>
        <w:t>►</w:t>
      </w:r>
      <w:r w:rsidRPr="00A7764E">
        <w:rPr>
          <w:rStyle w:val="pxst"/>
        </w:rPr>
        <w:fldChar w:fldCharType="begin"/>
      </w:r>
      <w:r w:rsidRPr="00A7764E">
        <w:rPr>
          <w:rStyle w:val="pxst"/>
        </w:rPr>
        <w:instrText>st.ref.id="I09JTYM"</w:instrText>
      </w:r>
      <w:r w:rsidRPr="00A7764E">
        <w:rPr>
          <w:rStyle w:val="pxst"/>
        </w:rPr>
        <w:fldChar w:fldCharType="end"/>
      </w:r>
      <w:r w:rsidRPr="00A7764E">
        <w:rPr>
          <w:rStyle w:val="pxst"/>
        </w:rPr>
        <w:t>Section 501(c)(3) of the Federal Internal Revenue Code</w:t>
      </w:r>
      <w:r w:rsidRPr="00A7764E">
        <w:t>.</w:t>
      </w:r>
    </w:p>
    <w:p w14:paraId="37CF0837" w14:textId="77777777" w:rsidR="004E0EBB" w:rsidRDefault="004E0EBB">
      <w:pPr>
        <w:pStyle w:val="pxformp"/>
      </w:pPr>
      <w:r w:rsidRPr="00A7764E">
        <w:t xml:space="preserve"> </w:t>
      </w:r>
      <w:r w:rsidRPr="004510A9">
        <w:rPr>
          <w:rStyle w:val="pxvis"/>
          <w:rFonts w:ascii="Times NewRoman" w:hAnsi="Times NewRoman"/>
          <w:b w:val="0"/>
          <w:sz w:val="24"/>
        </w:rPr>
        <w:tab/>
      </w:r>
      <w:r w:rsidRPr="004510A9">
        <w:rPr>
          <w:color w:val="FF0000"/>
          <w:sz w:val="20"/>
          <w:szCs w:val="20"/>
          <w:vertAlign w:val="superscript"/>
        </w:rPr>
        <w:t>►</w:t>
      </w:r>
      <w:r w:rsidRPr="00A7764E">
        <w:fldChar w:fldCharType="begin"/>
      </w:r>
      <w:r w:rsidRPr="00A7764E">
        <w:instrText>p.ct.id="f477b8b0b92511efa86bc22ba615bad8|31|31:30"</w:instrText>
      </w:r>
      <w:r w:rsidRPr="00A7764E">
        <w:fldChar w:fldCharType="end"/>
      </w:r>
      <w:r w:rsidRPr="00A7764E">
        <w:rPr>
          <w:rStyle w:val="pxfinstr"/>
          <w:i/>
          <w:iCs/>
        </w:rPr>
        <w:t>[Name of chairperson]</w:t>
      </w:r>
      <w:r w:rsidRPr="00A7764E">
        <w:t xml:space="preserve"> presented a draft of the certificate of incorporation of </w:t>
      </w:r>
      <w:r w:rsidRPr="00A7764E">
        <w:rPr>
          <w:rStyle w:val="pxfinstr"/>
          <w:i/>
          <w:iCs/>
        </w:rPr>
        <w:t>[name of</w:t>
      </w:r>
      <w:r>
        <w:rPr>
          <w:rStyle w:val="pxfinstr"/>
          <w:i/>
          <w:iCs/>
        </w:rPr>
        <w:t xml:space="preserve"> corporation]</w:t>
      </w:r>
      <w:r>
        <w:t xml:space="preserve">. The draft was then unanimously approved by the proposed incorporators, </w:t>
      </w:r>
      <w:r>
        <w:rPr>
          <w:rStyle w:val="pxfinstr"/>
          <w:i/>
          <w:iCs/>
        </w:rPr>
        <w:t>[names of incorporators]</w:t>
      </w:r>
      <w:r>
        <w:t>, all of whom signed the same in the manner required by law. A copy of the certificate of incorporation so presented and approved is attached.</w:t>
      </w:r>
    </w:p>
    <w:p w14:paraId="1C7B051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p.ct.id="f477b8b0b92511efa86bc22ba615bad8|31|31:30"</w:instrText>
      </w:r>
      <w:r>
        <w:fldChar w:fldCharType="end"/>
      </w:r>
      <w:r>
        <w:t xml:space="preserve">By motion duly made, seconded, and unanimously carried, the Secretary was directed to follow the statutory procedure for obtaining the approval of the Supreme Court of the </w:t>
      </w:r>
      <w:r>
        <w:rPr>
          <w:rStyle w:val="pxfinstr"/>
          <w:i/>
          <w:iCs/>
        </w:rPr>
        <w:t>[identification of judicial district]</w:t>
      </w:r>
      <w:r>
        <w:t xml:space="preserve"> of the above certificate and, upon obtaining such approval, to file the certificate of incorporation in the office of the Secretary of State of the State of New York.</w:t>
      </w:r>
    </w:p>
    <w:p w14:paraId="367E23E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p.ct.id="f477b8b0b92511efa86bc22ba615bad8|31|31:30"</w:instrText>
      </w:r>
      <w:r>
        <w:fldChar w:fldCharType="end"/>
      </w:r>
      <w:r>
        <w:t>There being no further business to come before the meeting, upon motion duly made, seconded, and unanimously carried, the meeting was adjourned.</w:t>
      </w:r>
    </w:p>
    <w:p w14:paraId="2034671B"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156438E6"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40E78AF9"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0DCB4DDF"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4B772E91"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 ]</w:t>
      </w:r>
    </w:p>
    <w:p w14:paraId="36424040"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26A7AD58"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09B1D77F"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06A4E467"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7EDAFEE8"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32721307"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5D50BA0D"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Approved by directors at meeting held </w:t>
      </w:r>
      <w:r>
        <w:rPr>
          <w:rStyle w:val="pxfinstr"/>
          <w:i/>
          <w:iCs/>
          <w:szCs w:val="24"/>
        </w:rPr>
        <w:t>[date of meeting]</w:t>
      </w:r>
      <w:r>
        <w:rPr>
          <w:sz w:val="24"/>
          <w:szCs w:val="24"/>
        </w:rPr>
        <w:t>.</w:t>
      </w:r>
    </w:p>
    <w:p w14:paraId="7CFE5BA3"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50E7107"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5612FA46"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31183C60"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directors]</w:t>
      </w:r>
    </w:p>
    <w:p w14:paraId="09D10CC4" w14:textId="77777777" w:rsidR="004E0EBB" w:rsidRDefault="004E0EBB">
      <w:pPr>
        <w:pStyle w:val="pxformnotes"/>
        <w:jc w:val="center"/>
        <w:rPr>
          <w:sz w:val="24"/>
          <w:szCs w:val="24"/>
        </w:rPr>
      </w:pPr>
      <w:r>
        <w:rPr>
          <w:rStyle w:val="pxvis"/>
          <w:rFonts w:cs="Arial"/>
          <w:bCs/>
          <w:szCs w:val="28"/>
        </w:rPr>
        <w:t>Notes to Form</w:t>
      </w:r>
    </w:p>
    <w:p w14:paraId="33E35F2B" w14:textId="77777777" w:rsidR="004E0EBB" w:rsidRDefault="004E0EBB">
      <w:pPr>
        <w:pStyle w:val="pxformnotes"/>
        <w:rPr>
          <w:sz w:val="24"/>
          <w:szCs w:val="24"/>
        </w:rPr>
      </w:pPr>
    </w:p>
    <w:p w14:paraId="34C6D5A7" w14:textId="77777777" w:rsidR="004E0EBB" w:rsidRDefault="004E0EBB">
      <w:pPr>
        <w:pStyle w:val="pxformnote"/>
        <w:spacing w:before="180"/>
      </w:pPr>
      <w:del w:id="799" w:author="Cara Cardinale" w:date="2025-02-08T22:58:00Z">
        <w:r w:rsidDel="00F74B46">
          <w:delText>Drafter's Note</w:delText>
        </w:r>
      </w:del>
      <w:r>
        <w:t xml:space="preserve"> </w:t>
      </w:r>
    </w:p>
    <w:p w14:paraId="4AFF4A2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p.ct.id="f477b8b0b92511efa86bc22ba615bad8|31|31:30"</w:instrText>
      </w:r>
      <w:r>
        <w:fldChar w:fldCharType="end"/>
      </w:r>
      <w:r>
        <w:t xml:space="preserve">Although the corporation does not come into existence until the certificate is filed by the Department of State (see </w:t>
      </w:r>
      <w:r>
        <w:rPr>
          <w:rStyle w:val="pxst"/>
          <w:color w:val="FF0000"/>
          <w:sz w:val="20"/>
          <w:szCs w:val="20"/>
          <w:vertAlign w:val="superscript"/>
        </w:rPr>
        <w:t>►</w:t>
      </w:r>
      <w:r>
        <w:rPr>
          <w:rStyle w:val="pxst"/>
        </w:rPr>
        <w:fldChar w:fldCharType="begin"/>
      </w:r>
      <w:r>
        <w:rPr>
          <w:rStyle w:val="pxst"/>
        </w:rPr>
        <w:instrText>st.ref.id="I09JTZU"</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 xml:space="preserve">), the incorporators may take preliminary steps to organize the corporation. See </w:t>
      </w:r>
      <w:r>
        <w:rPr>
          <w:rStyle w:val="pxx"/>
          <w:color w:val="FF0000"/>
          <w:sz w:val="20"/>
          <w:szCs w:val="20"/>
          <w:vertAlign w:val="superscript"/>
        </w:rPr>
        <w:t>►</w:t>
      </w:r>
      <w:r>
        <w:rPr>
          <w:rStyle w:val="pxx"/>
        </w:rPr>
        <w:fldChar w:fldCharType="begin"/>
      </w:r>
      <w:r>
        <w:rPr>
          <w:rStyle w:val="pxx"/>
        </w:rPr>
        <w:instrText>x.ref.id="I09MN4Q"</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3ECB7B07" w14:textId="77777777" w:rsidR="004E0EBB" w:rsidRDefault="004E0EBB">
      <w:pPr>
        <w:pStyle w:val="pxformrr"/>
        <w:rPr>
          <w:sz w:val="24"/>
          <w:szCs w:val="24"/>
        </w:rPr>
      </w:pPr>
      <w:r>
        <w:rPr>
          <w:rStyle w:val="pxvis"/>
          <w:rFonts w:cs="Arial"/>
          <w:bCs/>
          <w:szCs w:val="28"/>
        </w:rPr>
        <w:t>Research References</w:t>
      </w:r>
    </w:p>
    <w:p w14:paraId="1F3B875F"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tk.ref.id="I09PG9M"</w:instrText>
      </w:r>
      <w:r>
        <w:rPr>
          <w:rStyle w:val="pxtk"/>
        </w:rPr>
        <w:fldChar w:fldCharType="end"/>
      </w:r>
      <w:r>
        <w:rPr>
          <w:rStyle w:val="pxtk"/>
        </w:rPr>
        <w:t>West's Key Number Digest, Corporations and Business Organizations &amp;key;3370 to 3379</w:t>
      </w:r>
    </w:p>
    <w:p w14:paraId="49C51A75" w14:textId="77777777" w:rsidR="004E0EBB" w:rsidRDefault="004E0EBB">
      <w:pPr>
        <w:pStyle w:val="pxs"/>
        <w:spacing w:before="180"/>
        <w:rPr>
          <w:sz w:val="27"/>
          <w:szCs w:val="27"/>
        </w:rPr>
      </w:pPr>
      <w:r>
        <w:rPr>
          <w:sz w:val="27"/>
          <w:szCs w:val="27"/>
        </w:rPr>
        <w:t>31:31. Consent to action taken in lieu of organizational meeting</w:t>
      </w:r>
    </w:p>
    <w:p w14:paraId="2994D744" w14:textId="77777777" w:rsidR="004E0EBB" w:rsidRDefault="004E0EBB">
      <w:pPr>
        <w:pStyle w:val="pxov"/>
        <w:rPr>
          <w:vanish/>
        </w:rPr>
      </w:pPr>
      <w:r>
        <w:rPr>
          <w:vanish/>
        </w:rPr>
        <w:t>FMS</w:t>
      </w:r>
    </w:p>
    <w:p w14:paraId="4E132099" w14:textId="77777777" w:rsidR="004E0EBB" w:rsidRDefault="004E0EBB">
      <w:pPr>
        <w:pStyle w:val="pxov"/>
        <w:rPr>
          <w:vanish/>
        </w:rPr>
      </w:pPr>
      <w:r>
        <w:rPr>
          <w:vanish/>
        </w:rPr>
        <w:t>NFP</w:t>
      </w:r>
    </w:p>
    <w:p w14:paraId="4ED65FB4" w14:textId="77777777" w:rsidR="004E0EBB" w:rsidRDefault="004E0EBB">
      <w:pPr>
        <w:pStyle w:val="pxov"/>
        <w:rPr>
          <w:vanish/>
        </w:rPr>
      </w:pPr>
      <w:r>
        <w:rPr>
          <w:vanish/>
        </w:rPr>
        <w:t>COL</w:t>
      </w:r>
    </w:p>
    <w:p w14:paraId="1122593B" w14:textId="77777777" w:rsidR="004E0EBB" w:rsidRDefault="004E0EBB">
      <w:pPr>
        <w:pStyle w:val="pxov"/>
        <w:rPr>
          <w:vanish/>
        </w:rPr>
      </w:pPr>
      <w:r>
        <w:rPr>
          <w:vanish/>
        </w:rPr>
        <w:t>FCV</w:t>
      </w:r>
    </w:p>
    <w:p w14:paraId="6DC5E1EE" w14:textId="77777777" w:rsidR="004E0EBB" w:rsidRDefault="004E0EBB">
      <w:pPr>
        <w:pStyle w:val="pxov"/>
        <w:rPr>
          <w:vanish/>
        </w:rPr>
      </w:pPr>
      <w:r>
        <w:rPr>
          <w:vanish/>
        </w:rPr>
        <w:t>FTR</w:t>
      </w:r>
    </w:p>
    <w:p w14:paraId="5B795BD3" w14:textId="77777777" w:rsidR="004E0EBB" w:rsidRDefault="004E0EBB">
      <w:pPr>
        <w:pStyle w:val="pxov"/>
        <w:rPr>
          <w:vanish/>
        </w:rPr>
      </w:pPr>
      <w:r>
        <w:rPr>
          <w:vanish/>
        </w:rPr>
        <w:t>EBL</w:t>
      </w:r>
    </w:p>
    <w:p w14:paraId="59C48AF0" w14:textId="77777777" w:rsidR="004E0EBB" w:rsidRDefault="004E0EBB">
      <w:pPr>
        <w:pStyle w:val="pxov"/>
        <w:rPr>
          <w:vanish/>
        </w:rPr>
      </w:pPr>
      <w:r>
        <w:rPr>
          <w:vanish/>
        </w:rPr>
        <w:t>TEM</w:t>
      </w:r>
    </w:p>
    <w:p w14:paraId="6412F87F" w14:textId="77777777" w:rsidR="004E0EBB" w:rsidRDefault="004E0EBB">
      <w:pPr>
        <w:pStyle w:val="pxov"/>
        <w:rPr>
          <w:vanish/>
        </w:rPr>
      </w:pPr>
      <w:r>
        <w:rPr>
          <w:vanish/>
        </w:rPr>
        <w:t>MTD</w:t>
      </w:r>
    </w:p>
    <w:p w14:paraId="46D3FBC6"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form.fid="Ic70388a0181b11e68c12afa7f3a24041"</w:instrText>
      </w:r>
      <w:r>
        <w:fldChar w:fldCharType="end"/>
      </w:r>
      <w:r>
        <w:t xml:space="preserve">CONSENT TO ACTION TAKEN IN LIEU OF THE ORGANIZATION MEETING OF </w:t>
      </w:r>
      <w:r>
        <w:rPr>
          <w:rStyle w:val="pxfinstr"/>
          <w:i/>
          <w:iCs/>
        </w:rPr>
        <w:t>[NAME OF CORPORATION]</w:t>
      </w:r>
      <w:r>
        <w:t xml:space="preserve"> </w:t>
      </w:r>
    </w:p>
    <w:p w14:paraId="4D6EBA63"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2BF1518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p.ct.id="f477b8b0b92511efa86bc22ba615bad8|32|31:31"</w:instrText>
      </w:r>
      <w:r>
        <w:fldChar w:fldCharType="end"/>
      </w:r>
      <w:r>
        <w:t>The undersigned, being the President of the Corporation, hereby consents to the action taken, as hereafter stated, in lieu of the organization meeting:</w:t>
      </w:r>
    </w:p>
    <w:p w14:paraId="63D1F25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p.ct.id="f477b8b0b92511efa86bc22ba615bad8|32|31:31"</w:instrText>
      </w:r>
      <w:r>
        <w:fldChar w:fldCharType="end"/>
      </w:r>
      <w:r>
        <w:t>A copy of the certificate of incorporation together with the receipt issued by the Department of State showing the date and payment of the filing fee for the original certificate of incorporation was appended to this statement.</w:t>
      </w:r>
    </w:p>
    <w:p w14:paraId="084B2AA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p.ct.id="f477b8b0b92511efa86bc22ba615bad8|32|31:31"</w:instrText>
      </w:r>
      <w:r>
        <w:fldChar w:fldCharType="end"/>
      </w:r>
      <w:r>
        <w:t>By</w:t>
      </w:r>
      <w:ins w:id="800" w:author="Cara Cardinale" w:date="2025-02-17T19:15:00Z">
        <w:r w:rsidR="004523A0">
          <w:t>l</w:t>
        </w:r>
      </w:ins>
      <w:del w:id="801" w:author="Cara Cardinale" w:date="2025-02-17T19:15:00Z">
        <w:r w:rsidDel="004523A0">
          <w:delText>1</w:delText>
        </w:r>
      </w:del>
      <w:r>
        <w:t xml:space="preserve">aws regulating the conduct and the affairs of the corporation, as prepared by </w:t>
      </w:r>
      <w:r>
        <w:rPr>
          <w:rStyle w:val="pxfinstr"/>
          <w:i/>
          <w:iCs/>
        </w:rPr>
        <w:t>[name of law firm]</w:t>
      </w:r>
      <w:r>
        <w:t>, attorneys for the corporation, were adopted and ordered appended thereto.</w:t>
      </w:r>
    </w:p>
    <w:p w14:paraId="46B03F3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p.ct.id="f477b8b0b92511efa86bc22ba615bad8|32|31:31"</w:instrText>
      </w:r>
      <w:r>
        <w:fldChar w:fldCharType="end"/>
      </w:r>
      <w:r>
        <w:t xml:space="preserve">The following persons were appointed directors of the corporation: </w:t>
      </w:r>
      <w:r>
        <w:rPr>
          <w:rStyle w:val="pxfinstr"/>
          <w:i/>
          <w:iCs/>
        </w:rPr>
        <w:t>[names of directors]</w:t>
      </w:r>
      <w:r>
        <w:t>.</w:t>
      </w:r>
    </w:p>
    <w:p w14:paraId="7275955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p.ct.id="f477b8b0b92511efa86bc22ba615bad8|32|31:31"</w:instrText>
      </w:r>
      <w:r>
        <w:fldChar w:fldCharType="end"/>
      </w:r>
      <w:r>
        <w:t xml:space="preserve">The principal office of the corporation was fixed at </w:t>
      </w:r>
      <w:r>
        <w:rPr>
          <w:rStyle w:val="pxfinstr"/>
          <w:i/>
          <w:iCs/>
        </w:rPr>
        <w:t>[address of office]</w:t>
      </w:r>
      <w:r>
        <w:t xml:space="preserve">, </w:t>
      </w:r>
      <w:r>
        <w:rPr>
          <w:rStyle w:val="pxfinstr"/>
          <w:i/>
          <w:iCs/>
        </w:rPr>
        <w:t>[name of city]</w:t>
      </w:r>
      <w:r>
        <w:t xml:space="preserve">, New York </w:t>
      </w:r>
      <w:r>
        <w:rPr>
          <w:rStyle w:val="pxfinstr"/>
          <w:i/>
          <w:iCs/>
        </w:rPr>
        <w:t>[specification of ZIP code]</w:t>
      </w:r>
      <w:r>
        <w:t>.</w:t>
      </w:r>
    </w:p>
    <w:p w14:paraId="23F00B1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p.ct.id="f477b8b0b92511efa86bc22ba615bad8|32|31:31"</w:instrText>
      </w:r>
      <w:r>
        <w:fldChar w:fldCharType="end"/>
      </w:r>
      <w:r>
        <w:rPr>
          <w:rStyle w:val="pxfinstr"/>
          <w:i/>
          <w:iCs/>
        </w:rPr>
        <w:t>[Name of depository]</w:t>
      </w:r>
      <w:r>
        <w:t xml:space="preserve">, located at </w:t>
      </w:r>
      <w:r>
        <w:rPr>
          <w:rStyle w:val="pxfinstr"/>
          <w:i/>
          <w:iCs/>
        </w:rPr>
        <w:t>[address of depository]</w:t>
      </w:r>
      <w:r>
        <w:t xml:space="preserve">, </w:t>
      </w:r>
      <w:r>
        <w:rPr>
          <w:rStyle w:val="pxfinstr"/>
          <w:i/>
          <w:iCs/>
        </w:rPr>
        <w:t>[name of city]</w:t>
      </w:r>
      <w:r>
        <w:t xml:space="preserve">, New York </w:t>
      </w:r>
      <w:r>
        <w:rPr>
          <w:rStyle w:val="pxfinstr"/>
          <w:i/>
          <w:iCs/>
        </w:rPr>
        <w:t>[specification of ZIP code]</w:t>
      </w:r>
      <w:r>
        <w:t xml:space="preserve">, was designated as depository for bank accounts in the name of the corporation, with </w:t>
      </w:r>
      <w:r>
        <w:rPr>
          <w:rStyle w:val="pxfinstr"/>
          <w:i/>
          <w:iCs/>
        </w:rPr>
        <w:t>[titles of officers]</w:t>
      </w:r>
      <w:r>
        <w:t xml:space="preserve"> as authorized signatories.</w:t>
      </w:r>
    </w:p>
    <w:p w14:paraId="4AE575CC"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5FE4FF28"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consent]</w:t>
      </w:r>
    </w:p>
    <w:p w14:paraId="6F1D7885"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8A58219"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president]</w:t>
      </w:r>
    </w:p>
    <w:p w14:paraId="607CD59E"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President</w:t>
      </w:r>
    </w:p>
    <w:p w14:paraId="301BF4C0" w14:textId="77777777" w:rsidR="004E0EBB" w:rsidRDefault="004E0EBB">
      <w:pPr>
        <w:pStyle w:val="pxformnotes"/>
        <w:jc w:val="center"/>
        <w:rPr>
          <w:sz w:val="24"/>
          <w:szCs w:val="24"/>
        </w:rPr>
      </w:pPr>
      <w:r>
        <w:rPr>
          <w:rStyle w:val="pxvis"/>
          <w:rFonts w:cs="Arial"/>
          <w:bCs/>
          <w:szCs w:val="28"/>
        </w:rPr>
        <w:t>Notes to Form</w:t>
      </w:r>
    </w:p>
    <w:p w14:paraId="3B89483C" w14:textId="77777777" w:rsidR="004E0EBB" w:rsidRDefault="004E0EBB">
      <w:pPr>
        <w:pStyle w:val="pxformnotes"/>
        <w:rPr>
          <w:sz w:val="24"/>
          <w:szCs w:val="24"/>
        </w:rPr>
      </w:pPr>
    </w:p>
    <w:p w14:paraId="1CA50183" w14:textId="77777777" w:rsidR="004E0EBB" w:rsidRDefault="004E0EBB">
      <w:pPr>
        <w:pStyle w:val="pxformrr"/>
        <w:rPr>
          <w:sz w:val="24"/>
          <w:szCs w:val="24"/>
        </w:rPr>
      </w:pPr>
      <w:r>
        <w:rPr>
          <w:rStyle w:val="pxvis"/>
          <w:rFonts w:cs="Arial"/>
          <w:bCs/>
          <w:szCs w:val="28"/>
        </w:rPr>
        <w:t>Research References</w:t>
      </w:r>
    </w:p>
    <w:p w14:paraId="0137BEA8" w14:textId="77777777" w:rsidR="004E0EBB" w:rsidRDefault="004E0EBB">
      <w:pPr>
        <w:pStyle w:val="pxformrrp"/>
        <w:rPr>
          <w:ins w:id="802" w:author="Cara Cardinale" w:date="2025-03-03T14:31:00Z"/>
          <w:rStyle w:val="pxtk"/>
        </w:rPr>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tk.ref.id="I09JTZW"</w:instrText>
      </w:r>
      <w:r>
        <w:rPr>
          <w:rStyle w:val="pxtk"/>
        </w:rPr>
        <w:fldChar w:fldCharType="end"/>
      </w:r>
      <w:r>
        <w:rPr>
          <w:rStyle w:val="pxtk"/>
        </w:rPr>
        <w:t>West's Key Number Digest, Corporations and Business Organizations &amp;key;3370 to 3379</w:t>
      </w:r>
    </w:p>
    <w:p w14:paraId="5299F21F" w14:textId="77777777" w:rsidR="00CE0898" w:rsidRDefault="00CE0898" w:rsidP="00CE0898">
      <w:pPr>
        <w:rPr>
          <w:ins w:id="803" w:author="Cara Cardinale" w:date="2025-03-03T14:31:00Z"/>
        </w:rPr>
      </w:pPr>
    </w:p>
    <w:p w14:paraId="76EA66DA" w14:textId="77777777" w:rsidR="00CE0898" w:rsidRDefault="00CE0898" w:rsidP="00CE0898">
      <w:pPr>
        <w:rPr>
          <w:ins w:id="804" w:author="Cara Cardinale" w:date="2025-03-03T14:31:00Z"/>
        </w:rPr>
      </w:pPr>
    </w:p>
    <w:p w14:paraId="1978AB77" w14:textId="77777777" w:rsidR="00CE0898" w:rsidRDefault="00CE0898" w:rsidP="00CE0898">
      <w:pPr>
        <w:rPr>
          <w:ins w:id="805" w:author="Cara Cardinale" w:date="2025-03-03T14:31:00Z"/>
        </w:rPr>
      </w:pPr>
      <w:bookmarkStart w:id="806" w:name="_Hlk191904741"/>
      <w:ins w:id="807" w:author="Cara Cardinale" w:date="2025-03-03T14:31:00Z">
        <w:r>
          <w:t>31:31.40. Statement of incorporator in lieu of organization</w:t>
        </w:r>
      </w:ins>
      <w:ins w:id="808" w:author="Cara Cardinale" w:date="2025-03-03T21:53:00Z">
        <w:r w:rsidR="004E45D9">
          <w:t>al</w:t>
        </w:r>
      </w:ins>
      <w:ins w:id="809" w:author="Cara Cardinale" w:date="2025-03-03T14:31:00Z">
        <w:r>
          <w:t xml:space="preserve"> meeting</w:t>
        </w:r>
      </w:ins>
    </w:p>
    <w:bookmarkEnd w:id="806"/>
    <w:p w14:paraId="4556A7DB" w14:textId="77777777" w:rsidR="00CE0898" w:rsidRDefault="00CE0898" w:rsidP="00CE0898">
      <w:pPr>
        <w:rPr>
          <w:ins w:id="810" w:author="Cara Cardinale" w:date="2025-03-03T14:31:00Z"/>
          <w:rFonts w:ascii="Times New Roman" w:hAnsi="Times New Roman"/>
        </w:rPr>
      </w:pPr>
    </w:p>
    <w:p w14:paraId="28725C2B" w14:textId="77777777" w:rsidR="00CE0898" w:rsidRDefault="00CE0898" w:rsidP="00CE0898">
      <w:pPr>
        <w:rPr>
          <w:ins w:id="811" w:author="Cara Cardinale" w:date="2025-03-03T14:31:00Z"/>
          <w:rFonts w:ascii="Times New Roman" w:hAnsi="Times New Roman"/>
        </w:rPr>
      </w:pPr>
      <w:ins w:id="812" w:author="Cara Cardinale" w:date="2025-03-03T14:31:00Z">
        <w:r>
          <w:rPr>
            <w:rFonts w:ascii="Times New Roman" w:hAnsi="Times New Roman"/>
          </w:rPr>
          <w:t>&lt;p&gt;&lt;hac&gt;</w:t>
        </w:r>
        <w:r w:rsidRPr="00BD3ABE">
          <w:rPr>
            <w:rFonts w:ascii="Times New Roman" w:hAnsi="Times New Roman"/>
          </w:rPr>
          <w:t>STATEMENT OF INCORPORATOR IN LIEU OF ORGANIZATION</w:t>
        </w:r>
      </w:ins>
      <w:ins w:id="813" w:author="Cara Cardinale" w:date="2025-03-03T21:53:00Z">
        <w:r w:rsidR="004E45D9">
          <w:rPr>
            <w:rFonts w:ascii="Times New Roman" w:hAnsi="Times New Roman"/>
          </w:rPr>
          <w:t>AL</w:t>
        </w:r>
      </w:ins>
      <w:ins w:id="814" w:author="Cara Cardinale" w:date="2025-03-03T14:31:00Z">
        <w:r w:rsidRPr="00BD3ABE">
          <w:rPr>
            <w:rFonts w:ascii="Times New Roman" w:hAnsi="Times New Roman"/>
          </w:rPr>
          <w:t xml:space="preserve"> MEETING</w:t>
        </w:r>
        <w:r>
          <w:rPr>
            <w:rFonts w:ascii="Times New Roman" w:hAnsi="Times New Roman"/>
          </w:rPr>
          <w:t xml:space="preserve"> OF &lt;finstr&gt;[NAME OF CORPORATION]&lt;/finstr&gt;</w:t>
        </w:r>
      </w:ins>
    </w:p>
    <w:p w14:paraId="4646AEC5" w14:textId="77777777" w:rsidR="00CE0898" w:rsidRPr="00BD3ABE" w:rsidRDefault="00CE0898" w:rsidP="00CE0898">
      <w:pPr>
        <w:rPr>
          <w:ins w:id="815" w:author="Cara Cardinale" w:date="2025-03-03T14:31:00Z"/>
          <w:rFonts w:ascii="Times New Roman" w:hAnsi="Times New Roman"/>
        </w:rPr>
      </w:pPr>
      <w:ins w:id="816" w:author="Cara Cardinale" w:date="2025-03-03T14:31:00Z">
        <w:r>
          <w:rPr>
            <w:rFonts w:ascii="Times New Roman" w:hAnsi="Times New Roman"/>
          </w:rPr>
          <w:t>&lt;fvs&gt;</w:t>
        </w:r>
        <w:r>
          <w:rPr>
            <w:rFonts w:ascii="Times New Roman" w:hAnsi="Times New Roman"/>
          </w:rPr>
          <w:br/>
          <w:t>&lt;p&gt;</w:t>
        </w:r>
        <w:r w:rsidRPr="00BD3ABE">
          <w:rPr>
            <w:rFonts w:ascii="Times New Roman" w:hAnsi="Times New Roman"/>
          </w:rPr>
          <w:t>The certificate of incorporation of the above-named corporation having been filed in the</w:t>
        </w:r>
      </w:ins>
    </w:p>
    <w:p w14:paraId="20AB8A8B" w14:textId="77777777" w:rsidR="00CE0898" w:rsidRPr="00BD3ABE" w:rsidRDefault="00CE0898" w:rsidP="00CE0898">
      <w:pPr>
        <w:rPr>
          <w:ins w:id="817" w:author="Cara Cardinale" w:date="2025-03-03T14:31:00Z"/>
          <w:rFonts w:ascii="Times New Roman" w:hAnsi="Times New Roman"/>
        </w:rPr>
      </w:pPr>
      <w:ins w:id="818" w:author="Cara Cardinale" w:date="2025-03-03T14:31:00Z">
        <w:r w:rsidRPr="00BD3ABE">
          <w:rPr>
            <w:rFonts w:ascii="Times New Roman" w:hAnsi="Times New Roman"/>
          </w:rPr>
          <w:t>Office of the Secretary of State of the State of New York, the undersigned, being the incorporator</w:t>
        </w:r>
      </w:ins>
      <w:ins w:id="819" w:author="Cara Cardinale" w:date="2025-03-03T21:52:00Z">
        <w:r w:rsidR="004E45D9">
          <w:rPr>
            <w:rFonts w:ascii="Times New Roman" w:hAnsi="Times New Roman"/>
          </w:rPr>
          <w:t xml:space="preserve"> </w:t>
        </w:r>
      </w:ins>
      <w:ins w:id="820" w:author="Cara Cardinale" w:date="2025-03-03T14:31:00Z">
        <w:r w:rsidRPr="00BD3ABE">
          <w:rPr>
            <w:rFonts w:ascii="Times New Roman" w:hAnsi="Times New Roman"/>
          </w:rPr>
          <w:t>named in said certificate, does hereby state that the following actions were taken on this day for the</w:t>
        </w:r>
        <w:r>
          <w:rPr>
            <w:rFonts w:ascii="Times New Roman" w:hAnsi="Times New Roman"/>
          </w:rPr>
          <w:t xml:space="preserve"> </w:t>
        </w:r>
        <w:r w:rsidRPr="00BD3ABE">
          <w:rPr>
            <w:rFonts w:ascii="Times New Roman" w:hAnsi="Times New Roman"/>
          </w:rPr>
          <w:t>purpose of organizing this corporation:</w:t>
        </w:r>
      </w:ins>
    </w:p>
    <w:p w14:paraId="6FEEBB34" w14:textId="77777777" w:rsidR="00CE0898" w:rsidRPr="00BD3ABE" w:rsidRDefault="00CE0898" w:rsidP="00CE0898">
      <w:pPr>
        <w:rPr>
          <w:ins w:id="821" w:author="Cara Cardinale" w:date="2025-03-03T14:31:00Z"/>
          <w:rFonts w:ascii="Times New Roman" w:hAnsi="Times New Roman"/>
        </w:rPr>
      </w:pPr>
      <w:ins w:id="822" w:author="Cara Cardinale" w:date="2025-03-03T14:31:00Z">
        <w:r>
          <w:rPr>
            <w:rFonts w:ascii="Times New Roman" w:hAnsi="Times New Roman"/>
          </w:rPr>
          <w:t>&lt;p&gt;</w:t>
        </w:r>
        <w:r w:rsidRPr="00BD3ABE">
          <w:rPr>
            <w:rFonts w:ascii="Times New Roman" w:hAnsi="Times New Roman"/>
          </w:rPr>
          <w:t>1. By</w:t>
        </w:r>
        <w:r>
          <w:rPr>
            <w:rFonts w:ascii="Times New Roman" w:hAnsi="Times New Roman"/>
          </w:rPr>
          <w:t>l</w:t>
        </w:r>
        <w:r w:rsidRPr="00BD3ABE">
          <w:rPr>
            <w:rFonts w:ascii="Times New Roman" w:hAnsi="Times New Roman"/>
          </w:rPr>
          <w:t>aws for the regulation of the affairs of the corporation were adopted by the undersigned</w:t>
        </w:r>
        <w:r>
          <w:rPr>
            <w:rFonts w:ascii="Times New Roman" w:hAnsi="Times New Roman"/>
          </w:rPr>
          <w:t xml:space="preserve"> </w:t>
        </w:r>
        <w:r w:rsidRPr="00BD3ABE">
          <w:rPr>
            <w:rFonts w:ascii="Times New Roman" w:hAnsi="Times New Roman"/>
          </w:rPr>
          <w:t>incorporator and were ordered inserted in the minute book immediately following the copy of</w:t>
        </w:r>
        <w:r>
          <w:rPr>
            <w:rFonts w:ascii="Times New Roman" w:hAnsi="Times New Roman"/>
          </w:rPr>
          <w:t xml:space="preserve"> </w:t>
        </w:r>
        <w:r w:rsidRPr="00BD3ABE">
          <w:rPr>
            <w:rFonts w:ascii="Times New Roman" w:hAnsi="Times New Roman"/>
          </w:rPr>
          <w:t>the certificate of incorporation and before this instrument.</w:t>
        </w:r>
      </w:ins>
    </w:p>
    <w:p w14:paraId="3490A963" w14:textId="77777777" w:rsidR="00CE0898" w:rsidRPr="00BD3ABE" w:rsidRDefault="00CE0898" w:rsidP="00CE0898">
      <w:pPr>
        <w:rPr>
          <w:ins w:id="823" w:author="Cara Cardinale" w:date="2025-03-03T14:31:00Z"/>
          <w:rFonts w:ascii="Times New Roman" w:hAnsi="Times New Roman"/>
        </w:rPr>
      </w:pPr>
      <w:ins w:id="824" w:author="Cara Cardinale" w:date="2025-03-03T14:31:00Z">
        <w:r w:rsidRPr="00BD3ABE">
          <w:rPr>
            <w:rFonts w:ascii="Times New Roman" w:hAnsi="Times New Roman"/>
          </w:rPr>
          <w:t>2. The undersigned hereby resigns as incorporator of the corporation as of the date set forth</w:t>
        </w:r>
        <w:r>
          <w:rPr>
            <w:rFonts w:ascii="Times New Roman" w:hAnsi="Times New Roman"/>
          </w:rPr>
          <w:t xml:space="preserve"> below and the f</w:t>
        </w:r>
        <w:r w:rsidRPr="00BD3ABE">
          <w:rPr>
            <w:rFonts w:ascii="Times New Roman" w:hAnsi="Times New Roman"/>
          </w:rPr>
          <w:t>ollowing are hereby elected as the directors of the corporation to hold office until the</w:t>
        </w:r>
        <w:r>
          <w:rPr>
            <w:rFonts w:ascii="Times New Roman" w:hAnsi="Times New Roman"/>
          </w:rPr>
          <w:t xml:space="preserve"> </w:t>
        </w:r>
        <w:r w:rsidRPr="00BD3ABE">
          <w:rPr>
            <w:rFonts w:ascii="Times New Roman" w:hAnsi="Times New Roman"/>
          </w:rPr>
          <w:t>first annual meeting of the corporation or until their successors are elected and qualified:</w:t>
        </w:r>
        <w:r>
          <w:rPr>
            <w:rFonts w:ascii="Times New Roman" w:hAnsi="Times New Roman"/>
          </w:rPr>
          <w:t xml:space="preserve"> &lt;finstr&gt;[list of names of directors]&lt;/finstr&gt;</w:t>
        </w:r>
      </w:ins>
    </w:p>
    <w:p w14:paraId="2CBEF93B" w14:textId="77777777" w:rsidR="00CE0898" w:rsidRDefault="00CE0898" w:rsidP="00CE0898">
      <w:pPr>
        <w:rPr>
          <w:ins w:id="825" w:author="Cara Cardinale" w:date="2025-03-03T14:31:00Z"/>
          <w:rFonts w:ascii="Times New Roman" w:hAnsi="Times New Roman"/>
        </w:rPr>
      </w:pPr>
      <w:ins w:id="826" w:author="Cara Cardinale" w:date="2025-03-03T14:31:00Z">
        <w:r>
          <w:rPr>
            <w:rFonts w:ascii="Times New Roman" w:hAnsi="Times New Roman"/>
          </w:rPr>
          <w:t>&lt;p&gt;</w:t>
        </w:r>
        <w:r w:rsidRPr="00BD3ABE">
          <w:rPr>
            <w:rFonts w:ascii="Times New Roman" w:hAnsi="Times New Roman"/>
          </w:rPr>
          <w:t xml:space="preserve">Dated: </w:t>
        </w:r>
        <w:r>
          <w:rPr>
            <w:rFonts w:ascii="Times New Roman" w:hAnsi="Times New Roman"/>
          </w:rPr>
          <w:t>&lt;finstr&gt;[date of signature]&lt;/finstr&gt;</w:t>
        </w:r>
      </w:ins>
    </w:p>
    <w:p w14:paraId="356C241A" w14:textId="77777777" w:rsidR="00CE0898" w:rsidRDefault="00CE0898" w:rsidP="00CE0898">
      <w:pPr>
        <w:rPr>
          <w:ins w:id="827" w:author="Cara Cardinale" w:date="2025-03-03T14:31:00Z"/>
          <w:rStyle w:val="pxfinstr"/>
          <w:i/>
          <w:iCs/>
        </w:rPr>
      </w:pPr>
      <w:ins w:id="828" w:author="Cara Cardinale" w:date="2025-03-03T14:31:00Z">
        <w:r>
          <w:rPr>
            <w:rStyle w:val="pxfinstr"/>
            <w:i/>
            <w:iCs/>
          </w:rPr>
          <w:t>[Name of incorporator]</w:t>
        </w:r>
      </w:ins>
    </w:p>
    <w:p w14:paraId="10B1C0DB" w14:textId="77777777" w:rsidR="00CE0898" w:rsidRDefault="00CE0898" w:rsidP="00CE0898">
      <w:pPr>
        <w:rPr>
          <w:ins w:id="829" w:author="Cara Cardinale" w:date="2025-03-03T14:31:00Z"/>
          <w:rStyle w:val="pxfinstr"/>
          <w:i/>
          <w:iCs/>
        </w:rPr>
      </w:pPr>
    </w:p>
    <w:p w14:paraId="0E404902" w14:textId="77777777" w:rsidR="00CE0898" w:rsidRDefault="00CE0898" w:rsidP="00CE0898">
      <w:pPr>
        <w:pStyle w:val="pxformnotes"/>
        <w:jc w:val="center"/>
        <w:rPr>
          <w:ins w:id="830" w:author="Cara Cardinale" w:date="2025-03-03T14:31:00Z"/>
          <w:sz w:val="24"/>
          <w:szCs w:val="24"/>
        </w:rPr>
      </w:pPr>
      <w:ins w:id="831" w:author="Cara Cardinale" w:date="2025-03-03T14:31:00Z">
        <w:r>
          <w:rPr>
            <w:rStyle w:val="pxvis"/>
            <w:rFonts w:cs="Arial"/>
            <w:bCs/>
            <w:szCs w:val="28"/>
          </w:rPr>
          <w:t>Notes to Form</w:t>
        </w:r>
      </w:ins>
    </w:p>
    <w:p w14:paraId="533D9516" w14:textId="77777777" w:rsidR="00CE0898" w:rsidRDefault="00CE0898" w:rsidP="00CE0898">
      <w:pPr>
        <w:pStyle w:val="pxformnotes"/>
        <w:rPr>
          <w:ins w:id="832" w:author="Cara Cardinale" w:date="2025-03-03T14:31:00Z"/>
          <w:sz w:val="24"/>
          <w:szCs w:val="24"/>
        </w:rPr>
      </w:pPr>
    </w:p>
    <w:p w14:paraId="7C8D5224" w14:textId="77777777" w:rsidR="00CE0898" w:rsidRDefault="00CE0898" w:rsidP="00CE0898">
      <w:pPr>
        <w:pStyle w:val="pxformrr"/>
        <w:rPr>
          <w:ins w:id="833" w:author="Cara Cardinale" w:date="2025-03-03T14:31:00Z"/>
          <w:sz w:val="24"/>
          <w:szCs w:val="24"/>
        </w:rPr>
      </w:pPr>
      <w:ins w:id="834" w:author="Cara Cardinale" w:date="2025-03-03T14:31:00Z">
        <w:r>
          <w:rPr>
            <w:rStyle w:val="pxvis"/>
            <w:rFonts w:cs="Arial"/>
            <w:bCs/>
            <w:szCs w:val="28"/>
          </w:rPr>
          <w:t>Research References</w:t>
        </w:r>
      </w:ins>
    </w:p>
    <w:p w14:paraId="54953786" w14:textId="77777777" w:rsidR="00CE0898" w:rsidRDefault="00CE0898" w:rsidP="00CE0898">
      <w:pPr>
        <w:pStyle w:val="pxformrrp"/>
        <w:rPr>
          <w:ins w:id="835" w:author="Cara Cardinale" w:date="2025-03-03T14:31:00Z"/>
          <w:rStyle w:val="pxtk"/>
        </w:rPr>
      </w:pPr>
      <w:ins w:id="836" w:author="Cara Cardinale" w:date="2025-03-03T14:31:00Z">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tk.ref.id="I09JTZW"</w:instrText>
        </w:r>
        <w:r>
          <w:rPr>
            <w:rStyle w:val="pxtk"/>
          </w:rPr>
          <w:fldChar w:fldCharType="end"/>
        </w:r>
        <w:r>
          <w:rPr>
            <w:rStyle w:val="pxtk"/>
          </w:rPr>
          <w:t>West's Key Number Digest, Corporations and Business Organizations &amp;key;3370 to 3379</w:t>
        </w:r>
      </w:ins>
    </w:p>
    <w:p w14:paraId="7B7FE0AD" w14:textId="77777777" w:rsidR="00CE0898" w:rsidRPr="00BD3ABE" w:rsidRDefault="00CE0898" w:rsidP="00CE0898">
      <w:pPr>
        <w:rPr>
          <w:ins w:id="837" w:author="Cara Cardinale" w:date="2025-03-03T14:31:00Z"/>
          <w:rFonts w:ascii="Times New Roman" w:hAnsi="Times New Roman"/>
        </w:rPr>
      </w:pPr>
    </w:p>
    <w:p w14:paraId="73DB343F" w14:textId="77777777" w:rsidR="00CE0898" w:rsidRPr="00A00DAC" w:rsidRDefault="00CE0898" w:rsidP="00CE0898">
      <w:pPr>
        <w:rPr>
          <w:ins w:id="838" w:author="Cara Cardinale" w:date="2025-03-03T12:53:00Z"/>
        </w:rPr>
        <w:pPrChange w:id="839" w:author="Cara Cardinale" w:date="2025-03-03T14:31:00Z">
          <w:pPr>
            <w:pStyle w:val="pxformrrp"/>
          </w:pPr>
        </w:pPrChange>
      </w:pPr>
    </w:p>
    <w:p w14:paraId="3B704834" w14:textId="77777777" w:rsidR="00842770" w:rsidRDefault="00842770" w:rsidP="00842770">
      <w:pPr>
        <w:rPr>
          <w:ins w:id="840" w:author="Cara Cardinale" w:date="2025-03-03T13:03:00Z"/>
        </w:rPr>
      </w:pPr>
    </w:p>
    <w:p w14:paraId="5D8EBB58" w14:textId="77777777" w:rsidR="00842770" w:rsidDel="00B14CAA" w:rsidRDefault="00B14CAA" w:rsidP="00842770">
      <w:pPr>
        <w:rPr>
          <w:del w:id="841" w:author="Cara Cardinale" w:date="2025-03-03T13:08:00Z"/>
        </w:rPr>
      </w:pPr>
      <w:bookmarkStart w:id="842" w:name="_Hlk191900516"/>
      <w:ins w:id="843" w:author="Cara Cardinale" w:date="2025-03-03T13:18:00Z">
        <w:r>
          <w:t>31</w:t>
        </w:r>
      </w:ins>
      <w:ins w:id="844" w:author="Cara Cardinale" w:date="2025-03-03T13:22:00Z">
        <w:r w:rsidR="002260E9">
          <w:t>:</w:t>
        </w:r>
      </w:ins>
      <w:ins w:id="845" w:author="Cara Cardinale" w:date="2025-03-03T13:18:00Z">
        <w:r>
          <w:t>31.50.</w:t>
        </w:r>
      </w:ins>
      <w:ins w:id="846" w:author="Cara Cardinale" w:date="2025-03-03T13:19:00Z">
        <w:r>
          <w:t xml:space="preserve"> Resolution approving certificate of incorporation</w:t>
        </w:r>
      </w:ins>
    </w:p>
    <w:bookmarkEnd w:id="842"/>
    <w:p w14:paraId="47B6119C" w14:textId="77777777" w:rsidR="00B14CAA" w:rsidRDefault="00B14CAA" w:rsidP="00842770">
      <w:pPr>
        <w:rPr>
          <w:ins w:id="847" w:author="Cara Cardinale" w:date="2025-03-03T13:19:00Z"/>
        </w:rPr>
      </w:pPr>
    </w:p>
    <w:p w14:paraId="2ECE6411" w14:textId="77777777" w:rsidR="00B14CAA" w:rsidRPr="00842770" w:rsidRDefault="00B14CAA" w:rsidP="004E45D9">
      <w:pPr>
        <w:ind w:firstLine="720"/>
        <w:rPr>
          <w:ins w:id="848" w:author="Cara Cardinale" w:date="2025-03-03T13:18:00Z"/>
        </w:rPr>
        <w:pPrChange w:id="849" w:author="Cara Cardinale" w:date="2025-03-03T21:54:00Z">
          <w:pPr>
            <w:pStyle w:val="pxformrrp"/>
            <w:ind w:firstLine="720"/>
          </w:pPr>
        </w:pPrChange>
      </w:pPr>
      <w:ins w:id="850" w:author="Cara Cardinale" w:date="2025-03-03T13:19:00Z">
        <w:r w:rsidRPr="00B14CAA">
          <w:t xml:space="preserve">RESOLVED, to ratify confirm, authorize, approve and accept the filing of the Certificate of Incorporation of the Corporation, a true and complete copy of which is appended hereto as Exhibit </w:t>
        </w:r>
        <w:r>
          <w:t>&lt;finstr&gt;[designation of exhibit]&lt;/finstr&gt;</w:t>
        </w:r>
        <w:r w:rsidRPr="00B14CAA">
          <w:t>, with the Department of State of the State of New York, and all actions heretofore taken to effect the formation of the Corporation.</w:t>
        </w:r>
      </w:ins>
    </w:p>
    <w:p w14:paraId="3EE1A436" w14:textId="77777777" w:rsidR="00B14CAA" w:rsidRDefault="00B14CAA" w:rsidP="00B14CAA">
      <w:pPr>
        <w:pStyle w:val="pxformnotes"/>
        <w:jc w:val="center"/>
        <w:rPr>
          <w:ins w:id="851" w:author="Cara Cardinale" w:date="2025-03-03T13:19:00Z"/>
          <w:rStyle w:val="pxvis"/>
          <w:rFonts w:cs="Arial"/>
          <w:bCs/>
          <w:szCs w:val="28"/>
        </w:rPr>
      </w:pPr>
    </w:p>
    <w:p w14:paraId="716582C2" w14:textId="77777777" w:rsidR="00B14CAA" w:rsidRDefault="00B14CAA" w:rsidP="00B14CAA">
      <w:pPr>
        <w:pStyle w:val="pxformnotes"/>
        <w:jc w:val="center"/>
        <w:rPr>
          <w:ins w:id="852" w:author="Cara Cardinale" w:date="2025-03-03T13:18:00Z"/>
          <w:sz w:val="24"/>
          <w:szCs w:val="24"/>
        </w:rPr>
      </w:pPr>
      <w:ins w:id="853" w:author="Cara Cardinale" w:date="2025-03-03T13:18:00Z">
        <w:r>
          <w:rPr>
            <w:rStyle w:val="pxvis"/>
            <w:rFonts w:cs="Arial"/>
            <w:bCs/>
            <w:szCs w:val="28"/>
          </w:rPr>
          <w:t>Notes to Form</w:t>
        </w:r>
      </w:ins>
    </w:p>
    <w:p w14:paraId="5E562FD4" w14:textId="77777777" w:rsidR="00B14CAA" w:rsidRDefault="00B14CAA" w:rsidP="00B14CAA">
      <w:pPr>
        <w:pStyle w:val="pxformnotes"/>
        <w:rPr>
          <w:ins w:id="854" w:author="Cara Cardinale" w:date="2025-03-03T13:18:00Z"/>
          <w:sz w:val="24"/>
          <w:szCs w:val="24"/>
        </w:rPr>
      </w:pPr>
    </w:p>
    <w:p w14:paraId="2B75D2D3" w14:textId="77777777" w:rsidR="00B14CAA" w:rsidRDefault="00B14CAA" w:rsidP="00B14CAA">
      <w:pPr>
        <w:pStyle w:val="pxformrr"/>
        <w:rPr>
          <w:ins w:id="855" w:author="Cara Cardinale" w:date="2025-03-03T13:18:00Z"/>
          <w:sz w:val="24"/>
          <w:szCs w:val="24"/>
        </w:rPr>
      </w:pPr>
      <w:ins w:id="856" w:author="Cara Cardinale" w:date="2025-03-03T13:18:00Z">
        <w:r>
          <w:rPr>
            <w:rStyle w:val="pxvis"/>
            <w:rFonts w:cs="Arial"/>
            <w:bCs/>
            <w:szCs w:val="28"/>
          </w:rPr>
          <w:t>Research References</w:t>
        </w:r>
      </w:ins>
    </w:p>
    <w:p w14:paraId="6225B753" w14:textId="77777777" w:rsidR="008E3E47" w:rsidRDefault="00B14CAA" w:rsidP="00B14CAA">
      <w:pPr>
        <w:pStyle w:val="pxformrrp"/>
        <w:rPr>
          <w:ins w:id="857" w:author="Cara Cardinale" w:date="2025-03-03T13:09:00Z"/>
          <w:sz w:val="27"/>
          <w:szCs w:val="27"/>
        </w:rPr>
        <w:pPrChange w:id="858" w:author="Cara Cardinale" w:date="2025-03-03T13:21:00Z">
          <w:pPr>
            <w:pStyle w:val="pxs"/>
            <w:spacing w:before="180"/>
          </w:pPr>
        </w:pPrChange>
      </w:pPr>
      <w:ins w:id="859" w:author="Cara Cardinale" w:date="2025-03-03T13:18:00Z">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tk.ref.id="I09JTZW"</w:instrText>
        </w:r>
        <w:r>
          <w:rPr>
            <w:rStyle w:val="pxtk"/>
          </w:rPr>
          <w:fldChar w:fldCharType="end"/>
        </w:r>
        <w:r>
          <w:rPr>
            <w:rStyle w:val="pxtk"/>
          </w:rPr>
          <w:t>West's Key Number Digest, Corporations and Business Organizations &amp;key;337</w:t>
        </w:r>
      </w:ins>
      <w:ins w:id="860" w:author="Cara Cardinale" w:date="2025-03-03T13:21:00Z">
        <w:r>
          <w:rPr>
            <w:rStyle w:val="pxtk"/>
          </w:rPr>
          <w:t>4</w:t>
        </w:r>
      </w:ins>
    </w:p>
    <w:p w14:paraId="5BF6E0B7" w14:textId="77777777" w:rsidR="008E3E47" w:rsidRDefault="008E3E47">
      <w:pPr>
        <w:pStyle w:val="pxs"/>
        <w:spacing w:before="180"/>
        <w:rPr>
          <w:ins w:id="861" w:author="Cara Cardinale" w:date="2025-03-03T13:09:00Z"/>
          <w:sz w:val="27"/>
          <w:szCs w:val="27"/>
        </w:rPr>
      </w:pPr>
    </w:p>
    <w:p w14:paraId="2917A619" w14:textId="77777777" w:rsidR="004E0EBB" w:rsidRDefault="004E0EBB">
      <w:pPr>
        <w:pStyle w:val="pxs"/>
        <w:spacing w:before="180"/>
        <w:rPr>
          <w:sz w:val="27"/>
          <w:szCs w:val="27"/>
        </w:rPr>
      </w:pPr>
      <w:r>
        <w:rPr>
          <w:sz w:val="27"/>
          <w:szCs w:val="27"/>
        </w:rPr>
        <w:t>31:32. Certificate of incorporation</w:t>
      </w:r>
      <w:r>
        <w:rPr>
          <w:rStyle w:val="pxsep"/>
        </w:rPr>
        <w:t xml:space="preserve">-- </w:t>
      </w:r>
      <w:r>
        <w:rPr>
          <w:sz w:val="27"/>
          <w:szCs w:val="27"/>
        </w:rPr>
        <w:t>Official form</w:t>
      </w:r>
    </w:p>
    <w:p w14:paraId="0B4BC9DA" w14:textId="77777777" w:rsidR="004E0EBB" w:rsidRDefault="004E0EBB">
      <w:pPr>
        <w:pStyle w:val="pxov"/>
        <w:rPr>
          <w:vanish/>
        </w:rPr>
      </w:pPr>
      <w:r>
        <w:rPr>
          <w:vanish/>
        </w:rPr>
        <w:t>NFP</w:t>
      </w:r>
    </w:p>
    <w:p w14:paraId="758B6F95" w14:textId="77777777" w:rsidR="004E0EBB" w:rsidRDefault="004E0EBB">
      <w:pPr>
        <w:pStyle w:val="pxov"/>
        <w:rPr>
          <w:vanish/>
        </w:rPr>
      </w:pPr>
      <w:r>
        <w:rPr>
          <w:vanish/>
        </w:rPr>
        <w:t>COL</w:t>
      </w:r>
    </w:p>
    <w:p w14:paraId="01449A99" w14:textId="77777777" w:rsidR="004E0EBB" w:rsidRDefault="004E0EBB">
      <w:pPr>
        <w:pStyle w:val="pxov"/>
        <w:rPr>
          <w:vanish/>
        </w:rPr>
      </w:pPr>
      <w:r>
        <w:rPr>
          <w:vanish/>
        </w:rPr>
        <w:t>FCV</w:t>
      </w:r>
    </w:p>
    <w:p w14:paraId="3FEB8F9D" w14:textId="77777777" w:rsidR="004E0EBB" w:rsidRDefault="004E0EBB">
      <w:pPr>
        <w:pStyle w:val="pxov"/>
        <w:rPr>
          <w:vanish/>
        </w:rPr>
      </w:pPr>
      <w:r>
        <w:rPr>
          <w:vanish/>
        </w:rPr>
        <w:t>FTR</w:t>
      </w:r>
    </w:p>
    <w:p w14:paraId="4AF13E12" w14:textId="77777777" w:rsidR="004E0EBB" w:rsidRDefault="004E0EBB">
      <w:pPr>
        <w:pStyle w:val="pxov"/>
        <w:rPr>
          <w:vanish/>
        </w:rPr>
      </w:pPr>
      <w:r>
        <w:rPr>
          <w:vanish/>
        </w:rPr>
        <w:t>EFM</w:t>
      </w:r>
    </w:p>
    <w:p w14:paraId="23E71B26" w14:textId="77777777" w:rsidR="004E0EBB" w:rsidRDefault="004E0EBB">
      <w:pPr>
        <w:pStyle w:val="pxov"/>
        <w:rPr>
          <w:vanish/>
        </w:rPr>
      </w:pPr>
      <w:r>
        <w:rPr>
          <w:vanish/>
        </w:rPr>
        <w:t>EBL</w:t>
      </w:r>
    </w:p>
    <w:p w14:paraId="740935C7" w14:textId="77777777" w:rsidR="004E0EBB" w:rsidRDefault="004E0EBB">
      <w:pPr>
        <w:pStyle w:val="pxov"/>
        <w:rPr>
          <w:vanish/>
        </w:rPr>
      </w:pPr>
      <w:r>
        <w:rPr>
          <w:vanish/>
        </w:rPr>
        <w:t>TEM</w:t>
      </w:r>
    </w:p>
    <w:p w14:paraId="2060FD3E" w14:textId="77777777" w:rsidR="004E0EBB" w:rsidRDefault="004E0EBB">
      <w:pPr>
        <w:pStyle w:val="pxov"/>
        <w:rPr>
          <w:vanish/>
        </w:rPr>
      </w:pPr>
      <w:r>
        <w:rPr>
          <w:vanish/>
        </w:rPr>
        <w:t>MTD</w:t>
      </w:r>
    </w:p>
    <w:p w14:paraId="43E0075E"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form.fid="Ic703d6c0181b11e68c12afa7f3a24041"</w:instrText>
      </w:r>
      <w:r>
        <w:fldChar w:fldCharType="end"/>
      </w:r>
      <w:r>
        <w:rPr>
          <w:color w:val="FF0000"/>
          <w:sz w:val="20"/>
          <w:szCs w:val="20"/>
          <w:vertAlign w:val="superscript"/>
        </w:rPr>
        <w:t>►</w:t>
      </w:r>
      <w:r>
        <w:fldChar w:fldCharType="begin"/>
      </w:r>
      <w:r>
        <w:instrText>ib.ct.id="f477b8b0b92511efa86bc22ba615bad8|33|31:32"</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im.id="I0198B1"</w:instrText>
      </w:r>
      <w:r>
        <w:fldChar w:fldCharType="end"/>
      </w:r>
    </w:p>
    <w:p w14:paraId="048784CF"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im.id="I00FFZJ"</w:instrText>
      </w:r>
      <w:r>
        <w:fldChar w:fldCharType="end"/>
      </w:r>
    </w:p>
    <w:p w14:paraId="5DFE9CA4"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#I00FFZJ goes here</w:t>
      </w:r>
    </w:p>
    <w:p w14:paraId="0BCC1633"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im.id="I00GLA0"</w:instrText>
      </w:r>
      <w:r>
        <w:fldChar w:fldCharType="end"/>
      </w:r>
    </w:p>
    <w:p w14:paraId="2F7C551B"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#I00GLA0 goes here</w:t>
      </w:r>
    </w:p>
    <w:p w14:paraId="4FD9B796"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im.id="I00GMGN"</w:instrText>
      </w:r>
      <w:r>
        <w:fldChar w:fldCharType="end"/>
      </w:r>
    </w:p>
    <w:p w14:paraId="6E64D9F8"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#I00GMGN goes here</w:t>
      </w:r>
    </w:p>
    <w:p w14:paraId="2E0AEF30"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im.id="I00HZAB"</w:instrText>
      </w:r>
      <w:r>
        <w:fldChar w:fldCharType="end"/>
      </w:r>
    </w:p>
    <w:p w14:paraId="7486D415"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#I00HZAB goes here</w:t>
      </w:r>
    </w:p>
    <w:p w14:paraId="73832D0D"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im.id="I00I0GW"</w:instrText>
      </w:r>
      <w:r>
        <w:fldChar w:fldCharType="end"/>
      </w:r>
    </w:p>
    <w:p w14:paraId="0A643CA5"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#I00I0GW goes here</w:t>
      </w:r>
    </w:p>
    <w:p w14:paraId="42772F3A" w14:textId="77777777" w:rsidR="004E0EBB" w:rsidRDefault="004E0EBB">
      <w:pPr>
        <w:pStyle w:val="pxformnotes"/>
        <w:jc w:val="center"/>
        <w:rPr>
          <w:sz w:val="24"/>
          <w:szCs w:val="24"/>
        </w:rPr>
      </w:pPr>
      <w:r>
        <w:rPr>
          <w:rStyle w:val="pxvis"/>
          <w:rFonts w:cs="Arial"/>
          <w:bCs/>
          <w:szCs w:val="28"/>
        </w:rPr>
        <w:t>Notes to Form</w:t>
      </w:r>
    </w:p>
    <w:p w14:paraId="715BA121" w14:textId="77777777" w:rsidR="004E0EBB" w:rsidRDefault="004E0EBB">
      <w:pPr>
        <w:pStyle w:val="pxformnotes"/>
        <w:rPr>
          <w:sz w:val="24"/>
          <w:szCs w:val="24"/>
        </w:rPr>
      </w:pPr>
    </w:p>
    <w:p w14:paraId="63415FC1" w14:textId="77777777" w:rsidR="004E0EBB" w:rsidRDefault="004E0EBB">
      <w:pPr>
        <w:pStyle w:val="pxformnote"/>
        <w:spacing w:before="180"/>
      </w:pPr>
      <w:del w:id="862" w:author="Cara Cardinale" w:date="2025-02-08T22:58:00Z">
        <w:r w:rsidDel="00F74B46">
          <w:delText>Drafter's Note</w:delText>
        </w:r>
      </w:del>
      <w:r>
        <w:t xml:space="preserve"> </w:t>
      </w:r>
    </w:p>
    <w:p w14:paraId="5E03573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above form, revised 12/22, is available from the New York State Department of State, </w:t>
      </w:r>
      <w:r>
        <w:rPr>
          <w:rStyle w:val="pxurl"/>
          <w:color w:val="FF0000"/>
          <w:sz w:val="20"/>
          <w:szCs w:val="20"/>
          <w:vertAlign w:val="superscript"/>
        </w:rPr>
        <w:t>►</w:t>
      </w:r>
      <w:r>
        <w:rPr>
          <w:rStyle w:val="pxurl"/>
        </w:rPr>
        <w:fldChar w:fldCharType="begin"/>
      </w:r>
      <w:r>
        <w:rPr>
          <w:rStyle w:val="pxurl"/>
        </w:rPr>
        <w:instrText>url.ref.id="I09JU5M"</w:instrText>
      </w:r>
      <w:r>
        <w:rPr>
          <w:rStyle w:val="pxurl"/>
        </w:rPr>
        <w:fldChar w:fldCharType="end"/>
      </w:r>
      <w:r>
        <w:rPr>
          <w:rStyle w:val="pxurl"/>
        </w:rPr>
        <w:t>http://www.dos.ny.gov</w:t>
      </w:r>
      <w:r>
        <w:t>, and is reprinted here for illustrative purposes.</w:t>
      </w:r>
    </w:p>
    <w:p w14:paraId="4134B1B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required contents of a certificate of incorporation are set forth in </w:t>
      </w:r>
      <w:r>
        <w:rPr>
          <w:rStyle w:val="pxst"/>
          <w:color w:val="FF0000"/>
          <w:sz w:val="20"/>
          <w:szCs w:val="20"/>
          <w:vertAlign w:val="superscript"/>
        </w:rPr>
        <w:t>►</w:t>
      </w:r>
      <w:r>
        <w:rPr>
          <w:rStyle w:val="pxst"/>
        </w:rPr>
        <w:fldChar w:fldCharType="begin"/>
      </w:r>
      <w:r>
        <w:rPr>
          <w:rStyle w:val="pxst"/>
        </w:rPr>
        <w:instrText>st.ref.id="I0529W1"</w:instrText>
      </w:r>
      <w:r>
        <w:rPr>
          <w:rStyle w:val="pxst"/>
        </w:rPr>
        <w:fldChar w:fldCharType="end"/>
      </w:r>
      <w:r>
        <w:rPr>
          <w:rStyle w:val="pxst"/>
        </w:rPr>
        <w:t xml:space="preserve">N.Y. Not-for-Profit Corp. Law </w:t>
      </w:r>
      <w:r>
        <w:rPr>
          <w:rStyle w:val="pxst"/>
          <w:vanish/>
        </w:rPr>
        <w:t>&amp;s;</w:t>
      </w:r>
      <w:r>
        <w:rPr>
          <w:rStyle w:val="pxvis"/>
          <w:rFonts w:ascii="Times NewRoman" w:hAnsi="Times NewRoman"/>
          <w:b w:val="0"/>
          <w:sz w:val="24"/>
        </w:rPr>
        <w:t>§</w:t>
      </w:r>
      <w:r>
        <w:rPr>
          <w:rStyle w:val="pxst"/>
        </w:rPr>
        <w:t>402(a)</w:t>
      </w:r>
      <w:r>
        <w:t>.</w:t>
      </w:r>
    </w:p>
    <w:p w14:paraId="1D938FA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certificate of incorporation may set forth any provision not inconsistent with the New York Not-for-Profit Corporation Law or any other statute of the state which provision is (1) for the regulation of the internal affairs of the corporation, including types or classes of membership and the distribution of assets on dissolution or final liquidation, or (2) required by any governmental body or officer or other person or body as a condition for giving the consent or approval required for filing the certificate of incorporation. </w:t>
      </w:r>
      <w:r>
        <w:rPr>
          <w:rStyle w:val="pxst"/>
          <w:color w:val="FF0000"/>
          <w:sz w:val="20"/>
          <w:szCs w:val="20"/>
          <w:vertAlign w:val="superscript"/>
        </w:rPr>
        <w:t>►</w:t>
      </w:r>
      <w:r>
        <w:rPr>
          <w:rStyle w:val="pxst"/>
        </w:rPr>
        <w:fldChar w:fldCharType="begin"/>
      </w:r>
      <w:r>
        <w:rPr>
          <w:rStyle w:val="pxst"/>
        </w:rPr>
        <w:instrText>st.ref.id="I056HLD"</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402(c)</w:t>
      </w:r>
      <w:r>
        <w:t>.</w:t>
      </w:r>
    </w:p>
    <w:p w14:paraId="40FBCEE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certificate must be signed by each incorporator, with each incorporator's name and address included in the certificate and delivered to the Department of State, together with any filing fees. </w:t>
      </w:r>
      <w:r>
        <w:rPr>
          <w:rStyle w:val="pxst"/>
          <w:color w:val="FF0000"/>
          <w:sz w:val="20"/>
          <w:szCs w:val="20"/>
          <w:vertAlign w:val="superscript"/>
        </w:rPr>
        <w:t>►</w:t>
      </w:r>
      <w:r>
        <w:rPr>
          <w:rStyle w:val="pxst"/>
        </w:rPr>
        <w:fldChar w:fldCharType="begin"/>
      </w:r>
      <w:r>
        <w:rPr>
          <w:rStyle w:val="pxst"/>
        </w:rPr>
        <w:instrText>st.ref.id="I05APAP"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 xml:space="preserve">. For a listing of such fees, see </w:t>
      </w:r>
      <w:r>
        <w:rPr>
          <w:rStyle w:val="pxst"/>
          <w:color w:val="FF0000"/>
          <w:sz w:val="20"/>
          <w:szCs w:val="20"/>
          <w:vertAlign w:val="superscript"/>
        </w:rPr>
        <w:t>►</w:t>
      </w:r>
      <w:r>
        <w:rPr>
          <w:rStyle w:val="pxst"/>
        </w:rPr>
        <w:fldChar w:fldCharType="begin"/>
      </w:r>
      <w:r>
        <w:rPr>
          <w:rStyle w:val="pxst"/>
        </w:rPr>
        <w:instrText>st.ref.id="I09S9KC"</w:instrText>
      </w:r>
      <w:r>
        <w:rPr>
          <w:rStyle w:val="pxst"/>
        </w:rPr>
        <w:fldChar w:fldCharType="end"/>
      </w:r>
      <w:r>
        <w:rPr>
          <w:rStyle w:val="pxst"/>
        </w:rPr>
        <w:t xml:space="preserve">N.Y. Not-for-Profit Corp. Law </w:t>
      </w:r>
      <w:r>
        <w:rPr>
          <w:rStyle w:val="pxst"/>
          <w:vanish/>
        </w:rPr>
        <w:t>&amp;s;</w:t>
      </w:r>
      <w:r>
        <w:rPr>
          <w:rStyle w:val="pxvis"/>
          <w:rFonts w:ascii="Times NewRoman" w:hAnsi="Times NewRoman"/>
          <w:b w:val="0"/>
          <w:sz w:val="24"/>
        </w:rPr>
        <w:t>§</w:t>
      </w:r>
      <w:r>
        <w:rPr>
          <w:rStyle w:val="pxst"/>
        </w:rPr>
        <w:t>104-a</w:t>
      </w:r>
      <w:r>
        <w:t>.</w:t>
      </w:r>
    </w:p>
    <w:p w14:paraId="173CE20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For other forms and materials related to the drafting of a certificate of incorporation, see Corporations </w:t>
      </w:r>
      <w:r>
        <w:rPr>
          <w:rStyle w:val="pxx"/>
          <w:color w:val="FF0000"/>
          <w:sz w:val="20"/>
          <w:szCs w:val="20"/>
          <w:vertAlign w:val="superscript"/>
        </w:rPr>
        <w:t>►</w:t>
      </w:r>
      <w:r>
        <w:rPr>
          <w:rStyle w:val="pxx"/>
        </w:rPr>
        <w:fldChar w:fldCharType="begin"/>
      </w:r>
      <w:r>
        <w:rPr>
          <w:rStyle w:val="pxx"/>
        </w:rPr>
        <w:instrText>x.ref.id="I09V2P8"</w:instrText>
      </w:r>
      <w:r>
        <w:rPr>
          <w:rStyle w:val="pxx"/>
        </w:rPr>
        <w:fldChar w:fldCharType="end"/>
      </w:r>
      <w:r>
        <w:rPr>
          <w:rStyle w:val="pxx"/>
          <w:vanish/>
        </w:rPr>
        <w:t>&amp;ss;</w:t>
      </w:r>
      <w:r>
        <w:rPr>
          <w:rStyle w:val="pxvis"/>
          <w:rFonts w:ascii="Times NewRoman" w:hAnsi="Times NewRoman"/>
          <w:b w:val="0"/>
          <w:sz w:val="24"/>
        </w:rPr>
        <w:t>§§</w:t>
      </w:r>
      <w:r>
        <w:rPr>
          <w:rStyle w:val="pxx"/>
        </w:rPr>
        <w:t>17:1 et seq.</w:t>
      </w:r>
      <w:r>
        <w:t xml:space="preserve"> and Social and Recreation Nonprofit Organizations </w:t>
      </w:r>
      <w:r>
        <w:rPr>
          <w:rStyle w:val="pxx"/>
          <w:color w:val="FF0000"/>
          <w:sz w:val="20"/>
          <w:szCs w:val="20"/>
          <w:vertAlign w:val="superscript"/>
        </w:rPr>
        <w:t>►</w:t>
      </w:r>
      <w:r>
        <w:rPr>
          <w:rStyle w:val="pxx"/>
        </w:rPr>
        <w:fldChar w:fldCharType="begin"/>
      </w:r>
      <w:r>
        <w:rPr>
          <w:rStyle w:val="pxx"/>
        </w:rPr>
        <w:instrText>x.ref.id="I09JU5R"</w:instrText>
      </w:r>
      <w:r>
        <w:rPr>
          <w:rStyle w:val="pxx"/>
        </w:rPr>
        <w:fldChar w:fldCharType="end"/>
      </w:r>
      <w:r>
        <w:rPr>
          <w:rStyle w:val="pxx"/>
          <w:vanish/>
        </w:rPr>
        <w:t>&amp;ss;</w:t>
      </w:r>
      <w:r>
        <w:rPr>
          <w:rStyle w:val="pxvis"/>
          <w:rFonts w:ascii="Times NewRoman" w:hAnsi="Times NewRoman"/>
          <w:b w:val="0"/>
          <w:sz w:val="24"/>
        </w:rPr>
        <w:t>§§</w:t>
      </w:r>
      <w:r>
        <w:rPr>
          <w:rStyle w:val="pxx"/>
        </w:rPr>
        <w:t>30:1 et seq.</w:t>
      </w:r>
    </w:p>
    <w:p w14:paraId="15B7571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For a discussion of the incorporation of charitable organizations and the formal requirements, see </w:t>
      </w:r>
      <w:r>
        <w:rPr>
          <w:rStyle w:val="pxx"/>
          <w:color w:val="FF0000"/>
          <w:sz w:val="20"/>
          <w:szCs w:val="20"/>
          <w:vertAlign w:val="superscript"/>
        </w:rPr>
        <w:t>►</w:t>
      </w:r>
      <w:r>
        <w:rPr>
          <w:rStyle w:val="pxx"/>
        </w:rPr>
        <w:fldChar w:fldCharType="begin"/>
      </w:r>
      <w:r>
        <w:rPr>
          <w:rStyle w:val="pxx"/>
        </w:rPr>
        <w:instrText>x.ref.id="I09MNAN"</w:instrText>
      </w:r>
      <w:r>
        <w:rPr>
          <w:rStyle w:val="pxx"/>
        </w:rPr>
        <w:fldChar w:fldCharType="end"/>
      </w:r>
      <w:r>
        <w:rPr>
          <w:rStyle w:val="pxx"/>
          <w:vanish/>
        </w:rPr>
        <w:t>&amp;ss;</w:t>
      </w:r>
      <w:r>
        <w:rPr>
          <w:rStyle w:val="pxvis"/>
          <w:rFonts w:ascii="Times NewRoman" w:hAnsi="Times NewRoman"/>
          <w:b w:val="0"/>
          <w:sz w:val="24"/>
        </w:rPr>
        <w:t>§§</w:t>
      </w:r>
      <w:r>
        <w:rPr>
          <w:rStyle w:val="pxx"/>
        </w:rPr>
        <w:t>31:4 et seq.</w:t>
      </w:r>
    </w:p>
    <w:p w14:paraId="3596056C" w14:textId="77777777" w:rsidR="004E0EBB" w:rsidRDefault="004E0EBB">
      <w:pPr>
        <w:pStyle w:val="pxformrr"/>
        <w:rPr>
          <w:sz w:val="24"/>
          <w:szCs w:val="24"/>
        </w:rPr>
      </w:pPr>
      <w:r>
        <w:rPr>
          <w:rStyle w:val="pxvis"/>
          <w:rFonts w:cs="Arial"/>
          <w:bCs/>
          <w:szCs w:val="28"/>
        </w:rPr>
        <w:t>Research References</w:t>
      </w:r>
    </w:p>
    <w:p w14:paraId="575ACCCF"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tk.ref.id="I09PGFJ"</w:instrText>
      </w:r>
      <w:r>
        <w:rPr>
          <w:rStyle w:val="pxtk"/>
        </w:rPr>
        <w:fldChar w:fldCharType="end"/>
      </w:r>
      <w:r>
        <w:rPr>
          <w:rStyle w:val="pxtk"/>
        </w:rPr>
        <w:t>West's Key Number Digest, Corporations and Business Organizations &amp;key;3370 to 3379</w:t>
      </w:r>
    </w:p>
    <w:p w14:paraId="51701377"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rc.ref.id="I09S9KF"</w:instrText>
      </w:r>
      <w:r>
        <w:rPr>
          <w:rStyle w:val="pxrc"/>
        </w:rPr>
        <w:fldChar w:fldCharType="end"/>
      </w:r>
      <w:r>
        <w:rPr>
          <w:rStyle w:val="pxrc"/>
        </w:rPr>
        <w:t>Distribution of funds by nonprofit corporation absent dissolution, 51 A.L.R.3d 1318</w:t>
      </w:r>
    </w:p>
    <w:p w14:paraId="53A79625" w14:textId="77777777" w:rsidR="004E0EBB" w:rsidRDefault="004E0EBB">
      <w:pPr>
        <w:pStyle w:val="pxformrefn"/>
      </w:pPr>
      <w:r>
        <w:t xml:space="preserve">Paragraph First. </w:t>
      </w:r>
    </w:p>
    <w:p w14:paraId="5F37E214" w14:textId="77777777" w:rsidR="004E0EBB" w:rsidRDefault="004E0EBB">
      <w:pPr>
        <w:pStyle w:val="pxformrefnote"/>
        <w:spacing w:before="180"/>
      </w:pPr>
      <w:del w:id="863" w:author="Cara Cardinale" w:date="2025-02-08T22:58:00Z">
        <w:r w:rsidDel="00F74B46">
          <w:delText>Drafter's Note</w:delText>
        </w:r>
      </w:del>
      <w:r>
        <w:t xml:space="preserve"> </w:t>
      </w:r>
    </w:p>
    <w:p w14:paraId="7DE914E5"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corporate name must be distinct and must not violate other statutory requirements. </w:t>
      </w:r>
      <w:r>
        <w:rPr>
          <w:rStyle w:val="pxst"/>
          <w:color w:val="FF0000"/>
          <w:sz w:val="20"/>
          <w:szCs w:val="20"/>
          <w:vertAlign w:val="superscript"/>
        </w:rPr>
        <w:t>►</w:t>
      </w:r>
      <w:r>
        <w:rPr>
          <w:rStyle w:val="pxst"/>
        </w:rPr>
        <w:fldChar w:fldCharType="begin"/>
      </w:r>
      <w:r>
        <w:rPr>
          <w:rStyle w:val="pxst"/>
        </w:rPr>
        <w:instrText>st.ref.id="I09JU5T"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w:t>
      </w:r>
      <w:r>
        <w:t xml:space="preserve">. The corporate name may be reserved under a statutory procedure. </w:t>
      </w:r>
      <w:r>
        <w:rPr>
          <w:rStyle w:val="pxst"/>
          <w:color w:val="FF0000"/>
          <w:sz w:val="20"/>
          <w:szCs w:val="20"/>
          <w:vertAlign w:val="superscript"/>
        </w:rPr>
        <w:t>►</w:t>
      </w:r>
      <w:r>
        <w:rPr>
          <w:rStyle w:val="pxst"/>
        </w:rPr>
        <w:fldChar w:fldCharType="begin"/>
      </w:r>
      <w:r>
        <w:rPr>
          <w:rStyle w:val="pxst"/>
        </w:rPr>
        <w:instrText>st.ref.id="I09MNAP"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w:t>
      </w:r>
      <w:r>
        <w:t xml:space="preserve">. The corporate name may be in a language other than English if it is written in English letters or characters. </w:t>
      </w:r>
      <w:r>
        <w:rPr>
          <w:rStyle w:val="pxst"/>
          <w:color w:val="FF0000"/>
          <w:sz w:val="20"/>
          <w:szCs w:val="20"/>
          <w:vertAlign w:val="superscript"/>
        </w:rPr>
        <w:t>►</w:t>
      </w:r>
      <w:r>
        <w:rPr>
          <w:rStyle w:val="pxst"/>
        </w:rPr>
        <w:fldChar w:fldCharType="begin"/>
      </w:r>
      <w:r>
        <w:rPr>
          <w:rStyle w:val="pxst"/>
        </w:rPr>
        <w:instrText>st.ref.id="I09PGFL"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w:t>
      </w:r>
      <w:r>
        <w:t xml:space="preserve">. The corporation may not use a name other than the name that appears in the certificate of incorporation without following the procedures to use an assumed name. </w:t>
      </w:r>
      <w:r>
        <w:rPr>
          <w:rStyle w:val="pxst"/>
          <w:color w:val="FF0000"/>
          <w:sz w:val="20"/>
          <w:szCs w:val="20"/>
          <w:vertAlign w:val="superscript"/>
        </w:rPr>
        <w:t>►</w:t>
      </w:r>
      <w:r>
        <w:rPr>
          <w:rStyle w:val="pxst"/>
        </w:rPr>
        <w:fldChar w:fldCharType="begin"/>
      </w:r>
      <w:r>
        <w:rPr>
          <w:rStyle w:val="pxst"/>
        </w:rPr>
        <w:instrText>st.ref.id="I09S9KH"</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202(f)</w:t>
      </w:r>
      <w:r>
        <w:t>.</w:t>
      </w:r>
    </w:p>
    <w:p w14:paraId="71D38A27"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For a discussion of the procedures for using an assumed name, see </w:t>
      </w:r>
      <w:del w:id="864" w:author="Cara Cardinale" w:date="2025-02-17T19:19:00Z">
        <w:r w:rsidDel="00DF6D22">
          <w:delText xml:space="preserve">Assumed Business Names </w:delText>
        </w:r>
      </w:del>
      <w:r>
        <w:rPr>
          <w:rStyle w:val="pxx"/>
          <w:color w:val="FF0000"/>
          <w:sz w:val="20"/>
          <w:szCs w:val="20"/>
          <w:vertAlign w:val="superscript"/>
        </w:rPr>
        <w:t>►</w:t>
      </w:r>
      <w:r>
        <w:rPr>
          <w:rStyle w:val="pxx"/>
        </w:rPr>
        <w:fldChar w:fldCharType="begin"/>
      </w:r>
      <w:r>
        <w:rPr>
          <w:rStyle w:val="pxx"/>
        </w:rPr>
        <w:instrText>x.ref.id="I09JU6Z"</w:instrText>
      </w:r>
      <w:r>
        <w:rPr>
          <w:rStyle w:val="pxx"/>
        </w:rPr>
        <w:fldChar w:fldCharType="end"/>
      </w:r>
      <w:r>
        <w:rPr>
          <w:rStyle w:val="pxx"/>
          <w:vanish/>
        </w:rPr>
        <w:t>&amp;ss;</w:t>
      </w:r>
      <w:r>
        <w:rPr>
          <w:rStyle w:val="pxvis"/>
          <w:rFonts w:ascii="Times NewRoman" w:hAnsi="Times NewRoman"/>
          <w:b w:val="0"/>
          <w:sz w:val="24"/>
        </w:rPr>
        <w:t>§§</w:t>
      </w:r>
      <w:r>
        <w:rPr>
          <w:rStyle w:val="pxx"/>
        </w:rPr>
        <w:t>21:1 et seq.</w:t>
      </w:r>
    </w:p>
    <w:p w14:paraId="5B67E8D6" w14:textId="77777777" w:rsidR="004E0EBB" w:rsidRDefault="004E0EBB">
      <w:pPr>
        <w:pStyle w:val="pxformrefrr"/>
        <w:rPr>
          <w:sz w:val="24"/>
          <w:szCs w:val="24"/>
        </w:rPr>
      </w:pPr>
      <w:r>
        <w:rPr>
          <w:rStyle w:val="pxvis"/>
          <w:rFonts w:cs="Arial"/>
          <w:bCs/>
          <w:szCs w:val="28"/>
        </w:rPr>
        <w:t>Research References</w:t>
      </w:r>
    </w:p>
    <w:p w14:paraId="3C5C3E85"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rc.ref.id="I09MNBV"</w:instrText>
      </w:r>
      <w:r>
        <w:rPr>
          <w:rStyle w:val="pxrc"/>
        </w:rPr>
        <w:fldChar w:fldCharType="end"/>
      </w:r>
      <w:r>
        <w:rPr>
          <w:rStyle w:val="pxrc"/>
        </w:rPr>
        <w:t>Right of charitable or religious association or corporation to protection against use of same or similar name by another, 37 A.L.R.3d 277</w:t>
      </w:r>
    </w:p>
    <w:p w14:paraId="39D759EB"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rc.ref.id="I09JU71"</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865" w:author="Cara Cardinale" w:date="2025-02-13T21:26:00Z">
        <w:r w:rsidDel="00A80FAC">
          <w:rPr>
            <w:rStyle w:val="pxrc"/>
          </w:rPr>
          <w:delText>168 to 180</w:delText>
        </w:r>
      </w:del>
      <w:ins w:id="866" w:author="Cara Cardinale" w:date="2025-02-13T21:26:00Z">
        <w:r w:rsidR="00A80FAC">
          <w:rPr>
            <w:rStyle w:val="pxrc"/>
          </w:rPr>
          <w:t>164 to 176</w:t>
        </w:r>
      </w:ins>
    </w:p>
    <w:p w14:paraId="15A171E7" w14:textId="77777777" w:rsidR="004E0EBB" w:rsidRDefault="004E0EBB">
      <w:pPr>
        <w:pStyle w:val="pxformrefn"/>
      </w:pPr>
      <w:r>
        <w:t xml:space="preserve">Paragraph Second. </w:t>
      </w:r>
    </w:p>
    <w:p w14:paraId="6D9B631D" w14:textId="77777777" w:rsidR="004E0EBB" w:rsidRDefault="004E0EBB">
      <w:pPr>
        <w:pStyle w:val="pxformrefnote"/>
        <w:spacing w:before="180"/>
      </w:pPr>
      <w:del w:id="867" w:author="Cara Cardinale" w:date="2025-02-08T22:58:00Z">
        <w:r w:rsidDel="00F74B46">
          <w:delText>Drafter's Note</w:delText>
        </w:r>
      </w:del>
      <w:r>
        <w:t xml:space="preserve"> </w:t>
      </w:r>
    </w:p>
    <w:p w14:paraId="7D363236"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language incorporating the statutory definition of a not-for-profit corporation is required by statute. </w:t>
      </w:r>
      <w:r>
        <w:rPr>
          <w:rStyle w:val="pxst"/>
          <w:color w:val="FF0000"/>
          <w:sz w:val="20"/>
          <w:szCs w:val="20"/>
          <w:vertAlign w:val="superscript"/>
        </w:rPr>
        <w:t>►</w:t>
      </w:r>
      <w:r>
        <w:rPr>
          <w:rStyle w:val="pxst"/>
        </w:rPr>
        <w:fldChar w:fldCharType="begin"/>
      </w:r>
      <w:r>
        <w:rPr>
          <w:rStyle w:val="pxst"/>
        </w:rPr>
        <w:instrText>st.ref.id="I09MNBX"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402(a)(2)</w:t>
      </w:r>
      <w:r>
        <w:t>.</w:t>
      </w:r>
    </w:p>
    <w:p w14:paraId="23314A5D" w14:textId="77777777" w:rsidR="004E0EBB" w:rsidRDefault="004E0EBB">
      <w:pPr>
        <w:pStyle w:val="pxformrefn"/>
      </w:pPr>
      <w:r>
        <w:t xml:space="preserve">Paragraph Third. </w:t>
      </w:r>
    </w:p>
    <w:p w14:paraId="34FE984B" w14:textId="77777777" w:rsidR="004E0EBB" w:rsidRDefault="004E0EBB">
      <w:pPr>
        <w:pStyle w:val="pxformrefnote"/>
        <w:spacing w:before="180"/>
      </w:pPr>
      <w:del w:id="868" w:author="Cara Cardinale" w:date="2025-02-08T22:58:00Z">
        <w:r w:rsidDel="00F74B46">
          <w:delText>Drafter's Note</w:delText>
        </w:r>
      </w:del>
      <w:r>
        <w:t xml:space="preserve"> </w:t>
      </w:r>
    </w:p>
    <w:p w14:paraId="26254C2A"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specific purpose(s) for which the corporation is organized must be stated in the certificate of incorporation, it being sufficient to state that the purpose of the corporation is any purpose for which corporations may be organized under the Not-for-Profit Corporation Law. </w:t>
      </w:r>
      <w:r>
        <w:rPr>
          <w:rStyle w:val="pxst"/>
          <w:color w:val="FF0000"/>
          <w:sz w:val="20"/>
          <w:szCs w:val="20"/>
          <w:vertAlign w:val="superscript"/>
        </w:rPr>
        <w:t>►</w:t>
      </w:r>
      <w:r>
        <w:rPr>
          <w:rStyle w:val="pxst"/>
        </w:rPr>
        <w:fldChar w:fldCharType="begin"/>
      </w:r>
      <w:r>
        <w:rPr>
          <w:rStyle w:val="pxst"/>
        </w:rPr>
        <w:instrText>st.ref.id="I09PGGT"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402(a)(2)</w:t>
      </w:r>
      <w:r>
        <w:t>.</w:t>
      </w:r>
    </w:p>
    <w:p w14:paraId="7FE7B5B4" w14:textId="77777777" w:rsidR="004E0EBB" w:rsidRDefault="004E0EBB">
      <w:pPr>
        <w:pStyle w:val="pxformrefrr"/>
        <w:rPr>
          <w:sz w:val="24"/>
          <w:szCs w:val="24"/>
        </w:rPr>
      </w:pPr>
      <w:r>
        <w:rPr>
          <w:rStyle w:val="pxvis"/>
          <w:rFonts w:cs="Arial"/>
          <w:bCs/>
          <w:szCs w:val="28"/>
        </w:rPr>
        <w:t>Research References</w:t>
      </w:r>
    </w:p>
    <w:p w14:paraId="7732C169"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rc.ref.id="I09S9LP"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869" w:author="Cara Cardinale" w:date="2025-02-08T22:18:00Z">
        <w:r w:rsidDel="00D268B6">
          <w:rPr>
            <w:rStyle w:val="pxrc"/>
          </w:rPr>
          <w:delText>59, 60</w:delText>
        </w:r>
      </w:del>
      <w:ins w:id="870" w:author="Cara Cardinale" w:date="2025-02-08T22:18:00Z">
        <w:r w:rsidR="00D268B6">
          <w:rPr>
            <w:rStyle w:val="pxrc"/>
          </w:rPr>
          <w:t>57, 58</w:t>
        </w:r>
      </w:ins>
    </w:p>
    <w:p w14:paraId="7132BF45" w14:textId="77777777" w:rsidR="004E0EBB" w:rsidRDefault="004E0EBB">
      <w:pPr>
        <w:pStyle w:val="pxformrefn"/>
      </w:pPr>
      <w:r>
        <w:t xml:space="preserve">Paragraph Sixth. </w:t>
      </w:r>
    </w:p>
    <w:p w14:paraId="42E0AA16" w14:textId="77777777" w:rsidR="004E0EBB" w:rsidRDefault="004E0EBB">
      <w:pPr>
        <w:pStyle w:val="pxformrefnote"/>
        <w:spacing w:before="180"/>
      </w:pPr>
      <w:del w:id="871" w:author="Cara Cardinale" w:date="2025-02-08T22:58:00Z">
        <w:r w:rsidDel="00F74B46">
          <w:delText>Drafter's Note</w:delText>
        </w:r>
      </w:del>
      <w:r>
        <w:t xml:space="preserve"> </w:t>
      </w:r>
    </w:p>
    <w:p w14:paraId="3FE9D6BF"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certificate of incorporation must state the county within New York State in which the office of the corporation is to be located. If the office at which the books and records of the corporation will be kept is outside the state, the certificate may identify the post office address of the office. </w:t>
      </w:r>
      <w:r>
        <w:rPr>
          <w:rStyle w:val="pxst"/>
          <w:color w:val="FF0000"/>
          <w:sz w:val="20"/>
          <w:szCs w:val="20"/>
          <w:vertAlign w:val="superscript"/>
        </w:rPr>
        <w:t>►</w:t>
      </w:r>
      <w:r>
        <w:rPr>
          <w:rStyle w:val="pxst"/>
        </w:rPr>
        <w:fldChar w:fldCharType="begin"/>
      </w:r>
      <w:r>
        <w:rPr>
          <w:rStyle w:val="pxst"/>
        </w:rPr>
        <w:instrText>st.ref.id="I09JUCP"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402(a)(3)</w:t>
      </w:r>
      <w:r>
        <w:t>.</w:t>
      </w:r>
    </w:p>
    <w:p w14:paraId="08E0458A"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corporation must keep correct and complete books and records of account and minutes of the proceedings of its members, board, and executive committee, if any, at its office. This office may be outside the state if the certificate of incorporation so states. The corporation also must keep a list of its members and their interests in the corporation at its office or at the office of its transfer agent or registrar in New York State. </w:t>
      </w:r>
      <w:r>
        <w:rPr>
          <w:rStyle w:val="pxst"/>
          <w:color w:val="FF0000"/>
          <w:sz w:val="20"/>
          <w:szCs w:val="20"/>
          <w:vertAlign w:val="superscript"/>
        </w:rPr>
        <w:t>►</w:t>
      </w:r>
      <w:r>
        <w:rPr>
          <w:rStyle w:val="pxst"/>
        </w:rPr>
        <w:fldChar w:fldCharType="begin"/>
      </w:r>
      <w:r>
        <w:rPr>
          <w:rStyle w:val="pxst"/>
        </w:rPr>
        <w:instrText>st.ref.id="I09MNHL"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621</w:t>
      </w:r>
      <w:r>
        <w:t>.</w:t>
      </w:r>
    </w:p>
    <w:p w14:paraId="1ED8850B" w14:textId="77777777" w:rsidR="004E0EBB" w:rsidRDefault="004E0EBB">
      <w:pPr>
        <w:pStyle w:val="pxformrefrr"/>
        <w:rPr>
          <w:sz w:val="24"/>
          <w:szCs w:val="24"/>
        </w:rPr>
      </w:pPr>
      <w:r>
        <w:rPr>
          <w:rStyle w:val="pxvis"/>
          <w:rFonts w:cs="Arial"/>
          <w:bCs/>
          <w:szCs w:val="28"/>
        </w:rPr>
        <w:t>Research References</w:t>
      </w:r>
    </w:p>
    <w:p w14:paraId="7374BC87"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rc.ref.id="I09PGMH"</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ins w:id="872" w:author="Cara Cardinale" w:date="2025-02-17T19:33:00Z">
        <w:r w:rsidR="00800BDF">
          <w:rPr>
            <w:rStyle w:val="pxrc"/>
          </w:rPr>
          <w:t>69</w:t>
        </w:r>
      </w:ins>
      <w:del w:id="873" w:author="Cara Cardinale" w:date="2025-02-17T19:33:00Z">
        <w:r w:rsidDel="00800BDF">
          <w:rPr>
            <w:rStyle w:val="pxrc"/>
          </w:rPr>
          <w:delText>74</w:delText>
        </w:r>
      </w:del>
    </w:p>
    <w:p w14:paraId="60717676" w14:textId="77777777" w:rsidR="004E0EBB" w:rsidRDefault="004E0EBB">
      <w:pPr>
        <w:pStyle w:val="pxformrefn"/>
      </w:pPr>
      <w:r>
        <w:t xml:space="preserve">Paragraph Seventh. </w:t>
      </w:r>
    </w:p>
    <w:p w14:paraId="7BDA6A99" w14:textId="77777777" w:rsidR="004E0EBB" w:rsidRDefault="004E0EBB">
      <w:pPr>
        <w:pStyle w:val="pxformrefnote"/>
        <w:spacing w:before="180"/>
      </w:pPr>
      <w:del w:id="874" w:author="Cara Cardinale" w:date="2025-02-08T22:58:00Z">
        <w:r w:rsidDel="00F74B46">
          <w:delText>Drafter's Note</w:delText>
        </w:r>
      </w:del>
      <w:r>
        <w:t xml:space="preserve"> </w:t>
      </w:r>
    </w:p>
    <w:p w14:paraId="053878B4"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Except as otherwise provided in the certificate of incorporation, the corporation is managed by its board of directors. </w:t>
      </w:r>
      <w:r>
        <w:rPr>
          <w:rStyle w:val="pxst"/>
          <w:color w:val="FF0000"/>
          <w:sz w:val="20"/>
          <w:szCs w:val="20"/>
          <w:vertAlign w:val="superscript"/>
        </w:rPr>
        <w:t>►</w:t>
      </w:r>
      <w:r>
        <w:rPr>
          <w:rStyle w:val="pxst"/>
        </w:rPr>
        <w:fldChar w:fldCharType="begin"/>
      </w:r>
      <w:r>
        <w:rPr>
          <w:rStyle w:val="pxst"/>
        </w:rPr>
        <w:instrText>st.ref.id="I09S9RD"</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701(a)</w:t>
      </w:r>
      <w:r>
        <w:t xml:space="preserve">. A director is any member of the governing board of a corporation, whether designated as director, trustee, manager, governor, or by any other title. </w:t>
      </w:r>
      <w:r>
        <w:rPr>
          <w:rStyle w:val="pxst"/>
          <w:color w:val="FF0000"/>
          <w:sz w:val="20"/>
          <w:szCs w:val="20"/>
          <w:vertAlign w:val="superscript"/>
        </w:rPr>
        <w:t>►</w:t>
      </w:r>
      <w:r>
        <w:rPr>
          <w:rStyle w:val="pxst"/>
        </w:rPr>
        <w:fldChar w:fldCharType="begin"/>
      </w:r>
      <w:r>
        <w:rPr>
          <w:rStyle w:val="pxst"/>
        </w:rPr>
        <w:instrText>st.ref.id="I09JUCR"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102(6)</w:t>
      </w:r>
      <w:r>
        <w:t xml:space="preserve">. Any person who has the same role as a director in a corporation is subject to the same obligations and liabilities as is imposed on a director for managerial acts or omissions. </w:t>
      </w:r>
      <w:r>
        <w:rPr>
          <w:rStyle w:val="pxst"/>
          <w:color w:val="FF0000"/>
          <w:sz w:val="20"/>
          <w:szCs w:val="20"/>
          <w:vertAlign w:val="superscript"/>
        </w:rPr>
        <w:t>►</w:t>
      </w:r>
      <w:r>
        <w:rPr>
          <w:rStyle w:val="pxst"/>
        </w:rPr>
        <w:fldChar w:fldCharType="begin"/>
      </w:r>
      <w:r>
        <w:rPr>
          <w:rStyle w:val="pxst"/>
        </w:rPr>
        <w:instrText>st.ref.id="I09MNHN"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701(b)</w:t>
      </w:r>
      <w:r>
        <w:t>.</w:t>
      </w:r>
    </w:p>
    <w:p w14:paraId="627B5473"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number of directors cannot be less than three and may be fixed by the bylaws or by a procedure stated in the bylaws. </w:t>
      </w:r>
      <w:r>
        <w:rPr>
          <w:rStyle w:val="pxst"/>
          <w:color w:val="FF0000"/>
          <w:sz w:val="20"/>
          <w:szCs w:val="20"/>
          <w:vertAlign w:val="superscript"/>
        </w:rPr>
        <w:t>►</w:t>
      </w:r>
      <w:r>
        <w:rPr>
          <w:rStyle w:val="pxst"/>
        </w:rPr>
        <w:fldChar w:fldCharType="begin"/>
      </w:r>
      <w:r>
        <w:rPr>
          <w:rStyle w:val="pxst"/>
        </w:rPr>
        <w:instrText>st.ref.id="I09PGMJ"</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702(a)</w:t>
      </w:r>
      <w:r>
        <w:t xml:space="preserve">. The certificate of incorporation must state the names and addresses of the initial directors. </w:t>
      </w:r>
      <w:r>
        <w:rPr>
          <w:rStyle w:val="pxst"/>
          <w:color w:val="FF0000"/>
          <w:sz w:val="20"/>
          <w:szCs w:val="20"/>
          <w:vertAlign w:val="superscript"/>
        </w:rPr>
        <w:t>►</w:t>
      </w:r>
      <w:r>
        <w:rPr>
          <w:rStyle w:val="pxst"/>
        </w:rPr>
        <w:fldChar w:fldCharType="begin"/>
      </w:r>
      <w:r>
        <w:rPr>
          <w:rStyle w:val="pxst"/>
        </w:rPr>
        <w:instrText>st.ref.id="I09S9RF"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402(a)(4)</w:t>
      </w:r>
      <w:r>
        <w:t>.</w:t>
      </w:r>
    </w:p>
    <w:p w14:paraId="3063AF6C"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Each director must be at least 18 years of age except for directors in certain statutorily designated youth organizations. </w:t>
      </w:r>
      <w:r>
        <w:rPr>
          <w:rStyle w:val="pxst"/>
          <w:color w:val="FF0000"/>
          <w:sz w:val="20"/>
          <w:szCs w:val="20"/>
          <w:vertAlign w:val="superscript"/>
        </w:rPr>
        <w:t>►</w:t>
      </w:r>
      <w:r>
        <w:rPr>
          <w:rStyle w:val="pxst"/>
        </w:rPr>
        <w:fldChar w:fldCharType="begin"/>
      </w:r>
      <w:r>
        <w:rPr>
          <w:rStyle w:val="pxst"/>
        </w:rPr>
        <w:instrText>st.ref.id="I09V2WB"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701(a)</w:t>
      </w:r>
      <w:r>
        <w:t xml:space="preserve">. The certificate of incorporation or bylaws may prescribe other qualifications for directors. </w:t>
      </w:r>
      <w:r>
        <w:rPr>
          <w:rStyle w:val="pxst"/>
          <w:color w:val="FF0000"/>
          <w:sz w:val="20"/>
          <w:szCs w:val="20"/>
          <w:vertAlign w:val="superscript"/>
        </w:rPr>
        <w:t>►</w:t>
      </w:r>
      <w:r>
        <w:rPr>
          <w:rStyle w:val="pxst"/>
        </w:rPr>
        <w:fldChar w:fldCharType="begin"/>
      </w:r>
      <w:r>
        <w:rPr>
          <w:rStyle w:val="pxst"/>
        </w:rPr>
        <w:instrText>st.ref.id="I052AAB"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701(a)</w:t>
      </w:r>
      <w:r>
        <w:t>.</w:t>
      </w:r>
    </w:p>
    <w:p w14:paraId="7B4D8E6F"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directors may be elected or appointed in the manner and for the term specified in the certificate of incorporation or the bylaws. </w:t>
      </w:r>
      <w:r>
        <w:rPr>
          <w:rStyle w:val="pxst"/>
          <w:color w:val="FF0000"/>
          <w:sz w:val="20"/>
          <w:szCs w:val="20"/>
          <w:vertAlign w:val="superscript"/>
        </w:rPr>
        <w:t>►</w:t>
      </w:r>
      <w:r>
        <w:rPr>
          <w:rStyle w:val="pxst"/>
        </w:rPr>
        <w:fldChar w:fldCharType="begin"/>
      </w:r>
      <w:r>
        <w:rPr>
          <w:rStyle w:val="pxst"/>
        </w:rPr>
        <w:instrText>st.ref.id="I056HZN"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703(b)</w:t>
      </w:r>
      <w:r>
        <w:t xml:space="preserve">. In the absence of a provision fixing the term of office of a director, the term is one year and, with certain exceptions specified by statute, cannot exceed five years. </w:t>
      </w:r>
      <w:r>
        <w:rPr>
          <w:rStyle w:val="pxst"/>
          <w:color w:val="FF0000"/>
          <w:sz w:val="20"/>
          <w:szCs w:val="20"/>
          <w:vertAlign w:val="superscript"/>
        </w:rPr>
        <w:t>►</w:t>
      </w:r>
      <w:r>
        <w:rPr>
          <w:rStyle w:val="pxst"/>
        </w:rPr>
        <w:fldChar w:fldCharType="begin"/>
      </w:r>
      <w:r>
        <w:rPr>
          <w:rStyle w:val="pxst"/>
        </w:rPr>
        <w:instrText>st.ref.id="I05APOZ"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703(b)</w:t>
      </w:r>
      <w:r>
        <w:t xml:space="preserve">. Directors must hold office until the expiration of the term or until a successor is appointed. </w:t>
      </w:r>
      <w:r>
        <w:rPr>
          <w:rStyle w:val="pxst"/>
          <w:color w:val="FF0000"/>
          <w:sz w:val="20"/>
          <w:szCs w:val="20"/>
          <w:vertAlign w:val="superscript"/>
        </w:rPr>
        <w:t>►</w:t>
      </w:r>
      <w:r>
        <w:rPr>
          <w:rStyle w:val="pxst"/>
        </w:rPr>
        <w:fldChar w:fldCharType="begin"/>
      </w:r>
      <w:r>
        <w:rPr>
          <w:rStyle w:val="pxst"/>
        </w:rPr>
        <w:instrText>st.ref.id="I09JUCW"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703(c)</w:t>
      </w:r>
      <w:r>
        <w:t>. Matters as to election or appointment of directors and their terms of office that may be specified in the certificate of incorporation or bylaws include:</w:t>
      </w:r>
    </w:p>
    <w:p w14:paraId="695E2E1C"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(1) Election or appointment of directors at large, or by special districts or membership sections, or by virtue of a director's office or former office in the corporation or other public or private entity, or by bondholders voting as a class, or any combination thereof. </w:t>
      </w:r>
      <w:r>
        <w:rPr>
          <w:rStyle w:val="pxst"/>
          <w:color w:val="FF0000"/>
          <w:sz w:val="20"/>
          <w:szCs w:val="20"/>
          <w:vertAlign w:val="superscript"/>
        </w:rPr>
        <w:t>►</w:t>
      </w:r>
      <w:r>
        <w:rPr>
          <w:rStyle w:val="pxst"/>
        </w:rPr>
        <w:fldChar w:fldCharType="begin"/>
      </w:r>
      <w:r>
        <w:rPr>
          <w:rStyle w:val="pxst"/>
        </w:rPr>
        <w:instrText>st.ref.id="I09MNHS"</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703(a)</w:t>
      </w:r>
      <w:r>
        <w:t>.</w:t>
      </w:r>
    </w:p>
    <w:p w14:paraId="5D1BD6B1"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(2) Election or appointment of alternate directors if the certificate of incorporation or bylaws provide for appointment or election by special district or by membership section. </w:t>
      </w:r>
      <w:r>
        <w:rPr>
          <w:rStyle w:val="pxst"/>
          <w:color w:val="FF0000"/>
          <w:sz w:val="20"/>
          <w:szCs w:val="20"/>
          <w:vertAlign w:val="superscript"/>
        </w:rPr>
        <w:t>►</w:t>
      </w:r>
      <w:r>
        <w:rPr>
          <w:rStyle w:val="pxst"/>
        </w:rPr>
        <w:fldChar w:fldCharType="begin"/>
      </w:r>
      <w:r>
        <w:rPr>
          <w:rStyle w:val="pxst"/>
        </w:rPr>
        <w:instrText>st.ref.id="I09PGMO"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703(d)</w:t>
      </w:r>
      <w:r>
        <w:t>.</w:t>
      </w:r>
    </w:p>
    <w:p w14:paraId="10081B12"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(3) Staggering the terms of the board members. </w:t>
      </w:r>
      <w:r>
        <w:rPr>
          <w:rStyle w:val="pxst"/>
          <w:color w:val="FF0000"/>
          <w:sz w:val="20"/>
          <w:szCs w:val="20"/>
          <w:vertAlign w:val="superscript"/>
        </w:rPr>
        <w:t>►</w:t>
      </w:r>
      <w:r>
        <w:rPr>
          <w:rStyle w:val="pxst"/>
        </w:rPr>
        <w:fldChar w:fldCharType="begin"/>
      </w:r>
      <w:r>
        <w:rPr>
          <w:rStyle w:val="pxst"/>
        </w:rPr>
        <w:instrText>st.ref.id="I052AAL"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704</w:t>
      </w:r>
      <w:r>
        <w:t>.</w:t>
      </w:r>
    </w:p>
    <w:p w14:paraId="2203420E"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(4) Electing or appointing directors to newly created directorships or to fill vacancies on the board of directors. </w:t>
      </w:r>
      <w:r>
        <w:rPr>
          <w:rStyle w:val="pxst"/>
          <w:color w:val="FF0000"/>
          <w:sz w:val="20"/>
          <w:szCs w:val="20"/>
          <w:vertAlign w:val="superscript"/>
        </w:rPr>
        <w:t>►</w:t>
      </w:r>
      <w:r>
        <w:rPr>
          <w:rStyle w:val="pxst"/>
        </w:rPr>
        <w:fldChar w:fldCharType="begin"/>
      </w:r>
      <w:r>
        <w:rPr>
          <w:rStyle w:val="pxst"/>
        </w:rPr>
        <w:instrText>st.ref.id="I056HZX"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705</w:t>
      </w:r>
      <w:r>
        <w:t>.</w:t>
      </w:r>
    </w:p>
    <w:p w14:paraId="7209D59F"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(5) Restricting the members' right to remove a director without cause. </w:t>
      </w:r>
      <w:r>
        <w:rPr>
          <w:rStyle w:val="pxst"/>
          <w:color w:val="FF0000"/>
          <w:sz w:val="20"/>
          <w:szCs w:val="20"/>
          <w:vertAlign w:val="superscript"/>
        </w:rPr>
        <w:t>►</w:t>
      </w:r>
      <w:r>
        <w:rPr>
          <w:rStyle w:val="pxst"/>
        </w:rPr>
        <w:fldChar w:fldCharType="begin"/>
      </w:r>
      <w:r>
        <w:rPr>
          <w:rStyle w:val="pxst"/>
        </w:rPr>
        <w:instrText>st.ref.id="I09PGMQ"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706(b)</w:t>
      </w:r>
      <w:r>
        <w:t>.</w:t>
      </w:r>
    </w:p>
    <w:p w14:paraId="7E5519FD"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(6) Making the number of directors that constitute a quorum more or less than a majority of the board of directors. </w:t>
      </w:r>
      <w:r>
        <w:rPr>
          <w:rStyle w:val="pxst"/>
          <w:color w:val="FF0000"/>
          <w:sz w:val="20"/>
          <w:szCs w:val="20"/>
          <w:vertAlign w:val="superscript"/>
        </w:rPr>
        <w:t>►</w:t>
      </w:r>
      <w:r>
        <w:rPr>
          <w:rStyle w:val="pxst"/>
        </w:rPr>
        <w:fldChar w:fldCharType="begin"/>
      </w:r>
      <w:r>
        <w:rPr>
          <w:rStyle w:val="pxst"/>
        </w:rPr>
        <w:instrText>st.ref.id="I09S9RM"</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707, 709(a)(1)</w:t>
      </w:r>
      <w:r>
        <w:t>.</w:t>
      </w:r>
    </w:p>
    <w:p w14:paraId="21D2E809"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(7) Prohibiting the board of directors from acting without a formal meeting. </w:t>
      </w:r>
      <w:r>
        <w:rPr>
          <w:rStyle w:val="pxst"/>
          <w:color w:val="FF0000"/>
          <w:sz w:val="20"/>
          <w:szCs w:val="20"/>
          <w:vertAlign w:val="superscript"/>
        </w:rPr>
        <w:t>►</w:t>
      </w:r>
      <w:r>
        <w:rPr>
          <w:rStyle w:val="pxst"/>
        </w:rPr>
        <w:fldChar w:fldCharType="begin"/>
      </w:r>
      <w:r>
        <w:rPr>
          <w:rStyle w:val="pxst"/>
        </w:rPr>
        <w:instrText>st.ref.id="I09JUE4"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708(b)</w:t>
      </w:r>
      <w:r>
        <w:t>.</w:t>
      </w:r>
    </w:p>
    <w:p w14:paraId="331C751E"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(8) Authorizing directors to participate in board or committee meetings by conference telephone or similar communications equipment or by electronic video screen communication. </w:t>
      </w:r>
      <w:r>
        <w:rPr>
          <w:rStyle w:val="pxst"/>
          <w:color w:val="FF0000"/>
          <w:sz w:val="20"/>
          <w:szCs w:val="20"/>
          <w:vertAlign w:val="superscript"/>
        </w:rPr>
        <w:t>►</w:t>
      </w:r>
      <w:r>
        <w:rPr>
          <w:rStyle w:val="pxst"/>
        </w:rPr>
        <w:fldChar w:fldCharType="begin"/>
      </w:r>
      <w:r>
        <w:rPr>
          <w:rStyle w:val="pxst"/>
        </w:rPr>
        <w:instrText>st.ref.id="I09MNJ0"</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708(c)</w:t>
      </w:r>
      <w:r>
        <w:t>.</w:t>
      </w:r>
    </w:p>
    <w:p w14:paraId="65C5BD30"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(9) Altering the proportion of directors' votes necessary to transact all or specific types of business. </w:t>
      </w:r>
      <w:r>
        <w:rPr>
          <w:rStyle w:val="pxst"/>
          <w:color w:val="FF0000"/>
          <w:sz w:val="20"/>
          <w:szCs w:val="20"/>
          <w:vertAlign w:val="superscript"/>
        </w:rPr>
        <w:t>►</w:t>
      </w:r>
      <w:r>
        <w:rPr>
          <w:rStyle w:val="pxst"/>
        </w:rPr>
        <w:fldChar w:fldCharType="begin"/>
      </w:r>
      <w:r>
        <w:rPr>
          <w:rStyle w:val="pxst"/>
        </w:rPr>
        <w:instrText>st.ref.id="I09PGNW"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709(a)(2)</w:t>
      </w:r>
      <w:r>
        <w:t>.</w:t>
      </w:r>
    </w:p>
    <w:p w14:paraId="6DF7CA9A"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(10) Specifying the place of annual, regular, or special meetings of the board of directors. </w:t>
      </w:r>
      <w:r>
        <w:rPr>
          <w:rStyle w:val="pxst"/>
          <w:color w:val="FF0000"/>
          <w:sz w:val="20"/>
          <w:szCs w:val="20"/>
          <w:vertAlign w:val="superscript"/>
        </w:rPr>
        <w:t>►</w:t>
      </w:r>
      <w:r>
        <w:rPr>
          <w:rStyle w:val="pxst"/>
        </w:rPr>
        <w:fldChar w:fldCharType="begin"/>
      </w:r>
      <w:r>
        <w:rPr>
          <w:rStyle w:val="pxst"/>
        </w:rPr>
        <w:instrText>st.ref.id="I09S9SS"</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710(a)</w:t>
      </w:r>
      <w:r>
        <w:t>.</w:t>
      </w:r>
    </w:p>
    <w:p w14:paraId="562472ED"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(11) Allowing committees of directors to act on behalf of the board of directors (except as to matters stated in the statute). </w:t>
      </w:r>
      <w:r>
        <w:rPr>
          <w:rStyle w:val="pxst"/>
          <w:color w:val="FF0000"/>
          <w:sz w:val="20"/>
          <w:szCs w:val="20"/>
          <w:vertAlign w:val="superscript"/>
        </w:rPr>
        <w:t>►</w:t>
      </w:r>
      <w:r>
        <w:rPr>
          <w:rStyle w:val="pxst"/>
        </w:rPr>
        <w:fldChar w:fldCharType="begin"/>
      </w:r>
      <w:r>
        <w:rPr>
          <w:rStyle w:val="pxst"/>
        </w:rPr>
        <w:instrText>st.ref.id="I09V2XO"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712</w:t>
      </w:r>
      <w:r>
        <w:t>.</w:t>
      </w:r>
    </w:p>
    <w:p w14:paraId="4F59C709"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(12) Advancing or indemnifying directors for expenses. See </w:t>
      </w:r>
      <w:r>
        <w:rPr>
          <w:rStyle w:val="pxst"/>
          <w:color w:val="FF0000"/>
          <w:sz w:val="20"/>
          <w:szCs w:val="20"/>
          <w:vertAlign w:val="superscript"/>
        </w:rPr>
        <w:t>►</w:t>
      </w:r>
      <w:r>
        <w:rPr>
          <w:rStyle w:val="pxst"/>
        </w:rPr>
        <w:fldChar w:fldCharType="begin"/>
      </w:r>
      <w:r>
        <w:rPr>
          <w:rStyle w:val="pxst"/>
        </w:rPr>
        <w:instrText>st.ref.id="I09JUE6"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721</w:t>
      </w:r>
      <w:r>
        <w:t>.</w:t>
      </w:r>
    </w:p>
    <w:p w14:paraId="42359569"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certificate of incorporation may contain restrictions on contracts or transactions between the corporation and its directors. </w:t>
      </w:r>
      <w:r>
        <w:rPr>
          <w:rStyle w:val="pxst"/>
          <w:color w:val="FF0000"/>
          <w:sz w:val="20"/>
          <w:szCs w:val="20"/>
          <w:vertAlign w:val="superscript"/>
        </w:rPr>
        <w:t>►</w:t>
      </w:r>
      <w:r>
        <w:rPr>
          <w:rStyle w:val="pxst"/>
        </w:rPr>
        <w:fldChar w:fldCharType="begin"/>
      </w:r>
      <w:r>
        <w:rPr>
          <w:rStyle w:val="pxst"/>
        </w:rPr>
        <w:instrText>st.ref.id="I09MNJ2"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715(d)</w:t>
      </w:r>
      <w:r>
        <w:t xml:space="preserve">. Unless provided otherwise in the certificate of incorporation or bylaws, the board fixes the compensation of the directors for services in any capacity. </w:t>
      </w:r>
      <w:r>
        <w:rPr>
          <w:rStyle w:val="pxst"/>
          <w:color w:val="FF0000"/>
          <w:sz w:val="20"/>
          <w:szCs w:val="20"/>
          <w:vertAlign w:val="superscript"/>
        </w:rPr>
        <w:t>►</w:t>
      </w:r>
      <w:r>
        <w:rPr>
          <w:rStyle w:val="pxst"/>
        </w:rPr>
        <w:fldChar w:fldCharType="begin"/>
      </w:r>
      <w:r>
        <w:rPr>
          <w:rStyle w:val="pxst"/>
        </w:rPr>
        <w:instrText>st.ref.id="I09PGNY"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715(e)</w:t>
      </w:r>
      <w:r>
        <w:t>.</w:t>
      </w:r>
    </w:p>
    <w:p w14:paraId="1CB1C1A0" w14:textId="77777777" w:rsidR="004E0EBB" w:rsidRDefault="004E0EBB">
      <w:pPr>
        <w:pStyle w:val="pxformrefrr"/>
        <w:rPr>
          <w:sz w:val="24"/>
          <w:szCs w:val="24"/>
        </w:rPr>
      </w:pPr>
      <w:r>
        <w:rPr>
          <w:rStyle w:val="pxvis"/>
          <w:rFonts w:cs="Arial"/>
          <w:bCs/>
          <w:szCs w:val="28"/>
        </w:rPr>
        <w:t>Research References</w:t>
      </w:r>
    </w:p>
    <w:p w14:paraId="6A5DE0DA"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rc.ref.id="I09S9SU"</w:instrText>
      </w:r>
      <w:r>
        <w:rPr>
          <w:rStyle w:val="pxrc"/>
        </w:rPr>
        <w:fldChar w:fldCharType="end"/>
      </w:r>
      <w:r>
        <w:rPr>
          <w:rStyle w:val="pxrc"/>
        </w:rPr>
        <w:t xml:space="preserve">N.Y. Jur. 2d, Business Relationships </w:t>
      </w:r>
      <w:r>
        <w:rPr>
          <w:rStyle w:val="pxrc"/>
          <w:vanish/>
        </w:rPr>
        <w:t>&amp;s;</w:t>
      </w:r>
      <w:del w:id="875" w:author="Cara Cardinale" w:date="2025-02-08T22:17:00Z">
        <w:r w:rsidDel="00D268B6">
          <w:rPr>
            <w:rStyle w:val="pxvis"/>
            <w:rFonts w:ascii="Times NewRoman" w:hAnsi="Times NewRoman"/>
            <w:b w:val="0"/>
            <w:sz w:val="24"/>
          </w:rPr>
          <w:delText>§</w:delText>
        </w:r>
        <w:r w:rsidDel="00D268B6">
          <w:rPr>
            <w:rStyle w:val="pxrc"/>
          </w:rPr>
          <w:delText>72</w:delText>
        </w:r>
      </w:del>
      <w:ins w:id="876" w:author="Cara Cardinale" w:date="2025-02-08T22:17:00Z">
        <w:r w:rsidR="00D268B6">
          <w:rPr>
            <w:rStyle w:val="pxvis"/>
            <w:rFonts w:ascii="Times NewRoman" w:hAnsi="Times NewRoman"/>
            <w:b w:val="0"/>
            <w:sz w:val="24"/>
          </w:rPr>
          <w:t>§71</w:t>
        </w:r>
      </w:ins>
    </w:p>
    <w:p w14:paraId="2E880135"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rc.ref.id="I09KY96"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877" w:author="Cara Cardinale" w:date="2025-02-17T20:17:00Z">
        <w:r w:rsidDel="008850FE">
          <w:rPr>
            <w:rStyle w:val="pxrc"/>
          </w:rPr>
          <w:delText>532 to 613</w:delText>
        </w:r>
      </w:del>
      <w:ins w:id="878" w:author="Cara Cardinale" w:date="2025-02-17T20:17:00Z">
        <w:r w:rsidR="008850FE">
          <w:rPr>
            <w:rStyle w:val="pxrc"/>
          </w:rPr>
          <w:t>527 to 607</w:t>
        </w:r>
      </w:ins>
    </w:p>
    <w:p w14:paraId="32A32B51"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rc.ref.id="I09NRE2"</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68</w:t>
      </w:r>
      <w:del w:id="879" w:author="Cara Cardinale" w:date="2025-02-17T19:38:00Z">
        <w:r w:rsidDel="00800BDF">
          <w:rPr>
            <w:rStyle w:val="pxrc"/>
          </w:rPr>
          <w:delText>8</w:delText>
        </w:r>
      </w:del>
      <w:ins w:id="880" w:author="Cara Cardinale" w:date="2025-02-17T19:38:00Z">
        <w:r w:rsidR="00800BDF">
          <w:rPr>
            <w:rStyle w:val="pxrc"/>
          </w:rPr>
          <w:t>3</w:t>
        </w:r>
      </w:ins>
      <w:r>
        <w:rPr>
          <w:rStyle w:val="pxrc"/>
        </w:rPr>
        <w:t xml:space="preserve"> et seq.</w:t>
      </w:r>
    </w:p>
    <w:p w14:paraId="38C18CD5" w14:textId="77777777" w:rsidR="004E0EBB" w:rsidRDefault="004E0EBB">
      <w:pPr>
        <w:pStyle w:val="pxformrefn"/>
      </w:pPr>
      <w:r>
        <w:t xml:space="preserve">Paragraph Eighth. </w:t>
      </w:r>
    </w:p>
    <w:p w14:paraId="74448903" w14:textId="77777777" w:rsidR="004E0EBB" w:rsidRDefault="004E0EBB">
      <w:pPr>
        <w:pStyle w:val="pxformrefnote"/>
        <w:spacing w:before="180"/>
      </w:pPr>
      <w:del w:id="881" w:author="Cara Cardinale" w:date="2025-02-08T22:58:00Z">
        <w:r w:rsidDel="00F74B46">
          <w:delText>Drafter's Note</w:delText>
        </w:r>
      </w:del>
      <w:r>
        <w:t xml:space="preserve"> </w:t>
      </w:r>
    </w:p>
    <w:p w14:paraId="04493CCB"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p.ct.id="f477b8b0b92511efa86bc22ba615bad8|33|31:32"</w:instrText>
      </w:r>
      <w:r>
        <w:fldChar w:fldCharType="end"/>
      </w:r>
      <w:r>
        <w:t xml:space="preserve">The certificate of incorporation must designate the Secretary of State as agent of the corporation upon whom process against it may be served and must designate the post office address to which the Secretary is to mail a copy of process against the corporation served on him or her. </w:t>
      </w:r>
      <w:ins w:id="882" w:author="Cara Cardinale" w:date="2025-02-13T21:30:00Z">
        <w:r w:rsidR="0070088C" w:rsidRPr="0070088C">
          <w:t>The corporation may include an email address to which the secretary of state shall email a notice of the fact that process against it has been electronically served upon him or her.</w:t>
        </w:r>
        <w:r w:rsidR="0070088C">
          <w:t xml:space="preserve"> </w:t>
        </w:r>
      </w:ins>
      <w:r>
        <w:rPr>
          <w:rStyle w:val="pxst"/>
          <w:color w:val="FF0000"/>
          <w:sz w:val="20"/>
          <w:szCs w:val="20"/>
          <w:vertAlign w:val="superscript"/>
        </w:rPr>
        <w:t>►</w:t>
      </w:r>
      <w:r>
        <w:rPr>
          <w:rStyle w:val="pxst"/>
        </w:rPr>
        <w:fldChar w:fldCharType="begin"/>
      </w:r>
      <w:r>
        <w:rPr>
          <w:rStyle w:val="pxst"/>
        </w:rPr>
        <w:instrText>st.ref.id="I09KY98"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402(a)(6)</w:t>
      </w:r>
      <w:r>
        <w:t xml:space="preserve">. The Secretary is deemed to be the agent for service of process on a corporation. </w:t>
      </w:r>
      <w:r>
        <w:rPr>
          <w:rStyle w:val="pxst"/>
          <w:color w:val="FF0000"/>
          <w:sz w:val="20"/>
          <w:szCs w:val="20"/>
          <w:vertAlign w:val="superscript"/>
        </w:rPr>
        <w:t>►</w:t>
      </w:r>
      <w:r>
        <w:rPr>
          <w:rStyle w:val="pxst"/>
        </w:rPr>
        <w:fldChar w:fldCharType="begin"/>
      </w:r>
      <w:r>
        <w:rPr>
          <w:rStyle w:val="pxst"/>
        </w:rPr>
        <w:instrText>st.ref.id="I09NRE4"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304</w:t>
      </w:r>
      <w:r>
        <w:t>.</w:t>
      </w:r>
    </w:p>
    <w:p w14:paraId="08ADDF3D" w14:textId="77777777" w:rsidR="004E0EBB" w:rsidDel="00321265" w:rsidRDefault="004E0EBB">
      <w:pPr>
        <w:pStyle w:val="pxformrefp"/>
        <w:rPr>
          <w:del w:id="883" w:author="Cara Cardinale" w:date="2025-02-13T21:55:00Z"/>
        </w:rPr>
      </w:pPr>
      <w:del w:id="884" w:author="Cara Cardinale" w:date="2025-02-13T21:55:00Z">
        <w:r w:rsidDel="00321265">
          <w:delText xml:space="preserve"> </w:delText>
        </w:r>
        <w:r w:rsidDel="00321265">
          <w:rPr>
            <w:rStyle w:val="pxvis"/>
            <w:rFonts w:ascii="Times NewRoman" w:hAnsi="Times NewRoman"/>
            <w:b w:val="0"/>
            <w:sz w:val="24"/>
          </w:rPr>
          <w:tab/>
        </w:r>
        <w:r w:rsidDel="00321265">
          <w:rPr>
            <w:color w:val="FF0000"/>
            <w:sz w:val="20"/>
            <w:szCs w:val="20"/>
            <w:vertAlign w:val="superscript"/>
          </w:rPr>
          <w:delText>►</w:delText>
        </w:r>
        <w:r w:rsidDel="00321265">
          <w:fldChar w:fldCharType="begin"/>
        </w:r>
        <w:r w:rsidDel="00321265">
          <w:delInstrText>p.ct.id="f477b8b0b92511efa86bc22ba615bad8|33|31:32"</w:delInstrText>
        </w:r>
        <w:r w:rsidDel="00321265">
          <w:fldChar w:fldCharType="end"/>
        </w:r>
        <w:r w:rsidDel="00321265">
          <w:rPr>
            <w:rStyle w:val="pxcc"/>
            <w:color w:val="FF0000"/>
            <w:sz w:val="20"/>
            <w:szCs w:val="20"/>
            <w:vertAlign w:val="superscript"/>
          </w:rPr>
          <w:delText>►</w:delText>
        </w:r>
        <w:r w:rsidDel="00321265">
          <w:rPr>
            <w:rStyle w:val="pxcc"/>
          </w:rPr>
          <w:fldChar w:fldCharType="begin"/>
        </w:r>
        <w:r w:rsidDel="00321265">
          <w:rPr>
            <w:rStyle w:val="pxcc"/>
          </w:rPr>
          <w:delInstrText>cc.ref.id="I09QKJ0"</w:delInstrText>
        </w:r>
        <w:r w:rsidDel="00321265">
          <w:rPr>
            <w:rStyle w:val="pxcc"/>
          </w:rPr>
          <w:fldChar w:fldCharType="end"/>
        </w:r>
        <w:r w:rsidDel="00321265">
          <w:rPr>
            <w:rStyle w:val="pxcc"/>
          </w:rPr>
          <w:delText>Ferris v. Lustgarten Foundation, 189 A.D.3d 1002, 138 N.Y.S.3d 517 (2d Dep't 2020)</w:delText>
        </w:r>
        <w:r w:rsidDel="00321265">
          <w:delText xml:space="preserve"> stating that the statute governing whistleblower policy of not-for-profit corporations created private right of action for employees who were retaliated against or subject to adverse employment consequences as a result of whistleblowing activities, where the statute was intended to protect employees who reported suspect actions of corporations in good faith, the legislative purpose was promoted by holding corporations accountable for retaliation against whistleblowers, and there was no regulatory agency to enforce a not-for-profit corporation's compliance with the statute.</w:delText>
        </w:r>
      </w:del>
    </w:p>
    <w:p w14:paraId="1159D013" w14:textId="77777777" w:rsidR="004E0EBB" w:rsidDel="00321265" w:rsidRDefault="004E0EBB">
      <w:pPr>
        <w:pStyle w:val="pxformrefp"/>
        <w:rPr>
          <w:del w:id="885" w:author="Cara Cardinale" w:date="2025-02-13T21:55:00Z"/>
        </w:rPr>
      </w:pPr>
      <w:del w:id="886" w:author="Cara Cardinale" w:date="2025-02-13T21:55:00Z">
        <w:r w:rsidDel="00321265">
          <w:delText xml:space="preserve"> </w:delText>
        </w:r>
        <w:r w:rsidDel="00321265">
          <w:rPr>
            <w:rStyle w:val="pxvis"/>
            <w:rFonts w:ascii="Times NewRoman" w:hAnsi="Times NewRoman"/>
            <w:b w:val="0"/>
            <w:sz w:val="24"/>
          </w:rPr>
          <w:tab/>
        </w:r>
        <w:r w:rsidDel="00321265">
          <w:rPr>
            <w:color w:val="FF0000"/>
            <w:sz w:val="20"/>
            <w:szCs w:val="20"/>
            <w:vertAlign w:val="superscript"/>
          </w:rPr>
          <w:delText>►</w:delText>
        </w:r>
        <w:r w:rsidDel="00321265">
          <w:fldChar w:fldCharType="begin"/>
        </w:r>
        <w:r w:rsidDel="00321265">
          <w:delInstrText>p.ct.id="f477b8b0b92511efa86bc22ba615bad8|33|31:32"</w:delInstrText>
        </w:r>
        <w:r w:rsidDel="00321265">
          <w:fldChar w:fldCharType="end"/>
        </w:r>
        <w:r w:rsidDel="00321265">
          <w:rPr>
            <w:rStyle w:val="pxcc"/>
            <w:color w:val="FF0000"/>
            <w:sz w:val="20"/>
            <w:szCs w:val="20"/>
            <w:vertAlign w:val="superscript"/>
          </w:rPr>
          <w:delText>►</w:delText>
        </w:r>
        <w:r w:rsidDel="00321265">
          <w:rPr>
            <w:rStyle w:val="pxcc"/>
          </w:rPr>
          <w:fldChar w:fldCharType="begin"/>
        </w:r>
        <w:r w:rsidDel="00321265">
          <w:rPr>
            <w:rStyle w:val="pxcc"/>
          </w:rPr>
          <w:delInstrText>cc.ref.id="I054I39"</w:delInstrText>
        </w:r>
        <w:r w:rsidDel="00321265">
          <w:rPr>
            <w:rStyle w:val="pxcc"/>
          </w:rPr>
          <w:fldChar w:fldCharType="end"/>
        </w:r>
        <w:r w:rsidDel="00321265">
          <w:rPr>
            <w:rStyle w:val="pxcc"/>
          </w:rPr>
          <w:delText>Joshi v. Trustees of Columbia University in City of New York, 515 F. Supp. 3d 200, 392 Ed. Law Rep. 723 (S.D. N.Y. 2021), aff'd, 2022 WL 3205883 (2d Cir. 2022)</w:delText>
        </w:r>
        <w:r w:rsidDel="00321265">
          <w:delText xml:space="preserve"> stating that under New York law, university officials did not violate Non-Profit Revitalization Act's whistleblower protection requirement by allegedly failing to protect professor from retaliation for asserting research misconduct allegation against colleague; university adopted required whistleblower protection policy, university officials implemented appropriate whistleblower protections, diligently complied with those policies at all steps of the relevant investigations, and did not retaliate against professor, and professor pointed to no evidence that university's board failed to oversee its whistleblower policy.</w:delText>
        </w:r>
      </w:del>
    </w:p>
    <w:p w14:paraId="3D90231F" w14:textId="77777777" w:rsidR="004E0EBB" w:rsidRDefault="004E0EBB">
      <w:pPr>
        <w:pStyle w:val="pxformrefrr"/>
        <w:rPr>
          <w:sz w:val="24"/>
          <w:szCs w:val="24"/>
        </w:rPr>
      </w:pPr>
      <w:r>
        <w:rPr>
          <w:rStyle w:val="pxvis"/>
          <w:rFonts w:cs="Arial"/>
          <w:bCs/>
          <w:szCs w:val="28"/>
        </w:rPr>
        <w:t>Research References</w:t>
      </w:r>
    </w:p>
    <w:p w14:paraId="5DA03B45"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rc.ref.id="I09NRE6"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887" w:author="Cara Cardinale" w:date="2025-02-08T22:17:00Z">
        <w:r w:rsidDel="00D268B6">
          <w:rPr>
            <w:rStyle w:val="pxvis"/>
            <w:rFonts w:ascii="Times NewRoman" w:hAnsi="Times NewRoman"/>
            <w:b w:val="0"/>
            <w:sz w:val="24"/>
          </w:rPr>
          <w:delText>§</w:delText>
        </w:r>
        <w:r w:rsidDel="00D268B6">
          <w:rPr>
            <w:rStyle w:val="pxrc"/>
          </w:rPr>
          <w:delText>72</w:delText>
        </w:r>
      </w:del>
      <w:ins w:id="888" w:author="Cara Cardinale" w:date="2025-02-08T22:17:00Z">
        <w:r w:rsidR="00D268B6">
          <w:rPr>
            <w:rStyle w:val="pxvis"/>
            <w:rFonts w:ascii="Times NewRoman" w:hAnsi="Times NewRoman"/>
            <w:b w:val="0"/>
            <w:sz w:val="24"/>
          </w:rPr>
          <w:t>§71</w:t>
        </w:r>
      </w:ins>
      <w:r>
        <w:rPr>
          <w:rStyle w:val="pxrc"/>
        </w:rPr>
        <w:t xml:space="preserve">, </w:t>
      </w:r>
      <w:del w:id="889" w:author="Cara Cardinale" w:date="2025-02-13T21:57:00Z">
        <w:r w:rsidDel="00321265">
          <w:rPr>
            <w:rStyle w:val="pxrc"/>
          </w:rPr>
          <w:delText>1065, 1066</w:delText>
        </w:r>
      </w:del>
      <w:ins w:id="890" w:author="Cara Cardinale" w:date="2025-02-13T21:57:00Z">
        <w:r w:rsidR="00321265">
          <w:rPr>
            <w:rStyle w:val="pxrc"/>
          </w:rPr>
          <w:t>1062, 1063</w:t>
        </w:r>
      </w:ins>
    </w:p>
    <w:p w14:paraId="670EAC31" w14:textId="77777777" w:rsidR="00E167C8" w:rsidRDefault="00E167C8" w:rsidP="00E167C8">
      <w:pPr>
        <w:rPr>
          <w:ins w:id="891" w:author="Cara Cardinale" w:date="2025-03-03T12:03:00Z"/>
          <w:rFonts w:ascii="Times New Roman" w:hAnsi="Times New Roman"/>
        </w:rPr>
      </w:pPr>
    </w:p>
    <w:p w14:paraId="38F0C3BF" w14:textId="77777777" w:rsidR="00E167C8" w:rsidRDefault="00E167C8" w:rsidP="00E167C8">
      <w:pPr>
        <w:rPr>
          <w:ins w:id="892" w:author="Cara Cardinale" w:date="2025-03-03T12:03:00Z"/>
          <w:rFonts w:ascii="Times New Roman" w:hAnsi="Times New Roman"/>
        </w:rPr>
      </w:pPr>
    </w:p>
    <w:p w14:paraId="0792381A" w14:textId="77777777" w:rsidR="00E167C8" w:rsidRDefault="00E167C8" w:rsidP="00E167C8">
      <w:pPr>
        <w:rPr>
          <w:ins w:id="893" w:author="Cara Cardinale" w:date="2025-03-03T12:04:00Z"/>
          <w:rFonts w:ascii="Times New Roman" w:hAnsi="Times New Roman"/>
        </w:rPr>
      </w:pPr>
      <w:bookmarkStart w:id="894" w:name="_Hlk191895985"/>
      <w:ins w:id="895" w:author="Cara Cardinale" w:date="2025-03-03T12:03:00Z">
        <w:r>
          <w:rPr>
            <w:sz w:val="27"/>
            <w:szCs w:val="27"/>
          </w:rPr>
          <w:t>31:32.</w:t>
        </w:r>
      </w:ins>
      <w:ins w:id="896" w:author="Cara Cardinale" w:date="2025-03-03T12:04:00Z">
        <w:r>
          <w:rPr>
            <w:sz w:val="27"/>
            <w:szCs w:val="27"/>
          </w:rPr>
          <w:t>10.</w:t>
        </w:r>
      </w:ins>
      <w:ins w:id="897" w:author="Cara Cardinale" w:date="2025-03-03T12:03:00Z">
        <w:r>
          <w:rPr>
            <w:sz w:val="27"/>
            <w:szCs w:val="27"/>
          </w:rPr>
          <w:t xml:space="preserve"> Certificate of incorporation</w:t>
        </w:r>
      </w:ins>
      <w:ins w:id="898" w:author="Cara Cardinale" w:date="2025-03-03T12:05:00Z">
        <w:r>
          <w:rPr>
            <w:sz w:val="27"/>
            <w:szCs w:val="27"/>
          </w:rPr>
          <w:t>—Private foundation</w:t>
        </w:r>
      </w:ins>
      <w:ins w:id="899" w:author="Cara Cardinale" w:date="2025-03-03T12:03:00Z">
        <w:r>
          <w:rPr>
            <w:rFonts w:ascii="Times New Roman" w:hAnsi="Times New Roman"/>
          </w:rPr>
          <w:t xml:space="preserve"> </w:t>
        </w:r>
      </w:ins>
    </w:p>
    <w:bookmarkEnd w:id="894"/>
    <w:p w14:paraId="0F7EFC63" w14:textId="77777777" w:rsidR="004E45D9" w:rsidRDefault="004E45D9" w:rsidP="00E167C8">
      <w:pPr>
        <w:rPr>
          <w:ins w:id="900" w:author="Cara Cardinale" w:date="2025-03-03T21:56:00Z"/>
          <w:rFonts w:ascii="Times New Roman" w:hAnsi="Times New Roman"/>
        </w:rPr>
      </w:pPr>
    </w:p>
    <w:p w14:paraId="15A52B9F" w14:textId="77777777" w:rsidR="00E167C8" w:rsidRPr="006234E2" w:rsidRDefault="00E167C8" w:rsidP="00E167C8">
      <w:pPr>
        <w:rPr>
          <w:ins w:id="901" w:author="Cara Cardinale" w:date="2025-03-03T12:03:00Z"/>
          <w:rFonts w:ascii="Times New Roman" w:hAnsi="Times New Roman"/>
        </w:rPr>
      </w:pPr>
      <w:ins w:id="902" w:author="Cara Cardinale" w:date="2025-03-03T12:03:00Z">
        <w:r>
          <w:rPr>
            <w:rFonts w:ascii="Times New Roman" w:hAnsi="Times New Roman"/>
          </w:rPr>
          <w:t>&lt;p&gt;&lt;hac&gt;</w:t>
        </w:r>
        <w:r w:rsidRPr="006234E2">
          <w:rPr>
            <w:rFonts w:ascii="Times New Roman" w:hAnsi="Times New Roman"/>
          </w:rPr>
          <w:t>CERTIFICATE OF INCORPORATION OF</w:t>
        </w:r>
        <w:r>
          <w:rPr>
            <w:rFonts w:ascii="Times New Roman" w:hAnsi="Times New Roman"/>
          </w:rPr>
          <w:t xml:space="preserve"> &lt;finstr&gt;[NAME OF CORPORATION]&lt;/finstr&gt;</w:t>
        </w:r>
      </w:ins>
    </w:p>
    <w:p w14:paraId="7C873B70" w14:textId="77777777" w:rsidR="00E167C8" w:rsidRPr="006234E2" w:rsidRDefault="00E167C8" w:rsidP="00E167C8">
      <w:pPr>
        <w:rPr>
          <w:ins w:id="903" w:author="Cara Cardinale" w:date="2025-03-03T12:03:00Z"/>
          <w:rFonts w:ascii="Times New Roman" w:hAnsi="Times New Roman"/>
        </w:rPr>
      </w:pPr>
      <w:ins w:id="904" w:author="Cara Cardinale" w:date="2025-03-03T12:03:00Z">
        <w:r>
          <w:rPr>
            <w:rFonts w:ascii="Times New Roman" w:hAnsi="Times New Roman"/>
          </w:rPr>
          <w:t>&lt;p&gt;&lt;hac&gt;</w:t>
        </w:r>
        <w:r w:rsidRPr="006234E2">
          <w:rPr>
            <w:rFonts w:ascii="Times New Roman" w:hAnsi="Times New Roman"/>
          </w:rPr>
          <w:t>Under Section 402 of the Not-For-Profit Corporation Law</w:t>
        </w:r>
      </w:ins>
    </w:p>
    <w:p w14:paraId="6B003F3B" w14:textId="77777777" w:rsidR="00E167C8" w:rsidRPr="006234E2" w:rsidRDefault="00E167C8" w:rsidP="00E167C8">
      <w:pPr>
        <w:rPr>
          <w:ins w:id="905" w:author="Cara Cardinale" w:date="2025-03-03T12:03:00Z"/>
          <w:rFonts w:ascii="Times New Roman" w:hAnsi="Times New Roman"/>
        </w:rPr>
      </w:pPr>
      <w:ins w:id="906" w:author="Cara Cardinale" w:date="2025-03-03T12:03:00Z">
        <w:r>
          <w:rPr>
            <w:rFonts w:ascii="Times New Roman" w:hAnsi="Times New Roman"/>
          </w:rPr>
          <w:t>&lt;fvs&gt;</w:t>
        </w:r>
      </w:ins>
    </w:p>
    <w:p w14:paraId="0386AAE8" w14:textId="77777777" w:rsidR="00E167C8" w:rsidRPr="006234E2" w:rsidRDefault="00E167C8" w:rsidP="00E167C8">
      <w:pPr>
        <w:rPr>
          <w:ins w:id="907" w:author="Cara Cardinale" w:date="2025-03-03T12:03:00Z"/>
          <w:rFonts w:ascii="Times New Roman" w:hAnsi="Times New Roman"/>
        </w:rPr>
      </w:pPr>
      <w:ins w:id="908" w:author="Cara Cardinale" w:date="2025-03-03T12:03:00Z">
        <w:r>
          <w:rPr>
            <w:rFonts w:ascii="Times New Roman" w:hAnsi="Times New Roman"/>
          </w:rPr>
          <w:t>&lt;p&gt;</w:t>
        </w:r>
        <w:r w:rsidRPr="006234E2">
          <w:rPr>
            <w:rFonts w:ascii="Times New Roman" w:hAnsi="Times New Roman"/>
          </w:rPr>
          <w:t>The undersigned, being a natural person of at least eighteen years of age and acting as the incorporator of the corporation being formed under the New York Not-for-Profit Corporation Law, certifies that:</w:t>
        </w:r>
      </w:ins>
    </w:p>
    <w:p w14:paraId="60572C1E" w14:textId="77777777" w:rsidR="00E167C8" w:rsidRPr="006234E2" w:rsidRDefault="00E167C8" w:rsidP="00E167C8">
      <w:pPr>
        <w:rPr>
          <w:ins w:id="909" w:author="Cara Cardinale" w:date="2025-03-03T12:03:00Z"/>
          <w:rFonts w:ascii="Times New Roman" w:hAnsi="Times New Roman"/>
        </w:rPr>
      </w:pPr>
      <w:ins w:id="910" w:author="Cara Cardinale" w:date="2025-03-03T12:03:00Z">
        <w:r>
          <w:rPr>
            <w:rFonts w:ascii="Times New Roman" w:hAnsi="Times New Roman"/>
          </w:rPr>
          <w:t>&lt;p&gt;</w:t>
        </w:r>
        <w:r w:rsidRPr="006234E2">
          <w:rPr>
            <w:rFonts w:ascii="Times New Roman" w:hAnsi="Times New Roman"/>
          </w:rPr>
          <w:t>1.</w:t>
        </w:r>
        <w:r>
          <w:rPr>
            <w:rFonts w:ascii="Times New Roman" w:hAnsi="Times New Roman"/>
          </w:rPr>
          <w:t xml:space="preserve"> </w:t>
        </w:r>
        <w:r w:rsidRPr="006234E2">
          <w:rPr>
            <w:rFonts w:ascii="Times New Roman" w:hAnsi="Times New Roman"/>
          </w:rPr>
          <w:t>Name. The name of the corporation (hereinafter, the "Corporation") is:</w:t>
        </w:r>
        <w:r>
          <w:rPr>
            <w:rFonts w:ascii="Times New Roman" w:hAnsi="Times New Roman"/>
          </w:rPr>
          <w:t xml:space="preserve"> &lt;finstr&gt;[name of corporation]&lt;/finstr&gt;</w:t>
        </w:r>
      </w:ins>
    </w:p>
    <w:p w14:paraId="0B4470B0" w14:textId="77777777" w:rsidR="00E167C8" w:rsidRPr="006234E2" w:rsidRDefault="00E167C8" w:rsidP="00E167C8">
      <w:pPr>
        <w:rPr>
          <w:ins w:id="911" w:author="Cara Cardinale" w:date="2025-03-03T12:03:00Z"/>
          <w:rFonts w:ascii="Times New Roman" w:hAnsi="Times New Roman"/>
        </w:rPr>
      </w:pPr>
      <w:ins w:id="912" w:author="Cara Cardinale" w:date="2025-03-03T12:03:00Z">
        <w:r>
          <w:rPr>
            <w:rFonts w:ascii="Times New Roman" w:hAnsi="Times New Roman"/>
          </w:rPr>
          <w:t>&lt;p&gt;</w:t>
        </w:r>
        <w:r w:rsidRPr="006234E2">
          <w:rPr>
            <w:rFonts w:ascii="Times New Roman" w:hAnsi="Times New Roman"/>
          </w:rPr>
          <w:t>2.</w:t>
        </w:r>
        <w:r>
          <w:rPr>
            <w:rFonts w:ascii="Times New Roman" w:hAnsi="Times New Roman"/>
          </w:rPr>
          <w:t xml:space="preserve"> </w:t>
        </w:r>
        <w:r w:rsidRPr="006234E2">
          <w:rPr>
            <w:rFonts w:ascii="Times New Roman" w:hAnsi="Times New Roman"/>
          </w:rPr>
          <w:t>The Corporation is a corporation as defined in Subparagraph (5) of Paragraph (a) of Section 102 of the New York Not-for-Profit Corporation Law.</w:t>
        </w:r>
      </w:ins>
    </w:p>
    <w:p w14:paraId="5BA3D818" w14:textId="77777777" w:rsidR="00E167C8" w:rsidRPr="006234E2" w:rsidRDefault="00E167C8" w:rsidP="00E167C8">
      <w:pPr>
        <w:rPr>
          <w:ins w:id="913" w:author="Cara Cardinale" w:date="2025-03-03T12:03:00Z"/>
          <w:rFonts w:ascii="Times New Roman" w:hAnsi="Times New Roman"/>
        </w:rPr>
      </w:pPr>
      <w:ins w:id="914" w:author="Cara Cardinale" w:date="2025-03-03T12:03:00Z">
        <w:r>
          <w:rPr>
            <w:rFonts w:ascii="Times New Roman" w:hAnsi="Times New Roman"/>
          </w:rPr>
          <w:t>&lt;p&gt;</w:t>
        </w:r>
        <w:r w:rsidRPr="006234E2">
          <w:rPr>
            <w:rFonts w:ascii="Times New Roman" w:hAnsi="Times New Roman"/>
          </w:rPr>
          <w:t>3.</w:t>
        </w:r>
        <w:r>
          <w:rPr>
            <w:rFonts w:ascii="Times New Roman" w:hAnsi="Times New Roman"/>
          </w:rPr>
          <w:t xml:space="preserve"> </w:t>
        </w:r>
        <w:r w:rsidRPr="006234E2">
          <w:rPr>
            <w:rFonts w:ascii="Times New Roman" w:hAnsi="Times New Roman"/>
          </w:rPr>
          <w:t>Purposes. The Corporation is formed for the following purposes:</w:t>
        </w:r>
      </w:ins>
    </w:p>
    <w:p w14:paraId="37A5E77D" w14:textId="77777777" w:rsidR="00E167C8" w:rsidRPr="006234E2" w:rsidRDefault="00E167C8" w:rsidP="00E167C8">
      <w:pPr>
        <w:rPr>
          <w:ins w:id="915" w:author="Cara Cardinale" w:date="2025-03-03T12:03:00Z"/>
          <w:rFonts w:ascii="Times New Roman" w:hAnsi="Times New Roman"/>
        </w:rPr>
      </w:pPr>
      <w:ins w:id="916" w:author="Cara Cardinale" w:date="2025-03-03T12:03:00Z">
        <w:r>
          <w:rPr>
            <w:rFonts w:ascii="Times New Roman" w:hAnsi="Times New Roman"/>
          </w:rPr>
          <w:t>&lt;p&gt;</w:t>
        </w:r>
        <w:r w:rsidRPr="006234E2">
          <w:rPr>
            <w:rFonts w:ascii="Times New Roman" w:hAnsi="Times New Roman"/>
          </w:rPr>
          <w:t>(a)</w:t>
        </w:r>
        <w:r w:rsidRPr="006234E2">
          <w:rPr>
            <w:rFonts w:ascii="Times New Roman" w:hAnsi="Times New Roman"/>
          </w:rPr>
          <w:tab/>
          <w:t>To plan, develop, and operate a</w:t>
        </w:r>
        <w:r>
          <w:rPr>
            <w:rFonts w:ascii="Times New Roman" w:hAnsi="Times New Roman"/>
          </w:rPr>
          <w:t xml:space="preserve"> &lt;finstr&gt;[specification of event]&lt;/finstr&gt;</w:t>
        </w:r>
        <w:r w:rsidRPr="006234E2">
          <w:rPr>
            <w:rFonts w:ascii="Times New Roman" w:hAnsi="Times New Roman"/>
          </w:rPr>
          <w:t xml:space="preserve"> to raise and distribute funds to charitable organizations that perform medical research and combat diseases, disorders, and other medical disciplines.</w:t>
        </w:r>
      </w:ins>
    </w:p>
    <w:p w14:paraId="72AE66EC" w14:textId="77777777" w:rsidR="00E167C8" w:rsidRPr="006234E2" w:rsidRDefault="00E167C8" w:rsidP="00E167C8">
      <w:pPr>
        <w:rPr>
          <w:ins w:id="917" w:author="Cara Cardinale" w:date="2025-03-03T12:03:00Z"/>
          <w:rFonts w:ascii="Times New Roman" w:hAnsi="Times New Roman"/>
        </w:rPr>
      </w:pPr>
      <w:ins w:id="918" w:author="Cara Cardinale" w:date="2025-03-03T12:03:00Z">
        <w:r>
          <w:rPr>
            <w:rFonts w:ascii="Times New Roman" w:hAnsi="Times New Roman"/>
          </w:rPr>
          <w:t>&lt;p&gt;</w:t>
        </w:r>
        <w:r w:rsidRPr="006234E2">
          <w:rPr>
            <w:rFonts w:ascii="Times New Roman" w:hAnsi="Times New Roman"/>
          </w:rPr>
          <w:t>(b)</w:t>
        </w:r>
        <w:r w:rsidRPr="006234E2">
          <w:rPr>
            <w:rFonts w:ascii="Times New Roman" w:hAnsi="Times New Roman"/>
          </w:rPr>
          <w:tab/>
          <w:t>To receive and maintain a fund or funds of real or personal property including, without limitation, cash contributions and, subject to the restrictions and limitations set forth in this certificate of incorporation, to use and apply the income and principal for the Corporation's purposes and activities;</w:t>
        </w:r>
      </w:ins>
    </w:p>
    <w:p w14:paraId="27AF54A3" w14:textId="77777777" w:rsidR="00E167C8" w:rsidRPr="006234E2" w:rsidRDefault="00E167C8" w:rsidP="00E167C8">
      <w:pPr>
        <w:rPr>
          <w:ins w:id="919" w:author="Cara Cardinale" w:date="2025-03-03T12:03:00Z"/>
          <w:rFonts w:ascii="Times New Roman" w:hAnsi="Times New Roman"/>
        </w:rPr>
      </w:pPr>
      <w:ins w:id="920" w:author="Cara Cardinale" w:date="2025-03-03T12:03:00Z">
        <w:r>
          <w:rPr>
            <w:rFonts w:ascii="Times New Roman" w:hAnsi="Times New Roman"/>
          </w:rPr>
          <w:t>&lt;p&gt;</w:t>
        </w:r>
        <w:r w:rsidRPr="006234E2">
          <w:rPr>
            <w:rFonts w:ascii="Times New Roman" w:hAnsi="Times New Roman"/>
          </w:rPr>
          <w:t>(c)</w:t>
        </w:r>
        <w:r>
          <w:rPr>
            <w:rFonts w:ascii="Times New Roman" w:hAnsi="Times New Roman"/>
          </w:rPr>
          <w:t xml:space="preserve"> </w:t>
        </w:r>
        <w:r w:rsidRPr="006234E2">
          <w:rPr>
            <w:rFonts w:ascii="Times New Roman" w:hAnsi="Times New Roman"/>
          </w:rPr>
          <w:t>To do any other act or thing incidental to or connected with the Corporation's purposes and activities, but not for the pecuniary profit or financial gain of any of the Corporation's members, trustees, directors or officers, except as permitted under Article 5 of the New York Not-for-Profit Corporation Law, or as permitted in Section 7(a) of this certificate of incorporation; and</w:t>
        </w:r>
      </w:ins>
    </w:p>
    <w:p w14:paraId="0C4EB015" w14:textId="77777777" w:rsidR="00E167C8" w:rsidRPr="006234E2" w:rsidRDefault="00E167C8" w:rsidP="00E167C8">
      <w:pPr>
        <w:rPr>
          <w:ins w:id="921" w:author="Cara Cardinale" w:date="2025-03-03T12:03:00Z"/>
          <w:rFonts w:ascii="Times New Roman" w:hAnsi="Times New Roman"/>
        </w:rPr>
      </w:pPr>
      <w:ins w:id="922" w:author="Cara Cardinale" w:date="2025-03-03T12:03:00Z">
        <w:r>
          <w:rPr>
            <w:rFonts w:ascii="Times New Roman" w:hAnsi="Times New Roman"/>
          </w:rPr>
          <w:t>&lt;p&gt;</w:t>
        </w:r>
        <w:r w:rsidRPr="006234E2">
          <w:rPr>
            <w:rFonts w:ascii="Times New Roman" w:hAnsi="Times New Roman"/>
          </w:rPr>
          <w:t>(d)</w:t>
        </w:r>
        <w:r>
          <w:rPr>
            <w:rFonts w:ascii="Times New Roman" w:hAnsi="Times New Roman"/>
          </w:rPr>
          <w:t xml:space="preserve"> </w:t>
        </w:r>
        <w:r w:rsidRPr="006234E2">
          <w:rPr>
            <w:rFonts w:ascii="Times New Roman" w:hAnsi="Times New Roman"/>
          </w:rPr>
          <w:t>To have in furtherance of its not-for-profit corporate purposes all of the powers conferred upon corporations organized under the New York Not-for-Profit Corporation Law subject to any limitations contained in this certificate of incorporation or in the laws of the State of New York.</w:t>
        </w:r>
      </w:ins>
    </w:p>
    <w:p w14:paraId="41C5D851" w14:textId="77777777" w:rsidR="00E167C8" w:rsidRPr="006234E2" w:rsidRDefault="00E167C8" w:rsidP="00E167C8">
      <w:pPr>
        <w:rPr>
          <w:ins w:id="923" w:author="Cara Cardinale" w:date="2025-03-03T12:03:00Z"/>
          <w:rFonts w:ascii="Times New Roman" w:hAnsi="Times New Roman"/>
        </w:rPr>
      </w:pPr>
      <w:ins w:id="924" w:author="Cara Cardinale" w:date="2025-03-03T12:03:00Z">
        <w:r>
          <w:rPr>
            <w:rFonts w:ascii="Times New Roman" w:hAnsi="Times New Roman"/>
          </w:rPr>
          <w:t>&lt;p&gt;</w:t>
        </w:r>
        <w:r w:rsidRPr="006234E2">
          <w:rPr>
            <w:rFonts w:ascii="Times New Roman" w:hAnsi="Times New Roman"/>
          </w:rPr>
          <w:t>4.</w:t>
        </w:r>
        <w:r w:rsidRPr="006234E2">
          <w:rPr>
            <w:rFonts w:ascii="Times New Roman" w:hAnsi="Times New Roman"/>
          </w:rPr>
          <w:tab/>
          <w:t>Prohibition on Certain Political Activities.</w:t>
        </w:r>
        <w:r>
          <w:rPr>
            <w:rFonts w:ascii="Times New Roman" w:hAnsi="Times New Roman"/>
          </w:rPr>
          <w:t xml:space="preserve"> </w:t>
        </w:r>
        <w:r w:rsidRPr="006234E2">
          <w:rPr>
            <w:rFonts w:ascii="Times New Roman" w:hAnsi="Times New Roman"/>
          </w:rPr>
          <w:t>Notwithstanding the foregoing, no substantial part of the activities of the Corporation will be the carrying on of propaganda, or</w:t>
        </w:r>
        <w:r>
          <w:rPr>
            <w:rFonts w:ascii="Times New Roman" w:hAnsi="Times New Roman"/>
          </w:rPr>
          <w:t xml:space="preserve"> </w:t>
        </w:r>
        <w:r w:rsidRPr="006234E2">
          <w:rPr>
            <w:rFonts w:ascii="Times New Roman" w:hAnsi="Times New Roman"/>
          </w:rPr>
          <w:t>otherwise attempting to influence legislation through improper means, and no part of its activities will entail the participation or intervention in any political campaign by any means, including the publication or distribution of statements on behalf of (or in opposition to) any candidate for public office, nor will the Corporation engage in any activity which would, in the opinion of the directors, jeopardize an exemption from federal income taxation under section 501(c)(3) of the Internal Revenue Code of 1986 (the "Code") and the regulations promulgated thereunder.</w:t>
        </w:r>
      </w:ins>
    </w:p>
    <w:p w14:paraId="5E08683A" w14:textId="77777777" w:rsidR="00E167C8" w:rsidRPr="006234E2" w:rsidRDefault="00E167C8" w:rsidP="00E167C8">
      <w:pPr>
        <w:rPr>
          <w:ins w:id="925" w:author="Cara Cardinale" w:date="2025-03-03T12:03:00Z"/>
          <w:rFonts w:ascii="Times New Roman" w:hAnsi="Times New Roman"/>
        </w:rPr>
      </w:pPr>
      <w:ins w:id="926" w:author="Cara Cardinale" w:date="2025-03-03T12:03:00Z">
        <w:r>
          <w:rPr>
            <w:rFonts w:ascii="Times New Roman" w:hAnsi="Times New Roman"/>
          </w:rPr>
          <w:t>&lt;p&gt;</w:t>
        </w:r>
        <w:r w:rsidRPr="006234E2">
          <w:rPr>
            <w:rFonts w:ascii="Times New Roman" w:hAnsi="Times New Roman"/>
          </w:rPr>
          <w:t>5.</w:t>
        </w:r>
        <w:r w:rsidRPr="006234E2">
          <w:rPr>
            <w:rFonts w:ascii="Times New Roman" w:hAnsi="Times New Roman"/>
          </w:rPr>
          <w:tab/>
          <w:t>State Approval. The Corporation is not formed to engage in any activity or of any purpose requiring consent or approval of any state official, department, board, agency or other body. No consent or approval is required.</w:t>
        </w:r>
      </w:ins>
    </w:p>
    <w:p w14:paraId="039359E2" w14:textId="77777777" w:rsidR="00E167C8" w:rsidRPr="006234E2" w:rsidRDefault="00E167C8" w:rsidP="00E167C8">
      <w:pPr>
        <w:rPr>
          <w:ins w:id="927" w:author="Cara Cardinale" w:date="2025-03-03T12:03:00Z"/>
          <w:rFonts w:ascii="Times New Roman" w:hAnsi="Times New Roman"/>
        </w:rPr>
      </w:pPr>
      <w:ins w:id="928" w:author="Cara Cardinale" w:date="2025-03-03T12:03:00Z">
        <w:r>
          <w:rPr>
            <w:rFonts w:ascii="Times New Roman" w:hAnsi="Times New Roman"/>
          </w:rPr>
          <w:t>&lt;p&gt;</w:t>
        </w:r>
        <w:r w:rsidRPr="006234E2">
          <w:rPr>
            <w:rFonts w:ascii="Times New Roman" w:hAnsi="Times New Roman"/>
          </w:rPr>
          <w:t>6.</w:t>
        </w:r>
        <w:r w:rsidRPr="006234E2">
          <w:rPr>
            <w:rFonts w:ascii="Times New Roman" w:hAnsi="Times New Roman"/>
          </w:rPr>
          <w:tab/>
          <w:t>Charitable Corporation.</w:t>
        </w:r>
        <w:r>
          <w:rPr>
            <w:rFonts w:ascii="Times New Roman" w:hAnsi="Times New Roman"/>
          </w:rPr>
          <w:t xml:space="preserve"> </w:t>
        </w:r>
        <w:r w:rsidRPr="006234E2">
          <w:rPr>
            <w:rFonts w:ascii="Times New Roman" w:hAnsi="Times New Roman"/>
          </w:rPr>
          <w:t>The Corporation is a charitable corporation under Section 201 of the Not-for-Profit Corporation Law.</w:t>
        </w:r>
      </w:ins>
    </w:p>
    <w:p w14:paraId="46EBDA4A" w14:textId="77777777" w:rsidR="00E167C8" w:rsidRPr="006234E2" w:rsidRDefault="00E167C8" w:rsidP="00E167C8">
      <w:pPr>
        <w:rPr>
          <w:ins w:id="929" w:author="Cara Cardinale" w:date="2025-03-03T12:03:00Z"/>
          <w:rFonts w:ascii="Times New Roman" w:hAnsi="Times New Roman"/>
        </w:rPr>
      </w:pPr>
      <w:ins w:id="930" w:author="Cara Cardinale" w:date="2025-03-03T12:03:00Z">
        <w:r>
          <w:rPr>
            <w:rFonts w:ascii="Times New Roman" w:hAnsi="Times New Roman"/>
          </w:rPr>
          <w:t>&lt;p&gt;</w:t>
        </w:r>
        <w:r w:rsidRPr="006234E2">
          <w:rPr>
            <w:rFonts w:ascii="Times New Roman" w:hAnsi="Times New Roman"/>
          </w:rPr>
          <w:t>7.</w:t>
        </w:r>
        <w:r w:rsidRPr="006234E2">
          <w:rPr>
            <w:rFonts w:ascii="Times New Roman" w:hAnsi="Times New Roman"/>
          </w:rPr>
          <w:tab/>
          <w:t>Restrictions on Use of Earnings and on Distributions.</w:t>
        </w:r>
      </w:ins>
    </w:p>
    <w:p w14:paraId="612222A5" w14:textId="77777777" w:rsidR="00E167C8" w:rsidRPr="006234E2" w:rsidRDefault="00E167C8" w:rsidP="00E167C8">
      <w:pPr>
        <w:rPr>
          <w:ins w:id="931" w:author="Cara Cardinale" w:date="2025-03-03T12:03:00Z"/>
          <w:rFonts w:ascii="Times New Roman" w:hAnsi="Times New Roman"/>
        </w:rPr>
      </w:pPr>
      <w:ins w:id="932" w:author="Cara Cardinale" w:date="2025-03-03T12:03:00Z">
        <w:r>
          <w:rPr>
            <w:rFonts w:ascii="Times New Roman" w:hAnsi="Times New Roman"/>
          </w:rPr>
          <w:t>&lt;p&gt;</w:t>
        </w:r>
        <w:r w:rsidRPr="006234E2">
          <w:rPr>
            <w:rFonts w:ascii="Times New Roman" w:hAnsi="Times New Roman"/>
          </w:rPr>
          <w:t>(a)</w:t>
        </w:r>
        <w:r w:rsidRPr="006234E2">
          <w:rPr>
            <w:rFonts w:ascii="Times New Roman" w:hAnsi="Times New Roman"/>
          </w:rPr>
          <w:tab/>
          <w:t>No part of the net earnings of the Corporation shall inure to the benefit of any member, trustee, director or officer of the Corporation, or any private individual, except that reasonable compensation may be paid to any of the foregoing persons for services rendered to or for the Corporation; and no member, trustee, director or officer of the Corporation, or any private individual, shall be entitled to share in the distribution of any of the Corporation's assets upon dissolution of the Corporation.</w:t>
        </w:r>
      </w:ins>
    </w:p>
    <w:p w14:paraId="75980501" w14:textId="77777777" w:rsidR="00E167C8" w:rsidRPr="006234E2" w:rsidRDefault="00E167C8" w:rsidP="00E167C8">
      <w:pPr>
        <w:rPr>
          <w:ins w:id="933" w:author="Cara Cardinale" w:date="2025-03-03T12:03:00Z"/>
          <w:rFonts w:ascii="Times New Roman" w:hAnsi="Times New Roman"/>
        </w:rPr>
      </w:pPr>
      <w:ins w:id="934" w:author="Cara Cardinale" w:date="2025-03-03T12:03:00Z">
        <w:r>
          <w:rPr>
            <w:rFonts w:ascii="Times New Roman" w:hAnsi="Times New Roman"/>
          </w:rPr>
          <w:t>&lt;p&gt;</w:t>
        </w:r>
        <w:r w:rsidRPr="006234E2">
          <w:rPr>
            <w:rFonts w:ascii="Times New Roman" w:hAnsi="Times New Roman"/>
          </w:rPr>
          <w:t>(b)</w:t>
        </w:r>
        <w:r w:rsidRPr="006234E2">
          <w:rPr>
            <w:rFonts w:ascii="Times New Roman" w:hAnsi="Times New Roman"/>
          </w:rPr>
          <w:tab/>
          <w:t>The Corporation shall distribute its income for each taxable year at a time and in a manner that will not result in the Corporation becoming subject to the tax on undistributed income imposed by section 4942 of the Code.</w:t>
        </w:r>
      </w:ins>
    </w:p>
    <w:p w14:paraId="6404FB3C" w14:textId="77777777" w:rsidR="00E167C8" w:rsidRPr="006234E2" w:rsidRDefault="00E167C8" w:rsidP="00E167C8">
      <w:pPr>
        <w:rPr>
          <w:ins w:id="935" w:author="Cara Cardinale" w:date="2025-03-03T12:03:00Z"/>
          <w:rFonts w:ascii="Times New Roman" w:hAnsi="Times New Roman"/>
        </w:rPr>
      </w:pPr>
      <w:ins w:id="936" w:author="Cara Cardinale" w:date="2025-03-03T12:03:00Z">
        <w:r>
          <w:rPr>
            <w:rFonts w:ascii="Times New Roman" w:hAnsi="Times New Roman"/>
          </w:rPr>
          <w:t>&lt;p&gt;</w:t>
        </w:r>
        <w:r w:rsidRPr="006234E2">
          <w:rPr>
            <w:rFonts w:ascii="Times New Roman" w:hAnsi="Times New Roman"/>
          </w:rPr>
          <w:t>(c)</w:t>
        </w:r>
        <w:r w:rsidRPr="006234E2">
          <w:rPr>
            <w:rFonts w:ascii="Times New Roman" w:hAnsi="Times New Roman"/>
          </w:rPr>
          <w:tab/>
          <w:t>In the event of the dissolution of the Corporation, all of the remaining assets and property of the Corporation, after payment of the necessary expenses, shall be distributed, as the board of directors of the Corporation determines, to another organization or organizations exempt under section 501(c)(3) of the Code, to the federal government, or to state or local government or government agencies operating for a public benefit or a public purpose, subject to any requisite approval and/or jurisdiction of the Supreme Court of the State of New York.</w:t>
        </w:r>
      </w:ins>
    </w:p>
    <w:p w14:paraId="2E272103" w14:textId="77777777" w:rsidR="00E167C8" w:rsidRPr="006234E2" w:rsidRDefault="00E167C8" w:rsidP="00E167C8">
      <w:pPr>
        <w:rPr>
          <w:ins w:id="937" w:author="Cara Cardinale" w:date="2025-03-03T12:03:00Z"/>
          <w:rFonts w:ascii="Times New Roman" w:hAnsi="Times New Roman"/>
        </w:rPr>
      </w:pPr>
      <w:ins w:id="938" w:author="Cara Cardinale" w:date="2025-03-03T12:03:00Z">
        <w:r>
          <w:rPr>
            <w:rFonts w:ascii="Times New Roman" w:hAnsi="Times New Roman"/>
          </w:rPr>
          <w:t>&lt;p&gt;</w:t>
        </w:r>
        <w:r w:rsidRPr="006234E2">
          <w:rPr>
            <w:rFonts w:ascii="Times New Roman" w:hAnsi="Times New Roman"/>
          </w:rPr>
          <w:t>8.</w:t>
        </w:r>
        <w:r w:rsidRPr="006234E2">
          <w:rPr>
            <w:rFonts w:ascii="Times New Roman" w:hAnsi="Times New Roman"/>
          </w:rPr>
          <w:tab/>
          <w:t>Prohibitions on Certain Other Activities.</w:t>
        </w:r>
      </w:ins>
    </w:p>
    <w:p w14:paraId="2E2A3F5E" w14:textId="77777777" w:rsidR="00E167C8" w:rsidRPr="006234E2" w:rsidRDefault="00E167C8" w:rsidP="00E167C8">
      <w:pPr>
        <w:rPr>
          <w:ins w:id="939" w:author="Cara Cardinale" w:date="2025-03-03T12:03:00Z"/>
          <w:rFonts w:ascii="Times New Roman" w:hAnsi="Times New Roman"/>
        </w:rPr>
      </w:pPr>
      <w:ins w:id="940" w:author="Cara Cardinale" w:date="2025-03-03T12:03:00Z">
        <w:r>
          <w:rPr>
            <w:rFonts w:ascii="Times New Roman" w:hAnsi="Times New Roman"/>
          </w:rPr>
          <w:t>&lt;p&gt;</w:t>
        </w:r>
        <w:r w:rsidRPr="006234E2">
          <w:rPr>
            <w:rFonts w:ascii="Times New Roman" w:hAnsi="Times New Roman"/>
          </w:rPr>
          <w:t>(a)</w:t>
        </w:r>
        <w:r w:rsidRPr="006234E2">
          <w:rPr>
            <w:rFonts w:ascii="Times New Roman" w:hAnsi="Times New Roman"/>
          </w:rPr>
          <w:tab/>
          <w:t>The Corporation shall not: (i) engage in any act of self-dealing as defined in section 4941 of the Code; (ii) retain any excess business holdings as defined in section 4943 of the Code; (iii) make any investments in such manner as to subject it to tax under section 4944 of the Code; or (iv) make any taxable expenditures as defined in section 4945 of the Code.</w:t>
        </w:r>
      </w:ins>
    </w:p>
    <w:p w14:paraId="25CDB35F" w14:textId="77777777" w:rsidR="00E167C8" w:rsidRPr="006234E2" w:rsidRDefault="00E167C8" w:rsidP="00E167C8">
      <w:pPr>
        <w:rPr>
          <w:ins w:id="941" w:author="Cara Cardinale" w:date="2025-03-03T12:03:00Z"/>
          <w:rFonts w:ascii="Times New Roman" w:hAnsi="Times New Roman"/>
        </w:rPr>
      </w:pPr>
      <w:ins w:id="942" w:author="Cara Cardinale" w:date="2025-03-03T12:03:00Z">
        <w:r>
          <w:rPr>
            <w:rFonts w:ascii="Times New Roman" w:hAnsi="Times New Roman"/>
          </w:rPr>
          <w:t>&lt;p&gt;</w:t>
        </w:r>
        <w:r w:rsidRPr="006234E2">
          <w:rPr>
            <w:rFonts w:ascii="Times New Roman" w:hAnsi="Times New Roman"/>
          </w:rPr>
          <w:t>(b)</w:t>
        </w:r>
        <w:r w:rsidRPr="006234E2">
          <w:rPr>
            <w:rFonts w:ascii="Times New Roman" w:hAnsi="Times New Roman"/>
          </w:rPr>
          <w:tab/>
          <w:t>Without limiting the provisions of section 8(a) of this certificate of incorporation, the Corporation is organized exclusively for one or more of the exempt purposes as specified in section 501(c)(3) of the Code and shall not carry on any other activities not permitted to be carried on by (i) a corporation exempt from federal income tax under section</w:t>
        </w:r>
        <w:r>
          <w:rPr>
            <w:rFonts w:ascii="Times New Roman" w:hAnsi="Times New Roman"/>
          </w:rPr>
          <w:t xml:space="preserve"> </w:t>
        </w:r>
        <w:r w:rsidRPr="006234E2">
          <w:rPr>
            <w:rFonts w:ascii="Times New Roman" w:hAnsi="Times New Roman"/>
          </w:rPr>
          <w:t>501(c)(3) of the Code and the regulations promulgated thereunder, or (ii) by a corporation to which contributions are deductible under section 170(c)(2) of the Code. Nothing herein contained shall authorize this corporation, directly or indirectly, to engage in or include among its purposes, any of the activities mentioned in Section 404(b) through (v) of the Not-For-Profit Corporation Law.</w:t>
        </w:r>
      </w:ins>
    </w:p>
    <w:p w14:paraId="5F66FC28" w14:textId="77777777" w:rsidR="00E167C8" w:rsidRPr="006234E2" w:rsidRDefault="00E167C8" w:rsidP="00E167C8">
      <w:pPr>
        <w:rPr>
          <w:ins w:id="943" w:author="Cara Cardinale" w:date="2025-03-03T12:03:00Z"/>
          <w:rFonts w:ascii="Times New Roman" w:hAnsi="Times New Roman"/>
        </w:rPr>
      </w:pPr>
      <w:ins w:id="944" w:author="Cara Cardinale" w:date="2025-03-03T12:03:00Z">
        <w:r>
          <w:rPr>
            <w:rFonts w:ascii="Times New Roman" w:hAnsi="Times New Roman"/>
          </w:rPr>
          <w:t>&lt;p&gt;</w:t>
        </w:r>
        <w:r w:rsidRPr="006234E2">
          <w:rPr>
            <w:rFonts w:ascii="Times New Roman" w:hAnsi="Times New Roman"/>
          </w:rPr>
          <w:t>9.</w:t>
        </w:r>
        <w:r w:rsidRPr="006234E2">
          <w:rPr>
            <w:rFonts w:ascii="Times New Roman" w:hAnsi="Times New Roman"/>
          </w:rPr>
          <w:tab/>
          <w:t xml:space="preserve">Office. The office of the Corporation is to be located in the County of </w:t>
        </w:r>
        <w:r>
          <w:rPr>
            <w:rFonts w:ascii="Times New Roman" w:hAnsi="Times New Roman"/>
          </w:rPr>
          <w:t>&lt;finstr&gt;[name of county]&lt;/finstr&gt;</w:t>
        </w:r>
        <w:r w:rsidRPr="006234E2">
          <w:rPr>
            <w:rFonts w:ascii="Times New Roman" w:hAnsi="Times New Roman"/>
          </w:rPr>
          <w:t>, State of</w:t>
        </w:r>
        <w:r>
          <w:rPr>
            <w:rFonts w:ascii="Times New Roman" w:hAnsi="Times New Roman"/>
          </w:rPr>
          <w:t xml:space="preserve"> </w:t>
        </w:r>
        <w:r w:rsidRPr="006234E2">
          <w:rPr>
            <w:rFonts w:ascii="Times New Roman" w:hAnsi="Times New Roman"/>
          </w:rPr>
          <w:t>New York.</w:t>
        </w:r>
      </w:ins>
    </w:p>
    <w:p w14:paraId="0CE470A9" w14:textId="77777777" w:rsidR="00E167C8" w:rsidRPr="006234E2" w:rsidRDefault="00E167C8" w:rsidP="00E167C8">
      <w:pPr>
        <w:rPr>
          <w:ins w:id="945" w:author="Cara Cardinale" w:date="2025-03-03T12:03:00Z"/>
          <w:rFonts w:ascii="Times New Roman" w:hAnsi="Times New Roman"/>
        </w:rPr>
      </w:pPr>
      <w:ins w:id="946" w:author="Cara Cardinale" w:date="2025-03-03T12:03:00Z">
        <w:r>
          <w:rPr>
            <w:rFonts w:ascii="Times New Roman" w:hAnsi="Times New Roman"/>
          </w:rPr>
          <w:t>&lt;p&gt;</w:t>
        </w:r>
        <w:r w:rsidRPr="006234E2">
          <w:rPr>
            <w:rFonts w:ascii="Times New Roman" w:hAnsi="Times New Roman"/>
          </w:rPr>
          <w:t>10.</w:t>
        </w:r>
        <w:r w:rsidRPr="006234E2">
          <w:rPr>
            <w:rFonts w:ascii="Times New Roman" w:hAnsi="Times New Roman"/>
          </w:rPr>
          <w:tab/>
          <w:t>Agent for Service of Process. The Secretary of State of the State of New York is hereby designated the agent of the Corporation upon whom process against it may be served. The post office address to which the Secretary of State shall mail a copy of any process against the Corporation served upon him</w:t>
        </w:r>
      </w:ins>
      <w:ins w:id="947" w:author="Cara Cardinale" w:date="2025-03-03T22:05:00Z">
        <w:r w:rsidR="00BB0CDE">
          <w:rPr>
            <w:rFonts w:ascii="Times New Roman" w:hAnsi="Times New Roman"/>
          </w:rPr>
          <w:t xml:space="preserve"> or her</w:t>
        </w:r>
      </w:ins>
      <w:ins w:id="948" w:author="Cara Cardinale" w:date="2025-03-03T12:03:00Z">
        <w:r w:rsidRPr="006234E2">
          <w:rPr>
            <w:rFonts w:ascii="Times New Roman" w:hAnsi="Times New Roman"/>
          </w:rPr>
          <w:t xml:space="preserve"> as agent of the Corporation is:</w:t>
        </w:r>
        <w:r>
          <w:rPr>
            <w:rFonts w:ascii="Times New Roman" w:hAnsi="Times New Roman"/>
          </w:rPr>
          <w:t xml:space="preserve"> &lt;finstr&gt;[name and address of agent]&lt;/finstr&gt;</w:t>
        </w:r>
      </w:ins>
    </w:p>
    <w:p w14:paraId="32C2CCFA" w14:textId="77777777" w:rsidR="00E167C8" w:rsidRPr="006234E2" w:rsidRDefault="00E167C8" w:rsidP="00E167C8">
      <w:pPr>
        <w:rPr>
          <w:ins w:id="949" w:author="Cara Cardinale" w:date="2025-03-03T12:03:00Z"/>
          <w:rFonts w:ascii="Times New Roman" w:hAnsi="Times New Roman"/>
        </w:rPr>
      </w:pPr>
      <w:ins w:id="950" w:author="Cara Cardinale" w:date="2025-03-03T12:03:00Z">
        <w:r>
          <w:rPr>
            <w:rFonts w:ascii="Times New Roman" w:hAnsi="Times New Roman"/>
          </w:rPr>
          <w:t>&lt;p&gt;</w:t>
        </w:r>
        <w:r w:rsidRPr="006234E2">
          <w:rPr>
            <w:rFonts w:ascii="Times New Roman" w:hAnsi="Times New Roman"/>
          </w:rPr>
          <w:t>11.</w:t>
        </w:r>
        <w:r w:rsidRPr="006234E2">
          <w:rPr>
            <w:rFonts w:ascii="Times New Roman" w:hAnsi="Times New Roman"/>
          </w:rPr>
          <w:tab/>
          <w:t>Indemnification of Directors and Officers. If a director or officer of the Corporation is made a party to any civil or criminal action, suit or proceeding in any matter arising from the performance of his or her duties for or on behalf of the Corporation, then to the fullest extent permitted by law, the Corporation shall indemnify the director or officer for all amounts paid by him or her in connection with the action, suit or proceeding, including any judgments, fines, amounts paid in settlement and reasonable expenses, including attorneys' fees and expenses.</w:t>
        </w:r>
      </w:ins>
    </w:p>
    <w:p w14:paraId="763E5488" w14:textId="77777777" w:rsidR="00E167C8" w:rsidRPr="006234E2" w:rsidRDefault="00E167C8" w:rsidP="00E167C8">
      <w:pPr>
        <w:rPr>
          <w:ins w:id="951" w:author="Cara Cardinale" w:date="2025-03-03T12:03:00Z"/>
          <w:rFonts w:ascii="Times New Roman" w:hAnsi="Times New Roman"/>
        </w:rPr>
      </w:pPr>
      <w:ins w:id="952" w:author="Cara Cardinale" w:date="2025-03-03T12:03:00Z">
        <w:r>
          <w:rPr>
            <w:rFonts w:ascii="Times New Roman" w:hAnsi="Times New Roman"/>
          </w:rPr>
          <w:t>&lt;p&gt;</w:t>
        </w:r>
        <w:r w:rsidRPr="006234E2">
          <w:rPr>
            <w:rFonts w:ascii="Times New Roman" w:hAnsi="Times New Roman"/>
          </w:rPr>
          <w:t>12.</w:t>
        </w:r>
        <w:r w:rsidRPr="006234E2">
          <w:rPr>
            <w:rFonts w:ascii="Times New Roman" w:hAnsi="Times New Roman"/>
          </w:rPr>
          <w:tab/>
          <w:t>Initial Directors. The name and the address of each of the initial directors of the Corporation are as follows:</w:t>
        </w:r>
        <w:r>
          <w:rPr>
            <w:rFonts w:ascii="Times New Roman" w:hAnsi="Times New Roman"/>
          </w:rPr>
          <w:t xml:space="preserve"> &lt;finstr&gt;[names and addresses of initial directors]&lt;/finstr&gt;</w:t>
        </w:r>
      </w:ins>
    </w:p>
    <w:p w14:paraId="503DCAB5" w14:textId="77777777" w:rsidR="00E167C8" w:rsidRPr="006234E2" w:rsidRDefault="00E167C8" w:rsidP="00E167C8">
      <w:pPr>
        <w:rPr>
          <w:ins w:id="953" w:author="Cara Cardinale" w:date="2025-03-03T12:03:00Z"/>
          <w:rFonts w:ascii="Times New Roman" w:hAnsi="Times New Roman"/>
        </w:rPr>
      </w:pPr>
      <w:ins w:id="954" w:author="Cara Cardinale" w:date="2025-03-03T12:03:00Z">
        <w:r>
          <w:rPr>
            <w:rFonts w:ascii="Times New Roman" w:hAnsi="Times New Roman"/>
          </w:rPr>
          <w:t>&lt;p&gt;</w:t>
        </w:r>
        <w:r w:rsidRPr="006234E2">
          <w:rPr>
            <w:rFonts w:ascii="Times New Roman" w:hAnsi="Times New Roman"/>
          </w:rPr>
          <w:t>13.</w:t>
        </w:r>
        <w:r w:rsidRPr="006234E2">
          <w:rPr>
            <w:rFonts w:ascii="Times New Roman" w:hAnsi="Times New Roman"/>
          </w:rPr>
          <w:tab/>
          <w:t>Duration. The duration of the Corporation shall be perpetual.</w:t>
        </w:r>
      </w:ins>
    </w:p>
    <w:p w14:paraId="6D9671C5" w14:textId="77777777" w:rsidR="00E167C8" w:rsidRPr="006234E2" w:rsidRDefault="00E167C8" w:rsidP="00E167C8">
      <w:pPr>
        <w:rPr>
          <w:ins w:id="955" w:author="Cara Cardinale" w:date="2025-03-03T12:03:00Z"/>
          <w:rFonts w:ascii="Times New Roman" w:hAnsi="Times New Roman"/>
        </w:rPr>
      </w:pPr>
      <w:ins w:id="956" w:author="Cara Cardinale" w:date="2025-03-03T12:03:00Z">
        <w:r>
          <w:rPr>
            <w:rFonts w:ascii="Times New Roman" w:hAnsi="Times New Roman"/>
          </w:rPr>
          <w:t>&lt;p&gt;</w:t>
        </w:r>
        <w:r w:rsidRPr="006234E2">
          <w:rPr>
            <w:rFonts w:ascii="Times New Roman" w:hAnsi="Times New Roman"/>
          </w:rPr>
          <w:t>14.</w:t>
        </w:r>
        <w:r w:rsidRPr="006234E2">
          <w:rPr>
            <w:rFonts w:ascii="Times New Roman" w:hAnsi="Times New Roman"/>
          </w:rPr>
          <w:tab/>
          <w:t>Private Foundation. During such periods, if any, as the Corporation shall be a "private foundation," as that term is defined in the Code, the Corporation shall operate subject to the following restrictions:</w:t>
        </w:r>
      </w:ins>
    </w:p>
    <w:p w14:paraId="3F97819C" w14:textId="77777777" w:rsidR="00E167C8" w:rsidRPr="006234E2" w:rsidRDefault="00E167C8" w:rsidP="00E167C8">
      <w:pPr>
        <w:rPr>
          <w:ins w:id="957" w:author="Cara Cardinale" w:date="2025-03-03T12:03:00Z"/>
          <w:rFonts w:ascii="Times New Roman" w:hAnsi="Times New Roman"/>
        </w:rPr>
      </w:pPr>
      <w:ins w:id="958" w:author="Cara Cardinale" w:date="2025-03-03T12:03:00Z">
        <w:r>
          <w:rPr>
            <w:rFonts w:ascii="Times New Roman" w:hAnsi="Times New Roman"/>
          </w:rPr>
          <w:t>&lt;p&gt;</w:t>
        </w:r>
        <w:r w:rsidRPr="006234E2">
          <w:rPr>
            <w:rFonts w:ascii="Times New Roman" w:hAnsi="Times New Roman"/>
          </w:rPr>
          <w:t>(a)</w:t>
        </w:r>
        <w:r w:rsidRPr="006234E2">
          <w:rPr>
            <w:rFonts w:ascii="Times New Roman" w:hAnsi="Times New Roman"/>
          </w:rPr>
          <w:tab/>
          <w:t>The Corporation shall distribute such amounts for each taxable year at such times and in such manner as not to subject the Corporation to tax on undistributed income under Section 4942 of the Code (or any successor provision thereof)</w:t>
        </w:r>
      </w:ins>
      <w:ins w:id="959" w:author="Cara Cardinale" w:date="2025-03-03T22:14:00Z">
        <w:r w:rsidR="00053FC7">
          <w:rPr>
            <w:rFonts w:ascii="Times New Roman" w:hAnsi="Times New Roman"/>
          </w:rPr>
          <w:t>;</w:t>
        </w:r>
      </w:ins>
    </w:p>
    <w:p w14:paraId="32541F01" w14:textId="77777777" w:rsidR="00E167C8" w:rsidRPr="006234E2" w:rsidRDefault="00E167C8" w:rsidP="00E167C8">
      <w:pPr>
        <w:rPr>
          <w:ins w:id="960" w:author="Cara Cardinale" w:date="2025-03-03T12:03:00Z"/>
          <w:rFonts w:ascii="Times New Roman" w:hAnsi="Times New Roman"/>
        </w:rPr>
      </w:pPr>
      <w:ins w:id="961" w:author="Cara Cardinale" w:date="2025-03-03T12:03:00Z">
        <w:r>
          <w:rPr>
            <w:rFonts w:ascii="Times New Roman" w:hAnsi="Times New Roman"/>
          </w:rPr>
          <w:t>&lt;p&gt;</w:t>
        </w:r>
        <w:r w:rsidRPr="006234E2">
          <w:rPr>
            <w:rFonts w:ascii="Times New Roman" w:hAnsi="Times New Roman"/>
          </w:rPr>
          <w:t>(b)</w:t>
        </w:r>
        <w:r w:rsidRPr="006234E2">
          <w:rPr>
            <w:rFonts w:ascii="Times New Roman" w:hAnsi="Times New Roman"/>
          </w:rPr>
          <w:tab/>
          <w:t>The Corporation shall not engage in any act of self-dealing which is subject to tax under Section 4941 of the Code (or any successor provision thereof);</w:t>
        </w:r>
      </w:ins>
    </w:p>
    <w:p w14:paraId="60364154" w14:textId="77777777" w:rsidR="00E167C8" w:rsidRPr="006234E2" w:rsidRDefault="00E167C8" w:rsidP="00E167C8">
      <w:pPr>
        <w:rPr>
          <w:ins w:id="962" w:author="Cara Cardinale" w:date="2025-03-03T12:03:00Z"/>
          <w:rFonts w:ascii="Times New Roman" w:hAnsi="Times New Roman"/>
        </w:rPr>
      </w:pPr>
      <w:ins w:id="963" w:author="Cara Cardinale" w:date="2025-03-03T12:03:00Z">
        <w:r>
          <w:rPr>
            <w:rFonts w:ascii="Times New Roman" w:hAnsi="Times New Roman"/>
          </w:rPr>
          <w:t>&lt;p&gt;</w:t>
        </w:r>
        <w:r w:rsidRPr="006234E2">
          <w:rPr>
            <w:rFonts w:ascii="Times New Roman" w:hAnsi="Times New Roman"/>
          </w:rPr>
          <w:t>(c)</w:t>
        </w:r>
        <w:r w:rsidRPr="006234E2">
          <w:rPr>
            <w:rFonts w:ascii="Times New Roman" w:hAnsi="Times New Roman"/>
          </w:rPr>
          <w:tab/>
          <w:t>The Corporation shall not retain any excess business holdings as to subject the Corporation to tax under Section 4943 of the Code (or any successor provision thereof);</w:t>
        </w:r>
      </w:ins>
    </w:p>
    <w:p w14:paraId="1C7516CC" w14:textId="77777777" w:rsidR="00E167C8" w:rsidRPr="006234E2" w:rsidRDefault="00E167C8" w:rsidP="00E167C8">
      <w:pPr>
        <w:rPr>
          <w:ins w:id="964" w:author="Cara Cardinale" w:date="2025-03-03T12:03:00Z"/>
          <w:rFonts w:ascii="Times New Roman" w:hAnsi="Times New Roman"/>
        </w:rPr>
      </w:pPr>
      <w:ins w:id="965" w:author="Cara Cardinale" w:date="2025-03-03T12:03:00Z">
        <w:r>
          <w:rPr>
            <w:rFonts w:ascii="Times New Roman" w:hAnsi="Times New Roman"/>
          </w:rPr>
          <w:t>&lt;p&gt;</w:t>
        </w:r>
        <w:r w:rsidRPr="006234E2">
          <w:rPr>
            <w:rFonts w:ascii="Times New Roman" w:hAnsi="Times New Roman"/>
          </w:rPr>
          <w:t>(d)</w:t>
        </w:r>
        <w:r w:rsidRPr="006234E2">
          <w:rPr>
            <w:rFonts w:ascii="Times New Roman" w:hAnsi="Times New Roman"/>
          </w:rPr>
          <w:tab/>
          <w:t>The Corporation shall not make any investments in such manner as to subject the corporation to tax under Section 4944 of the Code (or any successor provision thereof); and</w:t>
        </w:r>
      </w:ins>
    </w:p>
    <w:p w14:paraId="52F85D6F" w14:textId="77777777" w:rsidR="00E167C8" w:rsidRPr="006234E2" w:rsidRDefault="00E167C8" w:rsidP="00E167C8">
      <w:pPr>
        <w:rPr>
          <w:ins w:id="966" w:author="Cara Cardinale" w:date="2025-03-03T12:03:00Z"/>
          <w:rFonts w:ascii="Times New Roman" w:hAnsi="Times New Roman"/>
        </w:rPr>
      </w:pPr>
      <w:ins w:id="967" w:author="Cara Cardinale" w:date="2025-03-03T12:03:00Z">
        <w:r>
          <w:rPr>
            <w:rFonts w:ascii="Times New Roman" w:hAnsi="Times New Roman"/>
          </w:rPr>
          <w:t>&lt;p&gt;</w:t>
        </w:r>
        <w:r w:rsidRPr="006234E2">
          <w:rPr>
            <w:rFonts w:ascii="Times New Roman" w:hAnsi="Times New Roman"/>
          </w:rPr>
          <w:t>(e)</w:t>
        </w:r>
        <w:r w:rsidRPr="006234E2">
          <w:rPr>
            <w:rFonts w:ascii="Times New Roman" w:hAnsi="Times New Roman"/>
          </w:rPr>
          <w:tab/>
          <w:t>The Corporation shall not make any taxable expenditures, as defined in Section 4945(d) of the Code (or any successor provision thereof).</w:t>
        </w:r>
      </w:ins>
    </w:p>
    <w:p w14:paraId="1D25568D" w14:textId="77777777" w:rsidR="00E167C8" w:rsidRPr="006234E2" w:rsidRDefault="00E167C8" w:rsidP="00E167C8">
      <w:pPr>
        <w:rPr>
          <w:ins w:id="968" w:author="Cara Cardinale" w:date="2025-03-03T12:03:00Z"/>
          <w:rFonts w:ascii="Times New Roman" w:hAnsi="Times New Roman"/>
        </w:rPr>
      </w:pPr>
      <w:ins w:id="969" w:author="Cara Cardinale" w:date="2025-03-03T12:03:00Z">
        <w:r>
          <w:rPr>
            <w:rFonts w:ascii="Times New Roman" w:hAnsi="Times New Roman"/>
          </w:rPr>
          <w:t>&lt;p&gt;</w:t>
        </w:r>
        <w:r w:rsidRPr="006234E2">
          <w:rPr>
            <w:rFonts w:ascii="Times New Roman" w:hAnsi="Times New Roman"/>
          </w:rPr>
          <w:t>15.</w:t>
        </w:r>
        <w:r w:rsidRPr="006234E2">
          <w:rPr>
            <w:rFonts w:ascii="Times New Roman" w:hAnsi="Times New Roman"/>
          </w:rPr>
          <w:tab/>
          <w:t>References to Internal Revenue Code, Etc. Every reference in this certificate of incorporation to the Code, or to any provision thereof or regulation thereunder, shall include every amendment thereto and every corresponding federal law, provision or regulation that may be subsequently enacted or promulgated.</w:t>
        </w:r>
      </w:ins>
    </w:p>
    <w:p w14:paraId="3C760FED" w14:textId="77777777" w:rsidR="00E167C8" w:rsidRPr="006234E2" w:rsidRDefault="00E167C8" w:rsidP="00E167C8">
      <w:pPr>
        <w:rPr>
          <w:ins w:id="970" w:author="Cara Cardinale" w:date="2025-03-03T12:03:00Z"/>
          <w:rFonts w:ascii="Times New Roman" w:hAnsi="Times New Roman"/>
        </w:rPr>
      </w:pPr>
      <w:ins w:id="971" w:author="Cara Cardinale" w:date="2025-03-03T12:03:00Z">
        <w:r>
          <w:rPr>
            <w:rFonts w:ascii="Times New Roman" w:hAnsi="Times New Roman"/>
          </w:rPr>
          <w:t>&lt;p&gt;</w:t>
        </w:r>
        <w:r w:rsidRPr="006234E2">
          <w:rPr>
            <w:rFonts w:ascii="Times New Roman" w:hAnsi="Times New Roman"/>
          </w:rPr>
          <w:t>IN WITNESS WHEREOF, I hereunto sign my name and affirm that the statements made herein are true under the penalties of perjury, this</w:t>
        </w:r>
        <w:r>
          <w:rPr>
            <w:rFonts w:ascii="Times New Roman" w:hAnsi="Times New Roman"/>
          </w:rPr>
          <w:t xml:space="preserve"> &lt;finstr&gt;[ordinal number of day]&lt;/finstr&gt;</w:t>
        </w:r>
        <w:r w:rsidRPr="006234E2">
          <w:rPr>
            <w:rFonts w:ascii="Times New Roman" w:hAnsi="Times New Roman"/>
          </w:rPr>
          <w:t xml:space="preserve"> day of </w:t>
        </w:r>
        <w:r>
          <w:rPr>
            <w:rFonts w:ascii="Times New Roman" w:hAnsi="Times New Roman"/>
          </w:rPr>
          <w:t>&lt;finstr&gt;[name of month]&lt;/finstr&gt;</w:t>
        </w:r>
        <w:r w:rsidRPr="006234E2">
          <w:rPr>
            <w:rFonts w:ascii="Times New Roman" w:hAnsi="Times New Roman"/>
          </w:rPr>
          <w:t xml:space="preserve"> </w:t>
        </w:r>
        <w:r>
          <w:rPr>
            <w:rFonts w:ascii="Times New Roman" w:hAnsi="Times New Roman"/>
          </w:rPr>
          <w:t>&lt;finstr&gt;[identification of year]&lt;/finstr&gt;</w:t>
        </w:r>
        <w:r w:rsidRPr="006234E2">
          <w:rPr>
            <w:rFonts w:ascii="Times New Roman" w:hAnsi="Times New Roman"/>
          </w:rPr>
          <w:t>.</w:t>
        </w:r>
      </w:ins>
    </w:p>
    <w:p w14:paraId="184DD37D" w14:textId="77777777" w:rsidR="00E167C8" w:rsidRPr="006234E2" w:rsidRDefault="00E167C8" w:rsidP="00E167C8">
      <w:pPr>
        <w:rPr>
          <w:ins w:id="972" w:author="Cara Cardinale" w:date="2025-03-03T12:03:00Z"/>
          <w:rFonts w:ascii="Times New Roman" w:hAnsi="Times New Roman"/>
        </w:rPr>
      </w:pPr>
    </w:p>
    <w:p w14:paraId="7CB71475" w14:textId="77777777" w:rsidR="00E167C8" w:rsidRDefault="00E167C8" w:rsidP="00E167C8">
      <w:pPr>
        <w:pStyle w:val="pxformnotes"/>
        <w:jc w:val="center"/>
        <w:rPr>
          <w:ins w:id="973" w:author="Cara Cardinale" w:date="2025-03-03T12:07:00Z"/>
          <w:sz w:val="24"/>
          <w:szCs w:val="24"/>
        </w:rPr>
      </w:pPr>
      <w:ins w:id="974" w:author="Cara Cardinale" w:date="2025-03-03T12:07:00Z">
        <w:r>
          <w:rPr>
            <w:rStyle w:val="pxvis"/>
            <w:rFonts w:cs="Arial"/>
            <w:bCs/>
            <w:szCs w:val="28"/>
          </w:rPr>
          <w:t>Notes to Form</w:t>
        </w:r>
      </w:ins>
    </w:p>
    <w:p w14:paraId="1698D999" w14:textId="77777777" w:rsidR="00E167C8" w:rsidRDefault="00E167C8" w:rsidP="00E167C8">
      <w:pPr>
        <w:pStyle w:val="pxformrr"/>
        <w:rPr>
          <w:ins w:id="975" w:author="Cara Cardinale" w:date="2025-03-03T12:07:00Z"/>
          <w:sz w:val="24"/>
          <w:szCs w:val="24"/>
        </w:rPr>
      </w:pPr>
      <w:ins w:id="976" w:author="Cara Cardinale" w:date="2025-03-03T12:07:00Z">
        <w:r>
          <w:rPr>
            <w:rStyle w:val="pxvis"/>
            <w:rFonts w:cs="Arial"/>
            <w:bCs/>
            <w:szCs w:val="28"/>
          </w:rPr>
          <w:t>Research References</w:t>
        </w:r>
      </w:ins>
    </w:p>
    <w:p w14:paraId="00E07743" w14:textId="77777777" w:rsidR="00E167C8" w:rsidRDefault="00E167C8" w:rsidP="00E167C8">
      <w:pPr>
        <w:pStyle w:val="pxformrrp"/>
        <w:rPr>
          <w:ins w:id="977" w:author="Cara Cardinale" w:date="2025-03-03T12:07:00Z"/>
        </w:rPr>
      </w:pPr>
      <w:ins w:id="978" w:author="Cara Cardinale" w:date="2025-03-03T12:07:00Z">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tk.ref.id="I09PGFJ"</w:instrText>
        </w:r>
        <w:r>
          <w:rPr>
            <w:rStyle w:val="pxtk"/>
          </w:rPr>
          <w:fldChar w:fldCharType="end"/>
        </w:r>
        <w:r>
          <w:rPr>
            <w:rStyle w:val="pxtk"/>
          </w:rPr>
          <w:t>West's Key Number Digest, Corporations and Business Organizations &amp;key;3370 to 3379</w:t>
        </w:r>
      </w:ins>
    </w:p>
    <w:p w14:paraId="3E4BED0D" w14:textId="77777777" w:rsidR="00A35FD4" w:rsidRDefault="00A35FD4">
      <w:pPr>
        <w:pStyle w:val="pxs"/>
        <w:spacing w:before="180"/>
        <w:rPr>
          <w:ins w:id="979" w:author="Cara Cardinale" w:date="2025-03-01T12:52:00Z"/>
          <w:sz w:val="27"/>
          <w:szCs w:val="27"/>
        </w:rPr>
      </w:pPr>
    </w:p>
    <w:p w14:paraId="01D1EFE8" w14:textId="77777777" w:rsidR="00A35FD4" w:rsidRDefault="00A35FD4">
      <w:pPr>
        <w:pStyle w:val="pxs"/>
        <w:spacing w:before="180"/>
        <w:rPr>
          <w:ins w:id="980" w:author="Cara Cardinale" w:date="2025-03-01T12:53:00Z"/>
          <w:rStyle w:val="pxsep"/>
          <w:sz w:val="26"/>
          <w:szCs w:val="28"/>
        </w:rPr>
      </w:pPr>
      <w:ins w:id="981" w:author="Cara Cardinale" w:date="2025-03-01T12:52:00Z">
        <w:r>
          <w:rPr>
            <w:sz w:val="27"/>
            <w:szCs w:val="27"/>
          </w:rPr>
          <w:t>31:32.50. Certificate of incorporation</w:t>
        </w:r>
        <w:r>
          <w:rPr>
            <w:rStyle w:val="pxsep"/>
          </w:rPr>
          <w:t>—</w:t>
        </w:r>
        <w:r>
          <w:rPr>
            <w:sz w:val="27"/>
            <w:szCs w:val="27"/>
          </w:rPr>
          <w:t>Provision</w:t>
        </w:r>
        <w:r>
          <w:rPr>
            <w:rStyle w:val="pxsep"/>
          </w:rPr>
          <w:t>—</w:t>
        </w:r>
        <w:r w:rsidRPr="00F754EE">
          <w:rPr>
            <w:rStyle w:val="pxsep"/>
            <w:sz w:val="26"/>
            <w:szCs w:val="28"/>
          </w:rPr>
          <w:t>Purpose</w:t>
        </w:r>
      </w:ins>
    </w:p>
    <w:p w14:paraId="6DED5099" w14:textId="77777777" w:rsidR="00FD7F57" w:rsidRDefault="00FD7F57" w:rsidP="00A35FD4">
      <w:pPr>
        <w:rPr>
          <w:ins w:id="982" w:author="Cara Cardinale" w:date="2025-03-03T22:26:00Z"/>
        </w:rPr>
      </w:pPr>
    </w:p>
    <w:p w14:paraId="4439FC10" w14:textId="77777777" w:rsidR="00A35FD4" w:rsidRDefault="00A55473" w:rsidP="00A35FD4">
      <w:pPr>
        <w:rPr>
          <w:ins w:id="983" w:author="Cara Cardinale" w:date="2025-03-01T15:36:00Z"/>
        </w:rPr>
      </w:pPr>
      <w:ins w:id="984" w:author="Cara Cardinale" w:date="2025-03-01T13:10:00Z">
        <w:r>
          <w:tab/>
          <w:t xml:space="preserve">The </w:t>
        </w:r>
      </w:ins>
      <w:ins w:id="985" w:author="Cara Cardinale" w:date="2025-03-01T13:11:00Z">
        <w:r>
          <w:t>C</w:t>
        </w:r>
      </w:ins>
      <w:ins w:id="986" w:author="Cara Cardinale" w:date="2025-03-01T13:10:00Z">
        <w:r>
          <w:t>orporation is formed</w:t>
        </w:r>
      </w:ins>
      <w:ins w:id="987" w:author="Cara Cardinale" w:date="2025-03-01T13:11:00Z">
        <w:r>
          <w:t xml:space="preserve"> for the following purpose or purposes:</w:t>
        </w:r>
      </w:ins>
    </w:p>
    <w:p w14:paraId="7F87D3BD" w14:textId="77777777" w:rsidR="00671820" w:rsidRDefault="00671820" w:rsidP="00A35FD4">
      <w:pPr>
        <w:rPr>
          <w:ins w:id="988" w:author="Cara Cardinale" w:date="2025-03-01T15:38:00Z"/>
        </w:rPr>
      </w:pPr>
      <w:ins w:id="989" w:author="Cara Cardinale" w:date="2025-03-01T15:37:00Z">
        <w:r>
          <w:tab/>
          <w:t xml:space="preserve">The Corporation is organized exclusively for charitable, religious, educational, and/or scientific purposes, including, for such purposes, the making of distributions to organizations that qualify as exempt organizations under Section 501(c)(3) </w:t>
        </w:r>
      </w:ins>
      <w:ins w:id="990" w:author="Cara Cardinale" w:date="2025-03-01T15:38:00Z">
        <w:r>
          <w:t>of the Internal Revenue Code, or the corresponding section of any future federal tax code.</w:t>
        </w:r>
      </w:ins>
    </w:p>
    <w:p w14:paraId="18D30960" w14:textId="77777777" w:rsidR="00671820" w:rsidRDefault="00671820" w:rsidP="00A35FD4">
      <w:pPr>
        <w:rPr>
          <w:ins w:id="991" w:author="Cara Cardinale" w:date="2025-03-01T15:40:00Z"/>
        </w:rPr>
      </w:pPr>
      <w:ins w:id="992" w:author="Cara Cardinale" w:date="2025-03-01T15:38:00Z">
        <w:r>
          <w:tab/>
          <w:t>The Corporation will be operated to promote and engage in general charitable activities and will received funds or real or personal property to be applied</w:t>
        </w:r>
      </w:ins>
      <w:ins w:id="993" w:author="Cara Cardinale" w:date="2025-03-01T15:39:00Z">
        <w:r>
          <w:t xml:space="preserve"> in whole or in any part of the income therefrom and the principal thereof exclusively for charitable, religious, literary or educational purposes either directly or by contri</w:t>
        </w:r>
      </w:ins>
      <w:ins w:id="994" w:author="Cara Cardinale" w:date="2025-03-01T15:40:00Z">
        <w:r>
          <w:t>butions to organizations that qualify as exempt organizations under Section 501(c)(3) of the Internal Revenue Code.</w:t>
        </w:r>
      </w:ins>
    </w:p>
    <w:p w14:paraId="731B6A55" w14:textId="77777777" w:rsidR="00671820" w:rsidRDefault="00671820" w:rsidP="00A35FD4">
      <w:pPr>
        <w:rPr>
          <w:ins w:id="995" w:author="Cara Cardinale" w:date="2025-03-01T15:40:00Z"/>
        </w:rPr>
      </w:pPr>
      <w:ins w:id="996" w:author="Cara Cardinale" w:date="2025-03-01T15:40:00Z">
        <w:r>
          <w:tab/>
          <w:t>The Corporation will solicit funds and accept contributions for the afore</w:t>
        </w:r>
      </w:ins>
      <w:ins w:id="997" w:author="Cara Cardinale" w:date="2025-03-01T15:47:00Z">
        <w:r w:rsidR="00AF51BA">
          <w:t>mentioned</w:t>
        </w:r>
      </w:ins>
      <w:ins w:id="998" w:author="Cara Cardinale" w:date="2025-03-01T15:40:00Z">
        <w:r>
          <w:t xml:space="preserve"> purposes.</w:t>
        </w:r>
      </w:ins>
    </w:p>
    <w:p w14:paraId="7DCB4380" w14:textId="77777777" w:rsidR="00671820" w:rsidRDefault="00671820" w:rsidP="00A35FD4">
      <w:pPr>
        <w:rPr>
          <w:ins w:id="999" w:author="Cara Cardinale" w:date="2025-03-01T15:48:00Z"/>
        </w:rPr>
      </w:pPr>
      <w:ins w:id="1000" w:author="Cara Cardinale" w:date="2025-03-01T15:40:00Z">
        <w:r>
          <w:tab/>
          <w:t xml:space="preserve">To have in </w:t>
        </w:r>
      </w:ins>
      <w:ins w:id="1001" w:author="Cara Cardinale" w:date="2025-03-01T15:41:00Z">
        <w:r>
          <w:t>furtherance</w:t>
        </w:r>
      </w:ins>
      <w:ins w:id="1002" w:author="Cara Cardinale" w:date="2025-03-01T15:40:00Z">
        <w:r>
          <w:t xml:space="preserve"> of its no</w:t>
        </w:r>
      </w:ins>
      <w:ins w:id="1003" w:author="Cara Cardinale" w:date="2025-03-01T15:41:00Z">
        <w:r>
          <w:t xml:space="preserve">t-for-profit corporate purposes, </w:t>
        </w:r>
      </w:ins>
      <w:ins w:id="1004" w:author="Cara Cardinale" w:date="2025-03-01T15:48:00Z">
        <w:r w:rsidR="00AF51BA">
          <w:t xml:space="preserve">the Corporation will have </w:t>
        </w:r>
      </w:ins>
      <w:ins w:id="1005" w:author="Cara Cardinale" w:date="2025-03-01T15:41:00Z">
        <w:r>
          <w:t>all of the powers conferred upon corporations organized under the Not-for-Profit Corporation Law subject to any limitations thereof contained in this Certificate of Incorporation or in the law</w:t>
        </w:r>
      </w:ins>
      <w:ins w:id="1006" w:author="Cara Cardinale" w:date="2025-03-01T15:42:00Z">
        <w:r>
          <w:t>s of the State of New York.</w:t>
        </w:r>
      </w:ins>
    </w:p>
    <w:p w14:paraId="79E972D1" w14:textId="77777777" w:rsidR="00AF51BA" w:rsidRDefault="00AF51BA" w:rsidP="00AF51BA">
      <w:pPr>
        <w:pStyle w:val="pxformnotes"/>
        <w:jc w:val="center"/>
        <w:rPr>
          <w:ins w:id="1007" w:author="Cara Cardinale" w:date="2025-03-01T15:48:00Z"/>
          <w:sz w:val="24"/>
          <w:szCs w:val="24"/>
        </w:rPr>
      </w:pPr>
      <w:ins w:id="1008" w:author="Cara Cardinale" w:date="2025-03-01T15:48:00Z">
        <w:r>
          <w:rPr>
            <w:rStyle w:val="pxvis"/>
            <w:rFonts w:cs="Arial"/>
            <w:bCs/>
            <w:szCs w:val="28"/>
          </w:rPr>
          <w:t>Notes to Form</w:t>
        </w:r>
      </w:ins>
    </w:p>
    <w:p w14:paraId="0BE6BCBB" w14:textId="77777777" w:rsidR="00AF51BA" w:rsidRDefault="00AF51BA" w:rsidP="00AF51BA">
      <w:pPr>
        <w:ind w:left="720"/>
        <w:rPr>
          <w:ins w:id="1009" w:author="Cara Cardinale" w:date="2025-03-01T15:48:00Z"/>
        </w:rPr>
      </w:pPr>
    </w:p>
    <w:p w14:paraId="2DE30EB4" w14:textId="77777777" w:rsidR="00AF51BA" w:rsidRDefault="00AF51BA" w:rsidP="00AF51BA">
      <w:pPr>
        <w:pStyle w:val="pxformrr"/>
        <w:rPr>
          <w:ins w:id="1010" w:author="Cara Cardinale" w:date="2025-03-01T15:48:00Z"/>
          <w:rStyle w:val="pxvis"/>
          <w:rFonts w:cs="Arial"/>
          <w:bCs/>
          <w:szCs w:val="28"/>
        </w:rPr>
      </w:pPr>
      <w:ins w:id="1011" w:author="Cara Cardinale" w:date="2025-03-01T15:48:00Z">
        <w:r>
          <w:rPr>
            <w:rStyle w:val="pxvis"/>
            <w:rFonts w:ascii="Times NewRoman" w:hAnsi="Times NewRoman"/>
            <w:b w:val="0"/>
            <w:sz w:val="24"/>
          </w:rPr>
          <w:tab/>
        </w:r>
        <w:r>
          <w:rPr>
            <w:rStyle w:val="pxvis"/>
            <w:rFonts w:cs="Arial"/>
            <w:bCs/>
            <w:szCs w:val="28"/>
          </w:rPr>
          <w:t>Research References</w:t>
        </w:r>
      </w:ins>
    </w:p>
    <w:p w14:paraId="7AB7CEC7" w14:textId="77777777" w:rsidR="00AF51BA" w:rsidRPr="00D14905" w:rsidRDefault="00AF51BA" w:rsidP="00AF51BA">
      <w:pPr>
        <w:rPr>
          <w:ins w:id="1012" w:author="Cara Cardinale" w:date="2025-03-01T15:48:00Z"/>
        </w:rPr>
      </w:pPr>
    </w:p>
    <w:p w14:paraId="78849BC1" w14:textId="77777777" w:rsidR="00AF51BA" w:rsidRDefault="00AF51BA" w:rsidP="00AF51BA">
      <w:pPr>
        <w:pStyle w:val="pxformrrp"/>
        <w:rPr>
          <w:ins w:id="1013" w:author="Cara Cardinale" w:date="2025-03-01T15:48:00Z"/>
        </w:rPr>
      </w:pPr>
      <w:ins w:id="1014" w:author="Cara Cardinale" w:date="2025-03-01T15:48:00Z">
        <w:r>
          <w:rPr>
            <w:rStyle w:val="pxtk"/>
            <w:color w:val="FF0000"/>
            <w:sz w:val="20"/>
            <w:szCs w:val="20"/>
            <w:vertAlign w:val="superscript"/>
          </w:rPr>
          <w:t>►</w:t>
        </w:r>
        <w:r>
          <w:rPr>
            <w:rStyle w:val="pxtk"/>
          </w:rPr>
          <w:fldChar w:fldCharType="begin"/>
        </w:r>
        <w:r>
          <w:rPr>
            <w:rStyle w:val="pxtk"/>
          </w:rPr>
          <w:instrText>tk.ref.id="I054I5P"</w:instrText>
        </w:r>
        <w:r>
          <w:rPr>
            <w:rStyle w:val="pxtk"/>
          </w:rPr>
          <w:fldChar w:fldCharType="end"/>
        </w:r>
        <w:r>
          <w:rPr>
            <w:rStyle w:val="pxtk"/>
          </w:rPr>
          <w:t>West's Key Number Digest, Corporations and Business Organizations &amp;key;3373</w:t>
        </w:r>
      </w:ins>
    </w:p>
    <w:p w14:paraId="125837DF" w14:textId="77777777" w:rsidR="00AF51BA" w:rsidRPr="00AF51BA" w:rsidRDefault="00AF51BA" w:rsidP="00A35FD4">
      <w:pPr>
        <w:rPr>
          <w:ins w:id="1015" w:author="Cara Cardinale" w:date="2025-03-01T12:52:00Z"/>
          <w:b/>
          <w:bCs/>
          <w:rPrChange w:id="1016" w:author="Cara Cardinale" w:date="2025-03-01T15:48:00Z">
            <w:rPr>
              <w:ins w:id="1017" w:author="Cara Cardinale" w:date="2025-03-01T12:52:00Z"/>
              <w:bCs/>
              <w:sz w:val="27"/>
            </w:rPr>
          </w:rPrChange>
        </w:rPr>
        <w:pPrChange w:id="1018" w:author="Cara Cardinale" w:date="2025-03-01T12:53:00Z">
          <w:pPr>
            <w:pStyle w:val="pxs"/>
            <w:spacing w:before="180"/>
          </w:pPr>
        </w:pPrChange>
      </w:pPr>
    </w:p>
    <w:p w14:paraId="5D642A1F" w14:textId="77777777" w:rsidR="00D14905" w:rsidRDefault="00D14905">
      <w:pPr>
        <w:pStyle w:val="pxs"/>
        <w:spacing w:before="180"/>
        <w:rPr>
          <w:ins w:id="1019" w:author="Cara Cardinale" w:date="2025-03-01T12:41:00Z"/>
          <w:rStyle w:val="pxsep"/>
          <w:sz w:val="26"/>
          <w:szCs w:val="28"/>
        </w:rPr>
      </w:pPr>
      <w:bookmarkStart w:id="1020" w:name="_Hlk191736547"/>
      <w:ins w:id="1021" w:author="Cara Cardinale" w:date="2025-03-01T12:32:00Z">
        <w:r>
          <w:rPr>
            <w:sz w:val="27"/>
            <w:szCs w:val="27"/>
          </w:rPr>
          <w:t>31:3</w:t>
        </w:r>
      </w:ins>
      <w:ins w:id="1022" w:author="Cara Cardinale" w:date="2025-03-01T12:35:00Z">
        <w:r>
          <w:rPr>
            <w:sz w:val="27"/>
            <w:szCs w:val="27"/>
          </w:rPr>
          <w:t>2.</w:t>
        </w:r>
      </w:ins>
      <w:ins w:id="1023" w:author="Cara Cardinale" w:date="2025-03-01T12:52:00Z">
        <w:r w:rsidR="00A35FD4">
          <w:rPr>
            <w:sz w:val="27"/>
            <w:szCs w:val="27"/>
          </w:rPr>
          <w:t>6</w:t>
        </w:r>
      </w:ins>
      <w:ins w:id="1024" w:author="Cara Cardinale" w:date="2025-03-01T12:35:00Z">
        <w:r>
          <w:rPr>
            <w:sz w:val="27"/>
            <w:szCs w:val="27"/>
          </w:rPr>
          <w:t>0</w:t>
        </w:r>
      </w:ins>
      <w:ins w:id="1025" w:author="Cara Cardinale" w:date="2025-03-01T12:32:00Z">
        <w:r>
          <w:rPr>
            <w:sz w:val="27"/>
            <w:szCs w:val="27"/>
          </w:rPr>
          <w:t>. Certificate of incorporation</w:t>
        </w:r>
      </w:ins>
      <w:ins w:id="1026" w:author="Cara Cardinale" w:date="2025-03-01T12:52:00Z">
        <w:r w:rsidR="00A35FD4">
          <w:rPr>
            <w:rStyle w:val="pxsep"/>
          </w:rPr>
          <w:t>—</w:t>
        </w:r>
      </w:ins>
      <w:ins w:id="1027" w:author="Cara Cardinale" w:date="2025-03-01T12:32:00Z">
        <w:r>
          <w:rPr>
            <w:sz w:val="27"/>
            <w:szCs w:val="27"/>
          </w:rPr>
          <w:t>Provision</w:t>
        </w:r>
      </w:ins>
      <w:ins w:id="1028" w:author="Cara Cardinale" w:date="2025-03-01T12:52:00Z">
        <w:r w:rsidR="00A35FD4">
          <w:rPr>
            <w:rStyle w:val="pxsep"/>
          </w:rPr>
          <w:t>—</w:t>
        </w:r>
      </w:ins>
      <w:ins w:id="1029" w:author="Cara Cardinale" w:date="2025-03-01T12:33:00Z">
        <w:r w:rsidRPr="00D14905">
          <w:rPr>
            <w:rStyle w:val="pxsep"/>
            <w:sz w:val="26"/>
            <w:szCs w:val="28"/>
            <w:rPrChange w:id="1030" w:author="Cara Cardinale" w:date="2025-03-01T12:35:00Z">
              <w:rPr>
                <w:rStyle w:val="pxsep"/>
                <w:szCs w:val="28"/>
              </w:rPr>
            </w:rPrChange>
          </w:rPr>
          <w:t>Purpose</w:t>
        </w:r>
      </w:ins>
      <w:ins w:id="1031" w:author="Cara Cardinale" w:date="2025-03-01T12:52:00Z">
        <w:r w:rsidR="00A35FD4">
          <w:rPr>
            <w:rStyle w:val="pxsep"/>
            <w:sz w:val="26"/>
            <w:szCs w:val="28"/>
          </w:rPr>
          <w:t>--Women’s rights</w:t>
        </w:r>
      </w:ins>
    </w:p>
    <w:bookmarkEnd w:id="1020"/>
    <w:p w14:paraId="66B0C55F" w14:textId="77777777" w:rsidR="0027119D" w:rsidRPr="0027119D" w:rsidRDefault="0027119D" w:rsidP="0027119D">
      <w:pPr>
        <w:rPr>
          <w:ins w:id="1032" w:author="Cara Cardinale" w:date="2025-03-01T12:37:00Z"/>
          <w:rPrChange w:id="1033" w:author="Cara Cardinale" w:date="2025-03-01T12:41:00Z">
            <w:rPr>
              <w:ins w:id="1034" w:author="Cara Cardinale" w:date="2025-03-01T12:37:00Z"/>
              <w:sz w:val="26"/>
            </w:rPr>
          </w:rPrChange>
        </w:rPr>
        <w:pPrChange w:id="1035" w:author="Cara Cardinale" w:date="2025-03-01T12:41:00Z">
          <w:pPr>
            <w:pStyle w:val="pxs"/>
            <w:spacing w:before="180"/>
          </w:pPr>
        </w:pPrChange>
      </w:pPr>
    </w:p>
    <w:p w14:paraId="2690ACBF" w14:textId="77777777" w:rsidR="00D14905" w:rsidRDefault="00D14905" w:rsidP="00D14905">
      <w:pPr>
        <w:numPr>
          <w:ilvl w:val="0"/>
          <w:numId w:val="1"/>
        </w:numPr>
        <w:rPr>
          <w:ins w:id="1036" w:author="Cara Cardinale" w:date="2025-03-01T12:37:00Z"/>
        </w:rPr>
      </w:pPr>
      <w:ins w:id="1037" w:author="Cara Cardinale" w:date="2025-03-01T12:37:00Z">
        <w:r w:rsidRPr="00D14905">
          <w:t xml:space="preserve">The specific and primary purpose for which the Corporation is formed is: </w:t>
        </w:r>
      </w:ins>
    </w:p>
    <w:p w14:paraId="173FF00F" w14:textId="77777777" w:rsidR="00D14905" w:rsidRDefault="00D14905" w:rsidP="00D14905">
      <w:pPr>
        <w:ind w:left="720"/>
        <w:rPr>
          <w:ins w:id="1038" w:author="Cara Cardinale" w:date="2025-03-01T12:38:00Z"/>
        </w:rPr>
      </w:pPr>
      <w:ins w:id="1039" w:author="Cara Cardinale" w:date="2025-03-01T12:37:00Z">
        <w:r w:rsidRPr="00D14905">
          <w:t xml:space="preserve">(a) </w:t>
        </w:r>
      </w:ins>
      <w:ins w:id="1040" w:author="Cara Cardinale" w:date="2025-03-01T12:38:00Z">
        <w:r w:rsidRPr="00D14905">
          <w:t>To make grants to women's rights organizations</w:t>
        </w:r>
        <w:r>
          <w:t xml:space="preserve"> </w:t>
        </w:r>
        <w:r w:rsidRPr="00D14905">
          <w:t xml:space="preserve">in developing </w:t>
        </w:r>
        <w:r>
          <w:t>countries</w:t>
        </w:r>
        <w:r w:rsidRPr="00D14905">
          <w:t xml:space="preserve"> that help women gain freedom from poverty, violence</w:t>
        </w:r>
        <w:r>
          <w:t>,</w:t>
        </w:r>
        <w:r w:rsidRPr="00D14905">
          <w:t xml:space="preserve"> and discrimination;</w:t>
        </w:r>
      </w:ins>
    </w:p>
    <w:p w14:paraId="0AE92CAB" w14:textId="77777777" w:rsidR="00D14905" w:rsidRDefault="00D14905" w:rsidP="00D14905">
      <w:pPr>
        <w:ind w:left="720"/>
        <w:rPr>
          <w:ins w:id="1041" w:author="Cara Cardinale" w:date="2025-03-01T12:38:00Z"/>
        </w:rPr>
      </w:pPr>
      <w:ins w:id="1042" w:author="Cara Cardinale" w:date="2025-03-01T12:37:00Z">
        <w:r w:rsidRPr="00D14905">
          <w:t xml:space="preserve">(b) </w:t>
        </w:r>
      </w:ins>
      <w:ins w:id="1043" w:author="Cara Cardinale" w:date="2025-03-01T12:39:00Z">
        <w:r w:rsidRPr="00D14905">
          <w:t>and to operate exclusively in any other manner for such charitable and educational purposes as will qua</w:t>
        </w:r>
        <w:r>
          <w:t>lify</w:t>
        </w:r>
        <w:r w:rsidRPr="00D14905">
          <w:t xml:space="preserve"> it as an exempt organization under Section 501(c)(3) of the Internal Revenue Code, or under any corresponding provisions of any subsequent federal tax laws, covering the distributions to organizations qualified as tax exempt organizations under the Internal Revenue Codes including private foundations and private operating foundations.</w:t>
        </w:r>
      </w:ins>
    </w:p>
    <w:p w14:paraId="2E635EF5" w14:textId="77777777" w:rsidR="00D14905" w:rsidRDefault="00D14905" w:rsidP="00D14905">
      <w:pPr>
        <w:ind w:left="720"/>
        <w:rPr>
          <w:ins w:id="1044" w:author="Cara Cardinale" w:date="2025-03-01T12:40:00Z"/>
        </w:rPr>
      </w:pPr>
      <w:ins w:id="1045" w:author="Cara Cardinale" w:date="2025-03-01T12:37:00Z">
        <w:r w:rsidRPr="00D14905">
          <w:t xml:space="preserve">2. The Corporation </w:t>
        </w:r>
      </w:ins>
      <w:ins w:id="1046" w:author="Cara Cardinale" w:date="2025-03-01T12:39:00Z">
        <w:r>
          <w:t>will</w:t>
        </w:r>
      </w:ins>
      <w:ins w:id="1047" w:author="Cara Cardinale" w:date="2025-03-01T12:37:00Z">
        <w:r w:rsidRPr="00D14905">
          <w:t xml:space="preserve"> have and exercise all rights and powers conferred upon corporation</w:t>
        </w:r>
      </w:ins>
      <w:ins w:id="1048" w:author="Cara Cardinale" w:date="2025-03-01T12:39:00Z">
        <w:r>
          <w:t>s</w:t>
        </w:r>
      </w:ins>
      <w:ins w:id="1049" w:author="Cara Cardinale" w:date="2025-03-01T12:37:00Z">
        <w:r w:rsidRPr="00D14905">
          <w:t xml:space="preserve"> under the laws of the State of New York; provided, however, that the Corporation is not empowered to engage in any activity that, in itself, is not in furtherance of its purposes as set forth in subparagraphs (a) and (b) of this article.</w:t>
        </w:r>
      </w:ins>
    </w:p>
    <w:p w14:paraId="353EB7BE" w14:textId="77777777" w:rsidR="00D14905" w:rsidRDefault="00D14905" w:rsidP="00D14905">
      <w:pPr>
        <w:pStyle w:val="pxformnotes"/>
        <w:jc w:val="center"/>
        <w:rPr>
          <w:ins w:id="1050" w:author="Cara Cardinale" w:date="2025-03-01T12:41:00Z"/>
          <w:rStyle w:val="pxvis"/>
          <w:rFonts w:cs="Arial"/>
          <w:bCs/>
          <w:szCs w:val="28"/>
        </w:rPr>
      </w:pPr>
    </w:p>
    <w:p w14:paraId="421BCC97" w14:textId="77777777" w:rsidR="00D14905" w:rsidRDefault="00D14905" w:rsidP="00D14905">
      <w:pPr>
        <w:pStyle w:val="pxformnotes"/>
        <w:jc w:val="center"/>
        <w:rPr>
          <w:ins w:id="1051" w:author="Cara Cardinale" w:date="2025-03-01T12:41:00Z"/>
          <w:sz w:val="24"/>
          <w:szCs w:val="24"/>
        </w:rPr>
      </w:pPr>
      <w:ins w:id="1052" w:author="Cara Cardinale" w:date="2025-03-01T12:41:00Z">
        <w:r>
          <w:rPr>
            <w:rStyle w:val="pxvis"/>
            <w:rFonts w:cs="Arial"/>
            <w:bCs/>
            <w:szCs w:val="28"/>
          </w:rPr>
          <w:t>Notes to Form</w:t>
        </w:r>
      </w:ins>
    </w:p>
    <w:p w14:paraId="3F848B28" w14:textId="77777777" w:rsidR="00D14905" w:rsidRDefault="00D14905" w:rsidP="00D14905">
      <w:pPr>
        <w:ind w:left="720"/>
        <w:rPr>
          <w:ins w:id="1053" w:author="Cara Cardinale" w:date="2025-03-01T12:40:00Z"/>
        </w:rPr>
      </w:pPr>
    </w:p>
    <w:p w14:paraId="5ADB5040" w14:textId="77777777" w:rsidR="00D14905" w:rsidRDefault="00D14905" w:rsidP="00D14905">
      <w:pPr>
        <w:pStyle w:val="pxformrr"/>
        <w:rPr>
          <w:ins w:id="1054" w:author="Cara Cardinale" w:date="2025-03-01T12:41:00Z"/>
          <w:rStyle w:val="pxvis"/>
          <w:rFonts w:cs="Arial"/>
          <w:bCs/>
          <w:szCs w:val="28"/>
        </w:rPr>
      </w:pPr>
      <w:ins w:id="1055" w:author="Cara Cardinale" w:date="2025-03-01T12:40:00Z">
        <w:r>
          <w:rPr>
            <w:rStyle w:val="pxvis"/>
            <w:rFonts w:ascii="Times NewRoman" w:hAnsi="Times NewRoman"/>
            <w:b w:val="0"/>
            <w:sz w:val="24"/>
          </w:rPr>
          <w:tab/>
        </w:r>
      </w:ins>
      <w:ins w:id="1056" w:author="Cara Cardinale" w:date="2025-03-01T12:41:00Z">
        <w:r>
          <w:rPr>
            <w:rStyle w:val="pxvis"/>
            <w:rFonts w:cs="Arial"/>
            <w:bCs/>
            <w:szCs w:val="28"/>
          </w:rPr>
          <w:t>Research References</w:t>
        </w:r>
      </w:ins>
    </w:p>
    <w:p w14:paraId="2AA29579" w14:textId="77777777" w:rsidR="00D14905" w:rsidRPr="00D14905" w:rsidRDefault="00D14905" w:rsidP="00D14905">
      <w:pPr>
        <w:rPr>
          <w:ins w:id="1057" w:author="Cara Cardinale" w:date="2025-03-01T12:41:00Z"/>
        </w:rPr>
        <w:pPrChange w:id="1058" w:author="Cara Cardinale" w:date="2025-03-01T12:41:00Z">
          <w:pPr>
            <w:pStyle w:val="pxformrr"/>
          </w:pPr>
        </w:pPrChange>
      </w:pPr>
    </w:p>
    <w:p w14:paraId="3A4CFDDA" w14:textId="77777777" w:rsidR="00D14905" w:rsidRDefault="00D14905" w:rsidP="00D14905">
      <w:pPr>
        <w:pStyle w:val="pxformrrp"/>
        <w:rPr>
          <w:ins w:id="1059" w:author="Cara Cardinale" w:date="2025-03-01T12:40:00Z"/>
        </w:rPr>
      </w:pPr>
      <w:ins w:id="1060" w:author="Cara Cardinale" w:date="2025-03-01T12:40:00Z">
        <w:r>
          <w:rPr>
            <w:rStyle w:val="pxtk"/>
            <w:color w:val="FF0000"/>
            <w:sz w:val="20"/>
            <w:szCs w:val="20"/>
            <w:vertAlign w:val="superscript"/>
          </w:rPr>
          <w:t>►</w:t>
        </w:r>
        <w:r>
          <w:rPr>
            <w:rStyle w:val="pxtk"/>
          </w:rPr>
          <w:fldChar w:fldCharType="begin"/>
        </w:r>
        <w:r>
          <w:rPr>
            <w:rStyle w:val="pxtk"/>
          </w:rPr>
          <w:instrText>tk.ref.id="I054I5P"</w:instrText>
        </w:r>
        <w:r>
          <w:rPr>
            <w:rStyle w:val="pxtk"/>
          </w:rPr>
          <w:fldChar w:fldCharType="end"/>
        </w:r>
        <w:r>
          <w:rPr>
            <w:rStyle w:val="pxtk"/>
          </w:rPr>
          <w:t>West's Key Number Digest, Corporations and Business Organizations &amp;key;3373</w:t>
        </w:r>
      </w:ins>
    </w:p>
    <w:p w14:paraId="36B36532" w14:textId="77777777" w:rsidR="00D14905" w:rsidRPr="00987523" w:rsidRDefault="00D14905" w:rsidP="00D14905">
      <w:pPr>
        <w:ind w:left="720"/>
        <w:rPr>
          <w:ins w:id="1061" w:author="Cara Cardinale" w:date="2025-03-01T12:32:00Z"/>
        </w:rPr>
        <w:pPrChange w:id="1062" w:author="Cara Cardinale" w:date="2025-03-01T12:39:00Z">
          <w:pPr>
            <w:pStyle w:val="pxs"/>
            <w:spacing w:before="180"/>
          </w:pPr>
        </w:pPrChange>
      </w:pPr>
    </w:p>
    <w:p w14:paraId="1B3DF034" w14:textId="77777777" w:rsidR="004E0EBB" w:rsidRDefault="004E0EBB">
      <w:pPr>
        <w:pStyle w:val="pxs"/>
        <w:spacing w:before="180"/>
        <w:rPr>
          <w:sz w:val="27"/>
          <w:szCs w:val="27"/>
        </w:rPr>
      </w:pPr>
      <w:r>
        <w:rPr>
          <w:sz w:val="27"/>
          <w:szCs w:val="27"/>
        </w:rPr>
        <w:t>31:33. Certificate of incorporation</w:t>
      </w:r>
      <w:r>
        <w:rPr>
          <w:rStyle w:val="pxsep"/>
        </w:rPr>
        <w:t xml:space="preserve">-- </w:t>
      </w:r>
      <w:r>
        <w:rPr>
          <w:sz w:val="27"/>
          <w:szCs w:val="27"/>
        </w:rPr>
        <w:t>Provision</w:t>
      </w:r>
      <w:r>
        <w:rPr>
          <w:rStyle w:val="pxsep"/>
        </w:rPr>
        <w:t xml:space="preserve">-- </w:t>
      </w:r>
      <w:r>
        <w:rPr>
          <w:sz w:val="27"/>
          <w:szCs w:val="27"/>
        </w:rPr>
        <w:t>Directors to constitute sole membership of corporation; rights and liabilities of members</w:t>
      </w:r>
    </w:p>
    <w:p w14:paraId="3234C7D8" w14:textId="77777777" w:rsidR="004E0EBB" w:rsidRDefault="004E0EBB">
      <w:pPr>
        <w:pStyle w:val="pxov"/>
        <w:rPr>
          <w:vanish/>
        </w:rPr>
      </w:pPr>
      <w:r>
        <w:rPr>
          <w:vanish/>
        </w:rPr>
        <w:t>COL</w:t>
      </w:r>
    </w:p>
    <w:p w14:paraId="2DE371DA" w14:textId="77777777" w:rsidR="004E0EBB" w:rsidRDefault="004E0EBB">
      <w:pPr>
        <w:pStyle w:val="pxov"/>
        <w:rPr>
          <w:vanish/>
        </w:rPr>
      </w:pPr>
      <w:r>
        <w:rPr>
          <w:vanish/>
        </w:rPr>
        <w:t>NFP</w:t>
      </w:r>
    </w:p>
    <w:p w14:paraId="09937D82" w14:textId="77777777" w:rsidR="004E0EBB" w:rsidRDefault="004E0EBB">
      <w:pPr>
        <w:pStyle w:val="pxov"/>
        <w:rPr>
          <w:vanish/>
        </w:rPr>
      </w:pPr>
      <w:r>
        <w:rPr>
          <w:vanish/>
        </w:rPr>
        <w:t>CLS</w:t>
      </w:r>
    </w:p>
    <w:p w14:paraId="7A429860" w14:textId="77777777" w:rsidR="004E0EBB" w:rsidRDefault="004E0EBB">
      <w:pPr>
        <w:pStyle w:val="pxov"/>
        <w:rPr>
          <w:vanish/>
        </w:rPr>
      </w:pPr>
      <w:r>
        <w:rPr>
          <w:vanish/>
        </w:rPr>
        <w:t>FCV</w:t>
      </w:r>
    </w:p>
    <w:p w14:paraId="67DC84E5" w14:textId="77777777" w:rsidR="004E0EBB" w:rsidRDefault="004E0EBB">
      <w:pPr>
        <w:pStyle w:val="pxov"/>
        <w:rPr>
          <w:vanish/>
        </w:rPr>
      </w:pPr>
      <w:r>
        <w:rPr>
          <w:vanish/>
        </w:rPr>
        <w:t>FTR</w:t>
      </w:r>
    </w:p>
    <w:p w14:paraId="11E3464C" w14:textId="77777777" w:rsidR="004E0EBB" w:rsidRDefault="004E0EBB">
      <w:pPr>
        <w:pStyle w:val="pxov"/>
        <w:rPr>
          <w:vanish/>
        </w:rPr>
      </w:pPr>
      <w:r>
        <w:rPr>
          <w:vanish/>
        </w:rPr>
        <w:t>EBL</w:t>
      </w:r>
    </w:p>
    <w:p w14:paraId="570C83CF" w14:textId="77777777" w:rsidR="004E0EBB" w:rsidRDefault="004E0EBB">
      <w:pPr>
        <w:pStyle w:val="pxov"/>
        <w:rPr>
          <w:vanish/>
        </w:rPr>
      </w:pPr>
      <w:r>
        <w:rPr>
          <w:vanish/>
        </w:rPr>
        <w:t>TEM</w:t>
      </w:r>
    </w:p>
    <w:p w14:paraId="162990DE" w14:textId="77777777" w:rsidR="004E0EBB" w:rsidRDefault="004E0EBB">
      <w:pPr>
        <w:pStyle w:val="pxov"/>
        <w:rPr>
          <w:vanish/>
        </w:rPr>
      </w:pPr>
      <w:r>
        <w:rPr>
          <w:vanish/>
        </w:rPr>
        <w:t>MTD</w:t>
      </w:r>
    </w:p>
    <w:p w14:paraId="53A74101" w14:textId="77777777" w:rsidR="004E0EBB" w:rsidRDefault="004E0EB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form.fid="Ic70424e0181b11e68c12afa7f3a24041"</w:instrText>
      </w:r>
      <w:r>
        <w:fldChar w:fldCharType="end"/>
      </w:r>
    </w:p>
    <w:p w14:paraId="5275B195"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(a). Directors as Membership. </w:t>
      </w:r>
    </w:p>
    <w:p w14:paraId="082A826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p.ct.id="f477b8b0b92511efa86bc22ba615bad8|34|31:33"</w:instrText>
      </w:r>
      <w:r>
        <w:fldChar w:fldCharType="end"/>
      </w:r>
      <w:r>
        <w:t>The sole class of members of this corporation shall be its directors.</w:t>
      </w:r>
    </w:p>
    <w:p w14:paraId="61D8E0F6"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(b). Rights and Liabilities of Members. </w:t>
      </w:r>
    </w:p>
    <w:p w14:paraId="583B24C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p.ct.id="f477b8b0b92511efa86bc22ba615bad8|34|31:33"</w:instrText>
      </w:r>
      <w:r>
        <w:fldChar w:fldCharType="end"/>
      </w:r>
      <w:r>
        <w:t>The members of this corporation shall have no right, title, or interest whatsoever in its income, property, or assets, nor shall any portion of such income, property, or assets be distributed to any member on the dissolution or winding up of this corporation. Members of this corporation shall not be personally liable for the debts, liabilities, or obligations of the corporation and shall not be subject to any assessments.</w:t>
      </w:r>
    </w:p>
    <w:p w14:paraId="6FFE6684" w14:textId="77777777" w:rsidR="004E0EBB" w:rsidRDefault="004E0EBB">
      <w:pPr>
        <w:pStyle w:val="pxformnotes"/>
        <w:jc w:val="center"/>
        <w:rPr>
          <w:sz w:val="24"/>
          <w:szCs w:val="24"/>
        </w:rPr>
      </w:pPr>
      <w:r>
        <w:rPr>
          <w:rStyle w:val="pxvis"/>
          <w:rFonts w:cs="Arial"/>
          <w:bCs/>
          <w:szCs w:val="28"/>
        </w:rPr>
        <w:t>Notes to Form</w:t>
      </w:r>
    </w:p>
    <w:p w14:paraId="0DAFC4B3" w14:textId="77777777" w:rsidR="004E0EBB" w:rsidRDefault="004E0EBB">
      <w:pPr>
        <w:pStyle w:val="pxformnotes"/>
        <w:rPr>
          <w:sz w:val="24"/>
          <w:szCs w:val="24"/>
        </w:rPr>
      </w:pPr>
    </w:p>
    <w:p w14:paraId="2B19CC7D" w14:textId="77777777" w:rsidR="004E0EBB" w:rsidRDefault="004E0EBB">
      <w:pPr>
        <w:pStyle w:val="pxformnote"/>
        <w:spacing w:before="180"/>
      </w:pPr>
      <w:del w:id="1063" w:author="Cara Cardinale" w:date="2025-02-08T22:58:00Z">
        <w:r w:rsidDel="00F74B46">
          <w:delText>Drafter's Note</w:delText>
        </w:r>
      </w:del>
      <w:r>
        <w:t xml:space="preserve"> </w:t>
      </w:r>
    </w:p>
    <w:p w14:paraId="17C6998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p.ct.id="f477b8b0b92511efa86bc22ba615bad8|34|31:33"</w:instrText>
      </w:r>
      <w:r>
        <w:fldChar w:fldCharType="end"/>
      </w:r>
      <w:r>
        <w:t xml:space="preserve">A not-for-profit corporation may have one or more classes of members or, in the case of a charitable corporation, may have no members. </w:t>
      </w:r>
      <w:r>
        <w:rPr>
          <w:rStyle w:val="pxst"/>
          <w:color w:val="FF0000"/>
          <w:sz w:val="20"/>
          <w:szCs w:val="20"/>
          <w:vertAlign w:val="superscript"/>
        </w:rPr>
        <w:t>►</w:t>
      </w:r>
      <w:r>
        <w:rPr>
          <w:rStyle w:val="pxst"/>
        </w:rPr>
        <w:fldChar w:fldCharType="begin"/>
      </w:r>
      <w:r>
        <w:rPr>
          <w:rStyle w:val="pxst"/>
        </w:rPr>
        <w:instrText>st.ref.id="I09KY9D"</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601(a)</w:t>
      </w:r>
      <w:ins w:id="1064" w:author="Cara Cardinale" w:date="2025-02-17T20:18:00Z">
        <w:r w:rsidR="008850FE">
          <w:rPr>
            <w:rStyle w:val="pxst"/>
          </w:rPr>
          <w:t>.</w:t>
        </w:r>
      </w:ins>
      <w:del w:id="1065" w:author="Cara Cardinale" w:date="2025-02-17T20:18:00Z">
        <w:r w:rsidDel="008850FE">
          <w:delText xml:space="preserve">; See also </w:delText>
        </w:r>
        <w:r w:rsidDel="008850FE">
          <w:rPr>
            <w:rStyle w:val="pxcc"/>
            <w:color w:val="FF0000"/>
            <w:sz w:val="20"/>
            <w:szCs w:val="20"/>
            <w:vertAlign w:val="superscript"/>
          </w:rPr>
          <w:delText>►</w:delText>
        </w:r>
        <w:r w:rsidDel="008850FE">
          <w:rPr>
            <w:rStyle w:val="pxcc"/>
          </w:rPr>
          <w:fldChar w:fldCharType="begin"/>
        </w:r>
        <w:r w:rsidDel="008850FE">
          <w:rPr>
            <w:rStyle w:val="pxcc"/>
          </w:rPr>
          <w:delInstrText>cc.ref.id="I09NRE9"</w:delInstrText>
        </w:r>
        <w:r w:rsidDel="008850FE">
          <w:rPr>
            <w:rStyle w:val="pxcc"/>
          </w:rPr>
          <w:fldChar w:fldCharType="end"/>
        </w:r>
        <w:r w:rsidDel="008850FE">
          <w:rPr>
            <w:rStyle w:val="pxcc"/>
          </w:rPr>
          <w:delText>Alpha Phi Alpha Senior Citizens' Center, Inc. v. Zeta Zeta Lambda Co., 53 Misc. 3d 1066, 38 N.Y.S.3d 400 (Sup 2016), aff'd, 180 A.D.3d 630, 119 N.Y.S.3d 181 (2d Dep't 2020)</w:delText>
        </w:r>
        <w:r w:rsidDel="008850FE">
          <w:delText xml:space="preserve"> stating that African-American fraternity's alumni chapter, which was sponsor of not-for-profit senior citizens center, was not member of not-for-profit corporation it founded to acquire building and act as center's landlord, and thus there was no basis in Not-for-Profit Corporation Law for center's claim for removal of corporation's directors in suit alleging that directors mishandled finances and jeopardized corporation's purpose of funding center.</w:delText>
        </w:r>
      </w:del>
    </w:p>
    <w:p w14:paraId="38FB7EEB" w14:textId="77777777" w:rsidR="004E0EBB" w:rsidRDefault="004E0EBB">
      <w:pPr>
        <w:pStyle w:val="pxformrr"/>
        <w:rPr>
          <w:sz w:val="24"/>
          <w:szCs w:val="24"/>
        </w:rPr>
      </w:pPr>
      <w:r>
        <w:rPr>
          <w:rStyle w:val="pxvis"/>
          <w:rFonts w:cs="Arial"/>
          <w:bCs/>
          <w:szCs w:val="28"/>
        </w:rPr>
        <w:t>Research References</w:t>
      </w:r>
    </w:p>
    <w:p w14:paraId="2340D8C9"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tk.ref.id="I054I5P"</w:instrText>
      </w:r>
      <w:r>
        <w:rPr>
          <w:rStyle w:val="pxtk"/>
        </w:rPr>
        <w:fldChar w:fldCharType="end"/>
      </w:r>
      <w:r>
        <w:rPr>
          <w:rStyle w:val="pxtk"/>
        </w:rPr>
        <w:t>West's Key Number Digest, Corporations and Business Organizations &amp;key;3401</w:t>
      </w:r>
    </w:p>
    <w:p w14:paraId="09C96194"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rc.ref.id="I09NRFE"</w:instrText>
      </w:r>
      <w:r>
        <w:rPr>
          <w:rStyle w:val="pxrc"/>
        </w:rPr>
        <w:fldChar w:fldCharType="end"/>
      </w:r>
      <w:r>
        <w:rPr>
          <w:rStyle w:val="pxrc"/>
        </w:rPr>
        <w:t xml:space="preserve">N.Y. Jur. 2d, Business Relationships </w:t>
      </w:r>
      <w:r>
        <w:rPr>
          <w:rStyle w:val="pxrc"/>
          <w:vanish/>
        </w:rPr>
        <w:t>&amp;s;</w:t>
      </w:r>
      <w:del w:id="1066" w:author="Cara Cardinale" w:date="2025-02-08T22:17:00Z">
        <w:r w:rsidDel="00D268B6">
          <w:rPr>
            <w:rStyle w:val="pxvis"/>
            <w:rFonts w:ascii="Times NewRoman" w:hAnsi="Times NewRoman"/>
            <w:b w:val="0"/>
            <w:sz w:val="24"/>
          </w:rPr>
          <w:delText>§</w:delText>
        </w:r>
        <w:r w:rsidDel="00D268B6">
          <w:rPr>
            <w:rStyle w:val="pxrc"/>
          </w:rPr>
          <w:delText>72</w:delText>
        </w:r>
      </w:del>
      <w:ins w:id="1067" w:author="Cara Cardinale" w:date="2025-02-08T22:17:00Z">
        <w:r w:rsidR="00D268B6">
          <w:rPr>
            <w:rStyle w:val="pxvis"/>
            <w:rFonts w:ascii="Times NewRoman" w:hAnsi="Times NewRoman"/>
            <w:b w:val="0"/>
            <w:sz w:val="24"/>
          </w:rPr>
          <w:t>§71</w:t>
        </w:r>
      </w:ins>
    </w:p>
    <w:p w14:paraId="0DB113FB"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rc.ref.id="I09KYAL"</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068" w:author="Cara Cardinale" w:date="2025-02-17T20:17:00Z">
        <w:r w:rsidDel="008850FE">
          <w:rPr>
            <w:rStyle w:val="pxrc"/>
          </w:rPr>
          <w:delText>532 to 613</w:delText>
        </w:r>
      </w:del>
      <w:ins w:id="1069" w:author="Cara Cardinale" w:date="2025-02-17T20:17:00Z">
        <w:r w:rsidR="008850FE">
          <w:rPr>
            <w:rStyle w:val="pxrc"/>
          </w:rPr>
          <w:t>527 to 607</w:t>
        </w:r>
      </w:ins>
    </w:p>
    <w:p w14:paraId="5D5833E9"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rc.ref.id="I09NRFH"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68</w:t>
      </w:r>
      <w:ins w:id="1070" w:author="Cara Cardinale" w:date="2025-02-17T19:39:00Z">
        <w:r w:rsidR="00800BDF">
          <w:rPr>
            <w:rStyle w:val="pxrc"/>
          </w:rPr>
          <w:t>3</w:t>
        </w:r>
      </w:ins>
      <w:del w:id="1071" w:author="Cara Cardinale" w:date="2025-02-17T19:39:00Z">
        <w:r w:rsidDel="00800BDF">
          <w:rPr>
            <w:rStyle w:val="pxrc"/>
          </w:rPr>
          <w:delText>8</w:delText>
        </w:r>
      </w:del>
      <w:r>
        <w:rPr>
          <w:rStyle w:val="pxrc"/>
        </w:rPr>
        <w:t xml:space="preserve"> et seq.</w:t>
      </w:r>
    </w:p>
    <w:p w14:paraId="1BCC6689" w14:textId="77777777" w:rsidR="004E0EBB" w:rsidRDefault="004E0EBB">
      <w:pPr>
        <w:pStyle w:val="pxs"/>
        <w:spacing w:before="180"/>
        <w:rPr>
          <w:sz w:val="27"/>
          <w:szCs w:val="27"/>
        </w:rPr>
      </w:pPr>
      <w:r>
        <w:rPr>
          <w:sz w:val="27"/>
          <w:szCs w:val="27"/>
        </w:rPr>
        <w:t>31:34. Certificate of incorporation</w:t>
      </w:r>
      <w:r>
        <w:rPr>
          <w:rStyle w:val="pxsep"/>
        </w:rPr>
        <w:t xml:space="preserve">-- </w:t>
      </w:r>
      <w:r>
        <w:rPr>
          <w:sz w:val="27"/>
          <w:szCs w:val="27"/>
        </w:rPr>
        <w:t>Provision</w:t>
      </w:r>
      <w:r>
        <w:rPr>
          <w:rStyle w:val="pxsep"/>
        </w:rPr>
        <w:t xml:space="preserve">-- </w:t>
      </w:r>
      <w:r>
        <w:rPr>
          <w:sz w:val="27"/>
          <w:szCs w:val="27"/>
        </w:rPr>
        <w:t>Article required to qualify for federal income tax exemption</w:t>
      </w:r>
    </w:p>
    <w:p w14:paraId="0B865709" w14:textId="77777777" w:rsidR="004E0EBB" w:rsidRDefault="004E0EBB">
      <w:pPr>
        <w:pStyle w:val="pxov"/>
        <w:rPr>
          <w:vanish/>
        </w:rPr>
      </w:pPr>
      <w:r>
        <w:rPr>
          <w:vanish/>
        </w:rPr>
        <w:t>COL</w:t>
      </w:r>
    </w:p>
    <w:p w14:paraId="3BC5AFC3" w14:textId="77777777" w:rsidR="004E0EBB" w:rsidRDefault="004E0EBB">
      <w:pPr>
        <w:pStyle w:val="pxov"/>
        <w:rPr>
          <w:vanish/>
        </w:rPr>
      </w:pPr>
      <w:r>
        <w:rPr>
          <w:vanish/>
        </w:rPr>
        <w:t>NFP</w:t>
      </w:r>
    </w:p>
    <w:p w14:paraId="29F4AE39" w14:textId="77777777" w:rsidR="004E0EBB" w:rsidRDefault="004E0EBB">
      <w:pPr>
        <w:pStyle w:val="pxov"/>
        <w:rPr>
          <w:vanish/>
        </w:rPr>
      </w:pPr>
      <w:r>
        <w:rPr>
          <w:vanish/>
        </w:rPr>
        <w:t>CLS</w:t>
      </w:r>
    </w:p>
    <w:p w14:paraId="2ACC8724" w14:textId="77777777" w:rsidR="004E0EBB" w:rsidRDefault="004E0EBB">
      <w:pPr>
        <w:pStyle w:val="pxov"/>
        <w:rPr>
          <w:vanish/>
        </w:rPr>
      </w:pPr>
      <w:r>
        <w:rPr>
          <w:vanish/>
        </w:rPr>
        <w:t>FCV</w:t>
      </w:r>
    </w:p>
    <w:p w14:paraId="03694008" w14:textId="77777777" w:rsidR="004E0EBB" w:rsidRDefault="004E0EBB">
      <w:pPr>
        <w:pStyle w:val="pxov"/>
        <w:rPr>
          <w:vanish/>
        </w:rPr>
      </w:pPr>
      <w:r>
        <w:rPr>
          <w:vanish/>
        </w:rPr>
        <w:t>FTR</w:t>
      </w:r>
    </w:p>
    <w:p w14:paraId="77CA1F1C" w14:textId="77777777" w:rsidR="004E0EBB" w:rsidRDefault="004E0EBB">
      <w:pPr>
        <w:pStyle w:val="pxov"/>
        <w:rPr>
          <w:vanish/>
        </w:rPr>
      </w:pPr>
      <w:r>
        <w:rPr>
          <w:vanish/>
        </w:rPr>
        <w:t>EBL</w:t>
      </w:r>
    </w:p>
    <w:p w14:paraId="20187BD2" w14:textId="77777777" w:rsidR="004E0EBB" w:rsidRDefault="004E0EBB">
      <w:pPr>
        <w:pStyle w:val="pxov"/>
        <w:rPr>
          <w:vanish/>
        </w:rPr>
      </w:pPr>
      <w:r>
        <w:rPr>
          <w:vanish/>
        </w:rPr>
        <w:t>TEM</w:t>
      </w:r>
    </w:p>
    <w:p w14:paraId="6652EA7F" w14:textId="77777777" w:rsidR="004E0EBB" w:rsidRDefault="004E0EBB">
      <w:pPr>
        <w:pStyle w:val="pxov"/>
        <w:rPr>
          <w:vanish/>
        </w:rPr>
      </w:pPr>
      <w:r>
        <w:rPr>
          <w:vanish/>
        </w:rPr>
        <w:t>MTD</w:t>
      </w:r>
    </w:p>
    <w:p w14:paraId="15FB07B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form.fid="Ic7044bf0181b11e68c12afa7f3a24041"</w:instrText>
      </w:r>
      <w:r>
        <w:fldChar w:fldCharType="end"/>
      </w:r>
      <w:r>
        <w:rPr>
          <w:color w:val="FF0000"/>
          <w:sz w:val="20"/>
          <w:szCs w:val="20"/>
          <w:vertAlign w:val="superscript"/>
        </w:rPr>
        <w:t>►</w:t>
      </w:r>
      <w:r>
        <w:fldChar w:fldCharType="begin"/>
      </w:r>
      <w:r>
        <w:instrText>p.ct.id="f477b8b0b92511efa86bc22ba615bad8|35|31:34"</w:instrText>
      </w:r>
      <w:r>
        <w:fldChar w:fldCharType="end"/>
      </w:r>
      <w:r>
        <w:t xml:space="preserve">Anything in this certificate of incorporation to the contrary notwithstanding, the purpose or purposes for which this corporation is organized are limited to those that will qualify it as an exempt organization under </w:t>
      </w:r>
      <w:r>
        <w:rPr>
          <w:rStyle w:val="pxst"/>
          <w:color w:val="FF0000"/>
          <w:sz w:val="20"/>
          <w:szCs w:val="20"/>
          <w:vertAlign w:val="superscript"/>
        </w:rPr>
        <w:t>►</w:t>
      </w:r>
      <w:r>
        <w:rPr>
          <w:rStyle w:val="pxst"/>
        </w:rPr>
        <w:fldChar w:fldCharType="begin"/>
      </w:r>
      <w:r>
        <w:rPr>
          <w:rStyle w:val="pxst"/>
        </w:rPr>
        <w:instrText>st.ref.id="I09QKKD"</w:instrText>
      </w:r>
      <w:r>
        <w:rPr>
          <w:rStyle w:val="pxst"/>
        </w:rPr>
        <w:fldChar w:fldCharType="end"/>
      </w:r>
      <w:r>
        <w:rPr>
          <w:rStyle w:val="pxst"/>
        </w:rPr>
        <w:t>Internal Revenue Code Section 501(c)(3)</w:t>
      </w:r>
      <w:r>
        <w:t>, including, for such purposes, the making of distributions to organizations that qualify as tax-exempt organizations under such Code.</w:t>
      </w:r>
    </w:p>
    <w:p w14:paraId="5A63E1C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p.ct.id="f477b8b0b92511efa86bc22ba615bad8|35|31:34"</w:instrText>
      </w:r>
      <w:r>
        <w:fldChar w:fldCharType="end"/>
      </w:r>
      <w:r>
        <w:t>This corporation shall not, as a substantial part of its activities, carry on propaganda or otherwise attempt to influence legislation. This corporation shall not participate in or intervene in (including the publishing or distributing of statements) any political campaign on behalf of any candidate for public office.</w:t>
      </w:r>
    </w:p>
    <w:p w14:paraId="44DA6C0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p.ct.id="f477b8b0b92511efa86bc22ba615bad8|35|31:34"</w:instrText>
      </w:r>
      <w:r>
        <w:fldChar w:fldCharType="end"/>
      </w:r>
      <w:r>
        <w:t xml:space="preserve">No part of the net earnings, properties, or assets of this corporation, on dissolution or otherwise, shall inure to the benefit of any private person or individual or any member or director of this corporation. On liquidation or dissolution, all properties and assets of this corporation remaining after paying or providing for all debts and obligations shall be distributed and paid over to such fund, foundation, or corporation organized and operated for charitable or religious purposes as the board of directors shall determine and as shall, at the time, qualify as a tax-exempt organization under </w:t>
      </w:r>
      <w:r>
        <w:rPr>
          <w:rStyle w:val="pxst"/>
          <w:color w:val="FF0000"/>
          <w:sz w:val="20"/>
          <w:szCs w:val="20"/>
          <w:vertAlign w:val="superscript"/>
        </w:rPr>
        <w:t>►</w:t>
      </w:r>
      <w:r>
        <w:rPr>
          <w:rStyle w:val="pxst"/>
        </w:rPr>
        <w:fldChar w:fldCharType="begin"/>
      </w:r>
      <w:r>
        <w:rPr>
          <w:rStyle w:val="pxst"/>
        </w:rPr>
        <w:instrText>st.ref.id="I054I5Z"</w:instrText>
      </w:r>
      <w:r>
        <w:rPr>
          <w:rStyle w:val="pxst"/>
        </w:rPr>
        <w:fldChar w:fldCharType="end"/>
      </w:r>
      <w:r>
        <w:rPr>
          <w:rStyle w:val="pxst"/>
        </w:rPr>
        <w:t>Internal Revenue Code Section 501(c)(3)</w:t>
      </w:r>
      <w:r>
        <w:t xml:space="preserve"> or as the same may be amended.</w:t>
      </w:r>
    </w:p>
    <w:p w14:paraId="0A6E7035" w14:textId="77777777" w:rsidR="004E0EBB" w:rsidRDefault="004E0EBB">
      <w:pPr>
        <w:pStyle w:val="pxformnotes"/>
        <w:jc w:val="center"/>
        <w:rPr>
          <w:sz w:val="24"/>
          <w:szCs w:val="24"/>
        </w:rPr>
      </w:pPr>
      <w:r>
        <w:rPr>
          <w:rStyle w:val="pxvis"/>
          <w:rFonts w:cs="Arial"/>
          <w:bCs/>
          <w:szCs w:val="28"/>
        </w:rPr>
        <w:t>Notes to Form</w:t>
      </w:r>
    </w:p>
    <w:p w14:paraId="49D34ECF" w14:textId="77777777" w:rsidR="004E0EBB" w:rsidRDefault="004E0EBB">
      <w:pPr>
        <w:pStyle w:val="pxformnotes"/>
        <w:rPr>
          <w:sz w:val="24"/>
          <w:szCs w:val="24"/>
        </w:rPr>
      </w:pPr>
    </w:p>
    <w:p w14:paraId="4A8345D2" w14:textId="77777777" w:rsidR="004E0EBB" w:rsidRDefault="004E0EBB">
      <w:pPr>
        <w:pStyle w:val="pxformnote"/>
        <w:spacing w:before="180"/>
      </w:pPr>
      <w:r>
        <w:t xml:space="preserve">Tax Notes </w:t>
      </w:r>
    </w:p>
    <w:p w14:paraId="291A755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p.ct.id="f477b8b0b92511efa86bc22ba615bad8|35|31:34"</w:instrText>
      </w:r>
      <w:r>
        <w:fldChar w:fldCharType="end"/>
      </w:r>
      <w:r>
        <w:t xml:space="preserve">Corporations and any community chest, fund, or foundation organized and operated exclusively for religious, charitable, scientific, testing for public safety, literary, or educational purposes, or to foster national or international amateur sports competition (but only if no part of its activities involve the provision of athletic facilities or equipment), or for the prevention of cruelty to children or animals, no part of the net earnings of which inures to the benefit of any private shareholder or individual, no substantial part of the activities of which is carrying on propaganda or otherwise attempting to influence legislation and which does not participate in or intervene in (including the publishing or distributing of statements) any political campaign on behalf of any candidate for public office, are exempt from taxation on their income. </w:t>
      </w:r>
      <w:r>
        <w:rPr>
          <w:rStyle w:val="pxst"/>
          <w:color w:val="FF0000"/>
          <w:sz w:val="20"/>
          <w:szCs w:val="20"/>
          <w:vertAlign w:val="superscript"/>
        </w:rPr>
        <w:t>►</w:t>
      </w:r>
      <w:r>
        <w:rPr>
          <w:rStyle w:val="pxst"/>
        </w:rPr>
        <w:fldChar w:fldCharType="begin"/>
      </w:r>
      <w:r>
        <w:rPr>
          <w:rStyle w:val="pxst"/>
        </w:rPr>
        <w:instrText>st.ref.id="I058PVB"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 xml:space="preserve">; </w:t>
      </w:r>
      <w:r>
        <w:rPr>
          <w:rStyle w:val="pxst"/>
          <w:color w:val="FF0000"/>
          <w:sz w:val="20"/>
          <w:szCs w:val="20"/>
          <w:vertAlign w:val="superscript"/>
        </w:rPr>
        <w:t>►</w:t>
      </w:r>
      <w:r>
        <w:rPr>
          <w:rStyle w:val="pxst"/>
        </w:rPr>
        <w:fldChar w:fldCharType="begin"/>
      </w:r>
      <w:r>
        <w:rPr>
          <w:rStyle w:val="pxst"/>
        </w:rPr>
        <w:instrText>st.ref.id="I05CXKN"</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w:t>
      </w:r>
      <w:r>
        <w:t xml:space="preserve">. For such an organization to be exempt, it must be organized and operated exclusively for one or more of the purposes specified in the exemption statute, and, if it fails to meet either the organizational test or the operational test, it is not exempt. </w:t>
      </w:r>
      <w:r>
        <w:rPr>
          <w:rStyle w:val="pxst"/>
          <w:color w:val="FF0000"/>
          <w:sz w:val="20"/>
          <w:szCs w:val="20"/>
          <w:vertAlign w:val="superscript"/>
        </w:rPr>
        <w:t>►</w:t>
      </w:r>
      <w:r>
        <w:rPr>
          <w:rStyle w:val="pxst"/>
        </w:rPr>
        <w:fldChar w:fldCharType="begin"/>
      </w:r>
      <w:r>
        <w:rPr>
          <w:rStyle w:val="pxst"/>
        </w:rPr>
        <w:instrText>st.ref.id="I09TDPB"</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1.501(c)(3)-1(a)(1)</w:t>
      </w:r>
      <w:r>
        <w:t>.</w:t>
      </w:r>
    </w:p>
    <w:p w14:paraId="77143B3B" w14:textId="77777777" w:rsidR="004E0EBB" w:rsidRDefault="004E0EBB">
      <w:pPr>
        <w:pStyle w:val="pxformnote"/>
        <w:spacing w:before="180"/>
      </w:pPr>
      <w:del w:id="1072" w:author="Cara Cardinale" w:date="2025-02-08T22:58:00Z">
        <w:r w:rsidDel="00F74B46">
          <w:delText>Drafter's Note</w:delText>
        </w:r>
      </w:del>
      <w:r>
        <w:t xml:space="preserve"> </w:t>
      </w:r>
    </w:p>
    <w:p w14:paraId="5E31423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p.ct.id="f477b8b0b92511efa86bc22ba615bad8|35|31:34"</w:instrText>
      </w:r>
      <w:r>
        <w:fldChar w:fldCharType="end"/>
      </w:r>
      <w:r>
        <w:t xml:space="preserve">The provisions contained in the above form cover the general requirements imposed on organizations seeking tax-exempt status under </w:t>
      </w:r>
      <w:r>
        <w:rPr>
          <w:rStyle w:val="pxst"/>
          <w:color w:val="FF0000"/>
          <w:sz w:val="20"/>
          <w:szCs w:val="20"/>
          <w:vertAlign w:val="superscript"/>
        </w:rPr>
        <w:t>►</w:t>
      </w:r>
      <w:r>
        <w:rPr>
          <w:rStyle w:val="pxst"/>
        </w:rPr>
        <w:fldChar w:fldCharType="begin"/>
      </w:r>
      <w:r>
        <w:rPr>
          <w:rStyle w:val="pxst"/>
        </w:rPr>
        <w:instrText>st.ref.id="I09KYGB"</w:instrText>
      </w:r>
      <w:r>
        <w:rPr>
          <w:rStyle w:val="pxst"/>
        </w:rPr>
        <w:fldChar w:fldCharType="end"/>
      </w:r>
      <w:r>
        <w:rPr>
          <w:rStyle w:val="pxst"/>
        </w:rPr>
        <w:t>Section 501(c)(3) of the Internal Revenue Code</w:t>
      </w:r>
      <w:r>
        <w:t>. Depending on the nature of the organization, other requirements may also be imposed. The exact section of the Code governing the particular type of organization formed will determine any further qualifications. If these exist, they, too, should be included in the certificate.</w:t>
      </w:r>
    </w:p>
    <w:p w14:paraId="22C6148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p.ct.id="f477b8b0b92511efa86bc22ba615bad8|35|31:34"</w:instrText>
      </w:r>
      <w:r>
        <w:fldChar w:fldCharType="end"/>
      </w:r>
      <w:r>
        <w:t xml:space="preserve">Although the form starts with the words </w:t>
      </w:r>
      <w:r>
        <w:rPr>
          <w:vanish/>
        </w:rPr>
        <w:t>&amp;ldquo;</w:t>
      </w:r>
      <w:r>
        <w:rPr>
          <w:rStyle w:val="pxvis"/>
          <w:rFonts w:ascii="Times NewRoman" w:hAnsi="Times NewRoman"/>
          <w:b w:val="0"/>
          <w:sz w:val="24"/>
        </w:rPr>
        <w:t>“</w:t>
      </w:r>
      <w:r>
        <w:t>Anything in this certificate of incorporation to the contrary notwithstanding ...,</w:t>
      </w:r>
      <w:r>
        <w:rPr>
          <w:vanish/>
        </w:rPr>
        <w:t>&amp;rdquo;</w:t>
      </w:r>
      <w:r>
        <w:rPr>
          <w:rStyle w:val="pxvis"/>
          <w:rFonts w:ascii="Times NewRoman" w:hAnsi="Times NewRoman"/>
          <w:b w:val="0"/>
          <w:sz w:val="24"/>
        </w:rPr>
        <w:t>”</w:t>
      </w:r>
      <w:r>
        <w:t xml:space="preserve"> the purposes stated should be only one or more of the exempt purposes allowed under the Code. Powers and purposes beyond those will lead to rejection of the exempt status even if an exempt purpose is pleaded under the </w:t>
      </w:r>
      <w:r>
        <w:rPr>
          <w:vanish/>
        </w:rPr>
        <w:t>&amp;ldquo;</w:t>
      </w:r>
      <w:r>
        <w:rPr>
          <w:rStyle w:val="pxvis"/>
          <w:rFonts w:ascii="Times NewRoman" w:hAnsi="Times NewRoman"/>
          <w:b w:val="0"/>
          <w:sz w:val="24"/>
        </w:rPr>
        <w:t>“</w:t>
      </w:r>
      <w:r>
        <w:t>to the contrary notwithstanding</w:t>
      </w:r>
      <w:r>
        <w:rPr>
          <w:vanish/>
        </w:rPr>
        <w:t>&amp;rdquo;</w:t>
      </w:r>
      <w:r>
        <w:rPr>
          <w:rStyle w:val="pxvis"/>
          <w:rFonts w:ascii="Times NewRoman" w:hAnsi="Times NewRoman"/>
          <w:b w:val="0"/>
          <w:sz w:val="24"/>
        </w:rPr>
        <w:t>”</w:t>
      </w:r>
      <w:r>
        <w:t xml:space="preserve"> phrase.</w:t>
      </w:r>
    </w:p>
    <w:p w14:paraId="240DF24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p.ct.id="f477b8b0b92511efa86bc22ba615bad8|35|31:34"</w:instrText>
      </w:r>
      <w:r>
        <w:fldChar w:fldCharType="end"/>
      </w:r>
      <w:r>
        <w:t xml:space="preserve">The incorporation of this provision into the certificate of incorporation of a corporation organized for charitable purposes should enable the corporation to claim an exemption from taxation of income by making the corporation an exempt organization under </w:t>
      </w:r>
      <w:r>
        <w:rPr>
          <w:rStyle w:val="pxst"/>
          <w:color w:val="FF0000"/>
          <w:sz w:val="20"/>
          <w:szCs w:val="20"/>
          <w:vertAlign w:val="superscript"/>
        </w:rPr>
        <w:t>►</w:t>
      </w:r>
      <w:r>
        <w:rPr>
          <w:rStyle w:val="pxst"/>
        </w:rPr>
        <w:fldChar w:fldCharType="begin"/>
      </w:r>
      <w:r>
        <w:rPr>
          <w:rStyle w:val="pxst"/>
        </w:rPr>
        <w:instrText>st.ref.id="I09NRL7"</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 xml:space="preserve">, </w:t>
      </w:r>
      <w:r>
        <w:rPr>
          <w:rStyle w:val="pxst"/>
          <w:color w:val="FF0000"/>
          <w:sz w:val="20"/>
          <w:szCs w:val="20"/>
          <w:vertAlign w:val="superscript"/>
        </w:rPr>
        <w:t>►</w:t>
      </w:r>
      <w:r>
        <w:rPr>
          <w:rStyle w:val="pxst"/>
        </w:rPr>
        <w:fldChar w:fldCharType="begin"/>
      </w:r>
      <w:r>
        <w:rPr>
          <w:rStyle w:val="pxst"/>
        </w:rPr>
        <w:instrText>st.ref.id="I09KYGD"</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w:t>
      </w:r>
      <w:r>
        <w:t>.</w:t>
      </w:r>
    </w:p>
    <w:p w14:paraId="461578D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p.ct.id="f477b8b0b92511efa86bc22ba615bad8|35|31:34"</w:instrText>
      </w:r>
      <w:r>
        <w:fldChar w:fldCharType="end"/>
      </w:r>
      <w:r>
        <w:t xml:space="preserve">For discussion concerning qualifying for exemption from federal income taxation, see </w:t>
      </w:r>
      <w:r>
        <w:rPr>
          <w:rStyle w:val="pxx"/>
          <w:color w:val="FF0000"/>
          <w:sz w:val="20"/>
          <w:szCs w:val="20"/>
          <w:vertAlign w:val="superscript"/>
        </w:rPr>
        <w:t>►</w:t>
      </w:r>
      <w:r>
        <w:rPr>
          <w:rStyle w:val="pxx"/>
        </w:rPr>
        <w:fldChar w:fldCharType="begin"/>
      </w:r>
      <w:r>
        <w:rPr>
          <w:rStyle w:val="pxx"/>
        </w:rPr>
        <w:instrText>x.ref.id="I09NRL9"</w:instrText>
      </w:r>
      <w:r>
        <w:rPr>
          <w:rStyle w:val="pxx"/>
        </w:rPr>
        <w:fldChar w:fldCharType="end"/>
      </w:r>
      <w:r>
        <w:rPr>
          <w:rStyle w:val="pxx"/>
          <w:vanish/>
        </w:rPr>
        <w:t>&amp;ss;</w:t>
      </w:r>
      <w:r>
        <w:rPr>
          <w:rStyle w:val="pxvis"/>
          <w:rFonts w:ascii="Times NewRoman" w:hAnsi="Times NewRoman"/>
          <w:b w:val="0"/>
          <w:sz w:val="24"/>
        </w:rPr>
        <w:t>§§</w:t>
      </w:r>
      <w:r>
        <w:rPr>
          <w:rStyle w:val="pxx"/>
        </w:rPr>
        <w:t>31:9 et seq.</w:t>
      </w:r>
    </w:p>
    <w:p w14:paraId="40C8EC00" w14:textId="77777777" w:rsidR="004E0EBB" w:rsidRDefault="004E0EBB">
      <w:pPr>
        <w:pStyle w:val="pxformrr"/>
        <w:rPr>
          <w:sz w:val="24"/>
          <w:szCs w:val="24"/>
        </w:rPr>
      </w:pPr>
      <w:r>
        <w:rPr>
          <w:rStyle w:val="pxvis"/>
          <w:rFonts w:cs="Arial"/>
          <w:bCs/>
          <w:szCs w:val="28"/>
        </w:rPr>
        <w:t>Research References</w:t>
      </w:r>
    </w:p>
    <w:p w14:paraId="7712A26D"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tk.ref.id="I09QKQ5"</w:instrText>
      </w:r>
      <w:r>
        <w:rPr>
          <w:rStyle w:val="pxtk"/>
        </w:rPr>
        <w:fldChar w:fldCharType="end"/>
      </w:r>
      <w:r>
        <w:rPr>
          <w:rStyle w:val="pxtk"/>
        </w:rPr>
        <w:t>West's Key Number Digest, Internal Revenue &amp;key;4045 to 4079</w:t>
      </w:r>
    </w:p>
    <w:p w14:paraId="20EE150E" w14:textId="77777777" w:rsidR="004E0EBB" w:rsidRDefault="004E0EBB">
      <w:pPr>
        <w:pStyle w:val="pxs"/>
        <w:spacing w:before="180"/>
        <w:rPr>
          <w:sz w:val="27"/>
          <w:szCs w:val="27"/>
        </w:rPr>
      </w:pPr>
      <w:r>
        <w:rPr>
          <w:sz w:val="27"/>
          <w:szCs w:val="27"/>
        </w:rPr>
        <w:t>31:35. Certificate of incorporation</w:t>
      </w:r>
      <w:r>
        <w:rPr>
          <w:rStyle w:val="pxsep"/>
        </w:rPr>
        <w:t xml:space="preserve">-- </w:t>
      </w:r>
      <w:r>
        <w:rPr>
          <w:sz w:val="27"/>
          <w:szCs w:val="27"/>
        </w:rPr>
        <w:t>Provision</w:t>
      </w:r>
      <w:r>
        <w:rPr>
          <w:rStyle w:val="pxsep"/>
        </w:rPr>
        <w:t xml:space="preserve">-- </w:t>
      </w:r>
      <w:r>
        <w:rPr>
          <w:sz w:val="27"/>
          <w:szCs w:val="27"/>
        </w:rPr>
        <w:t>Article required to qualify for federal income tax exemption</w:t>
      </w:r>
      <w:r>
        <w:rPr>
          <w:rStyle w:val="pxsep"/>
        </w:rPr>
        <w:t xml:space="preserve">-- </w:t>
      </w:r>
      <w:r>
        <w:rPr>
          <w:sz w:val="27"/>
          <w:szCs w:val="27"/>
        </w:rPr>
        <w:t>Private foundation</w:t>
      </w:r>
    </w:p>
    <w:p w14:paraId="68AA6B76" w14:textId="77777777" w:rsidR="004E0EBB" w:rsidRDefault="004E0EBB">
      <w:pPr>
        <w:pStyle w:val="pxov"/>
        <w:rPr>
          <w:vanish/>
        </w:rPr>
      </w:pPr>
      <w:r>
        <w:rPr>
          <w:vanish/>
        </w:rPr>
        <w:t>COL</w:t>
      </w:r>
    </w:p>
    <w:p w14:paraId="6CE9829A" w14:textId="77777777" w:rsidR="004E0EBB" w:rsidRDefault="004E0EBB">
      <w:pPr>
        <w:pStyle w:val="pxov"/>
        <w:rPr>
          <w:vanish/>
        </w:rPr>
      </w:pPr>
      <w:r>
        <w:rPr>
          <w:vanish/>
        </w:rPr>
        <w:t>NFP</w:t>
      </w:r>
    </w:p>
    <w:p w14:paraId="55444DFF" w14:textId="77777777" w:rsidR="004E0EBB" w:rsidRDefault="004E0EBB">
      <w:pPr>
        <w:pStyle w:val="pxov"/>
        <w:rPr>
          <w:vanish/>
        </w:rPr>
      </w:pPr>
      <w:r>
        <w:rPr>
          <w:vanish/>
        </w:rPr>
        <w:t>CLS</w:t>
      </w:r>
    </w:p>
    <w:p w14:paraId="387119D0" w14:textId="77777777" w:rsidR="004E0EBB" w:rsidRDefault="004E0EBB">
      <w:pPr>
        <w:pStyle w:val="pxov"/>
        <w:rPr>
          <w:vanish/>
        </w:rPr>
      </w:pPr>
      <w:r>
        <w:rPr>
          <w:vanish/>
        </w:rPr>
        <w:t>FCV</w:t>
      </w:r>
    </w:p>
    <w:p w14:paraId="65F802CC" w14:textId="77777777" w:rsidR="004E0EBB" w:rsidRDefault="004E0EBB">
      <w:pPr>
        <w:pStyle w:val="pxov"/>
        <w:rPr>
          <w:vanish/>
        </w:rPr>
      </w:pPr>
      <w:r>
        <w:rPr>
          <w:vanish/>
        </w:rPr>
        <w:t>FTR</w:t>
      </w:r>
    </w:p>
    <w:p w14:paraId="76903BD3" w14:textId="77777777" w:rsidR="004E0EBB" w:rsidRDefault="004E0EBB">
      <w:pPr>
        <w:pStyle w:val="pxov"/>
        <w:rPr>
          <w:vanish/>
        </w:rPr>
      </w:pPr>
      <w:r>
        <w:rPr>
          <w:vanish/>
        </w:rPr>
        <w:t>EBL</w:t>
      </w:r>
    </w:p>
    <w:p w14:paraId="16540730" w14:textId="77777777" w:rsidR="004E0EBB" w:rsidRDefault="004E0EBB">
      <w:pPr>
        <w:pStyle w:val="pxov"/>
        <w:rPr>
          <w:vanish/>
        </w:rPr>
      </w:pPr>
      <w:r>
        <w:rPr>
          <w:vanish/>
        </w:rPr>
        <w:t>TEM</w:t>
      </w:r>
    </w:p>
    <w:p w14:paraId="30A487E4" w14:textId="77777777" w:rsidR="004E0EBB" w:rsidRDefault="004E0EBB">
      <w:pPr>
        <w:pStyle w:val="pxov"/>
        <w:rPr>
          <w:vanish/>
        </w:rPr>
      </w:pPr>
      <w:r>
        <w:rPr>
          <w:vanish/>
        </w:rPr>
        <w:t>MTD</w:t>
      </w:r>
    </w:p>
    <w:p w14:paraId="32FE0C4C" w14:textId="77777777" w:rsidR="004E0EBB" w:rsidRDefault="004E0EB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form.fid="Ic7047300181b11e68c12afa7f3a24041"</w:instrText>
      </w:r>
      <w:r>
        <w:fldChar w:fldCharType="end"/>
      </w:r>
    </w:p>
    <w:p w14:paraId="572A8A9D"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(a). Distribution of Income. </w:t>
      </w:r>
    </w:p>
    <w:p w14:paraId="16147C0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 xml:space="preserve">The corporation shall distribute its income for each taxable year at such time and in such manner as not to become subject to the tax on undistributed income imposed by </w:t>
      </w:r>
      <w:r>
        <w:rPr>
          <w:rStyle w:val="pxst"/>
          <w:color w:val="FF0000"/>
          <w:sz w:val="20"/>
          <w:szCs w:val="20"/>
          <w:vertAlign w:val="superscript"/>
        </w:rPr>
        <w:t>►</w:t>
      </w:r>
      <w:r>
        <w:rPr>
          <w:rStyle w:val="pxst"/>
        </w:rPr>
        <w:fldChar w:fldCharType="begin"/>
      </w:r>
      <w:r>
        <w:rPr>
          <w:rStyle w:val="pxst"/>
        </w:rPr>
        <w:instrText>st.ref.id="I09KYGG"</w:instrText>
      </w:r>
      <w:r>
        <w:rPr>
          <w:rStyle w:val="pxst"/>
        </w:rPr>
        <w:fldChar w:fldCharType="end"/>
      </w:r>
      <w:r>
        <w:rPr>
          <w:rStyle w:val="pxst"/>
        </w:rPr>
        <w:t>Section 4942 of the Internal Revenue Code</w:t>
      </w:r>
      <w:r>
        <w:t xml:space="preserve"> or corresponding provisions of any subsequent federal tax laws.</w:t>
      </w:r>
    </w:p>
    <w:p w14:paraId="2AE808D1"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(b). Self-dealing. </w:t>
      </w:r>
    </w:p>
    <w:p w14:paraId="22A70AB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 xml:space="preserve">The corporation shall not engage in any act of self-dealing as defined in </w:t>
      </w:r>
      <w:r>
        <w:rPr>
          <w:rStyle w:val="pxst"/>
          <w:color w:val="FF0000"/>
          <w:sz w:val="20"/>
          <w:szCs w:val="20"/>
          <w:vertAlign w:val="superscript"/>
        </w:rPr>
        <w:t>►</w:t>
      </w:r>
      <w:r>
        <w:rPr>
          <w:rStyle w:val="pxst"/>
        </w:rPr>
        <w:fldChar w:fldCharType="begin"/>
      </w:r>
      <w:r>
        <w:rPr>
          <w:rStyle w:val="pxst"/>
        </w:rPr>
        <w:instrText>st.ref.id="I09NRLC"</w:instrText>
      </w:r>
      <w:r>
        <w:rPr>
          <w:rStyle w:val="pxst"/>
        </w:rPr>
        <w:fldChar w:fldCharType="end"/>
      </w:r>
      <w:r>
        <w:rPr>
          <w:rStyle w:val="pxst"/>
        </w:rPr>
        <w:t>Section 4941(d) of the Internal Revenue Code</w:t>
      </w:r>
      <w:r>
        <w:t xml:space="preserve"> or corresponding provisions of any subsequent federal tax law.</w:t>
      </w:r>
    </w:p>
    <w:p w14:paraId="7D524785"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(c). Excess Business Holdings. </w:t>
      </w:r>
    </w:p>
    <w:p w14:paraId="588EB8F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 xml:space="preserve">The corporation shall not retain any excess business holdings as defined in </w:t>
      </w:r>
      <w:r>
        <w:rPr>
          <w:rStyle w:val="pxst"/>
          <w:color w:val="FF0000"/>
          <w:sz w:val="20"/>
          <w:szCs w:val="20"/>
          <w:vertAlign w:val="superscript"/>
        </w:rPr>
        <w:t>►</w:t>
      </w:r>
      <w:r>
        <w:rPr>
          <w:rStyle w:val="pxst"/>
        </w:rPr>
        <w:fldChar w:fldCharType="begin"/>
      </w:r>
      <w:r>
        <w:rPr>
          <w:rStyle w:val="pxst"/>
        </w:rPr>
        <w:instrText>st.ref.id="I09KYGI"</w:instrText>
      </w:r>
      <w:r>
        <w:rPr>
          <w:rStyle w:val="pxst"/>
        </w:rPr>
        <w:fldChar w:fldCharType="end"/>
      </w:r>
      <w:r>
        <w:rPr>
          <w:rStyle w:val="pxst"/>
        </w:rPr>
        <w:t>Section 4943(c) of the Internal Revenue Code</w:t>
      </w:r>
      <w:r>
        <w:t xml:space="preserve"> or corresponding provisions of any subsequent federal tax laws.</w:t>
      </w:r>
    </w:p>
    <w:p w14:paraId="765BD5E4"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(d). Investments Jeopardizing Charitable Purpose. </w:t>
      </w:r>
    </w:p>
    <w:p w14:paraId="3C29821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 xml:space="preserve">The corporation shall not make any investments in such manner as to subject it to tax under </w:t>
      </w:r>
      <w:r>
        <w:rPr>
          <w:rStyle w:val="pxst"/>
          <w:color w:val="FF0000"/>
          <w:sz w:val="20"/>
          <w:szCs w:val="20"/>
          <w:vertAlign w:val="superscript"/>
        </w:rPr>
        <w:t>►</w:t>
      </w:r>
      <w:r>
        <w:rPr>
          <w:rStyle w:val="pxst"/>
        </w:rPr>
        <w:fldChar w:fldCharType="begin"/>
      </w:r>
      <w:r>
        <w:rPr>
          <w:rStyle w:val="pxst"/>
        </w:rPr>
        <w:instrText>st.ref.id="I09NRLE"</w:instrText>
      </w:r>
      <w:r>
        <w:rPr>
          <w:rStyle w:val="pxst"/>
        </w:rPr>
        <w:fldChar w:fldCharType="end"/>
      </w:r>
      <w:r>
        <w:rPr>
          <w:rStyle w:val="pxst"/>
        </w:rPr>
        <w:t>Section 4944 of the Internal Revenue Code</w:t>
      </w:r>
      <w:r>
        <w:t xml:space="preserve"> or corresponding provisions of any subsequent federal tax laws.</w:t>
      </w:r>
    </w:p>
    <w:p w14:paraId="1F6F91E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(e). Taxable Expenditures. </w:t>
      </w:r>
    </w:p>
    <w:p w14:paraId="163E237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 xml:space="preserve">The corporation shall not make any taxable expenditures as defined in </w:t>
      </w:r>
      <w:r>
        <w:rPr>
          <w:rStyle w:val="pxst"/>
          <w:color w:val="FF0000"/>
          <w:sz w:val="20"/>
          <w:szCs w:val="20"/>
          <w:vertAlign w:val="superscript"/>
        </w:rPr>
        <w:t>►</w:t>
      </w:r>
      <w:r>
        <w:rPr>
          <w:rStyle w:val="pxst"/>
        </w:rPr>
        <w:fldChar w:fldCharType="begin"/>
      </w:r>
      <w:r>
        <w:rPr>
          <w:rStyle w:val="pxst"/>
        </w:rPr>
        <w:instrText>st.ref.id="I09QKQA"</w:instrText>
      </w:r>
      <w:r>
        <w:rPr>
          <w:rStyle w:val="pxst"/>
        </w:rPr>
        <w:fldChar w:fldCharType="end"/>
      </w:r>
      <w:r>
        <w:rPr>
          <w:rStyle w:val="pxst"/>
        </w:rPr>
        <w:t>Section 4945(d) of the Internal Revenue Code</w:t>
      </w:r>
      <w:r>
        <w:t xml:space="preserve"> or corresponding provisions of any subsequent federal tax law.</w:t>
      </w:r>
    </w:p>
    <w:p w14:paraId="68E26091" w14:textId="77777777" w:rsidR="004E0EBB" w:rsidRDefault="004E0EBB">
      <w:pPr>
        <w:pStyle w:val="pxformnotes"/>
        <w:jc w:val="center"/>
        <w:rPr>
          <w:sz w:val="24"/>
          <w:szCs w:val="24"/>
        </w:rPr>
      </w:pPr>
      <w:r>
        <w:rPr>
          <w:rStyle w:val="pxvis"/>
          <w:rFonts w:cs="Arial"/>
          <w:bCs/>
          <w:szCs w:val="28"/>
        </w:rPr>
        <w:t>Notes to Form</w:t>
      </w:r>
    </w:p>
    <w:p w14:paraId="4F9F958F" w14:textId="77777777" w:rsidR="004E0EBB" w:rsidRDefault="004E0EBB">
      <w:pPr>
        <w:pStyle w:val="pxformnotes"/>
        <w:rPr>
          <w:sz w:val="24"/>
          <w:szCs w:val="24"/>
        </w:rPr>
      </w:pPr>
    </w:p>
    <w:p w14:paraId="38396498" w14:textId="77777777" w:rsidR="004E0EBB" w:rsidRDefault="004E0EBB">
      <w:pPr>
        <w:pStyle w:val="pxformnote"/>
        <w:spacing w:before="180"/>
      </w:pPr>
      <w:r>
        <w:t xml:space="preserve">Tax Notes </w:t>
      </w:r>
    </w:p>
    <w:p w14:paraId="0CD4E64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 xml:space="preserve">This provision is intended to qualify a private foundation, otherwise exempt, for exemption from federal income taxation under </w:t>
      </w:r>
      <w:r>
        <w:rPr>
          <w:rStyle w:val="pxst"/>
          <w:color w:val="FF0000"/>
          <w:sz w:val="20"/>
          <w:szCs w:val="20"/>
          <w:vertAlign w:val="superscript"/>
        </w:rPr>
        <w:t>►</w:t>
      </w:r>
      <w:r>
        <w:rPr>
          <w:rStyle w:val="pxst"/>
        </w:rPr>
        <w:fldChar w:fldCharType="begin"/>
      </w:r>
      <w:r>
        <w:rPr>
          <w:rStyle w:val="pxst"/>
        </w:rPr>
        <w:instrText>st.ref.id="I09TDV6"</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508(e)</w:t>
      </w:r>
      <w:r>
        <w:t xml:space="preserve"> and has specifically been held adequate for that purpose by the Internal Revenue Service. </w:t>
      </w:r>
      <w:r>
        <w:rPr>
          <w:rStyle w:val="pxst"/>
          <w:color w:val="FF0000"/>
          <w:sz w:val="20"/>
          <w:szCs w:val="20"/>
          <w:vertAlign w:val="superscript"/>
        </w:rPr>
        <w:t>►</w:t>
      </w:r>
      <w:r>
        <w:rPr>
          <w:rStyle w:val="pxst"/>
        </w:rPr>
        <w:fldChar w:fldCharType="begin"/>
      </w:r>
      <w:r>
        <w:rPr>
          <w:rStyle w:val="pxst"/>
        </w:rPr>
        <w:instrText>st.ref.id="I054IJZ"</w:instrText>
      </w:r>
      <w:r>
        <w:rPr>
          <w:rStyle w:val="pxst"/>
        </w:rPr>
        <w:fldChar w:fldCharType="end"/>
      </w:r>
      <w:r>
        <w:rPr>
          <w:rStyle w:val="pxst"/>
        </w:rPr>
        <w:t>Rev. Rul. 70-270, 1970-1 C.B. 135</w:t>
      </w:r>
      <w:r>
        <w:t>.</w:t>
      </w:r>
    </w:p>
    <w:p w14:paraId="5E93CB9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If a disqualified person engages in self-dealing with a trust, that person is subject to a 10</w:t>
      </w:r>
      <w:r>
        <w:rPr>
          <w:vanish/>
        </w:rPr>
        <w:t>&amp;percnt;</w:t>
      </w:r>
      <w:r>
        <w:rPr>
          <w:rStyle w:val="pxvis"/>
          <w:rFonts w:ascii="Times NewRoman" w:hAnsi="Times NewRoman"/>
          <w:b w:val="0"/>
          <w:sz w:val="24"/>
        </w:rPr>
        <w:t>%</w:t>
      </w:r>
      <w:r>
        <w:t xml:space="preserve"> tax that goes up to 200</w:t>
      </w:r>
      <w:r>
        <w:rPr>
          <w:vanish/>
        </w:rPr>
        <w:t>&amp;percnt;</w:t>
      </w:r>
      <w:r>
        <w:rPr>
          <w:rStyle w:val="pxvis"/>
          <w:rFonts w:ascii="Times NewRoman" w:hAnsi="Times NewRoman"/>
          <w:b w:val="0"/>
          <w:sz w:val="24"/>
        </w:rPr>
        <w:t>%</w:t>
      </w:r>
      <w:r>
        <w:t xml:space="preserve"> if the self-dealing is not rectified. </w:t>
      </w:r>
      <w:r>
        <w:rPr>
          <w:rStyle w:val="pxst"/>
          <w:color w:val="FF0000"/>
          <w:sz w:val="20"/>
          <w:szCs w:val="20"/>
          <w:vertAlign w:val="superscript"/>
        </w:rPr>
        <w:t>►</w:t>
      </w:r>
      <w:r>
        <w:rPr>
          <w:rStyle w:val="pxst"/>
        </w:rPr>
        <w:fldChar w:fldCharType="begin"/>
      </w:r>
      <w:r>
        <w:rPr>
          <w:rStyle w:val="pxst"/>
        </w:rPr>
        <w:instrText>st.ref.id="I058Q9B"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4941</w:t>
      </w:r>
      <w:r>
        <w:t xml:space="preserve">. A disqualified person is one or more of the following: (See </w:t>
      </w:r>
      <w:r>
        <w:rPr>
          <w:rStyle w:val="pxst"/>
          <w:color w:val="FF0000"/>
          <w:sz w:val="20"/>
          <w:szCs w:val="20"/>
          <w:vertAlign w:val="superscript"/>
        </w:rPr>
        <w:t>►</w:t>
      </w:r>
      <w:r>
        <w:rPr>
          <w:rStyle w:val="pxst"/>
        </w:rPr>
        <w:fldChar w:fldCharType="begin"/>
      </w:r>
      <w:r>
        <w:rPr>
          <w:rStyle w:val="pxst"/>
        </w:rPr>
        <w:instrText>st.ref.id="I05CXYN"</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4946(a)</w:t>
      </w:r>
      <w:r>
        <w:t>.)</w:t>
      </w:r>
    </w:p>
    <w:p w14:paraId="66F68C3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1) a substantial contributor;</w:t>
      </w:r>
    </w:p>
    <w:p w14:paraId="1B6D04F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2) a foundation manager;</w:t>
      </w:r>
    </w:p>
    <w:p w14:paraId="4063AD4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3) a person who owns more than 20</w:t>
      </w:r>
      <w:r>
        <w:rPr>
          <w:vanish/>
        </w:rPr>
        <w:t>&amp;percnt;</w:t>
      </w:r>
      <w:r>
        <w:rPr>
          <w:rStyle w:val="pxvis"/>
          <w:rFonts w:ascii="Times NewRoman" w:hAnsi="Times NewRoman"/>
          <w:b w:val="0"/>
          <w:sz w:val="24"/>
        </w:rPr>
        <w:t>%</w:t>
      </w:r>
      <w:r>
        <w:t xml:space="preserve"> of a corporation, partnership, trust, or unincorporated enterprise which is itself a substantial contributor; and/or</w:t>
      </w:r>
    </w:p>
    <w:p w14:paraId="4AFA5B5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4) a member of the family of any individual of the first three categories.</w:t>
      </w:r>
    </w:p>
    <w:p w14:paraId="018E484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 xml:space="preserve">Self-dealing includes certain financial transactions, engaged in directly or indirectly by a </w:t>
      </w:r>
      <w:r>
        <w:rPr>
          <w:vanish/>
        </w:rPr>
        <w:t>&amp;ldquo;</w:t>
      </w:r>
      <w:r>
        <w:rPr>
          <w:rStyle w:val="pxvis"/>
          <w:rFonts w:ascii="Times NewRoman" w:hAnsi="Times NewRoman"/>
          <w:b w:val="0"/>
          <w:sz w:val="24"/>
        </w:rPr>
        <w:t>“</w:t>
      </w:r>
      <w:r>
        <w:t>disqualified person.</w:t>
      </w:r>
      <w:r>
        <w:rPr>
          <w:vanish/>
        </w:rPr>
        <w:t>&amp;rdquo;</w:t>
      </w:r>
      <w:r>
        <w:rPr>
          <w:rStyle w:val="pxvis"/>
          <w:rFonts w:ascii="Times NewRoman" w:hAnsi="Times NewRoman"/>
          <w:b w:val="0"/>
          <w:sz w:val="24"/>
        </w:rPr>
        <w:t>”</w:t>
      </w:r>
      <w:r>
        <w:t xml:space="preserve"> See </w:t>
      </w:r>
      <w:r>
        <w:rPr>
          <w:rStyle w:val="pxst"/>
          <w:color w:val="FF0000"/>
          <w:sz w:val="20"/>
          <w:szCs w:val="20"/>
          <w:vertAlign w:val="superscript"/>
        </w:rPr>
        <w:t>►</w:t>
      </w:r>
      <w:r>
        <w:rPr>
          <w:rStyle w:val="pxst"/>
        </w:rPr>
        <w:fldChar w:fldCharType="begin"/>
      </w:r>
      <w:r>
        <w:rPr>
          <w:rStyle w:val="pxst"/>
        </w:rPr>
        <w:instrText>st.ref.id="I09KYHQ"</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53.4941(d)-2</w:t>
      </w:r>
      <w:r>
        <w:t>.</w:t>
      </w:r>
    </w:p>
    <w:p w14:paraId="4A77D6C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 xml:space="preserve">For discussion of application for exemption from the foundation rules, see </w:t>
      </w:r>
      <w:r>
        <w:rPr>
          <w:rStyle w:val="pxx"/>
          <w:color w:val="FF0000"/>
          <w:sz w:val="20"/>
          <w:szCs w:val="20"/>
          <w:vertAlign w:val="superscript"/>
        </w:rPr>
        <w:t>►</w:t>
      </w:r>
      <w:r>
        <w:rPr>
          <w:rStyle w:val="pxx"/>
        </w:rPr>
        <w:fldChar w:fldCharType="begin"/>
      </w:r>
      <w:r>
        <w:rPr>
          <w:rStyle w:val="pxx"/>
        </w:rPr>
        <w:instrText>x.ref.id="I09NRMM"</w:instrText>
      </w:r>
      <w:r>
        <w:rPr>
          <w:rStyle w:val="pxx"/>
        </w:rPr>
        <w:fldChar w:fldCharType="end"/>
      </w:r>
      <w:r>
        <w:rPr>
          <w:rStyle w:val="pxx"/>
          <w:vanish/>
        </w:rPr>
        <w:t>&amp;s;</w:t>
      </w:r>
      <w:r>
        <w:rPr>
          <w:rStyle w:val="pxvis"/>
          <w:rFonts w:ascii="Times NewRoman" w:hAnsi="Times NewRoman"/>
          <w:b w:val="0"/>
          <w:sz w:val="24"/>
        </w:rPr>
        <w:t>§</w:t>
      </w:r>
      <w:r>
        <w:rPr>
          <w:rStyle w:val="pxx"/>
        </w:rPr>
        <w:t>31:22</w:t>
      </w:r>
      <w:r>
        <w:t>.</w:t>
      </w:r>
    </w:p>
    <w:p w14:paraId="7277B4A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p.ct.id="f477b8b0b92511efa86bc22ba615bad8|36|31:35"</w:instrText>
      </w:r>
      <w:r>
        <w:fldChar w:fldCharType="end"/>
      </w:r>
      <w:r>
        <w:t xml:space="preserve">For discussion of the requirements concerning contents of organizational documents of a private foundation, generally, see </w:t>
      </w:r>
      <w:r>
        <w:rPr>
          <w:rStyle w:val="pxx"/>
          <w:color w:val="FF0000"/>
          <w:sz w:val="20"/>
          <w:szCs w:val="20"/>
          <w:vertAlign w:val="superscript"/>
        </w:rPr>
        <w:t>►</w:t>
      </w:r>
      <w:r>
        <w:rPr>
          <w:rStyle w:val="pxx"/>
        </w:rPr>
        <w:fldChar w:fldCharType="begin"/>
      </w:r>
      <w:r>
        <w:rPr>
          <w:rStyle w:val="pxx"/>
        </w:rPr>
        <w:instrText>x.ref.id="I09QKRI"</w:instrText>
      </w:r>
      <w:r>
        <w:rPr>
          <w:rStyle w:val="pxx"/>
        </w:rPr>
        <w:fldChar w:fldCharType="end"/>
      </w:r>
      <w:r>
        <w:rPr>
          <w:rStyle w:val="pxx"/>
          <w:vanish/>
        </w:rPr>
        <w:t>&amp;s;</w:t>
      </w:r>
      <w:r>
        <w:rPr>
          <w:rStyle w:val="pxvis"/>
          <w:rFonts w:ascii="Times NewRoman" w:hAnsi="Times NewRoman"/>
          <w:b w:val="0"/>
          <w:sz w:val="24"/>
        </w:rPr>
        <w:t>§</w:t>
      </w:r>
      <w:r>
        <w:rPr>
          <w:rStyle w:val="pxx"/>
        </w:rPr>
        <w:t>31:23</w:t>
      </w:r>
      <w:r>
        <w:t>.</w:t>
      </w:r>
    </w:p>
    <w:p w14:paraId="755B96CE" w14:textId="77777777" w:rsidR="004E0EBB" w:rsidRDefault="004E0EBB">
      <w:pPr>
        <w:pStyle w:val="pxformrr"/>
        <w:rPr>
          <w:sz w:val="24"/>
          <w:szCs w:val="24"/>
        </w:rPr>
      </w:pPr>
      <w:r>
        <w:rPr>
          <w:rStyle w:val="pxvis"/>
          <w:rFonts w:cs="Arial"/>
          <w:bCs/>
          <w:szCs w:val="28"/>
        </w:rPr>
        <w:t>Research References</w:t>
      </w:r>
    </w:p>
    <w:p w14:paraId="55B55924"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tk.ref.id="I054IVF"</w:instrText>
      </w:r>
      <w:r>
        <w:rPr>
          <w:rStyle w:val="pxtk"/>
        </w:rPr>
        <w:fldChar w:fldCharType="end"/>
      </w:r>
      <w:r>
        <w:rPr>
          <w:rStyle w:val="pxtk"/>
        </w:rPr>
        <w:t>West's Key Number Digest, Internal Revenue &amp;key;4045 to 4079</w:t>
      </w:r>
    </w:p>
    <w:p w14:paraId="2929A11B" w14:textId="77777777" w:rsidR="004E0EBB" w:rsidRDefault="004E0EBB">
      <w:pPr>
        <w:pStyle w:val="pxs"/>
        <w:spacing w:before="180"/>
        <w:rPr>
          <w:sz w:val="27"/>
          <w:szCs w:val="27"/>
        </w:rPr>
      </w:pPr>
      <w:r>
        <w:rPr>
          <w:sz w:val="27"/>
          <w:szCs w:val="27"/>
        </w:rPr>
        <w:t>31:36. Certificate of incorporation</w:t>
      </w:r>
      <w:r>
        <w:rPr>
          <w:rStyle w:val="pxsep"/>
        </w:rPr>
        <w:t xml:space="preserve">-- </w:t>
      </w:r>
      <w:r>
        <w:rPr>
          <w:sz w:val="27"/>
          <w:szCs w:val="27"/>
        </w:rPr>
        <w:t>Provision</w:t>
      </w:r>
      <w:r>
        <w:rPr>
          <w:rStyle w:val="pxsep"/>
        </w:rPr>
        <w:t xml:space="preserve">-- </w:t>
      </w:r>
      <w:r>
        <w:rPr>
          <w:sz w:val="27"/>
          <w:szCs w:val="27"/>
        </w:rPr>
        <w:t>Distribution of assets on dissolution</w:t>
      </w:r>
    </w:p>
    <w:p w14:paraId="3D165948" w14:textId="77777777" w:rsidR="004E0EBB" w:rsidRDefault="004E0EBB">
      <w:pPr>
        <w:pStyle w:val="pxov"/>
        <w:rPr>
          <w:vanish/>
        </w:rPr>
      </w:pPr>
      <w:r>
        <w:rPr>
          <w:vanish/>
        </w:rPr>
        <w:t>COL</w:t>
      </w:r>
    </w:p>
    <w:p w14:paraId="1D6BFC25" w14:textId="77777777" w:rsidR="004E0EBB" w:rsidRDefault="004E0EBB">
      <w:pPr>
        <w:pStyle w:val="pxov"/>
        <w:rPr>
          <w:vanish/>
        </w:rPr>
      </w:pPr>
      <w:r>
        <w:rPr>
          <w:vanish/>
        </w:rPr>
        <w:t>NFP</w:t>
      </w:r>
    </w:p>
    <w:p w14:paraId="52B4DAE0" w14:textId="77777777" w:rsidR="004E0EBB" w:rsidRDefault="004E0EBB">
      <w:pPr>
        <w:pStyle w:val="pxov"/>
        <w:rPr>
          <w:vanish/>
        </w:rPr>
      </w:pPr>
      <w:r>
        <w:rPr>
          <w:vanish/>
        </w:rPr>
        <w:t>REO</w:t>
      </w:r>
    </w:p>
    <w:p w14:paraId="7F3DAF7E" w14:textId="77777777" w:rsidR="004E0EBB" w:rsidRDefault="004E0EBB">
      <w:pPr>
        <w:pStyle w:val="pxov"/>
        <w:rPr>
          <w:vanish/>
        </w:rPr>
      </w:pPr>
      <w:r>
        <w:rPr>
          <w:vanish/>
        </w:rPr>
        <w:t>FCV</w:t>
      </w:r>
    </w:p>
    <w:p w14:paraId="7C827918" w14:textId="77777777" w:rsidR="004E0EBB" w:rsidRDefault="004E0EBB">
      <w:pPr>
        <w:pStyle w:val="pxov"/>
        <w:rPr>
          <w:vanish/>
        </w:rPr>
      </w:pPr>
      <w:r>
        <w:rPr>
          <w:vanish/>
        </w:rPr>
        <w:t>FTR</w:t>
      </w:r>
    </w:p>
    <w:p w14:paraId="346C8588" w14:textId="77777777" w:rsidR="004E0EBB" w:rsidRDefault="004E0EBB">
      <w:pPr>
        <w:pStyle w:val="pxov"/>
        <w:rPr>
          <w:vanish/>
        </w:rPr>
      </w:pPr>
      <w:r>
        <w:rPr>
          <w:vanish/>
        </w:rPr>
        <w:t>CLS</w:t>
      </w:r>
    </w:p>
    <w:p w14:paraId="424B76F7" w14:textId="77777777" w:rsidR="004E0EBB" w:rsidRDefault="004E0EBB">
      <w:pPr>
        <w:pStyle w:val="pxov"/>
        <w:rPr>
          <w:vanish/>
        </w:rPr>
      </w:pPr>
      <w:r>
        <w:rPr>
          <w:vanish/>
        </w:rPr>
        <w:t>TEM</w:t>
      </w:r>
    </w:p>
    <w:p w14:paraId="641FC349" w14:textId="77777777" w:rsidR="004E0EBB" w:rsidRDefault="004E0EBB">
      <w:pPr>
        <w:pStyle w:val="pxov"/>
        <w:rPr>
          <w:vanish/>
        </w:rPr>
      </w:pPr>
      <w:r>
        <w:rPr>
          <w:vanish/>
        </w:rPr>
        <w:t>MTD</w:t>
      </w:r>
    </w:p>
    <w:p w14:paraId="3193B46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form.fid="Ic704c120181b11e68c12afa7f3a24041"</w:instrText>
      </w:r>
      <w:r>
        <w:fldChar w:fldCharType="end"/>
      </w:r>
      <w:r>
        <w:rPr>
          <w:color w:val="FF0000"/>
          <w:sz w:val="20"/>
          <w:szCs w:val="20"/>
          <w:vertAlign w:val="superscript"/>
        </w:rPr>
        <w:t>►</w:t>
      </w:r>
      <w:r>
        <w:fldChar w:fldCharType="begin"/>
      </w:r>
      <w:r>
        <w:instrText>p.ct.id="f477b8b0b92511efa86bc22ba615bad8|37|31:36"</w:instrText>
      </w:r>
      <w:r>
        <w:fldChar w:fldCharType="end"/>
      </w:r>
      <w:r>
        <w:t xml:space="preserve">In the event of the dissolution of this corporation, or if it shall cease to carry out the purposes set forth in Article </w:t>
      </w:r>
      <w:r>
        <w:rPr>
          <w:rStyle w:val="pxfinstr"/>
          <w:i/>
          <w:iCs/>
        </w:rPr>
        <w:t>[designation of article]</w:t>
      </w:r>
      <w:r>
        <w:t xml:space="preserve">, all the business, property, and assets of the corporation shall be distributed to an organization or organizations organized and operated exclusively for </w:t>
      </w:r>
      <w:r>
        <w:rPr>
          <w:rStyle w:val="pxfinstr"/>
          <w:i/>
          <w:iCs/>
        </w:rPr>
        <w:t>[specification of tax-exempt purpose]</w:t>
      </w:r>
      <w:r>
        <w:t xml:space="preserve"> and that is tax exempt under </w:t>
      </w:r>
      <w:r>
        <w:rPr>
          <w:rStyle w:val="pxst"/>
          <w:color w:val="FF0000"/>
          <w:sz w:val="20"/>
          <w:szCs w:val="20"/>
          <w:vertAlign w:val="superscript"/>
        </w:rPr>
        <w:t>►</w:t>
      </w:r>
      <w:r>
        <w:rPr>
          <w:rStyle w:val="pxst"/>
        </w:rPr>
        <w:fldChar w:fldCharType="begin"/>
      </w:r>
      <w:r>
        <w:rPr>
          <w:rStyle w:val="pxst"/>
        </w:rPr>
        <w:instrText>st.ref.id="I058QKR"</w:instrText>
      </w:r>
      <w:r>
        <w:rPr>
          <w:rStyle w:val="pxst"/>
        </w:rPr>
        <w:fldChar w:fldCharType="end"/>
      </w:r>
      <w:r>
        <w:rPr>
          <w:rStyle w:val="pxst"/>
          <w:vanish/>
        </w:rPr>
        <w:t>&amp;s;</w:t>
      </w:r>
      <w:r>
        <w:rPr>
          <w:rStyle w:val="pxvis"/>
          <w:rFonts w:ascii="Times NewRoman" w:hAnsi="Times NewRoman"/>
          <w:b w:val="0"/>
          <w:sz w:val="24"/>
        </w:rPr>
        <w:t>§</w:t>
      </w:r>
      <w:r>
        <w:rPr>
          <w:rStyle w:val="pxst"/>
        </w:rPr>
        <w:t>501(c)(3) of the Internal Revenue Code</w:t>
      </w:r>
      <w:r>
        <w:t xml:space="preserve">, as amended. That organization shall be </w:t>
      </w:r>
      <w:r>
        <w:rPr>
          <w:rStyle w:val="pxfinstr"/>
          <w:i/>
          <w:iCs/>
        </w:rPr>
        <w:t>[name of organization]</w:t>
      </w:r>
      <w:r>
        <w:t xml:space="preserve"> if it qualifies as a distributee under this Article. No part of the assets or property of this corporation shall be distributed to members, either for the reimbursement of any sums subscribed, donated, or contributed by members or for any other purpose, it being the intent in the event of the dissolution of this corporation, or on its ceasing to carry out the purposes of the corporation, that the property and assets then owned by the corporation shall be devoted to the following nonprofit charitable purpose: </w:t>
      </w:r>
      <w:r>
        <w:rPr>
          <w:rStyle w:val="pxfinstr"/>
          <w:i/>
          <w:iCs/>
        </w:rPr>
        <w:t>[[name of tax-exempt purpose]/[name of charitable purpose]]</w:t>
      </w:r>
      <w:r>
        <w:t>.</w:t>
      </w:r>
    </w:p>
    <w:p w14:paraId="0A7C3740" w14:textId="77777777" w:rsidR="004E0EBB" w:rsidRDefault="004E0EBB">
      <w:pPr>
        <w:pStyle w:val="pxformnotes"/>
        <w:jc w:val="center"/>
        <w:rPr>
          <w:sz w:val="24"/>
          <w:szCs w:val="24"/>
        </w:rPr>
      </w:pPr>
      <w:r>
        <w:rPr>
          <w:rStyle w:val="pxvis"/>
          <w:rFonts w:cs="Arial"/>
          <w:bCs/>
          <w:szCs w:val="28"/>
        </w:rPr>
        <w:t>Notes to Form</w:t>
      </w:r>
    </w:p>
    <w:p w14:paraId="5A603A56" w14:textId="77777777" w:rsidR="004E0EBB" w:rsidRDefault="004E0EBB">
      <w:pPr>
        <w:pStyle w:val="pxformnotes"/>
        <w:rPr>
          <w:sz w:val="24"/>
          <w:szCs w:val="24"/>
        </w:rPr>
      </w:pPr>
    </w:p>
    <w:p w14:paraId="38AAD5E7" w14:textId="77777777" w:rsidR="004E0EBB" w:rsidRDefault="004E0EBB">
      <w:pPr>
        <w:pStyle w:val="pxformnote"/>
        <w:spacing w:before="180"/>
      </w:pPr>
      <w:r>
        <w:t xml:space="preserve">Tax Notes </w:t>
      </w:r>
    </w:p>
    <w:p w14:paraId="0CDCBE8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p.ct.id="f477b8b0b92511efa86bc22ba615bad8|37|31:36"</w:instrText>
      </w:r>
      <w:r>
        <w:fldChar w:fldCharType="end"/>
      </w:r>
      <w:r>
        <w:t xml:space="preserve">An organization is not organized exclusively for one or more exempt purposes unless its assets are dedicated to an exempt purpose. An organization's assets will be considered dedicated to an exempt purpose, for example, if, upon dissolution, such assets would, by reason of a provision in the organization's articles or by operation of law, be distributed for one or more exempt purposes or to the federal government or to a state or local government, for a public purpose, or would be distributed by a court to another organization to be used in such manner as in the judgment of the court will best accomplish the general purposes for which the dissolved organization was organized. However, an organization does not meet the organizational test if its articles or the law of the state in which it was created provides that its assets would, upon dissolution, be distributed to its members or shareholders. </w:t>
      </w:r>
      <w:r>
        <w:rPr>
          <w:rStyle w:val="pxst"/>
          <w:color w:val="FF0000"/>
          <w:sz w:val="20"/>
          <w:szCs w:val="20"/>
          <w:vertAlign w:val="superscript"/>
        </w:rPr>
        <w:t>►</w:t>
      </w:r>
      <w:r>
        <w:rPr>
          <w:rStyle w:val="pxst"/>
        </w:rPr>
        <w:fldChar w:fldCharType="begin"/>
      </w:r>
      <w:r>
        <w:rPr>
          <w:rStyle w:val="pxst"/>
        </w:rPr>
        <w:instrText>st.ref.id="I09KYNG"</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1.501(c)(3)-1(b)(4)</w:t>
      </w:r>
      <w:r>
        <w:t>.</w:t>
      </w:r>
    </w:p>
    <w:p w14:paraId="0B86496A" w14:textId="77777777" w:rsidR="004E0EBB" w:rsidRDefault="004E0EBB">
      <w:pPr>
        <w:pStyle w:val="pxformrr"/>
        <w:rPr>
          <w:sz w:val="24"/>
          <w:szCs w:val="24"/>
        </w:rPr>
      </w:pPr>
      <w:r>
        <w:rPr>
          <w:rStyle w:val="pxvis"/>
          <w:rFonts w:cs="Arial"/>
          <w:bCs/>
          <w:szCs w:val="28"/>
        </w:rPr>
        <w:t>Research References</w:t>
      </w:r>
    </w:p>
    <w:p w14:paraId="39BB3176"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tk.ref.id="I09NRSC"</w:instrText>
      </w:r>
      <w:r>
        <w:rPr>
          <w:rStyle w:val="pxtk"/>
        </w:rPr>
        <w:fldChar w:fldCharType="end"/>
      </w:r>
      <w:r>
        <w:rPr>
          <w:rStyle w:val="pxtk"/>
        </w:rPr>
        <w:t>West's Key Number Digest, Charities &amp;key;39</w:t>
      </w:r>
    </w:p>
    <w:p w14:paraId="5D65606B"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tk.ref.id="I09QKX8"</w:instrText>
      </w:r>
      <w:r>
        <w:rPr>
          <w:rStyle w:val="pxtk"/>
        </w:rPr>
        <w:fldChar w:fldCharType="end"/>
      </w:r>
      <w:r>
        <w:rPr>
          <w:rStyle w:val="pxtk"/>
        </w:rPr>
        <w:t>West's Key Number Digest, Charities &amp;key;40</w:t>
      </w:r>
    </w:p>
    <w:p w14:paraId="1530DFEF"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tk.ref.id="I09TE24"</w:instrText>
      </w:r>
      <w:r>
        <w:rPr>
          <w:rStyle w:val="pxtk"/>
        </w:rPr>
        <w:fldChar w:fldCharType="end"/>
      </w:r>
      <w:r>
        <w:rPr>
          <w:rStyle w:val="pxtk"/>
        </w:rPr>
        <w:t>West's Key Number Digest, Charities &amp;key;48</w:t>
      </w:r>
    </w:p>
    <w:p w14:paraId="0F0B9F5B"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rc.ref.id="I054IVP"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14</w:t>
      </w:r>
      <w:ins w:id="1073" w:author="Cara Cardinale" w:date="2025-02-18T14:53:00Z">
        <w:r w:rsidR="00C53215">
          <w:rPr>
            <w:rStyle w:val="pxrc"/>
          </w:rPr>
          <w:t>31</w:t>
        </w:r>
      </w:ins>
      <w:del w:id="1074" w:author="Cara Cardinale" w:date="2025-02-18T14:53:00Z">
        <w:r w:rsidDel="00C53215">
          <w:rPr>
            <w:rStyle w:val="pxrc"/>
          </w:rPr>
          <w:delText>62</w:delText>
        </w:r>
      </w:del>
    </w:p>
    <w:p w14:paraId="4BED1D21"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rc.ref.id="I058QL1"</w:instrText>
      </w:r>
      <w:r>
        <w:rPr>
          <w:rStyle w:val="pxrc"/>
        </w:rPr>
        <w:fldChar w:fldCharType="end"/>
      </w:r>
      <w:r>
        <w:rPr>
          <w:rStyle w:val="pxrc"/>
        </w:rPr>
        <w:t xml:space="preserve">N.Y. Jur. 2d, Charities </w:t>
      </w:r>
      <w:r>
        <w:rPr>
          <w:rStyle w:val="pxrc"/>
          <w:vanish/>
        </w:rPr>
        <w:t>&amp;s;</w:t>
      </w:r>
      <w:r>
        <w:rPr>
          <w:rStyle w:val="pxvis"/>
          <w:rFonts w:ascii="Times NewRoman" w:hAnsi="Times NewRoman"/>
          <w:b w:val="0"/>
          <w:sz w:val="24"/>
        </w:rPr>
        <w:t>§</w:t>
      </w:r>
      <w:r>
        <w:rPr>
          <w:rStyle w:val="pxrc"/>
        </w:rPr>
        <w:t>8</w:t>
      </w:r>
      <w:ins w:id="1075" w:author="Cara Cardinale" w:date="2025-02-18T18:59:00Z">
        <w:r w:rsidR="00D95788">
          <w:rPr>
            <w:rStyle w:val="pxrc"/>
          </w:rPr>
          <w:t>2</w:t>
        </w:r>
      </w:ins>
      <w:del w:id="1076" w:author="Cara Cardinale" w:date="2025-02-18T18:59:00Z">
        <w:r w:rsidDel="00D95788">
          <w:rPr>
            <w:rStyle w:val="pxrc"/>
          </w:rPr>
          <w:delText>4</w:delText>
        </w:r>
      </w:del>
    </w:p>
    <w:p w14:paraId="6283683B"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rc.ref.id="I05CYAD"</w:instrText>
      </w:r>
      <w:r>
        <w:rPr>
          <w:rStyle w:val="pxrc"/>
        </w:rPr>
        <w:fldChar w:fldCharType="end"/>
      </w:r>
      <w:r>
        <w:rPr>
          <w:rStyle w:val="pxrc"/>
        </w:rPr>
        <w:t xml:space="preserve">Am. Jur. 2d, Corporations </w:t>
      </w:r>
      <w:r>
        <w:rPr>
          <w:rStyle w:val="pxrc"/>
          <w:vanish/>
        </w:rPr>
        <w:t>&amp;s;</w:t>
      </w:r>
      <w:r>
        <w:rPr>
          <w:rStyle w:val="pxvis"/>
          <w:rFonts w:ascii="Times NewRoman" w:hAnsi="Times NewRoman"/>
          <w:b w:val="0"/>
          <w:sz w:val="24"/>
        </w:rPr>
        <w:t>§</w:t>
      </w:r>
      <w:r>
        <w:rPr>
          <w:rStyle w:val="pxrc"/>
        </w:rPr>
        <w:t>2470</w:t>
      </w:r>
    </w:p>
    <w:p w14:paraId="66429931" w14:textId="77777777" w:rsidR="004E0EBB" w:rsidDel="00000042" w:rsidRDefault="004E0EBB">
      <w:pPr>
        <w:pStyle w:val="pxformrrp"/>
        <w:rPr>
          <w:del w:id="1077" w:author="Cara Cardinale" w:date="2025-02-18T19:11:00Z"/>
        </w:rPr>
      </w:pPr>
      <w:del w:id="1078" w:author="Cara Cardinale" w:date="2025-02-18T19:11:00Z">
        <w:r w:rsidDel="00000042">
          <w:delText xml:space="preserve"> </w:delText>
        </w:r>
        <w:r w:rsidDel="00000042">
          <w:rPr>
            <w:rStyle w:val="pxvis"/>
            <w:rFonts w:ascii="Times NewRoman" w:hAnsi="Times NewRoman"/>
            <w:b w:val="0"/>
            <w:sz w:val="24"/>
          </w:rPr>
          <w:tab/>
        </w:r>
        <w:r w:rsidDel="00000042">
          <w:delText xml:space="preserve">Distribution of assets for exempt purpose upon dissolution, </w:delText>
        </w:r>
        <w:r w:rsidDel="00000042">
          <w:rPr>
            <w:rStyle w:val="pxrc"/>
            <w:color w:val="FF0000"/>
            <w:sz w:val="20"/>
            <w:szCs w:val="20"/>
            <w:vertAlign w:val="superscript"/>
          </w:rPr>
          <w:delText>►</w:delText>
        </w:r>
        <w:r w:rsidDel="00000042">
          <w:rPr>
            <w:rStyle w:val="pxrc"/>
          </w:rPr>
          <w:fldChar w:fldCharType="begin"/>
        </w:r>
        <w:r w:rsidDel="00000042">
          <w:rPr>
            <w:rStyle w:val="pxrc"/>
          </w:rPr>
          <w:delInstrText>rc.ref.id="I09KYNL"</w:delInstrText>
        </w:r>
        <w:r w:rsidDel="00000042">
          <w:rPr>
            <w:rStyle w:val="pxrc"/>
          </w:rPr>
          <w:fldChar w:fldCharType="end"/>
        </w:r>
        <w:r w:rsidDel="00000042">
          <w:rPr>
            <w:rStyle w:val="pxrc"/>
          </w:rPr>
          <w:delText>RIA Federal Tax Coordinator 2d &amp;p;D-4109</w:delText>
        </w:r>
      </w:del>
    </w:p>
    <w:p w14:paraId="23FBCD03" w14:textId="77777777" w:rsidR="004E0EBB" w:rsidRDefault="004E0EBB">
      <w:pPr>
        <w:pStyle w:val="pxformrrp"/>
      </w:pPr>
      <w:r>
        <w:t xml:space="preserve"> </w:t>
      </w:r>
      <w:r>
        <w:rPr>
          <w:rStyle w:val="pxvis"/>
          <w:rFonts w:ascii="Times NewRoman" w:hAnsi="Times NewRoman"/>
          <w:b w:val="0"/>
          <w:sz w:val="24"/>
        </w:rPr>
        <w:tab/>
      </w:r>
      <w:r>
        <w:t xml:space="preserve">Distribution of assets upon dissolution, </w:t>
      </w:r>
      <w:r>
        <w:rPr>
          <w:rStyle w:val="pxrc"/>
          <w:color w:val="FF0000"/>
          <w:sz w:val="20"/>
          <w:szCs w:val="20"/>
          <w:vertAlign w:val="superscript"/>
        </w:rPr>
        <w:t>►</w:t>
      </w:r>
      <w:r>
        <w:rPr>
          <w:rStyle w:val="pxrc"/>
        </w:rPr>
        <w:fldChar w:fldCharType="begin"/>
      </w:r>
      <w:r>
        <w:rPr>
          <w:rStyle w:val="pxrc"/>
        </w:rPr>
        <w:instrText>rc.ref.id="I09NRSH"</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10:9</w:t>
      </w:r>
      <w:ins w:id="1079" w:author="Cara Cardinale" w:date="2025-02-18T19:12:00Z">
        <w:r w:rsidR="00000042">
          <w:rPr>
            <w:rStyle w:val="pxrc"/>
          </w:rPr>
          <w:t>4</w:t>
        </w:r>
      </w:ins>
      <w:del w:id="1080" w:author="Cara Cardinale" w:date="2025-02-18T19:12:00Z">
        <w:r w:rsidDel="00000042">
          <w:rPr>
            <w:rStyle w:val="pxrc"/>
          </w:rPr>
          <w:delText>3</w:delText>
        </w:r>
      </w:del>
    </w:p>
    <w:p w14:paraId="0DF4A843" w14:textId="77777777" w:rsidR="004E0EBB" w:rsidRDefault="004E0EBB">
      <w:pPr>
        <w:pStyle w:val="pxs"/>
        <w:spacing w:before="180"/>
        <w:rPr>
          <w:sz w:val="27"/>
          <w:szCs w:val="27"/>
        </w:rPr>
      </w:pPr>
      <w:r>
        <w:rPr>
          <w:sz w:val="27"/>
          <w:szCs w:val="27"/>
        </w:rPr>
        <w:t>31:37. Certificate of amendment of the certificate of incorporation</w:t>
      </w:r>
      <w:r>
        <w:rPr>
          <w:rStyle w:val="pxsep"/>
        </w:rPr>
        <w:t xml:space="preserve">-- </w:t>
      </w:r>
      <w:r>
        <w:rPr>
          <w:sz w:val="27"/>
          <w:szCs w:val="27"/>
        </w:rPr>
        <w:t>Official form</w:t>
      </w:r>
    </w:p>
    <w:p w14:paraId="7DE7C058" w14:textId="77777777" w:rsidR="004E0EBB" w:rsidRDefault="004E0EBB">
      <w:pPr>
        <w:pStyle w:val="pxov"/>
        <w:rPr>
          <w:vanish/>
        </w:rPr>
      </w:pPr>
      <w:r>
        <w:rPr>
          <w:vanish/>
        </w:rPr>
        <w:t>NFP</w:t>
      </w:r>
    </w:p>
    <w:p w14:paraId="3ECADE0A" w14:textId="77777777" w:rsidR="004E0EBB" w:rsidRDefault="004E0EBB">
      <w:pPr>
        <w:pStyle w:val="pxov"/>
        <w:rPr>
          <w:vanish/>
        </w:rPr>
      </w:pPr>
      <w:r>
        <w:rPr>
          <w:vanish/>
        </w:rPr>
        <w:t>COL</w:t>
      </w:r>
    </w:p>
    <w:p w14:paraId="07B4F908" w14:textId="77777777" w:rsidR="004E0EBB" w:rsidRDefault="004E0EBB">
      <w:pPr>
        <w:pStyle w:val="pxov"/>
        <w:rPr>
          <w:vanish/>
        </w:rPr>
      </w:pPr>
      <w:r>
        <w:rPr>
          <w:vanish/>
        </w:rPr>
        <w:t>FCV</w:t>
      </w:r>
    </w:p>
    <w:p w14:paraId="44C261C0" w14:textId="77777777" w:rsidR="004E0EBB" w:rsidRDefault="004E0EBB">
      <w:pPr>
        <w:pStyle w:val="pxov"/>
        <w:rPr>
          <w:vanish/>
        </w:rPr>
      </w:pPr>
      <w:r>
        <w:rPr>
          <w:vanish/>
        </w:rPr>
        <w:t>FTR</w:t>
      </w:r>
    </w:p>
    <w:p w14:paraId="702CE547" w14:textId="77777777" w:rsidR="004E0EBB" w:rsidRDefault="004E0EBB">
      <w:pPr>
        <w:pStyle w:val="pxov"/>
        <w:rPr>
          <w:vanish/>
        </w:rPr>
      </w:pPr>
      <w:r>
        <w:rPr>
          <w:vanish/>
        </w:rPr>
        <w:t>EFM</w:t>
      </w:r>
    </w:p>
    <w:p w14:paraId="0564CF88" w14:textId="77777777" w:rsidR="004E0EBB" w:rsidRDefault="004E0EBB">
      <w:pPr>
        <w:pStyle w:val="pxov"/>
        <w:rPr>
          <w:vanish/>
        </w:rPr>
      </w:pPr>
      <w:r>
        <w:rPr>
          <w:vanish/>
        </w:rPr>
        <w:t>TEM</w:t>
      </w:r>
    </w:p>
    <w:p w14:paraId="077A35E7" w14:textId="77777777" w:rsidR="004E0EBB" w:rsidRDefault="004E0EBB">
      <w:pPr>
        <w:pStyle w:val="pxov"/>
        <w:rPr>
          <w:vanish/>
        </w:rPr>
      </w:pPr>
      <w:r>
        <w:rPr>
          <w:vanish/>
        </w:rPr>
        <w:t>MTD</w:t>
      </w:r>
    </w:p>
    <w:p w14:paraId="767299CF"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form.fid="Ic704e830181b11e68c12afa7f3a24041"</w:instrText>
      </w:r>
      <w:r>
        <w:fldChar w:fldCharType="end"/>
      </w:r>
      <w:r>
        <w:rPr>
          <w:color w:val="FF0000"/>
          <w:sz w:val="20"/>
          <w:szCs w:val="20"/>
          <w:vertAlign w:val="superscript"/>
        </w:rPr>
        <w:t>►</w:t>
      </w:r>
      <w:r>
        <w:fldChar w:fldCharType="begin"/>
      </w:r>
      <w:r>
        <w:instrText>ib.ct.id="f477b8b0b92511efa86bc22ba615bad8|38|31:37"</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im.id="I02J536"</w:instrText>
      </w:r>
      <w:r>
        <w:fldChar w:fldCharType="end"/>
      </w:r>
      <w:r>
        <w:fldChar w:fldCharType="begin"/>
      </w:r>
      <w:r>
        <w:instrText>im.suppress.print="yes"</w:instrText>
      </w:r>
      <w:r>
        <w:fldChar w:fldCharType="end"/>
      </w:r>
    </w:p>
    <w:p w14:paraId="25839190"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im.id="I02IWZF"</w:instrText>
      </w:r>
      <w:r>
        <w:fldChar w:fldCharType="end"/>
      </w:r>
      <w:r>
        <w:fldChar w:fldCharType="begin"/>
      </w:r>
      <w:r>
        <w:instrText>im.suppress.online="yes"</w:instrText>
      </w:r>
      <w:r>
        <w:fldChar w:fldCharType="end"/>
      </w:r>
    </w:p>
    <w:p w14:paraId="4374026D"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#I02IWZF goes here</w:t>
      </w:r>
    </w:p>
    <w:p w14:paraId="548DE384"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im.id="I02LPJ1"</w:instrText>
      </w:r>
      <w:r>
        <w:fldChar w:fldCharType="end"/>
      </w:r>
      <w:r>
        <w:fldChar w:fldCharType="begin"/>
      </w:r>
      <w:r>
        <w:instrText>im.suppress.online="yes"</w:instrText>
      </w:r>
      <w:r>
        <w:fldChar w:fldCharType="end"/>
      </w:r>
    </w:p>
    <w:p w14:paraId="625E2993"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#I02LPJ1 goes here</w:t>
      </w:r>
    </w:p>
    <w:p w14:paraId="516DD873"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im.id="I02OHWT"</w:instrText>
      </w:r>
      <w:r>
        <w:fldChar w:fldCharType="end"/>
      </w:r>
      <w:r>
        <w:fldChar w:fldCharType="begin"/>
      </w:r>
      <w:r>
        <w:instrText>im.suppress.online="yes"</w:instrText>
      </w:r>
      <w:r>
        <w:fldChar w:fldCharType="end"/>
      </w:r>
    </w:p>
    <w:p w14:paraId="7E158AC4"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#I02OHWT goes here</w:t>
      </w:r>
    </w:p>
    <w:p w14:paraId="1B797CFD" w14:textId="77777777" w:rsidR="004E0EBB" w:rsidRDefault="004E0EBB">
      <w:pPr>
        <w:pStyle w:val="pxformnotes"/>
        <w:jc w:val="center"/>
        <w:rPr>
          <w:sz w:val="24"/>
          <w:szCs w:val="24"/>
        </w:rPr>
      </w:pPr>
      <w:r>
        <w:rPr>
          <w:rStyle w:val="pxvis"/>
          <w:rFonts w:cs="Arial"/>
          <w:bCs/>
          <w:szCs w:val="28"/>
        </w:rPr>
        <w:t>Notes to Form</w:t>
      </w:r>
    </w:p>
    <w:p w14:paraId="1EBCAC16" w14:textId="77777777" w:rsidR="004E0EBB" w:rsidRDefault="004E0EBB">
      <w:pPr>
        <w:pStyle w:val="pxformnotes"/>
        <w:rPr>
          <w:sz w:val="24"/>
          <w:szCs w:val="24"/>
        </w:rPr>
      </w:pPr>
    </w:p>
    <w:p w14:paraId="472287FB" w14:textId="77777777" w:rsidR="004E0EBB" w:rsidRDefault="004E0EBB">
      <w:pPr>
        <w:pStyle w:val="pxformnote"/>
        <w:spacing w:before="180"/>
      </w:pPr>
      <w:del w:id="1081" w:author="Cara Cardinale" w:date="2025-02-08T22:58:00Z">
        <w:r w:rsidDel="00F74B46">
          <w:delText>Drafter's Note</w:delText>
        </w:r>
      </w:del>
      <w:r>
        <w:t xml:space="preserve"> </w:t>
      </w:r>
    </w:p>
    <w:p w14:paraId="12C786A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p.ct.id="f477b8b0b92511efa86bc22ba615bad8|38|31:37"</w:instrText>
      </w:r>
      <w:r>
        <w:fldChar w:fldCharType="end"/>
      </w:r>
      <w:r>
        <w:t xml:space="preserve">The above form, revised 3/17, is available from the New York State Department of State, </w:t>
      </w:r>
      <w:r>
        <w:rPr>
          <w:rStyle w:val="pxurl"/>
          <w:color w:val="FF0000"/>
          <w:sz w:val="20"/>
          <w:szCs w:val="20"/>
          <w:vertAlign w:val="superscript"/>
        </w:rPr>
        <w:t>►</w:t>
      </w:r>
      <w:r>
        <w:rPr>
          <w:rStyle w:val="pxurl"/>
        </w:rPr>
        <w:fldChar w:fldCharType="begin"/>
      </w:r>
      <w:r>
        <w:rPr>
          <w:rStyle w:val="pxurl"/>
        </w:rPr>
        <w:instrText>url.ref.id="I09KYOQ"</w:instrText>
      </w:r>
      <w:r>
        <w:rPr>
          <w:rStyle w:val="pxurl"/>
        </w:rPr>
        <w:fldChar w:fldCharType="end"/>
      </w:r>
      <w:r>
        <w:rPr>
          <w:rStyle w:val="pxurl"/>
        </w:rPr>
        <w:t>http://www.dos.ny.gov</w:t>
      </w:r>
      <w:r>
        <w:t>, and is reprinted here for illustrative purposes.</w:t>
      </w:r>
    </w:p>
    <w:p w14:paraId="0B8629D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p.ct.id="f477b8b0b92511efa86bc22ba615bad8|38|31:37"</w:instrText>
      </w:r>
      <w:r>
        <w:fldChar w:fldCharType="end"/>
      </w:r>
      <w:r>
        <w:t xml:space="preserve">A certificate of amendment of a certificate of incorporation must be entitled </w:t>
      </w:r>
      <w:r>
        <w:rPr>
          <w:vanish/>
        </w:rPr>
        <w:t>&amp;ldquo;</w:t>
      </w:r>
      <w:r>
        <w:rPr>
          <w:rStyle w:val="pxvis"/>
          <w:rFonts w:ascii="Times NewRoman" w:hAnsi="Times NewRoman"/>
          <w:b w:val="0"/>
          <w:sz w:val="24"/>
        </w:rPr>
        <w:t>“</w:t>
      </w:r>
      <w:r>
        <w:t xml:space="preserve">Certificate of Amendment of the Certificate of Incorporation of (Name of Corporation) Under </w:t>
      </w:r>
      <w:r>
        <w:rPr>
          <w:vanish/>
        </w:rPr>
        <w:t>&amp;s;</w:t>
      </w:r>
      <w:r>
        <w:rPr>
          <w:rStyle w:val="pxvis"/>
          <w:rFonts w:ascii="Times NewRoman" w:hAnsi="Times NewRoman"/>
          <w:b w:val="0"/>
          <w:sz w:val="24"/>
        </w:rPr>
        <w:t>§</w:t>
      </w:r>
      <w:r>
        <w:t>803 of the Not-for-Profit Corporation Law.</w:t>
      </w:r>
      <w:r>
        <w:rPr>
          <w:vanish/>
        </w:rPr>
        <w:t>&amp;rdquo;</w:t>
      </w:r>
      <w:r>
        <w:rPr>
          <w:rStyle w:val="pxvis"/>
          <w:rFonts w:ascii="Times NewRoman" w:hAnsi="Times NewRoman"/>
          <w:b w:val="0"/>
          <w:sz w:val="24"/>
        </w:rPr>
        <w:t>”</w:t>
      </w:r>
      <w:r>
        <w:t xml:space="preserve"> </w:t>
      </w:r>
      <w:r>
        <w:rPr>
          <w:rStyle w:val="pxst"/>
          <w:color w:val="FF0000"/>
          <w:sz w:val="20"/>
          <w:szCs w:val="20"/>
          <w:vertAlign w:val="superscript"/>
        </w:rPr>
        <w:t>►</w:t>
      </w:r>
      <w:r>
        <w:rPr>
          <w:rStyle w:val="pxst"/>
        </w:rPr>
        <w:fldChar w:fldCharType="begin"/>
      </w:r>
      <w:r>
        <w:rPr>
          <w:rStyle w:val="pxst"/>
        </w:rPr>
        <w:instrText>st.ref.id="I09NRTM"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w:t>
      </w:r>
      <w:r>
        <w:t>.</w:t>
      </w:r>
    </w:p>
    <w:p w14:paraId="34FFB6CF" w14:textId="77777777" w:rsidR="004E0EBB" w:rsidRDefault="004E0EBB">
      <w:pPr>
        <w:pStyle w:val="pxformrr"/>
        <w:rPr>
          <w:sz w:val="24"/>
          <w:szCs w:val="24"/>
        </w:rPr>
      </w:pPr>
      <w:r>
        <w:rPr>
          <w:rStyle w:val="pxvis"/>
          <w:rFonts w:cs="Arial"/>
          <w:bCs/>
          <w:szCs w:val="28"/>
        </w:rPr>
        <w:t>Research References</w:t>
      </w:r>
    </w:p>
    <w:p w14:paraId="5114E24A"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tk.ref.id="I09KYOT"</w:instrText>
      </w:r>
      <w:r>
        <w:rPr>
          <w:rStyle w:val="pxtk"/>
        </w:rPr>
        <w:fldChar w:fldCharType="end"/>
      </w:r>
      <w:r>
        <w:rPr>
          <w:rStyle w:val="pxtk"/>
        </w:rPr>
        <w:t>West's Key Number Digest, Corporations and Business Organizations &amp;key;3374</w:t>
      </w:r>
    </w:p>
    <w:p w14:paraId="293A087A" w14:textId="77777777" w:rsidR="004E0EBB" w:rsidRDefault="004E0EBB">
      <w:pPr>
        <w:pStyle w:val="pxformrefn"/>
      </w:pPr>
      <w:r>
        <w:t xml:space="preserve">Paragraph First. </w:t>
      </w:r>
    </w:p>
    <w:p w14:paraId="3263F0C3" w14:textId="77777777" w:rsidR="004E0EBB" w:rsidRDefault="004E0EBB">
      <w:pPr>
        <w:pStyle w:val="pxformrefnote"/>
        <w:spacing w:before="180"/>
      </w:pPr>
      <w:del w:id="1082" w:author="Cara Cardinale" w:date="2025-02-08T22:58:00Z">
        <w:r w:rsidDel="00F74B46">
          <w:delText>Drafter's Note</w:delText>
        </w:r>
      </w:del>
      <w:r>
        <w:t xml:space="preserve"> </w:t>
      </w:r>
    </w:p>
    <w:p w14:paraId="3F182469"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p.ct.id="f477b8b0b92511efa86bc22ba615bad8|38|31:37"</w:instrText>
      </w:r>
      <w:r>
        <w:fldChar w:fldCharType="end"/>
      </w:r>
      <w:r>
        <w:t xml:space="preserve">The Certificate of Amendment must include the name of the corporation and, if the name has been changed, the name under which the corporation was formed. </w:t>
      </w:r>
      <w:r>
        <w:rPr>
          <w:rStyle w:val="pxst"/>
          <w:color w:val="FF0000"/>
          <w:sz w:val="20"/>
          <w:szCs w:val="20"/>
          <w:vertAlign w:val="superscript"/>
        </w:rPr>
        <w:t>►</w:t>
      </w:r>
      <w:r>
        <w:rPr>
          <w:rStyle w:val="pxst"/>
        </w:rPr>
        <w:fldChar w:fldCharType="begin"/>
      </w:r>
      <w:r>
        <w:rPr>
          <w:rStyle w:val="pxst"/>
        </w:rPr>
        <w:instrText>st.ref.id="I09NRTP"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803(a)(1)</w:t>
      </w:r>
      <w:r>
        <w:t>.</w:t>
      </w:r>
    </w:p>
    <w:p w14:paraId="1C399322" w14:textId="77777777" w:rsidR="004E0EBB" w:rsidRDefault="004E0EBB">
      <w:pPr>
        <w:pStyle w:val="pxformrefrr"/>
        <w:rPr>
          <w:sz w:val="24"/>
          <w:szCs w:val="24"/>
        </w:rPr>
      </w:pPr>
      <w:r>
        <w:rPr>
          <w:rStyle w:val="pxvis"/>
          <w:rFonts w:cs="Arial"/>
          <w:bCs/>
          <w:szCs w:val="28"/>
        </w:rPr>
        <w:t>Research References</w:t>
      </w:r>
    </w:p>
    <w:p w14:paraId="67CE41A9"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rc.ref.id="I09QKYL"</w:instrText>
      </w:r>
      <w:r>
        <w:rPr>
          <w:rStyle w:val="pxrc"/>
        </w:rPr>
        <w:fldChar w:fldCharType="end"/>
      </w:r>
      <w:r>
        <w:rPr>
          <w:rStyle w:val="pxrc"/>
        </w:rPr>
        <w:t xml:space="preserve">N.Y. Jur. 2d, Business Relationships </w:t>
      </w:r>
      <w:r>
        <w:rPr>
          <w:rStyle w:val="pxrc"/>
          <w:vanish/>
        </w:rPr>
        <w:t>&amp;s;</w:t>
      </w:r>
      <w:del w:id="1083" w:author="Cara Cardinale" w:date="2025-02-18T19:36:00Z">
        <w:r w:rsidDel="00C6434D">
          <w:rPr>
            <w:rStyle w:val="pxvis"/>
            <w:rFonts w:ascii="Times NewRoman" w:hAnsi="Times NewRoman"/>
            <w:b w:val="0"/>
            <w:sz w:val="24"/>
          </w:rPr>
          <w:delText>§</w:delText>
        </w:r>
        <w:r w:rsidDel="00C6434D">
          <w:rPr>
            <w:rStyle w:val="pxrc"/>
          </w:rPr>
          <w:delText>157</w:delText>
        </w:r>
      </w:del>
      <w:ins w:id="1084" w:author="Cara Cardinale" w:date="2025-02-18T19:36:00Z">
        <w:r w:rsidR="00C6434D">
          <w:rPr>
            <w:rStyle w:val="pxvis"/>
            <w:rFonts w:ascii="Times NewRoman" w:hAnsi="Times NewRoman"/>
            <w:b w:val="0"/>
            <w:sz w:val="24"/>
          </w:rPr>
          <w:t>§154</w:t>
        </w:r>
      </w:ins>
    </w:p>
    <w:p w14:paraId="6EB9E714" w14:textId="77777777" w:rsidR="004E0EBB" w:rsidRDefault="004E0EBB">
      <w:pPr>
        <w:pStyle w:val="pxformrefn"/>
      </w:pPr>
      <w:r>
        <w:t xml:space="preserve">Paragraphs Second and Third. </w:t>
      </w:r>
    </w:p>
    <w:p w14:paraId="6CE2DFAD" w14:textId="77777777" w:rsidR="004E0EBB" w:rsidRDefault="004E0EBB">
      <w:pPr>
        <w:pStyle w:val="pxformrefnote"/>
        <w:spacing w:before="180"/>
      </w:pPr>
      <w:del w:id="1085" w:author="Cara Cardinale" w:date="2025-02-08T22:58:00Z">
        <w:r w:rsidDel="00F74B46">
          <w:delText>Drafter's Note</w:delText>
        </w:r>
      </w:del>
      <w:r>
        <w:t xml:space="preserve"> </w:t>
      </w:r>
    </w:p>
    <w:p w14:paraId="56ABE1F6"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p.ct.id="f477b8b0b92511efa86bc22ba615bad8|38|31:37"</w:instrText>
      </w:r>
      <w:r>
        <w:fldChar w:fldCharType="end"/>
      </w:r>
      <w:r>
        <w:t xml:space="preserve">The Certificate of Amendment must include the date that the certificate of incorporation was filed by the New York State Department of State and the law under which the corporation was formed. </w:t>
      </w:r>
      <w:r>
        <w:rPr>
          <w:rStyle w:val="pxst"/>
          <w:color w:val="FF0000"/>
          <w:sz w:val="20"/>
          <w:szCs w:val="20"/>
          <w:vertAlign w:val="superscript"/>
        </w:rPr>
        <w:t>►</w:t>
      </w:r>
      <w:r>
        <w:rPr>
          <w:rStyle w:val="pxst"/>
        </w:rPr>
        <w:fldChar w:fldCharType="begin"/>
      </w:r>
      <w:r>
        <w:rPr>
          <w:rStyle w:val="pxst"/>
        </w:rPr>
        <w:instrText>st.ref.id="I09TE3H"</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803(a)(2)</w:t>
      </w:r>
      <w:r>
        <w:t>.</w:t>
      </w:r>
    </w:p>
    <w:p w14:paraId="1B088CC9" w14:textId="77777777" w:rsidR="004E0EBB" w:rsidRDefault="004E0EBB">
      <w:pPr>
        <w:pStyle w:val="pxformrefrr"/>
        <w:rPr>
          <w:sz w:val="24"/>
          <w:szCs w:val="24"/>
        </w:rPr>
      </w:pPr>
      <w:r>
        <w:rPr>
          <w:rStyle w:val="pxvis"/>
          <w:rFonts w:cs="Arial"/>
          <w:bCs/>
          <w:szCs w:val="28"/>
        </w:rPr>
        <w:t>Research References</w:t>
      </w:r>
    </w:p>
    <w:p w14:paraId="320DBC82" w14:textId="77777777" w:rsidR="004E0EBB" w:rsidDel="00C6434D" w:rsidRDefault="004E0EBB">
      <w:pPr>
        <w:pStyle w:val="pxformrefrrp"/>
        <w:rPr>
          <w:del w:id="1086" w:author="Cara Cardinale" w:date="2025-02-18T19:36:00Z"/>
        </w:rPr>
      </w:pPr>
      <w:del w:id="1087" w:author="Cara Cardinale" w:date="2025-02-18T19:36:00Z">
        <w:r w:rsidDel="00C6434D">
          <w:delText xml:space="preserve"> </w:delText>
        </w:r>
        <w:r w:rsidDel="00C6434D">
          <w:rPr>
            <w:rStyle w:val="pxvis"/>
            <w:rFonts w:ascii="Times NewRoman" w:hAnsi="Times NewRoman"/>
            <w:b w:val="0"/>
            <w:sz w:val="24"/>
          </w:rPr>
          <w:tab/>
        </w:r>
        <w:r w:rsidDel="00C6434D">
          <w:rPr>
            <w:rStyle w:val="pxtk"/>
            <w:color w:val="FF0000"/>
            <w:sz w:val="20"/>
            <w:szCs w:val="20"/>
            <w:vertAlign w:val="superscript"/>
          </w:rPr>
          <w:delText>►</w:delText>
        </w:r>
        <w:r w:rsidDel="00C6434D">
          <w:rPr>
            <w:rStyle w:val="pxtk"/>
          </w:rPr>
          <w:fldChar w:fldCharType="begin"/>
        </w:r>
        <w:r w:rsidDel="00C6434D">
          <w:rPr>
            <w:rStyle w:val="pxtk"/>
          </w:rPr>
          <w:delInstrText>tk.ref.id="I09KYOV"</w:delInstrText>
        </w:r>
        <w:r w:rsidDel="00C6434D">
          <w:rPr>
            <w:rStyle w:val="pxtk"/>
          </w:rPr>
          <w:fldChar w:fldCharType="end"/>
        </w:r>
        <w:r w:rsidDel="00C6434D">
          <w:rPr>
            <w:rStyle w:val="pxtk"/>
          </w:rPr>
          <w:delText>West's Key Number Digest, Corporations &amp;key;40</w:delText>
        </w:r>
      </w:del>
    </w:p>
    <w:p w14:paraId="540597A0"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rc.ref.id="I09NRTR"</w:instrText>
      </w:r>
      <w:r>
        <w:rPr>
          <w:rStyle w:val="pxrc"/>
        </w:rPr>
        <w:fldChar w:fldCharType="end"/>
      </w:r>
      <w:r>
        <w:rPr>
          <w:rStyle w:val="pxrc"/>
        </w:rPr>
        <w:t xml:space="preserve">N.Y. Jur. 2d, Business Relationships </w:t>
      </w:r>
      <w:r>
        <w:rPr>
          <w:rStyle w:val="pxrc"/>
          <w:vanish/>
        </w:rPr>
        <w:t>&amp;s;</w:t>
      </w:r>
      <w:del w:id="1088" w:author="Cara Cardinale" w:date="2025-02-18T19:36:00Z">
        <w:r w:rsidDel="00C6434D">
          <w:rPr>
            <w:rStyle w:val="pxvis"/>
            <w:rFonts w:ascii="Times NewRoman" w:hAnsi="Times NewRoman"/>
            <w:b w:val="0"/>
            <w:sz w:val="24"/>
          </w:rPr>
          <w:delText>§</w:delText>
        </w:r>
        <w:r w:rsidDel="00C6434D">
          <w:rPr>
            <w:rStyle w:val="pxrc"/>
          </w:rPr>
          <w:delText>157</w:delText>
        </w:r>
      </w:del>
      <w:ins w:id="1089" w:author="Cara Cardinale" w:date="2025-02-18T19:36:00Z">
        <w:r w:rsidR="00C6434D">
          <w:rPr>
            <w:rStyle w:val="pxvis"/>
            <w:rFonts w:ascii="Times NewRoman" w:hAnsi="Times NewRoman"/>
            <w:b w:val="0"/>
            <w:sz w:val="24"/>
          </w:rPr>
          <w:t>§154</w:t>
        </w:r>
      </w:ins>
    </w:p>
    <w:p w14:paraId="7596AB24" w14:textId="77777777" w:rsidR="004E0EBB" w:rsidRDefault="004E0EBB">
      <w:pPr>
        <w:pStyle w:val="pxformrefn"/>
      </w:pPr>
      <w:r>
        <w:t xml:space="preserve">Paragraph Fourth. </w:t>
      </w:r>
    </w:p>
    <w:p w14:paraId="30307200" w14:textId="77777777" w:rsidR="004E0EBB" w:rsidRDefault="004E0EBB">
      <w:pPr>
        <w:pStyle w:val="pxformrefnote"/>
        <w:spacing w:before="180"/>
      </w:pPr>
      <w:del w:id="1090" w:author="Cara Cardinale" w:date="2025-02-08T22:58:00Z">
        <w:r w:rsidDel="00F74B46">
          <w:delText>Drafter's Note</w:delText>
        </w:r>
      </w:del>
      <w:r>
        <w:t xml:space="preserve"> </w:t>
      </w:r>
    </w:p>
    <w:p w14:paraId="4D922F75"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p.ct.id="f477b8b0b92511efa86bc22ba615bad8|38|31:37"</w:instrText>
      </w:r>
      <w:r>
        <w:fldChar w:fldCharType="end"/>
      </w:r>
      <w:r>
        <w:rPr>
          <w:rStyle w:val="pxst"/>
          <w:color w:val="FF0000"/>
          <w:sz w:val="20"/>
          <w:szCs w:val="20"/>
          <w:vertAlign w:val="superscript"/>
        </w:rPr>
        <w:t>►</w:t>
      </w:r>
      <w:r>
        <w:rPr>
          <w:rStyle w:val="pxst"/>
        </w:rPr>
        <w:fldChar w:fldCharType="begin"/>
      </w:r>
      <w:r>
        <w:rPr>
          <w:rStyle w:val="pxst"/>
        </w:rPr>
        <w:instrText>st.ref.id="I09KYUI"</w:instrText>
      </w:r>
      <w:r>
        <w:rPr>
          <w:rStyle w:val="pxst"/>
        </w:rPr>
        <w:fldChar w:fldCharType="end"/>
      </w:r>
      <w:r>
        <w:rPr>
          <w:rStyle w:val="pxst"/>
        </w:rPr>
        <w:t xml:space="preserve">N.Y. Not-for-Profit Corporation Law </w:t>
      </w:r>
      <w:r>
        <w:rPr>
          <w:rStyle w:val="pxst"/>
          <w:vanish/>
        </w:rPr>
        <w:t>&amp;s;</w:t>
      </w:r>
      <w:r>
        <w:rPr>
          <w:rStyle w:val="pxvis"/>
          <w:rFonts w:ascii="Times NewRoman" w:hAnsi="Times NewRoman"/>
          <w:b w:val="0"/>
          <w:sz w:val="24"/>
        </w:rPr>
        <w:t>§</w:t>
      </w:r>
      <w:r>
        <w:rPr>
          <w:rStyle w:val="pxst"/>
        </w:rPr>
        <w:t>803(a)(3)</w:t>
      </w:r>
      <w:r>
        <w:t xml:space="preserve"> requires a statement that the corporation is a corporation as defined in </w:t>
      </w:r>
      <w:r>
        <w:rPr>
          <w:rStyle w:val="pxst"/>
          <w:color w:val="FF0000"/>
          <w:sz w:val="20"/>
          <w:szCs w:val="20"/>
          <w:vertAlign w:val="superscript"/>
        </w:rPr>
        <w:t>►</w:t>
      </w:r>
      <w:r>
        <w:rPr>
          <w:rStyle w:val="pxst"/>
        </w:rPr>
        <w:fldChar w:fldCharType="begin"/>
      </w:r>
      <w:r>
        <w:rPr>
          <w:rStyle w:val="pxst"/>
        </w:rPr>
        <w:instrText>st.ref.id="I09NRZE"</w:instrText>
      </w:r>
      <w:r>
        <w:rPr>
          <w:rStyle w:val="pxst"/>
        </w:rPr>
        <w:fldChar w:fldCharType="end"/>
      </w:r>
      <w:r>
        <w:rPr>
          <w:rStyle w:val="pxst"/>
          <w:vanish/>
        </w:rPr>
        <w:t>&amp;s;</w:t>
      </w:r>
      <w:r>
        <w:rPr>
          <w:rStyle w:val="pxvis"/>
          <w:rFonts w:ascii="Times NewRoman" w:hAnsi="Times NewRoman"/>
          <w:b w:val="0"/>
          <w:sz w:val="24"/>
        </w:rPr>
        <w:t>§</w:t>
      </w:r>
      <w:r>
        <w:rPr>
          <w:rStyle w:val="pxst"/>
        </w:rPr>
        <w:t>102(a)(5) of the N.Y. Not-for-Profit Corporation Law</w:t>
      </w:r>
      <w:r>
        <w:t>.</w:t>
      </w:r>
    </w:p>
    <w:p w14:paraId="7C3383F3" w14:textId="77777777" w:rsidR="004E0EBB" w:rsidRDefault="004E0EBB">
      <w:pPr>
        <w:pStyle w:val="pxformrefrr"/>
        <w:rPr>
          <w:sz w:val="24"/>
          <w:szCs w:val="24"/>
        </w:rPr>
      </w:pPr>
      <w:r>
        <w:rPr>
          <w:rStyle w:val="pxvis"/>
          <w:rFonts w:cs="Arial"/>
          <w:bCs/>
          <w:szCs w:val="28"/>
        </w:rPr>
        <w:t>Research References</w:t>
      </w:r>
    </w:p>
    <w:p w14:paraId="5F5A096C"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rc.ref.id="I09QL4A"</w:instrText>
      </w:r>
      <w:r>
        <w:rPr>
          <w:rStyle w:val="pxrc"/>
        </w:rPr>
        <w:fldChar w:fldCharType="end"/>
      </w:r>
      <w:r>
        <w:rPr>
          <w:rStyle w:val="pxrc"/>
        </w:rPr>
        <w:t xml:space="preserve">N.Y. Jur. 2d, Business Relationships </w:t>
      </w:r>
      <w:r>
        <w:rPr>
          <w:rStyle w:val="pxrc"/>
          <w:vanish/>
        </w:rPr>
        <w:t>&amp;s;</w:t>
      </w:r>
      <w:del w:id="1091" w:author="Cara Cardinale" w:date="2025-02-18T19:36:00Z">
        <w:r w:rsidDel="00C6434D">
          <w:rPr>
            <w:rStyle w:val="pxvis"/>
            <w:rFonts w:ascii="Times NewRoman" w:hAnsi="Times NewRoman"/>
            <w:b w:val="0"/>
            <w:sz w:val="24"/>
          </w:rPr>
          <w:delText>§</w:delText>
        </w:r>
        <w:r w:rsidDel="00C6434D">
          <w:rPr>
            <w:rStyle w:val="pxrc"/>
          </w:rPr>
          <w:delText>157</w:delText>
        </w:r>
      </w:del>
      <w:ins w:id="1092" w:author="Cara Cardinale" w:date="2025-02-18T19:36:00Z">
        <w:r w:rsidR="00C6434D">
          <w:rPr>
            <w:rStyle w:val="pxvis"/>
            <w:rFonts w:ascii="Times NewRoman" w:hAnsi="Times NewRoman"/>
            <w:b w:val="0"/>
            <w:sz w:val="24"/>
          </w:rPr>
          <w:t>§154</w:t>
        </w:r>
      </w:ins>
    </w:p>
    <w:p w14:paraId="1C284FB9" w14:textId="77777777" w:rsidR="004E0EBB" w:rsidRDefault="004E0EBB">
      <w:pPr>
        <w:pStyle w:val="pxformrefn"/>
      </w:pPr>
      <w:r>
        <w:t xml:space="preserve">Paragraph Fifth. </w:t>
      </w:r>
    </w:p>
    <w:p w14:paraId="51873DBA" w14:textId="77777777" w:rsidR="004E0EBB" w:rsidRDefault="004E0EBB">
      <w:pPr>
        <w:pStyle w:val="pxformrefnote"/>
        <w:spacing w:before="180"/>
      </w:pPr>
      <w:del w:id="1093" w:author="Cara Cardinale" w:date="2025-02-08T22:58:00Z">
        <w:r w:rsidDel="00F74B46">
          <w:delText>Drafter's Note</w:delText>
        </w:r>
      </w:del>
      <w:r>
        <w:t xml:space="preserve"> </w:t>
      </w:r>
    </w:p>
    <w:p w14:paraId="4C57FA63"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p.ct.id="f477b8b0b92511efa86bc22ba615bad8|38|31:37"</w:instrText>
      </w:r>
      <w:r>
        <w:fldChar w:fldCharType="end"/>
      </w:r>
      <w:r>
        <w:t xml:space="preserve">The Certificate of Amendment must include the subject matter of each provision of the certificate of incorporation that is to be amended or eliminated and the full text of any provision or provisions that are to be substituted or added. </w:t>
      </w:r>
      <w:r>
        <w:rPr>
          <w:rStyle w:val="pxst"/>
          <w:color w:val="FF0000"/>
          <w:sz w:val="20"/>
          <w:szCs w:val="20"/>
          <w:vertAlign w:val="superscript"/>
        </w:rPr>
        <w:t>►</w:t>
      </w:r>
      <w:r>
        <w:rPr>
          <w:rStyle w:val="pxst"/>
        </w:rPr>
        <w:fldChar w:fldCharType="begin"/>
      </w:r>
      <w:r>
        <w:rPr>
          <w:rStyle w:val="pxst"/>
        </w:rPr>
        <w:instrText>st.ref.id="I09KYUL"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803(a)(4)</w:t>
      </w:r>
      <w:r>
        <w:t>.</w:t>
      </w:r>
    </w:p>
    <w:p w14:paraId="662D7E6E"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p.ct.id="f477b8b0b92511efa86bc22ba615bad8|38|31:37"</w:instrText>
      </w:r>
      <w:r>
        <w:fldChar w:fldCharType="end"/>
      </w:r>
      <w:r>
        <w:t xml:space="preserve">Any one or more of the following changes may be authorized by or pursuant to authorization of the board: (1) to specify or change the location of the office of the corporation; (2) to specify or change the post office address to which the Secretary of State can mail a copy of any notice required by law; </w:t>
      </w:r>
      <w:del w:id="1094" w:author="Cara Cardinale" w:date="2025-02-18T19:37:00Z">
        <w:r w:rsidDel="00C6434D">
          <w:delText xml:space="preserve">and </w:delText>
        </w:r>
      </w:del>
      <w:r>
        <w:t>(3) to make, revoke, or change the designation of a registered agent or to specify or change the address of its registered agent</w:t>
      </w:r>
      <w:ins w:id="1095" w:author="Cara Cardinale" w:date="2025-02-18T19:37:00Z">
        <w:r w:rsidR="00C6434D">
          <w:t>; and (4</w:t>
        </w:r>
      </w:ins>
      <w:ins w:id="1096" w:author="Cara Cardinale" w:date="2025-02-18T19:38:00Z">
        <w:r w:rsidR="00C6434D">
          <w:t>) t</w:t>
        </w:r>
        <w:r w:rsidR="00C6434D" w:rsidRPr="00C6434D">
          <w:t>o specify, change or delete the email address to which the secretary of state shall email a notice of the fact that process against the corporation has been electronically served upon him or her</w:t>
        </w:r>
      </w:ins>
      <w:r>
        <w:t xml:space="preserve">. </w:t>
      </w:r>
      <w:r>
        <w:rPr>
          <w:rStyle w:val="pxst"/>
          <w:color w:val="FF0000"/>
          <w:sz w:val="20"/>
          <w:szCs w:val="20"/>
          <w:vertAlign w:val="superscript"/>
        </w:rPr>
        <w:t>►</w:t>
      </w:r>
      <w:r>
        <w:rPr>
          <w:rStyle w:val="pxst"/>
        </w:rPr>
        <w:fldChar w:fldCharType="begin"/>
      </w:r>
      <w:r>
        <w:rPr>
          <w:rStyle w:val="pxst"/>
        </w:rPr>
        <w:instrText>st.ref.id="I09NRZH"</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802(c)</w:t>
      </w:r>
      <w:r>
        <w:t>.</w:t>
      </w:r>
    </w:p>
    <w:p w14:paraId="7A583353" w14:textId="77777777" w:rsidR="004E0EBB" w:rsidRDefault="004E0EBB">
      <w:pPr>
        <w:pStyle w:val="pxformrefrr"/>
        <w:rPr>
          <w:sz w:val="24"/>
          <w:szCs w:val="24"/>
        </w:rPr>
      </w:pPr>
      <w:r>
        <w:rPr>
          <w:rStyle w:val="pxvis"/>
          <w:rFonts w:cs="Arial"/>
          <w:bCs/>
          <w:szCs w:val="28"/>
        </w:rPr>
        <w:t>Research References</w:t>
      </w:r>
    </w:p>
    <w:p w14:paraId="24B5F08A"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rc.ref.id="I09QL4D"</w:instrText>
      </w:r>
      <w:r>
        <w:rPr>
          <w:rStyle w:val="pxrc"/>
        </w:rPr>
        <w:fldChar w:fldCharType="end"/>
      </w:r>
      <w:r>
        <w:rPr>
          <w:rStyle w:val="pxrc"/>
        </w:rPr>
        <w:t xml:space="preserve">N.Y. Jur. 2d, Business Relationships </w:t>
      </w:r>
      <w:r>
        <w:rPr>
          <w:rStyle w:val="pxrc"/>
          <w:vanish/>
        </w:rPr>
        <w:t>&amp;s;</w:t>
      </w:r>
      <w:del w:id="1097" w:author="Cara Cardinale" w:date="2025-02-18T19:36:00Z">
        <w:r w:rsidDel="00C6434D">
          <w:rPr>
            <w:rStyle w:val="pxvis"/>
            <w:rFonts w:ascii="Times NewRoman" w:hAnsi="Times NewRoman"/>
            <w:b w:val="0"/>
            <w:sz w:val="24"/>
          </w:rPr>
          <w:delText>§</w:delText>
        </w:r>
        <w:r w:rsidDel="00C6434D">
          <w:rPr>
            <w:rStyle w:val="pxrc"/>
          </w:rPr>
          <w:delText>157</w:delText>
        </w:r>
      </w:del>
      <w:ins w:id="1098" w:author="Cara Cardinale" w:date="2025-02-18T19:36:00Z">
        <w:r w:rsidR="00C6434D">
          <w:rPr>
            <w:rStyle w:val="pxvis"/>
            <w:rFonts w:ascii="Times NewRoman" w:hAnsi="Times NewRoman"/>
            <w:b w:val="0"/>
            <w:sz w:val="24"/>
          </w:rPr>
          <w:t>§154</w:t>
        </w:r>
      </w:ins>
    </w:p>
    <w:p w14:paraId="72D99B7F" w14:textId="77777777" w:rsidR="004E0EBB" w:rsidRDefault="004E0EBB">
      <w:pPr>
        <w:pStyle w:val="pxformrefn"/>
      </w:pPr>
      <w:r>
        <w:t xml:space="preserve">Paragraph Sixth. </w:t>
      </w:r>
    </w:p>
    <w:p w14:paraId="212F4E46" w14:textId="77777777" w:rsidR="004E0EBB" w:rsidRDefault="004E0EBB">
      <w:pPr>
        <w:pStyle w:val="pxformrefnote"/>
        <w:spacing w:before="180"/>
      </w:pPr>
      <w:del w:id="1099" w:author="Cara Cardinale" w:date="2025-02-08T22:58:00Z">
        <w:r w:rsidDel="00F74B46">
          <w:delText>Drafter's Note</w:delText>
        </w:r>
      </w:del>
      <w:r>
        <w:t xml:space="preserve"> </w:t>
      </w:r>
    </w:p>
    <w:p w14:paraId="2EDAA614"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p.ct.id="f477b8b0b92511efa86bc22ba615bad8|38|31:37"</w:instrText>
      </w:r>
      <w:r>
        <w:fldChar w:fldCharType="end"/>
      </w:r>
      <w:r>
        <w:t xml:space="preserve">The Certificate of Amendment must include a designation of the New York Secretary of State as agent of the corporation upon whom process against the corporation may be served, as well as the post office address within or without New York State to which the Secretary of State shall mail a copy of any process against the corporation that is served upon him or her. </w:t>
      </w:r>
      <w:r>
        <w:rPr>
          <w:rStyle w:val="pxst"/>
          <w:color w:val="FF0000"/>
          <w:sz w:val="20"/>
          <w:szCs w:val="20"/>
          <w:vertAlign w:val="superscript"/>
        </w:rPr>
        <w:t>►</w:t>
      </w:r>
      <w:r>
        <w:rPr>
          <w:rStyle w:val="pxst"/>
        </w:rPr>
        <w:fldChar w:fldCharType="begin"/>
      </w:r>
      <w:r>
        <w:rPr>
          <w:rStyle w:val="pxst"/>
        </w:rPr>
        <w:instrText>st.ref.id="I054J9Z"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803(a)(6)</w:t>
      </w:r>
      <w:r>
        <w:t>.</w:t>
      </w:r>
    </w:p>
    <w:p w14:paraId="15220E28" w14:textId="77777777" w:rsidR="004E0EBB" w:rsidRDefault="004E0EBB">
      <w:pPr>
        <w:pStyle w:val="pxformrefrr"/>
        <w:rPr>
          <w:sz w:val="24"/>
          <w:szCs w:val="24"/>
        </w:rPr>
      </w:pPr>
      <w:r>
        <w:rPr>
          <w:rStyle w:val="pxvis"/>
          <w:rFonts w:cs="Arial"/>
          <w:bCs/>
          <w:szCs w:val="28"/>
        </w:rPr>
        <w:t>Research References</w:t>
      </w:r>
    </w:p>
    <w:p w14:paraId="5685D38B"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rc.ref.id="I058QZB"</w:instrText>
      </w:r>
      <w:r>
        <w:rPr>
          <w:rStyle w:val="pxrc"/>
        </w:rPr>
        <w:fldChar w:fldCharType="end"/>
      </w:r>
      <w:r>
        <w:rPr>
          <w:rStyle w:val="pxrc"/>
        </w:rPr>
        <w:t xml:space="preserve">N.Y. Jur. 2d, Business Relationships </w:t>
      </w:r>
      <w:r>
        <w:rPr>
          <w:rStyle w:val="pxrc"/>
          <w:vanish/>
        </w:rPr>
        <w:t>&amp;s;</w:t>
      </w:r>
      <w:del w:id="1100" w:author="Cara Cardinale" w:date="2025-02-18T19:36:00Z">
        <w:r w:rsidDel="00C6434D">
          <w:rPr>
            <w:rStyle w:val="pxvis"/>
            <w:rFonts w:ascii="Times NewRoman" w:hAnsi="Times NewRoman"/>
            <w:b w:val="0"/>
            <w:sz w:val="24"/>
          </w:rPr>
          <w:delText>§</w:delText>
        </w:r>
        <w:r w:rsidDel="00C6434D">
          <w:rPr>
            <w:rStyle w:val="pxrc"/>
          </w:rPr>
          <w:delText>157</w:delText>
        </w:r>
      </w:del>
      <w:ins w:id="1101" w:author="Cara Cardinale" w:date="2025-02-18T19:36:00Z">
        <w:r w:rsidR="00C6434D">
          <w:rPr>
            <w:rStyle w:val="pxvis"/>
            <w:rFonts w:ascii="Times NewRoman" w:hAnsi="Times NewRoman"/>
            <w:b w:val="0"/>
            <w:sz w:val="24"/>
          </w:rPr>
          <w:t>§154</w:t>
        </w:r>
      </w:ins>
    </w:p>
    <w:p w14:paraId="6711727B" w14:textId="77777777" w:rsidR="004E0EBB" w:rsidRDefault="004E0EBB">
      <w:pPr>
        <w:pStyle w:val="pxformrefn"/>
      </w:pPr>
      <w:r>
        <w:t xml:space="preserve">Paragraph Seventh. </w:t>
      </w:r>
    </w:p>
    <w:p w14:paraId="2361C39C" w14:textId="77777777" w:rsidR="004E0EBB" w:rsidRDefault="004E0EBB">
      <w:pPr>
        <w:pStyle w:val="pxformrefnote"/>
        <w:spacing w:before="180"/>
      </w:pPr>
      <w:del w:id="1102" w:author="Cara Cardinale" w:date="2025-02-08T22:58:00Z">
        <w:r w:rsidDel="00F74B46">
          <w:delText>Drafter's Note</w:delText>
        </w:r>
      </w:del>
      <w:r>
        <w:t xml:space="preserve"> </w:t>
      </w:r>
    </w:p>
    <w:p w14:paraId="7899F2DD"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p.ct.id="f477b8b0b92511efa86bc22ba615bad8|38|31:37"</w:instrText>
      </w:r>
      <w:r>
        <w:fldChar w:fldCharType="end"/>
      </w:r>
      <w:r>
        <w:t xml:space="preserve">The Certificate of Amendment must include the manner in which the amendment of the certificate of incorporation was authorized. </w:t>
      </w:r>
      <w:r>
        <w:rPr>
          <w:rStyle w:val="pxst"/>
          <w:color w:val="FF0000"/>
          <w:sz w:val="20"/>
          <w:szCs w:val="20"/>
          <w:vertAlign w:val="superscript"/>
        </w:rPr>
        <w:t>►</w:t>
      </w:r>
      <w:r>
        <w:rPr>
          <w:rStyle w:val="pxst"/>
        </w:rPr>
        <w:fldChar w:fldCharType="begin"/>
      </w:r>
      <w:r>
        <w:rPr>
          <w:rStyle w:val="pxst"/>
        </w:rPr>
        <w:instrText>st.ref.id="I05CYON"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803(a)(5)</w:t>
      </w:r>
      <w:r>
        <w:t>.</w:t>
      </w:r>
    </w:p>
    <w:p w14:paraId="4506F528" w14:textId="77777777" w:rsidR="004E0EBB" w:rsidRDefault="004E0EBB">
      <w:pPr>
        <w:pStyle w:val="pxformrefrr"/>
        <w:rPr>
          <w:sz w:val="24"/>
          <w:szCs w:val="24"/>
        </w:rPr>
      </w:pPr>
      <w:r>
        <w:rPr>
          <w:rStyle w:val="pxvis"/>
          <w:rFonts w:cs="Arial"/>
          <w:bCs/>
          <w:szCs w:val="28"/>
        </w:rPr>
        <w:t>Research References</w:t>
      </w:r>
    </w:p>
    <w:p w14:paraId="36F7D686"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rc.ref.id="I05H6DZ"</w:instrText>
      </w:r>
      <w:r>
        <w:rPr>
          <w:rStyle w:val="pxrc"/>
        </w:rPr>
        <w:fldChar w:fldCharType="end"/>
      </w:r>
      <w:r>
        <w:rPr>
          <w:rStyle w:val="pxrc"/>
        </w:rPr>
        <w:t xml:space="preserve">N.Y. Jur. 2d, Business Relationships </w:t>
      </w:r>
      <w:r>
        <w:rPr>
          <w:rStyle w:val="pxrc"/>
          <w:vanish/>
        </w:rPr>
        <w:t>&amp;s;</w:t>
      </w:r>
      <w:del w:id="1103" w:author="Cara Cardinale" w:date="2025-02-18T19:36:00Z">
        <w:r w:rsidDel="00C6434D">
          <w:rPr>
            <w:rStyle w:val="pxvis"/>
            <w:rFonts w:ascii="Times NewRoman" w:hAnsi="Times NewRoman"/>
            <w:b w:val="0"/>
            <w:sz w:val="24"/>
          </w:rPr>
          <w:delText>§</w:delText>
        </w:r>
        <w:r w:rsidDel="00C6434D">
          <w:rPr>
            <w:rStyle w:val="pxrc"/>
          </w:rPr>
          <w:delText>157</w:delText>
        </w:r>
      </w:del>
      <w:ins w:id="1104" w:author="Cara Cardinale" w:date="2025-02-18T19:36:00Z">
        <w:r w:rsidR="00C6434D">
          <w:rPr>
            <w:rStyle w:val="pxvis"/>
            <w:rFonts w:ascii="Times NewRoman" w:hAnsi="Times NewRoman"/>
            <w:b w:val="0"/>
            <w:sz w:val="24"/>
          </w:rPr>
          <w:t>§154</w:t>
        </w:r>
      </w:ins>
    </w:p>
    <w:p w14:paraId="5CEDA819" w14:textId="77777777" w:rsidR="004E0EBB" w:rsidRDefault="004E0EBB">
      <w:pPr>
        <w:pStyle w:val="pxs"/>
        <w:spacing w:before="180"/>
        <w:rPr>
          <w:sz w:val="27"/>
          <w:szCs w:val="27"/>
        </w:rPr>
      </w:pPr>
      <w:r>
        <w:rPr>
          <w:sz w:val="27"/>
          <w:szCs w:val="27"/>
        </w:rPr>
        <w:t>31:38. Restated certificate of incorporation</w:t>
      </w:r>
    </w:p>
    <w:p w14:paraId="2456A39F" w14:textId="77777777" w:rsidR="004E0EBB" w:rsidRDefault="004E0EBB">
      <w:pPr>
        <w:pStyle w:val="pxov"/>
        <w:rPr>
          <w:vanish/>
        </w:rPr>
      </w:pPr>
      <w:r>
        <w:rPr>
          <w:vanish/>
        </w:rPr>
        <w:t>FMS</w:t>
      </w:r>
    </w:p>
    <w:p w14:paraId="2ACFCAC1" w14:textId="77777777" w:rsidR="004E0EBB" w:rsidRDefault="004E0EBB">
      <w:pPr>
        <w:pStyle w:val="pxov"/>
        <w:rPr>
          <w:vanish/>
        </w:rPr>
      </w:pPr>
      <w:r>
        <w:rPr>
          <w:vanish/>
        </w:rPr>
        <w:t>NFP</w:t>
      </w:r>
    </w:p>
    <w:p w14:paraId="00A2063D" w14:textId="77777777" w:rsidR="004E0EBB" w:rsidRDefault="004E0EBB">
      <w:pPr>
        <w:pStyle w:val="pxov"/>
        <w:rPr>
          <w:vanish/>
        </w:rPr>
      </w:pPr>
      <w:r>
        <w:rPr>
          <w:vanish/>
        </w:rPr>
        <w:t>COL</w:t>
      </w:r>
    </w:p>
    <w:p w14:paraId="62D60782" w14:textId="77777777" w:rsidR="004E0EBB" w:rsidRDefault="004E0EBB">
      <w:pPr>
        <w:pStyle w:val="pxov"/>
        <w:rPr>
          <w:vanish/>
        </w:rPr>
      </w:pPr>
      <w:r>
        <w:rPr>
          <w:vanish/>
        </w:rPr>
        <w:t>FCV</w:t>
      </w:r>
    </w:p>
    <w:p w14:paraId="47EAECA8" w14:textId="77777777" w:rsidR="004E0EBB" w:rsidRDefault="004E0EBB">
      <w:pPr>
        <w:pStyle w:val="pxov"/>
        <w:rPr>
          <w:vanish/>
        </w:rPr>
      </w:pPr>
      <w:r>
        <w:rPr>
          <w:vanish/>
        </w:rPr>
        <w:t>FTR</w:t>
      </w:r>
    </w:p>
    <w:p w14:paraId="1A85B396" w14:textId="77777777" w:rsidR="004E0EBB" w:rsidRDefault="004E0EBB">
      <w:pPr>
        <w:pStyle w:val="pxov"/>
        <w:rPr>
          <w:vanish/>
        </w:rPr>
      </w:pPr>
      <w:r>
        <w:rPr>
          <w:vanish/>
        </w:rPr>
        <w:t>EBL</w:t>
      </w:r>
    </w:p>
    <w:p w14:paraId="16475112" w14:textId="77777777" w:rsidR="004E0EBB" w:rsidRDefault="004E0EBB">
      <w:pPr>
        <w:pStyle w:val="pxov"/>
        <w:rPr>
          <w:vanish/>
        </w:rPr>
      </w:pPr>
      <w:r>
        <w:rPr>
          <w:vanish/>
        </w:rPr>
        <w:t>TEM</w:t>
      </w:r>
    </w:p>
    <w:p w14:paraId="48FDCF45" w14:textId="77777777" w:rsidR="004E0EBB" w:rsidRDefault="004E0EBB">
      <w:pPr>
        <w:pStyle w:val="pxov"/>
        <w:rPr>
          <w:vanish/>
        </w:rPr>
      </w:pPr>
      <w:r>
        <w:rPr>
          <w:vanish/>
        </w:rPr>
        <w:t>MTD</w:t>
      </w:r>
    </w:p>
    <w:p w14:paraId="4C055897"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form.fid="Ic7053650181b11e68c12afa7f3a24041"</w:instrText>
      </w:r>
      <w:r>
        <w:fldChar w:fldCharType="end"/>
      </w:r>
      <w:r>
        <w:t xml:space="preserve">RESTATED CERTIFICATE OF INCORPORATION OF </w:t>
      </w:r>
      <w:r>
        <w:rPr>
          <w:rStyle w:val="pxfinstr"/>
          <w:i/>
          <w:iCs/>
        </w:rPr>
        <w:t>[NAME OF CORPORATION]</w:t>
      </w:r>
      <w:r>
        <w:t xml:space="preserve"> </w:t>
      </w:r>
    </w:p>
    <w:p w14:paraId="0424807C" w14:textId="77777777" w:rsidR="004E0EBB" w:rsidRDefault="004E0EBB">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Under </w:t>
      </w:r>
      <w:r>
        <w:rPr>
          <w:rStyle w:val="pxst"/>
          <w:color w:val="FF0000"/>
          <w:sz w:val="20"/>
          <w:szCs w:val="20"/>
          <w:vertAlign w:val="superscript"/>
        </w:rPr>
        <w:t>►</w:t>
      </w:r>
      <w:r>
        <w:rPr>
          <w:rStyle w:val="pxst"/>
          <w:szCs w:val="24"/>
        </w:rPr>
        <w:fldChar w:fldCharType="begin"/>
      </w:r>
      <w:r>
        <w:rPr>
          <w:rStyle w:val="pxst"/>
          <w:szCs w:val="24"/>
        </w:rPr>
        <w:instrText>st.ref.id="I09KYUQ"</w:instrText>
      </w:r>
      <w:r>
        <w:rPr>
          <w:rStyle w:val="pxst"/>
          <w:szCs w:val="24"/>
        </w:rPr>
        <w:fldChar w:fldCharType="end"/>
      </w:r>
      <w:r>
        <w:rPr>
          <w:rStyle w:val="pxst"/>
          <w:szCs w:val="24"/>
        </w:rPr>
        <w:t>Section 805 of the Not-For-Profit Corporation Law of New York</w:t>
      </w:r>
    </w:p>
    <w:p w14:paraId="0761D08B"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4E8A208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p.ct.id="f477b8b0b92511efa86bc22ba615bad8|39|31:38"</w:instrText>
      </w:r>
      <w:r>
        <w:fldChar w:fldCharType="end"/>
      </w:r>
      <w:r>
        <w:t xml:space="preserve">I, the undersigned, being the </w:t>
      </w:r>
      <w:r>
        <w:rPr>
          <w:rStyle w:val="pxfinstr"/>
          <w:i/>
          <w:iCs/>
        </w:rPr>
        <w:t>[title of officer]</w:t>
      </w:r>
      <w:r>
        <w:t xml:space="preserve"> of </w:t>
      </w:r>
      <w:r>
        <w:rPr>
          <w:rStyle w:val="pxfinstr"/>
          <w:i/>
          <w:iCs/>
        </w:rPr>
        <w:t>[name of corporation]</w:t>
      </w:r>
      <w:r>
        <w:t xml:space="preserve"> (hereinafter called the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r>
        <w:t>), hereby certify that:</w:t>
      </w:r>
    </w:p>
    <w:p w14:paraId="240E2E63" w14:textId="77777777" w:rsidR="004E0EBB" w:rsidRDefault="004E0EBB">
      <w:pPr>
        <w:pStyle w:val="pxformfl"/>
        <w:ind w:left="500"/>
      </w:pPr>
      <w:r>
        <w:t xml:space="preserve"> </w:t>
      </w:r>
    </w:p>
    <w:p w14:paraId="4F165BEA"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 </w:t>
      </w:r>
    </w:p>
    <w:p w14:paraId="27D0F29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p.ct.id="f477b8b0b92511efa86bc22ba615bad8|39|31:38"</w:instrText>
      </w:r>
      <w:r>
        <w:fldChar w:fldCharType="end"/>
      </w:r>
      <w:r>
        <w:t xml:space="preserve">The name of the Corporation is </w:t>
      </w:r>
      <w:r>
        <w:rPr>
          <w:rStyle w:val="pxfinstr"/>
          <w:i/>
          <w:iCs/>
        </w:rPr>
        <w:t>[name of corporation]</w:t>
      </w:r>
      <w:r>
        <w:t>.</w:t>
      </w:r>
    </w:p>
    <w:p w14:paraId="15F6F80D"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2. </w:t>
      </w:r>
    </w:p>
    <w:p w14:paraId="3E96CDD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p.ct.id="f477b8b0b92511efa86bc22ba615bad8|39|31:38"</w:instrText>
      </w:r>
      <w:r>
        <w:fldChar w:fldCharType="end"/>
      </w:r>
      <w:r>
        <w:t xml:space="preserve">The Certificate of Incorporation was filed by the Department of State of the State of New York on the </w:t>
      </w:r>
      <w:r>
        <w:rPr>
          <w:rStyle w:val="pxfinstr"/>
          <w:i/>
          <w:iCs/>
        </w:rPr>
        <w:t>[ordinal number of day]</w:t>
      </w:r>
      <w:r>
        <w:t xml:space="preserve"> day of </w:t>
      </w:r>
      <w:r>
        <w:rPr>
          <w:rStyle w:val="pxfinstr"/>
          <w:i/>
          <w:iCs/>
        </w:rPr>
        <w:t>[name of month]</w:t>
      </w:r>
      <w:r>
        <w:t xml:space="preserve"> </w:t>
      </w:r>
      <w:r>
        <w:rPr>
          <w:rStyle w:val="pxfinstr"/>
          <w:i/>
          <w:iCs/>
        </w:rPr>
        <w:t>[identification of year]</w:t>
      </w:r>
      <w:r>
        <w:t xml:space="preserve"> under the Not-for-Profit Corporation Law.</w:t>
      </w:r>
    </w:p>
    <w:p w14:paraId="3A64412C"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3. </w:t>
      </w:r>
    </w:p>
    <w:p w14:paraId="3324FD1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p.ct.id="f477b8b0b92511efa86bc22ba615bad8|39|31:38"</w:instrText>
      </w:r>
      <w:r>
        <w:fldChar w:fldCharType="end"/>
      </w:r>
      <w:r>
        <w:t xml:space="preserve">The Corporation is a corporation as defined in </w:t>
      </w:r>
      <w:r>
        <w:rPr>
          <w:rStyle w:val="pxst"/>
          <w:color w:val="FF0000"/>
          <w:sz w:val="20"/>
          <w:szCs w:val="20"/>
          <w:vertAlign w:val="superscript"/>
        </w:rPr>
        <w:t>►</w:t>
      </w:r>
      <w:r>
        <w:rPr>
          <w:rStyle w:val="pxst"/>
        </w:rPr>
        <w:fldChar w:fldCharType="begin"/>
      </w:r>
      <w:r>
        <w:rPr>
          <w:rStyle w:val="pxst"/>
        </w:rPr>
        <w:instrText>st.ref.id="I09KYVV"</w:instrText>
      </w:r>
      <w:r>
        <w:rPr>
          <w:rStyle w:val="pxst"/>
        </w:rPr>
        <w:fldChar w:fldCharType="end"/>
      </w:r>
      <w:r>
        <w:rPr>
          <w:rStyle w:val="pxst"/>
        </w:rPr>
        <w:t>subparagraph (a)(5) of Section 102 of the Not-for-Profit Corporation Law</w:t>
      </w:r>
      <w:r>
        <w:t xml:space="preserve"> and is, and shall continue to be, a charitable corporation under Section 201 thereof.</w:t>
      </w:r>
    </w:p>
    <w:p w14:paraId="2D0D44FA"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4. </w:t>
      </w:r>
    </w:p>
    <w:p w14:paraId="711BEF7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p.ct.id="f477b8b0b92511efa86bc22ba615bad8|39|31:38"</w:instrText>
      </w:r>
      <w:r>
        <w:fldChar w:fldCharType="end"/>
      </w:r>
      <w:r>
        <w:t xml:space="preserve">The text of the Certificate of Incorporation is hereby restated in its entirety without any further amendment as follows: </w:t>
      </w:r>
      <w:r>
        <w:rPr>
          <w:rStyle w:val="pxfinstr"/>
          <w:i/>
          <w:iCs/>
        </w:rPr>
        <w:t>[restatement of certificate of incorporation]</w:t>
      </w:r>
      <w:r>
        <w:t>.</w:t>
      </w:r>
    </w:p>
    <w:p w14:paraId="57BE1DAA"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5. </w:t>
      </w:r>
    </w:p>
    <w:p w14:paraId="3384EB9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p.ct.id="f477b8b0b92511efa86bc22ba615bad8|39|31:38"</w:instrText>
      </w:r>
      <w:r>
        <w:fldChar w:fldCharType="end"/>
      </w:r>
      <w:r>
        <w:t>This Restated Certificate of Incorporation was duly authorized by unanimous vote of the directors and members entitled to vote thereon.</w:t>
      </w:r>
    </w:p>
    <w:p w14:paraId="0D4E916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p.ct.id="f477b8b0b92511efa86bc22ba615bad8|39|31:38"</w:instrText>
      </w:r>
      <w:r>
        <w:fldChar w:fldCharType="end"/>
      </w:r>
      <w:r>
        <w:t xml:space="preserve">IN WITNESS WHEREOF, the undersigned has executed this Certificate this </w:t>
      </w:r>
      <w:r>
        <w:rPr>
          <w:rStyle w:val="pxfinstr"/>
          <w:i/>
          <w:iCs/>
        </w:rPr>
        <w:t>[ordinal number of day]</w:t>
      </w:r>
      <w:r>
        <w:t xml:space="preserve"> day of </w:t>
      </w:r>
      <w:r>
        <w:rPr>
          <w:rStyle w:val="pxfinstr"/>
          <w:i/>
          <w:iCs/>
        </w:rPr>
        <w:t>[name of month]</w:t>
      </w:r>
      <w:r>
        <w:t xml:space="preserve"> </w:t>
      </w:r>
      <w:r>
        <w:rPr>
          <w:rStyle w:val="pxfinstr"/>
          <w:i/>
          <w:iCs/>
        </w:rPr>
        <w:t>[identification of year]</w:t>
      </w:r>
      <w:r>
        <w:t>.</w:t>
      </w:r>
    </w:p>
    <w:p w14:paraId="1A2C7023"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35D6BB25"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09D63869"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officer]</w:t>
      </w:r>
    </w:p>
    <w:p w14:paraId="7A3ECFEF"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officer]</w:t>
      </w:r>
    </w:p>
    <w:p w14:paraId="56BC0214" w14:textId="77777777" w:rsidR="004E0EBB" w:rsidRDefault="004E0EBB">
      <w:pPr>
        <w:pStyle w:val="pxformnotes"/>
        <w:jc w:val="center"/>
        <w:rPr>
          <w:sz w:val="24"/>
          <w:szCs w:val="24"/>
        </w:rPr>
      </w:pPr>
      <w:r>
        <w:rPr>
          <w:rStyle w:val="pxvis"/>
          <w:rFonts w:cs="Arial"/>
          <w:bCs/>
          <w:szCs w:val="28"/>
        </w:rPr>
        <w:t>Notes to Form</w:t>
      </w:r>
    </w:p>
    <w:p w14:paraId="05A895A8" w14:textId="77777777" w:rsidR="004E0EBB" w:rsidRDefault="004E0EBB">
      <w:pPr>
        <w:pStyle w:val="pxformnotes"/>
        <w:rPr>
          <w:sz w:val="24"/>
          <w:szCs w:val="24"/>
        </w:rPr>
      </w:pPr>
    </w:p>
    <w:p w14:paraId="2F820016" w14:textId="77777777" w:rsidR="004E0EBB" w:rsidRDefault="004E0EBB">
      <w:pPr>
        <w:pStyle w:val="pxformrr"/>
        <w:rPr>
          <w:sz w:val="24"/>
          <w:szCs w:val="24"/>
        </w:rPr>
      </w:pPr>
      <w:r>
        <w:rPr>
          <w:rStyle w:val="pxvis"/>
          <w:rFonts w:cs="Arial"/>
          <w:bCs/>
          <w:szCs w:val="28"/>
        </w:rPr>
        <w:t>Research References</w:t>
      </w:r>
    </w:p>
    <w:p w14:paraId="294A0C5B"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tk.ref.id="I09KYVY"</w:instrText>
      </w:r>
      <w:r>
        <w:rPr>
          <w:rStyle w:val="pxtk"/>
        </w:rPr>
        <w:fldChar w:fldCharType="end"/>
      </w:r>
      <w:r>
        <w:rPr>
          <w:rStyle w:val="pxtk"/>
        </w:rPr>
        <w:t>West's Key Number Digest, Corporations and Business Organizations &amp;key;3374</w:t>
      </w:r>
    </w:p>
    <w:p w14:paraId="18C8DA06" w14:textId="77777777" w:rsidR="004E0EBB" w:rsidRDefault="004E0EBB">
      <w:pPr>
        <w:pStyle w:val="pxs"/>
        <w:spacing w:before="180"/>
        <w:rPr>
          <w:sz w:val="27"/>
          <w:szCs w:val="27"/>
        </w:rPr>
      </w:pPr>
      <w:r>
        <w:rPr>
          <w:sz w:val="27"/>
          <w:szCs w:val="27"/>
        </w:rPr>
        <w:t>31:39. Certificate of incorporator's action</w:t>
      </w:r>
    </w:p>
    <w:p w14:paraId="6C60DF49" w14:textId="77777777" w:rsidR="004E0EBB" w:rsidRDefault="004E0EBB">
      <w:pPr>
        <w:pStyle w:val="pxov"/>
        <w:rPr>
          <w:vanish/>
        </w:rPr>
      </w:pPr>
      <w:r>
        <w:rPr>
          <w:vanish/>
        </w:rPr>
        <w:t>FMS</w:t>
      </w:r>
    </w:p>
    <w:p w14:paraId="5B62DBD2" w14:textId="77777777" w:rsidR="004E0EBB" w:rsidRDefault="004E0EBB">
      <w:pPr>
        <w:pStyle w:val="pxov"/>
        <w:rPr>
          <w:vanish/>
        </w:rPr>
      </w:pPr>
      <w:r>
        <w:rPr>
          <w:vanish/>
        </w:rPr>
        <w:t>NFP</w:t>
      </w:r>
    </w:p>
    <w:p w14:paraId="7A97DB21" w14:textId="77777777" w:rsidR="004E0EBB" w:rsidRDefault="004E0EBB">
      <w:pPr>
        <w:pStyle w:val="pxov"/>
        <w:rPr>
          <w:vanish/>
        </w:rPr>
      </w:pPr>
      <w:r>
        <w:rPr>
          <w:vanish/>
        </w:rPr>
        <w:t>COL</w:t>
      </w:r>
    </w:p>
    <w:p w14:paraId="2EBE8B02" w14:textId="77777777" w:rsidR="004E0EBB" w:rsidRDefault="004E0EBB">
      <w:pPr>
        <w:pStyle w:val="pxov"/>
        <w:rPr>
          <w:vanish/>
        </w:rPr>
      </w:pPr>
      <w:r>
        <w:rPr>
          <w:vanish/>
        </w:rPr>
        <w:t>FCV</w:t>
      </w:r>
    </w:p>
    <w:p w14:paraId="5EE795AE" w14:textId="77777777" w:rsidR="004E0EBB" w:rsidRDefault="004E0EBB">
      <w:pPr>
        <w:pStyle w:val="pxov"/>
        <w:rPr>
          <w:vanish/>
        </w:rPr>
      </w:pPr>
      <w:r>
        <w:rPr>
          <w:vanish/>
        </w:rPr>
        <w:t>FTR</w:t>
      </w:r>
    </w:p>
    <w:p w14:paraId="756618C3" w14:textId="77777777" w:rsidR="004E0EBB" w:rsidRDefault="004E0EBB">
      <w:pPr>
        <w:pStyle w:val="pxov"/>
        <w:rPr>
          <w:vanish/>
        </w:rPr>
      </w:pPr>
      <w:r>
        <w:rPr>
          <w:vanish/>
        </w:rPr>
        <w:t>EBL</w:t>
      </w:r>
    </w:p>
    <w:p w14:paraId="68D0E7E6" w14:textId="77777777" w:rsidR="004E0EBB" w:rsidRDefault="004E0EBB">
      <w:pPr>
        <w:pStyle w:val="pxov"/>
        <w:rPr>
          <w:vanish/>
        </w:rPr>
      </w:pPr>
      <w:r>
        <w:rPr>
          <w:vanish/>
        </w:rPr>
        <w:t>TEM</w:t>
      </w:r>
    </w:p>
    <w:p w14:paraId="315D5486" w14:textId="77777777" w:rsidR="004E0EBB" w:rsidRDefault="004E0EBB">
      <w:pPr>
        <w:pStyle w:val="pxov"/>
        <w:rPr>
          <w:vanish/>
        </w:rPr>
      </w:pPr>
      <w:r>
        <w:rPr>
          <w:vanish/>
        </w:rPr>
        <w:t>MTD</w:t>
      </w:r>
    </w:p>
    <w:p w14:paraId="648056B8"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form.fid="Ic7055d60181b11e68c12afa7f3a24041"</w:instrText>
      </w:r>
      <w:r>
        <w:fldChar w:fldCharType="end"/>
      </w:r>
      <w:r>
        <w:t xml:space="preserve">CERTIFICATE OF INCORPORATOR'S ACTION OF </w:t>
      </w:r>
      <w:r>
        <w:rPr>
          <w:rStyle w:val="pxfinstr"/>
          <w:i/>
          <w:iCs/>
        </w:rPr>
        <w:t>[NAME OF CORPORATION]</w:t>
      </w:r>
      <w:r>
        <w:t xml:space="preserve"> </w:t>
      </w:r>
    </w:p>
    <w:p w14:paraId="2A8BB9F8"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4D6A32D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p.ct.id="f477b8b0b92511efa86bc22ba615bad8|40|31:39"</w:instrText>
      </w:r>
      <w:r>
        <w:fldChar w:fldCharType="end"/>
      </w:r>
      <w:r>
        <w:t xml:space="preserve">The undersigned, being the sole incorporator of </w:t>
      </w:r>
      <w:r>
        <w:rPr>
          <w:rStyle w:val="pxfinstr"/>
          <w:i/>
          <w:iCs/>
        </w:rPr>
        <w:t>[name of corporation]</w:t>
      </w:r>
      <w:r>
        <w:t xml:space="preserve"> (</w:t>
      </w:r>
      <w:r>
        <w:rPr>
          <w:vanish/>
        </w:rPr>
        <w:t>&amp;ldquo;</w:t>
      </w:r>
      <w:r>
        <w:rPr>
          <w:rStyle w:val="pxvis"/>
          <w:rFonts w:ascii="Times NewRoman" w:hAnsi="Times NewRoman"/>
          <w:b w:val="0"/>
          <w:sz w:val="24"/>
        </w:rPr>
        <w:t>“</w:t>
      </w:r>
      <w:r>
        <w:t>the Corporation</w:t>
      </w:r>
      <w:r>
        <w:rPr>
          <w:vanish/>
        </w:rPr>
        <w:t>&amp;rdquo;</w:t>
      </w:r>
      <w:r>
        <w:rPr>
          <w:rStyle w:val="pxvis"/>
          <w:rFonts w:ascii="Times NewRoman" w:hAnsi="Times NewRoman"/>
          <w:b w:val="0"/>
          <w:sz w:val="24"/>
        </w:rPr>
        <w:t>”</w:t>
      </w:r>
      <w:r>
        <w:t>), hereby consents to, certifies and has taken the following action:</w:t>
      </w:r>
    </w:p>
    <w:p w14:paraId="7E2E24F8" w14:textId="77777777" w:rsidR="004E0EBB" w:rsidRDefault="004E0EBB">
      <w:pPr>
        <w:pStyle w:val="pxformfl"/>
        <w:ind w:left="500"/>
      </w:pPr>
      <w:r>
        <w:t xml:space="preserve"> </w:t>
      </w:r>
    </w:p>
    <w:p w14:paraId="4B4D3262"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 </w:t>
      </w:r>
    </w:p>
    <w:p w14:paraId="6B92AFD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p.ct.id="f477b8b0b92511efa86bc22ba615bad8|40|31:39"</w:instrText>
      </w:r>
      <w:r>
        <w:fldChar w:fldCharType="end"/>
      </w:r>
      <w:r>
        <w:t>Bylaws in the form annexed to this certificate are adopted as the Bylaws of the Corporation.</w:t>
      </w:r>
    </w:p>
    <w:p w14:paraId="7570CDED"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2. </w:t>
      </w:r>
    </w:p>
    <w:p w14:paraId="0399030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p.ct.id="f477b8b0b92511efa86bc22ba615bad8|40|31:39"</w:instrText>
      </w:r>
      <w:r>
        <w:fldChar w:fldCharType="end"/>
      </w:r>
      <w:r>
        <w:t xml:space="preserve">The following persons, each of whom has previously indicated willingness to serve, are elected directors of the Corporation: </w:t>
      </w:r>
      <w:r>
        <w:rPr>
          <w:rStyle w:val="pxfinstr"/>
          <w:i/>
          <w:iCs/>
        </w:rPr>
        <w:t>[names of directors]</w:t>
      </w:r>
      <w:r>
        <w:t>.</w:t>
      </w:r>
    </w:p>
    <w:p w14:paraId="2014BAE5"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565296E4"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39738F68"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w:t>
      </w:r>
    </w:p>
    <w:p w14:paraId="215155CF"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855B58C"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incorporator]</w:t>
      </w:r>
    </w:p>
    <w:p w14:paraId="1B22A36A"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Incorporator</w:t>
      </w:r>
    </w:p>
    <w:p w14:paraId="1AE3CE09" w14:textId="77777777" w:rsidR="004E0EBB" w:rsidRDefault="004E0EBB">
      <w:pPr>
        <w:pStyle w:val="pxformnotes"/>
        <w:jc w:val="center"/>
        <w:rPr>
          <w:sz w:val="24"/>
          <w:szCs w:val="24"/>
        </w:rPr>
      </w:pPr>
      <w:r>
        <w:rPr>
          <w:rStyle w:val="pxvis"/>
          <w:rFonts w:cs="Arial"/>
          <w:bCs/>
          <w:szCs w:val="28"/>
        </w:rPr>
        <w:t>Notes to Form</w:t>
      </w:r>
    </w:p>
    <w:p w14:paraId="3063EF69" w14:textId="77777777" w:rsidR="004E0EBB" w:rsidRDefault="004E0EBB">
      <w:pPr>
        <w:pStyle w:val="pxformnotes"/>
        <w:rPr>
          <w:sz w:val="24"/>
          <w:szCs w:val="24"/>
        </w:rPr>
      </w:pPr>
    </w:p>
    <w:p w14:paraId="04E45535" w14:textId="77777777" w:rsidR="004E0EBB" w:rsidRDefault="004E0EBB">
      <w:pPr>
        <w:pStyle w:val="pxformrr"/>
        <w:rPr>
          <w:sz w:val="24"/>
          <w:szCs w:val="24"/>
        </w:rPr>
      </w:pPr>
      <w:r>
        <w:rPr>
          <w:rStyle w:val="pxvis"/>
          <w:rFonts w:cs="Arial"/>
          <w:bCs/>
          <w:szCs w:val="28"/>
        </w:rPr>
        <w:t>Research References</w:t>
      </w:r>
    </w:p>
    <w:p w14:paraId="46A57F5C"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tk.ref.id="I09KZ1L"</w:instrText>
      </w:r>
      <w:r>
        <w:rPr>
          <w:rStyle w:val="pxtk"/>
        </w:rPr>
        <w:fldChar w:fldCharType="end"/>
      </w:r>
      <w:r>
        <w:rPr>
          <w:rStyle w:val="pxtk"/>
        </w:rPr>
        <w:t>West's Key Number Digest, Corporations and Business Organizations &amp;key;3372</w:t>
      </w:r>
    </w:p>
    <w:p w14:paraId="5613D399"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tk.ref.id="I09NS6H"</w:instrText>
      </w:r>
      <w:r>
        <w:rPr>
          <w:rStyle w:val="pxtk"/>
        </w:rPr>
        <w:fldChar w:fldCharType="end"/>
      </w:r>
      <w:r>
        <w:rPr>
          <w:rStyle w:val="pxtk"/>
        </w:rPr>
        <w:t>West's Key Number Digest, Corporations and Business Organizations &amp;key;3384</w:t>
      </w:r>
    </w:p>
    <w:p w14:paraId="51A972FE" w14:textId="77777777" w:rsidR="004E0EBB" w:rsidRDefault="004E0EBB">
      <w:pPr>
        <w:pStyle w:val="pxs"/>
        <w:spacing w:before="180"/>
        <w:rPr>
          <w:sz w:val="27"/>
          <w:szCs w:val="27"/>
        </w:rPr>
      </w:pPr>
      <w:r>
        <w:rPr>
          <w:sz w:val="27"/>
          <w:szCs w:val="27"/>
        </w:rPr>
        <w:t>31:40. Waiver of notice of first meeting of board of directors</w:t>
      </w:r>
    </w:p>
    <w:p w14:paraId="6CAD4F04" w14:textId="77777777" w:rsidR="004E0EBB" w:rsidRDefault="004E0EBB">
      <w:pPr>
        <w:pStyle w:val="pxov"/>
        <w:rPr>
          <w:vanish/>
        </w:rPr>
      </w:pPr>
      <w:r>
        <w:rPr>
          <w:vanish/>
        </w:rPr>
        <w:t>FMS</w:t>
      </w:r>
    </w:p>
    <w:p w14:paraId="4FBD3700" w14:textId="77777777" w:rsidR="004E0EBB" w:rsidRDefault="004E0EBB">
      <w:pPr>
        <w:pStyle w:val="pxov"/>
        <w:rPr>
          <w:vanish/>
        </w:rPr>
      </w:pPr>
      <w:r>
        <w:rPr>
          <w:vanish/>
        </w:rPr>
        <w:t>NFP</w:t>
      </w:r>
    </w:p>
    <w:p w14:paraId="28F3E03B" w14:textId="77777777" w:rsidR="004E0EBB" w:rsidRDefault="004E0EBB">
      <w:pPr>
        <w:pStyle w:val="pxov"/>
        <w:rPr>
          <w:vanish/>
        </w:rPr>
      </w:pPr>
      <w:r>
        <w:rPr>
          <w:vanish/>
        </w:rPr>
        <w:t>COL</w:t>
      </w:r>
    </w:p>
    <w:p w14:paraId="2EEDFA1F" w14:textId="77777777" w:rsidR="004E0EBB" w:rsidRDefault="004E0EBB">
      <w:pPr>
        <w:pStyle w:val="pxov"/>
        <w:rPr>
          <w:vanish/>
        </w:rPr>
      </w:pPr>
      <w:r>
        <w:rPr>
          <w:vanish/>
        </w:rPr>
        <w:t>FCV</w:t>
      </w:r>
    </w:p>
    <w:p w14:paraId="7AA1440F" w14:textId="77777777" w:rsidR="004E0EBB" w:rsidRDefault="004E0EBB">
      <w:pPr>
        <w:pStyle w:val="pxov"/>
        <w:rPr>
          <w:vanish/>
        </w:rPr>
      </w:pPr>
      <w:r>
        <w:rPr>
          <w:vanish/>
        </w:rPr>
        <w:t>FTR</w:t>
      </w:r>
    </w:p>
    <w:p w14:paraId="17BCFA9F" w14:textId="77777777" w:rsidR="004E0EBB" w:rsidRDefault="004E0EBB">
      <w:pPr>
        <w:pStyle w:val="pxov"/>
        <w:rPr>
          <w:vanish/>
        </w:rPr>
      </w:pPr>
      <w:r>
        <w:rPr>
          <w:vanish/>
        </w:rPr>
        <w:t>EBL</w:t>
      </w:r>
    </w:p>
    <w:p w14:paraId="47E77350" w14:textId="77777777" w:rsidR="004E0EBB" w:rsidRDefault="004E0EBB">
      <w:pPr>
        <w:pStyle w:val="pxov"/>
        <w:rPr>
          <w:vanish/>
        </w:rPr>
      </w:pPr>
      <w:r>
        <w:rPr>
          <w:vanish/>
        </w:rPr>
        <w:t>TEM</w:t>
      </w:r>
    </w:p>
    <w:p w14:paraId="153F9DD4" w14:textId="77777777" w:rsidR="004E0EBB" w:rsidRDefault="004E0EBB">
      <w:pPr>
        <w:pStyle w:val="pxov"/>
        <w:rPr>
          <w:vanish/>
        </w:rPr>
      </w:pPr>
      <w:r>
        <w:rPr>
          <w:vanish/>
        </w:rPr>
        <w:t>MTD</w:t>
      </w:r>
    </w:p>
    <w:p w14:paraId="449698B8"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form.fid="Ic7058470181b11e68c12afa7f3a24041"</w:instrText>
      </w:r>
      <w:r>
        <w:fldChar w:fldCharType="end"/>
      </w:r>
      <w:r>
        <w:t xml:space="preserve">WAIVER OF NOTICE OF FIRST MEETING OF DIRECTORS OF </w:t>
      </w:r>
      <w:r>
        <w:rPr>
          <w:rStyle w:val="pxfinstr"/>
          <w:i/>
          <w:iCs/>
        </w:rPr>
        <w:t>[NAME OF CORPORATION]</w:t>
      </w:r>
      <w:r>
        <w:t xml:space="preserve"> </w:t>
      </w:r>
    </w:p>
    <w:p w14:paraId="606DA85A"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69E078E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p.ct.id="f477b8b0b92511efa86bc22ba615bad8|41|31:40"</w:instrText>
      </w:r>
      <w:r>
        <w:fldChar w:fldCharType="end"/>
      </w:r>
      <w:r>
        <w:t>We, the undersigned being all of the Board Members of the above corporation, hereby agree and consent that the first meeting of the board members be held on the date and at the time and place stated below for the purpose of electing officers and the transaction thereat of all such other business as may lawfully come before said meeting and hereby waive all notice of the meeting and of any adjournment thereof.</w:t>
      </w:r>
    </w:p>
    <w:p w14:paraId="638B51EB"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72D284F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p.ct.id="f477b8b0b92511efa86bc22ba615bad8|41|31:40"</w:instrText>
      </w:r>
      <w:r>
        <w:fldChar w:fldCharType="end"/>
      </w:r>
      <w:r>
        <w:t xml:space="preserve">Place of meeting: </w:t>
      </w:r>
      <w:r>
        <w:rPr>
          <w:rStyle w:val="pxfinstr"/>
          <w:i/>
          <w:iCs/>
        </w:rPr>
        <w:t>[address of meeting]</w:t>
      </w:r>
    </w:p>
    <w:p w14:paraId="114363A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p.ct.id="f477b8b0b92511efa86bc22ba615bad8|41|31:40"</w:instrText>
      </w:r>
      <w:r>
        <w:fldChar w:fldCharType="end"/>
      </w:r>
      <w:r>
        <w:t xml:space="preserve">Date of meeting: </w:t>
      </w:r>
      <w:r>
        <w:rPr>
          <w:rStyle w:val="pxfinstr"/>
          <w:i/>
          <w:iCs/>
        </w:rPr>
        <w:t>[date of meeting]</w:t>
      </w:r>
    </w:p>
    <w:p w14:paraId="6152BD6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p.ct.id="f477b8b0b92511efa86bc22ba615bad8|41|31:40"</w:instrText>
      </w:r>
      <w:r>
        <w:fldChar w:fldCharType="end"/>
      </w:r>
      <w:r>
        <w:t xml:space="preserve">Time of meeting: </w:t>
      </w:r>
      <w:r>
        <w:rPr>
          <w:rStyle w:val="pxfinstr"/>
          <w:i/>
          <w:iCs/>
        </w:rPr>
        <w:t>[time of meeting]</w:t>
      </w:r>
    </w:p>
    <w:p w14:paraId="3E3A14E7"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5540C9FE"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waiver]</w:t>
      </w:r>
    </w:p>
    <w:p w14:paraId="3191FA94"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846C96C"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board member 1]</w:t>
      </w:r>
    </w:p>
    <w:p w14:paraId="5EA9FCEA"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board member 1]</w:t>
      </w:r>
    </w:p>
    <w:p w14:paraId="3A587E31"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6FEDE7D4"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board member 2]</w:t>
      </w:r>
    </w:p>
    <w:p w14:paraId="14E39B8A"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board member 2]</w:t>
      </w:r>
    </w:p>
    <w:p w14:paraId="7AD2C9C8"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0393F6E5"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board member 3]</w:t>
      </w:r>
    </w:p>
    <w:p w14:paraId="5E735EC5"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board member 3]</w:t>
      </w:r>
    </w:p>
    <w:p w14:paraId="0B079285" w14:textId="77777777" w:rsidR="004E0EBB" w:rsidRDefault="004E0EBB">
      <w:pPr>
        <w:pStyle w:val="pxformnotes"/>
        <w:jc w:val="center"/>
        <w:rPr>
          <w:sz w:val="24"/>
          <w:szCs w:val="24"/>
        </w:rPr>
      </w:pPr>
      <w:r>
        <w:rPr>
          <w:rStyle w:val="pxvis"/>
          <w:rFonts w:cs="Arial"/>
          <w:bCs/>
          <w:szCs w:val="28"/>
        </w:rPr>
        <w:t>Notes to Form</w:t>
      </w:r>
    </w:p>
    <w:p w14:paraId="3C8CC1D2" w14:textId="77777777" w:rsidR="004E0EBB" w:rsidRDefault="004E0EBB">
      <w:pPr>
        <w:pStyle w:val="pxformnotes"/>
        <w:rPr>
          <w:sz w:val="24"/>
          <w:szCs w:val="24"/>
        </w:rPr>
      </w:pPr>
    </w:p>
    <w:p w14:paraId="7EF47665" w14:textId="77777777" w:rsidR="004E0EBB" w:rsidRDefault="004E0EBB">
      <w:pPr>
        <w:pStyle w:val="pxformrr"/>
        <w:rPr>
          <w:sz w:val="24"/>
          <w:szCs w:val="24"/>
        </w:rPr>
      </w:pPr>
      <w:r>
        <w:rPr>
          <w:rStyle w:val="pxvis"/>
          <w:rFonts w:cs="Arial"/>
          <w:bCs/>
          <w:szCs w:val="28"/>
        </w:rPr>
        <w:t>Research References</w:t>
      </w:r>
    </w:p>
    <w:p w14:paraId="036EEA1F"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tk.ref.id="I09KZ1Q"</w:instrText>
      </w:r>
      <w:r>
        <w:rPr>
          <w:rStyle w:val="pxtk"/>
        </w:rPr>
        <w:fldChar w:fldCharType="end"/>
      </w:r>
      <w:r>
        <w:rPr>
          <w:rStyle w:val="pxtk"/>
        </w:rPr>
        <w:t>West's Key Number Digest, Corporations and Business Organizations &amp;key;3370</w:t>
      </w:r>
    </w:p>
    <w:p w14:paraId="51184A41" w14:textId="77777777" w:rsidR="004E0EBB" w:rsidRDefault="004E0EBB">
      <w:pPr>
        <w:pStyle w:val="pxs"/>
        <w:spacing w:before="180"/>
        <w:rPr>
          <w:sz w:val="27"/>
          <w:szCs w:val="27"/>
        </w:rPr>
      </w:pPr>
      <w:r>
        <w:rPr>
          <w:sz w:val="27"/>
          <w:szCs w:val="27"/>
        </w:rPr>
        <w:t>31:41. Minutes of first meeting of board of directors</w:t>
      </w:r>
    </w:p>
    <w:p w14:paraId="2BE572C9" w14:textId="77777777" w:rsidR="004E0EBB" w:rsidRDefault="004E0EBB">
      <w:pPr>
        <w:pStyle w:val="pxov"/>
        <w:rPr>
          <w:vanish/>
        </w:rPr>
      </w:pPr>
      <w:r>
        <w:rPr>
          <w:vanish/>
        </w:rPr>
        <w:t>FMS</w:t>
      </w:r>
    </w:p>
    <w:p w14:paraId="1C715453" w14:textId="77777777" w:rsidR="004E0EBB" w:rsidRDefault="004E0EBB">
      <w:pPr>
        <w:pStyle w:val="pxov"/>
        <w:rPr>
          <w:vanish/>
        </w:rPr>
      </w:pPr>
      <w:r>
        <w:rPr>
          <w:vanish/>
        </w:rPr>
        <w:t>NFP</w:t>
      </w:r>
    </w:p>
    <w:p w14:paraId="42BCBCAF" w14:textId="77777777" w:rsidR="004E0EBB" w:rsidRDefault="004E0EBB">
      <w:pPr>
        <w:pStyle w:val="pxov"/>
        <w:rPr>
          <w:vanish/>
        </w:rPr>
      </w:pPr>
      <w:r>
        <w:rPr>
          <w:vanish/>
        </w:rPr>
        <w:t>COL</w:t>
      </w:r>
    </w:p>
    <w:p w14:paraId="5D9F58D1" w14:textId="77777777" w:rsidR="004E0EBB" w:rsidRDefault="004E0EBB">
      <w:pPr>
        <w:pStyle w:val="pxov"/>
        <w:rPr>
          <w:vanish/>
        </w:rPr>
      </w:pPr>
      <w:r>
        <w:rPr>
          <w:vanish/>
        </w:rPr>
        <w:t>FCV</w:t>
      </w:r>
    </w:p>
    <w:p w14:paraId="451F428F" w14:textId="77777777" w:rsidR="004E0EBB" w:rsidRDefault="004E0EBB">
      <w:pPr>
        <w:pStyle w:val="pxov"/>
        <w:rPr>
          <w:vanish/>
        </w:rPr>
      </w:pPr>
      <w:r>
        <w:rPr>
          <w:vanish/>
        </w:rPr>
        <w:t>FTR</w:t>
      </w:r>
    </w:p>
    <w:p w14:paraId="5B4952B8" w14:textId="77777777" w:rsidR="004E0EBB" w:rsidRDefault="004E0EBB">
      <w:pPr>
        <w:pStyle w:val="pxov"/>
        <w:rPr>
          <w:vanish/>
        </w:rPr>
      </w:pPr>
      <w:r>
        <w:rPr>
          <w:vanish/>
        </w:rPr>
        <w:t>EBL</w:t>
      </w:r>
    </w:p>
    <w:p w14:paraId="26F756D4" w14:textId="77777777" w:rsidR="004E0EBB" w:rsidRDefault="004E0EBB">
      <w:pPr>
        <w:pStyle w:val="pxov"/>
        <w:rPr>
          <w:vanish/>
        </w:rPr>
      </w:pPr>
      <w:r>
        <w:rPr>
          <w:vanish/>
        </w:rPr>
        <w:t>TEM</w:t>
      </w:r>
    </w:p>
    <w:p w14:paraId="79CAD1C3" w14:textId="77777777" w:rsidR="004E0EBB" w:rsidRDefault="004E0EBB">
      <w:pPr>
        <w:pStyle w:val="pxov"/>
        <w:rPr>
          <w:vanish/>
        </w:rPr>
      </w:pPr>
      <w:r>
        <w:rPr>
          <w:vanish/>
        </w:rPr>
        <w:t>MTD</w:t>
      </w:r>
    </w:p>
    <w:p w14:paraId="74DE225E"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form.fid="Ic705ab80181b11e68c12afa7f3a24041"</w:instrText>
      </w:r>
      <w:r>
        <w:fldChar w:fldCharType="end"/>
      </w:r>
      <w:r>
        <w:t xml:space="preserve">MINUTES OF THE FIRST MEETING OF THE BOARD OF DIRECTORS OF </w:t>
      </w:r>
      <w:r>
        <w:rPr>
          <w:rStyle w:val="pxfinstr"/>
          <w:i/>
          <w:iCs/>
        </w:rPr>
        <w:t>[NAME OF CORPORATION]</w:t>
      </w:r>
      <w:r>
        <w:t xml:space="preserve"> </w:t>
      </w:r>
    </w:p>
    <w:p w14:paraId="08D96C29"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181705B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The Board of Directors of </w:t>
      </w:r>
      <w:r>
        <w:rPr>
          <w:rStyle w:val="pxfinstr"/>
          <w:i/>
          <w:iCs/>
        </w:rPr>
        <w:t>[name of corporation]</w:t>
      </w:r>
      <w:r>
        <w:t xml:space="preserve"> held its first meeting at </w:t>
      </w:r>
      <w:r>
        <w:rPr>
          <w:rStyle w:val="pxfinstr"/>
          <w:i/>
          <w:iCs/>
        </w:rPr>
        <w:t>[location of meeting]</w:t>
      </w:r>
      <w:r>
        <w:t xml:space="preserve">, </w:t>
      </w:r>
      <w:r>
        <w:rPr>
          <w:rStyle w:val="pxfinstr"/>
          <w:i/>
          <w:iCs/>
        </w:rPr>
        <w:t>[name of city]</w:t>
      </w:r>
      <w:r>
        <w:t xml:space="preserve">, NY </w:t>
      </w:r>
      <w:r>
        <w:rPr>
          <w:rStyle w:val="pxfinstr"/>
          <w:i/>
          <w:iCs/>
        </w:rPr>
        <w:t>[specification of ZIP code]</w:t>
      </w:r>
      <w:r>
        <w:t xml:space="preserve"> on </w:t>
      </w:r>
      <w:r>
        <w:rPr>
          <w:rStyle w:val="pxfinstr"/>
          <w:i/>
          <w:iCs/>
        </w:rPr>
        <w:t>[date of meeting]</w:t>
      </w:r>
      <w:r>
        <w:t>.</w:t>
      </w:r>
    </w:p>
    <w:p w14:paraId="4641EB8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The following directors, constituting a quorum of the full board, were present at the meeting:</w:t>
      </w:r>
    </w:p>
    <w:p w14:paraId="69F59BE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rPr>
          <w:rStyle w:val="pxfinstr"/>
          <w:i/>
          <w:iCs/>
        </w:rPr>
        <w:t>[names of directors present]</w:t>
      </w:r>
    </w:p>
    <w:p w14:paraId="0E6A71B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The following directors were absent: </w:t>
      </w:r>
      <w:r>
        <w:rPr>
          <w:rStyle w:val="pxfinstr"/>
          <w:i/>
          <w:iCs/>
        </w:rPr>
        <w:t>[[names of directors absent]/none]</w:t>
      </w:r>
    </w:p>
    <w:p w14:paraId="249944EF"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26F65B4B" w14:textId="77777777" w:rsidR="004E0EBB" w:rsidRDefault="004E0EBB">
      <w:pPr>
        <w:pStyle w:val="pxformfl"/>
        <w:ind w:left="500"/>
      </w:pPr>
      <w:r>
        <w:t xml:space="preserve"> </w:t>
      </w:r>
    </w:p>
    <w:p w14:paraId="54191740"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BYLAWS APPROVAL</w:t>
      </w:r>
    </w:p>
    <w:p w14:paraId="619DC54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The Corporation distributed its Bylaws to the officers of the Corporation. Upon motion duly made and seconded, it was</w:t>
      </w:r>
    </w:p>
    <w:p w14:paraId="7CA5CBC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RESOLVED, the Corporation's proposed Bylaws are adopted in full.</w:t>
      </w:r>
    </w:p>
    <w:p w14:paraId="7F8821E1"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2488ADC0"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 xml:space="preserve">APPLICATION FOR RECOGNITION OF EXEMPTION UNDER </w:t>
      </w:r>
      <w:r>
        <w:rPr>
          <w:rStyle w:val="pxst"/>
          <w:color w:val="FF0000"/>
          <w:sz w:val="20"/>
          <w:szCs w:val="20"/>
          <w:vertAlign w:val="superscript"/>
        </w:rPr>
        <w:t>►</w:t>
      </w:r>
      <w:r>
        <w:rPr>
          <w:rStyle w:val="pxst"/>
        </w:rPr>
        <w:fldChar w:fldCharType="begin"/>
      </w:r>
      <w:r>
        <w:rPr>
          <w:rStyle w:val="pxst"/>
        </w:rPr>
        <w:instrText>st.ref.id="I054JO9"</w:instrText>
      </w:r>
      <w:r>
        <w:rPr>
          <w:rStyle w:val="pxst"/>
        </w:rPr>
        <w:fldChar w:fldCharType="end"/>
      </w:r>
      <w:r>
        <w:rPr>
          <w:rStyle w:val="pxst"/>
        </w:rPr>
        <w:t>SECTION 501(c)(3) OF THE INTERNAL REVENUE CODE</w:t>
      </w:r>
    </w:p>
    <w:p w14:paraId="2A7E5FB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rPr>
          <w:rStyle w:val="pxfinstr"/>
          <w:i/>
          <w:iCs/>
        </w:rPr>
        <w:t>[Name of officer]</w:t>
      </w:r>
      <w:r>
        <w:t xml:space="preserve">, </w:t>
      </w:r>
      <w:r>
        <w:rPr>
          <w:rStyle w:val="pxfinstr"/>
          <w:i/>
          <w:iCs/>
        </w:rPr>
        <w:t>[title of officer]</w:t>
      </w:r>
      <w:r>
        <w:t>, talked about the necessity for the corporation to apply to the Internal Revenue Service in order to have the corporation recognized as exempt under section 501(c)(3), and</w:t>
      </w:r>
    </w:p>
    <w:p w14:paraId="4D2AB57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On motion duly made, seconded and unanimously carried, the following resolution was adopted:</w:t>
      </w:r>
    </w:p>
    <w:p w14:paraId="7A8062B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RESOLVED, that the board of directors request </w:t>
      </w:r>
      <w:r>
        <w:rPr>
          <w:rStyle w:val="pxfinstr"/>
          <w:i/>
          <w:iCs/>
        </w:rPr>
        <w:t>[name of company]</w:t>
      </w:r>
      <w:r>
        <w:t xml:space="preserve"> to proceed with the filing of Form 1023 in order to obtain such recognition by the Internal Revenue Service and to be paid the respective fees that might be required to pay with the application.</w:t>
      </w:r>
    </w:p>
    <w:p w14:paraId="2A588B3C"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21E23479"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ELECTION OF DIRECTORS AND OFFICERS</w:t>
      </w:r>
    </w:p>
    <w:p w14:paraId="7E03B7D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A permanent set of officers and directors needs be elected. Upon a motion duly made, seconded and unanimously carried, it was</w:t>
      </w:r>
    </w:p>
    <w:p w14:paraId="6FB14BB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RESOLVED, that the following individuals are elected as directors of the corporation: </w:t>
      </w:r>
      <w:r>
        <w:rPr>
          <w:rStyle w:val="pxfinstr"/>
          <w:i/>
          <w:iCs/>
        </w:rPr>
        <w:t>[names of elected directors]</w:t>
      </w:r>
    </w:p>
    <w:p w14:paraId="7FB2686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FURTHER RESOLVED, that </w:t>
      </w:r>
      <w:r>
        <w:rPr>
          <w:rStyle w:val="pxfinstr"/>
          <w:i/>
          <w:iCs/>
        </w:rPr>
        <w:t>[name of president]</w:t>
      </w:r>
      <w:r>
        <w:t xml:space="preserve"> is elected President of the corporation.</w:t>
      </w:r>
    </w:p>
    <w:p w14:paraId="7A5BDE7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FURTHER RESOLVED, that </w:t>
      </w:r>
      <w:r>
        <w:rPr>
          <w:rStyle w:val="pxfinstr"/>
          <w:i/>
          <w:iCs/>
        </w:rPr>
        <w:t>[name of vice-president]</w:t>
      </w:r>
      <w:r>
        <w:t xml:space="preserve"> is elected Vice-President of the corporation.</w:t>
      </w:r>
    </w:p>
    <w:p w14:paraId="3171FA6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FURTHER RESOLVED, that </w:t>
      </w:r>
      <w:r>
        <w:rPr>
          <w:rStyle w:val="pxfinstr"/>
          <w:i/>
          <w:iCs/>
        </w:rPr>
        <w:t>[name of treasurer]</w:t>
      </w:r>
      <w:r>
        <w:t xml:space="preserve"> is elected Treasurer of the corporation.</w:t>
      </w:r>
    </w:p>
    <w:p w14:paraId="7CA041C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FURTHER RESOLVED, that </w:t>
      </w:r>
      <w:r>
        <w:rPr>
          <w:rStyle w:val="pxfinstr"/>
          <w:i/>
          <w:iCs/>
        </w:rPr>
        <w:t>[name of secretary]</w:t>
      </w:r>
      <w:r>
        <w:t xml:space="preserve"> is elected Secretary.</w:t>
      </w:r>
    </w:p>
    <w:p w14:paraId="2B08022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FURTHER RESOLVED, that </w:t>
      </w:r>
      <w:r>
        <w:rPr>
          <w:rStyle w:val="pxfinstr"/>
          <w:i/>
          <w:iCs/>
        </w:rPr>
        <w:t>[name of director 1]</w:t>
      </w:r>
      <w:r>
        <w:t xml:space="preserve"> is elected Director.</w:t>
      </w:r>
    </w:p>
    <w:p w14:paraId="6D48497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FURTHER RESOLVED, that </w:t>
      </w:r>
      <w:r>
        <w:rPr>
          <w:rStyle w:val="pxfinstr"/>
          <w:i/>
          <w:iCs/>
        </w:rPr>
        <w:t>[name of director 2]</w:t>
      </w:r>
      <w:r>
        <w:t xml:space="preserve"> is elected Director.</w:t>
      </w:r>
    </w:p>
    <w:p w14:paraId="09385C1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 xml:space="preserve">FURTHER RESOLVED, that </w:t>
      </w:r>
      <w:r>
        <w:rPr>
          <w:rStyle w:val="pxfinstr"/>
          <w:i/>
          <w:iCs/>
        </w:rPr>
        <w:t>[name of director 3]</w:t>
      </w:r>
      <w:r>
        <w:t xml:space="preserve"> is elected Director.</w:t>
      </w:r>
    </w:p>
    <w:p w14:paraId="52328965"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77CDBEC1"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MISCELLANEOUS</w:t>
      </w:r>
    </w:p>
    <w:p w14:paraId="2B1BF4D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p.ct.id="f477b8b0b92511efa86bc22ba615bad8|42|31:41"</w:instrText>
      </w:r>
      <w:r>
        <w:fldChar w:fldCharType="end"/>
      </w:r>
      <w:r>
        <w:t>Because there was no further business to come before the meeting, on motion duly made and seconded, the meeting was adjourned.</w:t>
      </w:r>
    </w:p>
    <w:p w14:paraId="6A8D9AC6"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55778BA0"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minutes]</w:t>
      </w:r>
    </w:p>
    <w:p w14:paraId="66344FF7"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FECA492"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3472802F"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27AC4A64" w14:textId="77777777" w:rsidR="004E0EBB" w:rsidRDefault="004E0EBB">
      <w:pPr>
        <w:pStyle w:val="pxformnotes"/>
        <w:jc w:val="center"/>
        <w:rPr>
          <w:sz w:val="24"/>
          <w:szCs w:val="24"/>
        </w:rPr>
      </w:pPr>
      <w:r>
        <w:rPr>
          <w:rStyle w:val="pxvis"/>
          <w:rFonts w:cs="Arial"/>
          <w:bCs/>
          <w:szCs w:val="28"/>
        </w:rPr>
        <w:t>Notes to Form</w:t>
      </w:r>
    </w:p>
    <w:p w14:paraId="17AEA477" w14:textId="77777777" w:rsidR="004E0EBB" w:rsidRDefault="004E0EBB">
      <w:pPr>
        <w:pStyle w:val="pxformnotes"/>
        <w:rPr>
          <w:sz w:val="24"/>
          <w:szCs w:val="24"/>
        </w:rPr>
      </w:pPr>
    </w:p>
    <w:p w14:paraId="21E81D4F" w14:textId="77777777" w:rsidR="004E0EBB" w:rsidRDefault="004E0EBB">
      <w:pPr>
        <w:pStyle w:val="pxformrr"/>
        <w:rPr>
          <w:sz w:val="24"/>
          <w:szCs w:val="24"/>
        </w:rPr>
      </w:pPr>
      <w:r>
        <w:rPr>
          <w:rStyle w:val="pxvis"/>
          <w:rFonts w:cs="Arial"/>
          <w:bCs/>
          <w:szCs w:val="28"/>
        </w:rPr>
        <w:t>Research References</w:t>
      </w:r>
    </w:p>
    <w:p w14:paraId="60B91C64"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tk.ref.id="I054JQP"</w:instrText>
      </w:r>
      <w:r>
        <w:rPr>
          <w:rStyle w:val="pxtk"/>
        </w:rPr>
        <w:fldChar w:fldCharType="end"/>
      </w:r>
      <w:r>
        <w:rPr>
          <w:rStyle w:val="pxtk"/>
        </w:rPr>
        <w:t>West's Key Number Digest, Corporations and Business Organizations &amp;key;3410</w:t>
      </w:r>
    </w:p>
    <w:p w14:paraId="3883071D" w14:textId="77777777" w:rsidR="004E0EBB" w:rsidRDefault="004E0EBB">
      <w:pPr>
        <w:pStyle w:val="pxs"/>
        <w:spacing w:before="180"/>
        <w:rPr>
          <w:sz w:val="27"/>
          <w:szCs w:val="27"/>
        </w:rPr>
      </w:pPr>
      <w:r>
        <w:rPr>
          <w:sz w:val="27"/>
          <w:szCs w:val="27"/>
        </w:rPr>
        <w:t>31:42. Minutes of first meeting of board of directors</w:t>
      </w:r>
      <w:r>
        <w:rPr>
          <w:rStyle w:val="pxsep"/>
        </w:rPr>
        <w:t xml:space="preserve">-- </w:t>
      </w:r>
      <w:r>
        <w:rPr>
          <w:sz w:val="27"/>
          <w:szCs w:val="27"/>
        </w:rPr>
        <w:t>Payment of organizational expenses</w:t>
      </w:r>
    </w:p>
    <w:p w14:paraId="15B4B4C3" w14:textId="77777777" w:rsidR="004E0EBB" w:rsidRDefault="004E0EBB">
      <w:pPr>
        <w:pStyle w:val="pxov"/>
        <w:rPr>
          <w:vanish/>
        </w:rPr>
      </w:pPr>
      <w:r>
        <w:rPr>
          <w:vanish/>
        </w:rPr>
        <w:t>FMS</w:t>
      </w:r>
    </w:p>
    <w:p w14:paraId="50874C6B" w14:textId="77777777" w:rsidR="004E0EBB" w:rsidRDefault="004E0EBB">
      <w:pPr>
        <w:pStyle w:val="pxov"/>
        <w:rPr>
          <w:vanish/>
        </w:rPr>
      </w:pPr>
      <w:r>
        <w:rPr>
          <w:vanish/>
        </w:rPr>
        <w:t>NFP</w:t>
      </w:r>
    </w:p>
    <w:p w14:paraId="718B8BD2" w14:textId="77777777" w:rsidR="004E0EBB" w:rsidRDefault="004E0EBB">
      <w:pPr>
        <w:pStyle w:val="pxov"/>
        <w:rPr>
          <w:vanish/>
        </w:rPr>
      </w:pPr>
      <w:r>
        <w:rPr>
          <w:vanish/>
        </w:rPr>
        <w:t>COL</w:t>
      </w:r>
    </w:p>
    <w:p w14:paraId="117FE729" w14:textId="77777777" w:rsidR="004E0EBB" w:rsidRDefault="004E0EBB">
      <w:pPr>
        <w:pStyle w:val="pxov"/>
        <w:rPr>
          <w:vanish/>
        </w:rPr>
      </w:pPr>
      <w:r>
        <w:rPr>
          <w:vanish/>
        </w:rPr>
        <w:t>FCV</w:t>
      </w:r>
    </w:p>
    <w:p w14:paraId="72D3CAB6" w14:textId="77777777" w:rsidR="004E0EBB" w:rsidRDefault="004E0EBB">
      <w:pPr>
        <w:pStyle w:val="pxov"/>
        <w:rPr>
          <w:vanish/>
        </w:rPr>
      </w:pPr>
      <w:r>
        <w:rPr>
          <w:vanish/>
        </w:rPr>
        <w:t>FTR</w:t>
      </w:r>
    </w:p>
    <w:p w14:paraId="42149883" w14:textId="77777777" w:rsidR="004E0EBB" w:rsidRDefault="004E0EBB">
      <w:pPr>
        <w:pStyle w:val="pxov"/>
        <w:rPr>
          <w:vanish/>
        </w:rPr>
      </w:pPr>
      <w:r>
        <w:rPr>
          <w:vanish/>
        </w:rPr>
        <w:t>EBL</w:t>
      </w:r>
    </w:p>
    <w:p w14:paraId="2B2B9EC0" w14:textId="77777777" w:rsidR="004E0EBB" w:rsidRDefault="004E0EBB">
      <w:pPr>
        <w:pStyle w:val="pxov"/>
        <w:rPr>
          <w:vanish/>
        </w:rPr>
      </w:pPr>
      <w:r>
        <w:rPr>
          <w:vanish/>
        </w:rPr>
        <w:t>TEM</w:t>
      </w:r>
    </w:p>
    <w:p w14:paraId="4375F854" w14:textId="77777777" w:rsidR="004E0EBB" w:rsidRDefault="004E0EBB">
      <w:pPr>
        <w:pStyle w:val="pxov"/>
        <w:rPr>
          <w:vanish/>
        </w:rPr>
      </w:pPr>
      <w:r>
        <w:rPr>
          <w:vanish/>
        </w:rPr>
        <w:t>MTD</w:t>
      </w:r>
    </w:p>
    <w:p w14:paraId="1FC47A6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form.fid="Ic70620b0181b11e68c12afa7f3a24041"</w:instrText>
      </w:r>
      <w:r>
        <w:fldChar w:fldCharType="end"/>
      </w:r>
      <w:r>
        <w:rPr>
          <w:color w:val="FF0000"/>
          <w:sz w:val="20"/>
          <w:szCs w:val="20"/>
          <w:vertAlign w:val="superscript"/>
        </w:rPr>
        <w:t>►</w:t>
      </w:r>
      <w:r>
        <w:fldChar w:fldCharType="begin"/>
      </w:r>
      <w:r>
        <w:instrText>p.ct.id="f477b8b0b92511efa86bc22ba615bad8|43|31:42"</w:instrText>
      </w:r>
      <w:r>
        <w:fldChar w:fldCharType="end"/>
      </w:r>
      <w:r>
        <w:t xml:space="preserve">Minutes of the first meeting of the board of directors named in the certificate of incorporation of </w:t>
      </w:r>
      <w:r>
        <w:rPr>
          <w:rStyle w:val="pxfinstr"/>
          <w:i/>
          <w:iCs/>
        </w:rPr>
        <w:t>[name of corporation]</w:t>
      </w:r>
      <w:r>
        <w:t xml:space="preserve">, a New York not-for-profit corporation, which meeting was held at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State of New York, on </w:t>
      </w:r>
      <w:r>
        <w:rPr>
          <w:rStyle w:val="pxfinstr"/>
          <w:i/>
          <w:iCs/>
        </w:rPr>
        <w:t>[date of first meeting]</w:t>
      </w:r>
      <w:r>
        <w:t xml:space="preserve">, at </w:t>
      </w:r>
      <w:r>
        <w:rPr>
          <w:rStyle w:val="pxfinstr"/>
          <w:i/>
          <w:iCs/>
        </w:rPr>
        <w:t>[time of first meeting]</w:t>
      </w:r>
      <w:r>
        <w:t>.</w:t>
      </w:r>
    </w:p>
    <w:p w14:paraId="4F9934C9" w14:textId="77777777" w:rsidR="004E0EBB" w:rsidRDefault="004E0EBB">
      <w:pPr>
        <w:pStyle w:val="pxformfl"/>
        <w:ind w:left="500"/>
      </w:pPr>
      <w:r>
        <w:t xml:space="preserve"> </w:t>
      </w:r>
    </w:p>
    <w:p w14:paraId="438ADBA9"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 Attendance. </w:t>
      </w:r>
    </w:p>
    <w:p w14:paraId="4119B7A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 xml:space="preserve">Present at the meeting and constituting a quorum of the full board were: </w:t>
      </w:r>
      <w:r>
        <w:rPr>
          <w:rStyle w:val="pxfinstr"/>
          <w:i/>
          <w:iCs/>
        </w:rPr>
        <w:t>[names of directors in attendance]</w:t>
      </w:r>
      <w:r>
        <w:t>.</w:t>
      </w:r>
    </w:p>
    <w:p w14:paraId="12A7C35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 xml:space="preserve">Absent were: </w:t>
      </w:r>
      <w:r>
        <w:rPr>
          <w:rStyle w:val="pxfinstr"/>
          <w:i/>
          <w:iCs/>
        </w:rPr>
        <w:t>[names of absent directors]</w:t>
      </w:r>
      <w:r>
        <w:t>.</w:t>
      </w:r>
    </w:p>
    <w:p w14:paraId="48FE68A7"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2. Temporary Chairperson and Secretary. </w:t>
      </w:r>
    </w:p>
    <w:p w14:paraId="6301AC6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 xml:space="preserve">On motion duly approved, </w:t>
      </w:r>
      <w:r>
        <w:rPr>
          <w:rStyle w:val="pxfinstr"/>
          <w:i/>
          <w:iCs/>
        </w:rPr>
        <w:t>[name of temporary chairperson]</w:t>
      </w:r>
      <w:r>
        <w:t xml:space="preserve"> was elected temporary chairperson and </w:t>
      </w:r>
      <w:r>
        <w:rPr>
          <w:rStyle w:val="pxfinstr"/>
          <w:i/>
          <w:iCs/>
        </w:rPr>
        <w:t>[name of temporary secretary]</w:t>
      </w:r>
      <w:r>
        <w:t xml:space="preserve"> was elected temporary secretary of the meeting.</w:t>
      </w:r>
    </w:p>
    <w:p w14:paraId="523FCE2C"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3. Call and Notice of Meeting. </w:t>
      </w:r>
    </w:p>
    <w:p w14:paraId="74D5574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rPr>
          <w:rStyle w:val="pxfinstr"/>
          <w:i/>
          <w:iCs/>
        </w:rPr>
        <w:t>[Specification of manner of notice of meeting]</w:t>
      </w:r>
      <w:r>
        <w:t>. On motion duly approved, a copy of the call and notice was made a part of the minutes of this meeting.</w:t>
      </w:r>
    </w:p>
    <w:p w14:paraId="378160AF"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4. Filing of Certificate of Incorporation. </w:t>
      </w:r>
    </w:p>
    <w:p w14:paraId="7966EE0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 xml:space="preserve">The temporary chairperson reported that the original certificate of incorporation was filed with the Secretary of State of the State of New York on </w:t>
      </w:r>
      <w:r>
        <w:rPr>
          <w:rStyle w:val="pxfinstr"/>
          <w:i/>
          <w:iCs/>
        </w:rPr>
        <w:t>[date of filing original certificate of incorporation]</w:t>
      </w:r>
      <w:r>
        <w:t>. A certified copy of the certificate of incorporation, showing the above filing, was delivered to the temporary secretary with directions to insert it in the minute book of the corporation.</w:t>
      </w:r>
    </w:p>
    <w:p w14:paraId="7CC6047D"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5. Adoption of Bylaws. </w:t>
      </w:r>
    </w:p>
    <w:p w14:paraId="53A7251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A draft of bylaws prepared by the attorney for the corporation was presented by the acting secretary, who read the full text to the meeting. After discussion, on motion duly approved, the following resolution was adopted:</w:t>
      </w:r>
    </w:p>
    <w:p w14:paraId="4E47FDE3" w14:textId="77777777" w:rsidR="004E0EBB" w:rsidRDefault="004E0EBB">
      <w:pPr>
        <w:pStyle w:val="pxformqbqp"/>
        <w:ind w:left="500"/>
      </w:pPr>
      <w:r>
        <w:rPr>
          <w:color w:val="FF0000"/>
          <w:vertAlign w:val="superscript"/>
        </w:rPr>
        <w:t>►</w:t>
      </w:r>
      <w:r>
        <w:fldChar w:fldCharType="begin"/>
      </w:r>
      <w:r>
        <w:instrText>qp.pstart="y"</w:instrText>
      </w:r>
      <w:r>
        <w:fldChar w:fldCharType="end"/>
      </w:r>
      <w:r>
        <w:t>Whereas, no bylaws have been adopted governing the conduct of the internal affairs of this corporation; and</w:t>
      </w:r>
    </w:p>
    <w:p w14:paraId="3AE3CF52" w14:textId="77777777" w:rsidR="004E0EBB" w:rsidRDefault="004E0EBB">
      <w:pPr>
        <w:pStyle w:val="pxformqbqp"/>
        <w:ind w:left="500"/>
      </w:pPr>
      <w:r>
        <w:rPr>
          <w:color w:val="FF0000"/>
          <w:vertAlign w:val="superscript"/>
        </w:rPr>
        <w:t>►</w:t>
      </w:r>
      <w:r>
        <w:fldChar w:fldCharType="begin"/>
      </w:r>
      <w:r>
        <w:instrText>qp.pstart="y"</w:instrText>
      </w:r>
      <w:r>
        <w:fldChar w:fldCharType="end"/>
      </w:r>
      <w:r>
        <w:t>Whereas, there has been presented to this meeting a set of bylaws suitable for the purpose, and their adoption is in the best interest of the corporation;</w:t>
      </w:r>
    </w:p>
    <w:p w14:paraId="50955F2B" w14:textId="77777777" w:rsidR="004E0EBB" w:rsidRDefault="004E0EBB">
      <w:pPr>
        <w:pStyle w:val="pxformqbqp"/>
        <w:ind w:left="500"/>
      </w:pPr>
      <w:r>
        <w:rPr>
          <w:color w:val="FF0000"/>
          <w:vertAlign w:val="superscript"/>
        </w:rPr>
        <w:t>►</w:t>
      </w:r>
      <w:r>
        <w:fldChar w:fldCharType="begin"/>
      </w:r>
      <w:r>
        <w:instrText>qp.pstart="y"</w:instrText>
      </w:r>
      <w:r>
        <w:fldChar w:fldCharType="end"/>
      </w:r>
      <w:r>
        <w:t>Resolved, that the bylaws presented to this meeting are adopted as the bylaws of this corporation effective immediately;</w:t>
      </w:r>
    </w:p>
    <w:p w14:paraId="0D70E16C" w14:textId="77777777" w:rsidR="004E0EBB" w:rsidRDefault="004E0EBB">
      <w:pPr>
        <w:pStyle w:val="pxformqbqp"/>
        <w:ind w:left="500"/>
      </w:pPr>
      <w:r>
        <w:rPr>
          <w:color w:val="FF0000"/>
          <w:vertAlign w:val="superscript"/>
        </w:rPr>
        <w:t>►</w:t>
      </w:r>
      <w:r>
        <w:fldChar w:fldCharType="begin"/>
      </w:r>
      <w:r>
        <w:instrText>qp.pstart="y"</w:instrText>
      </w:r>
      <w:r>
        <w:fldChar w:fldCharType="end"/>
      </w:r>
      <w:r>
        <w:t>Further resolved, that the bylaws be authenticated as such by the certificate of the secretary of this corporation and placed in the minute book and that a current, full, and true copy of the bylaws, certified by the Secretary, be kept at the principal office of the corporation for inspection by members at all reasonable times during business hours.</w:t>
      </w:r>
    </w:p>
    <w:p w14:paraId="3E8495D2"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6. Election of Officers. </w:t>
      </w:r>
    </w:p>
    <w:p w14:paraId="7F746BD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The chairperson announced that the bylaws provided for the election of a president, vice-president, secretary, and treasurer and that nominations were in order for the election of such officers. The following slate of officers was then nominated:</w:t>
      </w:r>
    </w:p>
    <w:p w14:paraId="305AB73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rPr>
          <w:rStyle w:val="pxfinstr"/>
          <w:i/>
          <w:iCs/>
        </w:rPr>
        <w:t>[Name of president]</w:t>
      </w:r>
      <w:r>
        <w:t xml:space="preserve">, President; </w:t>
      </w:r>
      <w:r>
        <w:rPr>
          <w:rStyle w:val="pxfinstr"/>
          <w:i/>
          <w:iCs/>
        </w:rPr>
        <w:t>[name of vice-president]</w:t>
      </w:r>
      <w:r>
        <w:t xml:space="preserve">, Vice-President; </w:t>
      </w:r>
      <w:r>
        <w:rPr>
          <w:rStyle w:val="pxfinstr"/>
          <w:i/>
          <w:iCs/>
        </w:rPr>
        <w:t>[name of secretary]</w:t>
      </w:r>
      <w:r>
        <w:t xml:space="preserve">, Secretary; </w:t>
      </w:r>
      <w:r>
        <w:rPr>
          <w:rStyle w:val="pxfinstr"/>
          <w:i/>
          <w:iCs/>
        </w:rPr>
        <w:t>[name of treasurer]</w:t>
      </w:r>
      <w:r>
        <w:t xml:space="preserve">, Treasurer. There being no further nominations, by motion duly approved, the slate of nominees was elected to hold office </w:t>
      </w:r>
      <w:r>
        <w:rPr>
          <w:rStyle w:val="pxfinstr"/>
          <w:i/>
          <w:iCs/>
        </w:rPr>
        <w:t>[OPTIONAL: for the terms provided in the bylaws]</w:t>
      </w:r>
      <w:r>
        <w:t>.</w:t>
      </w:r>
    </w:p>
    <w:p w14:paraId="23332F7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Each elected officer was present at the meeting and assumed the duties of office. The President replaced the temporary chairperson as presiding officer of the meeting. The Secretary replaced the temporary secretary of the meeting.</w:t>
      </w:r>
    </w:p>
    <w:p w14:paraId="7DB0BF72"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7. Bond for Treasurer. </w:t>
      </w:r>
    </w:p>
    <w:p w14:paraId="00AD62B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On motion made, seconded, and unanimously carried, it was resolved that the Treasurer be required to post a corporate surety bond in the amount of $</w:t>
      </w:r>
      <w:r>
        <w:rPr>
          <w:rStyle w:val="pxfinstr"/>
          <w:i/>
          <w:iCs/>
        </w:rPr>
        <w:t>[dollar amount of corporate surety bond]</w:t>
      </w:r>
      <w:r>
        <w:t xml:space="preserve"> before assuming the duties of that office and that the President be authorized to approve the bond as to its sufficiency and form.</w:t>
      </w:r>
    </w:p>
    <w:p w14:paraId="16B1BCE9"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8. Adoption of Seal. </w:t>
      </w:r>
    </w:p>
    <w:p w14:paraId="3BA8FEB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 xml:space="preserve">On motion duly approved, it was resolved that the corporation adopt as its seal the words, figures, and design impressed on these minutes consisting of the words </w:t>
      </w:r>
      <w:r>
        <w:rPr>
          <w:rStyle w:val="pxfinstr"/>
          <w:i/>
          <w:iCs/>
        </w:rPr>
        <w:t>[name of corporation]</w:t>
      </w:r>
      <w:r>
        <w:t xml:space="preserve">, and the words and figures </w:t>
      </w:r>
      <w:r>
        <w:rPr>
          <w:vanish/>
        </w:rPr>
        <w:t>&amp;ldquo;</w:t>
      </w:r>
      <w:r>
        <w:rPr>
          <w:rStyle w:val="pxvis"/>
          <w:rFonts w:ascii="Times NewRoman" w:hAnsi="Times NewRoman"/>
          <w:b w:val="0"/>
          <w:sz w:val="24"/>
        </w:rPr>
        <w:t>“</w:t>
      </w:r>
      <w:r>
        <w:t xml:space="preserve">Incorporated on </w:t>
      </w:r>
      <w:r>
        <w:rPr>
          <w:rStyle w:val="pxfinstr"/>
          <w:i/>
          <w:iCs/>
        </w:rPr>
        <w:t>[date of incorporation]</w:t>
      </w:r>
      <w:r>
        <w:t>, State of New York.</w:t>
      </w:r>
      <w:r>
        <w:rPr>
          <w:vanish/>
        </w:rPr>
        <w:t>&amp;rdquo;</w:t>
      </w:r>
      <w:r>
        <w:rPr>
          <w:rStyle w:val="pxvis"/>
          <w:rFonts w:ascii="Times NewRoman" w:hAnsi="Times NewRoman"/>
          <w:b w:val="0"/>
          <w:sz w:val="24"/>
        </w:rPr>
        <w:t>”</w:t>
      </w:r>
      <w:r>
        <w:t xml:space="preserve"> </w:t>
      </w:r>
      <w:r>
        <w:rPr>
          <w:rStyle w:val="pxfinstr"/>
          <w:i/>
          <w:iCs/>
        </w:rPr>
        <w:t>[Impression of seal]</w:t>
      </w:r>
      <w:r>
        <w:t>.</w:t>
      </w:r>
    </w:p>
    <w:p w14:paraId="5D4100D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9. Depository for and Withdrawal of Funds. </w:t>
      </w:r>
    </w:p>
    <w:p w14:paraId="21CB3E5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To provide a depository for the funds of the corporation and to authorize those who may withdraw such funds on behalf of the corporation, on motion duly approved, the following resolution was adopted:</w:t>
      </w:r>
    </w:p>
    <w:p w14:paraId="0D231C1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 xml:space="preserve">Resolved, that </w:t>
      </w:r>
      <w:r>
        <w:rPr>
          <w:rStyle w:val="pxfinstr"/>
          <w:i/>
          <w:iCs/>
        </w:rPr>
        <w:t>[name of financial institution]</w:t>
      </w:r>
      <w:r>
        <w:t xml:space="preserve">, a corporation (the </w:t>
      </w:r>
      <w:r>
        <w:rPr>
          <w:vanish/>
        </w:rPr>
        <w:t>&amp;ldquo;</w:t>
      </w:r>
      <w:r>
        <w:rPr>
          <w:rStyle w:val="pxvis"/>
          <w:rFonts w:ascii="Times NewRoman" w:hAnsi="Times NewRoman"/>
          <w:b w:val="0"/>
          <w:sz w:val="24"/>
        </w:rPr>
        <w:t>“</w:t>
      </w:r>
      <w:r>
        <w:t>depository</w:t>
      </w:r>
      <w:r>
        <w:rPr>
          <w:vanish/>
        </w:rPr>
        <w:t>&amp;rdquo;</w:t>
      </w:r>
      <w:r>
        <w:rPr>
          <w:rStyle w:val="pxvis"/>
          <w:rFonts w:ascii="Times NewRoman" w:hAnsi="Times NewRoman"/>
          <w:b w:val="0"/>
          <w:sz w:val="24"/>
        </w:rPr>
        <w:t>”</w:t>
      </w:r>
      <w:r>
        <w:t>), is selected as a depository for the funds of this corporation and that accounts shall be governed by the rules, regulations, bylaws, and practices, present and future, of the depository, including interest and service charges;</w:t>
      </w:r>
    </w:p>
    <w:p w14:paraId="16FA918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Further resolved, that the following officers of this corporation, who have been regularly elected or appointed:</w:t>
      </w:r>
    </w:p>
    <w:p w14:paraId="25AEA238" w14:textId="77777777" w:rsidR="004E0EBB" w:rsidRDefault="004E0EBB">
      <w:pPr>
        <w:pStyle w:val="pxformtbl"/>
        <w:ind w:left="500"/>
      </w:pPr>
      <w:r>
        <w:t xml:space="preserve"> </w:t>
      </w:r>
      <w:r>
        <w:rPr>
          <w:color w:val="FF0000"/>
          <w:sz w:val="20"/>
          <w:szCs w:val="20"/>
          <w:vertAlign w:val="superscript"/>
        </w:rPr>
        <w:t>►</w:t>
      </w:r>
      <w:r>
        <w:fldChar w:fldCharType="begin"/>
      </w:r>
      <w:r>
        <w:instrText>tbl.date.updated="0"</w:instrText>
      </w:r>
      <w:r>
        <w:fldChar w:fldCharType="end"/>
      </w:r>
      <w:r>
        <w:fldChar w:fldCharType="begin"/>
      </w:r>
      <w:r>
        <w:instrText>tbl.ident="I03HLM2"</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tbl.uuid="I029NZZ"</w:instrText>
      </w:r>
      <w:r>
        <w:fldChar w:fldCharType="end"/>
      </w:r>
    </w:p>
    <w:p w14:paraId="37920993" w14:textId="77777777" w:rsidR="004E0EBB" w:rsidRDefault="004E0EBB">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78860DF6" w14:textId="77777777" w:rsidR="004E0EBB" w:rsidRDefault="004E0EBB">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9D29419" w14:textId="77777777" w:rsidR="004E0EBB" w:rsidRDefault="004E0EBB">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p>
    <w:p w14:paraId="2E885521" w14:textId="77777777" w:rsidR="004E0EBB" w:rsidRDefault="004E0EBB">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p>
    <w:p w14:paraId="3F36A8DB" w14:textId="77777777" w:rsidR="004E0EBB" w:rsidRDefault="004E0EBB">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4E0EBB" w14:paraId="7D33A0FE" w14:textId="77777777">
        <w:tblPrEx>
          <w:tblCellMar>
            <w:top w:w="0" w:type="dxa"/>
            <w:left w:w="0" w:type="dxa"/>
            <w:bottom w:w="0" w:type="dxa"/>
            <w:right w:w="0" w:type="dxa"/>
          </w:tblCellMar>
        </w:tblPrEx>
        <w:tc>
          <w:tcPr>
            <w:tcW w:w="4320" w:type="dxa"/>
            <w:tcBorders>
              <w:top w:val="nil"/>
              <w:left w:val="nil"/>
              <w:bottom w:val="nil"/>
              <w:right w:val="nil"/>
            </w:tcBorders>
          </w:tcPr>
          <w:p w14:paraId="2EF8B98B"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Names of Officers</w:t>
            </w:r>
          </w:p>
        </w:tc>
        <w:tc>
          <w:tcPr>
            <w:tcW w:w="4320" w:type="dxa"/>
            <w:tcBorders>
              <w:top w:val="nil"/>
              <w:left w:val="nil"/>
              <w:bottom w:val="nil"/>
              <w:right w:val="nil"/>
            </w:tcBorders>
          </w:tcPr>
          <w:p w14:paraId="16F2D720" w14:textId="77777777" w:rsidR="004E0EBB" w:rsidRDefault="004E0EBB">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Title of Officers</w:t>
            </w:r>
          </w:p>
        </w:tc>
      </w:tr>
    </w:tbl>
    <w:p w14:paraId="40B41D38" w14:textId="77777777" w:rsidR="004E0EBB" w:rsidRDefault="004E0EBB"/>
    <w:tbl>
      <w:tblPr>
        <w:tblW w:w="0" w:type="auto"/>
        <w:tblLayout w:type="fixed"/>
        <w:tblCellMar>
          <w:left w:w="0" w:type="dxa"/>
          <w:right w:w="0" w:type="dxa"/>
        </w:tblCellMar>
        <w:tblLook w:val="0000" w:firstRow="0" w:lastRow="0" w:firstColumn="0" w:lastColumn="0" w:noHBand="0" w:noVBand="0"/>
      </w:tblPr>
      <w:tblGrid>
        <w:gridCol w:w="4320"/>
        <w:gridCol w:w="4320"/>
      </w:tblGrid>
      <w:tr w:rsidR="004E0EBB" w14:paraId="190FCDA8" w14:textId="77777777">
        <w:tblPrEx>
          <w:tblCellMar>
            <w:top w:w="0" w:type="dxa"/>
            <w:left w:w="0" w:type="dxa"/>
            <w:bottom w:w="0" w:type="dxa"/>
            <w:right w:w="0" w:type="dxa"/>
          </w:tblCellMar>
        </w:tblPrEx>
        <w:tc>
          <w:tcPr>
            <w:tcW w:w="4320" w:type="dxa"/>
            <w:tcBorders>
              <w:top w:val="nil"/>
              <w:left w:val="nil"/>
              <w:bottom w:val="nil"/>
              <w:right w:val="nil"/>
            </w:tcBorders>
          </w:tcPr>
          <w:p w14:paraId="58D1CB61"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1]</w:t>
            </w:r>
          </w:p>
        </w:tc>
        <w:tc>
          <w:tcPr>
            <w:tcW w:w="4320" w:type="dxa"/>
            <w:tcBorders>
              <w:top w:val="nil"/>
              <w:left w:val="nil"/>
              <w:bottom w:val="nil"/>
              <w:right w:val="nil"/>
            </w:tcBorders>
          </w:tcPr>
          <w:p w14:paraId="03742082" w14:textId="77777777" w:rsidR="004E0EBB" w:rsidRDefault="004E0EBB">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[title 1]</w:t>
            </w:r>
          </w:p>
        </w:tc>
      </w:tr>
      <w:tr w:rsidR="004E0EBB" w14:paraId="4D288247" w14:textId="77777777">
        <w:tblPrEx>
          <w:tblCellMar>
            <w:top w:w="0" w:type="dxa"/>
            <w:left w:w="0" w:type="dxa"/>
            <w:bottom w:w="0" w:type="dxa"/>
            <w:right w:w="0" w:type="dxa"/>
          </w:tblCellMar>
        </w:tblPrEx>
        <w:tc>
          <w:tcPr>
            <w:tcW w:w="4320" w:type="dxa"/>
            <w:tcBorders>
              <w:top w:val="nil"/>
              <w:left w:val="nil"/>
              <w:bottom w:val="nil"/>
              <w:right w:val="nil"/>
            </w:tcBorders>
          </w:tcPr>
          <w:p w14:paraId="0E5162E0"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2]</w:t>
            </w:r>
          </w:p>
        </w:tc>
        <w:tc>
          <w:tcPr>
            <w:tcW w:w="4320" w:type="dxa"/>
            <w:tcBorders>
              <w:top w:val="nil"/>
              <w:left w:val="nil"/>
              <w:bottom w:val="nil"/>
              <w:right w:val="nil"/>
            </w:tcBorders>
          </w:tcPr>
          <w:p w14:paraId="634AF1BB" w14:textId="77777777" w:rsidR="004E0EBB" w:rsidRDefault="004E0EBB">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[title 2]</w:t>
            </w:r>
          </w:p>
        </w:tc>
      </w:tr>
      <w:tr w:rsidR="004E0EBB" w14:paraId="0EB1F5AA" w14:textId="77777777">
        <w:tblPrEx>
          <w:tblCellMar>
            <w:top w:w="0" w:type="dxa"/>
            <w:left w:w="0" w:type="dxa"/>
            <w:bottom w:w="0" w:type="dxa"/>
            <w:right w:w="0" w:type="dxa"/>
          </w:tblCellMar>
        </w:tblPrEx>
        <w:tc>
          <w:tcPr>
            <w:tcW w:w="4320" w:type="dxa"/>
            <w:tcBorders>
              <w:top w:val="nil"/>
              <w:left w:val="nil"/>
              <w:bottom w:val="nil"/>
              <w:right w:val="nil"/>
            </w:tcBorders>
          </w:tcPr>
          <w:p w14:paraId="261AB47D"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3]</w:t>
            </w:r>
          </w:p>
        </w:tc>
        <w:tc>
          <w:tcPr>
            <w:tcW w:w="4320" w:type="dxa"/>
            <w:tcBorders>
              <w:top w:val="nil"/>
              <w:left w:val="nil"/>
              <w:bottom w:val="nil"/>
              <w:right w:val="nil"/>
            </w:tcBorders>
          </w:tcPr>
          <w:p w14:paraId="698AD8F4" w14:textId="77777777" w:rsidR="004E0EBB" w:rsidRDefault="004E0EBB">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[title 3]</w:t>
            </w:r>
          </w:p>
        </w:tc>
      </w:tr>
      <w:tr w:rsidR="004E0EBB" w14:paraId="5447F3E9" w14:textId="77777777">
        <w:tblPrEx>
          <w:tblCellMar>
            <w:top w:w="0" w:type="dxa"/>
            <w:left w:w="0" w:type="dxa"/>
            <w:bottom w:w="0" w:type="dxa"/>
            <w:right w:w="0" w:type="dxa"/>
          </w:tblCellMar>
        </w:tblPrEx>
        <w:tc>
          <w:tcPr>
            <w:tcW w:w="4320" w:type="dxa"/>
            <w:tcBorders>
              <w:top w:val="nil"/>
              <w:left w:val="nil"/>
              <w:bottom w:val="nil"/>
              <w:right w:val="nil"/>
            </w:tcBorders>
          </w:tcPr>
          <w:p w14:paraId="5C2A393F"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4]</w:t>
            </w:r>
          </w:p>
        </w:tc>
        <w:tc>
          <w:tcPr>
            <w:tcW w:w="4320" w:type="dxa"/>
            <w:tcBorders>
              <w:top w:val="nil"/>
              <w:left w:val="nil"/>
              <w:bottom w:val="nil"/>
              <w:right w:val="nil"/>
            </w:tcBorders>
          </w:tcPr>
          <w:p w14:paraId="5AE31275" w14:textId="77777777" w:rsidR="004E0EBB" w:rsidRDefault="004E0EBB">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[title 4]</w:t>
            </w:r>
          </w:p>
        </w:tc>
      </w:tr>
      <w:tr w:rsidR="004E0EBB" w14:paraId="65DD3DCC" w14:textId="77777777">
        <w:tblPrEx>
          <w:tblCellMar>
            <w:top w:w="0" w:type="dxa"/>
            <w:left w:w="0" w:type="dxa"/>
            <w:bottom w:w="0" w:type="dxa"/>
            <w:right w:w="0" w:type="dxa"/>
          </w:tblCellMar>
        </w:tblPrEx>
        <w:tc>
          <w:tcPr>
            <w:tcW w:w="4320" w:type="dxa"/>
            <w:tcBorders>
              <w:top w:val="nil"/>
              <w:left w:val="nil"/>
              <w:bottom w:val="nil"/>
              <w:right w:val="nil"/>
            </w:tcBorders>
          </w:tcPr>
          <w:p w14:paraId="67651094"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5]</w:t>
            </w:r>
          </w:p>
        </w:tc>
        <w:tc>
          <w:tcPr>
            <w:tcW w:w="4320" w:type="dxa"/>
            <w:tcBorders>
              <w:top w:val="nil"/>
              <w:left w:val="nil"/>
              <w:bottom w:val="nil"/>
              <w:right w:val="nil"/>
            </w:tcBorders>
          </w:tcPr>
          <w:p w14:paraId="2B39DCED" w14:textId="77777777" w:rsidR="004E0EBB" w:rsidRDefault="004E0EBB">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[title 5]</w:t>
            </w:r>
          </w:p>
        </w:tc>
      </w:tr>
      <w:tr w:rsidR="004E0EBB" w14:paraId="4FC86C84" w14:textId="77777777">
        <w:tblPrEx>
          <w:tblCellMar>
            <w:top w:w="0" w:type="dxa"/>
            <w:left w:w="0" w:type="dxa"/>
            <w:bottom w:w="0" w:type="dxa"/>
            <w:right w:w="0" w:type="dxa"/>
          </w:tblCellMar>
        </w:tblPrEx>
        <w:tc>
          <w:tcPr>
            <w:tcW w:w="4320" w:type="dxa"/>
            <w:tcBorders>
              <w:top w:val="nil"/>
              <w:left w:val="nil"/>
              <w:bottom w:val="nil"/>
              <w:right w:val="nil"/>
            </w:tcBorders>
          </w:tcPr>
          <w:p w14:paraId="7398A2CF"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6]</w:t>
            </w:r>
          </w:p>
        </w:tc>
        <w:tc>
          <w:tcPr>
            <w:tcW w:w="4320" w:type="dxa"/>
            <w:tcBorders>
              <w:top w:val="nil"/>
              <w:left w:val="nil"/>
              <w:bottom w:val="nil"/>
              <w:right w:val="nil"/>
            </w:tcBorders>
          </w:tcPr>
          <w:p w14:paraId="41AAC806" w14:textId="77777777" w:rsidR="004E0EBB" w:rsidRDefault="004E0EBB">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[title 6]</w:t>
            </w:r>
          </w:p>
        </w:tc>
      </w:tr>
      <w:tr w:rsidR="004E0EBB" w14:paraId="345CF7DD" w14:textId="77777777">
        <w:tblPrEx>
          <w:tblCellMar>
            <w:top w:w="0" w:type="dxa"/>
            <w:left w:w="0" w:type="dxa"/>
            <w:bottom w:w="0" w:type="dxa"/>
            <w:right w:w="0" w:type="dxa"/>
          </w:tblCellMar>
        </w:tblPrEx>
        <w:tc>
          <w:tcPr>
            <w:tcW w:w="4320" w:type="dxa"/>
            <w:tcBorders>
              <w:top w:val="nil"/>
              <w:left w:val="nil"/>
              <w:bottom w:val="nil"/>
              <w:right w:val="nil"/>
            </w:tcBorders>
          </w:tcPr>
          <w:p w14:paraId="56F7D1BA"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7]</w:t>
            </w:r>
          </w:p>
        </w:tc>
        <w:tc>
          <w:tcPr>
            <w:tcW w:w="4320" w:type="dxa"/>
            <w:tcBorders>
              <w:top w:val="nil"/>
              <w:left w:val="nil"/>
              <w:bottom w:val="nil"/>
              <w:right w:val="nil"/>
            </w:tcBorders>
          </w:tcPr>
          <w:p w14:paraId="7C35BB3C" w14:textId="77777777" w:rsidR="004E0EBB" w:rsidRDefault="004E0EBB">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[title 7]</w:t>
            </w:r>
          </w:p>
        </w:tc>
      </w:tr>
    </w:tbl>
    <w:p w14:paraId="6D9DB7EB" w14:textId="77777777" w:rsidR="004E0EBB" w:rsidRDefault="004E0EBB">
      <w:pPr>
        <w:pStyle w:val="pxtbody"/>
      </w:pPr>
    </w:p>
    <w:p w14:paraId="56A59C05" w14:textId="77777777" w:rsidR="004E0EBB" w:rsidRDefault="004E0EBB"/>
    <w:p w14:paraId="2A5F4A27" w14:textId="77777777" w:rsidR="004E0EBB" w:rsidRDefault="004E0EBB">
      <w:pPr>
        <w:pStyle w:val="pxformcp"/>
      </w:pPr>
      <w:r>
        <w:t>are authorized, on signature of any two of them, to withdraw those funds from the depository on the check of the corporation, signed as provided above, and that the officers authorized to withdraw funds are authorized to endorse and receive payment of bills and notes payable to the corporation;</w:t>
      </w:r>
    </w:p>
    <w:p w14:paraId="24AC87F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Further resolved, that the depository is authorized to pay any such instruments so endorsed and presented to it for payment, including those drawn to the individual order of any officer or any other person authorized to sign the instruments; and</w:t>
      </w:r>
    </w:p>
    <w:p w14:paraId="09E8173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Further resolved, that the authority conferred by these minutes shall remain in full force and effect until written notice of its revocation by the board of directors of this corporation is received by the depository and that the Secretary is authorized and directed to deliver to the depository a certified copy of this resolution and to certify to it the true and correct signatures of the above-named officers.</w:t>
      </w:r>
    </w:p>
    <w:p w14:paraId="27CFA40D"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10. Application for Tax Exemption. </w:t>
      </w:r>
    </w:p>
    <w:p w14:paraId="63D53EF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The matter of corporate exemption from taxation was then discussed. After discussion, on motion duly approved, the following resolution was adopted:</w:t>
      </w:r>
    </w:p>
    <w:p w14:paraId="06DE7FED" w14:textId="77777777" w:rsidR="004E0EBB" w:rsidRDefault="004E0EBB">
      <w:pPr>
        <w:pStyle w:val="pxformqbqp"/>
        <w:ind w:left="500"/>
      </w:pPr>
      <w:r>
        <w:rPr>
          <w:color w:val="FF0000"/>
          <w:vertAlign w:val="superscript"/>
        </w:rPr>
        <w:t>►</w:t>
      </w:r>
      <w:r>
        <w:fldChar w:fldCharType="begin"/>
      </w:r>
      <w:r>
        <w:instrText>qp.pstart="y"</w:instrText>
      </w:r>
      <w:r>
        <w:fldChar w:fldCharType="end"/>
      </w:r>
      <w:r>
        <w:t xml:space="preserve">Whereas, this corporation is organized for [charitable/[description of purpose of formation]] purposes within the meaning of </w:t>
      </w:r>
      <w:r>
        <w:rPr>
          <w:rStyle w:val="pxst"/>
          <w:color w:val="FF0000"/>
          <w:sz w:val="20"/>
          <w:vertAlign w:val="superscript"/>
        </w:rPr>
        <w:t>►</w:t>
      </w:r>
      <w:r>
        <w:rPr>
          <w:rStyle w:val="pxst"/>
          <w:sz w:val="20"/>
        </w:rPr>
        <w:fldChar w:fldCharType="begin"/>
      </w:r>
      <w:r>
        <w:rPr>
          <w:rStyle w:val="pxst"/>
          <w:sz w:val="20"/>
        </w:rPr>
        <w:instrText>st.ref.id="I054K2J"</w:instrText>
      </w:r>
      <w:r>
        <w:rPr>
          <w:rStyle w:val="pxst"/>
          <w:sz w:val="20"/>
        </w:rPr>
        <w:fldChar w:fldCharType="end"/>
      </w:r>
      <w:r>
        <w:rPr>
          <w:rStyle w:val="pxst"/>
          <w:sz w:val="20"/>
        </w:rPr>
        <w:t>Section 501(c)(3) of the Internal Revenue Code</w:t>
      </w:r>
      <w:r>
        <w:t>; and</w:t>
      </w:r>
    </w:p>
    <w:p w14:paraId="20DE5EEC" w14:textId="77777777" w:rsidR="004E0EBB" w:rsidRDefault="004E0EBB">
      <w:pPr>
        <w:pStyle w:val="pxformqbqp"/>
        <w:ind w:left="500"/>
      </w:pPr>
      <w:r>
        <w:rPr>
          <w:color w:val="FF0000"/>
          <w:vertAlign w:val="superscript"/>
        </w:rPr>
        <w:t>►</w:t>
      </w:r>
      <w:r>
        <w:fldChar w:fldCharType="begin"/>
      </w:r>
      <w:r>
        <w:instrText>qp.pstart="y"</w:instrText>
      </w:r>
      <w:r>
        <w:fldChar w:fldCharType="end"/>
      </w:r>
      <w:r>
        <w:t>Whereas, those and other statutes provide that corporations organized for such charitable purposes are exempt from federal income taxes, state franchise taxes, property taxes, and other forms of taxes and fees;</w:t>
      </w:r>
    </w:p>
    <w:p w14:paraId="0DEC4394" w14:textId="77777777" w:rsidR="004E0EBB" w:rsidRDefault="004E0EBB">
      <w:pPr>
        <w:pStyle w:val="pxformqbqp"/>
        <w:ind w:left="500"/>
      </w:pPr>
      <w:r>
        <w:rPr>
          <w:color w:val="FF0000"/>
          <w:vertAlign w:val="superscript"/>
        </w:rPr>
        <w:t>►</w:t>
      </w:r>
      <w:r>
        <w:fldChar w:fldCharType="begin"/>
      </w:r>
      <w:r>
        <w:instrText>qp.pstart="y"</w:instrText>
      </w:r>
      <w:r>
        <w:fldChar w:fldCharType="end"/>
      </w:r>
      <w:r>
        <w:t>Resolved, that the secretary of this corporation is authorized to make application for such exemptions and to do any and all things which may be necessary to apply for and establish such exemptions, including the certification and transmission to the Internal Revenue Service of copies of the certificate of incorporation, bylaws, and financial statements of this corporation and furnishing to the New York State Department of Taxation and Finance and the County Assessor for [name of county], New York, the copy of the Internal Revenue Service's letter of exemption or other evidence establishing that the corporation has applied in good faith for the federal tax exemption, together with such other documents as are necessary for the corporation to establish such exemptions.</w:t>
      </w:r>
    </w:p>
    <w:p w14:paraId="3BE92EF3"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11. Payment of Organizational Expenses. </w:t>
      </w:r>
    </w:p>
    <w:p w14:paraId="7BBB043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 xml:space="preserve">Payment for legal services in the formation and organization of this corporation was next considered. The Secretary read to the meeting a letter from </w:t>
      </w:r>
      <w:r>
        <w:rPr>
          <w:rStyle w:val="pxfinstr"/>
          <w:i/>
          <w:iCs/>
        </w:rPr>
        <w:t>[name of attorney]</w:t>
      </w:r>
      <w:r>
        <w:t xml:space="preserve"> advising that the fee for </w:t>
      </w:r>
      <w:r>
        <w:rPr>
          <w:rStyle w:val="pxfinstr"/>
          <w:i/>
          <w:iCs/>
        </w:rPr>
        <w:t>[his/her]</w:t>
      </w:r>
      <w:r>
        <w:t xml:space="preserve"> professional services in the organization and formation of this corporation is $</w:t>
      </w:r>
      <w:r>
        <w:rPr>
          <w:rStyle w:val="pxfinstr"/>
          <w:i/>
          <w:iCs/>
        </w:rPr>
        <w:t>[dollar amount of legal fees]</w:t>
      </w:r>
      <w:r>
        <w:t>. After discussion, on motion duly approved, the following resolution was adopted:</w:t>
      </w:r>
    </w:p>
    <w:p w14:paraId="509E311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Resolved, that the fair monetary value to this corporation of legal services performed in the formation and organization of the corporation is $</w:t>
      </w:r>
      <w:r>
        <w:rPr>
          <w:rStyle w:val="pxfinstr"/>
          <w:i/>
          <w:iCs/>
        </w:rPr>
        <w:t>[dollar amount of legal fees]</w:t>
      </w:r>
      <w:r>
        <w:t xml:space="preserve"> and that the Treasurer is authorized and directed to pay to </w:t>
      </w:r>
      <w:r>
        <w:rPr>
          <w:rStyle w:val="pxfinstr"/>
          <w:i/>
          <w:iCs/>
        </w:rPr>
        <w:t>[name of attorney]</w:t>
      </w:r>
      <w:r>
        <w:t>, by check of this corporation, the above amount.</w:t>
      </w:r>
    </w:p>
    <w:p w14:paraId="5FCEEBB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12. Adjournment. </w:t>
      </w:r>
    </w:p>
    <w:p w14:paraId="2036B96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There being no further business to come before the meeting, on motion duly made, seconded, and unanimously carried, the meeting was declared adjourned.</w:t>
      </w:r>
    </w:p>
    <w:p w14:paraId="6E748FE4"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08C1235B"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7476018B"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6E262722"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48B82415"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5B4D26A6"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39D09329"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11AA521B"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4E1C90DA"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38EDDA21"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17D60326" w14:textId="77777777" w:rsidR="004E0EBB" w:rsidRDefault="004E0EBB">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08439682" w14:textId="77777777" w:rsidR="004E0EBB" w:rsidRDefault="004E0EBB">
      <w:pPr>
        <w:pStyle w:val="pxformnotes"/>
        <w:jc w:val="center"/>
        <w:rPr>
          <w:sz w:val="24"/>
          <w:szCs w:val="24"/>
        </w:rPr>
      </w:pPr>
      <w:r>
        <w:rPr>
          <w:rStyle w:val="pxvis"/>
          <w:rFonts w:cs="Arial"/>
          <w:bCs/>
          <w:szCs w:val="28"/>
        </w:rPr>
        <w:t>Notes to Form</w:t>
      </w:r>
    </w:p>
    <w:p w14:paraId="23F1BA91" w14:textId="77777777" w:rsidR="004E0EBB" w:rsidRDefault="004E0EBB">
      <w:pPr>
        <w:pStyle w:val="pxformnotes"/>
        <w:rPr>
          <w:sz w:val="24"/>
          <w:szCs w:val="24"/>
        </w:rPr>
      </w:pPr>
    </w:p>
    <w:p w14:paraId="0B8F0F24" w14:textId="77777777" w:rsidR="004E0EBB" w:rsidRDefault="004E0EBB">
      <w:pPr>
        <w:pStyle w:val="pxformnote"/>
        <w:spacing w:before="180"/>
      </w:pPr>
      <w:del w:id="1105" w:author="Cara Cardinale" w:date="2025-02-08T22:58:00Z">
        <w:r w:rsidDel="00F74B46">
          <w:delText>Drafter's Note</w:delText>
        </w:r>
      </w:del>
      <w:r>
        <w:t xml:space="preserve"> </w:t>
      </w:r>
    </w:p>
    <w:p w14:paraId="0A448FF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After the certificate of incorporation is filed with the Department of State, a meeting to organize the corporation is held. The meeting is between the initial directors named in the certificate of incorporation or, if none were named, between the incorporators. The meeting need not be held in New York State. At the meeting, the directors or incorporators:</w:t>
      </w:r>
    </w:p>
    <w:p w14:paraId="035430A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(1) Adopt bylaws.</w:t>
      </w:r>
    </w:p>
    <w:p w14:paraId="4FDA5CE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(2) Elect directors as provided in the certificate of incorporation or bylaws.</w:t>
      </w:r>
    </w:p>
    <w:p w14:paraId="072B615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(3) Transact such other business as comes before the meeting.</w:t>
      </w:r>
    </w:p>
    <w:p w14:paraId="2642196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 xml:space="preserve">The procedures as to notice of the meeting and as to other procedural aspects of the meeting are specified by statute. </w:t>
      </w:r>
      <w:r>
        <w:rPr>
          <w:rStyle w:val="pxst"/>
          <w:color w:val="FF0000"/>
          <w:sz w:val="20"/>
          <w:szCs w:val="20"/>
          <w:vertAlign w:val="superscript"/>
        </w:rPr>
        <w:t>►</w:t>
      </w:r>
      <w:r>
        <w:rPr>
          <w:rStyle w:val="pxst"/>
        </w:rPr>
        <w:fldChar w:fldCharType="begin"/>
      </w:r>
      <w:r>
        <w:rPr>
          <w:rStyle w:val="pxst"/>
        </w:rPr>
        <w:instrText>st.ref.id="I09KZFT"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405(a)</w:t>
      </w:r>
      <w:r>
        <w:t>.</w:t>
      </w:r>
    </w:p>
    <w:p w14:paraId="50D5533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 xml:space="preserve">For other matters that may be considered at the first meeting of the board of directors of a corporation, see </w:t>
      </w:r>
      <w:r>
        <w:rPr>
          <w:rStyle w:val="pxx"/>
          <w:color w:val="FF0000"/>
          <w:sz w:val="20"/>
          <w:szCs w:val="20"/>
          <w:vertAlign w:val="superscript"/>
        </w:rPr>
        <w:t>►</w:t>
      </w:r>
      <w:r>
        <w:rPr>
          <w:rStyle w:val="pxx"/>
        </w:rPr>
        <w:fldChar w:fldCharType="begin"/>
      </w:r>
      <w:r>
        <w:rPr>
          <w:rStyle w:val="pxx"/>
        </w:rPr>
        <w:instrText>x.ref.id="I09NSKP"</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22E74EA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p.ct.id="f477b8b0b92511efa86bc22ba615bad8|43|31:42"</w:instrText>
      </w:r>
      <w:r>
        <w:fldChar w:fldCharType="end"/>
      </w:r>
      <w:r>
        <w:t xml:space="preserve">For discussion of formal requirements for incorporating, see </w:t>
      </w:r>
      <w:r>
        <w:rPr>
          <w:rStyle w:val="pxx"/>
          <w:color w:val="FF0000"/>
          <w:sz w:val="20"/>
          <w:szCs w:val="20"/>
          <w:vertAlign w:val="superscript"/>
        </w:rPr>
        <w:t>►</w:t>
      </w:r>
      <w:r>
        <w:rPr>
          <w:rStyle w:val="pxx"/>
        </w:rPr>
        <w:fldChar w:fldCharType="begin"/>
      </w:r>
      <w:r>
        <w:rPr>
          <w:rStyle w:val="pxx"/>
        </w:rPr>
        <w:instrText>x.ref.id="I09QLPL"</w:instrText>
      </w:r>
      <w:r>
        <w:rPr>
          <w:rStyle w:val="pxx"/>
        </w:rPr>
        <w:fldChar w:fldCharType="end"/>
      </w:r>
      <w:r>
        <w:rPr>
          <w:rStyle w:val="pxx"/>
          <w:vanish/>
        </w:rPr>
        <w:t>&amp;s;</w:t>
      </w:r>
      <w:r>
        <w:rPr>
          <w:rStyle w:val="pxvis"/>
          <w:rFonts w:ascii="Times NewRoman" w:hAnsi="Times NewRoman"/>
          <w:b w:val="0"/>
          <w:sz w:val="24"/>
        </w:rPr>
        <w:t>§</w:t>
      </w:r>
      <w:r>
        <w:rPr>
          <w:rStyle w:val="pxx"/>
        </w:rPr>
        <w:t>31:5</w:t>
      </w:r>
      <w:r>
        <w:t>.</w:t>
      </w:r>
    </w:p>
    <w:p w14:paraId="1EC17AC5" w14:textId="77777777" w:rsidR="004E0EBB" w:rsidRDefault="004E0EBB">
      <w:pPr>
        <w:pStyle w:val="pxformrr"/>
        <w:rPr>
          <w:sz w:val="24"/>
          <w:szCs w:val="24"/>
        </w:rPr>
      </w:pPr>
      <w:r>
        <w:rPr>
          <w:rStyle w:val="pxvis"/>
          <w:rFonts w:cs="Arial"/>
          <w:bCs/>
          <w:szCs w:val="28"/>
        </w:rPr>
        <w:t>Research References</w:t>
      </w:r>
    </w:p>
    <w:p w14:paraId="7F8F9514"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tk.ref.id="I09TEUH"</w:instrText>
      </w:r>
      <w:r>
        <w:rPr>
          <w:rStyle w:val="pxtk"/>
        </w:rPr>
        <w:fldChar w:fldCharType="end"/>
      </w:r>
      <w:r>
        <w:rPr>
          <w:rStyle w:val="pxtk"/>
        </w:rPr>
        <w:t>West's Key Number Digest, Corporations and Business Organizations &amp;key;3370</w:t>
      </w:r>
    </w:p>
    <w:p w14:paraId="42572557"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rc.ref.id="I09W7ZD"</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w:t>
      </w:r>
      <w:ins w:id="1106" w:author="Cara Cardinale" w:date="2025-02-18T21:39:00Z">
        <w:r w:rsidR="00562411">
          <w:rPr>
            <w:rStyle w:val="pxrc"/>
          </w:rPr>
          <w:t>6</w:t>
        </w:r>
      </w:ins>
      <w:del w:id="1107" w:author="Cara Cardinale" w:date="2025-02-18T21:39:00Z">
        <w:r w:rsidDel="00562411">
          <w:rPr>
            <w:rStyle w:val="pxrc"/>
          </w:rPr>
          <w:delText>8</w:delText>
        </w:r>
      </w:del>
    </w:p>
    <w:p w14:paraId="244044DD" w14:textId="77777777" w:rsidR="004E0EBB" w:rsidRDefault="004E0EBB">
      <w:pPr>
        <w:pStyle w:val="pxs"/>
        <w:spacing w:before="180"/>
        <w:rPr>
          <w:sz w:val="27"/>
          <w:szCs w:val="27"/>
        </w:rPr>
      </w:pPr>
      <w:r>
        <w:rPr>
          <w:sz w:val="27"/>
          <w:szCs w:val="27"/>
        </w:rPr>
        <w:t>31:43. Minutes of subsequent meeting of board of directors</w:t>
      </w:r>
    </w:p>
    <w:p w14:paraId="509E85FC" w14:textId="77777777" w:rsidR="004E0EBB" w:rsidRDefault="004E0EBB">
      <w:pPr>
        <w:pStyle w:val="pxov"/>
        <w:rPr>
          <w:vanish/>
        </w:rPr>
      </w:pPr>
      <w:r>
        <w:rPr>
          <w:vanish/>
        </w:rPr>
        <w:t>FMS</w:t>
      </w:r>
    </w:p>
    <w:p w14:paraId="6C86FB1F" w14:textId="77777777" w:rsidR="004E0EBB" w:rsidRDefault="004E0EBB">
      <w:pPr>
        <w:pStyle w:val="pxov"/>
        <w:rPr>
          <w:vanish/>
        </w:rPr>
      </w:pPr>
      <w:r>
        <w:rPr>
          <w:vanish/>
        </w:rPr>
        <w:t>NFP</w:t>
      </w:r>
    </w:p>
    <w:p w14:paraId="115CC7A8" w14:textId="77777777" w:rsidR="004E0EBB" w:rsidRDefault="004E0EBB">
      <w:pPr>
        <w:pStyle w:val="pxov"/>
        <w:rPr>
          <w:vanish/>
        </w:rPr>
      </w:pPr>
      <w:r>
        <w:rPr>
          <w:vanish/>
        </w:rPr>
        <w:t>COL</w:t>
      </w:r>
    </w:p>
    <w:p w14:paraId="2F642105" w14:textId="77777777" w:rsidR="004E0EBB" w:rsidRDefault="004E0EBB">
      <w:pPr>
        <w:pStyle w:val="pxov"/>
        <w:rPr>
          <w:vanish/>
        </w:rPr>
      </w:pPr>
      <w:r>
        <w:rPr>
          <w:vanish/>
        </w:rPr>
        <w:t>FCV</w:t>
      </w:r>
    </w:p>
    <w:p w14:paraId="2F537E01" w14:textId="77777777" w:rsidR="004E0EBB" w:rsidRDefault="004E0EBB">
      <w:pPr>
        <w:pStyle w:val="pxov"/>
        <w:rPr>
          <w:vanish/>
        </w:rPr>
      </w:pPr>
      <w:r>
        <w:rPr>
          <w:vanish/>
        </w:rPr>
        <w:t>FTR</w:t>
      </w:r>
    </w:p>
    <w:p w14:paraId="3115C741" w14:textId="77777777" w:rsidR="004E0EBB" w:rsidRDefault="004E0EBB">
      <w:pPr>
        <w:pStyle w:val="pxov"/>
        <w:rPr>
          <w:vanish/>
        </w:rPr>
      </w:pPr>
      <w:r>
        <w:rPr>
          <w:vanish/>
        </w:rPr>
        <w:t>EBL</w:t>
      </w:r>
    </w:p>
    <w:p w14:paraId="2B89C8C1" w14:textId="77777777" w:rsidR="004E0EBB" w:rsidRDefault="004E0EBB">
      <w:pPr>
        <w:pStyle w:val="pxov"/>
        <w:rPr>
          <w:vanish/>
        </w:rPr>
      </w:pPr>
      <w:r>
        <w:rPr>
          <w:vanish/>
        </w:rPr>
        <w:t>TEM</w:t>
      </w:r>
    </w:p>
    <w:p w14:paraId="5FE75A2B" w14:textId="77777777" w:rsidR="004E0EBB" w:rsidRDefault="004E0EBB">
      <w:pPr>
        <w:pStyle w:val="pxov"/>
        <w:rPr>
          <w:vanish/>
        </w:rPr>
      </w:pPr>
      <w:r>
        <w:rPr>
          <w:vanish/>
        </w:rPr>
        <w:t>MTD</w:t>
      </w:r>
    </w:p>
    <w:p w14:paraId="497B1D7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form.fid="Ic7066ed0181b11e68c12afa7f3a24041"</w:instrText>
      </w:r>
      <w:r>
        <w:fldChar w:fldCharType="end"/>
      </w:r>
      <w:r>
        <w:rPr>
          <w:color w:val="FF0000"/>
          <w:sz w:val="20"/>
          <w:szCs w:val="20"/>
          <w:vertAlign w:val="superscript"/>
        </w:rPr>
        <w:t>►</w:t>
      </w:r>
      <w:r>
        <w:fldChar w:fldCharType="begin"/>
      </w:r>
      <w:r>
        <w:instrText>p.ct.id="f477b8b0b92511efa86bc22ba615bad8|44|31:43"</w:instrText>
      </w:r>
      <w:r>
        <w:fldChar w:fldCharType="end"/>
      </w:r>
      <w:r>
        <w:t xml:space="preserve">Minutes of meeting held on </w:t>
      </w:r>
      <w:r>
        <w:rPr>
          <w:rStyle w:val="pxfinstr"/>
          <w:i/>
          <w:iCs/>
        </w:rPr>
        <w:t>[date of meeting]</w:t>
      </w:r>
      <w:r>
        <w:t xml:space="preserve"> at </w:t>
      </w:r>
      <w:r>
        <w:rPr>
          <w:rStyle w:val="pxfinstr"/>
          <w:i/>
          <w:iCs/>
        </w:rPr>
        <w:t>[location of meeting]</w:t>
      </w:r>
      <w:r>
        <w:t>.</w:t>
      </w:r>
    </w:p>
    <w:p w14:paraId="1325D252"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2D024BD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Present: </w:t>
      </w:r>
      <w:r>
        <w:rPr>
          <w:rStyle w:val="pxfinstr"/>
          <w:i/>
          <w:iCs/>
        </w:rPr>
        <w:t>[names of directors in attendance]</w:t>
      </w:r>
    </w:p>
    <w:p w14:paraId="4C24257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[OPTIONAL: Guests: [names of nondirectors in attendance]]</w:t>
      </w:r>
    </w:p>
    <w:p w14:paraId="21BEF09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NOTE: Reports mentioned below are available from the Secretary and/or the appropriate Committee Chair.</w:t>
      </w:r>
    </w:p>
    <w:p w14:paraId="3520DC4C" w14:textId="77777777" w:rsidR="004E0EBB" w:rsidRDefault="004E0EBB">
      <w:pPr>
        <w:pStyle w:val="pxformfl"/>
        <w:ind w:left="500"/>
      </w:pPr>
      <w:r>
        <w:t xml:space="preserve"> </w:t>
      </w:r>
    </w:p>
    <w:p w14:paraId="48B02AB9"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 </w:t>
      </w:r>
    </w:p>
    <w:p w14:paraId="2963D04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Call to Order.</w:t>
      </w:r>
    </w:p>
    <w:p w14:paraId="7539074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The board meeting was called to order at </w:t>
      </w:r>
      <w:r>
        <w:rPr>
          <w:rStyle w:val="pxfinstr"/>
          <w:i/>
          <w:iCs/>
        </w:rPr>
        <w:t>[time of board meeting]</w:t>
      </w:r>
      <w:r>
        <w:t xml:space="preserve"> by President </w:t>
      </w:r>
      <w:r>
        <w:rPr>
          <w:rStyle w:val="pxfinstr"/>
          <w:i/>
          <w:iCs/>
        </w:rPr>
        <w:t>[name of president]</w:t>
      </w:r>
      <w:r>
        <w:t>.</w:t>
      </w:r>
    </w:p>
    <w:p w14:paraId="27DA364C"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2. </w:t>
      </w:r>
    </w:p>
    <w:p w14:paraId="7961B7E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Approval of Minutes of Last Meeting.</w:t>
      </w:r>
    </w:p>
    <w:p w14:paraId="34DA19C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A motion that the minutes of the last meeting be approved was made by </w:t>
      </w:r>
      <w:r>
        <w:rPr>
          <w:rStyle w:val="pxfinstr"/>
          <w:i/>
          <w:iCs/>
        </w:rPr>
        <w:t>[name of movant 1]</w:t>
      </w:r>
      <w:r>
        <w:t xml:space="preserve"> and seconded by </w:t>
      </w:r>
      <w:r>
        <w:rPr>
          <w:rStyle w:val="pxfinstr"/>
          <w:i/>
          <w:iCs/>
        </w:rPr>
        <w:t>[names of movants]</w:t>
      </w:r>
      <w:r>
        <w:t>.</w:t>
      </w:r>
    </w:p>
    <w:p w14:paraId="2E1AB0F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The motion passed by unanimous vote by all directors in attendance.</w:t>
      </w:r>
    </w:p>
    <w:p w14:paraId="5104DCB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The minutes were approved.</w:t>
      </w:r>
    </w:p>
    <w:p w14:paraId="4294F7A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3. </w:t>
      </w:r>
    </w:p>
    <w:p w14:paraId="67EEB0D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Motions and Actions.</w:t>
      </w:r>
    </w:p>
    <w:p w14:paraId="4B021D4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The following motions/actions were read into the record:</w:t>
      </w:r>
    </w:p>
    <w:p w14:paraId="2B297D4A" w14:textId="77777777" w:rsidR="004E0EBB" w:rsidRDefault="004E0EBB">
      <w:pPr>
        <w:pStyle w:val="pxformfl"/>
        <w:ind w:left="500"/>
      </w:pPr>
      <w:r>
        <w:t xml:space="preserve"> </w:t>
      </w:r>
    </w:p>
    <w:p w14:paraId="71B85393"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w:t>
      </w:r>
    </w:p>
    <w:p w14:paraId="476B2A7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[Date of first motion or action]</w:t>
      </w:r>
    </w:p>
    <w:p w14:paraId="7549A91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person resigning]</w:t>
      </w:r>
      <w:r>
        <w:t xml:space="preserve"> resigned from the Board of Directors.</w:t>
      </w:r>
    </w:p>
    <w:p w14:paraId="25E8D397"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w:t>
      </w:r>
    </w:p>
    <w:p w14:paraId="700A019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[Date of second motion or action]</w:t>
      </w:r>
    </w:p>
    <w:p w14:paraId="4AED32B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company]</w:t>
      </w:r>
      <w:r>
        <w:t xml:space="preserve"> has agreed in principle to the draft agreement calling for them to lease to us their facilities at </w:t>
      </w:r>
      <w:r>
        <w:rPr>
          <w:rStyle w:val="pxfinstr"/>
          <w:i/>
          <w:iCs/>
        </w:rPr>
        <w:t>[address of facilities]</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to enable us to store our archived records.</w:t>
      </w:r>
    </w:p>
    <w:p w14:paraId="08BE6295"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C. </w:t>
      </w:r>
    </w:p>
    <w:p w14:paraId="0AD89D0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[Date of third motion or action]</w:t>
      </w:r>
    </w:p>
    <w:p w14:paraId="330D30D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MOTION: That the corporation express its gratitude to </w:t>
      </w:r>
      <w:r>
        <w:rPr>
          <w:rStyle w:val="pxfinstr"/>
          <w:i/>
          <w:iCs/>
        </w:rPr>
        <w:t>[name of party]</w:t>
      </w:r>
      <w:r>
        <w:t xml:space="preserve"> for the services </w:t>
      </w:r>
      <w:r>
        <w:rPr>
          <w:rStyle w:val="pxfinstr"/>
          <w:i/>
          <w:iCs/>
        </w:rPr>
        <w:t>[he/she]</w:t>
      </w:r>
      <w:r>
        <w:t xml:space="preserve"> rendered in expediting our dinner for media representatives.</w:t>
      </w:r>
    </w:p>
    <w:p w14:paraId="1C18A33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Motion passed with all in favor.</w:t>
      </w:r>
    </w:p>
    <w:p w14:paraId="783B5F4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Action: Secretary </w:t>
      </w:r>
      <w:r>
        <w:rPr>
          <w:rStyle w:val="pxfinstr"/>
          <w:i/>
          <w:iCs/>
        </w:rPr>
        <w:t>[name of secretary]</w:t>
      </w:r>
      <w:r>
        <w:t xml:space="preserve"> will draft a letter expressing our gratitude.</w:t>
      </w:r>
    </w:p>
    <w:p w14:paraId="18C249BC"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D. </w:t>
      </w:r>
    </w:p>
    <w:p w14:paraId="7093745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[Date of fourth motion or action]</w:t>
      </w:r>
    </w:p>
    <w:p w14:paraId="63E3B6B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MOTION: That we accept the offer from </w:t>
      </w:r>
      <w:r>
        <w:rPr>
          <w:rStyle w:val="pxfinstr"/>
          <w:i/>
          <w:iCs/>
        </w:rPr>
        <w:t>[name of corporation]</w:t>
      </w:r>
      <w:r>
        <w:t xml:space="preserve"> to offer our members a </w:t>
      </w:r>
      <w:r>
        <w:rPr>
          <w:rStyle w:val="pxfinstr"/>
          <w:i/>
          <w:iCs/>
        </w:rPr>
        <w:t>[percentage of discount]</w:t>
      </w:r>
      <w:r>
        <w:rPr>
          <w:vanish/>
        </w:rPr>
        <w:t>&amp;percnt;</w:t>
      </w:r>
      <w:r>
        <w:rPr>
          <w:rStyle w:val="pxvis"/>
          <w:rFonts w:ascii="Times NewRoman" w:hAnsi="Times NewRoman"/>
          <w:b w:val="0"/>
          <w:sz w:val="24"/>
        </w:rPr>
        <w:t>%</w:t>
      </w:r>
      <w:r>
        <w:t xml:space="preserve"> discount on their products.</w:t>
      </w:r>
    </w:p>
    <w:p w14:paraId="31E4E3B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Motion passed with all in favor.</w:t>
      </w:r>
    </w:p>
    <w:p w14:paraId="3501CD6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Follow-up with </w:t>
      </w:r>
      <w:r>
        <w:rPr>
          <w:rStyle w:val="pxfinstr"/>
          <w:i/>
          <w:iCs/>
        </w:rPr>
        <w:t>[name of corporation]</w:t>
      </w:r>
      <w:r>
        <w:t xml:space="preserve"> is needed.</w:t>
      </w:r>
    </w:p>
    <w:p w14:paraId="21310EE2"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E. </w:t>
      </w:r>
    </w:p>
    <w:p w14:paraId="7214A54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[Date of fifth motion or action]</w:t>
      </w:r>
    </w:p>
    <w:p w14:paraId="1D148E7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secretary]</w:t>
      </w:r>
      <w:r>
        <w:t xml:space="preserve">, Secretary, announced the results of the </w:t>
      </w:r>
      <w:r>
        <w:rPr>
          <w:rStyle w:val="pxfinstr"/>
          <w:i/>
          <w:iCs/>
        </w:rPr>
        <w:t>[date of election]</w:t>
      </w:r>
      <w:r>
        <w:t xml:space="preserve"> election, which were as follows:</w:t>
      </w:r>
    </w:p>
    <w:p w14:paraId="38A9918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president]</w:t>
      </w:r>
      <w:r>
        <w:t xml:space="preserve"> was elected as President.</w:t>
      </w:r>
    </w:p>
    <w:p w14:paraId="5C414B1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treasurer]</w:t>
      </w:r>
      <w:r>
        <w:t xml:space="preserve"> was elected as Treasurer.</w:t>
      </w:r>
    </w:p>
    <w:p w14:paraId="4FE9FFF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director 1]</w:t>
      </w:r>
      <w:r>
        <w:t xml:space="preserve"> and </w:t>
      </w:r>
      <w:r>
        <w:rPr>
          <w:rStyle w:val="pxfinstr"/>
          <w:i/>
          <w:iCs/>
        </w:rPr>
        <w:t>[name of director 2]</w:t>
      </w:r>
      <w:r>
        <w:t xml:space="preserve"> were elected as Directors.</w:t>
      </w:r>
    </w:p>
    <w:p w14:paraId="5F0DFF1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All officers and directors will take office effective </w:t>
      </w:r>
      <w:r>
        <w:rPr>
          <w:rStyle w:val="pxfinstr"/>
          <w:i/>
          <w:iCs/>
        </w:rPr>
        <w:t>[date of taking office]</w:t>
      </w:r>
      <w:r>
        <w:t xml:space="preserve">. </w:t>
      </w:r>
      <w:r>
        <w:rPr>
          <w:rStyle w:val="pxfinstr"/>
          <w:i/>
          <w:iCs/>
        </w:rPr>
        <w:t>[OPTIONAL: [List of terms of office of election].]</w:t>
      </w:r>
    </w:p>
    <w:p w14:paraId="3701384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officer]</w:t>
      </w:r>
      <w:r>
        <w:t xml:space="preserve"> submitted </w:t>
      </w:r>
      <w:r>
        <w:rPr>
          <w:rStyle w:val="pxfinstr"/>
          <w:i/>
          <w:iCs/>
        </w:rPr>
        <w:t>[his/her]</w:t>
      </w:r>
      <w:r>
        <w:t xml:space="preserve"> resignation from the position of </w:t>
      </w:r>
      <w:r>
        <w:rPr>
          <w:rStyle w:val="pxfinstr"/>
          <w:i/>
          <w:iCs/>
        </w:rPr>
        <w:t>[position of officer]</w:t>
      </w:r>
      <w:r>
        <w:t>.</w:t>
      </w:r>
    </w:p>
    <w:p w14:paraId="44D8EAD6"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4. </w:t>
      </w:r>
    </w:p>
    <w:p w14:paraId="50B5F4E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Officer's Reports.</w:t>
      </w:r>
    </w:p>
    <w:p w14:paraId="6F81F220" w14:textId="77777777" w:rsidR="004E0EBB" w:rsidRDefault="004E0EBB">
      <w:pPr>
        <w:pStyle w:val="pxformfl"/>
        <w:ind w:left="500"/>
      </w:pPr>
      <w:r>
        <w:t xml:space="preserve"> </w:t>
      </w:r>
    </w:p>
    <w:p w14:paraId="6732A125"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w:t>
      </w:r>
    </w:p>
    <w:p w14:paraId="1C5CFB7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President's Report.</w:t>
      </w:r>
    </w:p>
    <w:p w14:paraId="36278A6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[Specification of president's report]</w:t>
      </w:r>
      <w:r>
        <w:t>.</w:t>
      </w:r>
    </w:p>
    <w:p w14:paraId="25F45AAB"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w:t>
      </w:r>
    </w:p>
    <w:p w14:paraId="2A472B2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Vice President's Report.</w:t>
      </w:r>
    </w:p>
    <w:p w14:paraId="074EAF7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[Specification of vice president's report]</w:t>
      </w:r>
      <w:r>
        <w:t>.</w:t>
      </w:r>
    </w:p>
    <w:p w14:paraId="70AE2239"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C. </w:t>
      </w:r>
    </w:p>
    <w:p w14:paraId="6363D52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Secretary's Report.</w:t>
      </w:r>
    </w:p>
    <w:p w14:paraId="07F5EB8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[Specification of secretary's report]</w:t>
      </w:r>
      <w:r>
        <w:t>.</w:t>
      </w:r>
    </w:p>
    <w:p w14:paraId="005A4FA7"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D. </w:t>
      </w:r>
    </w:p>
    <w:p w14:paraId="23AE5B7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Treasurer's Report.</w:t>
      </w:r>
    </w:p>
    <w:p w14:paraId="72F794A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[Specification of treasurer's report]</w:t>
      </w:r>
      <w:r>
        <w:t>.</w:t>
      </w:r>
    </w:p>
    <w:p w14:paraId="1F0E001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5. </w:t>
      </w:r>
    </w:p>
    <w:p w14:paraId="77273CB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Committee Reports.</w:t>
      </w:r>
    </w:p>
    <w:p w14:paraId="37510CB3" w14:textId="77777777" w:rsidR="004E0EBB" w:rsidRDefault="004E0EBB">
      <w:pPr>
        <w:pStyle w:val="pxformfl"/>
        <w:ind w:left="500"/>
      </w:pPr>
      <w:r>
        <w:t xml:space="preserve"> </w:t>
      </w:r>
    </w:p>
    <w:p w14:paraId="3B610F29"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w:t>
      </w:r>
    </w:p>
    <w:p w14:paraId="158F737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Strategic Planning Committee.</w:t>
      </w:r>
    </w:p>
    <w:p w14:paraId="3B4D27F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See above Vice President's report, above.</w:t>
      </w:r>
    </w:p>
    <w:p w14:paraId="1A0428F9"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w:t>
      </w:r>
    </w:p>
    <w:p w14:paraId="2CA488F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Nominations Committee.</w:t>
      </w:r>
    </w:p>
    <w:p w14:paraId="3F2626A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See the attached report from committee chair, </w:t>
      </w:r>
      <w:r>
        <w:rPr>
          <w:rStyle w:val="pxfinstr"/>
          <w:i/>
          <w:iCs/>
        </w:rPr>
        <w:t>[name of committee]</w:t>
      </w:r>
      <w:r>
        <w:t xml:space="preserve">. President, </w:t>
      </w:r>
      <w:r>
        <w:rPr>
          <w:rStyle w:val="pxfinstr"/>
          <w:i/>
          <w:iCs/>
        </w:rPr>
        <w:t>[name of president]</w:t>
      </w:r>
      <w:r>
        <w:t>, raised the issue of past failures to monitor the qualifications of candidates with the necessary thoroughness.</w:t>
      </w:r>
    </w:p>
    <w:p w14:paraId="35A652E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Action: The Committee Chair agreed to have a checklist of qualifications to serve on the Board and in various offices in place within </w:t>
      </w:r>
      <w:r>
        <w:rPr>
          <w:rStyle w:val="pxfinstr"/>
          <w:i/>
          <w:iCs/>
        </w:rPr>
        <w:t>[specification of time period]</w:t>
      </w:r>
      <w:r>
        <w:t>.</w:t>
      </w:r>
    </w:p>
    <w:p w14:paraId="48C72728"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C. </w:t>
      </w:r>
    </w:p>
    <w:p w14:paraId="1B360F1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Capital Funding Committee.</w:t>
      </w:r>
    </w:p>
    <w:p w14:paraId="03EC910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See attached e-mail indicating a negative response to our endeavors to tie cash flow into long-range planning. </w:t>
      </w:r>
      <w:r>
        <w:rPr>
          <w:rStyle w:val="pxfinstr"/>
          <w:i/>
          <w:iCs/>
        </w:rPr>
        <w:t>[Name of movant 1]</w:t>
      </w:r>
      <w:r>
        <w:t xml:space="preserve"> made the following motion, which was seconded by </w:t>
      </w:r>
      <w:r>
        <w:rPr>
          <w:rStyle w:val="pxfinstr"/>
          <w:i/>
          <w:iCs/>
        </w:rPr>
        <w:t>[name of movant 2]</w:t>
      </w:r>
      <w:r>
        <w:t>.</w:t>
      </w:r>
    </w:p>
    <w:p w14:paraId="2583DC6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MOTION: That the Committee explore alternative sources of funding at an acceptable rate of interest after documenting the viability of our long-range plans and their ameliorative effect on cash flow.</w:t>
      </w:r>
    </w:p>
    <w:p w14:paraId="4EAB641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Action: </w:t>
      </w:r>
      <w:r>
        <w:rPr>
          <w:rStyle w:val="pxfinstr"/>
          <w:i/>
          <w:iCs/>
        </w:rPr>
        <w:t>[Name of person]</w:t>
      </w:r>
      <w:r>
        <w:t xml:space="preserve"> will assist the committee in meeting these objectives.</w:t>
      </w:r>
    </w:p>
    <w:p w14:paraId="202B85D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The motion passed with all in favor.</w:t>
      </w:r>
    </w:p>
    <w:p w14:paraId="40B99D5C"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D. </w:t>
      </w:r>
    </w:p>
    <w:p w14:paraId="2BD6A49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Web site usage.</w:t>
      </w:r>
    </w:p>
    <w:p w14:paraId="6476253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MOTION: That the Board allow state chapters to utilize space on the national Web site for a one-time setup fee of $</w:t>
      </w:r>
      <w:r>
        <w:rPr>
          <w:rStyle w:val="pxfinstr"/>
          <w:i/>
          <w:iCs/>
        </w:rPr>
        <w:t>[dollar amount of set-up fee]</w:t>
      </w:r>
      <w:r>
        <w:t xml:space="preserve"> and an additional administrative fee of $</w:t>
      </w:r>
      <w:r>
        <w:rPr>
          <w:rStyle w:val="pxfinstr"/>
          <w:i/>
          <w:iCs/>
        </w:rPr>
        <w:t>[dollar amount of monthly additional administrative fee]</w:t>
      </w:r>
      <w:r>
        <w:t xml:space="preserve"> monthly, the latter to be subject to revision as costs change.</w:t>
      </w:r>
    </w:p>
    <w:p w14:paraId="237E13A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The motion passed unanimously.</w:t>
      </w:r>
    </w:p>
    <w:p w14:paraId="36C3FC3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Action: Upon confirmation, the Web site committee will announce the availability of subdirectory space to chapters after resolving administrative details.</w:t>
      </w:r>
    </w:p>
    <w:p w14:paraId="17B016C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The Board requests that the Committee make a recommendation as to what would ensure more timely updating of information on the Web site. </w:t>
      </w:r>
      <w:r>
        <w:rPr>
          <w:rStyle w:val="pxfinstr"/>
          <w:i/>
          <w:iCs/>
        </w:rPr>
        <w:t>[Name of officer]</w:t>
      </w:r>
      <w:r>
        <w:t xml:space="preserve"> noted that requests for changes or update action at the Web site should always be sent directly to the webmasters.</w:t>
      </w:r>
    </w:p>
    <w:p w14:paraId="5965FA93"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E. </w:t>
      </w:r>
    </w:p>
    <w:p w14:paraId="384ABB0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Tax Designation Committee.</w:t>
      </w:r>
    </w:p>
    <w:p w14:paraId="25F615B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reporter]</w:t>
      </w:r>
      <w:r>
        <w:t xml:space="preserve"> reported that the committee had obtained the appropriate forms for applying for Section 501(c)3 status. </w:t>
      </w:r>
      <w:r>
        <w:rPr>
          <w:rStyle w:val="pxfinstr"/>
          <w:i/>
          <w:iCs/>
        </w:rPr>
        <w:t>[He/She]</w:t>
      </w:r>
      <w:r>
        <w:t xml:space="preserve"> recommended that we get the tax-exempt status sorted out before seeking a new accountant. This could take as long as nine months, </w:t>
      </w:r>
      <w:r>
        <w:rPr>
          <w:rStyle w:val="pxfinstr"/>
          <w:i/>
          <w:iCs/>
        </w:rPr>
        <w:t>[he/she]</w:t>
      </w:r>
      <w:r>
        <w:t xml:space="preserve"> estimated.</w:t>
      </w:r>
    </w:p>
    <w:p w14:paraId="6CAD132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6. </w:t>
      </w:r>
    </w:p>
    <w:p w14:paraId="46C5C0E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Adjournment.</w:t>
      </w:r>
    </w:p>
    <w:p w14:paraId="2B8614B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The meeting was adjourned at </w:t>
      </w:r>
      <w:r>
        <w:rPr>
          <w:rStyle w:val="pxfinstr"/>
          <w:i/>
          <w:iCs/>
        </w:rPr>
        <w:t>[time of adjourned meeting]</w:t>
      </w:r>
      <w:r>
        <w:t xml:space="preserve"> to reconvene at </w:t>
      </w:r>
      <w:r>
        <w:rPr>
          <w:rStyle w:val="pxfinstr"/>
          <w:i/>
          <w:iCs/>
        </w:rPr>
        <w:t>[time of reconvened meeting]</w:t>
      </w:r>
      <w:r>
        <w:t xml:space="preserve"> on the follow</w:t>
      </w:r>
      <w:ins w:id="1108" w:author="Cara Cardinale" w:date="2025-03-03T22:49:00Z">
        <w:r w:rsidR="00BD480B">
          <w:t>ing</w:t>
        </w:r>
      </w:ins>
      <w:r>
        <w:t xml:space="preserve"> morning, </w:t>
      </w:r>
      <w:r>
        <w:rPr>
          <w:rStyle w:val="pxfinstr"/>
          <w:i/>
          <w:iCs/>
        </w:rPr>
        <w:t>[date of reconvened meeting]</w:t>
      </w:r>
      <w:r>
        <w:t>.</w:t>
      </w:r>
    </w:p>
    <w:p w14:paraId="51D49BA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[Date of reconvened meeting]</w:t>
      </w:r>
      <w:r>
        <w:t xml:space="preserve"> and </w:t>
      </w:r>
      <w:r>
        <w:rPr>
          <w:rStyle w:val="pxfinstr"/>
          <w:i/>
          <w:iCs/>
        </w:rPr>
        <w:t>[location of reconvened meeting]</w:t>
      </w:r>
    </w:p>
    <w:p w14:paraId="6464F95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Present: </w:t>
      </w:r>
      <w:r>
        <w:rPr>
          <w:rStyle w:val="pxfinstr"/>
          <w:i/>
          <w:iCs/>
        </w:rPr>
        <w:t>[names of directors in attendance]</w:t>
      </w:r>
    </w:p>
    <w:p w14:paraId="10BF437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[OPTIONAL: Guests: [names of nondirectors in attendance]]</w:t>
      </w:r>
    </w:p>
    <w:p w14:paraId="148D2965"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7. </w:t>
      </w:r>
    </w:p>
    <w:p w14:paraId="0679BB6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Call to Order.</w:t>
      </w:r>
    </w:p>
    <w:p w14:paraId="0716D1E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The board meeting was called to order at </w:t>
      </w:r>
      <w:r>
        <w:rPr>
          <w:rStyle w:val="pxfinstr"/>
          <w:i/>
          <w:iCs/>
        </w:rPr>
        <w:t>[time of board meeting]</w:t>
      </w:r>
      <w:r>
        <w:t xml:space="preserve"> by President </w:t>
      </w:r>
      <w:r>
        <w:rPr>
          <w:rStyle w:val="pxfinstr"/>
          <w:i/>
          <w:iCs/>
        </w:rPr>
        <w:t>[name of president]</w:t>
      </w:r>
      <w:r>
        <w:t>.</w:t>
      </w:r>
    </w:p>
    <w:p w14:paraId="117F7E50"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8. </w:t>
      </w:r>
    </w:p>
    <w:p w14:paraId="631D6C0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Old Business.</w:t>
      </w:r>
    </w:p>
    <w:p w14:paraId="7AC6EFE8" w14:textId="77777777" w:rsidR="004E0EBB" w:rsidRDefault="004E0EBB">
      <w:pPr>
        <w:pStyle w:val="pxformfl"/>
        <w:ind w:left="500"/>
      </w:pPr>
      <w:r>
        <w:t xml:space="preserve"> </w:t>
      </w:r>
    </w:p>
    <w:p w14:paraId="3CEE9888"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w:t>
      </w:r>
    </w:p>
    <w:p w14:paraId="285E7FF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Bylaws amendment.</w:t>
      </w:r>
    </w:p>
    <w:p w14:paraId="4C60B39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proposer]</w:t>
      </w:r>
      <w:r>
        <w:t xml:space="preserve"> proposed that the bylaws be amended to provide the Board with discretion to establish categories of membership and that bylaws directives stating that there be certain categories of membership be repealed.</w:t>
      </w:r>
    </w:p>
    <w:p w14:paraId="34D5DDC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MOTION: That the bylaws be so amended.</w:t>
      </w:r>
    </w:p>
    <w:p w14:paraId="0BA8F64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proposer]</w:t>
      </w:r>
      <w:r>
        <w:t xml:space="preserve"> suggested that consideration of the bylaws amendment regarding membership categories be delayed until a committee was appointed to review the bylaws and suggest all needed revisions thereto so that all bylaws changes could be dealt with at one time.</w:t>
      </w:r>
    </w:p>
    <w:p w14:paraId="6BFDC2D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The motion was tabled.</w:t>
      </w:r>
    </w:p>
    <w:p w14:paraId="0129586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Action: President, </w:t>
      </w:r>
      <w:r>
        <w:rPr>
          <w:rStyle w:val="pxfinstr"/>
          <w:i/>
          <w:iCs/>
        </w:rPr>
        <w:t>[name of president]</w:t>
      </w:r>
      <w:r>
        <w:t>, is to search for a willing and qualified person to serve as chair of a bylaws study committee and to determine the most appropriate method of determining how similar corporations have fashioned their bylaws.</w:t>
      </w:r>
    </w:p>
    <w:p w14:paraId="2A3213A8"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9. </w:t>
      </w:r>
    </w:p>
    <w:p w14:paraId="5E28E78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New Business</w:t>
      </w:r>
    </w:p>
    <w:p w14:paraId="62460C2D" w14:textId="77777777" w:rsidR="004E0EBB" w:rsidRDefault="004E0EBB">
      <w:pPr>
        <w:pStyle w:val="pxformfl"/>
        <w:ind w:left="500"/>
      </w:pPr>
      <w:r>
        <w:t xml:space="preserve"> </w:t>
      </w:r>
    </w:p>
    <w:p w14:paraId="344E0772"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w:t>
      </w:r>
    </w:p>
    <w:p w14:paraId="308065E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E-mail list.</w:t>
      </w:r>
    </w:p>
    <w:p w14:paraId="48D1047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rPr>
          <w:rStyle w:val="pxfinstr"/>
          <w:i/>
          <w:iCs/>
        </w:rPr>
        <w:t>[Name of reporter]</w:t>
      </w:r>
      <w:r>
        <w:t xml:space="preserve"> reported that our e-mail list continues to show a growth in its subscriber base and that </w:t>
      </w:r>
      <w:r>
        <w:rPr>
          <w:rStyle w:val="pxfinstr"/>
          <w:i/>
          <w:iCs/>
        </w:rPr>
        <w:t>[number of persons]</w:t>
      </w:r>
      <w:r>
        <w:t xml:space="preserve"> persons were now subscribers. </w:t>
      </w:r>
      <w:r>
        <w:rPr>
          <w:rStyle w:val="pxfinstr"/>
          <w:i/>
          <w:iCs/>
        </w:rPr>
        <w:t>[He/She]</w:t>
      </w:r>
      <w:r>
        <w:t xml:space="preserve"> briefly discussed the problem of abusive postings by a small number of subscribers.</w:t>
      </w:r>
    </w:p>
    <w:p w14:paraId="15A504A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Action: </w:t>
      </w:r>
      <w:r>
        <w:rPr>
          <w:rStyle w:val="pxfinstr"/>
          <w:i/>
          <w:iCs/>
        </w:rPr>
        <w:t>[Name of president]</w:t>
      </w:r>
      <w:r>
        <w:t xml:space="preserve"> will study and report back on the pros and cons of converting the list into a monitored list as a remedy for abusive posters.</w:t>
      </w:r>
    </w:p>
    <w:p w14:paraId="76B02FB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The Board agreed that the content of postings should deal with scientific and technical issues only and that job postings and sharing of job openings are not appropriate.</w:t>
      </w:r>
    </w:p>
    <w:p w14:paraId="60237065"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w:t>
      </w:r>
    </w:p>
    <w:p w14:paraId="4A9BC8B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Budget</w:t>
      </w:r>
    </w:p>
    <w:p w14:paraId="556F7E7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A proposed budget for the forthcoming year distributed to the Board by e-mail prior to the meeting was discussed. A number of changes were approved by the Board based on availability of funds, including the allocation of an additional $</w:t>
      </w:r>
      <w:r>
        <w:rPr>
          <w:rStyle w:val="pxfinstr"/>
          <w:i/>
          <w:iCs/>
        </w:rPr>
        <w:t>[dollar amount of additional sum for promotional activities]</w:t>
      </w:r>
      <w:r>
        <w:t xml:space="preserve"> for promotional activities and a </w:t>
      </w:r>
      <w:r>
        <w:rPr>
          <w:rStyle w:val="pxfinstr"/>
          <w:i/>
          <w:iCs/>
        </w:rPr>
        <w:t>[percentage of increase in reimbursement]</w:t>
      </w:r>
      <w:r>
        <w:rPr>
          <w:vanish/>
        </w:rPr>
        <w:t>&amp;percnt;</w:t>
      </w:r>
      <w:r>
        <w:rPr>
          <w:rStyle w:val="pxvis"/>
          <w:rFonts w:ascii="Times NewRoman" w:hAnsi="Times NewRoman"/>
          <w:b w:val="0"/>
          <w:sz w:val="24"/>
        </w:rPr>
        <w:t>%</w:t>
      </w:r>
      <w:r>
        <w:t xml:space="preserve"> increase in reimbursement of individual board members' transportation and lodging expenses in connection with board meetings.</w:t>
      </w:r>
    </w:p>
    <w:p w14:paraId="3152F28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MOTION: That the Board approve the Budget as presented, with changes as discussed.</w:t>
      </w:r>
    </w:p>
    <w:p w14:paraId="562FA67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The motion passed by a vote of 7 to 2.</w:t>
      </w:r>
    </w:p>
    <w:p w14:paraId="7D13347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Action: The budget as adopted will be published in the newsletter. Our Treasurer, </w:t>
      </w:r>
      <w:r>
        <w:rPr>
          <w:rStyle w:val="pxfinstr"/>
          <w:i/>
          <w:iCs/>
        </w:rPr>
        <w:t>[name of treasurer]</w:t>
      </w:r>
      <w:r>
        <w:t>, will provide a brief narrative statement to place the changes from the current year's budget in context.</w:t>
      </w:r>
    </w:p>
    <w:p w14:paraId="64D0D3BB"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10. </w:t>
      </w:r>
    </w:p>
    <w:p w14:paraId="3A579BC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Next Meeting.</w:t>
      </w:r>
    </w:p>
    <w:p w14:paraId="4DFF076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The next meeting is scheduled for approximately </w:t>
      </w:r>
      <w:r>
        <w:rPr>
          <w:rStyle w:val="pxfinstr"/>
          <w:i/>
          <w:iCs/>
        </w:rPr>
        <w:t>[date of scheduled meeting]</w:t>
      </w:r>
      <w:r>
        <w:t xml:space="preserve"> in </w:t>
      </w:r>
      <w:r>
        <w:rPr>
          <w:rStyle w:val="pxfinstr"/>
          <w:i/>
          <w:iCs/>
        </w:rPr>
        <w:t>[location of scheduled meeting]</w:t>
      </w:r>
      <w:r>
        <w:t>.</w:t>
      </w:r>
    </w:p>
    <w:p w14:paraId="4BCB5DB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Action: President </w:t>
      </w:r>
      <w:r>
        <w:rPr>
          <w:rStyle w:val="pxfinstr"/>
          <w:i/>
          <w:iCs/>
        </w:rPr>
        <w:t>[name of president]</w:t>
      </w:r>
      <w:r>
        <w:t xml:space="preserve"> will notify the Board of the exact dates, time, and place.</w:t>
      </w:r>
    </w:p>
    <w:p w14:paraId="53D7463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11. </w:t>
      </w:r>
    </w:p>
    <w:p w14:paraId="04AE8FA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Adjournment.</w:t>
      </w:r>
    </w:p>
    <w:p w14:paraId="37CA501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 xml:space="preserve">The meeting was adjourned at </w:t>
      </w:r>
      <w:r>
        <w:rPr>
          <w:rStyle w:val="pxfinstr"/>
          <w:i/>
          <w:iCs/>
        </w:rPr>
        <w:t>[time of adjourned meeting]</w:t>
      </w:r>
      <w:r>
        <w:t>.</w:t>
      </w:r>
    </w:p>
    <w:p w14:paraId="67703CD4"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7DA781E"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733EEE56"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504A5878" w14:textId="77777777" w:rsidR="004E0EBB" w:rsidRDefault="004E0EBB">
      <w:pPr>
        <w:pStyle w:val="pxformnotes"/>
        <w:jc w:val="center"/>
        <w:rPr>
          <w:sz w:val="24"/>
          <w:szCs w:val="24"/>
        </w:rPr>
      </w:pPr>
      <w:r>
        <w:rPr>
          <w:rStyle w:val="pxvis"/>
          <w:rFonts w:cs="Arial"/>
          <w:bCs/>
          <w:szCs w:val="28"/>
        </w:rPr>
        <w:t>Notes to Form</w:t>
      </w:r>
    </w:p>
    <w:p w14:paraId="4F30DDEB" w14:textId="77777777" w:rsidR="004E0EBB" w:rsidRDefault="004E0EBB">
      <w:pPr>
        <w:pStyle w:val="pxformnotes"/>
        <w:rPr>
          <w:sz w:val="24"/>
          <w:szCs w:val="24"/>
        </w:rPr>
      </w:pPr>
    </w:p>
    <w:p w14:paraId="20BE508C" w14:textId="77777777" w:rsidR="004E0EBB" w:rsidRDefault="004E0EBB">
      <w:pPr>
        <w:pStyle w:val="pxformnote"/>
        <w:spacing w:before="180"/>
      </w:pPr>
      <w:del w:id="1109" w:author="Cara Cardinale" w:date="2025-02-08T22:58:00Z">
        <w:r w:rsidDel="00F74B46">
          <w:delText>Drafter's Note</w:delText>
        </w:r>
      </w:del>
      <w:r>
        <w:t xml:space="preserve"> </w:t>
      </w:r>
    </w:p>
    <w:p w14:paraId="4024CBF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p.ct.id="f477b8b0b92511efa86bc22ba615bad8|44|31:43"</w:instrText>
      </w:r>
      <w:r>
        <w:fldChar w:fldCharType="end"/>
      </w:r>
      <w:r>
        <w:t>Generally, any important action of a corporation through its directors should be recorded in the minutes of the Board.</w:t>
      </w:r>
    </w:p>
    <w:p w14:paraId="5EB1E360" w14:textId="77777777" w:rsidR="004E0EBB" w:rsidRDefault="004E0EBB">
      <w:pPr>
        <w:pStyle w:val="pxformrr"/>
        <w:rPr>
          <w:sz w:val="24"/>
          <w:szCs w:val="24"/>
        </w:rPr>
      </w:pPr>
      <w:r>
        <w:rPr>
          <w:rStyle w:val="pxvis"/>
          <w:rFonts w:cs="Arial"/>
          <w:bCs/>
          <w:szCs w:val="28"/>
        </w:rPr>
        <w:t>Research References</w:t>
      </w:r>
    </w:p>
    <w:p w14:paraId="696CC47F"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tk.ref.id="I09KZN3"</w:instrText>
      </w:r>
      <w:r>
        <w:rPr>
          <w:rStyle w:val="pxtk"/>
        </w:rPr>
        <w:fldChar w:fldCharType="end"/>
      </w:r>
      <w:r>
        <w:rPr>
          <w:rStyle w:val="pxtk"/>
        </w:rPr>
        <w:t>West's Key Number Digest, Corporations and Business Organizations &amp;key;3410</w:t>
      </w:r>
    </w:p>
    <w:p w14:paraId="0CBB2830"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rc.ref.id="I09NSRZ"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w:t>
      </w:r>
      <w:ins w:id="1110" w:author="Cara Cardinale" w:date="2025-02-18T21:39:00Z">
        <w:r w:rsidR="00562411">
          <w:rPr>
            <w:rStyle w:val="pxrc"/>
          </w:rPr>
          <w:t>07</w:t>
        </w:r>
      </w:ins>
      <w:del w:id="1111" w:author="Cara Cardinale" w:date="2025-02-18T21:39:00Z">
        <w:r w:rsidDel="00562411">
          <w:rPr>
            <w:rStyle w:val="pxrc"/>
          </w:rPr>
          <w:delText>13</w:delText>
        </w:r>
      </w:del>
    </w:p>
    <w:p w14:paraId="03016A12" w14:textId="77777777" w:rsidR="004E0EBB" w:rsidRDefault="004E0EBB">
      <w:pPr>
        <w:pStyle w:val="pxs"/>
        <w:spacing w:before="180"/>
        <w:rPr>
          <w:sz w:val="27"/>
          <w:szCs w:val="27"/>
        </w:rPr>
      </w:pPr>
      <w:r>
        <w:rPr>
          <w:sz w:val="27"/>
          <w:szCs w:val="27"/>
        </w:rPr>
        <w:t>31:44. Minutes of subsequent meeting of board of directors</w:t>
      </w:r>
      <w:r>
        <w:rPr>
          <w:rStyle w:val="pxsep"/>
        </w:rPr>
        <w:t xml:space="preserve">-- </w:t>
      </w:r>
      <w:r>
        <w:rPr>
          <w:sz w:val="27"/>
          <w:szCs w:val="27"/>
        </w:rPr>
        <w:t>Adoption of conflict of interest policy</w:t>
      </w:r>
    </w:p>
    <w:p w14:paraId="684EE398" w14:textId="77777777" w:rsidR="004E0EBB" w:rsidRDefault="004E0EBB">
      <w:pPr>
        <w:pStyle w:val="pxov"/>
        <w:rPr>
          <w:vanish/>
        </w:rPr>
      </w:pPr>
      <w:r>
        <w:rPr>
          <w:vanish/>
        </w:rPr>
        <w:t>FMS</w:t>
      </w:r>
    </w:p>
    <w:p w14:paraId="357E1AC2" w14:textId="77777777" w:rsidR="004E0EBB" w:rsidRDefault="004E0EBB">
      <w:pPr>
        <w:pStyle w:val="pxov"/>
        <w:rPr>
          <w:vanish/>
        </w:rPr>
      </w:pPr>
      <w:r>
        <w:rPr>
          <w:vanish/>
        </w:rPr>
        <w:t>NFP</w:t>
      </w:r>
    </w:p>
    <w:p w14:paraId="41D55B78" w14:textId="77777777" w:rsidR="004E0EBB" w:rsidRDefault="004E0EBB">
      <w:pPr>
        <w:pStyle w:val="pxov"/>
        <w:rPr>
          <w:vanish/>
        </w:rPr>
      </w:pPr>
      <w:r>
        <w:rPr>
          <w:vanish/>
        </w:rPr>
        <w:t>COL</w:t>
      </w:r>
    </w:p>
    <w:p w14:paraId="3122E003" w14:textId="77777777" w:rsidR="004E0EBB" w:rsidRDefault="004E0EBB">
      <w:pPr>
        <w:pStyle w:val="pxov"/>
        <w:rPr>
          <w:vanish/>
        </w:rPr>
      </w:pPr>
      <w:r>
        <w:rPr>
          <w:vanish/>
        </w:rPr>
        <w:t>FCV</w:t>
      </w:r>
    </w:p>
    <w:p w14:paraId="21F8AFA1" w14:textId="77777777" w:rsidR="004E0EBB" w:rsidRDefault="004E0EBB">
      <w:pPr>
        <w:pStyle w:val="pxov"/>
        <w:rPr>
          <w:vanish/>
        </w:rPr>
      </w:pPr>
      <w:r>
        <w:rPr>
          <w:vanish/>
        </w:rPr>
        <w:t>FTR</w:t>
      </w:r>
    </w:p>
    <w:p w14:paraId="5C76737A" w14:textId="77777777" w:rsidR="004E0EBB" w:rsidRDefault="004E0EBB">
      <w:pPr>
        <w:pStyle w:val="pxov"/>
        <w:rPr>
          <w:vanish/>
        </w:rPr>
      </w:pPr>
      <w:r>
        <w:rPr>
          <w:vanish/>
        </w:rPr>
        <w:t>EBL</w:t>
      </w:r>
    </w:p>
    <w:p w14:paraId="4738EDCE" w14:textId="77777777" w:rsidR="004E0EBB" w:rsidRDefault="004E0EBB">
      <w:pPr>
        <w:pStyle w:val="pxov"/>
        <w:rPr>
          <w:vanish/>
        </w:rPr>
      </w:pPr>
      <w:r>
        <w:rPr>
          <w:vanish/>
        </w:rPr>
        <w:t>TEM</w:t>
      </w:r>
    </w:p>
    <w:p w14:paraId="6E07D38C" w14:textId="77777777" w:rsidR="004E0EBB" w:rsidRDefault="004E0EBB">
      <w:pPr>
        <w:pStyle w:val="pxov"/>
        <w:rPr>
          <w:vanish/>
        </w:rPr>
      </w:pPr>
      <w:r>
        <w:rPr>
          <w:vanish/>
        </w:rPr>
        <w:t>MTD</w:t>
      </w:r>
    </w:p>
    <w:p w14:paraId="3D4B8849"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form.fid="Ic70695e0181b11e68c12afa7f3a24041"</w:instrText>
      </w:r>
      <w:r>
        <w:fldChar w:fldCharType="end"/>
      </w:r>
      <w:r>
        <w:t xml:space="preserve">MINUTES OF THE </w:t>
      </w:r>
      <w:r>
        <w:rPr>
          <w:rStyle w:val="pxfinstr"/>
          <w:i/>
          <w:iCs/>
        </w:rPr>
        <w:t>[ORDINAL NUMBER OF MEETING]</w:t>
      </w:r>
      <w:r>
        <w:t xml:space="preserve"> MEETING OF THE BOARD OF DIRECTORS OF </w:t>
      </w:r>
      <w:r>
        <w:rPr>
          <w:rStyle w:val="pxfinstr"/>
          <w:i/>
          <w:iCs/>
        </w:rPr>
        <w:t>[NAME OF CORPORATION]</w:t>
      </w:r>
      <w:r>
        <w:t xml:space="preserve"> </w:t>
      </w:r>
    </w:p>
    <w:p w14:paraId="15B83E0D"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583130E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p.ct.id="f477b8b0b92511efa86bc22ba615bad8|45|31:44"</w:instrText>
      </w:r>
      <w:r>
        <w:fldChar w:fldCharType="end"/>
      </w:r>
      <w:r>
        <w:t xml:space="preserve">The Board of Directors of </w:t>
      </w:r>
      <w:r>
        <w:rPr>
          <w:rStyle w:val="pxfinstr"/>
          <w:i/>
          <w:iCs/>
        </w:rPr>
        <w:t>[name of corporation]</w:t>
      </w:r>
      <w:r>
        <w:t xml:space="preserve"> held its </w:t>
      </w:r>
      <w:r>
        <w:rPr>
          <w:rStyle w:val="pxfinstr"/>
          <w:i/>
          <w:iCs/>
        </w:rPr>
        <w:t>[ordinal number of meeting]</w:t>
      </w:r>
      <w:r>
        <w:t xml:space="preserve"> meeting at </w:t>
      </w:r>
      <w:r>
        <w:rPr>
          <w:rStyle w:val="pxfinstr"/>
          <w:i/>
          <w:iCs/>
        </w:rPr>
        <w:t>[location of meeting]</w:t>
      </w:r>
      <w:r>
        <w:t xml:space="preserve"> on </w:t>
      </w:r>
      <w:r>
        <w:rPr>
          <w:rStyle w:val="pxfinstr"/>
          <w:i/>
          <w:iCs/>
        </w:rPr>
        <w:t>[date of meeting]</w:t>
      </w:r>
      <w:r>
        <w:t>.</w:t>
      </w:r>
    </w:p>
    <w:p w14:paraId="722E8A0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p.ct.id="f477b8b0b92511efa86bc22ba615bad8|45|31:44"</w:instrText>
      </w:r>
      <w:r>
        <w:fldChar w:fldCharType="end"/>
      </w:r>
      <w:r>
        <w:t xml:space="preserve">The following directors, constituting a quorum of the full board, were present at the meeting: </w:t>
      </w:r>
      <w:r>
        <w:rPr>
          <w:rStyle w:val="pxfinstr"/>
          <w:i/>
          <w:iCs/>
        </w:rPr>
        <w:t>[names of directors]</w:t>
      </w:r>
      <w:r>
        <w:t>.</w:t>
      </w:r>
    </w:p>
    <w:p w14:paraId="7E72F70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p.ct.id="f477b8b0b92511efa86bc22ba615bad8|45|31:44"</w:instrText>
      </w:r>
      <w:r>
        <w:fldChar w:fldCharType="end"/>
      </w:r>
      <w:r>
        <w:t xml:space="preserve">The following directors were absent: </w:t>
      </w:r>
      <w:r>
        <w:rPr>
          <w:rStyle w:val="pxfinstr"/>
          <w:i/>
          <w:iCs/>
        </w:rPr>
        <w:t>[[names of absent directors]/None]</w:t>
      </w:r>
      <w:r>
        <w:t>.</w:t>
      </w:r>
    </w:p>
    <w:p w14:paraId="1B7BAD60"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72B6E9A7" w14:textId="77777777" w:rsidR="004E0EBB" w:rsidRDefault="004E0EBB">
      <w:pPr>
        <w:pStyle w:val="pxformfl"/>
        <w:ind w:left="500"/>
      </w:pPr>
      <w:r>
        <w:t xml:space="preserve"> </w:t>
      </w:r>
    </w:p>
    <w:p w14:paraId="6E2EAB32"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READING OF THE MINUTES</w:t>
      </w:r>
    </w:p>
    <w:p w14:paraId="0F6A7D0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p.ct.id="f477b8b0b92511efa86bc22ba615bad8|45|31:44"</w:instrText>
      </w:r>
      <w:r>
        <w:fldChar w:fldCharType="end"/>
      </w:r>
      <w:r>
        <w:t xml:space="preserve">The minutes of the </w:t>
      </w:r>
      <w:r>
        <w:rPr>
          <w:rStyle w:val="pxfinstr"/>
          <w:i/>
          <w:iCs/>
        </w:rPr>
        <w:t>[ordinal number of meeting]</w:t>
      </w:r>
      <w:r>
        <w:t xml:space="preserve"> meeting of the corporation were read. Upon a motion duly made, seconded and unanimously carried, it was</w:t>
      </w:r>
    </w:p>
    <w:p w14:paraId="034A28C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p.ct.id="f477b8b0b92511efa86bc22ba615bad8|45|31:44"</w:instrText>
      </w:r>
      <w:r>
        <w:fldChar w:fldCharType="end"/>
      </w:r>
      <w:r>
        <w:t xml:space="preserve">RESOLVED, the minutes of the </w:t>
      </w:r>
      <w:r>
        <w:rPr>
          <w:rStyle w:val="pxfinstr"/>
          <w:i/>
          <w:iCs/>
        </w:rPr>
        <w:t>[ordinal number of meeting]</w:t>
      </w:r>
      <w:r>
        <w:t xml:space="preserve"> meeting of the corporation are accepted and made part of the corporation's records.</w:t>
      </w:r>
    </w:p>
    <w:p w14:paraId="4F0AB0C8"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682CD0BB"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ADOPTION OF CONFLICT OF INTEREST POLICY</w:t>
      </w:r>
    </w:p>
    <w:p w14:paraId="1A50923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p.ct.id="f477b8b0b92511efa86bc22ba615bad8|45|31:44"</w:instrText>
      </w:r>
      <w:r>
        <w:fldChar w:fldCharType="end"/>
      </w:r>
      <w:r>
        <w:rPr>
          <w:rStyle w:val="pxfinstr"/>
          <w:i/>
          <w:iCs/>
        </w:rPr>
        <w:t>[Name of officer]</w:t>
      </w:r>
      <w:r>
        <w:t xml:space="preserve">, </w:t>
      </w:r>
      <w:r>
        <w:rPr>
          <w:rStyle w:val="pxfinstr"/>
          <w:i/>
          <w:iCs/>
        </w:rPr>
        <w:t>[title of officer]</w:t>
      </w:r>
      <w:r>
        <w:t xml:space="preserve"> of </w:t>
      </w:r>
      <w:r>
        <w:rPr>
          <w:rStyle w:val="pxfinstr"/>
          <w:i/>
          <w:iCs/>
        </w:rPr>
        <w:t>[name of corporation]</w:t>
      </w:r>
      <w:r>
        <w:t>, presented to the board members a written Conflict of Interest Policy to be adopted by the Corporation. Upon a motion duly made, seconded and unanimously carried, it was</w:t>
      </w:r>
    </w:p>
    <w:p w14:paraId="2007151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p.ct.id="f477b8b0b92511efa86bc22ba615bad8|45|31:44"</w:instrText>
      </w:r>
      <w:r>
        <w:fldChar w:fldCharType="end"/>
      </w:r>
      <w:r>
        <w:t>RESOLVED, that the corporation adopts the Conflict of Interest Policy and to make it part of the Bylaws of the Organization.</w:t>
      </w:r>
    </w:p>
    <w:p w14:paraId="4AC1C30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p.ct.id="f477b8b0b92511efa86bc22ba615bad8|45|31:44"</w:instrText>
      </w:r>
      <w:r>
        <w:fldChar w:fldCharType="end"/>
      </w:r>
      <w:r>
        <w:t>Because there was no further business to come before the meeting, upon a motion duly made, seconded and unanimously carried, the meeting was adjourned.</w:t>
      </w:r>
    </w:p>
    <w:p w14:paraId="066437BE"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4DBB3715"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minutes]</w:t>
      </w:r>
    </w:p>
    <w:p w14:paraId="223D1046"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BA619A2"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4E322B46"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75B30AF2" w14:textId="77777777" w:rsidR="004E0EBB" w:rsidRDefault="004E0EBB">
      <w:pPr>
        <w:pStyle w:val="pxformnotes"/>
        <w:jc w:val="center"/>
        <w:rPr>
          <w:sz w:val="24"/>
          <w:szCs w:val="24"/>
        </w:rPr>
      </w:pPr>
      <w:r>
        <w:rPr>
          <w:rStyle w:val="pxvis"/>
          <w:rFonts w:cs="Arial"/>
          <w:bCs/>
          <w:szCs w:val="28"/>
        </w:rPr>
        <w:t>Notes to Form</w:t>
      </w:r>
    </w:p>
    <w:p w14:paraId="70B7E30B" w14:textId="77777777" w:rsidR="004E0EBB" w:rsidRDefault="004E0EBB">
      <w:pPr>
        <w:pStyle w:val="pxformnotes"/>
        <w:rPr>
          <w:sz w:val="24"/>
          <w:szCs w:val="24"/>
        </w:rPr>
      </w:pPr>
    </w:p>
    <w:p w14:paraId="598E0405" w14:textId="77777777" w:rsidR="004E0EBB" w:rsidRDefault="004E0EBB">
      <w:pPr>
        <w:pStyle w:val="pxformrr"/>
        <w:rPr>
          <w:sz w:val="24"/>
          <w:szCs w:val="24"/>
        </w:rPr>
      </w:pPr>
      <w:r>
        <w:rPr>
          <w:rStyle w:val="pxvis"/>
          <w:rFonts w:cs="Arial"/>
          <w:bCs/>
          <w:szCs w:val="28"/>
        </w:rPr>
        <w:t>Research References</w:t>
      </w:r>
    </w:p>
    <w:p w14:paraId="383D2ABA"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tk.ref.id="I09KZOB"</w:instrText>
      </w:r>
      <w:r>
        <w:rPr>
          <w:rStyle w:val="pxtk"/>
        </w:rPr>
        <w:fldChar w:fldCharType="end"/>
      </w:r>
      <w:r>
        <w:rPr>
          <w:rStyle w:val="pxtk"/>
        </w:rPr>
        <w:t>West's Key Number Digest, Corporations and Business Organizations &amp;key;3410</w:t>
      </w:r>
    </w:p>
    <w:p w14:paraId="1D9D0587" w14:textId="77777777" w:rsidR="004E0EBB" w:rsidRDefault="004E0EBB">
      <w:pPr>
        <w:pStyle w:val="pxs"/>
        <w:spacing w:before="180"/>
        <w:rPr>
          <w:sz w:val="27"/>
          <w:szCs w:val="27"/>
        </w:rPr>
      </w:pPr>
      <w:r>
        <w:rPr>
          <w:sz w:val="27"/>
          <w:szCs w:val="27"/>
        </w:rPr>
        <w:t>31:45. Resolution designating depository of funds</w:t>
      </w:r>
    </w:p>
    <w:p w14:paraId="2BE9CB5C" w14:textId="77777777" w:rsidR="004E0EBB" w:rsidRDefault="004E0EBB">
      <w:pPr>
        <w:pStyle w:val="pxov"/>
        <w:rPr>
          <w:vanish/>
        </w:rPr>
      </w:pPr>
      <w:r>
        <w:rPr>
          <w:vanish/>
        </w:rPr>
        <w:t>FMS</w:t>
      </w:r>
    </w:p>
    <w:p w14:paraId="432B4E8E" w14:textId="77777777" w:rsidR="004E0EBB" w:rsidRDefault="004E0EBB">
      <w:pPr>
        <w:pStyle w:val="pxov"/>
        <w:rPr>
          <w:vanish/>
        </w:rPr>
      </w:pPr>
      <w:r>
        <w:rPr>
          <w:vanish/>
        </w:rPr>
        <w:t>NFP</w:t>
      </w:r>
    </w:p>
    <w:p w14:paraId="6F717806" w14:textId="77777777" w:rsidR="004E0EBB" w:rsidRDefault="004E0EBB">
      <w:pPr>
        <w:pStyle w:val="pxov"/>
        <w:rPr>
          <w:vanish/>
        </w:rPr>
      </w:pPr>
      <w:r>
        <w:rPr>
          <w:vanish/>
        </w:rPr>
        <w:t>COL</w:t>
      </w:r>
    </w:p>
    <w:p w14:paraId="6F16613B" w14:textId="77777777" w:rsidR="004E0EBB" w:rsidRDefault="004E0EBB">
      <w:pPr>
        <w:pStyle w:val="pxov"/>
        <w:rPr>
          <w:vanish/>
        </w:rPr>
      </w:pPr>
      <w:r>
        <w:rPr>
          <w:vanish/>
        </w:rPr>
        <w:t>FCV</w:t>
      </w:r>
    </w:p>
    <w:p w14:paraId="489D19BB" w14:textId="77777777" w:rsidR="004E0EBB" w:rsidRDefault="004E0EBB">
      <w:pPr>
        <w:pStyle w:val="pxov"/>
        <w:rPr>
          <w:vanish/>
        </w:rPr>
      </w:pPr>
      <w:r>
        <w:rPr>
          <w:vanish/>
        </w:rPr>
        <w:t>FTR</w:t>
      </w:r>
    </w:p>
    <w:p w14:paraId="4DF0FA2B" w14:textId="77777777" w:rsidR="004E0EBB" w:rsidRDefault="004E0EBB">
      <w:pPr>
        <w:pStyle w:val="pxov"/>
        <w:rPr>
          <w:vanish/>
        </w:rPr>
      </w:pPr>
      <w:r>
        <w:rPr>
          <w:vanish/>
        </w:rPr>
        <w:t>EBL</w:t>
      </w:r>
    </w:p>
    <w:p w14:paraId="30BA184B" w14:textId="77777777" w:rsidR="004E0EBB" w:rsidRDefault="004E0EBB">
      <w:pPr>
        <w:pStyle w:val="pxov"/>
        <w:rPr>
          <w:vanish/>
        </w:rPr>
      </w:pPr>
      <w:r>
        <w:rPr>
          <w:vanish/>
        </w:rPr>
        <w:t>TEM</w:t>
      </w:r>
    </w:p>
    <w:p w14:paraId="6E42B276" w14:textId="77777777" w:rsidR="004E0EBB" w:rsidRDefault="004E0EBB">
      <w:pPr>
        <w:pStyle w:val="pxov"/>
        <w:rPr>
          <w:vanish/>
        </w:rPr>
      </w:pPr>
      <w:r>
        <w:rPr>
          <w:vanish/>
        </w:rPr>
        <w:t>MTD</w:t>
      </w:r>
    </w:p>
    <w:p w14:paraId="0FC5421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form.fid="Ic706bcf0181b11e68c12afa7f3a24041"</w:instrText>
      </w:r>
      <w:r>
        <w:fldChar w:fldCharType="end"/>
      </w:r>
      <w:r>
        <w:rPr>
          <w:color w:val="FF0000"/>
          <w:sz w:val="20"/>
          <w:szCs w:val="20"/>
          <w:vertAlign w:val="superscript"/>
        </w:rPr>
        <w:t>►</w:t>
      </w:r>
      <w:r>
        <w:fldChar w:fldCharType="begin"/>
      </w:r>
      <w:r>
        <w:instrText>p.ct.id="f477b8b0b92511efa86bc22ba615bad8|46|31:45"</w:instrText>
      </w:r>
      <w:r>
        <w:fldChar w:fldCharType="end"/>
      </w:r>
      <w:r>
        <w:t xml:space="preserve">A special meeting of the Board of Directors of </w:t>
      </w:r>
      <w:r>
        <w:rPr>
          <w:rStyle w:val="pxfinstr"/>
          <w:i/>
          <w:iCs/>
        </w:rPr>
        <w:t>[name of corporation]</w:t>
      </w:r>
      <w:r>
        <w:t xml:space="preserve"> was held on </w:t>
      </w:r>
      <w:r>
        <w:rPr>
          <w:rStyle w:val="pxfinstr"/>
          <w:i/>
          <w:iCs/>
        </w:rPr>
        <w:t>[date of meeting]</w:t>
      </w:r>
      <w:r>
        <w:t xml:space="preserve"> at </w:t>
      </w:r>
      <w:r>
        <w:rPr>
          <w:rStyle w:val="pxfinstr"/>
          <w:i/>
          <w:iCs/>
        </w:rPr>
        <w:t>[time of day]</w:t>
      </w:r>
      <w:r>
        <w:t xml:space="preserve"> at </w:t>
      </w:r>
      <w:r>
        <w:rPr>
          <w:rStyle w:val="pxfinstr"/>
          <w:i/>
          <w:iCs/>
        </w:rPr>
        <w:t>[location of meeting]</w:t>
      </w:r>
      <w:r>
        <w:t xml:space="preserve">, </w:t>
      </w:r>
      <w:r>
        <w:rPr>
          <w:rStyle w:val="pxfinstr"/>
          <w:i/>
          <w:iCs/>
        </w:rPr>
        <w:t>[name of city]</w:t>
      </w:r>
      <w:r>
        <w:t xml:space="preserve">, N.Y. </w:t>
      </w:r>
      <w:r>
        <w:rPr>
          <w:rStyle w:val="pxfinstr"/>
          <w:i/>
          <w:iCs/>
        </w:rPr>
        <w:t>[specification of ZIP code]</w:t>
      </w:r>
      <w:r>
        <w:t>.</w:t>
      </w:r>
    </w:p>
    <w:p w14:paraId="1D8460E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p.ct.id="f477b8b0b92511efa86bc22ba615bad8|46|31:45"</w:instrText>
      </w:r>
      <w:r>
        <w:fldChar w:fldCharType="end"/>
      </w:r>
      <w:r>
        <w:t>All of the Directors being present, the meeting was called to order by the Chair. The Chair stated the Corporation's need to obtain signature cards from the bank. After advising the Directors of the convenience of several banks near the Corporation's place of business and upon a motion duly made, seconded and unanimously carried, it was</w:t>
      </w:r>
    </w:p>
    <w:p w14:paraId="7A86C99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p.ct.id="f477b8b0b92511efa86bc22ba615bad8|46|31:45"</w:instrText>
      </w:r>
      <w:r>
        <w:fldChar w:fldCharType="end"/>
      </w:r>
      <w:r>
        <w:t xml:space="preserve">RESOLVED, that the Corporation's bank should be </w:t>
      </w:r>
      <w:r>
        <w:rPr>
          <w:rStyle w:val="pxfinstr"/>
          <w:i/>
          <w:iCs/>
        </w:rPr>
        <w:t>[name of bank]</w:t>
      </w:r>
      <w:r>
        <w:t xml:space="preserve">, </w:t>
      </w:r>
      <w:r>
        <w:rPr>
          <w:rStyle w:val="pxfinstr"/>
          <w:i/>
          <w:iCs/>
        </w:rPr>
        <w:t>[specification of branch]</w:t>
      </w:r>
      <w:r>
        <w:t>, instructing the Treasurer to proceed with the opening of the checking account.</w:t>
      </w:r>
    </w:p>
    <w:p w14:paraId="1FEFDAB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p.ct.id="f477b8b0b92511efa86bc22ba615bad8|46|31:45"</w:instrText>
      </w:r>
      <w:r>
        <w:fldChar w:fldCharType="end"/>
      </w:r>
      <w:r>
        <w:t>RESOLVED, that all officers should have their signatures registered with the bank and that the signing of checks must include only one officer signature.</w:t>
      </w:r>
    </w:p>
    <w:p w14:paraId="4FA5FE3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p.ct.id="f477b8b0b92511efa86bc22ba615bad8|46|31:45"</w:instrText>
      </w:r>
      <w:r>
        <w:fldChar w:fldCharType="end"/>
      </w:r>
      <w:r>
        <w:t>There being no further business to come before the meeting, upon motion duly made, seconded and unanimously carried, the meeting was adjourned.</w:t>
      </w:r>
    </w:p>
    <w:p w14:paraId="2E154643"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0135557B"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761CFAB1"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officers]</w:t>
      </w:r>
    </w:p>
    <w:p w14:paraId="50CA3C2E"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[Titles of officers]</w:t>
      </w:r>
    </w:p>
    <w:p w14:paraId="79739B08" w14:textId="77777777" w:rsidR="004E0EBB" w:rsidRDefault="004E0EBB">
      <w:pPr>
        <w:pStyle w:val="pxformnotes"/>
        <w:jc w:val="center"/>
        <w:rPr>
          <w:sz w:val="24"/>
          <w:szCs w:val="24"/>
        </w:rPr>
      </w:pPr>
      <w:r>
        <w:rPr>
          <w:rStyle w:val="pxvis"/>
          <w:rFonts w:cs="Arial"/>
          <w:bCs/>
          <w:szCs w:val="28"/>
        </w:rPr>
        <w:t>Notes to Form</w:t>
      </w:r>
    </w:p>
    <w:p w14:paraId="630F7871" w14:textId="77777777" w:rsidR="004E0EBB" w:rsidRDefault="004E0EBB">
      <w:pPr>
        <w:pStyle w:val="pxformnotes"/>
        <w:rPr>
          <w:sz w:val="24"/>
          <w:szCs w:val="24"/>
        </w:rPr>
      </w:pPr>
    </w:p>
    <w:p w14:paraId="638C6EAD" w14:textId="77777777" w:rsidR="004E0EBB" w:rsidRDefault="004E0EBB">
      <w:pPr>
        <w:pStyle w:val="pxformrr"/>
        <w:rPr>
          <w:sz w:val="24"/>
          <w:szCs w:val="24"/>
        </w:rPr>
      </w:pPr>
      <w:r>
        <w:rPr>
          <w:rStyle w:val="pxvis"/>
          <w:rFonts w:cs="Arial"/>
          <w:bCs/>
          <w:szCs w:val="28"/>
        </w:rPr>
        <w:t>Research References</w:t>
      </w:r>
    </w:p>
    <w:p w14:paraId="1D7EC4B5"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tk.ref.id="I09KZOD"</w:instrText>
      </w:r>
      <w:r>
        <w:rPr>
          <w:rStyle w:val="pxtk"/>
        </w:rPr>
        <w:fldChar w:fldCharType="end"/>
      </w:r>
      <w:r>
        <w:rPr>
          <w:rStyle w:val="pxtk"/>
        </w:rPr>
        <w:t>West's Key Number Digest, Corporations and Business Organizations &amp;key;3423</w:t>
      </w:r>
    </w:p>
    <w:p w14:paraId="234D0FC6" w14:textId="77777777" w:rsidR="004E0EBB" w:rsidRDefault="004E0EBB">
      <w:pPr>
        <w:pStyle w:val="pxformrrp"/>
        <w:rPr>
          <w:ins w:id="1112" w:author="Cara Cardinale" w:date="2025-03-01T20:02:00Z"/>
          <w:rStyle w:val="pxtk"/>
        </w:rPr>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tk.ref.id="I09NST9"</w:instrText>
      </w:r>
      <w:r>
        <w:rPr>
          <w:rStyle w:val="pxtk"/>
        </w:rPr>
        <w:fldChar w:fldCharType="end"/>
      </w:r>
      <w:r>
        <w:rPr>
          <w:rStyle w:val="pxtk"/>
        </w:rPr>
        <w:t>West's Key Number Digest, Corporations and Business Organizations &amp;key;3430</w:t>
      </w:r>
    </w:p>
    <w:p w14:paraId="5E62E55C" w14:textId="77777777" w:rsidR="00FB2934" w:rsidRDefault="00FB2934" w:rsidP="00FB2934">
      <w:pPr>
        <w:rPr>
          <w:ins w:id="1113" w:author="Cara Cardinale" w:date="2025-03-03T13:23:00Z"/>
        </w:rPr>
      </w:pPr>
    </w:p>
    <w:p w14:paraId="1305F0BD" w14:textId="77777777" w:rsidR="002260E9" w:rsidRDefault="002260E9" w:rsidP="00FB2934">
      <w:pPr>
        <w:rPr>
          <w:ins w:id="1114" w:author="Cara Cardinale" w:date="2025-03-03T13:23:00Z"/>
        </w:rPr>
      </w:pPr>
    </w:p>
    <w:p w14:paraId="65F12EDE" w14:textId="77777777" w:rsidR="002260E9" w:rsidRDefault="002260E9" w:rsidP="00FB2934">
      <w:pPr>
        <w:rPr>
          <w:ins w:id="1115" w:author="Cara Cardinale" w:date="2025-03-03T13:23:00Z"/>
        </w:rPr>
      </w:pPr>
      <w:bookmarkStart w:id="1116" w:name="_Hlk191900764"/>
      <w:ins w:id="1117" w:author="Cara Cardinale" w:date="2025-03-03T13:23:00Z">
        <w:r w:rsidRPr="007555CD">
          <w:rPr>
            <w:sz w:val="27"/>
            <w:szCs w:val="27"/>
          </w:rPr>
          <w:t>31:45.</w:t>
        </w:r>
        <w:r>
          <w:rPr>
            <w:sz w:val="27"/>
            <w:szCs w:val="27"/>
          </w:rPr>
          <w:t>4</w:t>
        </w:r>
        <w:r w:rsidRPr="007555CD">
          <w:rPr>
            <w:sz w:val="27"/>
            <w:szCs w:val="27"/>
          </w:rPr>
          <w:t xml:space="preserve">0. Resolution </w:t>
        </w:r>
      </w:ins>
      <w:ins w:id="1118" w:author="Cara Cardinale" w:date="2025-03-03T13:25:00Z">
        <w:r w:rsidR="009F3396">
          <w:rPr>
            <w:sz w:val="27"/>
            <w:szCs w:val="27"/>
          </w:rPr>
          <w:t>authorizing officers to open bank accounts</w:t>
        </w:r>
      </w:ins>
    </w:p>
    <w:bookmarkEnd w:id="1116"/>
    <w:p w14:paraId="709FDAEE" w14:textId="77777777" w:rsidR="002260E9" w:rsidRDefault="002260E9" w:rsidP="00FB2934">
      <w:pPr>
        <w:rPr>
          <w:ins w:id="1119" w:author="Cara Cardinale" w:date="2025-03-03T13:23:00Z"/>
        </w:rPr>
      </w:pPr>
    </w:p>
    <w:p w14:paraId="3F9EC5F6" w14:textId="77777777" w:rsidR="002260E9" w:rsidRDefault="002260E9" w:rsidP="002260E9">
      <w:pPr>
        <w:ind w:firstLine="720"/>
        <w:rPr>
          <w:ins w:id="1120" w:author="Cara Cardinale" w:date="2025-03-03T13:24:00Z"/>
        </w:rPr>
      </w:pPr>
      <w:ins w:id="1121" w:author="Cara Cardinale" w:date="2025-03-03T13:23:00Z">
        <w:r w:rsidRPr="002260E9">
          <w:t>RESOLVED, that the officers of the Corporation be, and each of them acting alone hereby is, authorized and directed, in the name and on behalf of the Corporation, to open such accounts with such banking institutions as they, or any one of them, deem</w:t>
        </w:r>
        <w:r>
          <w:t>s</w:t>
        </w:r>
        <w:r w:rsidRPr="002260E9">
          <w:t xml:space="preserve"> necessary or appropriate to conduct the business of the Corporation; that the Corporation hereby adopts, as though the same were presented herewith, any standard form of resolution required by any banking institution in order for the Corporation to establish an account with such banking institution; and that the </w:t>
        </w:r>
      </w:ins>
      <w:ins w:id="1122" w:author="Cara Cardinale" w:date="2025-03-03T22:30:00Z">
        <w:r w:rsidR="00FD7F57">
          <w:t>o</w:t>
        </w:r>
      </w:ins>
      <w:ins w:id="1123" w:author="Cara Cardinale" w:date="2025-03-03T13:23:00Z">
        <w:r>
          <w:t>fficer</w:t>
        </w:r>
        <w:r w:rsidRPr="002260E9">
          <w:t>s be, and each of them acting alone hereby is, authorized and empowered to certify the adoption of any such resolution and is directed to record any resolutions so certified in the Corporation's minute book</w:t>
        </w:r>
      </w:ins>
      <w:ins w:id="1124" w:author="Cara Cardinale" w:date="2025-03-03T13:24:00Z">
        <w:r w:rsidR="009F3396">
          <w:t>.</w:t>
        </w:r>
      </w:ins>
    </w:p>
    <w:p w14:paraId="491D3E9D" w14:textId="77777777" w:rsidR="009F3396" w:rsidRDefault="009F3396" w:rsidP="002260E9">
      <w:pPr>
        <w:ind w:firstLine="720"/>
        <w:rPr>
          <w:ins w:id="1125" w:author="Cara Cardinale" w:date="2025-03-03T13:24:00Z"/>
        </w:rPr>
      </w:pPr>
    </w:p>
    <w:p w14:paraId="01F7FB7C" w14:textId="77777777" w:rsidR="009F3396" w:rsidRDefault="009F3396" w:rsidP="009F3396">
      <w:pPr>
        <w:pStyle w:val="pxformnotes"/>
        <w:jc w:val="center"/>
        <w:rPr>
          <w:ins w:id="1126" w:author="Cara Cardinale" w:date="2025-03-03T13:24:00Z"/>
          <w:sz w:val="24"/>
          <w:szCs w:val="24"/>
        </w:rPr>
      </w:pPr>
      <w:ins w:id="1127" w:author="Cara Cardinale" w:date="2025-03-03T13:24:00Z">
        <w:r>
          <w:rPr>
            <w:rStyle w:val="pxvis"/>
            <w:rFonts w:cs="Arial"/>
            <w:bCs/>
            <w:szCs w:val="28"/>
          </w:rPr>
          <w:t>Notes to Form</w:t>
        </w:r>
      </w:ins>
    </w:p>
    <w:p w14:paraId="21776D7C" w14:textId="77777777" w:rsidR="009F3396" w:rsidRDefault="009F3396" w:rsidP="009F3396">
      <w:pPr>
        <w:pStyle w:val="pxformnotes"/>
        <w:rPr>
          <w:ins w:id="1128" w:author="Cara Cardinale" w:date="2025-03-03T13:24:00Z"/>
          <w:sz w:val="24"/>
          <w:szCs w:val="24"/>
        </w:rPr>
      </w:pPr>
    </w:p>
    <w:p w14:paraId="7DAFF2AE" w14:textId="77777777" w:rsidR="009F3396" w:rsidRDefault="009F3396" w:rsidP="009F3396">
      <w:pPr>
        <w:pStyle w:val="pxformrr"/>
        <w:rPr>
          <w:ins w:id="1129" w:author="Cara Cardinale" w:date="2025-03-03T13:24:00Z"/>
          <w:sz w:val="24"/>
          <w:szCs w:val="24"/>
        </w:rPr>
      </w:pPr>
      <w:ins w:id="1130" w:author="Cara Cardinale" w:date="2025-03-03T13:24:00Z">
        <w:r>
          <w:rPr>
            <w:rStyle w:val="pxvis"/>
            <w:rFonts w:cs="Arial"/>
            <w:bCs/>
            <w:szCs w:val="28"/>
          </w:rPr>
          <w:t>Research References</w:t>
        </w:r>
      </w:ins>
    </w:p>
    <w:p w14:paraId="61FDFCBD" w14:textId="77777777" w:rsidR="009F3396" w:rsidRDefault="009F3396" w:rsidP="009F3396">
      <w:pPr>
        <w:pStyle w:val="pxformrrp"/>
        <w:rPr>
          <w:ins w:id="1131" w:author="Cara Cardinale" w:date="2025-03-03T13:24:00Z"/>
        </w:rPr>
      </w:pPr>
      <w:ins w:id="1132" w:author="Cara Cardinale" w:date="2025-03-03T13:24:00Z">
        <w:r>
          <w:t xml:space="preserve"> </w:t>
        </w:r>
        <w:r>
          <w:rPr>
            <w:rStyle w:val="pxvis"/>
            <w:rFonts w:ascii="Times NewRoman" w:hAnsi="Times NewRoman"/>
            <w:b w:val="0"/>
            <w:sz w:val="24"/>
          </w:rPr>
          <w:tab/>
        </w:r>
        <w:r>
          <w:rPr>
            <w:rStyle w:val="pxtk"/>
          </w:rPr>
          <w:fldChar w:fldCharType="begin"/>
        </w:r>
        <w:r>
          <w:rPr>
            <w:rStyle w:val="pxtk"/>
          </w:rPr>
          <w:instrText>tk.ref.id="I09KZOD"</w:instrText>
        </w:r>
        <w:r>
          <w:rPr>
            <w:rStyle w:val="pxtk"/>
          </w:rPr>
          <w:fldChar w:fldCharType="end"/>
        </w:r>
        <w:r>
          <w:rPr>
            <w:rStyle w:val="pxtk"/>
          </w:rPr>
          <w:t>West's Key Number Digest, Corporations and Business Organizations &amp;key;3423</w:t>
        </w:r>
      </w:ins>
    </w:p>
    <w:p w14:paraId="67D5BE7E" w14:textId="77777777" w:rsidR="009F3396" w:rsidRDefault="009F3396" w:rsidP="009F3396">
      <w:pPr>
        <w:pStyle w:val="pxformrrp"/>
        <w:rPr>
          <w:ins w:id="1133" w:author="Cara Cardinale" w:date="2025-03-03T13:24:00Z"/>
          <w:rStyle w:val="pxtk"/>
        </w:rPr>
      </w:pPr>
      <w:ins w:id="1134" w:author="Cara Cardinale" w:date="2025-03-03T13:24:00Z">
        <w:r>
          <w:t xml:space="preserve"> </w:t>
        </w:r>
        <w:r>
          <w:rPr>
            <w:rStyle w:val="pxvis"/>
            <w:rFonts w:ascii="Times NewRoman" w:hAnsi="Times NewRoman"/>
            <w:b w:val="0"/>
            <w:sz w:val="24"/>
          </w:rPr>
          <w:tab/>
        </w:r>
        <w:r>
          <w:rPr>
            <w:rStyle w:val="pxtk"/>
          </w:rPr>
          <w:fldChar w:fldCharType="begin"/>
        </w:r>
        <w:r>
          <w:rPr>
            <w:rStyle w:val="pxtk"/>
          </w:rPr>
          <w:instrText>tk.ref.id="I09NST9"</w:instrText>
        </w:r>
        <w:r>
          <w:rPr>
            <w:rStyle w:val="pxtk"/>
          </w:rPr>
          <w:fldChar w:fldCharType="end"/>
        </w:r>
        <w:r>
          <w:rPr>
            <w:rStyle w:val="pxtk"/>
          </w:rPr>
          <w:t>West's Key Number Digest, Corporations and Business Organizations &amp;key;3430</w:t>
        </w:r>
      </w:ins>
    </w:p>
    <w:p w14:paraId="0DF9CDD4" w14:textId="77777777" w:rsidR="009F3396" w:rsidRDefault="009F3396" w:rsidP="002260E9">
      <w:pPr>
        <w:ind w:firstLine="720"/>
        <w:rPr>
          <w:ins w:id="1135" w:author="Cara Cardinale" w:date="2025-03-01T20:02:00Z"/>
        </w:rPr>
      </w:pPr>
    </w:p>
    <w:p w14:paraId="435A00A1" w14:textId="77777777" w:rsidR="00B63CBA" w:rsidRPr="007555CD" w:rsidRDefault="00FB2934" w:rsidP="00B63CBA">
      <w:pPr>
        <w:pStyle w:val="pxs"/>
        <w:spacing w:before="180"/>
        <w:rPr>
          <w:ins w:id="1136" w:author="Cara Cardinale" w:date="2025-03-01T20:13:00Z"/>
          <w:sz w:val="27"/>
          <w:szCs w:val="27"/>
          <w:rPrChange w:id="1137" w:author="Cara Cardinale" w:date="2025-03-01T20:19:00Z">
            <w:rPr>
              <w:ins w:id="1138" w:author="Cara Cardinale" w:date="2025-03-01T20:13:00Z"/>
              <w:szCs w:val="27"/>
            </w:rPr>
          </w:rPrChange>
        </w:rPr>
      </w:pPr>
      <w:ins w:id="1139" w:author="Cara Cardinale" w:date="2025-03-01T20:12:00Z">
        <w:r w:rsidRPr="007555CD">
          <w:rPr>
            <w:sz w:val="27"/>
            <w:szCs w:val="27"/>
          </w:rPr>
          <w:t>31:45.</w:t>
        </w:r>
      </w:ins>
      <w:ins w:id="1140" w:author="Cara Cardinale" w:date="2025-03-01T20:18:00Z">
        <w:r w:rsidR="00A01FD6" w:rsidRPr="007555CD">
          <w:rPr>
            <w:sz w:val="27"/>
            <w:szCs w:val="27"/>
          </w:rPr>
          <w:t>50.</w:t>
        </w:r>
      </w:ins>
      <w:ins w:id="1141" w:author="Cara Cardinale" w:date="2025-03-01T20:12:00Z">
        <w:r w:rsidRPr="007555CD">
          <w:rPr>
            <w:sz w:val="27"/>
            <w:szCs w:val="27"/>
          </w:rPr>
          <w:t xml:space="preserve"> Resolution </w:t>
        </w:r>
        <w:r w:rsidR="00B63CBA" w:rsidRPr="007555CD">
          <w:rPr>
            <w:sz w:val="27"/>
            <w:szCs w:val="27"/>
          </w:rPr>
          <w:t>t</w:t>
        </w:r>
      </w:ins>
      <w:ins w:id="1142" w:author="Cara Cardinale" w:date="2025-03-01T20:02:00Z">
        <w:r w:rsidRPr="007555CD">
          <w:rPr>
            <w:sz w:val="27"/>
            <w:szCs w:val="27"/>
            <w:rPrChange w:id="1143" w:author="Cara Cardinale" w:date="2025-03-01T20:19:00Z">
              <w:rPr>
                <w:szCs w:val="27"/>
              </w:rPr>
            </w:rPrChange>
          </w:rPr>
          <w:t xml:space="preserve">o </w:t>
        </w:r>
      </w:ins>
      <w:ins w:id="1144" w:author="Cara Cardinale" w:date="2025-03-01T20:12:00Z">
        <w:r w:rsidR="00B63CBA" w:rsidRPr="007555CD">
          <w:rPr>
            <w:sz w:val="27"/>
            <w:szCs w:val="27"/>
            <w:rPrChange w:id="1145" w:author="Cara Cardinale" w:date="2025-03-01T20:19:00Z">
              <w:rPr>
                <w:szCs w:val="27"/>
              </w:rPr>
            </w:rPrChange>
          </w:rPr>
          <w:t>a</w:t>
        </w:r>
      </w:ins>
      <w:ins w:id="1146" w:author="Cara Cardinale" w:date="2025-03-01T20:02:00Z">
        <w:r w:rsidRPr="007555CD">
          <w:rPr>
            <w:sz w:val="27"/>
            <w:szCs w:val="27"/>
            <w:rPrChange w:id="1147" w:author="Cara Cardinale" w:date="2025-03-01T20:19:00Z">
              <w:rPr>
                <w:szCs w:val="27"/>
              </w:rPr>
            </w:rPrChange>
          </w:rPr>
          <w:t xml:space="preserve">mend </w:t>
        </w:r>
      </w:ins>
      <w:ins w:id="1148" w:author="Cara Cardinale" w:date="2025-03-01T20:12:00Z">
        <w:r w:rsidR="00B63CBA" w:rsidRPr="007555CD">
          <w:rPr>
            <w:sz w:val="27"/>
            <w:szCs w:val="27"/>
            <w:rPrChange w:id="1149" w:author="Cara Cardinale" w:date="2025-03-01T20:19:00Z">
              <w:rPr>
                <w:szCs w:val="27"/>
              </w:rPr>
            </w:rPrChange>
          </w:rPr>
          <w:t>c</w:t>
        </w:r>
      </w:ins>
      <w:ins w:id="1150" w:author="Cara Cardinale" w:date="2025-03-01T20:02:00Z">
        <w:r w:rsidRPr="007555CD">
          <w:rPr>
            <w:sz w:val="27"/>
            <w:szCs w:val="27"/>
            <w:rPrChange w:id="1151" w:author="Cara Cardinale" w:date="2025-03-01T20:19:00Z">
              <w:rPr>
                <w:szCs w:val="27"/>
              </w:rPr>
            </w:rPrChange>
          </w:rPr>
          <w:t xml:space="preserve">ertificate of </w:t>
        </w:r>
      </w:ins>
      <w:ins w:id="1152" w:author="Cara Cardinale" w:date="2025-03-01T20:12:00Z">
        <w:r w:rsidR="00B63CBA" w:rsidRPr="007555CD">
          <w:rPr>
            <w:sz w:val="27"/>
            <w:szCs w:val="27"/>
            <w:rPrChange w:id="1153" w:author="Cara Cardinale" w:date="2025-03-01T20:19:00Z">
              <w:rPr>
                <w:szCs w:val="27"/>
              </w:rPr>
            </w:rPrChange>
          </w:rPr>
          <w:t>i</w:t>
        </w:r>
      </w:ins>
      <w:ins w:id="1154" w:author="Cara Cardinale" w:date="2025-03-01T20:02:00Z">
        <w:r w:rsidRPr="007555CD">
          <w:rPr>
            <w:sz w:val="27"/>
            <w:szCs w:val="27"/>
            <w:rPrChange w:id="1155" w:author="Cara Cardinale" w:date="2025-03-01T20:19:00Z">
              <w:rPr>
                <w:szCs w:val="27"/>
              </w:rPr>
            </w:rPrChange>
          </w:rPr>
          <w:t xml:space="preserve">ncorporation to </w:t>
        </w:r>
      </w:ins>
      <w:ins w:id="1156" w:author="Cara Cardinale" w:date="2025-03-01T20:12:00Z">
        <w:r w:rsidR="00B63CBA" w:rsidRPr="007555CD">
          <w:rPr>
            <w:sz w:val="27"/>
            <w:szCs w:val="27"/>
            <w:rPrChange w:id="1157" w:author="Cara Cardinale" w:date="2025-03-01T20:19:00Z">
              <w:rPr>
                <w:szCs w:val="27"/>
              </w:rPr>
            </w:rPrChange>
          </w:rPr>
          <w:t>i</w:t>
        </w:r>
      </w:ins>
      <w:ins w:id="1158" w:author="Cara Cardinale" w:date="2025-03-01T20:02:00Z">
        <w:r w:rsidRPr="007555CD">
          <w:rPr>
            <w:sz w:val="27"/>
            <w:szCs w:val="27"/>
            <w:rPrChange w:id="1159" w:author="Cara Cardinale" w:date="2025-03-01T20:19:00Z">
              <w:rPr>
                <w:szCs w:val="27"/>
              </w:rPr>
            </w:rPrChange>
          </w:rPr>
          <w:t xml:space="preserve">ncrease </w:t>
        </w:r>
      </w:ins>
      <w:ins w:id="1160" w:author="Cara Cardinale" w:date="2025-03-01T20:12:00Z">
        <w:r w:rsidR="00B63CBA" w:rsidRPr="007555CD">
          <w:rPr>
            <w:sz w:val="27"/>
            <w:szCs w:val="27"/>
            <w:rPrChange w:id="1161" w:author="Cara Cardinale" w:date="2025-03-01T20:19:00Z">
              <w:rPr>
                <w:szCs w:val="27"/>
              </w:rPr>
            </w:rPrChange>
          </w:rPr>
          <w:t>n</w:t>
        </w:r>
      </w:ins>
      <w:ins w:id="1162" w:author="Cara Cardinale" w:date="2025-03-01T20:02:00Z">
        <w:r w:rsidRPr="007555CD">
          <w:rPr>
            <w:sz w:val="27"/>
            <w:szCs w:val="27"/>
            <w:rPrChange w:id="1163" w:author="Cara Cardinale" w:date="2025-03-01T20:19:00Z">
              <w:rPr>
                <w:szCs w:val="27"/>
              </w:rPr>
            </w:rPrChange>
          </w:rPr>
          <w:t xml:space="preserve">umber of </w:t>
        </w:r>
      </w:ins>
      <w:ins w:id="1164" w:author="Cara Cardinale" w:date="2025-03-01T20:12:00Z">
        <w:r w:rsidR="00B63CBA" w:rsidRPr="007555CD">
          <w:rPr>
            <w:sz w:val="27"/>
            <w:szCs w:val="27"/>
            <w:rPrChange w:id="1165" w:author="Cara Cardinale" w:date="2025-03-01T20:19:00Z">
              <w:rPr>
                <w:szCs w:val="27"/>
              </w:rPr>
            </w:rPrChange>
          </w:rPr>
          <w:t>d</w:t>
        </w:r>
      </w:ins>
      <w:ins w:id="1166" w:author="Cara Cardinale" w:date="2025-03-01T20:02:00Z">
        <w:r w:rsidRPr="007555CD">
          <w:rPr>
            <w:sz w:val="27"/>
            <w:szCs w:val="27"/>
            <w:rPrChange w:id="1167" w:author="Cara Cardinale" w:date="2025-03-01T20:19:00Z">
              <w:rPr>
                <w:szCs w:val="27"/>
              </w:rPr>
            </w:rPrChange>
          </w:rPr>
          <w:t xml:space="preserve">irectors </w:t>
        </w:r>
      </w:ins>
    </w:p>
    <w:p w14:paraId="6ED6E652" w14:textId="77777777" w:rsidR="007555CD" w:rsidRDefault="007555CD" w:rsidP="00B63CBA">
      <w:pPr>
        <w:pStyle w:val="pxs"/>
        <w:rPr>
          <w:ins w:id="1168" w:author="Cara Cardinale" w:date="2025-03-01T20:19:00Z"/>
        </w:rPr>
      </w:pPr>
    </w:p>
    <w:p w14:paraId="454EBCB8" w14:textId="77777777" w:rsidR="00B63CBA" w:rsidRDefault="00B63CBA" w:rsidP="00B63CBA">
      <w:pPr>
        <w:pStyle w:val="pxs"/>
        <w:rPr>
          <w:ins w:id="1169" w:author="Cara Cardinale" w:date="2025-03-01T20:16:00Z"/>
        </w:rPr>
        <w:pPrChange w:id="1170" w:author="Cara Cardinale" w:date="2025-03-01T20:17:00Z">
          <w:pPr>
            <w:pStyle w:val="pxs"/>
            <w:spacing w:before="180"/>
          </w:pPr>
        </w:pPrChange>
      </w:pPr>
      <w:ins w:id="1171" w:author="Cara Cardinale" w:date="2025-03-01T20:15:00Z">
        <w:r>
          <w:t>&lt;p&gt;</w:t>
        </w:r>
      </w:ins>
      <w:ins w:id="1172" w:author="Cara Cardinale" w:date="2025-03-01T20:02:00Z">
        <w:r w:rsidR="00220B9F" w:rsidRPr="00FB2934">
          <w:t xml:space="preserve">WHEREAS </w:t>
        </w:r>
        <w:r w:rsidR="00FB2934" w:rsidRPr="00FB2934">
          <w:t>the Board of Directors of</w:t>
        </w:r>
      </w:ins>
      <w:ins w:id="1173" w:author="Cara Cardinale" w:date="2025-03-01T20:13:00Z">
        <w:r>
          <w:t xml:space="preserve"> &lt;finstr&gt;[name of corporation]&lt;/finstr&gt;</w:t>
        </w:r>
      </w:ins>
      <w:ins w:id="1174" w:author="Cara Cardinale" w:date="2025-03-01T20:02:00Z">
        <w:r w:rsidR="00FB2934" w:rsidRPr="00FB2934">
          <w:t xml:space="preserve">, has met on </w:t>
        </w:r>
      </w:ins>
      <w:ins w:id="1175" w:author="Cara Cardinale" w:date="2025-03-01T20:14:00Z">
        <w:r>
          <w:t>&lt;finstr&gt;[date of meeting]&lt;/finstr&gt;</w:t>
        </w:r>
      </w:ins>
      <w:ins w:id="1176" w:author="Cara Cardinale" w:date="2025-03-01T20:02:00Z">
        <w:r w:rsidR="00FB2934" w:rsidRPr="00FB2934">
          <w:t xml:space="preserve"> pursuant to notice duly given pursuant to the By</w:t>
        </w:r>
      </w:ins>
      <w:ins w:id="1177" w:author="Cara Cardinale" w:date="2025-03-01T20:14:00Z">
        <w:r>
          <w:t>l</w:t>
        </w:r>
      </w:ins>
      <w:ins w:id="1178" w:author="Cara Cardinale" w:date="2025-03-01T20:02:00Z">
        <w:r w:rsidR="00FB2934" w:rsidRPr="00FB2934">
          <w:t>aws: and</w:t>
        </w:r>
      </w:ins>
      <w:ins w:id="1179" w:author="Cara Cardinale" w:date="2025-03-01T20:14:00Z">
        <w:r>
          <w:t xml:space="preserve">                                 </w:t>
        </w:r>
      </w:ins>
      <w:ins w:id="1180" w:author="Cara Cardinale" w:date="2025-03-01T20:15:00Z">
        <w:r>
          <w:t xml:space="preserve">   &lt;p&gt;</w:t>
        </w:r>
      </w:ins>
      <w:ins w:id="1181" w:author="Cara Cardinale" w:date="2025-03-01T20:02:00Z">
        <w:r w:rsidR="00220B9F" w:rsidRPr="00FB2934">
          <w:t xml:space="preserve">WHEREAS </w:t>
        </w:r>
        <w:r w:rsidR="00FB2934" w:rsidRPr="00FB2934">
          <w:t xml:space="preserve">the Board of Directors desires to amend the certificate of incorporation of </w:t>
        </w:r>
      </w:ins>
      <w:ins w:id="1182" w:author="Cara Cardinale" w:date="2025-03-01T20:16:00Z">
        <w:r>
          <w:t>&lt;finstr&gt;[name of corporation]&lt;/finstr&gt;</w:t>
        </w:r>
      </w:ins>
      <w:ins w:id="1183" w:author="Cara Cardinale" w:date="2025-03-01T20:02:00Z">
        <w:r w:rsidR="00FB2934" w:rsidRPr="00FB2934">
          <w:t xml:space="preserve"> to provide for a maximum number of directors of </w:t>
        </w:r>
      </w:ins>
      <w:ins w:id="1184" w:author="Cara Cardinale" w:date="2025-03-01T20:16:00Z">
        <w:r>
          <w:t>&lt;finstr&gt;[new maximum number of directors]&lt;/finstr&gt;</w:t>
        </w:r>
      </w:ins>
      <w:ins w:id="1185" w:author="Cara Cardinale" w:date="2025-03-01T20:02:00Z">
        <w:r w:rsidR="00FB2934" w:rsidRPr="00FB2934">
          <w:t xml:space="preserve"> in place of the current maximum of </w:t>
        </w:r>
      </w:ins>
      <w:ins w:id="1186" w:author="Cara Cardinale" w:date="2025-03-01T20:16:00Z">
        <w:r>
          <w:t>&lt;finstr&gt;[current maximum number of directors]&lt;/finstr&gt;</w:t>
        </w:r>
      </w:ins>
      <w:ins w:id="1187" w:author="Cara Cardinale" w:date="2025-03-01T20:02:00Z">
        <w:r w:rsidR="00FB2934" w:rsidRPr="00FB2934">
          <w:t xml:space="preserve">; it is </w:t>
        </w:r>
      </w:ins>
    </w:p>
    <w:p w14:paraId="78AAAC17" w14:textId="77777777" w:rsidR="00B63CBA" w:rsidRDefault="00B63CBA" w:rsidP="00B63CBA">
      <w:pPr>
        <w:pStyle w:val="pxs"/>
        <w:rPr>
          <w:ins w:id="1188" w:author="Cara Cardinale" w:date="2025-03-01T20:17:00Z"/>
        </w:rPr>
        <w:pPrChange w:id="1189" w:author="Cara Cardinale" w:date="2025-03-01T20:17:00Z">
          <w:pPr>
            <w:pStyle w:val="pxs"/>
            <w:spacing w:before="180"/>
          </w:pPr>
        </w:pPrChange>
      </w:pPr>
      <w:ins w:id="1190" w:author="Cara Cardinale" w:date="2025-03-01T20:16:00Z">
        <w:r>
          <w:t>&lt;p&gt;</w:t>
        </w:r>
      </w:ins>
      <w:ins w:id="1191" w:author="Cara Cardinale" w:date="2025-03-01T20:02:00Z">
        <w:r w:rsidR="00220B9F" w:rsidRPr="00FB2934">
          <w:t xml:space="preserve">RESOLVED </w:t>
        </w:r>
        <w:r w:rsidR="00FB2934" w:rsidRPr="00FB2934">
          <w:t xml:space="preserve">that the amendment of the certificate of incorporation of </w:t>
        </w:r>
      </w:ins>
      <w:ins w:id="1192" w:author="Cara Cardinale" w:date="2025-03-01T20:16:00Z">
        <w:r>
          <w:t>&lt;finstr&gt;[name of corporation]&lt;/finstr&gt;</w:t>
        </w:r>
      </w:ins>
      <w:ins w:id="1193" w:author="Cara Cardinale" w:date="2025-03-01T20:02:00Z">
        <w:r w:rsidR="00FB2934" w:rsidRPr="00FB2934">
          <w:t xml:space="preserve"> is approved to provide that the number of directors shall be no less than </w:t>
        </w:r>
      </w:ins>
      <w:ins w:id="1194" w:author="Cara Cardinale" w:date="2025-03-01T20:17:00Z">
        <w:r>
          <w:t>&lt;finstr&gt;[minimum number of directors]&lt;/finstr&gt;</w:t>
        </w:r>
        <w:r w:rsidRPr="00FB2934">
          <w:t xml:space="preserve"> </w:t>
        </w:r>
      </w:ins>
      <w:ins w:id="1195" w:author="Cara Cardinale" w:date="2025-03-01T20:02:00Z">
        <w:r w:rsidR="00FB2934" w:rsidRPr="00FB2934">
          <w:t xml:space="preserve">and no more than </w:t>
        </w:r>
      </w:ins>
      <w:ins w:id="1196" w:author="Cara Cardinale" w:date="2025-03-01T20:17:00Z">
        <w:r>
          <w:t>&lt;finstr&gt;[new maximum number of directors]&lt;/finstr&gt;</w:t>
        </w:r>
      </w:ins>
      <w:ins w:id="1197" w:author="Cara Cardinale" w:date="2025-03-01T20:02:00Z">
        <w:r w:rsidR="00FB2934" w:rsidRPr="00FB2934">
          <w:t xml:space="preserve">; and it is further  </w:t>
        </w:r>
      </w:ins>
    </w:p>
    <w:p w14:paraId="4698F8F9" w14:textId="77777777" w:rsidR="00FB2934" w:rsidRDefault="00B63CBA" w:rsidP="00B63CBA">
      <w:pPr>
        <w:pStyle w:val="pxs"/>
        <w:rPr>
          <w:ins w:id="1198" w:author="Cara Cardinale" w:date="2025-03-01T20:13:00Z"/>
        </w:rPr>
        <w:pPrChange w:id="1199" w:author="Cara Cardinale" w:date="2025-03-01T20:17:00Z">
          <w:pPr>
            <w:pStyle w:val="pxs"/>
            <w:spacing w:before="180"/>
            <w:ind w:firstLine="720"/>
          </w:pPr>
        </w:pPrChange>
      </w:pPr>
      <w:ins w:id="1200" w:author="Cara Cardinale" w:date="2025-03-01T20:17:00Z">
        <w:r>
          <w:t>&lt;p&gt;</w:t>
        </w:r>
      </w:ins>
      <w:ins w:id="1201" w:author="Cara Cardinale" w:date="2025-03-01T20:02:00Z">
        <w:r w:rsidR="00220B9F" w:rsidRPr="00FB2934">
          <w:t xml:space="preserve">RESOLVED </w:t>
        </w:r>
        <w:r w:rsidR="00FB2934" w:rsidRPr="00FB2934">
          <w:t xml:space="preserve">that the </w:t>
        </w:r>
      </w:ins>
      <w:ins w:id="1202" w:author="Cara Cardinale" w:date="2025-03-01T20:13:00Z">
        <w:r>
          <w:t>&lt;finstr&gt;[title of officer]&lt;/finstr&gt;</w:t>
        </w:r>
      </w:ins>
      <w:ins w:id="1203" w:author="Cara Cardinale" w:date="2025-03-01T20:02:00Z">
        <w:r w:rsidR="00FB2934" w:rsidRPr="00FB2934">
          <w:t xml:space="preserve"> of </w:t>
        </w:r>
      </w:ins>
      <w:ins w:id="1204" w:author="Cara Cardinale" w:date="2025-03-01T20:13:00Z">
        <w:r>
          <w:t>&lt;finstr&gt;[name of corporation]&lt;/finstr&gt;</w:t>
        </w:r>
      </w:ins>
      <w:ins w:id="1205" w:author="Cara Cardinale" w:date="2025-03-01T20:02:00Z">
        <w:r w:rsidR="00FB2934" w:rsidRPr="00FB2934">
          <w:t xml:space="preserve"> is authorized to file such amendment in substantially the form annexed to this Resolution.</w:t>
        </w:r>
      </w:ins>
    </w:p>
    <w:p w14:paraId="759443CB" w14:textId="77777777" w:rsidR="00B63CBA" w:rsidRPr="00B63CBA" w:rsidRDefault="00B63CBA" w:rsidP="00B63CBA">
      <w:pPr>
        <w:rPr>
          <w:ins w:id="1206" w:author="Cara Cardinale" w:date="2025-03-01T20:12:00Z"/>
        </w:rPr>
      </w:pPr>
    </w:p>
    <w:p w14:paraId="53F9ACB2" w14:textId="77777777" w:rsidR="00FB2934" w:rsidRDefault="00FB2934" w:rsidP="00FB2934">
      <w:pPr>
        <w:pStyle w:val="pxformnotes"/>
        <w:jc w:val="center"/>
        <w:rPr>
          <w:ins w:id="1207" w:author="Cara Cardinale" w:date="2025-03-01T20:12:00Z"/>
          <w:sz w:val="24"/>
          <w:szCs w:val="24"/>
        </w:rPr>
      </w:pPr>
      <w:ins w:id="1208" w:author="Cara Cardinale" w:date="2025-03-01T20:12:00Z">
        <w:r>
          <w:rPr>
            <w:rStyle w:val="pxvis"/>
            <w:rFonts w:cs="Arial"/>
            <w:bCs/>
            <w:szCs w:val="28"/>
          </w:rPr>
          <w:t>Notes to Form</w:t>
        </w:r>
      </w:ins>
    </w:p>
    <w:p w14:paraId="2C62FC83" w14:textId="77777777" w:rsidR="00FB2934" w:rsidRDefault="00FB2934" w:rsidP="00FB2934">
      <w:pPr>
        <w:pStyle w:val="pxformnotes"/>
        <w:rPr>
          <w:ins w:id="1209" w:author="Cara Cardinale" w:date="2025-03-01T20:12:00Z"/>
          <w:sz w:val="24"/>
          <w:szCs w:val="24"/>
        </w:rPr>
      </w:pPr>
    </w:p>
    <w:p w14:paraId="6C7DEAE1" w14:textId="77777777" w:rsidR="00FB2934" w:rsidRDefault="00FB2934" w:rsidP="00FB2934">
      <w:pPr>
        <w:pStyle w:val="pxformrr"/>
        <w:rPr>
          <w:ins w:id="1210" w:author="Cara Cardinale" w:date="2025-03-01T20:12:00Z"/>
          <w:sz w:val="24"/>
          <w:szCs w:val="24"/>
        </w:rPr>
      </w:pPr>
      <w:ins w:id="1211" w:author="Cara Cardinale" w:date="2025-03-01T20:12:00Z">
        <w:r>
          <w:rPr>
            <w:rStyle w:val="pxvis"/>
            <w:rFonts w:cs="Arial"/>
            <w:bCs/>
            <w:szCs w:val="28"/>
          </w:rPr>
          <w:t>Research References</w:t>
        </w:r>
      </w:ins>
    </w:p>
    <w:p w14:paraId="35A8A9E8" w14:textId="77777777" w:rsidR="00A01FD6" w:rsidRDefault="00A01FD6" w:rsidP="00A01FD6">
      <w:pPr>
        <w:pStyle w:val="pxformrrp"/>
        <w:rPr>
          <w:ins w:id="1212" w:author="Cara Cardinale" w:date="2025-03-01T20:18:00Z"/>
        </w:rPr>
      </w:pPr>
      <w:ins w:id="1213" w:author="Cara Cardinale" w:date="2025-03-01T20:18:00Z">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tk.ref.id="I09KZOD"</w:instrText>
        </w:r>
        <w:r>
          <w:rPr>
            <w:rStyle w:val="pxtk"/>
          </w:rPr>
          <w:fldChar w:fldCharType="end"/>
        </w:r>
        <w:r>
          <w:rPr>
            <w:rStyle w:val="pxtk"/>
          </w:rPr>
          <w:t>West's Key Number Digest, Corporations and Business Organizations &amp;key;3423</w:t>
        </w:r>
      </w:ins>
    </w:p>
    <w:p w14:paraId="228AFFFA" w14:textId="77777777" w:rsidR="00A01FD6" w:rsidRDefault="00A01FD6" w:rsidP="00A01FD6">
      <w:pPr>
        <w:pStyle w:val="pxformrrp"/>
        <w:rPr>
          <w:ins w:id="1214" w:author="Cara Cardinale" w:date="2025-03-01T21:32:00Z"/>
          <w:rStyle w:val="pxtk"/>
        </w:rPr>
      </w:pPr>
      <w:ins w:id="1215" w:author="Cara Cardinale" w:date="2025-03-01T20:18:00Z">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tk.ref.id="I09NST9"</w:instrText>
        </w:r>
        <w:r>
          <w:rPr>
            <w:rStyle w:val="pxtk"/>
          </w:rPr>
          <w:fldChar w:fldCharType="end"/>
        </w:r>
        <w:r>
          <w:rPr>
            <w:rStyle w:val="pxtk"/>
          </w:rPr>
          <w:t>West's Key Number Digest, Corporations and Business Organizations &amp;key;3430</w:t>
        </w:r>
      </w:ins>
    </w:p>
    <w:p w14:paraId="498AD35D" w14:textId="77777777" w:rsidR="00220B9F" w:rsidRDefault="00220B9F" w:rsidP="00220B9F">
      <w:pPr>
        <w:rPr>
          <w:ins w:id="1216" w:author="Cara Cardinale" w:date="2025-03-01T21:32:00Z"/>
        </w:rPr>
      </w:pPr>
    </w:p>
    <w:p w14:paraId="6DDB83CE" w14:textId="77777777" w:rsidR="00220B9F" w:rsidRDefault="00220B9F" w:rsidP="00220B9F">
      <w:pPr>
        <w:rPr>
          <w:ins w:id="1217" w:author="Cara Cardinale" w:date="2025-03-01T21:32:00Z"/>
        </w:rPr>
      </w:pPr>
    </w:p>
    <w:p w14:paraId="195C5AB1" w14:textId="77777777" w:rsidR="00220B9F" w:rsidRDefault="00220B9F" w:rsidP="00220B9F">
      <w:pPr>
        <w:rPr>
          <w:ins w:id="1218" w:author="Cara Cardinale" w:date="2025-03-01T21:34:00Z"/>
          <w:sz w:val="27"/>
          <w:szCs w:val="27"/>
        </w:rPr>
      </w:pPr>
      <w:bookmarkStart w:id="1219" w:name="_Hlk191759827"/>
      <w:ins w:id="1220" w:author="Cara Cardinale" w:date="2025-03-01T21:32:00Z">
        <w:r w:rsidRPr="007555CD">
          <w:rPr>
            <w:sz w:val="27"/>
            <w:szCs w:val="27"/>
          </w:rPr>
          <w:t>31:45.</w:t>
        </w:r>
        <w:r>
          <w:rPr>
            <w:sz w:val="27"/>
            <w:szCs w:val="27"/>
          </w:rPr>
          <w:t>6</w:t>
        </w:r>
        <w:r w:rsidRPr="007555CD">
          <w:rPr>
            <w:sz w:val="27"/>
            <w:szCs w:val="27"/>
          </w:rPr>
          <w:t>0.</w:t>
        </w:r>
      </w:ins>
      <w:ins w:id="1221" w:author="Cara Cardinale" w:date="2025-03-01T21:34:00Z">
        <w:r>
          <w:rPr>
            <w:sz w:val="27"/>
            <w:szCs w:val="27"/>
          </w:rPr>
          <w:t xml:space="preserve"> Resolution to elect officers</w:t>
        </w:r>
      </w:ins>
      <w:ins w:id="1222" w:author="Cara Cardinale" w:date="2025-03-01T22:16:00Z">
        <w:r w:rsidR="00087142">
          <w:rPr>
            <w:sz w:val="27"/>
            <w:szCs w:val="27"/>
          </w:rPr>
          <w:t xml:space="preserve"> and committee members</w:t>
        </w:r>
      </w:ins>
    </w:p>
    <w:bookmarkEnd w:id="1219"/>
    <w:p w14:paraId="070FFEAA" w14:textId="77777777" w:rsidR="00220B9F" w:rsidRDefault="00220B9F" w:rsidP="00220B9F">
      <w:pPr>
        <w:rPr>
          <w:ins w:id="1223" w:author="Cara Cardinale" w:date="2025-03-01T21:36:00Z"/>
        </w:rPr>
      </w:pPr>
    </w:p>
    <w:p w14:paraId="0BA96261" w14:textId="77777777" w:rsidR="00220B9F" w:rsidRPr="00220B9F" w:rsidRDefault="00220B9F" w:rsidP="00220B9F">
      <w:pPr>
        <w:rPr>
          <w:ins w:id="1224" w:author="Cara Cardinale" w:date="2025-03-01T21:35:00Z"/>
          <w:rPrChange w:id="1225" w:author="Cara Cardinale" w:date="2025-03-01T21:36:00Z">
            <w:rPr>
              <w:ins w:id="1226" w:author="Cara Cardinale" w:date="2025-03-01T21:35:00Z"/>
              <w:sz w:val="27"/>
            </w:rPr>
          </w:rPrChange>
        </w:rPr>
      </w:pPr>
      <w:ins w:id="1227" w:author="Cara Cardinale" w:date="2025-03-01T21:35:00Z">
        <w:r w:rsidRPr="00220B9F">
          <w:rPr>
            <w:rPrChange w:id="1228" w:author="Cara Cardinale" w:date="2025-03-01T21:36:00Z">
              <w:rPr>
                <w:sz w:val="27"/>
              </w:rPr>
            </w:rPrChange>
          </w:rPr>
          <w:t>&lt;p&gt;</w:t>
        </w:r>
        <w:r w:rsidRPr="00220B9F">
          <w:t>WHEREAS</w:t>
        </w:r>
        <w:r w:rsidRPr="00220B9F">
          <w:rPr>
            <w:rPrChange w:id="1229" w:author="Cara Cardinale" w:date="2025-03-01T21:36:00Z">
              <w:rPr>
                <w:sz w:val="27"/>
              </w:rPr>
            </w:rPrChange>
          </w:rPr>
          <w:t>, &lt;finstr&gt;[name of corporation]&lt;/finstr&gt; is a not-for-profit corporation duly organized and validly existing under the laws of the State of New York; and</w:t>
        </w:r>
      </w:ins>
    </w:p>
    <w:p w14:paraId="7C2FD390" w14:textId="77777777" w:rsidR="00220B9F" w:rsidRDefault="00220B9F" w:rsidP="00220B9F">
      <w:pPr>
        <w:rPr>
          <w:ins w:id="1230" w:author="Cara Cardinale" w:date="2025-03-01T21:40:00Z"/>
        </w:rPr>
      </w:pPr>
      <w:ins w:id="1231" w:author="Cara Cardinale" w:date="2025-03-01T21:35:00Z">
        <w:r w:rsidRPr="00220B9F">
          <w:rPr>
            <w:rPrChange w:id="1232" w:author="Cara Cardinale" w:date="2025-03-01T21:36:00Z">
              <w:rPr>
                <w:sz w:val="27"/>
              </w:rPr>
            </w:rPrChange>
          </w:rPr>
          <w:t>&lt;p&gt;</w:t>
        </w:r>
        <w:r w:rsidRPr="00220B9F">
          <w:t>WHEREAS</w:t>
        </w:r>
        <w:r w:rsidRPr="00220B9F">
          <w:rPr>
            <w:rPrChange w:id="1233" w:author="Cara Cardinale" w:date="2025-03-01T21:36:00Z">
              <w:rPr>
                <w:sz w:val="27"/>
              </w:rPr>
            </w:rPrChange>
          </w:rPr>
          <w:t xml:space="preserve">, in accordance with the Bylaws of </w:t>
        </w:r>
      </w:ins>
      <w:ins w:id="1234" w:author="Cara Cardinale" w:date="2025-03-01T21:36:00Z">
        <w:r w:rsidRPr="00220B9F">
          <w:rPr>
            <w:rPrChange w:id="1235" w:author="Cara Cardinale" w:date="2025-03-01T21:36:00Z">
              <w:rPr>
                <w:sz w:val="27"/>
              </w:rPr>
            </w:rPrChange>
          </w:rPr>
          <w:t>&lt;finstr&gt;[name of corporation]&lt;/finstr&gt;</w:t>
        </w:r>
      </w:ins>
      <w:ins w:id="1236" w:author="Cara Cardinale" w:date="2025-03-01T21:38:00Z">
        <w:r>
          <w:t>, at its annual meeting the Board of Directors</w:t>
        </w:r>
      </w:ins>
      <w:ins w:id="1237" w:author="Cara Cardinale" w:date="2025-03-01T21:41:00Z">
        <w:r>
          <w:t xml:space="preserve"> (the “Board”)</w:t>
        </w:r>
      </w:ins>
      <w:ins w:id="1238" w:author="Cara Cardinale" w:date="2025-03-01T21:38:00Z">
        <w:r>
          <w:t xml:space="preserve"> </w:t>
        </w:r>
      </w:ins>
      <w:ins w:id="1239" w:author="Cara Cardinale" w:date="2025-03-01T21:40:00Z">
        <w:r>
          <w:t xml:space="preserve">has </w:t>
        </w:r>
      </w:ins>
      <w:ins w:id="1240" w:author="Cara Cardinale" w:date="2025-03-01T21:38:00Z">
        <w:r>
          <w:t xml:space="preserve">elected officers </w:t>
        </w:r>
      </w:ins>
      <w:ins w:id="1241" w:author="Cara Cardinale" w:date="2025-03-01T22:12:00Z">
        <w:r w:rsidR="00087142">
          <w:t xml:space="preserve">and committee members </w:t>
        </w:r>
      </w:ins>
      <w:ins w:id="1242" w:author="Cara Cardinale" w:date="2025-03-01T21:38:00Z">
        <w:r>
          <w:t>to serv</w:t>
        </w:r>
      </w:ins>
      <w:ins w:id="1243" w:author="Cara Cardinale" w:date="2025-03-01T21:39:00Z">
        <w:r>
          <w:t>e until the Board’s next annual meeting</w:t>
        </w:r>
      </w:ins>
      <w:ins w:id="1244" w:author="Cara Cardinale" w:date="2025-03-01T21:40:00Z">
        <w:r>
          <w:t>.</w:t>
        </w:r>
      </w:ins>
    </w:p>
    <w:p w14:paraId="51D44195" w14:textId="77777777" w:rsidR="00220B9F" w:rsidRDefault="00220B9F" w:rsidP="00220B9F">
      <w:pPr>
        <w:rPr>
          <w:ins w:id="1245" w:author="Cara Cardinale" w:date="2025-03-01T21:41:00Z"/>
        </w:rPr>
      </w:pPr>
      <w:ins w:id="1246" w:author="Cara Cardinale" w:date="2025-03-01T21:40:00Z">
        <w:r>
          <w:t>&lt;p&gt;NOW THEREFORE BE IT RESOLVED</w:t>
        </w:r>
      </w:ins>
    </w:p>
    <w:p w14:paraId="56E4DE26" w14:textId="77777777" w:rsidR="00087142" w:rsidRDefault="00220B9F" w:rsidP="00087142">
      <w:pPr>
        <w:rPr>
          <w:ins w:id="1247" w:author="Cara Cardinale" w:date="2025-03-01T22:12:00Z"/>
        </w:rPr>
      </w:pPr>
      <w:ins w:id="1248" w:author="Cara Cardinale" w:date="2025-03-01T21:41:00Z">
        <w:r>
          <w:t>&lt;p&gt;1. The Board hereby elect</w:t>
        </w:r>
      </w:ins>
      <w:ins w:id="1249" w:author="Cara Cardinale" w:date="2025-03-01T21:42:00Z">
        <w:r>
          <w:t>s the following persons to the offices set forth opposite their names until their successors are elected and assume office: &lt;finstr&gt;[list of names and titles of officers]&lt;/finstr&gt;</w:t>
        </w:r>
      </w:ins>
    </w:p>
    <w:p w14:paraId="252B3CA9" w14:textId="77777777" w:rsidR="00087142" w:rsidRDefault="00087142" w:rsidP="00087142">
      <w:pPr>
        <w:rPr>
          <w:ins w:id="1250" w:author="Cara Cardinale" w:date="2025-03-01T22:13:00Z"/>
        </w:rPr>
      </w:pPr>
      <w:ins w:id="1251" w:author="Cara Cardinale" w:date="2025-03-01T22:12:00Z">
        <w:r>
          <w:t>&lt;p&gt;</w:t>
        </w:r>
      </w:ins>
      <w:ins w:id="1252" w:author="Cara Cardinale" w:date="2025-03-01T22:13:00Z">
        <w:r>
          <w:t xml:space="preserve">2. </w:t>
        </w:r>
      </w:ins>
      <w:ins w:id="1253" w:author="Cara Cardinale" w:date="2025-03-01T22:12:00Z">
        <w:r>
          <w:t xml:space="preserve">The Board hereby elects the following persons to the &lt;finstr&gt;[name of committee 1]&lt;/finstr&gt; Committee to service until their </w:t>
        </w:r>
      </w:ins>
      <w:ins w:id="1254" w:author="Cara Cardinale" w:date="2025-03-01T22:13:00Z">
        <w:r>
          <w:t>successors</w:t>
        </w:r>
      </w:ins>
      <w:ins w:id="1255" w:author="Cara Cardinale" w:date="2025-03-01T22:12:00Z">
        <w:r>
          <w:t xml:space="preserve"> are electe</w:t>
        </w:r>
      </w:ins>
      <w:ins w:id="1256" w:author="Cara Cardinale" w:date="2025-03-01T22:13:00Z">
        <w:r>
          <w:t>d: &lt;finstr&gt;[list of names of committee members 1]&lt;/finstr&gt;</w:t>
        </w:r>
      </w:ins>
    </w:p>
    <w:p w14:paraId="06C2E59B" w14:textId="77777777" w:rsidR="00087142" w:rsidRDefault="00087142" w:rsidP="00087142">
      <w:pPr>
        <w:rPr>
          <w:ins w:id="1257" w:author="Cara Cardinale" w:date="2025-03-01T22:14:00Z"/>
        </w:rPr>
      </w:pPr>
      <w:ins w:id="1258" w:author="Cara Cardinale" w:date="2025-03-01T22:13:00Z">
        <w:r>
          <w:t>&lt;p&gt;3. The Board hereby elects the following persons to the &lt;finstr&gt;[name of committee 2]&lt;/finstr&gt; Committee to service until their successors are elected: &lt;finstr&gt;[list of names of committee members 2]&lt;/finstr&gt;</w:t>
        </w:r>
      </w:ins>
    </w:p>
    <w:p w14:paraId="7DEF2659" w14:textId="77777777" w:rsidR="00087142" w:rsidRDefault="00087142" w:rsidP="00087142">
      <w:pPr>
        <w:rPr>
          <w:ins w:id="1259" w:author="Cara Cardinale" w:date="2025-03-01T22:16:00Z"/>
        </w:rPr>
      </w:pPr>
      <w:ins w:id="1260" w:author="Cara Cardinale" w:date="2025-03-01T22:14:00Z">
        <w:r>
          <w:t>&lt;p&gt;4. The &lt;finstr&gt;[titles of officers]&lt;/finstr&gt; of &lt;finstr&gt;[name of corporation]&lt;/finstr&gt; are each hereby authorized and direct</w:t>
        </w:r>
      </w:ins>
      <w:ins w:id="1261" w:author="Cara Cardinale" w:date="2025-03-01T22:15:00Z">
        <w:r>
          <w:t>ed to execute all documents on behalf of &lt;finstr&gt;[name of corporation]&lt;/finstr&gt; which may be necessary to further the intent of this Resolution and perform such acts as may be necessary to implement the provisions</w:t>
        </w:r>
      </w:ins>
      <w:ins w:id="1262" w:author="Cara Cardinale" w:date="2025-03-01T22:16:00Z">
        <w:r>
          <w:t xml:space="preserve"> of this Resolution.</w:t>
        </w:r>
      </w:ins>
    </w:p>
    <w:p w14:paraId="5A9F29A1" w14:textId="77777777" w:rsidR="00087142" w:rsidRDefault="00087142" w:rsidP="00087142">
      <w:pPr>
        <w:rPr>
          <w:ins w:id="1263" w:author="Cara Cardinale" w:date="2025-03-01T22:13:00Z"/>
        </w:rPr>
      </w:pPr>
      <w:ins w:id="1264" w:author="Cara Cardinale" w:date="2025-03-01T22:16:00Z">
        <w:r>
          <w:t>&lt;p&gt;This Resolution will take effect immediately.</w:t>
        </w:r>
      </w:ins>
    </w:p>
    <w:p w14:paraId="270CE4B9" w14:textId="77777777" w:rsidR="00E27888" w:rsidRPr="00B63CBA" w:rsidRDefault="00E27888" w:rsidP="00E27888">
      <w:pPr>
        <w:rPr>
          <w:ins w:id="1265" w:author="Cara Cardinale" w:date="2025-03-03T22:33:00Z"/>
        </w:rPr>
      </w:pPr>
    </w:p>
    <w:p w14:paraId="34AF61E1" w14:textId="77777777" w:rsidR="00E27888" w:rsidRDefault="00E27888" w:rsidP="00E27888">
      <w:pPr>
        <w:pStyle w:val="pxformnotes"/>
        <w:jc w:val="center"/>
        <w:rPr>
          <w:ins w:id="1266" w:author="Cara Cardinale" w:date="2025-03-03T22:33:00Z"/>
          <w:sz w:val="24"/>
          <w:szCs w:val="24"/>
        </w:rPr>
      </w:pPr>
      <w:ins w:id="1267" w:author="Cara Cardinale" w:date="2025-03-03T22:33:00Z">
        <w:r>
          <w:rPr>
            <w:rStyle w:val="pxvis"/>
            <w:rFonts w:cs="Arial"/>
            <w:bCs/>
            <w:szCs w:val="28"/>
          </w:rPr>
          <w:t>Notes to Form</w:t>
        </w:r>
      </w:ins>
    </w:p>
    <w:p w14:paraId="474AB1F4" w14:textId="77777777" w:rsidR="00E27888" w:rsidRDefault="00E27888" w:rsidP="00E27888">
      <w:pPr>
        <w:pStyle w:val="pxformnotes"/>
        <w:rPr>
          <w:ins w:id="1268" w:author="Cara Cardinale" w:date="2025-03-03T22:33:00Z"/>
          <w:sz w:val="24"/>
          <w:szCs w:val="24"/>
        </w:rPr>
      </w:pPr>
    </w:p>
    <w:p w14:paraId="1799C6D8" w14:textId="77777777" w:rsidR="00E27888" w:rsidRDefault="00E27888" w:rsidP="00E27888">
      <w:pPr>
        <w:pStyle w:val="pxformrr"/>
        <w:rPr>
          <w:ins w:id="1269" w:author="Cara Cardinale" w:date="2025-03-03T22:33:00Z"/>
          <w:sz w:val="24"/>
          <w:szCs w:val="24"/>
        </w:rPr>
      </w:pPr>
      <w:ins w:id="1270" w:author="Cara Cardinale" w:date="2025-03-03T22:33:00Z">
        <w:r>
          <w:rPr>
            <w:rStyle w:val="pxvis"/>
            <w:rFonts w:cs="Arial"/>
            <w:bCs/>
            <w:szCs w:val="28"/>
          </w:rPr>
          <w:t>Research References</w:t>
        </w:r>
      </w:ins>
    </w:p>
    <w:p w14:paraId="016E00D9" w14:textId="77777777" w:rsidR="00E27888" w:rsidRDefault="00E27888" w:rsidP="00E27888">
      <w:pPr>
        <w:pStyle w:val="pxformrrp"/>
        <w:rPr>
          <w:ins w:id="1271" w:author="Cara Cardinale" w:date="2025-03-03T22:33:00Z"/>
        </w:rPr>
      </w:pPr>
      <w:ins w:id="1272" w:author="Cara Cardinale" w:date="2025-03-03T22:33:00Z">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tk.ref.id="I09KZOD"</w:instrText>
        </w:r>
        <w:r>
          <w:rPr>
            <w:rStyle w:val="pxtk"/>
          </w:rPr>
          <w:fldChar w:fldCharType="end"/>
        </w:r>
        <w:r>
          <w:rPr>
            <w:rStyle w:val="pxtk"/>
          </w:rPr>
          <w:t>West's Key Number Digest, Corporations and Business Organizations &amp;key;3423</w:t>
        </w:r>
      </w:ins>
    </w:p>
    <w:p w14:paraId="74233708" w14:textId="77777777" w:rsidR="00E27888" w:rsidRDefault="00E27888" w:rsidP="00E27888">
      <w:pPr>
        <w:pStyle w:val="pxformrrp"/>
        <w:rPr>
          <w:ins w:id="1273" w:author="Cara Cardinale" w:date="2025-03-03T22:33:00Z"/>
          <w:rStyle w:val="pxtk"/>
        </w:rPr>
      </w:pPr>
      <w:ins w:id="1274" w:author="Cara Cardinale" w:date="2025-03-03T22:33:00Z">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tk.ref.id="I09NST9"</w:instrText>
        </w:r>
        <w:r>
          <w:rPr>
            <w:rStyle w:val="pxtk"/>
          </w:rPr>
          <w:fldChar w:fldCharType="end"/>
        </w:r>
        <w:r>
          <w:rPr>
            <w:rStyle w:val="pxtk"/>
          </w:rPr>
          <w:t>West's Key Number Digest, Corporations and Business Organizations &amp;key;3430</w:t>
        </w:r>
      </w:ins>
    </w:p>
    <w:p w14:paraId="06032293" w14:textId="77777777" w:rsidR="00087142" w:rsidRPr="00987523" w:rsidRDefault="00087142" w:rsidP="00087142">
      <w:pPr>
        <w:rPr>
          <w:ins w:id="1275" w:author="Cara Cardinale" w:date="2025-03-01T20:18:00Z"/>
        </w:rPr>
        <w:pPrChange w:id="1276" w:author="Cara Cardinale" w:date="2025-03-01T22:12:00Z">
          <w:pPr>
            <w:pStyle w:val="pxformrrp"/>
          </w:pPr>
        </w:pPrChange>
      </w:pPr>
    </w:p>
    <w:p w14:paraId="41521960" w14:textId="77777777" w:rsidR="00FB2934" w:rsidRDefault="00FB2934" w:rsidP="00FB2934">
      <w:pPr>
        <w:rPr>
          <w:ins w:id="1277" w:author="Cara Cardinale" w:date="2025-03-03T13:09:00Z"/>
        </w:rPr>
      </w:pPr>
    </w:p>
    <w:p w14:paraId="05A445A8" w14:textId="77777777" w:rsidR="008E3E47" w:rsidRDefault="008E3E47" w:rsidP="008E3E47">
      <w:pPr>
        <w:rPr>
          <w:ins w:id="1278" w:author="Cara Cardinale" w:date="2025-03-03T13:09:00Z"/>
        </w:rPr>
      </w:pPr>
      <w:bookmarkStart w:id="1279" w:name="_Hlk191899510"/>
      <w:ins w:id="1280" w:author="Cara Cardinale" w:date="2025-03-03T13:09:00Z">
        <w:r>
          <w:rPr>
            <w:sz w:val="27"/>
            <w:szCs w:val="27"/>
          </w:rPr>
          <w:t>31:4</w:t>
        </w:r>
      </w:ins>
      <w:ins w:id="1281" w:author="Cara Cardinale" w:date="2025-03-03T22:35:00Z">
        <w:r w:rsidR="00E27888">
          <w:rPr>
            <w:sz w:val="27"/>
            <w:szCs w:val="27"/>
          </w:rPr>
          <w:t>5</w:t>
        </w:r>
      </w:ins>
      <w:ins w:id="1282" w:author="Cara Cardinale" w:date="2025-03-03T13:09:00Z">
        <w:r>
          <w:rPr>
            <w:sz w:val="27"/>
            <w:szCs w:val="27"/>
          </w:rPr>
          <w:t>.</w:t>
        </w:r>
      </w:ins>
      <w:ins w:id="1283" w:author="Cara Cardinale" w:date="2025-03-03T22:35:00Z">
        <w:r w:rsidR="00E27888">
          <w:rPr>
            <w:sz w:val="27"/>
            <w:szCs w:val="27"/>
          </w:rPr>
          <w:t>70</w:t>
        </w:r>
      </w:ins>
      <w:ins w:id="1284" w:author="Cara Cardinale" w:date="2025-03-03T13:09:00Z">
        <w:r>
          <w:rPr>
            <w:sz w:val="27"/>
            <w:szCs w:val="27"/>
          </w:rPr>
          <w:t>. Written consent in lieu of board meeting</w:t>
        </w:r>
      </w:ins>
    </w:p>
    <w:bookmarkEnd w:id="1279"/>
    <w:p w14:paraId="0A10DFFA" w14:textId="77777777" w:rsidR="008E3E47" w:rsidRDefault="008E3E47" w:rsidP="008E3E47">
      <w:pPr>
        <w:rPr>
          <w:ins w:id="1285" w:author="Cara Cardinale" w:date="2025-03-03T13:09:00Z"/>
        </w:rPr>
      </w:pPr>
    </w:p>
    <w:p w14:paraId="446D3829" w14:textId="77777777" w:rsidR="008E3E47" w:rsidRDefault="008E3E47" w:rsidP="008E3E47">
      <w:pPr>
        <w:rPr>
          <w:ins w:id="1286" w:author="Cara Cardinale" w:date="2025-03-03T13:09:00Z"/>
        </w:rPr>
      </w:pPr>
      <w:ins w:id="1287" w:author="Cara Cardinale" w:date="2025-03-03T13:09:00Z">
        <w:r>
          <w:t>&lt;p&gt;&lt;hac&gt;</w:t>
        </w:r>
        <w:r w:rsidRPr="00842770">
          <w:t>Written Consent in Lieu of Meeting of the Members of the Board of Directors</w:t>
        </w:r>
      </w:ins>
    </w:p>
    <w:p w14:paraId="2D105B88" w14:textId="77777777" w:rsidR="008E3E47" w:rsidRDefault="008E3E47" w:rsidP="008E3E47">
      <w:pPr>
        <w:rPr>
          <w:ins w:id="1288" w:author="Cara Cardinale" w:date="2025-03-03T13:09:00Z"/>
        </w:rPr>
      </w:pPr>
      <w:ins w:id="1289" w:author="Cara Cardinale" w:date="2025-03-03T13:09:00Z">
        <w:r>
          <w:t>&lt;p&gt;&lt;finstr&gt;[Date of consent]&lt;/finstr&gt;</w:t>
        </w:r>
      </w:ins>
    </w:p>
    <w:p w14:paraId="679433B1" w14:textId="77777777" w:rsidR="008E3E47" w:rsidRDefault="008E3E47" w:rsidP="008E3E47">
      <w:pPr>
        <w:rPr>
          <w:ins w:id="1290" w:author="Cara Cardinale" w:date="2025-03-03T13:09:00Z"/>
        </w:rPr>
      </w:pPr>
      <w:ins w:id="1291" w:author="Cara Cardinale" w:date="2025-03-03T13:09:00Z">
        <w:r>
          <w:t>&lt;fvs&gt;</w:t>
        </w:r>
      </w:ins>
    </w:p>
    <w:p w14:paraId="3B8FEB7C" w14:textId="77777777" w:rsidR="008E3E47" w:rsidRDefault="008E3E47" w:rsidP="008E3E47">
      <w:pPr>
        <w:rPr>
          <w:ins w:id="1292" w:author="Cara Cardinale" w:date="2025-03-03T13:09:00Z"/>
        </w:rPr>
      </w:pPr>
      <w:ins w:id="1293" w:author="Cara Cardinale" w:date="2025-03-03T13:09:00Z">
        <w:r>
          <w:t>&lt;p&gt;</w:t>
        </w:r>
        <w:r w:rsidRPr="00842770">
          <w:t xml:space="preserve">The undersigned, being all of the members of the Board of Directors (the "Board") of </w:t>
        </w:r>
        <w:r>
          <w:t>&lt;finstr&gt;[name of corporation]&lt;/finstr&gt;</w:t>
        </w:r>
        <w:r w:rsidRPr="00842770">
          <w:t>, a New York not-for profit corporation (the "Corporation"), hereby consents to the taking of the following actions and the adoption of the following resolutions and agrees that such actions and resolutions shall have the same force and effect as if duly adopted at a meeting of the director</w:t>
        </w:r>
        <w:r>
          <w:t>s</w:t>
        </w:r>
        <w:r w:rsidRPr="00842770">
          <w:t xml:space="preserve"> duly called and held for the purpose:</w:t>
        </w:r>
      </w:ins>
    </w:p>
    <w:p w14:paraId="1B49DA40" w14:textId="77777777" w:rsidR="008E3E47" w:rsidRDefault="008E3E47" w:rsidP="008E3E47">
      <w:pPr>
        <w:rPr>
          <w:ins w:id="1294" w:author="Cara Cardinale" w:date="2025-03-03T13:09:00Z"/>
        </w:rPr>
      </w:pPr>
      <w:ins w:id="1295" w:author="Cara Cardinale" w:date="2025-03-03T13:09:00Z">
        <w:r>
          <w:t>&lt;p&gt;&lt;finstr&gt;[Recitation of resolutions]&lt;/finstr&gt;</w:t>
        </w:r>
      </w:ins>
    </w:p>
    <w:p w14:paraId="7B4699CB" w14:textId="77777777" w:rsidR="008E3E47" w:rsidRDefault="008E3E47" w:rsidP="008E3E47">
      <w:pPr>
        <w:rPr>
          <w:ins w:id="1296" w:author="Cara Cardinale" w:date="2025-03-03T13:09:00Z"/>
        </w:rPr>
      </w:pPr>
      <w:ins w:id="1297" w:author="Cara Cardinale" w:date="2025-03-03T13:09:00Z">
        <w:r>
          <w:t>&lt;p&gt;</w:t>
        </w:r>
        <w:r w:rsidRPr="00842770">
          <w:t xml:space="preserve">RESOLVED, that, on behalf of and in the name of the Corporation, the </w:t>
        </w:r>
        <w:r>
          <w:t>Officers</w:t>
        </w:r>
        <w:r w:rsidRPr="00842770">
          <w:t xml:space="preserve"> be, and each of them acting alone hereby is, authorized and empowered to take any and all further action, to execute and deliver such documents, agreements or instruments and to take all further steps deemed by such </w:t>
        </w:r>
        <w:r>
          <w:t>Officers</w:t>
        </w:r>
        <w:r w:rsidRPr="00842770">
          <w:t xml:space="preserve">, or any one of them, to be necessary, appropriate or desirable to carry out the purposes and intent and to consummate the transactions contemplated by the foregoing resolutions; and it is hereby confirmed that all such action taken or to be taken by the </w:t>
        </w:r>
        <w:r>
          <w:t>Officers</w:t>
        </w:r>
        <w:r w:rsidRPr="00842770">
          <w:t xml:space="preserve">, or any one of them, was or will be taken as a representative of the Corporation. </w:t>
        </w:r>
      </w:ins>
    </w:p>
    <w:p w14:paraId="5E870B10" w14:textId="77777777" w:rsidR="008E3E47" w:rsidRDefault="008E3E47" w:rsidP="008E3E47">
      <w:pPr>
        <w:rPr>
          <w:ins w:id="1298" w:author="Cara Cardinale" w:date="2025-03-03T13:09:00Z"/>
        </w:rPr>
      </w:pPr>
      <w:ins w:id="1299" w:author="Cara Cardinale" w:date="2025-03-03T13:09:00Z">
        <w:r>
          <w:t>&lt;p&gt;</w:t>
        </w:r>
        <w:r w:rsidRPr="00842770">
          <w:t xml:space="preserve">RESOLVED, that whenever it is provided in the foregoing resolutions that any person or persons may execute any document, take any action, or do any thing which such person or persons deem necessary or appropriate, the execution of such document, the taking of such action, or the doing of such thing shall be deemed conclusive evidence that the execution, taking, or doing thereof, as the case may be, is deemed by such person or persons to be necessary or appropriate. </w:t>
        </w:r>
      </w:ins>
    </w:p>
    <w:p w14:paraId="7DC04AA3" w14:textId="77777777" w:rsidR="008E3E47" w:rsidRDefault="008E3E47" w:rsidP="008E3E47">
      <w:pPr>
        <w:rPr>
          <w:ins w:id="1300" w:author="Cara Cardinale" w:date="2025-03-03T13:09:00Z"/>
        </w:rPr>
      </w:pPr>
      <w:ins w:id="1301" w:author="Cara Cardinale" w:date="2025-03-03T13:09:00Z">
        <w:r>
          <w:t>&lt;p&gt;</w:t>
        </w:r>
        <w:r w:rsidRPr="00842770">
          <w:t xml:space="preserve">RESOLVED, that any actions taken by the </w:t>
        </w:r>
        <w:r>
          <w:t>Officers</w:t>
        </w:r>
        <w:r w:rsidRPr="00842770">
          <w:t xml:space="preserve">, or any representatives thereof, or any of them, prior to the adoption of these resolutions which are within the authority conferred hereby be, and they hereby are, ratified, confirmed, authorized, accepted and approved. </w:t>
        </w:r>
        <w:r>
          <w:t>&lt;p&gt;</w:t>
        </w:r>
        <w:r w:rsidRPr="00842770">
          <w:t xml:space="preserve">RESOLVED, that this consent be filed with the records of the Corporation. </w:t>
        </w:r>
      </w:ins>
    </w:p>
    <w:p w14:paraId="54FC49A6" w14:textId="77777777" w:rsidR="008E3E47" w:rsidRDefault="008E3E47" w:rsidP="008E3E47">
      <w:pPr>
        <w:rPr>
          <w:ins w:id="1302" w:author="Cara Cardinale" w:date="2025-03-03T13:09:00Z"/>
        </w:rPr>
      </w:pPr>
      <w:ins w:id="1303" w:author="Cara Cardinale" w:date="2025-03-03T13:09:00Z">
        <w:r>
          <w:t>&lt;p&gt;</w:t>
        </w:r>
        <w:r w:rsidRPr="00842770">
          <w:t>IN WITNESS WHEREOF, the undersigned has executed this consent as of the date first set forth above.</w:t>
        </w:r>
      </w:ins>
    </w:p>
    <w:p w14:paraId="6DA237A6" w14:textId="77777777" w:rsidR="008E3E47" w:rsidRDefault="008E3E47" w:rsidP="008E3E47">
      <w:pPr>
        <w:rPr>
          <w:ins w:id="1304" w:author="Cara Cardinale" w:date="2025-03-03T13:09:00Z"/>
        </w:rPr>
      </w:pPr>
    </w:p>
    <w:p w14:paraId="033DCD0D" w14:textId="77777777" w:rsidR="008E3E47" w:rsidRPr="00DC3C06" w:rsidRDefault="008E3E47" w:rsidP="008E3E47">
      <w:pPr>
        <w:rPr>
          <w:ins w:id="1305" w:author="Cara Cardinale" w:date="2025-03-03T13:09:00Z"/>
          <w:i/>
          <w:iCs/>
        </w:rPr>
      </w:pPr>
      <w:ins w:id="1306" w:author="Cara Cardinale" w:date="2025-03-03T13:09:00Z">
        <w:r>
          <w:t xml:space="preserve">Dated: </w:t>
        </w:r>
        <w:r>
          <w:rPr>
            <w:i/>
            <w:iCs/>
          </w:rPr>
          <w:t>[date of consent]</w:t>
        </w:r>
      </w:ins>
    </w:p>
    <w:p w14:paraId="74F01501" w14:textId="77777777" w:rsidR="008E3E47" w:rsidRDefault="008E3E47" w:rsidP="008E3E47">
      <w:pPr>
        <w:rPr>
          <w:ins w:id="1307" w:author="Cara Cardinale" w:date="2025-03-03T13:09:00Z"/>
        </w:rPr>
      </w:pPr>
      <w:ins w:id="1308" w:author="Cara Cardinale" w:date="2025-03-03T13:09:00Z">
        <w:r>
          <w:rPr>
            <w:rStyle w:val="pxfinstr"/>
            <w:i/>
            <w:iCs/>
          </w:rPr>
          <w:t>[Names of directors]</w:t>
        </w:r>
      </w:ins>
    </w:p>
    <w:p w14:paraId="3962CACA" w14:textId="77777777" w:rsidR="008E3E47" w:rsidRDefault="008E3E47" w:rsidP="008E3E47">
      <w:pPr>
        <w:rPr>
          <w:ins w:id="1309" w:author="Cara Cardinale" w:date="2025-03-03T13:09:00Z"/>
        </w:rPr>
      </w:pPr>
    </w:p>
    <w:p w14:paraId="1E0A88DE" w14:textId="77777777" w:rsidR="008E3E47" w:rsidRDefault="008E3E47" w:rsidP="008E3E47">
      <w:pPr>
        <w:pStyle w:val="pxformnotes"/>
        <w:jc w:val="center"/>
        <w:rPr>
          <w:ins w:id="1310" w:author="Cara Cardinale" w:date="2025-03-03T13:09:00Z"/>
          <w:sz w:val="24"/>
          <w:szCs w:val="24"/>
        </w:rPr>
      </w:pPr>
      <w:ins w:id="1311" w:author="Cara Cardinale" w:date="2025-03-03T13:09:00Z">
        <w:r>
          <w:rPr>
            <w:rStyle w:val="pxvis"/>
            <w:rFonts w:cs="Arial"/>
            <w:bCs/>
            <w:szCs w:val="28"/>
          </w:rPr>
          <w:t>Notes to Form</w:t>
        </w:r>
      </w:ins>
    </w:p>
    <w:p w14:paraId="15316C31" w14:textId="77777777" w:rsidR="008E3E47" w:rsidRDefault="008E3E47" w:rsidP="008E3E47">
      <w:pPr>
        <w:pStyle w:val="pxformnotes"/>
        <w:rPr>
          <w:ins w:id="1312" w:author="Cara Cardinale" w:date="2025-03-03T13:09:00Z"/>
          <w:sz w:val="24"/>
          <w:szCs w:val="24"/>
        </w:rPr>
      </w:pPr>
    </w:p>
    <w:p w14:paraId="2410487A" w14:textId="77777777" w:rsidR="008E3E47" w:rsidRDefault="008E3E47" w:rsidP="008E3E47">
      <w:pPr>
        <w:pStyle w:val="pxformrr"/>
        <w:rPr>
          <w:ins w:id="1313" w:author="Cara Cardinale" w:date="2025-03-03T13:09:00Z"/>
          <w:sz w:val="24"/>
          <w:szCs w:val="24"/>
        </w:rPr>
      </w:pPr>
      <w:ins w:id="1314" w:author="Cara Cardinale" w:date="2025-03-03T13:09:00Z">
        <w:r>
          <w:rPr>
            <w:rStyle w:val="pxvis"/>
            <w:rFonts w:cs="Arial"/>
            <w:bCs/>
            <w:szCs w:val="28"/>
          </w:rPr>
          <w:t>Research References</w:t>
        </w:r>
      </w:ins>
    </w:p>
    <w:p w14:paraId="1FB93E66" w14:textId="77777777" w:rsidR="008E3E47" w:rsidRDefault="008E3E47" w:rsidP="008E3E47">
      <w:pPr>
        <w:pStyle w:val="pxformrrp"/>
        <w:rPr>
          <w:ins w:id="1315" w:author="Cara Cardinale" w:date="2025-03-03T13:09:00Z"/>
          <w:rStyle w:val="pxtk"/>
        </w:rPr>
      </w:pPr>
      <w:ins w:id="1316" w:author="Cara Cardinale" w:date="2025-03-03T13:09:00Z">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tk.ref.id="I09JTZW"</w:instrText>
        </w:r>
        <w:r>
          <w:rPr>
            <w:rStyle w:val="pxtk"/>
          </w:rPr>
          <w:fldChar w:fldCharType="end"/>
        </w:r>
        <w:r>
          <w:rPr>
            <w:rStyle w:val="pxtk"/>
          </w:rPr>
          <w:t>West's Key Number Digest, Corporations and Business Organizations &amp;key;3370 to 3379</w:t>
        </w:r>
      </w:ins>
    </w:p>
    <w:p w14:paraId="209B8CDF" w14:textId="77777777" w:rsidR="008E3E47" w:rsidRPr="00842770" w:rsidRDefault="008E3E47" w:rsidP="008E3E47">
      <w:pPr>
        <w:rPr>
          <w:ins w:id="1317" w:author="Cara Cardinale" w:date="2025-03-03T13:09:00Z"/>
        </w:rPr>
      </w:pPr>
    </w:p>
    <w:p w14:paraId="0A781B3C" w14:textId="77777777" w:rsidR="008E3E47" w:rsidRDefault="008E3E47" w:rsidP="00FB2934">
      <w:pPr>
        <w:rPr>
          <w:ins w:id="1318" w:author="Cara Cardinale" w:date="2025-03-03T13:09:00Z"/>
        </w:rPr>
      </w:pPr>
    </w:p>
    <w:p w14:paraId="3CB98691" w14:textId="77777777" w:rsidR="008E3E47" w:rsidRPr="00FB2934" w:rsidRDefault="008E3E47" w:rsidP="00FB2934">
      <w:pPr>
        <w:pPrChange w:id="1319" w:author="Cara Cardinale" w:date="2025-03-01T20:02:00Z">
          <w:pPr>
            <w:pStyle w:val="pxformrrp"/>
          </w:pPr>
        </w:pPrChange>
      </w:pPr>
    </w:p>
    <w:p w14:paraId="346C443D" w14:textId="77777777" w:rsidR="004E0EBB" w:rsidRDefault="004E0EBB">
      <w:pPr>
        <w:pStyle w:val="pxs"/>
        <w:spacing w:before="180"/>
        <w:rPr>
          <w:sz w:val="27"/>
          <w:szCs w:val="27"/>
        </w:rPr>
      </w:pPr>
      <w:r>
        <w:rPr>
          <w:sz w:val="27"/>
          <w:szCs w:val="27"/>
        </w:rPr>
        <w:t>31:46. Consent in lieu of annual meeting</w:t>
      </w:r>
    </w:p>
    <w:p w14:paraId="3882B0A7" w14:textId="77777777" w:rsidR="004E0EBB" w:rsidRDefault="004E0EBB">
      <w:pPr>
        <w:pStyle w:val="pxov"/>
        <w:rPr>
          <w:vanish/>
        </w:rPr>
      </w:pPr>
      <w:r>
        <w:rPr>
          <w:vanish/>
        </w:rPr>
        <w:t>FMS</w:t>
      </w:r>
    </w:p>
    <w:p w14:paraId="08BFBE01" w14:textId="77777777" w:rsidR="004E0EBB" w:rsidRDefault="004E0EBB">
      <w:pPr>
        <w:pStyle w:val="pxov"/>
        <w:rPr>
          <w:vanish/>
        </w:rPr>
      </w:pPr>
      <w:r>
        <w:rPr>
          <w:vanish/>
        </w:rPr>
        <w:t>NFP</w:t>
      </w:r>
    </w:p>
    <w:p w14:paraId="3EE8DCD8" w14:textId="77777777" w:rsidR="004E0EBB" w:rsidRDefault="004E0EBB">
      <w:pPr>
        <w:pStyle w:val="pxov"/>
        <w:rPr>
          <w:vanish/>
        </w:rPr>
      </w:pPr>
      <w:r>
        <w:rPr>
          <w:vanish/>
        </w:rPr>
        <w:t>COL</w:t>
      </w:r>
    </w:p>
    <w:p w14:paraId="066D11F4" w14:textId="77777777" w:rsidR="004E0EBB" w:rsidRDefault="004E0EBB">
      <w:pPr>
        <w:pStyle w:val="pxov"/>
        <w:rPr>
          <w:vanish/>
        </w:rPr>
      </w:pPr>
      <w:r>
        <w:rPr>
          <w:vanish/>
        </w:rPr>
        <w:t>FCV</w:t>
      </w:r>
    </w:p>
    <w:p w14:paraId="21567C0F" w14:textId="77777777" w:rsidR="004E0EBB" w:rsidRDefault="004E0EBB">
      <w:pPr>
        <w:pStyle w:val="pxov"/>
        <w:rPr>
          <w:vanish/>
        </w:rPr>
      </w:pPr>
      <w:r>
        <w:rPr>
          <w:vanish/>
        </w:rPr>
        <w:t>FTR</w:t>
      </w:r>
    </w:p>
    <w:p w14:paraId="0DE20AB1" w14:textId="77777777" w:rsidR="004E0EBB" w:rsidRDefault="004E0EBB">
      <w:pPr>
        <w:pStyle w:val="pxov"/>
        <w:rPr>
          <w:vanish/>
        </w:rPr>
      </w:pPr>
      <w:r>
        <w:rPr>
          <w:vanish/>
        </w:rPr>
        <w:t>EBL</w:t>
      </w:r>
    </w:p>
    <w:p w14:paraId="33C0E777" w14:textId="77777777" w:rsidR="004E0EBB" w:rsidRDefault="004E0EBB">
      <w:pPr>
        <w:pStyle w:val="pxov"/>
        <w:rPr>
          <w:vanish/>
        </w:rPr>
      </w:pPr>
      <w:r>
        <w:rPr>
          <w:vanish/>
        </w:rPr>
        <w:t>TEM</w:t>
      </w:r>
    </w:p>
    <w:p w14:paraId="0A7C9ECB" w14:textId="77777777" w:rsidR="004E0EBB" w:rsidRDefault="004E0EBB">
      <w:pPr>
        <w:pStyle w:val="pxov"/>
        <w:rPr>
          <w:vanish/>
        </w:rPr>
      </w:pPr>
      <w:r>
        <w:rPr>
          <w:vanish/>
        </w:rPr>
        <w:t>MTD</w:t>
      </w:r>
    </w:p>
    <w:p w14:paraId="69E48E10"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form.fid="Ic7070b10181b11e68c12afa7f3a24041"</w:instrText>
      </w:r>
      <w:r>
        <w:fldChar w:fldCharType="end"/>
      </w:r>
      <w:r>
        <w:t xml:space="preserve">CONSENT IN LIEU OF ANNUAL MEETING OF THE MEMBERS OF </w:t>
      </w:r>
      <w:r>
        <w:rPr>
          <w:rStyle w:val="pxfinstr"/>
          <w:i/>
          <w:iCs/>
        </w:rPr>
        <w:t>[NAME OF CORPORATION]</w:t>
      </w:r>
      <w:r>
        <w:t xml:space="preserve"> </w:t>
      </w:r>
    </w:p>
    <w:p w14:paraId="002ADE1F"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07980AB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p.ct.id="f477b8b0b92511efa86bc22ba615bad8|47|31:46"</w:instrText>
      </w:r>
      <w:r>
        <w:fldChar w:fldCharType="end"/>
      </w:r>
      <w:r>
        <w:t xml:space="preserve">The undersigned, constituting all of the Members of </w:t>
      </w:r>
      <w:r>
        <w:rPr>
          <w:rStyle w:val="pxfinstr"/>
          <w:i/>
          <w:iCs/>
        </w:rPr>
        <w:t>[name of corporation]</w:t>
      </w:r>
      <w:r>
        <w:t xml:space="preserve">, a New York nonprofit corporation (the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r>
        <w:t>), in lieu of holding an annual meeting, hereby consent to the adoption of the following resolutions, agreeing that such resolutions shall have the same force and effect as if unanimously adopted at a meeting of the Members at which all Members were present:</w:t>
      </w:r>
    </w:p>
    <w:p w14:paraId="6EE055A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p.ct.id="f477b8b0b92511efa86bc22ba615bad8|47|31:46"</w:instrText>
      </w:r>
      <w:r>
        <w:fldChar w:fldCharType="end"/>
      </w:r>
      <w:r>
        <w:t xml:space="preserve">RESOLVED, that the following individuals are hereby elected to serve as additional members of the Board of Directors of the Corporation: </w:t>
      </w:r>
      <w:r>
        <w:rPr>
          <w:rStyle w:val="pxfinstr"/>
          <w:i/>
          <w:iCs/>
        </w:rPr>
        <w:t>[names of individuals]</w:t>
      </w:r>
      <w:r>
        <w:t>;</w:t>
      </w:r>
    </w:p>
    <w:p w14:paraId="2F42552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p.ct.id="f477b8b0b92511efa86bc22ba615bad8|47|31:46"</w:instrText>
      </w:r>
      <w:r>
        <w:fldChar w:fldCharType="end"/>
      </w:r>
      <w:r>
        <w:t xml:space="preserve">RESOLVED FURTHER, that the following individuals are hereby unanimously elected as additional Members of the Corporation: </w:t>
      </w:r>
      <w:r>
        <w:rPr>
          <w:rStyle w:val="pxfinstr"/>
          <w:i/>
          <w:iCs/>
        </w:rPr>
        <w:t>[names of additional members]</w:t>
      </w:r>
      <w:r>
        <w:t>;</w:t>
      </w:r>
    </w:p>
    <w:p w14:paraId="1EC988F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p.ct.id="f477b8b0b92511efa86bc22ba615bad8|47|31:46"</w:instrText>
      </w:r>
      <w:r>
        <w:fldChar w:fldCharType="end"/>
      </w:r>
      <w:r>
        <w:t xml:space="preserve">RESOLVED FURTHER, that the Certificate of Incorporation, Article </w:t>
      </w:r>
      <w:r>
        <w:rPr>
          <w:rStyle w:val="pxfinstr"/>
          <w:i/>
          <w:iCs/>
        </w:rPr>
        <w:t>[designation of article]</w:t>
      </w:r>
      <w:r>
        <w:t xml:space="preserve">, </w:t>
      </w:r>
      <w:r>
        <w:rPr>
          <w:rStyle w:val="pxfinstr"/>
          <w:i/>
          <w:iCs/>
        </w:rPr>
        <w:t>[title of article]</w:t>
      </w:r>
      <w:r>
        <w:t xml:space="preserve">, be amended to include the following clause: </w:t>
      </w:r>
      <w:r>
        <w:rPr>
          <w:rStyle w:val="pxfinstr"/>
          <w:i/>
          <w:iCs/>
        </w:rPr>
        <w:t>[recitation of clause]</w:t>
      </w:r>
      <w:r>
        <w:t>;</w:t>
      </w:r>
    </w:p>
    <w:p w14:paraId="349856B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p.ct.id="f477b8b0b92511efa86bc22ba615bad8|47|31:46"</w:instrText>
      </w:r>
      <w:r>
        <w:fldChar w:fldCharType="end"/>
      </w:r>
      <w:r>
        <w:t>RESOLVED FURTHER, that this instrument may be executed and delivered in any number of counterparts and by facsimile or other electronic means, each of which shall be deemed to be an original, but all of which together shall constitute one and the same instrument.</w:t>
      </w:r>
    </w:p>
    <w:p w14:paraId="5344061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p.ct.id="f477b8b0b92511efa86bc22ba615bad8|47|31:46"</w:instrText>
      </w:r>
      <w:r>
        <w:fldChar w:fldCharType="end"/>
      </w:r>
      <w:r>
        <w:t xml:space="preserve">IN WITNESS WHEREOF, the undersigned have executed this instrument this </w:t>
      </w:r>
      <w:r>
        <w:rPr>
          <w:rStyle w:val="pxfinstr"/>
          <w:i/>
          <w:iCs/>
        </w:rPr>
        <w:t>[ordinal number of day]</w:t>
      </w:r>
      <w:r>
        <w:t xml:space="preserve"> day of </w:t>
      </w:r>
      <w:r>
        <w:rPr>
          <w:rStyle w:val="pxfinstr"/>
          <w:i/>
          <w:iCs/>
        </w:rPr>
        <w:t>[name of month]</w:t>
      </w:r>
      <w:r>
        <w:t xml:space="preserve"> </w:t>
      </w:r>
      <w:r>
        <w:rPr>
          <w:rStyle w:val="pxfinstr"/>
          <w:i/>
          <w:iCs/>
        </w:rPr>
        <w:t>[identification of year]</w:t>
      </w:r>
      <w:r>
        <w:t>.</w:t>
      </w:r>
    </w:p>
    <w:p w14:paraId="73AAAF77"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761A65E2"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6DC38077"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members]</w:t>
      </w:r>
    </w:p>
    <w:p w14:paraId="00244EB2"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members]</w:t>
      </w:r>
    </w:p>
    <w:p w14:paraId="0BEBA0B7" w14:textId="77777777" w:rsidR="004E0EBB" w:rsidRDefault="004E0EBB">
      <w:pPr>
        <w:pStyle w:val="pxformnotes"/>
        <w:jc w:val="center"/>
        <w:rPr>
          <w:sz w:val="24"/>
          <w:szCs w:val="24"/>
        </w:rPr>
      </w:pPr>
      <w:r>
        <w:rPr>
          <w:rStyle w:val="pxvis"/>
          <w:rFonts w:cs="Arial"/>
          <w:bCs/>
          <w:szCs w:val="28"/>
        </w:rPr>
        <w:t>Notes to Form</w:t>
      </w:r>
    </w:p>
    <w:p w14:paraId="698139BD" w14:textId="77777777" w:rsidR="004E0EBB" w:rsidRDefault="004E0EBB">
      <w:pPr>
        <w:pStyle w:val="pxformnotes"/>
        <w:rPr>
          <w:sz w:val="24"/>
          <w:szCs w:val="24"/>
        </w:rPr>
      </w:pPr>
    </w:p>
    <w:p w14:paraId="1D90E4CA" w14:textId="77777777" w:rsidR="004E0EBB" w:rsidRDefault="004E0EBB">
      <w:pPr>
        <w:pStyle w:val="pxformrr"/>
        <w:rPr>
          <w:sz w:val="24"/>
          <w:szCs w:val="24"/>
        </w:rPr>
      </w:pPr>
      <w:r>
        <w:rPr>
          <w:rStyle w:val="pxvis"/>
          <w:rFonts w:cs="Arial"/>
          <w:bCs/>
          <w:szCs w:val="28"/>
        </w:rPr>
        <w:t>Research References</w:t>
      </w:r>
    </w:p>
    <w:p w14:paraId="5AA5DB78"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tk.ref.id="I09KZU3"</w:instrText>
      </w:r>
      <w:r>
        <w:rPr>
          <w:rStyle w:val="pxtk"/>
        </w:rPr>
        <w:fldChar w:fldCharType="end"/>
      </w:r>
      <w:r>
        <w:rPr>
          <w:rStyle w:val="pxtk"/>
        </w:rPr>
        <w:t>West's Key Number Digest, Corporations and Business Organizations &amp;key;3410</w:t>
      </w:r>
    </w:p>
    <w:p w14:paraId="27E16C61" w14:textId="77777777" w:rsidR="004E0EBB" w:rsidRPr="004510A9" w:rsidRDefault="004E0EBB">
      <w:pPr>
        <w:pStyle w:val="pxs"/>
        <w:spacing w:before="180"/>
        <w:rPr>
          <w:sz w:val="27"/>
          <w:szCs w:val="27"/>
        </w:rPr>
      </w:pPr>
      <w:r w:rsidRPr="004510A9">
        <w:rPr>
          <w:sz w:val="27"/>
          <w:szCs w:val="27"/>
        </w:rPr>
        <w:t>31:47. Bylaws</w:t>
      </w:r>
      <w:r w:rsidRPr="004510A9">
        <w:rPr>
          <w:rStyle w:val="pxsep"/>
        </w:rPr>
        <w:t xml:space="preserve">-- </w:t>
      </w:r>
      <w:r w:rsidRPr="004510A9">
        <w:rPr>
          <w:sz w:val="27"/>
          <w:szCs w:val="27"/>
        </w:rPr>
        <w:t>Nonprofit corporation</w:t>
      </w:r>
    </w:p>
    <w:p w14:paraId="0E077A4A" w14:textId="77777777" w:rsidR="004E0EBB" w:rsidRPr="004510A9" w:rsidRDefault="004E0EBB">
      <w:pPr>
        <w:pStyle w:val="pxov"/>
        <w:rPr>
          <w:vanish/>
        </w:rPr>
      </w:pPr>
      <w:r w:rsidRPr="004510A9">
        <w:rPr>
          <w:vanish/>
        </w:rPr>
        <w:t>FMS</w:t>
      </w:r>
    </w:p>
    <w:p w14:paraId="4FEB3370" w14:textId="77777777" w:rsidR="004E0EBB" w:rsidRPr="004510A9" w:rsidRDefault="004E0EBB">
      <w:pPr>
        <w:pStyle w:val="pxov"/>
        <w:rPr>
          <w:vanish/>
        </w:rPr>
      </w:pPr>
      <w:r w:rsidRPr="004510A9">
        <w:rPr>
          <w:vanish/>
        </w:rPr>
        <w:t>NFP</w:t>
      </w:r>
    </w:p>
    <w:p w14:paraId="0D211F44" w14:textId="77777777" w:rsidR="004E0EBB" w:rsidRPr="004510A9" w:rsidRDefault="004E0EBB">
      <w:pPr>
        <w:pStyle w:val="pxov"/>
        <w:rPr>
          <w:vanish/>
        </w:rPr>
      </w:pPr>
      <w:r w:rsidRPr="004510A9">
        <w:rPr>
          <w:vanish/>
        </w:rPr>
        <w:t>COL</w:t>
      </w:r>
    </w:p>
    <w:p w14:paraId="4AB9236F" w14:textId="77777777" w:rsidR="004E0EBB" w:rsidRPr="004510A9" w:rsidRDefault="004E0EBB">
      <w:pPr>
        <w:pStyle w:val="pxov"/>
        <w:rPr>
          <w:vanish/>
        </w:rPr>
      </w:pPr>
      <w:r w:rsidRPr="004510A9">
        <w:rPr>
          <w:vanish/>
        </w:rPr>
        <w:t>FCV</w:t>
      </w:r>
    </w:p>
    <w:p w14:paraId="3B9127DA" w14:textId="77777777" w:rsidR="004E0EBB" w:rsidRPr="004510A9" w:rsidRDefault="004E0EBB">
      <w:pPr>
        <w:pStyle w:val="pxov"/>
        <w:rPr>
          <w:vanish/>
        </w:rPr>
      </w:pPr>
      <w:r w:rsidRPr="004510A9">
        <w:rPr>
          <w:vanish/>
        </w:rPr>
        <w:t>FTR</w:t>
      </w:r>
    </w:p>
    <w:p w14:paraId="4AB29775" w14:textId="77777777" w:rsidR="004E0EBB" w:rsidRPr="004510A9" w:rsidRDefault="004E0EBB">
      <w:pPr>
        <w:pStyle w:val="pxov"/>
        <w:rPr>
          <w:vanish/>
        </w:rPr>
      </w:pPr>
      <w:r w:rsidRPr="004510A9">
        <w:rPr>
          <w:vanish/>
        </w:rPr>
        <w:t>EBL</w:t>
      </w:r>
    </w:p>
    <w:p w14:paraId="4069455C" w14:textId="77777777" w:rsidR="004E0EBB" w:rsidRPr="004510A9" w:rsidRDefault="004E0EBB">
      <w:pPr>
        <w:pStyle w:val="pxov"/>
        <w:rPr>
          <w:vanish/>
        </w:rPr>
      </w:pPr>
      <w:r w:rsidRPr="004510A9">
        <w:rPr>
          <w:vanish/>
        </w:rPr>
        <w:t>TEM</w:t>
      </w:r>
    </w:p>
    <w:p w14:paraId="2196BCCE" w14:textId="77777777" w:rsidR="004E0EBB" w:rsidRPr="004510A9" w:rsidRDefault="004E0EBB">
      <w:pPr>
        <w:pStyle w:val="pxov"/>
        <w:rPr>
          <w:vanish/>
        </w:rPr>
      </w:pPr>
      <w:r w:rsidRPr="004510A9">
        <w:rPr>
          <w:vanish/>
        </w:rPr>
        <w:t>MTD</w:t>
      </w:r>
    </w:p>
    <w:p w14:paraId="2ED5F145" w14:textId="77777777" w:rsidR="004E0EBB" w:rsidRPr="004510A9" w:rsidRDefault="004E0EBB">
      <w:pPr>
        <w:pStyle w:val="pxformfl"/>
        <w:ind w:left="500"/>
      </w:pPr>
      <w:r w:rsidRPr="004510A9">
        <w:t xml:space="preserve"> </w:t>
      </w:r>
      <w:r w:rsidRPr="00D14905">
        <w:rPr>
          <w:color w:val="FF0000"/>
          <w:sz w:val="20"/>
          <w:szCs w:val="20"/>
          <w:vertAlign w:val="superscript"/>
        </w:rPr>
        <w:t>►</w:t>
      </w:r>
      <w:r w:rsidRPr="004510A9">
        <w:fldChar w:fldCharType="begin"/>
      </w:r>
      <w:r w:rsidRPr="004510A9">
        <w:instrText>form.du="0"</w:instrText>
      </w:r>
      <w:r w:rsidRPr="004510A9">
        <w:fldChar w:fldCharType="end"/>
      </w:r>
      <w:r w:rsidRPr="004510A9">
        <w:fldChar w:fldCharType="begin"/>
      </w:r>
      <w:r w:rsidRPr="004510A9">
        <w:instrText>form.fid="Ic7075930181b11e68c12afa7f3a24041"</w:instrText>
      </w:r>
      <w:r w:rsidRPr="004510A9">
        <w:fldChar w:fldCharType="end"/>
      </w:r>
    </w:p>
    <w:p w14:paraId="6095B403" w14:textId="77777777" w:rsidR="004E0EBB" w:rsidRPr="004510A9" w:rsidRDefault="004E0EBB">
      <w:pPr>
        <w:pStyle w:val="pxformfihac"/>
        <w:spacing w:before="180"/>
        <w:jc w:val="center"/>
      </w:pPr>
      <w:r w:rsidRPr="00D14905">
        <w:rPr>
          <w:color w:val="FF0000"/>
          <w:sz w:val="20"/>
          <w:szCs w:val="20"/>
          <w:vertAlign w:val="superscript"/>
        </w:rPr>
        <w:t>►</w:t>
      </w:r>
      <w:r w:rsidRPr="004510A9">
        <w:fldChar w:fldCharType="begin"/>
      </w:r>
      <w:r w:rsidRPr="004510A9">
        <w:instrText>fi.lvl="1"</w:instrText>
      </w:r>
      <w:r w:rsidRPr="004510A9">
        <w:fldChar w:fldCharType="end"/>
      </w:r>
      <w:r w:rsidRPr="004510A9">
        <w:t>ARTICLE 1  PURPOSE</w:t>
      </w:r>
    </w:p>
    <w:p w14:paraId="6A27D006" w14:textId="77777777" w:rsidR="004E0EBB" w:rsidRPr="004510A9" w:rsidRDefault="004E0EBB">
      <w:pPr>
        <w:pStyle w:val="pxformp"/>
      </w:pPr>
      <w:r w:rsidRPr="004510A9">
        <w:t xml:space="preserve"> </w:t>
      </w:r>
      <w:r w:rsidRPr="00D14905">
        <w:rPr>
          <w:rStyle w:val="pxvis"/>
          <w:rFonts w:ascii="Times NewRoman" w:hAnsi="Times NewRoman"/>
          <w:b w:val="0"/>
          <w:sz w:val="24"/>
        </w:rPr>
        <w:tab/>
      </w:r>
      <w:r w:rsidRPr="00D14905">
        <w:rPr>
          <w:color w:val="FF0000"/>
          <w:sz w:val="20"/>
          <w:szCs w:val="20"/>
          <w:vertAlign w:val="superscript"/>
        </w:rPr>
        <w:t>►</w:t>
      </w:r>
      <w:r w:rsidRPr="004510A9">
        <w:fldChar w:fldCharType="begin"/>
      </w:r>
      <w:r w:rsidRPr="004510A9">
        <w:instrText>p.ct.id="f477b8b0b92511efa86bc22ba615bad8|48|31:47"</w:instrText>
      </w:r>
      <w:r w:rsidRPr="004510A9">
        <w:fldChar w:fldCharType="end"/>
      </w:r>
      <w:r w:rsidRPr="004510A9">
        <w:rPr>
          <w:rStyle w:val="pxfinstr"/>
          <w:i/>
          <w:iCs/>
        </w:rPr>
        <w:t>[Name of corporation]</w:t>
      </w:r>
      <w:r w:rsidRPr="004510A9">
        <w:t xml:space="preserve"> (the </w:t>
      </w:r>
      <w:r w:rsidRPr="004510A9">
        <w:rPr>
          <w:vanish/>
        </w:rPr>
        <w:t>&amp;ldquo;</w:t>
      </w:r>
      <w:r w:rsidRPr="004510A9">
        <w:rPr>
          <w:rStyle w:val="pxvis"/>
          <w:rFonts w:ascii="Times NewRoman" w:hAnsi="Times NewRoman"/>
          <w:b w:val="0"/>
          <w:sz w:val="24"/>
        </w:rPr>
        <w:t>“</w:t>
      </w:r>
      <w:r w:rsidRPr="004510A9">
        <w:t>Corporation</w:t>
      </w:r>
      <w:r w:rsidRPr="004510A9">
        <w:rPr>
          <w:vanish/>
        </w:rPr>
        <w:t>&amp;rdquo;</w:t>
      </w:r>
      <w:r w:rsidRPr="004510A9">
        <w:rPr>
          <w:rStyle w:val="pxvis"/>
          <w:rFonts w:ascii="Times NewRoman" w:hAnsi="Times NewRoman"/>
          <w:b w:val="0"/>
          <w:sz w:val="24"/>
        </w:rPr>
        <w:t>”</w:t>
      </w:r>
      <w:r w:rsidRPr="004510A9">
        <w:t xml:space="preserve">) is created and shall be operated exclusively to </w:t>
      </w:r>
      <w:r w:rsidRPr="004510A9">
        <w:rPr>
          <w:rStyle w:val="pxfinstr"/>
          <w:i/>
          <w:iCs/>
        </w:rPr>
        <w:t>[statement of purpose]</w:t>
      </w:r>
      <w:r w:rsidRPr="004510A9">
        <w:t xml:space="preserve">, consistent with the requirements of </w:t>
      </w:r>
      <w:r w:rsidRPr="00D14905">
        <w:rPr>
          <w:rStyle w:val="pxst"/>
          <w:color w:val="FF0000"/>
          <w:sz w:val="20"/>
          <w:szCs w:val="20"/>
          <w:vertAlign w:val="superscript"/>
        </w:rPr>
        <w:t>►</w:t>
      </w:r>
      <w:r w:rsidRPr="004510A9">
        <w:rPr>
          <w:rStyle w:val="pxst"/>
        </w:rPr>
        <w:fldChar w:fldCharType="begin"/>
      </w:r>
      <w:r w:rsidRPr="004510A9">
        <w:rPr>
          <w:rStyle w:val="pxst"/>
        </w:rPr>
        <w:instrText>st.ref.id="I09NSYZ"</w:instrText>
      </w:r>
      <w:r w:rsidRPr="004510A9">
        <w:rPr>
          <w:rStyle w:val="pxst"/>
        </w:rPr>
        <w:fldChar w:fldCharType="end"/>
      </w:r>
      <w:r w:rsidRPr="004510A9">
        <w:rPr>
          <w:rStyle w:val="pxst"/>
        </w:rPr>
        <w:t>501(c)(3) of the Internal Revenue Code of 1986</w:t>
      </w:r>
      <w:r w:rsidRPr="004510A9">
        <w:t xml:space="preserve"> (the </w:t>
      </w:r>
      <w:r w:rsidRPr="004510A9">
        <w:rPr>
          <w:vanish/>
        </w:rPr>
        <w:t>&amp;ldquo;</w:t>
      </w:r>
      <w:r w:rsidRPr="004510A9">
        <w:rPr>
          <w:rStyle w:val="pxvis"/>
          <w:rFonts w:ascii="Times NewRoman" w:hAnsi="Times NewRoman"/>
          <w:b w:val="0"/>
          <w:sz w:val="24"/>
        </w:rPr>
        <w:t>“</w:t>
      </w:r>
      <w:r w:rsidRPr="004510A9">
        <w:t>Code</w:t>
      </w:r>
      <w:r w:rsidRPr="004510A9">
        <w:rPr>
          <w:vanish/>
        </w:rPr>
        <w:t>&amp;rdquo;</w:t>
      </w:r>
      <w:r w:rsidRPr="004510A9">
        <w:rPr>
          <w:rStyle w:val="pxvis"/>
          <w:rFonts w:ascii="Times NewRoman" w:hAnsi="Times NewRoman"/>
          <w:b w:val="0"/>
          <w:sz w:val="24"/>
        </w:rPr>
        <w:t>”</w:t>
      </w:r>
      <w:r w:rsidRPr="004510A9">
        <w:t>).</w:t>
      </w:r>
    </w:p>
    <w:p w14:paraId="14645677" w14:textId="77777777" w:rsidR="004E0EBB" w:rsidRPr="004510A9" w:rsidRDefault="004E0EBB">
      <w:pPr>
        <w:pStyle w:val="pxformfvs"/>
      </w:pPr>
      <w:r w:rsidRPr="00D14905">
        <w:rPr>
          <w:color w:val="FF0000"/>
          <w:sz w:val="20"/>
          <w:szCs w:val="20"/>
          <w:vertAlign w:val="superscript"/>
        </w:rPr>
        <w:t>►</w:t>
      </w:r>
      <w:r w:rsidRPr="004510A9">
        <w:fldChar w:fldCharType="begin"/>
      </w:r>
      <w:r w:rsidRPr="004510A9">
        <w:instrText>fvs.amt="1"</w:instrText>
      </w:r>
      <w:r w:rsidRPr="004510A9">
        <w:fldChar w:fldCharType="end"/>
      </w:r>
    </w:p>
    <w:p w14:paraId="6855D65D" w14:textId="77777777" w:rsidR="004E0EBB" w:rsidRPr="004510A9" w:rsidRDefault="004E0EBB">
      <w:pPr>
        <w:pStyle w:val="pxformfihac"/>
        <w:spacing w:before="180"/>
        <w:jc w:val="center"/>
      </w:pPr>
      <w:r w:rsidRPr="00D14905">
        <w:rPr>
          <w:color w:val="FF0000"/>
          <w:sz w:val="20"/>
          <w:szCs w:val="20"/>
          <w:vertAlign w:val="superscript"/>
        </w:rPr>
        <w:t>►</w:t>
      </w:r>
      <w:r w:rsidRPr="004510A9">
        <w:fldChar w:fldCharType="begin"/>
      </w:r>
      <w:r w:rsidRPr="004510A9">
        <w:instrText>fi.lvl="1"</w:instrText>
      </w:r>
      <w:r w:rsidRPr="004510A9">
        <w:fldChar w:fldCharType="end"/>
      </w:r>
      <w:r w:rsidRPr="004510A9">
        <w:t>ARTICLE 2  BOARD OF DIRECTORS</w:t>
      </w:r>
    </w:p>
    <w:p w14:paraId="400DA466" w14:textId="77777777" w:rsidR="004E0EBB" w:rsidRPr="004510A9" w:rsidRDefault="004E0EBB">
      <w:pPr>
        <w:pStyle w:val="pxformfl"/>
        <w:ind w:left="500"/>
      </w:pPr>
      <w:r w:rsidRPr="004510A9">
        <w:t xml:space="preserve"> </w:t>
      </w:r>
    </w:p>
    <w:p w14:paraId="6668A522" w14:textId="77777777" w:rsidR="004E0EBB" w:rsidRPr="004510A9" w:rsidRDefault="004E0EBB">
      <w:pPr>
        <w:pStyle w:val="pxformfin"/>
      </w:pPr>
      <w:r w:rsidRPr="00D14905">
        <w:rPr>
          <w:color w:val="FF0000"/>
          <w:sz w:val="20"/>
          <w:szCs w:val="20"/>
          <w:vertAlign w:val="superscript"/>
        </w:rPr>
        <w:t>►</w:t>
      </w:r>
      <w:r w:rsidRPr="004510A9">
        <w:fldChar w:fldCharType="begin"/>
      </w:r>
      <w:r w:rsidRPr="004510A9">
        <w:instrText>fi.lvl="2"</w:instrText>
      </w:r>
      <w:r w:rsidRPr="004510A9">
        <w:fldChar w:fldCharType="end"/>
      </w:r>
      <w:r w:rsidRPr="004510A9">
        <w:t xml:space="preserve">2.1. </w:t>
      </w:r>
    </w:p>
    <w:p w14:paraId="5793FF83" w14:textId="77777777" w:rsidR="004E0EBB" w:rsidRPr="004510A9" w:rsidRDefault="004E0EBB">
      <w:pPr>
        <w:pStyle w:val="pxformp"/>
      </w:pPr>
      <w:r w:rsidRPr="004510A9">
        <w:t xml:space="preserve"> </w:t>
      </w:r>
      <w:r w:rsidRPr="00D14905">
        <w:rPr>
          <w:rStyle w:val="pxvis"/>
          <w:rFonts w:ascii="Times NewRoman" w:hAnsi="Times NewRoman"/>
          <w:b w:val="0"/>
          <w:sz w:val="24"/>
        </w:rPr>
        <w:tab/>
      </w:r>
      <w:r w:rsidRPr="00D14905">
        <w:rPr>
          <w:color w:val="FF0000"/>
          <w:sz w:val="20"/>
          <w:szCs w:val="20"/>
          <w:vertAlign w:val="superscript"/>
        </w:rPr>
        <w:t>►</w:t>
      </w:r>
      <w:r w:rsidRPr="004510A9">
        <w:fldChar w:fldCharType="begin"/>
      </w:r>
      <w:r w:rsidRPr="004510A9">
        <w:instrText>p.ct.id="f477b8b0b92511efa86bc22ba615bad8|48|31:47"</w:instrText>
      </w:r>
      <w:r w:rsidRPr="004510A9">
        <w:fldChar w:fldCharType="end"/>
      </w:r>
      <w:r w:rsidRPr="004510A9">
        <w:t xml:space="preserve">General Powers. The management, control and operation of the affairs and properties of the Corporation are vested in the board of directors of the Corporation (the </w:t>
      </w:r>
      <w:r w:rsidRPr="004510A9">
        <w:rPr>
          <w:vanish/>
        </w:rPr>
        <w:t>&amp;ldquo;</w:t>
      </w:r>
      <w:r w:rsidRPr="004510A9">
        <w:rPr>
          <w:rStyle w:val="pxvis"/>
          <w:rFonts w:ascii="Times NewRoman" w:hAnsi="Times NewRoman"/>
          <w:b w:val="0"/>
          <w:sz w:val="24"/>
        </w:rPr>
        <w:t>“</w:t>
      </w:r>
      <w:r w:rsidRPr="004510A9">
        <w:t>Board</w:t>
      </w:r>
      <w:r w:rsidRPr="004510A9">
        <w:rPr>
          <w:vanish/>
        </w:rPr>
        <w:t>&amp;rdquo;</w:t>
      </w:r>
      <w:r w:rsidRPr="004510A9">
        <w:rPr>
          <w:rStyle w:val="pxvis"/>
          <w:rFonts w:ascii="Times NewRoman" w:hAnsi="Times NewRoman"/>
          <w:b w:val="0"/>
          <w:sz w:val="24"/>
        </w:rPr>
        <w:t>”</w:t>
      </w:r>
      <w:r w:rsidRPr="004510A9">
        <w:t>).</w:t>
      </w:r>
    </w:p>
    <w:p w14:paraId="63BE2F96" w14:textId="77777777" w:rsidR="004E0EBB" w:rsidRPr="004510A9" w:rsidRDefault="004E0EBB">
      <w:pPr>
        <w:pStyle w:val="pxformfin"/>
      </w:pPr>
      <w:r w:rsidRPr="00D14905">
        <w:rPr>
          <w:color w:val="FF0000"/>
          <w:sz w:val="20"/>
          <w:szCs w:val="20"/>
          <w:vertAlign w:val="superscript"/>
        </w:rPr>
        <w:t>►</w:t>
      </w:r>
      <w:r w:rsidRPr="004510A9">
        <w:fldChar w:fldCharType="begin"/>
      </w:r>
      <w:r w:rsidRPr="004510A9">
        <w:instrText>fi.lvl="2"</w:instrText>
      </w:r>
      <w:r w:rsidRPr="004510A9">
        <w:fldChar w:fldCharType="end"/>
      </w:r>
      <w:r w:rsidRPr="004510A9">
        <w:t xml:space="preserve">2.2. </w:t>
      </w:r>
    </w:p>
    <w:p w14:paraId="12347605" w14:textId="77777777" w:rsidR="004E0EBB" w:rsidRDefault="004E0EBB">
      <w:pPr>
        <w:pStyle w:val="pxformp"/>
      </w:pPr>
      <w:r w:rsidRPr="004510A9">
        <w:t xml:space="preserve"> </w:t>
      </w:r>
      <w:r w:rsidRPr="00D14905">
        <w:rPr>
          <w:rStyle w:val="pxvis"/>
          <w:rFonts w:ascii="Times NewRoman" w:hAnsi="Times NewRoman"/>
          <w:b w:val="0"/>
          <w:sz w:val="24"/>
        </w:rPr>
        <w:tab/>
      </w:r>
      <w:r w:rsidRPr="00D14905">
        <w:rPr>
          <w:color w:val="FF0000"/>
          <w:sz w:val="20"/>
          <w:szCs w:val="20"/>
          <w:vertAlign w:val="superscript"/>
        </w:rPr>
        <w:t>►</w:t>
      </w:r>
      <w:r w:rsidRPr="004510A9">
        <w:fldChar w:fldCharType="begin"/>
      </w:r>
      <w:r w:rsidRPr="004510A9">
        <w:instrText>p.ct.id="f477b8b0b92511efa86bc22ba615bad8|48|31:47"</w:instrText>
      </w:r>
      <w:r w:rsidRPr="004510A9">
        <w:fldChar w:fldCharType="end"/>
      </w:r>
      <w:r w:rsidRPr="004510A9">
        <w:t>Number and Qualifications of Directors.</w:t>
      </w:r>
    </w:p>
    <w:p w14:paraId="01A06035" w14:textId="77777777" w:rsidR="004E0EBB" w:rsidRDefault="004E0EBB">
      <w:pPr>
        <w:pStyle w:val="pxformfl"/>
        <w:ind w:left="500"/>
      </w:pPr>
      <w:r>
        <w:t xml:space="preserve"> </w:t>
      </w:r>
    </w:p>
    <w:p w14:paraId="0097823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(a). </w:t>
      </w:r>
    </w:p>
    <w:p w14:paraId="4F6A100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 xml:space="preserve">The Board shall consist of no fewer than three (3) and no more than </w:t>
      </w:r>
      <w:r>
        <w:rPr>
          <w:rStyle w:val="pxfinstr"/>
          <w:i/>
          <w:iCs/>
        </w:rPr>
        <w:t>[text number of maximum directors]</w:t>
      </w:r>
      <w:r>
        <w:t xml:space="preserve"> (</w:t>
      </w:r>
      <w:r>
        <w:rPr>
          <w:rStyle w:val="pxfinstr"/>
          <w:i/>
          <w:iCs/>
        </w:rPr>
        <w:t>[number of maximum directors]</w:t>
      </w:r>
      <w:r>
        <w:t xml:space="preserve">) persons (the </w:t>
      </w:r>
      <w:r>
        <w:rPr>
          <w:vanish/>
        </w:rPr>
        <w:t>&amp;ldquo;</w:t>
      </w:r>
      <w:r>
        <w:rPr>
          <w:rStyle w:val="pxvis"/>
          <w:rFonts w:ascii="Times NewRoman" w:hAnsi="Times NewRoman"/>
          <w:b w:val="0"/>
          <w:sz w:val="24"/>
        </w:rPr>
        <w:t>“</w:t>
      </w:r>
      <w:r>
        <w:t>Directors</w:t>
      </w:r>
      <w:r>
        <w:rPr>
          <w:vanish/>
        </w:rPr>
        <w:t>&amp;rdquo;</w:t>
      </w:r>
      <w:r>
        <w:rPr>
          <w:rStyle w:val="pxvis"/>
          <w:rFonts w:ascii="Times NewRoman" w:hAnsi="Times NewRoman"/>
          <w:b w:val="0"/>
          <w:sz w:val="24"/>
        </w:rPr>
        <w:t>”</w:t>
      </w:r>
      <w:r>
        <w:t>). The exact number of Directors shall be set from time to time by resolution of the Board.</w:t>
      </w:r>
    </w:p>
    <w:p w14:paraId="32F4CDEA"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(b). </w:t>
      </w:r>
    </w:p>
    <w:p w14:paraId="748C698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The Directors shall consist of persons who support the purpose of the Corporation. Other qualifications for Directors and criteria for the selection process may be established from time to time by the Board.</w:t>
      </w:r>
    </w:p>
    <w:p w14:paraId="49B9C3AD"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2.3. </w:t>
      </w:r>
    </w:p>
    <w:p w14:paraId="7694971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Election. The Directors shall be elected by the Board at its Annual Meeting. The Board shall elect the number of Directors necessary to maintain staggered terms pursuant to Section 2.4, and such additional persons as may be necessary to fill unexpired terms each year.</w:t>
      </w:r>
    </w:p>
    <w:p w14:paraId="3D7545FE"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2.4. </w:t>
      </w:r>
    </w:p>
    <w:p w14:paraId="570AE5D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 xml:space="preserve">Term. Each Director shall serve a term of </w:t>
      </w:r>
      <w:r>
        <w:rPr>
          <w:rStyle w:val="pxfinstr"/>
          <w:i/>
          <w:iCs/>
        </w:rPr>
        <w:t>[text number of years]</w:t>
      </w:r>
      <w:r>
        <w:t xml:space="preserve"> (</w:t>
      </w:r>
      <w:r>
        <w:rPr>
          <w:rStyle w:val="pxfinstr"/>
          <w:i/>
          <w:iCs/>
        </w:rPr>
        <w:t>[number of years]</w:t>
      </w:r>
      <w:r>
        <w:t>) years or until such Director's successor is appointed and qualified. If determined by the Board, the terms of the initial Board may be staggered so that the terms of future directors expire in different years. Directors may be reappointed for successive terms. When vacancies on the Board occur by reason of death, resignation, failure of qualification, or otherwise, the number shall be reduced by such vacancies until qualified replacements are appointed. Replacements shall be selected by the Board to fill the unexpired term.</w:t>
      </w:r>
    </w:p>
    <w:p w14:paraId="581FFDEF"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2.5. </w:t>
      </w:r>
    </w:p>
    <w:p w14:paraId="5E5DA6B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Resignation and Removal. A resignation by a Director must be in writing and is effective when received by the Secretary. Any Director may be removed from the Board for any reason by a vote of two-thirds (2/3) of all of the other Directors.</w:t>
      </w:r>
    </w:p>
    <w:p w14:paraId="49D0D195"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2.6. </w:t>
      </w:r>
    </w:p>
    <w:p w14:paraId="6B050F9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 xml:space="preserve">Annual Meeting. The annual meeting of the Board shall be held in the </w:t>
      </w:r>
      <w:r>
        <w:rPr>
          <w:rStyle w:val="pxfinstr"/>
          <w:i/>
          <w:iCs/>
        </w:rPr>
        <w:t>[ordinal number of quarter]</w:t>
      </w:r>
      <w:r>
        <w:t xml:space="preserve"> quarter of each year on such day and at such place and time as determined by the President (the </w:t>
      </w:r>
      <w:r>
        <w:rPr>
          <w:vanish/>
        </w:rPr>
        <w:t>&amp;ldquo;</w:t>
      </w:r>
      <w:r>
        <w:rPr>
          <w:rStyle w:val="pxvis"/>
          <w:rFonts w:ascii="Times NewRoman" w:hAnsi="Times NewRoman"/>
          <w:b w:val="0"/>
          <w:sz w:val="24"/>
        </w:rPr>
        <w:t>“</w:t>
      </w:r>
      <w:r>
        <w:t>Annual Meeting</w:t>
      </w:r>
      <w:r>
        <w:rPr>
          <w:vanish/>
        </w:rPr>
        <w:t>&amp;rdquo;</w:t>
      </w:r>
      <w:r>
        <w:rPr>
          <w:rStyle w:val="pxvis"/>
          <w:rFonts w:ascii="Times NewRoman" w:hAnsi="Times NewRoman"/>
          <w:b w:val="0"/>
          <w:sz w:val="24"/>
        </w:rPr>
        <w:t>”</w:t>
      </w:r>
      <w:r>
        <w:t>). The purpose of the Annual Meeting is to elect Directors and officers, and for the transaction of such other business as may come before the meeting.</w:t>
      </w:r>
    </w:p>
    <w:p w14:paraId="3C33816C"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2.7. </w:t>
      </w:r>
    </w:p>
    <w:p w14:paraId="1EF8F25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 xml:space="preserve">Regular and Special Meetings. Regular meetings of the Board shall be held at such times as the President may designate, at such other place as the President may designate. Special meetings of the Board may be called by the President or by </w:t>
      </w:r>
      <w:r>
        <w:rPr>
          <w:rStyle w:val="pxfinstr"/>
          <w:i/>
          <w:iCs/>
        </w:rPr>
        <w:t>[text number of directors]</w:t>
      </w:r>
      <w:r>
        <w:t xml:space="preserve"> (</w:t>
      </w:r>
      <w:r>
        <w:rPr>
          <w:rStyle w:val="pxfinstr"/>
          <w:i/>
          <w:iCs/>
        </w:rPr>
        <w:t>[number of directors]</w:t>
      </w:r>
      <w:r>
        <w:t>) or more Directors at such time and place as the President or Directors calling the meeting may specify and in accordance with the notice requirements of Section 2.13.</w:t>
      </w:r>
    </w:p>
    <w:p w14:paraId="4F76A35D"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2.8. </w:t>
      </w:r>
    </w:p>
    <w:p w14:paraId="15660ED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Quorum. To establish a quorum of the Board, a simple majority of all the Directors must be present.</w:t>
      </w:r>
    </w:p>
    <w:p w14:paraId="0754F33B"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2.9. </w:t>
      </w:r>
    </w:p>
    <w:p w14:paraId="6103C1B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Manner of Acting. The act of the majority of the Directors present at a meeting at which a quorum is present is the duly authorized act of the Board, except where otherwise provided by law or these Bylaws.</w:t>
      </w:r>
    </w:p>
    <w:p w14:paraId="682BC540"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2.10. </w:t>
      </w:r>
    </w:p>
    <w:p w14:paraId="723B096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Action Without a Meeting. Any action required or permitted to be taken at a meeting of the Board may be taken without a meeting if a consent in writing or electronic setting forth the action to be taken is signed by all of the Directors, provided all Directors receive notice of the text of the written consent and of its effective date and time. Any such consent signed by all of the Directors has the same effect as a unanimous vote taken at a duly convened meeting of the Board at which a quorum is present and shall be filed with the minutes of the proceedings of the Board.</w:t>
      </w:r>
    </w:p>
    <w:p w14:paraId="5DE5B15A"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2.11. </w:t>
      </w:r>
    </w:p>
    <w:p w14:paraId="4FD1B53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Compensation. Directors will not be paid compensation for their services as Directors, provided that nothing in these Bylaws will be construed to prohibit payment of compensation to an individual who serves as a Director for services rendered to the Corporation in another capacity or reimbursement of expenses related to undertaking the Corporation's business.</w:t>
      </w:r>
    </w:p>
    <w:p w14:paraId="3B21F1EC"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2.12. </w:t>
      </w:r>
    </w:p>
    <w:p w14:paraId="204AB6A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Meetings by Conference Telephone or Electronic Means of Communication. Members of the Board or any committee of the Board may conduct any regular or special meeting by use of a conference telephone or similar communications equipment or by electronic video screen communication provided: (1) all participating Directors may simultaneously hear each other's communications during the meeting and (2) each director can participate in all matters before the board, including, without limitation, the ability to propose, object to, and vote upon a specific action to be taken by the board or committee. Before the commencement of any business at a meeting at which any Directors do not participate in person, all participating Directors shall be informed that a meeting is taking place at which official business may be transacted. Participation in such manner shall constitute presence in person at such meeting for the purposes of these Bylaws.</w:t>
      </w:r>
    </w:p>
    <w:p w14:paraId="6D4D6520"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2.13. </w:t>
      </w:r>
    </w:p>
    <w:p w14:paraId="4D2D7BA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 xml:space="preserve">Notice. Notice need not be given of regular meetings of the Board, except a regular meeting at which the amendment or repeal of the Bylaws or the adoption of new Bylaws or the removal of a Director is to be considered requires </w:t>
      </w:r>
      <w:r>
        <w:rPr>
          <w:rStyle w:val="pxfinstr"/>
          <w:i/>
          <w:iCs/>
        </w:rPr>
        <w:t>[text number of days]</w:t>
      </w:r>
      <w:r>
        <w:t xml:space="preserve"> (</w:t>
      </w:r>
      <w:r>
        <w:rPr>
          <w:rStyle w:val="pxfinstr"/>
          <w:i/>
          <w:iCs/>
        </w:rPr>
        <w:t>[number of days]</w:t>
      </w:r>
      <w:r>
        <w:t xml:space="preserve">) days' advance written notice. Special meetings must be preceded by at least </w:t>
      </w:r>
      <w:r>
        <w:rPr>
          <w:rStyle w:val="pxfinstr"/>
          <w:i/>
          <w:iCs/>
        </w:rPr>
        <w:t>[text number of hours]</w:t>
      </w:r>
      <w:r>
        <w:t xml:space="preserve"> (</w:t>
      </w:r>
      <w:r>
        <w:rPr>
          <w:rStyle w:val="pxfinstr"/>
          <w:i/>
          <w:iCs/>
        </w:rPr>
        <w:t>[number of hours]</w:t>
      </w:r>
      <w:r>
        <w:t>) hours' notice to each Director if notice is given by electronic mail (</w:t>
      </w:r>
      <w:r>
        <w:rPr>
          <w:vanish/>
        </w:rPr>
        <w:t>&amp;ldquo;</w:t>
      </w:r>
      <w:r>
        <w:rPr>
          <w:rStyle w:val="pxvis"/>
          <w:rFonts w:ascii="Times NewRoman" w:hAnsi="Times NewRoman"/>
          <w:b w:val="0"/>
          <w:sz w:val="24"/>
        </w:rPr>
        <w:t>“</w:t>
      </w:r>
      <w:r>
        <w:t>e-mail</w:t>
      </w:r>
      <w:r>
        <w:rPr>
          <w:vanish/>
        </w:rPr>
        <w:t>&amp;rdquo;</w:t>
      </w:r>
      <w:r>
        <w:rPr>
          <w:rStyle w:val="pxvis"/>
          <w:rFonts w:ascii="Times NewRoman" w:hAnsi="Times NewRoman"/>
          <w:b w:val="0"/>
          <w:sz w:val="24"/>
        </w:rPr>
        <w:t>”</w:t>
      </w:r>
      <w:r>
        <w:t xml:space="preserve">), or </w:t>
      </w:r>
      <w:r>
        <w:rPr>
          <w:rStyle w:val="pxfinstr"/>
          <w:i/>
          <w:iCs/>
        </w:rPr>
        <w:t>[text number of hours]</w:t>
      </w:r>
      <w:r>
        <w:t xml:space="preserve"> (</w:t>
      </w:r>
      <w:r>
        <w:rPr>
          <w:rStyle w:val="pxfinstr"/>
          <w:i/>
          <w:iCs/>
        </w:rPr>
        <w:t>[number of hours]</w:t>
      </w:r>
      <w:r>
        <w:t xml:space="preserve">) hours' notice if notice is given by mail or private carrier. Notice of meetings may be given by </w:t>
      </w:r>
      <w:r>
        <w:rPr>
          <w:vanish/>
        </w:rPr>
        <w:t>&amp;ldquo;</w:t>
      </w:r>
      <w:r>
        <w:rPr>
          <w:rStyle w:val="pxvis"/>
          <w:rFonts w:ascii="Times NewRoman" w:hAnsi="Times NewRoman"/>
          <w:b w:val="0"/>
          <w:sz w:val="24"/>
        </w:rPr>
        <w:t>“</w:t>
      </w:r>
      <w:r>
        <w:t>e-mail</w:t>
      </w:r>
      <w:r>
        <w:rPr>
          <w:vanish/>
        </w:rPr>
        <w:t>&amp;rdquo;</w:t>
      </w:r>
      <w:r>
        <w:rPr>
          <w:rStyle w:val="pxvis"/>
          <w:rFonts w:ascii="Times NewRoman" w:hAnsi="Times NewRoman"/>
          <w:b w:val="0"/>
          <w:sz w:val="24"/>
        </w:rPr>
        <w:t>”</w:t>
      </w:r>
      <w:r>
        <w:t>, provided, however, Directors who cannot receive notices electronically must receive notice via mail or personal delivery.</w:t>
      </w:r>
    </w:p>
    <w:p w14:paraId="64ECA4D4"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2.14. </w:t>
      </w:r>
    </w:p>
    <w:p w14:paraId="657C54F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Waiver of Notice. Notice of a meeting need not be given to any director who submits a waiver of notice whether before or after the meeting, or who attends the meeting without protesting, prior thereto or at its commencement, the lack of notice to him or her.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w:t>
      </w:r>
    </w:p>
    <w:p w14:paraId="6DD3B262"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2.15. </w:t>
      </w:r>
    </w:p>
    <w:p w14:paraId="6D6F5E1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 xml:space="preserve">Director Conflict of Interest. The Board shall comply with the Conflict of Interest Policy attached as Exhibit </w:t>
      </w:r>
      <w:r>
        <w:rPr>
          <w:rStyle w:val="pxfinstr"/>
          <w:i/>
          <w:iCs/>
        </w:rPr>
        <w:t>[designation of exhibit]</w:t>
      </w:r>
      <w:r>
        <w:t>.</w:t>
      </w:r>
    </w:p>
    <w:p w14:paraId="6478DE22"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0BEEB976"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3  OFFICERS</w:t>
      </w:r>
    </w:p>
    <w:p w14:paraId="604DA80D" w14:textId="77777777" w:rsidR="004E0EBB" w:rsidRDefault="004E0EBB">
      <w:pPr>
        <w:pStyle w:val="pxformfl"/>
        <w:ind w:left="500"/>
      </w:pPr>
      <w:r>
        <w:t xml:space="preserve"> </w:t>
      </w:r>
    </w:p>
    <w:p w14:paraId="1E34DFCE"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3.1. </w:t>
      </w:r>
    </w:p>
    <w:p w14:paraId="6D7A969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Officers. The officers of the Corporation are a President, a Vice-President, a Secretary, and a Treasurer. The officers shall be chosen from among the Directors. The same individual may serve as both the Secretary and Treasurer.</w:t>
      </w:r>
    </w:p>
    <w:p w14:paraId="12EFCD8A"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3.2. </w:t>
      </w:r>
    </w:p>
    <w:p w14:paraId="14ACE0E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 xml:space="preserve">Election and Term of Office. The Board shall elect the officers of the Corporation for </w:t>
      </w:r>
      <w:r>
        <w:rPr>
          <w:rStyle w:val="pxfinstr"/>
          <w:i/>
          <w:iCs/>
        </w:rPr>
        <w:t>[text number of years]</w:t>
      </w:r>
      <w:r>
        <w:t xml:space="preserve"> (</w:t>
      </w:r>
      <w:r>
        <w:rPr>
          <w:rStyle w:val="pxfinstr"/>
          <w:i/>
          <w:iCs/>
        </w:rPr>
        <w:t>[number of years]</w:t>
      </w:r>
      <w:r>
        <w:t>) year terms, or until the Board again elects new officers, whichever occurs first.</w:t>
      </w:r>
    </w:p>
    <w:p w14:paraId="473CD97B"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3.3. </w:t>
      </w:r>
    </w:p>
    <w:p w14:paraId="04701C2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Removal. Any officer of the Corporation may be removed from office at any time for any reason by a two-thirds (2/3) vote of all of the Directors.</w:t>
      </w:r>
    </w:p>
    <w:p w14:paraId="5BF5B1AE"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3.4. </w:t>
      </w:r>
    </w:p>
    <w:p w14:paraId="7BAE370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President.</w:t>
      </w:r>
    </w:p>
    <w:p w14:paraId="6582DB91" w14:textId="77777777" w:rsidR="004E0EBB" w:rsidRDefault="004E0EBB">
      <w:pPr>
        <w:pStyle w:val="pxformfl"/>
        <w:ind w:left="500"/>
      </w:pPr>
      <w:r>
        <w:t xml:space="preserve"> </w:t>
      </w:r>
    </w:p>
    <w:p w14:paraId="682E2E9A"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(a). </w:t>
      </w:r>
    </w:p>
    <w:p w14:paraId="4EBEBD7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The President shall have general and active management of the affairs and property of the Corporation and shall see that all orders and resolutions of the Board are carried into effect. He or she shall preside at meetings of the Board. The President shall appoint a Director to preside over any meeting that he or she cannot attend.</w:t>
      </w:r>
    </w:p>
    <w:p w14:paraId="06781B56"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(b). </w:t>
      </w:r>
    </w:p>
    <w:p w14:paraId="48BD6B3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The President may sign, with the other proper officer or agent of the Corporation authorized by the Board, any deeds, bonds, contracts or other instruments that the Board has authorized to be executed, and shall perform all duties incident to the office of President and such other duties as may be prescribed by the Board.</w:t>
      </w:r>
    </w:p>
    <w:p w14:paraId="25C5EC14"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3.5. </w:t>
      </w:r>
    </w:p>
    <w:p w14:paraId="34FE745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Vice-President. The Vice President shall have such duties as determined from time to time by the Board. The Vice-President shall discharge the duties of the President in the event of his or her absence or inability to act.</w:t>
      </w:r>
    </w:p>
    <w:p w14:paraId="20C2D700"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3.6. </w:t>
      </w:r>
    </w:p>
    <w:p w14:paraId="6DBECBD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Secretary. The Secretary shall sign documents of the Corporation from time to time as required and shall see that minutes of the meetings of the Board are taken and maintained, see that notices are duly given in accordance with the provisions of these Bylaws or as required by law, and be custodian of the corporate records. The Secretary shall perform such other duties as may be assigned to the Secretary by the Board or President.</w:t>
      </w:r>
    </w:p>
    <w:p w14:paraId="4B9F5485"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3.7. </w:t>
      </w:r>
    </w:p>
    <w:p w14:paraId="3A7A429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Treasurer. The Treasurer shall see that an adequate and accurate accounting system is maintained and ensure that financial reports are presented to the Board. The Treasurer shall also advise the Board on the handling of the Corporation's monies and investments and perform such additional duties as may be assigned to the Treasurer by the Board or the President.</w:t>
      </w:r>
    </w:p>
    <w:p w14:paraId="7F587CC1"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00B6EE48"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4  COMMITTEES OF THE BOARD OF DIRECTORS</w:t>
      </w:r>
    </w:p>
    <w:p w14:paraId="04DFDE82"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1B67C3F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The Corporation may have an Executive Committee and such other committees as determined by the Board. If the Executive Committee is formed, it shall consist of at least three (3) Directors and be comprised of only Directors. The Executive Committee shall have and may exercise, when the Board is not in session and without specific delegation, all of the powers of the Board in the management of the affairs of the Corporation, except action with respect to election of officers or the filling of vacancies on the Board or on committees, the fixing of compensation of Directors for serving on the Board or on any committee, the amendment or repeal of the bylaws or the adoption of new bylaws, and the amendment or repeal of any resolution of the Board which by its terms shall not be so amendable or repealable.</w:t>
      </w:r>
    </w:p>
    <w:p w14:paraId="76D6D76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Any other committee that does not consist entirely of Directors shall be chaired by a Director and include as many non-Director volunteers as the Board desires. Any other committee that does not consist entirely of Directors shall have only the authority delegated to it by the Board.</w:t>
      </w:r>
    </w:p>
    <w:p w14:paraId="2B1242BA"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7696B38E"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5  CONTRACTS, CHECKS, DEPOSITS AND FUNDS</w:t>
      </w:r>
    </w:p>
    <w:p w14:paraId="0E735490" w14:textId="77777777" w:rsidR="004E0EBB" w:rsidRDefault="004E0EBB">
      <w:pPr>
        <w:pStyle w:val="pxformfl"/>
        <w:ind w:left="500"/>
      </w:pPr>
      <w:r>
        <w:t xml:space="preserve"> </w:t>
      </w:r>
    </w:p>
    <w:p w14:paraId="797FC318"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5.1. </w:t>
      </w:r>
    </w:p>
    <w:p w14:paraId="356C650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Checks, Contracts. The Board is authorized to select such depositories as it shall deem proper for the funds of the Corporation and shall determine who shall be authorized on behalf of the Corporation to sign bills, notes, receipts, acceptances, endorsements, checks, releases, contracts and documents.</w:t>
      </w:r>
    </w:p>
    <w:p w14:paraId="1A6DB550"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5.2. </w:t>
      </w:r>
    </w:p>
    <w:p w14:paraId="7DD16EC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Books and Accounts. The Corporation shall keep or cause to be kept correct and complete books and records of account and also keep minutes of the proceedings of the Board and its committees. In addition, the Corporation shall cause to be filed the necessary reports, tax returns or other documents as may be required by law on its own behalf.</w:t>
      </w:r>
    </w:p>
    <w:p w14:paraId="66933196"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37E24659"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6  INDEMNIFICATION</w:t>
      </w:r>
    </w:p>
    <w:p w14:paraId="7EB18BA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 xml:space="preserve">The Corporation shall, to the fullest extent authorized by </w:t>
      </w:r>
      <w:r>
        <w:rPr>
          <w:rStyle w:val="pxst"/>
          <w:color w:val="FF0000"/>
          <w:sz w:val="20"/>
          <w:szCs w:val="20"/>
          <w:vertAlign w:val="superscript"/>
        </w:rPr>
        <w:t>►</w:t>
      </w:r>
      <w:r>
        <w:rPr>
          <w:rStyle w:val="pxst"/>
        </w:rPr>
        <w:fldChar w:fldCharType="begin"/>
      </w:r>
      <w:r>
        <w:rPr>
          <w:rStyle w:val="pxst"/>
        </w:rPr>
        <w:instrText>st.ref.id="I09KZVG"</w:instrText>
      </w:r>
      <w:r>
        <w:rPr>
          <w:rStyle w:val="pxst"/>
        </w:rPr>
        <w:fldChar w:fldCharType="end"/>
      </w:r>
      <w:r>
        <w:rPr>
          <w:rStyle w:val="pxst"/>
        </w:rPr>
        <w:t>N.Y. Not-for-Profit Corporation Law Article 7</w:t>
      </w:r>
      <w:r>
        <w:t xml:space="preserve">, indemnify each Director and officer of the Corporation against reasonable expenses and against liability incurred by a Director or officer in a proceeding in which he or she was a party because he or she was a Director or officer of the Corporation. These indemnification rights shall not be deemed to exclude any other rights to which the Director or officer may otherwise be entitled. The Corporation shall indemnify any employee who is not a Director or officer of the Corporation, to the extent the employee has been successful on the merits or otherwise in defense of a proceeding, for all reasonable expenses incurred in the proceeding if the employee was a party because he or she was an employee of the Corporation. The Corporation may, to the fullest extent authorized by </w:t>
      </w:r>
      <w:r>
        <w:rPr>
          <w:rStyle w:val="pxst"/>
          <w:color w:val="FF0000"/>
          <w:sz w:val="20"/>
          <w:szCs w:val="20"/>
          <w:vertAlign w:val="superscript"/>
        </w:rPr>
        <w:t>►</w:t>
      </w:r>
      <w:r>
        <w:rPr>
          <w:rStyle w:val="pxst"/>
        </w:rPr>
        <w:fldChar w:fldCharType="begin"/>
      </w:r>
      <w:r>
        <w:rPr>
          <w:rStyle w:val="pxst"/>
        </w:rPr>
        <w:instrText>st.ref.id="I09NT0C"</w:instrText>
      </w:r>
      <w:r>
        <w:rPr>
          <w:rStyle w:val="pxst"/>
        </w:rPr>
        <w:fldChar w:fldCharType="end"/>
      </w:r>
      <w:r>
        <w:rPr>
          <w:rStyle w:val="pxst"/>
        </w:rPr>
        <w:t>N.Y. Not-for-Profit Corporation Law Article 7</w:t>
      </w:r>
      <w:r>
        <w:t>, indemnify, reimburse, or advance expenses of Directors, officers, or employees.</w:t>
      </w:r>
    </w:p>
    <w:p w14:paraId="7C47CF99"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69F40E80"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7  FISCAL YEAR AND TERM YEAR</w:t>
      </w:r>
    </w:p>
    <w:p w14:paraId="52DD305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 xml:space="preserve">The fiscal year of the Corporation is </w:t>
      </w:r>
      <w:r>
        <w:rPr>
          <w:rStyle w:val="pxfinstr"/>
          <w:i/>
          <w:iCs/>
        </w:rPr>
        <w:t>[start date of fiscal year]</w:t>
      </w:r>
      <w:r>
        <w:t xml:space="preserve"> through </w:t>
      </w:r>
      <w:r>
        <w:rPr>
          <w:rStyle w:val="pxfinstr"/>
          <w:i/>
          <w:iCs/>
        </w:rPr>
        <w:t>[end date of fiscal year]</w:t>
      </w:r>
      <w:r>
        <w:t>. The terms of the officers and Directors shall be the calendar year, unless otherwise determined by the Board.</w:t>
      </w:r>
    </w:p>
    <w:p w14:paraId="0A93A23E"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5CC3DFF1"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8  AMENDMENTS TO THE BYLAWS</w:t>
      </w:r>
    </w:p>
    <w:p w14:paraId="6172FBF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These Bylaws may be amended or repealed and new Bylaws may be adopted by the affirmative vote of two-thirds (2/3) of all of the Directors, provided that notice of the meeting is given stating the proposed amendment, repeal or new Bylaws to be considered.</w:t>
      </w:r>
    </w:p>
    <w:p w14:paraId="1338FD4A"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0C59A919"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9  DISSOLUTION</w:t>
      </w:r>
    </w:p>
    <w:p w14:paraId="66B8D3C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p.ct.id="f477b8b0b92511efa86bc22ba615bad8|48|31:47"</w:instrText>
      </w:r>
      <w:r>
        <w:fldChar w:fldCharType="end"/>
      </w:r>
      <w:r>
        <w:t xml:space="preserve">The Corporation shall be dissolved upon the affirmative vote of two-thirds (2/3) of all Directors of the Corporation. Upon dissolution, the assets shall be distributed in accordance with the Corporation's </w:t>
      </w:r>
      <w:r>
        <w:rPr>
          <w:rStyle w:val="pxfinstr"/>
          <w:i/>
          <w:iCs/>
        </w:rPr>
        <w:t>[Certificate of Incorporation/[specification of other document]]</w:t>
      </w:r>
      <w:r>
        <w:t>.</w:t>
      </w:r>
    </w:p>
    <w:p w14:paraId="5BA2A116" w14:textId="77777777" w:rsidR="004E0EBB" w:rsidRDefault="004E0EBB">
      <w:pPr>
        <w:pStyle w:val="pxformnotes"/>
        <w:jc w:val="center"/>
        <w:rPr>
          <w:sz w:val="24"/>
          <w:szCs w:val="24"/>
        </w:rPr>
      </w:pPr>
      <w:r>
        <w:rPr>
          <w:rStyle w:val="pxvis"/>
          <w:rFonts w:cs="Arial"/>
          <w:bCs/>
          <w:szCs w:val="28"/>
        </w:rPr>
        <w:t>Notes to Form</w:t>
      </w:r>
    </w:p>
    <w:p w14:paraId="090AB09F" w14:textId="77777777" w:rsidR="004E0EBB" w:rsidRDefault="004E0EBB">
      <w:pPr>
        <w:pStyle w:val="pxformnotes"/>
        <w:rPr>
          <w:sz w:val="24"/>
          <w:szCs w:val="24"/>
        </w:rPr>
      </w:pPr>
    </w:p>
    <w:p w14:paraId="7A267F40" w14:textId="77777777" w:rsidR="004E0EBB" w:rsidRDefault="004E0EBB">
      <w:pPr>
        <w:pStyle w:val="pxformrr"/>
        <w:rPr>
          <w:sz w:val="24"/>
          <w:szCs w:val="24"/>
        </w:rPr>
      </w:pPr>
      <w:r>
        <w:rPr>
          <w:rStyle w:val="pxvis"/>
          <w:rFonts w:cs="Arial"/>
          <w:bCs/>
          <w:szCs w:val="28"/>
        </w:rPr>
        <w:t>Research References</w:t>
      </w:r>
    </w:p>
    <w:p w14:paraId="31ECC2FF"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tk.ref.id="I054LBP"</w:instrText>
      </w:r>
      <w:r>
        <w:rPr>
          <w:rStyle w:val="pxtk"/>
        </w:rPr>
        <w:fldChar w:fldCharType="end"/>
      </w:r>
      <w:r>
        <w:rPr>
          <w:rStyle w:val="pxtk"/>
        </w:rPr>
        <w:t>West's Key Number Digest, Corporations and Business Organizations &amp;key;3384</w:t>
      </w:r>
    </w:p>
    <w:p w14:paraId="63017724" w14:textId="77777777" w:rsidR="004E0EBB" w:rsidRDefault="004E0EBB">
      <w:pPr>
        <w:pStyle w:val="pxs"/>
        <w:spacing w:before="180"/>
        <w:rPr>
          <w:sz w:val="27"/>
          <w:szCs w:val="27"/>
        </w:rPr>
      </w:pPr>
      <w:r>
        <w:rPr>
          <w:sz w:val="27"/>
          <w:szCs w:val="27"/>
        </w:rPr>
        <w:t>31:48. Bylaws</w:t>
      </w:r>
      <w:r>
        <w:rPr>
          <w:rStyle w:val="pxsep"/>
        </w:rPr>
        <w:t xml:space="preserve">-- </w:t>
      </w:r>
      <w:r>
        <w:rPr>
          <w:sz w:val="27"/>
          <w:szCs w:val="27"/>
        </w:rPr>
        <w:t>Nonprofit corporation</w:t>
      </w:r>
      <w:r>
        <w:rPr>
          <w:rStyle w:val="pxsep"/>
        </w:rPr>
        <w:t xml:space="preserve">-- </w:t>
      </w:r>
      <w:r>
        <w:rPr>
          <w:sz w:val="27"/>
          <w:szCs w:val="27"/>
        </w:rPr>
        <w:t>Certificates of membership</w:t>
      </w:r>
    </w:p>
    <w:p w14:paraId="4A449D5C" w14:textId="77777777" w:rsidR="004E0EBB" w:rsidRDefault="004E0EBB">
      <w:pPr>
        <w:pStyle w:val="pxov"/>
        <w:rPr>
          <w:vanish/>
        </w:rPr>
      </w:pPr>
      <w:r>
        <w:rPr>
          <w:vanish/>
        </w:rPr>
        <w:t>FMS</w:t>
      </w:r>
    </w:p>
    <w:p w14:paraId="4555A0DF" w14:textId="77777777" w:rsidR="004E0EBB" w:rsidRDefault="004E0EBB">
      <w:pPr>
        <w:pStyle w:val="pxov"/>
        <w:rPr>
          <w:vanish/>
        </w:rPr>
      </w:pPr>
      <w:r>
        <w:rPr>
          <w:vanish/>
        </w:rPr>
        <w:t>NFP</w:t>
      </w:r>
    </w:p>
    <w:p w14:paraId="01096BAC" w14:textId="77777777" w:rsidR="004E0EBB" w:rsidRDefault="004E0EBB">
      <w:pPr>
        <w:pStyle w:val="pxov"/>
        <w:rPr>
          <w:vanish/>
        </w:rPr>
      </w:pPr>
      <w:r>
        <w:rPr>
          <w:vanish/>
        </w:rPr>
        <w:t>COL</w:t>
      </w:r>
    </w:p>
    <w:p w14:paraId="61746519" w14:textId="77777777" w:rsidR="004E0EBB" w:rsidRDefault="004E0EBB">
      <w:pPr>
        <w:pStyle w:val="pxov"/>
        <w:rPr>
          <w:vanish/>
        </w:rPr>
      </w:pPr>
      <w:r>
        <w:rPr>
          <w:vanish/>
        </w:rPr>
        <w:t>FCV</w:t>
      </w:r>
    </w:p>
    <w:p w14:paraId="49575217" w14:textId="77777777" w:rsidR="004E0EBB" w:rsidRDefault="004E0EBB">
      <w:pPr>
        <w:pStyle w:val="pxov"/>
        <w:rPr>
          <w:vanish/>
        </w:rPr>
      </w:pPr>
      <w:r>
        <w:rPr>
          <w:vanish/>
        </w:rPr>
        <w:t>FTR</w:t>
      </w:r>
    </w:p>
    <w:p w14:paraId="35F511C6" w14:textId="77777777" w:rsidR="004E0EBB" w:rsidRDefault="004E0EBB">
      <w:pPr>
        <w:pStyle w:val="pxov"/>
        <w:rPr>
          <w:vanish/>
        </w:rPr>
      </w:pPr>
      <w:r>
        <w:rPr>
          <w:vanish/>
        </w:rPr>
        <w:t>EBL</w:t>
      </w:r>
    </w:p>
    <w:p w14:paraId="15B7B578" w14:textId="77777777" w:rsidR="004E0EBB" w:rsidRDefault="004E0EBB">
      <w:pPr>
        <w:pStyle w:val="pxov"/>
        <w:rPr>
          <w:vanish/>
        </w:rPr>
      </w:pPr>
      <w:r>
        <w:rPr>
          <w:vanish/>
        </w:rPr>
        <w:t>TEM</w:t>
      </w:r>
    </w:p>
    <w:p w14:paraId="43B97C95" w14:textId="77777777" w:rsidR="004E0EBB" w:rsidRDefault="004E0EBB">
      <w:pPr>
        <w:pStyle w:val="pxov"/>
        <w:rPr>
          <w:vanish/>
        </w:rPr>
      </w:pPr>
      <w:r>
        <w:rPr>
          <w:vanish/>
        </w:rPr>
        <w:t>MTD</w:t>
      </w:r>
    </w:p>
    <w:p w14:paraId="3DED3E9D" w14:textId="77777777" w:rsidR="004E0EBB" w:rsidRDefault="004E0EB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form.fid="Ic7086aa0181b11e68c12afa7f3a24041"</w:instrText>
      </w:r>
      <w:r>
        <w:fldChar w:fldCharType="end"/>
      </w:r>
    </w:p>
    <w:p w14:paraId="5187E8BF"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BYLAWS OF A NEW YORK NOT-FOR-PROFIT CORPORATION</w:t>
      </w:r>
    </w:p>
    <w:p w14:paraId="65F8CDD0" w14:textId="77777777" w:rsidR="004E0EBB" w:rsidRDefault="004E0EBB">
      <w:pPr>
        <w:pStyle w:val="pxformfl"/>
        <w:ind w:left="500"/>
      </w:pPr>
      <w:r>
        <w:t xml:space="preserve"> </w:t>
      </w:r>
    </w:p>
    <w:p w14:paraId="14FC8A05"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ONE  OFFICES</w:t>
      </w:r>
    </w:p>
    <w:p w14:paraId="3747930C" w14:textId="77777777" w:rsidR="004E0EBB" w:rsidRDefault="004E0EBB">
      <w:pPr>
        <w:pStyle w:val="pxformfl"/>
        <w:ind w:left="500"/>
      </w:pPr>
      <w:r>
        <w:t xml:space="preserve"> </w:t>
      </w:r>
    </w:p>
    <w:p w14:paraId="4FE0F3CC"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1.1. Principal Office. </w:t>
      </w:r>
    </w:p>
    <w:p w14:paraId="03F5BB0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principal office of this corporation in the State of New York shall be located at </w:t>
      </w:r>
      <w:r>
        <w:rPr>
          <w:rStyle w:val="pxfinstr"/>
          <w:i/>
          <w:iCs/>
        </w:rPr>
        <w:t>[office address of corporation]</w:t>
      </w:r>
      <w:r>
        <w:t xml:space="preserve">, in </w:t>
      </w:r>
      <w:r>
        <w:rPr>
          <w:rStyle w:val="pxfinstr"/>
          <w:i/>
          <w:iCs/>
        </w:rPr>
        <w:t>[name of city]</w:t>
      </w:r>
      <w:r>
        <w:t xml:space="preserve">, </w:t>
      </w:r>
      <w:r>
        <w:rPr>
          <w:rStyle w:val="pxfinstr"/>
          <w:i/>
          <w:iCs/>
        </w:rPr>
        <w:t>[name of county]</w:t>
      </w:r>
      <w:r>
        <w:t>.</w:t>
      </w:r>
    </w:p>
    <w:p w14:paraId="051557FC"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1.2. Other Offices. </w:t>
      </w:r>
    </w:p>
    <w:p w14:paraId="1EDD20D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corporation may have such other offices, either within or without the County of </w:t>
      </w:r>
      <w:r>
        <w:rPr>
          <w:rStyle w:val="pxfinstr"/>
          <w:i/>
          <w:iCs/>
        </w:rPr>
        <w:t>[name of county]</w:t>
      </w:r>
      <w:r>
        <w:t>, State of New York, as the Board of Directors may, from time to time, determine.</w:t>
      </w:r>
    </w:p>
    <w:p w14:paraId="2442683F"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TWO  MEMBERSHIP</w:t>
      </w:r>
    </w:p>
    <w:p w14:paraId="22A607F0" w14:textId="77777777" w:rsidR="004E0EBB" w:rsidRDefault="004E0EBB">
      <w:pPr>
        <w:pStyle w:val="pxformfl"/>
        <w:ind w:left="500"/>
      </w:pPr>
      <w:r>
        <w:t xml:space="preserve"> </w:t>
      </w:r>
    </w:p>
    <w:p w14:paraId="568B4DDD"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2.1. Classes of Membership. </w:t>
      </w:r>
    </w:p>
    <w:p w14:paraId="393702A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corporation shall have one class of members, and no more than one membership may be held by any one person. The rights and privileges of all members shall be equal. Each member shall be entitled to one vote.</w:t>
      </w:r>
    </w:p>
    <w:p w14:paraId="0E6DCC0A"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2.2. Qualifications. </w:t>
      </w:r>
    </w:p>
    <w:p w14:paraId="2539496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Any individual or organization that pays the dues as provided below and that agrees to be bound by the certificate of incorporation of this corporation, by these bylaws, and by such rules and regulations as the directors may, from time to time, adopt is eligible for membership in this corporation.</w:t>
      </w:r>
    </w:p>
    <w:p w14:paraId="21C240AD"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2.3. Admission to Membership. </w:t>
      </w:r>
    </w:p>
    <w:p w14:paraId="3437E62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directors shall, from time to time, prescribe the form and manner in which application may be made for membership.</w:t>
      </w:r>
    </w:p>
    <w:p w14:paraId="5F85D7BC"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2.4. Property Rights. </w:t>
      </w:r>
    </w:p>
    <w:p w14:paraId="2CB2388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No member shall have any right, title, or interest in any of the property or assets, including any earnings or investment income of this corporation, nor shall any of such property or assets be distributed to any member on its dissolution or winding up.</w:t>
      </w:r>
    </w:p>
    <w:p w14:paraId="4C2EE509"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2.5. Liability of Members. </w:t>
      </w:r>
    </w:p>
    <w:p w14:paraId="3E15763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No member of this corporation shall be personally liable for any of its debts, liabilities, or obligations, nor shall any member be subject to any assessment.</w:t>
      </w:r>
    </w:p>
    <w:p w14:paraId="5865F88C"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2.6. Transfer, Termination, and Reinstatement. </w:t>
      </w:r>
    </w:p>
    <w:p w14:paraId="5AFCEC6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Membership in this corporation is nontransferable. Membership shall terminate on the resignation or death of a member or on a member's failure to pay the dues required in these bylaws within </w:t>
      </w:r>
      <w:r>
        <w:rPr>
          <w:rStyle w:val="pxfinstr"/>
          <w:i/>
          <w:iCs/>
        </w:rPr>
        <w:t>[number of days]</w:t>
      </w:r>
      <w:r>
        <w:t xml:space="preserve"> days of the due date. A member whose membership has been terminated may apply for reinstatement in the same manner as application is made for initial membership.</w:t>
      </w:r>
    </w:p>
    <w:p w14:paraId="3405E138"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THREE  CERTIFICATES OF MEMBERSHIP</w:t>
      </w:r>
    </w:p>
    <w:p w14:paraId="609DE4DA" w14:textId="77777777" w:rsidR="004E0EBB" w:rsidRDefault="004E0EBB">
      <w:pPr>
        <w:pStyle w:val="pxformfl"/>
        <w:ind w:left="500"/>
      </w:pPr>
      <w:r>
        <w:t xml:space="preserve"> </w:t>
      </w:r>
    </w:p>
    <w:p w14:paraId="2461724A"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3.1. Certificate of Membership. </w:t>
      </w:r>
    </w:p>
    <w:p w14:paraId="496A345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Board of Directors may provide for the issuance of certificates evidencing membership in the corporation, which shall be of such form as may be determined by the Board. Such certificates shall be signed by the President or Vice President or by the Secretary or an Assistant Secretary and shall be sealed with the seal of the corporation. All certificates evidencing membership shall be consecutively numbered. The name and address of each member and the date of issuance of the certificate shall be entered on the records of the corporation. If any certificate shall become lost, mutilated, or destroyed, a new certificate may be issued to replace it on such terms and conditions as the Board of Directors may determine.</w:t>
      </w:r>
    </w:p>
    <w:p w14:paraId="0A677F19"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3.2. Issuance of Certificates. </w:t>
      </w:r>
    </w:p>
    <w:p w14:paraId="3F83951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If the Board of Directors shall have provided for the issuance of certificates of membership under the provisions of Section 3.1 of this Article, then, when a person has been elected to membership and has paid any initiation fee and dues that may then be required, such a certificate shall be issued in the name of and delivered to the new member by the Secretary.</w:t>
      </w:r>
    </w:p>
    <w:p w14:paraId="35FC2166"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FOUR  MEMBERSHIP FEES AND DUES</w:t>
      </w:r>
    </w:p>
    <w:p w14:paraId="249A11CF" w14:textId="77777777" w:rsidR="004E0EBB" w:rsidRDefault="004E0EBB">
      <w:pPr>
        <w:pStyle w:val="pxformfl"/>
        <w:ind w:left="500"/>
      </w:pPr>
      <w:r>
        <w:t xml:space="preserve"> </w:t>
      </w:r>
    </w:p>
    <w:p w14:paraId="45A9FE2D"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4.1. Initiation Fee and Annual Dues. </w:t>
      </w:r>
    </w:p>
    <w:p w14:paraId="2588E53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Board of Directors may determine, from time to time, the amount of initiation fee, if any, and the amount of annual dues payable to the corporation by members.</w:t>
      </w:r>
    </w:p>
    <w:p w14:paraId="0FCEDCF5"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4.2. Payment of Fees and Dues. </w:t>
      </w:r>
    </w:p>
    <w:p w14:paraId="0DFF524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Dues shall be payable in advance on the </w:t>
      </w:r>
      <w:r>
        <w:rPr>
          <w:rStyle w:val="pxfinstr"/>
          <w:i/>
          <w:iCs/>
        </w:rPr>
        <w:t>[ordinal number of day]</w:t>
      </w:r>
      <w:r>
        <w:t xml:space="preserve"> day of </w:t>
      </w:r>
      <w:r>
        <w:rPr>
          <w:rStyle w:val="pxfinstr"/>
          <w:i/>
          <w:iCs/>
        </w:rPr>
        <w:t>[name of month]</w:t>
      </w:r>
      <w:r>
        <w:t xml:space="preserve"> in each fiscal year. Dues of new members shall be prorated from the first day of the month in which such new member is elected to membership for the remainder of the fiscal year of the corporation and shall be payable, together with any initiation fee, at the time the new member is elected to membership.</w:t>
      </w:r>
    </w:p>
    <w:p w14:paraId="1704859A"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4.3. Default and Termination of Membership. </w:t>
      </w:r>
    </w:p>
    <w:p w14:paraId="2386189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When any member shall be in default in the payment of fees or dues for a period of </w:t>
      </w:r>
      <w:r>
        <w:rPr>
          <w:rStyle w:val="pxfinstr"/>
          <w:i/>
          <w:iCs/>
        </w:rPr>
        <w:t>[number of months]</w:t>
      </w:r>
      <w:r>
        <w:t xml:space="preserve"> months from the beginning of the fiscal year or period in which such dues become payable, that person's membership may be terminated by the Board of Directors.</w:t>
      </w:r>
    </w:p>
    <w:p w14:paraId="6A6978A5"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FIVE  MEETINGS OF MEMBERS</w:t>
      </w:r>
    </w:p>
    <w:p w14:paraId="6B464973" w14:textId="77777777" w:rsidR="004E0EBB" w:rsidRDefault="004E0EBB">
      <w:pPr>
        <w:pStyle w:val="pxformfl"/>
        <w:ind w:left="500"/>
      </w:pPr>
      <w:r>
        <w:t xml:space="preserve"> </w:t>
      </w:r>
    </w:p>
    <w:p w14:paraId="027CB61F"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5.1. Annual Meeting. </w:t>
      </w:r>
    </w:p>
    <w:p w14:paraId="056361C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An annual meeting of members shall be held at </w:t>
      </w:r>
      <w:r>
        <w:rPr>
          <w:rStyle w:val="pxfinstr"/>
          <w:i/>
          <w:iCs/>
        </w:rPr>
        <w:t>[time of annual meeting]</w:t>
      </w:r>
      <w:r>
        <w:t xml:space="preserve">, on the </w:t>
      </w:r>
      <w:r>
        <w:rPr>
          <w:rStyle w:val="pxfinstr"/>
          <w:i/>
          <w:iCs/>
        </w:rPr>
        <w:t>[ordinal number of day]</w:t>
      </w:r>
      <w:r>
        <w:t xml:space="preserve"> day in </w:t>
      </w:r>
      <w:r>
        <w:rPr>
          <w:rStyle w:val="pxfinstr"/>
          <w:i/>
          <w:iCs/>
        </w:rPr>
        <w:t>[name of month]</w:t>
      </w:r>
      <w:r>
        <w:t xml:space="preserve"> in each year, beginning with the year </w:t>
      </w:r>
      <w:r>
        <w:rPr>
          <w:rStyle w:val="pxfinstr"/>
          <w:i/>
          <w:iCs/>
        </w:rPr>
        <w:t>[identification of year]</w:t>
      </w:r>
      <w:r>
        <w:t xml:space="preserve">, at </w:t>
      </w:r>
      <w:r>
        <w:rPr>
          <w:rStyle w:val="pxfinstr"/>
          <w:i/>
          <w:iCs/>
        </w:rPr>
        <w:t>[place of annual meeting]</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or at such other place or places as the Board of Directors may designate, from time to time, by resolution. Appropriate for consideration at such meetings shall be the election of directors and such other corporate business as may come before the meeting. If the day fixed for the annual meeting shall be a legal holiday in New York State, such meeting shall be held on the next succeeding business day. If the election of directors shall not be held on the day designated for an annual meeting or at any adjournment of such a meeting, the Board of Directors shall cause the election to be held at a special meeting of members conducted as soon as may be convenient.</w:t>
      </w:r>
    </w:p>
    <w:p w14:paraId="50AA268B"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5.2. Special Meetings. </w:t>
      </w:r>
    </w:p>
    <w:p w14:paraId="2A9595E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Special meetings of members may be called by the President, the Board of Directors, or not less than one-twentieth of such members as may be qualified to vote.</w:t>
      </w:r>
    </w:p>
    <w:p w14:paraId="47A398CD"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5.3. Place of Meeting. </w:t>
      </w:r>
    </w:p>
    <w:p w14:paraId="6A29D5E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Board of Directors may designate any place, either within or without New York State, as the place of meeting for any annual or special meeting of members. If no designation is made, the place of meeting shall be </w:t>
      </w:r>
      <w:r>
        <w:rPr>
          <w:rStyle w:val="pxfinstr"/>
          <w:i/>
          <w:iCs/>
        </w:rPr>
        <w:t>[place of meeting]</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However, if all members shall meet at any time and place, either within or without New York State, and consent to the holding of a meeting, such meeting shall be valid without call or notice, and at such meeting any corporate action may be taken.</w:t>
      </w:r>
    </w:p>
    <w:p w14:paraId="6200BCB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5.4. Notice of Meetings. </w:t>
      </w:r>
    </w:p>
    <w:p w14:paraId="515392B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Written or printed notice stating the place, day, and hour of any meeting of members shall be delivered, personally, by mail, or by facsimile telecommunications or by electronic mail, to each member entitled to vote at such meeting, not less than </w:t>
      </w:r>
      <w:r>
        <w:rPr>
          <w:rStyle w:val="pxfinstr"/>
          <w:i/>
          <w:iCs/>
        </w:rPr>
        <w:t>[number of days]</w:t>
      </w:r>
      <w:r>
        <w:t xml:space="preserve"> nor more than </w:t>
      </w:r>
      <w:r>
        <w:rPr>
          <w:rStyle w:val="pxfinstr"/>
          <w:i/>
          <w:iCs/>
        </w:rPr>
        <w:t>[number of days]</w:t>
      </w:r>
      <w:r>
        <w:t xml:space="preserve"> days before the date of such meeting, by or at the direction of the President, Secretary, or such officers or persons as are calling the meeting. In the case of special meetings or when required by these bylaws or bylaw, the purpose or purposes for which the meeting is called shall be stated in the notice. If sent by mail, a notice of meeting is given when deposited in the United States mail, postage prepaid, addressed to the member at the member's address as it appears on the records of the corporation at the time of mailing.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w:t>
      </w:r>
    </w:p>
    <w:p w14:paraId="0E313E9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5.5. Informal Action by Members. </w:t>
      </w:r>
    </w:p>
    <w:p w14:paraId="123B103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Any action required or permitted to be taken at any meeting of members may be taken without such meeting if a consent in writing or electronic, setting forth the action to be taken, shall be signed or, if electronic, sent by electronic mail and set forth, or be submitted with, information from which it can reasonably be determined that the transmission was authorized, by all members entitled to vote with respect thereto.</w:t>
      </w:r>
    </w:p>
    <w:p w14:paraId="7EE9839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5.6. Quorum. </w:t>
      </w:r>
    </w:p>
    <w:p w14:paraId="5F6921F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Members holding </w:t>
      </w:r>
      <w:r>
        <w:rPr>
          <w:rStyle w:val="pxfinstr"/>
          <w:i/>
          <w:iCs/>
        </w:rPr>
        <w:t>[percentage of total votes]</w:t>
      </w:r>
      <w:r>
        <w:rPr>
          <w:vanish/>
        </w:rPr>
        <w:t>&amp;percnt;</w:t>
      </w:r>
      <w:r>
        <w:rPr>
          <w:rStyle w:val="pxvis"/>
          <w:rFonts w:ascii="Times NewRoman" w:hAnsi="Times NewRoman"/>
          <w:b w:val="0"/>
          <w:sz w:val="24"/>
        </w:rPr>
        <w:t>%</w:t>
      </w:r>
      <w:r>
        <w:t xml:space="preserve"> of the total votes which may be cast at any meeting shall constitute a quorum at such meeting. If a quorum is not present at any meeting of members, a majority of those present may adjourn the meeting, from time to time, without further notice.</w:t>
      </w:r>
    </w:p>
    <w:p w14:paraId="5F4A290C"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5.7. Proxies. </w:t>
      </w:r>
    </w:p>
    <w:p w14:paraId="3B15A36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At any meeting of members, a member entitled to vote may vote by proxy executed in writing or authorized by electronic mail by the member or by the member's duly authorized attorney-in-fact. No proxy shall be valid after </w:t>
      </w:r>
      <w:r>
        <w:rPr>
          <w:rStyle w:val="pxfinstr"/>
          <w:i/>
          <w:iCs/>
        </w:rPr>
        <w:t>[specification of time period]</w:t>
      </w:r>
      <w:r>
        <w:t xml:space="preserve"> from its date of execution unless otherwise provided in the proxy.</w:t>
      </w:r>
    </w:p>
    <w:p w14:paraId="482A6B6D"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5.8. Voting by Mail. </w:t>
      </w:r>
    </w:p>
    <w:p w14:paraId="1E68199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Where directors or officers are to be elected by members, such election may be conducted by mail in such manner as the Board of Directors shall determine.</w:t>
      </w:r>
    </w:p>
    <w:p w14:paraId="1AAAFD1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5.9. Voting Rights. </w:t>
      </w:r>
    </w:p>
    <w:p w14:paraId="2CBC348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Each member shall be entitled to one vote. If an organization is a member, the organization shall designate one person who shall have the right to exercise the organization's voting rights.</w:t>
      </w:r>
    </w:p>
    <w:p w14:paraId="4B37B20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5.10. Cumulative Voting. </w:t>
      </w:r>
    </w:p>
    <w:p w14:paraId="32B4821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At any election for directors of this corporation, each and every member entitled to vote may cumulate that member's vote and give one candidate a number of votes equal to the number of directors to be elected, or each member may distribute that member's votes among as many candidates for director as the member thinks proper.</w:t>
      </w:r>
    </w:p>
    <w:p w14:paraId="51F083C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candidates for director receiving the highest number of votes up to the number of directors to be elected will be deemed to be elected.</w:t>
      </w:r>
    </w:p>
    <w:p w14:paraId="12FB4833"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SIX  DIRECTORS</w:t>
      </w:r>
    </w:p>
    <w:p w14:paraId="4D0D9223" w14:textId="77777777" w:rsidR="004E0EBB" w:rsidRDefault="004E0EBB">
      <w:pPr>
        <w:pStyle w:val="pxformfl"/>
        <w:ind w:left="500"/>
      </w:pPr>
      <w:r>
        <w:t xml:space="preserve"> </w:t>
      </w:r>
    </w:p>
    <w:p w14:paraId="1CAC18BE"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6.1. Number. </w:t>
      </w:r>
    </w:p>
    <w:p w14:paraId="113DE43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authorized number of directors of this corporation shall be </w:t>
      </w:r>
      <w:r>
        <w:rPr>
          <w:rStyle w:val="pxfinstr"/>
          <w:i/>
          <w:iCs/>
        </w:rPr>
        <w:t>[number of directors]</w:t>
      </w:r>
      <w:r>
        <w:t>.</w:t>
      </w:r>
    </w:p>
    <w:p w14:paraId="0E6854B1"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6.2. Qualifications of Directors. </w:t>
      </w:r>
    </w:p>
    <w:p w14:paraId="5385CDC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Directors must be members of the corporation and must </w:t>
      </w:r>
      <w:r>
        <w:rPr>
          <w:rStyle w:val="pxfinstr"/>
          <w:i/>
          <w:iCs/>
        </w:rPr>
        <w:t>[description of other qualifications]</w:t>
      </w:r>
      <w:r>
        <w:t>.</w:t>
      </w:r>
    </w:p>
    <w:p w14:paraId="4F35714A"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6.3. Term of Office. </w:t>
      </w:r>
    </w:p>
    <w:p w14:paraId="5047FDB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directors named in the certificate of incorporation as the first Board of Directors shall hold office until </w:t>
      </w:r>
      <w:r>
        <w:rPr>
          <w:rStyle w:val="pxfinstr"/>
          <w:i/>
          <w:iCs/>
        </w:rPr>
        <w:t>[specification of time period]</w:t>
      </w:r>
      <w:r>
        <w:t xml:space="preserve">, when an election of directors shall be held. Thereafter, the term of office of each director shall be </w:t>
      </w:r>
      <w:r>
        <w:rPr>
          <w:rStyle w:val="pxfinstr"/>
          <w:i/>
          <w:iCs/>
        </w:rPr>
        <w:t>[number of years]</w:t>
      </w:r>
      <w:r>
        <w:t xml:space="preserve"> years, until the </w:t>
      </w:r>
      <w:r>
        <w:rPr>
          <w:rStyle w:val="pxfinstr"/>
          <w:i/>
          <w:iCs/>
        </w:rPr>
        <w:t>[ordinal number of meeting]</w:t>
      </w:r>
      <w:r>
        <w:t xml:space="preserve"> annual meeting of members following the director's election and until the qualification of a successor in office.</w:t>
      </w:r>
    </w:p>
    <w:p w14:paraId="74DD73E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6.4. Powers. </w:t>
      </w:r>
    </w:p>
    <w:p w14:paraId="6EB35820" w14:textId="77777777" w:rsidR="004E0EBB" w:rsidRDefault="004E0EBB">
      <w:pPr>
        <w:pStyle w:val="pxformfl"/>
        <w:ind w:left="500"/>
      </w:pPr>
      <w:r>
        <w:t xml:space="preserve"> </w:t>
      </w:r>
    </w:p>
    <w:p w14:paraId="7148B849"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(a). </w:t>
      </w:r>
    </w:p>
    <w:p w14:paraId="0DD2C1A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Except as otherwise provided in the certificate of incorporation or bylaw, the powers of this corporation shall be exercised, its properties controlled, and its affairs conducted by the Board of Directors, which may, however, delegate the performance of any duties or the exercise of any powers to such officers and agents as the Board may, from time to time, by resolution, designate.</w:t>
      </w:r>
    </w:p>
    <w:p w14:paraId="695CFF1C"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(b). </w:t>
      </w:r>
    </w:p>
    <w:p w14:paraId="2FB3B94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Management of income property. As described in ARTICLE EIGHT, the Board of Directors may determine, by resolution from time to time duly adopted, to delegate, in whole or in part, the management, investment, and disposition of the property of the corporation for the purpose of earning an income from that property, as distinguished from the matter of applying property and funds to charitable purposes, to a finance committee consisting of not less than three members of the board </w:t>
      </w:r>
      <w:r>
        <w:rPr>
          <w:rStyle w:val="pxfinstr"/>
          <w:i/>
          <w:iCs/>
        </w:rPr>
        <w:t>[[who shall be elected by majority vote thereof/[specification of method of election]]</w:t>
      </w:r>
      <w:r>
        <w:t>, or to one or more trust companies or banks duly authorized to conduct a trust or banking business under the laws of New York.</w:t>
      </w:r>
    </w:p>
    <w:p w14:paraId="1CD7A60C"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(c). </w:t>
      </w:r>
    </w:p>
    <w:p w14:paraId="1809D84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Common trust funds. The Board of Directors may, by resolution from time to time duly adopted, establish one or more common trust funds for the purpose of investing the corporation's funds and those of any </w:t>
      </w:r>
      <w:r>
        <w:rPr>
          <w:rStyle w:val="pxfinstr"/>
          <w:i/>
          <w:iCs/>
        </w:rPr>
        <w:t>[religious/beneficial/charitable/educational]</w:t>
      </w:r>
      <w:r>
        <w:t xml:space="preserve"> institution affiliated with the corporation, whether the corporation holds such funds or property as a fiduciary or otherwise, subject to such terms and conditions as are set forth in the certificate of incorporation of this corporation and by law.</w:t>
      </w:r>
    </w:p>
    <w:p w14:paraId="4CB9EA7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6.5. Replacement of Directors. </w:t>
      </w:r>
    </w:p>
    <w:p w14:paraId="1363A6B4" w14:textId="77777777" w:rsidR="004E0EBB" w:rsidRDefault="004E0EBB">
      <w:pPr>
        <w:pStyle w:val="pxformfl"/>
        <w:ind w:left="500"/>
      </w:pPr>
      <w:r>
        <w:t xml:space="preserve"> </w:t>
      </w:r>
    </w:p>
    <w:p w14:paraId="70FEFCF6"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(a). </w:t>
      </w:r>
    </w:p>
    <w:p w14:paraId="013B64B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Whenever a vacancy exists on the Board of Directors, whether by death, resignation, or otherwise, the vacancy shall be filled </w:t>
      </w:r>
      <w:r>
        <w:rPr>
          <w:rStyle w:val="pxfinstr"/>
          <w:i/>
          <w:iCs/>
        </w:rPr>
        <w:t>[by appointment of a new director by the president of the corporation, and if that power is not exercised with in [number of days] days after the president receives notice of the vacancy, by appointment by a majority of the remaining directors at a regular or special meeting of the board/[specification of other method of filling up vacancy]]</w:t>
      </w:r>
      <w:r>
        <w:t>. Any person appointed or elected to fill the vacancy of a director shall have the same qualifications as were required of the director whose office was vacated.</w:t>
      </w:r>
    </w:p>
    <w:p w14:paraId="5E930044"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(b). </w:t>
      </w:r>
    </w:p>
    <w:p w14:paraId="487E175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Any director may be removed, with or without cause, by the vote of two-thirds of the members of the Board of Directors at a special meeting called for that purpose. At any such meeting, any vacancy caused by the removal may be filled as stated above.</w:t>
      </w:r>
    </w:p>
    <w:p w14:paraId="2852DD85"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(c). </w:t>
      </w:r>
    </w:p>
    <w:p w14:paraId="0E08FA8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Any person </w:t>
      </w:r>
      <w:r>
        <w:rPr>
          <w:rStyle w:val="pxfinstr"/>
          <w:i/>
          <w:iCs/>
        </w:rPr>
        <w:t>[appointed/elected]</w:t>
      </w:r>
      <w:r>
        <w:t xml:space="preserve"> to fill a vacancy in the Board of Directors shall hold office for the unexpired term of </w:t>
      </w:r>
      <w:r>
        <w:rPr>
          <w:rStyle w:val="pxfinstr"/>
          <w:i/>
          <w:iCs/>
        </w:rPr>
        <w:t>[his/her]</w:t>
      </w:r>
      <w:r>
        <w:t xml:space="preserve"> predecessor in office, subject to the power of removal stated above.</w:t>
      </w:r>
    </w:p>
    <w:p w14:paraId="097FE443"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6.6. Compensation. </w:t>
      </w:r>
    </w:p>
    <w:p w14:paraId="0A64A24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No member of the Board of Directors shall receive any compensation from the corporation.</w:t>
      </w:r>
    </w:p>
    <w:p w14:paraId="51B33425"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6.7. Meetings. </w:t>
      </w:r>
    </w:p>
    <w:p w14:paraId="62E456EA" w14:textId="77777777" w:rsidR="004E0EBB" w:rsidRDefault="004E0EBB">
      <w:pPr>
        <w:pStyle w:val="pxformfl"/>
        <w:ind w:left="500"/>
      </w:pPr>
      <w:r>
        <w:t xml:space="preserve"> </w:t>
      </w:r>
    </w:p>
    <w:p w14:paraId="6CE7494A"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(a). </w:t>
      </w:r>
    </w:p>
    <w:p w14:paraId="7FF3868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Meetings shall be held: (i) at such place or places as the Board of Directors may, from time to time, by resolution, designate; or (ii) in the absence of such designation, at the principal office of the corporation.</w:t>
      </w:r>
    </w:p>
    <w:p w14:paraId="3C7BEEFC"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(b). </w:t>
      </w:r>
    </w:p>
    <w:p w14:paraId="798C179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Regular meetings shall be held </w:t>
      </w:r>
      <w:r>
        <w:rPr>
          <w:rStyle w:val="pxfinstr"/>
          <w:i/>
          <w:iCs/>
        </w:rPr>
        <w:t>[as soon as convenient after the first annual meeting of members/beginning with the month of [name of month] and [identification of year], on the [ordinal number of day] of each month at [time of meeting], unless such [ordinal number of day] falls on a legal holiday, in which case the meeting shall be held as may be prescribed by the board of directors]</w:t>
      </w:r>
      <w:r>
        <w:t xml:space="preserve">. Notice of such meetings shall be signed by the </w:t>
      </w:r>
      <w:r>
        <w:rPr>
          <w:rStyle w:val="pxfinstr"/>
          <w:i/>
          <w:iCs/>
        </w:rPr>
        <w:t>[secretary/[title of officer]]</w:t>
      </w:r>
      <w:r>
        <w:t xml:space="preserve"> and mailed to each director at the address last recorded on the books of the corporation, not less than </w:t>
      </w:r>
      <w:r>
        <w:rPr>
          <w:rStyle w:val="pxfinstr"/>
          <w:i/>
          <w:iCs/>
        </w:rPr>
        <w:t>[number of days]</w:t>
      </w:r>
      <w:r>
        <w:t xml:space="preserve"> nor more than </w:t>
      </w:r>
      <w:r>
        <w:rPr>
          <w:rStyle w:val="pxfinstr"/>
          <w:i/>
          <w:iCs/>
        </w:rPr>
        <w:t>[number of days]</w:t>
      </w:r>
      <w:r>
        <w:t xml:space="preserve"> days before the date of the meeting. However, this requirement may be waived by resolution of the Board of Directors.</w:t>
      </w:r>
    </w:p>
    <w:p w14:paraId="0E718766"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(c). </w:t>
      </w:r>
    </w:p>
    <w:p w14:paraId="346406A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President may, as the President deems necessary, and the </w:t>
      </w:r>
      <w:r>
        <w:rPr>
          <w:rStyle w:val="pxfinstr"/>
          <w:i/>
          <w:iCs/>
        </w:rPr>
        <w:t>[secretary/[title of officer]]</w:t>
      </w:r>
      <w:r>
        <w:t xml:space="preserve"> shall, if so requested in writing by members of the Board of Directors, call a special meeting of the Board. In such event, </w:t>
      </w:r>
      <w:r>
        <w:rPr>
          <w:rStyle w:val="pxfinstr"/>
          <w:i/>
          <w:iCs/>
        </w:rPr>
        <w:t>[number of days]</w:t>
      </w:r>
      <w:r>
        <w:t>-days written notice to each director shall be deemed sufficient.</w:t>
      </w:r>
    </w:p>
    <w:p w14:paraId="7C5F3FA0"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(d). </w:t>
      </w:r>
    </w:p>
    <w:p w14:paraId="6D18E7F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rPr>
          <w:rStyle w:val="pxfinstr"/>
          <w:i/>
          <w:iCs/>
        </w:rPr>
        <w:t>[A majority of board of directors/[Text number of directors] directors]</w:t>
      </w:r>
      <w:r>
        <w:t xml:space="preserve"> shall constitute a quorum for the transaction of business at any meeting of the Board. However, if less than a majority of the directors are present at any meeting, a majority of the directors present may adjourn the meeting from time to time without further notice.</w:t>
      </w:r>
    </w:p>
    <w:p w14:paraId="6F87DEE5"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(e). </w:t>
      </w:r>
    </w:p>
    <w:p w14:paraId="4A7EF43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Except as may otherwise be provided in these bylaws, in the certificate of incorporation of this corporation, or by law, the act of a majority of directors present at any meeting at which a quorum is present shall be the act of the Board of Directors.</w:t>
      </w:r>
    </w:p>
    <w:p w14:paraId="036CF4E0"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(f). </w:t>
      </w:r>
    </w:p>
    <w:p w14:paraId="05FADCA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All meetings of the Board of Directors shall be governed by </w:t>
      </w:r>
      <w:r>
        <w:rPr>
          <w:rStyle w:val="pxi"/>
          <w:i/>
          <w:iCs/>
        </w:rPr>
        <w:t>Robert's Rules of Order,</w:t>
      </w:r>
      <w:r>
        <w:t xml:space="preserve"> including such revisions of those rules as may, from time to time, be published and, except as those rules are inconsistent with these bylaws, with the certificate of incorporation of this corporation or with applicable law.</w:t>
      </w:r>
    </w:p>
    <w:p w14:paraId="03EF39F4"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6.8. Action Without Meeting. </w:t>
      </w:r>
    </w:p>
    <w:p w14:paraId="0B8EE5D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No meeting need be held by the Board to take any action required or permitted to be taken by law, provided all members of the Board shall, individually or collectively, consent in writing or electronically to such action and such written consent or consents is filed with the minutes of the proceedings of the Board. Action by written consent shall have the same force and effect as action by unanimous vote of the directors. Any certificate or other document filed under any provision of law that relates to action so taken shall state that the action was taken by unanimous written consent of the Board of Directors without a meeting and that the </w:t>
      </w:r>
      <w:r>
        <w:rPr>
          <w:rStyle w:val="pxfinstr"/>
          <w:i/>
          <w:iCs/>
        </w:rPr>
        <w:t>[OPTIONAL: certificate of incorporation and]</w:t>
      </w:r>
      <w:r>
        <w:t xml:space="preserve"> bylaws authorize the directors to so act. Such a statement shall be prima facie evidence of such authority.</w:t>
      </w:r>
    </w:p>
    <w:p w14:paraId="041506D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6.9. Liability of Directors. </w:t>
      </w:r>
    </w:p>
    <w:p w14:paraId="35B2FD8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directors of this corporation shall not be personally liable for its debts, liabilities, or other obligations.</w:t>
      </w:r>
    </w:p>
    <w:p w14:paraId="2EB50514"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SEVEN  OFFICERS</w:t>
      </w:r>
    </w:p>
    <w:p w14:paraId="71908C5B" w14:textId="77777777" w:rsidR="004E0EBB" w:rsidRDefault="004E0EBB">
      <w:pPr>
        <w:pStyle w:val="pxformfl"/>
        <w:ind w:left="500"/>
      </w:pPr>
      <w:r>
        <w:t xml:space="preserve"> </w:t>
      </w:r>
    </w:p>
    <w:p w14:paraId="516572D2"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7.1. Designation of Officers. </w:t>
      </w:r>
    </w:p>
    <w:p w14:paraId="3BF2D48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officers of the corporation shall be a president, one or more vice presidents (as shall be determined by the Board of Directors), a secretary, a treasurer, and such other officers as may be elected in accordance with the provisions of this Article. The Board of Directors may elect or appoint such other officers, including one or more assistant secretaries and one or more assistant treasurers, as it shall deem desirable, such officers to have the authority and perform the duties prescribed, from time to time, by the Board of Directors. Any two or more offices may be held by the same person, except the offices of President and Secretary.</w:t>
      </w:r>
    </w:p>
    <w:p w14:paraId="6DD1257F"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7.2. Election and Term of Office. </w:t>
      </w:r>
    </w:p>
    <w:p w14:paraId="0B98782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officers of this corporation shall be elected annually by the Board of Directors at the regular annual meeting of the Board of Directors. If the election of officers shall not be held at such meeting, such election shall be held as soon as may be convenient. New offices may be created and filled at any meeting of the Board. Each officer shall hold office until his or her successor shall have been duly elected and shall have been qualified.</w:t>
      </w:r>
    </w:p>
    <w:p w14:paraId="7345D26B"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7.3. Removal. </w:t>
      </w:r>
    </w:p>
    <w:p w14:paraId="58A64EC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Any officer elected or appointed by the Board of Directors may be removed by the Board of Directors whenever in its judgment the interests of the corporation would be best served. Any such removal shall be without prejudice to the contract rights, if any, of the officer so removed.</w:t>
      </w:r>
    </w:p>
    <w:p w14:paraId="7F29F91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7.4. Vacancies. </w:t>
      </w:r>
    </w:p>
    <w:p w14:paraId="0845F9C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A vacancy in any office, whether due to death, resignation, removal, disqualification, or otherwise, may be filled by the Board of Directors for the unexpired portion of the term.</w:t>
      </w:r>
    </w:p>
    <w:p w14:paraId="7F8BAB57"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7.5. President. </w:t>
      </w:r>
    </w:p>
    <w:p w14:paraId="2C39325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President shall be the chief executive officer of the corporation and shall exercise general supervision and control over all activities of the corporation. The President:</w:t>
      </w:r>
    </w:p>
    <w:p w14:paraId="294C6E99" w14:textId="77777777" w:rsidR="004E0EBB" w:rsidRDefault="004E0EBB">
      <w:pPr>
        <w:pStyle w:val="pxformfl"/>
        <w:ind w:left="500"/>
      </w:pPr>
      <w:r>
        <w:t xml:space="preserve"> </w:t>
      </w:r>
    </w:p>
    <w:p w14:paraId="743BB241"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(a). </w:t>
      </w:r>
    </w:p>
    <w:p w14:paraId="31325D2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Shall preside at all meetings of members and of directors;</w:t>
      </w:r>
    </w:p>
    <w:p w14:paraId="742D6109"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(b). </w:t>
      </w:r>
    </w:p>
    <w:p w14:paraId="0BF0805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May sign, with the Secretary or other officer duly authorized by the Board of Directors, any deeds, mortgages, bonds, contracts, or other instruments, the execution of which has been authorized by the Board of Directors, except in cases where the signing and execution or such instruments has been expressly delegated by the Board of Directors by these bylaws or to some other officer or agent of the corporation by law; and</w:t>
      </w:r>
    </w:p>
    <w:p w14:paraId="247977C8"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(c). </w:t>
      </w:r>
    </w:p>
    <w:p w14:paraId="62F5012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Shall perform all other duties generally incident to the office of President and such other duties as may be prescribed by the Board of Directors.</w:t>
      </w:r>
    </w:p>
    <w:p w14:paraId="6C394825"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7.6. Vice President. </w:t>
      </w:r>
    </w:p>
    <w:p w14:paraId="6C91A8A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In the absence of the President or in the event of the President's inability or refusal to act, the </w:t>
      </w:r>
      <w:r>
        <w:rPr>
          <w:rStyle w:val="pxfinstr"/>
          <w:i/>
          <w:iCs/>
        </w:rPr>
        <w:t>[vice president/vice presidents in order of their election]</w:t>
      </w:r>
      <w:r>
        <w:t xml:space="preserve"> shall perform the duties of the President and, when so acting, shall have all the powers of, and be subject to all the restrictions upon the President. Any vice president shall perform such additional duties as may, from time to time, be assigned to him by the President or by the Board of Directors.</w:t>
      </w:r>
    </w:p>
    <w:p w14:paraId="2AFF05A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7.7. Treasurer. </w:t>
      </w:r>
    </w:p>
    <w:p w14:paraId="14879C9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If so required by the Board of Directors, the Treasurer shall:</w:t>
      </w:r>
    </w:p>
    <w:p w14:paraId="318E77E3" w14:textId="77777777" w:rsidR="004E0EBB" w:rsidRDefault="004E0EBB">
      <w:pPr>
        <w:pStyle w:val="pxformfl"/>
        <w:ind w:left="500"/>
      </w:pPr>
      <w:r>
        <w:t xml:space="preserve"> </w:t>
      </w:r>
    </w:p>
    <w:p w14:paraId="419A1A0E"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(a). </w:t>
      </w:r>
    </w:p>
    <w:p w14:paraId="4FE655B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Give a bond for the faithful discharge of the Treasurer's duties in such sum and with such surety or sureties as the Board of Directors may deem appropriate;</w:t>
      </w:r>
    </w:p>
    <w:p w14:paraId="52732406"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(b). </w:t>
      </w:r>
    </w:p>
    <w:p w14:paraId="2639CC2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Have charge and custody of, and be responsible for, all funds and securities of the corporation;</w:t>
      </w:r>
    </w:p>
    <w:p w14:paraId="1259C312"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(c). </w:t>
      </w:r>
    </w:p>
    <w:p w14:paraId="189D474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Receive and give receipts for moneys due and payable to the corporation from any source and deposit all such moneys in the name of the corporation in such banks, trust companies, or other depositaries as shall be selected by the Board of Directors; and</w:t>
      </w:r>
    </w:p>
    <w:p w14:paraId="64C46268"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(d). </w:t>
      </w:r>
    </w:p>
    <w:p w14:paraId="5D00140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Perform all duties generally incidental to the office of Treasurer and such other duties as may, from time to time, be assigned to the Treasurer by the President or by the Board of Directors.</w:t>
      </w:r>
    </w:p>
    <w:p w14:paraId="670D7875"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7.8. Secretary. </w:t>
      </w:r>
    </w:p>
    <w:p w14:paraId="0AD2FC8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Secretary shall:</w:t>
      </w:r>
    </w:p>
    <w:p w14:paraId="5B2E2FE4" w14:textId="77777777" w:rsidR="004E0EBB" w:rsidRDefault="004E0EBB">
      <w:pPr>
        <w:pStyle w:val="pxformfl"/>
        <w:ind w:left="500"/>
      </w:pPr>
      <w:r>
        <w:t xml:space="preserve"> </w:t>
      </w:r>
    </w:p>
    <w:p w14:paraId="15F012CD"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(a). </w:t>
      </w:r>
    </w:p>
    <w:p w14:paraId="360DF53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Keep the minutes of meetings of members and of the Board of Directors in one or more books provided for that purpose;</w:t>
      </w:r>
    </w:p>
    <w:p w14:paraId="50847E3E"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(b). </w:t>
      </w:r>
    </w:p>
    <w:p w14:paraId="05EBECC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See that all notices are duly given in accordance with these bylaws or as required by law;</w:t>
      </w:r>
    </w:p>
    <w:p w14:paraId="46E6BF52"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(c). </w:t>
      </w:r>
    </w:p>
    <w:p w14:paraId="1D46756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Be custodian of the corporate records and of the seal of the corporation;</w:t>
      </w:r>
    </w:p>
    <w:p w14:paraId="33127DE8"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(d). </w:t>
      </w:r>
    </w:p>
    <w:p w14:paraId="6774FB6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Keep a membership book containing the names and addresses of all members and directors of the corporation and, with respect to any membership that has been terminated, record that fact together with the date of termination; and</w:t>
      </w:r>
    </w:p>
    <w:p w14:paraId="0DDE961D"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(e). </w:t>
      </w:r>
    </w:p>
    <w:p w14:paraId="2F31804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Exhibit to any director of the corporation, to a director's agent, or to any person or agency authorized by law to inspect them, at all reasonable times and on demand, these bylaws, the certificate of incorporation, the membership book, the minutes of any meeting, and the other records of the corporation.</w:t>
      </w:r>
    </w:p>
    <w:p w14:paraId="1912B794"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7.9. Assistant Treasurers and Assistant Secretaries. </w:t>
      </w:r>
    </w:p>
    <w:p w14:paraId="7E195A7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assistant treasurers and assistant secretaries, in general, shall perform such duties as may be assigned to them by the Board of Directors, the President, the Treasurer, or the Secretary of the corporation. If so required by the Board of Directors, the assistant treasurers shall give bonds for the faithful discharge of their duties in such sums and with such sureties as the Board of Directors may deem appropriate.</w:t>
      </w:r>
    </w:p>
    <w:p w14:paraId="2DAF8B4D"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EIGHT  COMMITTEES</w:t>
      </w:r>
    </w:p>
    <w:p w14:paraId="427FD254" w14:textId="77777777" w:rsidR="004E0EBB" w:rsidRDefault="004E0EBB">
      <w:pPr>
        <w:pStyle w:val="pxformfl"/>
        <w:ind w:left="500"/>
      </w:pPr>
      <w:r>
        <w:t xml:space="preserve"> </w:t>
      </w:r>
    </w:p>
    <w:p w14:paraId="3CB4B3B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8.1. Executive Committees. </w:t>
      </w:r>
    </w:p>
    <w:p w14:paraId="7B5E323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By majority vote of the directors in office, the Board of Directors may, by resolution duly adopted, establish one or more committees, each of which shall consist of three or more directors, which committees, to the extent provided by such resolution, shall have and exercise the authority of the Board of Directors in the management of the corporation, provided, however, that the designation of and delegation of authority to such committees shall not relieve the Board of Directors, or any director individually, of any responsibility imposed on the Board of Directors or any individual director by these bylaws or by law.</w:t>
      </w:r>
    </w:p>
    <w:p w14:paraId="67BA3D0D"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8.2. Finance Committee. </w:t>
      </w:r>
    </w:p>
    <w:p w14:paraId="6EC5155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matter of controlling, managing, investing, and disposing of the property of this corporation for the purpose of earning an income, as distinguished from applying property and funds to charitable purposes, shall be exclusively vested in a finance committee, which shall consist of </w:t>
      </w:r>
      <w:r>
        <w:rPr>
          <w:rStyle w:val="pxfinstr"/>
          <w:i/>
          <w:iCs/>
        </w:rPr>
        <w:t>[number of directors]</w:t>
      </w:r>
      <w:r>
        <w:t xml:space="preserve"> directors, </w:t>
      </w:r>
      <w:r>
        <w:rPr>
          <w:rStyle w:val="pxfinstr"/>
          <w:i/>
          <w:iCs/>
        </w:rPr>
        <w:t>[who shall be elected by majority vote of the board of directors/[specification of other method of election]]</w:t>
      </w:r>
      <w:r>
        <w:t>.</w:t>
      </w:r>
    </w:p>
    <w:p w14:paraId="19D03027"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8.3. Other Committees. </w:t>
      </w:r>
    </w:p>
    <w:p w14:paraId="62D40CB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Other committees not having and exercising the managerial authority of the Board of Directors may be established by resolution duly adopted by majority vote of the Board of Directors. Except as may be provided by resolution, members of committees shall be members of the corporation and shall be appointed by the President. Any member may be removed by the President whenever, in the judgment of the President, the interests of the corporation would be best served by such removal.</w:t>
      </w:r>
    </w:p>
    <w:p w14:paraId="7BF91D2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8.4. Terms of Office. </w:t>
      </w:r>
    </w:p>
    <w:p w14:paraId="1EDF418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Each member of a committee shall continue as such until the next annual meeting of members of the corporation and until his or her successor is appointed, unless such committee shall be sooner abolished or unless such member be removed or cease to qualify as a member of the committee.</w:t>
      </w:r>
    </w:p>
    <w:p w14:paraId="75E07C2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8.5. Chairperson. </w:t>
      </w:r>
    </w:p>
    <w:p w14:paraId="4006D36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One member of each committee shall be appointed chairperson by the person or persons authorized to appoint the members of the committee.</w:t>
      </w:r>
    </w:p>
    <w:p w14:paraId="60E91951"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8.6. Vacancies. </w:t>
      </w:r>
    </w:p>
    <w:p w14:paraId="697D1EC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Vacancies in the membership of any committee shall be filled by appointments made in the same manner as provided in the case of original appointments, and any member so elected shall be elected for the unexpired term of his predecessor.</w:t>
      </w:r>
    </w:p>
    <w:p w14:paraId="001296C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8.7. Quorum. </w:t>
      </w:r>
    </w:p>
    <w:p w14:paraId="642F2C0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Unless otherwise provided in a committee's establishing resolution, a majority of the whole committee shall constitute a quorum, and the act of a majority of members present at a meeting at which a quorum is present shall be an act of the committee.</w:t>
      </w:r>
    </w:p>
    <w:p w14:paraId="00B808CC"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8.8. Rules. </w:t>
      </w:r>
    </w:p>
    <w:p w14:paraId="2F36207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Each committee may adopt such rules and regulations for its meetings and the conduct of its activities as it may deem appropriate, provided, however, that such rules and regulations shall be consistent with these bylaws and provided further that regular minutes of all proceedings shall be kept.</w:t>
      </w:r>
    </w:p>
    <w:p w14:paraId="4A889BCC"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NINE  CONTRACTS, CHECKS, DEPOSITS, AND FUNDS</w:t>
      </w:r>
    </w:p>
    <w:p w14:paraId="75CDBE48" w14:textId="77777777" w:rsidR="004E0EBB" w:rsidRDefault="004E0EBB">
      <w:pPr>
        <w:pStyle w:val="pxformfl"/>
        <w:ind w:left="500"/>
      </w:pPr>
      <w:r>
        <w:t xml:space="preserve"> </w:t>
      </w:r>
    </w:p>
    <w:p w14:paraId="7109B827"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9.1. Contracts. </w:t>
      </w:r>
    </w:p>
    <w:p w14:paraId="1CEAB4D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Board of Directors may, by resolution duly adopted, authorize any officer or officers, agent, or agents of the corporation, in addition to the officers so authorized by these bylaws, to enter into any contract or to execute and deliver any instrument in the name of and on behalf of the corporation. Such authority may be general or confined to specific instances.</w:t>
      </w:r>
    </w:p>
    <w:p w14:paraId="7329767F"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9.2. Gifts and Contributions. </w:t>
      </w:r>
    </w:p>
    <w:p w14:paraId="18B3DBC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Board of Directors or an executive committee may:</w:t>
      </w:r>
    </w:p>
    <w:p w14:paraId="47031BA9" w14:textId="77777777" w:rsidR="004E0EBB" w:rsidRDefault="004E0EBB">
      <w:pPr>
        <w:pStyle w:val="pxformfl"/>
        <w:ind w:left="500"/>
      </w:pPr>
      <w:r>
        <w:t xml:space="preserve"> </w:t>
      </w:r>
    </w:p>
    <w:p w14:paraId="5D490F57"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(a). </w:t>
      </w:r>
    </w:p>
    <w:p w14:paraId="56DE5A7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Accept on behalf of the corporation any contribution, gift, bequest, or devise of any type of property (</w:t>
      </w:r>
      <w:r>
        <w:rPr>
          <w:vanish/>
        </w:rPr>
        <w:t>&amp;ldquo;</w:t>
      </w:r>
      <w:r>
        <w:rPr>
          <w:rStyle w:val="pxvis"/>
          <w:rFonts w:ascii="Times NewRoman" w:hAnsi="Times NewRoman"/>
          <w:b w:val="0"/>
          <w:sz w:val="24"/>
        </w:rPr>
        <w:t>“</w:t>
      </w:r>
      <w:r>
        <w:t>donations</w:t>
      </w:r>
      <w:r>
        <w:rPr>
          <w:vanish/>
        </w:rPr>
        <w:t>&amp;rdquo;</w:t>
      </w:r>
      <w:r>
        <w:rPr>
          <w:rStyle w:val="pxvis"/>
          <w:rFonts w:ascii="Times NewRoman" w:hAnsi="Times NewRoman"/>
          <w:b w:val="0"/>
          <w:sz w:val="24"/>
        </w:rPr>
        <w:t>”</w:t>
      </w:r>
      <w:r>
        <w:t>) for the general and special charitable purposes of the corporation, on such terms as the Board or committee shall approve;</w:t>
      </w:r>
    </w:p>
    <w:p w14:paraId="2B425E1B"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(b). </w:t>
      </w:r>
    </w:p>
    <w:p w14:paraId="2C20EC7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Hold such funds or property in the name of the corporation or of such nominee or nominees as the Board or committee may appoint;</w:t>
      </w:r>
    </w:p>
    <w:p w14:paraId="061CE6C8"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(c). </w:t>
      </w:r>
    </w:p>
    <w:p w14:paraId="1DCE2DB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Collect and receive the income from such funds or property;</w:t>
      </w:r>
    </w:p>
    <w:p w14:paraId="09BBD17F"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(d). </w:t>
      </w:r>
    </w:p>
    <w:p w14:paraId="0560A1B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Devote the principal or income from such donations to such benevolent and charitable purposes as the Board or committee may determine; and</w:t>
      </w:r>
    </w:p>
    <w:p w14:paraId="6728EC9A"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(e). </w:t>
      </w:r>
    </w:p>
    <w:p w14:paraId="2809CB3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Enter into an agreement with any donor to continue to devote the principal or income from the donation to such particular purpose as the donor may designate and after approval of such agreement by the Board or committee devote the principal or income from that donation according to the agreement.</w:t>
      </w:r>
    </w:p>
    <w:p w14:paraId="1AC55C04"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9.3. Deposits. </w:t>
      </w:r>
    </w:p>
    <w:p w14:paraId="2067BBE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All funds of the corporation shall be deposited, from time to time, to the credit of the corporation in such banks, trust companies, or other depositaries as the Board of Directors may select.</w:t>
      </w:r>
    </w:p>
    <w:p w14:paraId="46A14EF6"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9.4. Checks, Drafts, Orders for Payment. </w:t>
      </w:r>
    </w:p>
    <w:p w14:paraId="355F015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All checks, drafts, or orders for the payment of money, notes, or other evidences of indebtedness issued in the name of the corporation shall be signed by such officer or officers or agent or agents of the corporation and in such manner as the Board of Directors shall, from time to time, by resolution, determine. In the absence of such determination, the instruments shall be signed by the Treasurer or an assistant treasurer and countersigned by the President or a Vice President of the corporation.</w:t>
      </w:r>
    </w:p>
    <w:p w14:paraId="18C4505D"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TEN  MISCELLANEOUS</w:t>
      </w:r>
    </w:p>
    <w:p w14:paraId="3E4BB1C3" w14:textId="77777777" w:rsidR="004E0EBB" w:rsidRDefault="004E0EBB">
      <w:pPr>
        <w:pStyle w:val="pxformfl"/>
        <w:ind w:left="500"/>
      </w:pPr>
      <w:r>
        <w:t xml:space="preserve"> </w:t>
      </w:r>
    </w:p>
    <w:p w14:paraId="78EF659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10.1. Books and Records. </w:t>
      </w:r>
    </w:p>
    <w:p w14:paraId="13197DA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corporation shall prepare and maintain correct and complete books and records of account and shall also keep minutes of the meetings of its members, Board of Directors, and committees and shall keep at the registered or principal office a membership book giving the names and addresses of members entitled to vote. All books and records of the corporation may be inspected by any director, member, or the agent or attorney of either, or any proper person, at any reasonable time.</w:t>
      </w:r>
    </w:p>
    <w:p w14:paraId="53F6CFED"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10.2. Fiscal Year. </w:t>
      </w:r>
    </w:p>
    <w:p w14:paraId="3E93A9E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fiscal year of the corporation shall begin on the first day of </w:t>
      </w:r>
      <w:r>
        <w:rPr>
          <w:rStyle w:val="pxfinstr"/>
          <w:i/>
          <w:iCs/>
        </w:rPr>
        <w:t>[name of month]</w:t>
      </w:r>
      <w:r>
        <w:t xml:space="preserve"> and end on the last day of </w:t>
      </w:r>
      <w:r>
        <w:rPr>
          <w:rStyle w:val="pxfinstr"/>
          <w:i/>
          <w:iCs/>
        </w:rPr>
        <w:t>[name of month]</w:t>
      </w:r>
      <w:r>
        <w:t xml:space="preserve"> in each year.</w:t>
      </w:r>
    </w:p>
    <w:p w14:paraId="41E94DCB"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10.3. Corporate Seal. </w:t>
      </w:r>
    </w:p>
    <w:p w14:paraId="2E5A46E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Board of Directors shall provide a corporate seal described as follows: </w:t>
      </w:r>
      <w:r>
        <w:rPr>
          <w:rStyle w:val="pxfinstr"/>
          <w:i/>
          <w:iCs/>
        </w:rPr>
        <w:t>[description of corporate seal]</w:t>
      </w:r>
      <w:r>
        <w:t>.</w:t>
      </w:r>
    </w:p>
    <w:p w14:paraId="585EE3CF"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10.4. Waiver of Notice. </w:t>
      </w:r>
    </w:p>
    <w:p w14:paraId="4B56588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Whenever any notice is required to be given under the provisions of the N.Y. Not-for-Profit Corporation Law or under the provisions of the certificate of incorporation or the bylaws of this corporation, a waiver thereof in writing signed by the person or persons entitled to such notice, whether before or after the time stated therein, shall be deemed equivalent to the giving of such notice.</w:t>
      </w:r>
    </w:p>
    <w:p w14:paraId="4A8E6B09"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ELEVEN  AMENDMENTS</w:t>
      </w:r>
    </w:p>
    <w:p w14:paraId="54AD231E" w14:textId="77777777" w:rsidR="004E0EBB" w:rsidRDefault="004E0EBB">
      <w:pPr>
        <w:pStyle w:val="pxformfl"/>
        <w:ind w:left="500"/>
      </w:pPr>
      <w:r>
        <w:t xml:space="preserve"> </w:t>
      </w:r>
    </w:p>
    <w:p w14:paraId="1129107D"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11.1. Power of Members to Amend Bylaws. </w:t>
      </w:r>
    </w:p>
    <w:p w14:paraId="6F6A560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bylaws of this corporation may be amended, repealed, or added to or new bylaws may be adopted </w:t>
      </w:r>
      <w:r>
        <w:rPr>
          <w:rStyle w:val="pxfinstr"/>
          <w:i/>
          <w:iCs/>
        </w:rPr>
        <w:t>[by the vote or written assent of [a majority/[percentage of members]</w:t>
      </w:r>
      <w:r>
        <w:rPr>
          <w:rStyle w:val="pxfinstr"/>
          <w:i/>
          <w:iCs/>
          <w:vanish/>
        </w:rPr>
        <w:t>&amp;percnt;</w:t>
      </w:r>
      <w:r>
        <w:rPr>
          <w:rStyle w:val="pxvis"/>
          <w:rFonts w:ascii="Times NewRoman" w:hAnsi="Times NewRoman"/>
          <w:b w:val="0"/>
          <w:i/>
          <w:iCs/>
          <w:sz w:val="24"/>
        </w:rPr>
        <w:t>%</w:t>
      </w:r>
      <w:r>
        <w:rPr>
          <w:rStyle w:val="pxfinstr"/>
          <w:i/>
          <w:iCs/>
        </w:rPr>
        <w:t>] of the members entitled to vote/by the vote of [a majority/[percentage of members constituting a quorum]</w:t>
      </w:r>
      <w:r>
        <w:rPr>
          <w:rStyle w:val="pxfinstr"/>
          <w:i/>
          <w:iCs/>
          <w:vanish/>
        </w:rPr>
        <w:t>&amp;percnt;</w:t>
      </w:r>
      <w:r>
        <w:rPr>
          <w:rStyle w:val="pxvis"/>
          <w:rFonts w:ascii="Times NewRoman" w:hAnsi="Times NewRoman"/>
          <w:b w:val="0"/>
          <w:i/>
          <w:iCs/>
          <w:sz w:val="24"/>
        </w:rPr>
        <w:t>%</w:t>
      </w:r>
      <w:r>
        <w:rPr>
          <w:rStyle w:val="pxfinstr"/>
          <w:i/>
          <w:iCs/>
        </w:rPr>
        <w:t>] at a meeting duly called for the purpose according to the certificate or bylaws]</w:t>
      </w:r>
      <w:r>
        <w:t>.</w:t>
      </w:r>
    </w:p>
    <w:p w14:paraId="5D73942C"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Section 11.2. Power of Directors to Amend Bylaws. </w:t>
      </w:r>
    </w:p>
    <w:p w14:paraId="3608546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Subject to the limitations of the certificate of incorporation, these bylaws, and the N.Y. Not-for-Profit Corporation Law, concerning corporate action that must be authorized or approved by the members of the corporation, the bylaws of this corporation may be amended, repealed, or added to, or new bylaws may be adopted, by a resolution of the Board of Directors.</w:t>
      </w:r>
    </w:p>
    <w:p w14:paraId="789A7C8E" w14:textId="77777777" w:rsidR="004E0EBB" w:rsidRDefault="004E0EBB">
      <w:pPr>
        <w:pStyle w:val="pxformnotes"/>
        <w:jc w:val="center"/>
        <w:rPr>
          <w:sz w:val="24"/>
          <w:szCs w:val="24"/>
        </w:rPr>
      </w:pPr>
      <w:r>
        <w:rPr>
          <w:rStyle w:val="pxvis"/>
          <w:rFonts w:cs="Arial"/>
          <w:bCs/>
          <w:szCs w:val="28"/>
        </w:rPr>
        <w:t>Notes to Form</w:t>
      </w:r>
    </w:p>
    <w:p w14:paraId="59A959EE" w14:textId="77777777" w:rsidR="004E0EBB" w:rsidRDefault="004E0EBB">
      <w:pPr>
        <w:pStyle w:val="pxformnotes"/>
        <w:rPr>
          <w:sz w:val="24"/>
          <w:szCs w:val="24"/>
        </w:rPr>
      </w:pPr>
    </w:p>
    <w:p w14:paraId="50EBF386" w14:textId="77777777" w:rsidR="004E0EBB" w:rsidRDefault="004E0EBB">
      <w:pPr>
        <w:pStyle w:val="pxformnote"/>
        <w:spacing w:before="180"/>
      </w:pPr>
      <w:del w:id="1320" w:author="Cara Cardinale" w:date="2025-02-08T22:58:00Z">
        <w:r w:rsidDel="00F74B46">
          <w:delText>Drafter's Note</w:delText>
        </w:r>
      </w:del>
      <w:r>
        <w:t xml:space="preserve"> </w:t>
      </w:r>
    </w:p>
    <w:p w14:paraId="06EA436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Bylaws are the code or codes of rules adopted for the regulation or management of the affairs of the corporation irrespective of the name or names by which such rules are designated. </w:t>
      </w:r>
      <w:r>
        <w:rPr>
          <w:rStyle w:val="pxst"/>
          <w:color w:val="FF0000"/>
          <w:sz w:val="20"/>
          <w:szCs w:val="20"/>
          <w:vertAlign w:val="superscript"/>
        </w:rPr>
        <w:t>►</w:t>
      </w:r>
      <w:r>
        <w:rPr>
          <w:rStyle w:val="pxst"/>
        </w:rPr>
        <w:fldChar w:fldCharType="begin"/>
      </w:r>
      <w:r>
        <w:rPr>
          <w:rStyle w:val="pxst"/>
        </w:rPr>
        <w:instrText>st.ref.id="I09L7XU"</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102(a)(2)</w:t>
      </w:r>
      <w:r>
        <w:t xml:space="preserve">. The bylaws may be adopted by the incorporators at the organization meeting, or by the Board of Directors if the incorporators do not do so. </w:t>
      </w:r>
      <w:r>
        <w:rPr>
          <w:rStyle w:val="pxst"/>
          <w:color w:val="FF0000"/>
          <w:sz w:val="20"/>
          <w:szCs w:val="20"/>
          <w:vertAlign w:val="superscript"/>
        </w:rPr>
        <w:t>►</w:t>
      </w:r>
      <w:r>
        <w:rPr>
          <w:rStyle w:val="pxst"/>
        </w:rPr>
        <w:fldChar w:fldCharType="begin"/>
      </w:r>
      <w:r>
        <w:rPr>
          <w:rStyle w:val="pxst"/>
        </w:rPr>
        <w:instrText>st.ref.id="I09L7Z0"</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602(a)</w:t>
      </w:r>
      <w:r>
        <w:t xml:space="preserve">. In drafting any bylaws for a charitable corporation, it should be remembered that the bylaws may contain any provision relating to the business of the corporation, the conduct of its affairs, its rights or powers, or the rights or powers of its members, directors, or officers, that are not inconsistent with statutory law or the certificate of incorporation. </w:t>
      </w:r>
      <w:r>
        <w:rPr>
          <w:rStyle w:val="pxst"/>
          <w:color w:val="FF0000"/>
          <w:sz w:val="20"/>
          <w:szCs w:val="20"/>
          <w:vertAlign w:val="superscript"/>
        </w:rPr>
        <w:t>►</w:t>
      </w:r>
      <w:r>
        <w:rPr>
          <w:rStyle w:val="pxst"/>
        </w:rPr>
        <w:fldChar w:fldCharType="begin"/>
      </w:r>
      <w:r>
        <w:rPr>
          <w:rStyle w:val="pxst"/>
        </w:rPr>
        <w:instrText>st.ref.id="I09O13W"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602(f)</w:t>
      </w:r>
      <w:r>
        <w:t>.</w:t>
      </w:r>
    </w:p>
    <w:p w14:paraId="6427C91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This form is appropriate for use by any charitable corporation organized pursuant to the New York Not-for-Profit Corporation Law. </w:t>
      </w:r>
      <w:r>
        <w:rPr>
          <w:rStyle w:val="pxst"/>
          <w:color w:val="FF0000"/>
          <w:sz w:val="20"/>
          <w:szCs w:val="20"/>
          <w:vertAlign w:val="superscript"/>
        </w:rPr>
        <w:t>►</w:t>
      </w:r>
      <w:r>
        <w:rPr>
          <w:rStyle w:val="pxst"/>
        </w:rPr>
        <w:fldChar w:fldCharType="begin"/>
      </w:r>
      <w:r>
        <w:rPr>
          <w:rStyle w:val="pxst"/>
        </w:rPr>
        <w:instrText>st.ref.id="I09QU8S"</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r>
        <w:t xml:space="preserve"> Included in these proposed bylaws are detailed provisions governing both membership in, and management of, the corporation. For example, provisions set forth the rights of membership and management, including detailed provisions governing the duties of corporate officers. Also, provision is made for formation of committees of directors to exercise authority delegated by the Board.</w:t>
      </w:r>
    </w:p>
    <w:p w14:paraId="6559491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It is customary to include in the articles of incorporation certain provisions to qualify an organization for tax-exempt status. Some of these provisions must be included in the articles. Inclusion of the mandatory provisions in the bylaws is not a substitute for inclusion in the basic foundation charter, whatever form it may take. On the other hand, it has become customary to include all these provisions in the bylaws, even though not required. This can be of particular importance for those matters not required to be included in the articles of organization, but which must nevertheless be covered. If they should be left out of the bylaws, problems could occur. In any event, the usual custom is to include all the mandatory tax provisions in the bylaws.</w:t>
      </w:r>
    </w:p>
    <w:p w14:paraId="2D5524B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For other matters that may be included in a corporation's bylaws, see Corporations </w:t>
      </w:r>
      <w:r>
        <w:rPr>
          <w:rStyle w:val="pxx"/>
          <w:color w:val="FF0000"/>
          <w:sz w:val="20"/>
          <w:szCs w:val="20"/>
          <w:vertAlign w:val="superscript"/>
        </w:rPr>
        <w:t>►</w:t>
      </w:r>
      <w:r>
        <w:rPr>
          <w:rStyle w:val="pxx"/>
        </w:rPr>
        <w:fldChar w:fldCharType="begin"/>
      </w:r>
      <w:r>
        <w:rPr>
          <w:rStyle w:val="pxx"/>
        </w:rPr>
        <w:instrText>x.ref.id="I09TNDO"</w:instrText>
      </w:r>
      <w:r>
        <w:rPr>
          <w:rStyle w:val="pxx"/>
        </w:rPr>
        <w:fldChar w:fldCharType="end"/>
      </w:r>
      <w:r>
        <w:rPr>
          <w:rStyle w:val="pxx"/>
          <w:vanish/>
        </w:rPr>
        <w:t>&amp;ss;</w:t>
      </w:r>
      <w:r>
        <w:rPr>
          <w:rStyle w:val="pxvis"/>
          <w:rFonts w:ascii="Times NewRoman" w:hAnsi="Times NewRoman"/>
          <w:b w:val="0"/>
          <w:sz w:val="24"/>
        </w:rPr>
        <w:t>§§</w:t>
      </w:r>
      <w:r>
        <w:rPr>
          <w:rStyle w:val="pxx"/>
        </w:rPr>
        <w:t>17:1 et seq.</w:t>
      </w:r>
      <w:r>
        <w:t xml:space="preserve"> and Social and Recreation Nonprofit Organizations </w:t>
      </w:r>
      <w:r>
        <w:rPr>
          <w:rStyle w:val="pxx"/>
          <w:color w:val="FF0000"/>
          <w:sz w:val="20"/>
          <w:szCs w:val="20"/>
          <w:vertAlign w:val="superscript"/>
        </w:rPr>
        <w:t>►</w:t>
      </w:r>
      <w:r>
        <w:rPr>
          <w:rStyle w:val="pxx"/>
        </w:rPr>
        <w:fldChar w:fldCharType="begin"/>
      </w:r>
      <w:r>
        <w:rPr>
          <w:rStyle w:val="pxx"/>
        </w:rPr>
        <w:instrText>x.ref.id="I09WGIK"</w:instrText>
      </w:r>
      <w:r>
        <w:rPr>
          <w:rStyle w:val="pxx"/>
        </w:rPr>
        <w:fldChar w:fldCharType="end"/>
      </w:r>
      <w:r>
        <w:rPr>
          <w:rStyle w:val="pxx"/>
          <w:vanish/>
        </w:rPr>
        <w:t>&amp;ss;</w:t>
      </w:r>
      <w:r>
        <w:rPr>
          <w:rStyle w:val="pxvis"/>
          <w:rFonts w:ascii="Times NewRoman" w:hAnsi="Times NewRoman"/>
          <w:b w:val="0"/>
          <w:sz w:val="24"/>
        </w:rPr>
        <w:t>§§</w:t>
      </w:r>
      <w:r>
        <w:rPr>
          <w:rStyle w:val="pxx"/>
        </w:rPr>
        <w:t>30:1 et seq.</w:t>
      </w:r>
    </w:p>
    <w:p w14:paraId="366E268C" w14:textId="77777777" w:rsidR="004E0EBB" w:rsidRDefault="004E0EBB">
      <w:pPr>
        <w:pStyle w:val="pxformrr"/>
        <w:rPr>
          <w:sz w:val="24"/>
          <w:szCs w:val="24"/>
        </w:rPr>
      </w:pPr>
      <w:r>
        <w:rPr>
          <w:rStyle w:val="pxvis"/>
          <w:rFonts w:cs="Arial"/>
          <w:bCs/>
          <w:szCs w:val="28"/>
        </w:rPr>
        <w:t>Research References</w:t>
      </w:r>
    </w:p>
    <w:p w14:paraId="3AC986D3"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tk.ref.id="I09Z9NG"</w:instrText>
      </w:r>
      <w:r>
        <w:rPr>
          <w:rStyle w:val="pxtk"/>
        </w:rPr>
        <w:fldChar w:fldCharType="end"/>
      </w:r>
      <w:r>
        <w:rPr>
          <w:rStyle w:val="pxtk"/>
        </w:rPr>
        <w:t>West's Key Number Digest, Corporations and Business Organizations &amp;key;3384</w:t>
      </w:r>
    </w:p>
    <w:p w14:paraId="60462ECF" w14:textId="77777777" w:rsidR="004E0EBB" w:rsidRDefault="004E0EBB">
      <w:pPr>
        <w:pStyle w:val="pxformrefn"/>
      </w:pPr>
      <w:r>
        <w:t xml:space="preserve">ARTICLE TWO. </w:t>
      </w:r>
    </w:p>
    <w:p w14:paraId="7F7E9316" w14:textId="77777777" w:rsidR="004E0EBB" w:rsidRDefault="004E0EBB">
      <w:pPr>
        <w:pStyle w:val="pxformrefn"/>
      </w:pPr>
      <w:r>
        <w:t xml:space="preserve">Section 2.1. </w:t>
      </w:r>
    </w:p>
    <w:p w14:paraId="35DDB5AB" w14:textId="77777777" w:rsidR="004E0EBB" w:rsidRDefault="004E0EBB">
      <w:pPr>
        <w:pStyle w:val="pxformrefnote"/>
        <w:spacing w:before="180"/>
      </w:pPr>
      <w:del w:id="1321" w:author="Cara Cardinale" w:date="2025-02-08T22:58:00Z">
        <w:r w:rsidDel="00F74B46">
          <w:delText>Drafter's Note</w:delText>
        </w:r>
      </w:del>
      <w:r>
        <w:t xml:space="preserve"> </w:t>
      </w:r>
    </w:p>
    <w:p w14:paraId="158F3292"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Although these bylaws provide for only one class of members, a not-for-profit corporation is authorized to have more classes of members if so desired. Additionally, these bylaws provide that members are entitled to vote. As a consequence, the members must vote on any amendment to the certificate of incorporation. </w:t>
      </w:r>
      <w:r>
        <w:rPr>
          <w:rStyle w:val="pxst"/>
          <w:color w:val="FF0000"/>
          <w:sz w:val="20"/>
          <w:szCs w:val="20"/>
          <w:vertAlign w:val="superscript"/>
        </w:rPr>
        <w:t>►</w:t>
      </w:r>
      <w:r>
        <w:rPr>
          <w:rStyle w:val="pxst"/>
        </w:rPr>
        <w:fldChar w:fldCharType="begin"/>
      </w:r>
      <w:r>
        <w:rPr>
          <w:rStyle w:val="pxst"/>
        </w:rPr>
        <w:instrText>st.ref.id="I09L7Z2"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802(a)</w:t>
      </w:r>
      <w:r>
        <w:t xml:space="preserve">. They must also vote to authorize the sale, lease, exchange, mortgage, pledge, or other disposition of all or substantially all of the property and assets of the corporation. </w:t>
      </w:r>
      <w:r>
        <w:rPr>
          <w:rStyle w:val="pxst"/>
          <w:color w:val="FF0000"/>
          <w:sz w:val="20"/>
          <w:szCs w:val="20"/>
          <w:vertAlign w:val="superscript"/>
        </w:rPr>
        <w:t>►</w:t>
      </w:r>
      <w:r>
        <w:rPr>
          <w:rStyle w:val="pxst"/>
        </w:rPr>
        <w:fldChar w:fldCharType="begin"/>
      </w:r>
      <w:r>
        <w:rPr>
          <w:rStyle w:val="pxst"/>
        </w:rPr>
        <w:instrText>st.ref.id="I09O13Y"</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509, 510</w:t>
      </w:r>
      <w:r>
        <w:t>.</w:t>
      </w:r>
    </w:p>
    <w:p w14:paraId="3193CF86" w14:textId="77777777" w:rsidR="004E0EBB" w:rsidRDefault="004E0EBB">
      <w:pPr>
        <w:pStyle w:val="pxformrefrr"/>
        <w:rPr>
          <w:sz w:val="24"/>
          <w:szCs w:val="24"/>
        </w:rPr>
      </w:pPr>
      <w:r>
        <w:rPr>
          <w:rStyle w:val="pxvis"/>
          <w:rFonts w:cs="Arial"/>
          <w:bCs/>
          <w:szCs w:val="28"/>
        </w:rPr>
        <w:t>Research References</w:t>
      </w:r>
    </w:p>
    <w:p w14:paraId="0E8D2245"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rc.ref.id="I09TNDQ"</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82</w:t>
      </w:r>
      <w:ins w:id="1322" w:author="Cara Cardinale" w:date="2025-02-19T10:23:00Z">
        <w:r w:rsidR="005A13C0">
          <w:rPr>
            <w:rStyle w:val="pxrc"/>
          </w:rPr>
          <w:t>3</w:t>
        </w:r>
      </w:ins>
      <w:del w:id="1323" w:author="Cara Cardinale" w:date="2025-02-19T10:23:00Z">
        <w:r w:rsidDel="005A13C0">
          <w:rPr>
            <w:rStyle w:val="pxrc"/>
          </w:rPr>
          <w:delText>6</w:delText>
        </w:r>
      </w:del>
    </w:p>
    <w:p w14:paraId="57687BB2"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rc.ref.id="I09WGIM"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ins w:id="1324" w:author="Cara Cardinale" w:date="2025-02-19T10:24:00Z">
        <w:r w:rsidR="005A13C0">
          <w:rPr>
            <w:rStyle w:val="pxrc"/>
          </w:rPr>
          <w:t>6</w:t>
        </w:r>
      </w:ins>
      <w:del w:id="1325" w:author="Cara Cardinale" w:date="2025-02-19T10:24:00Z">
        <w:r w:rsidDel="005A13C0">
          <w:rPr>
            <w:rStyle w:val="pxrc"/>
          </w:rPr>
          <w:delText>8</w:delText>
        </w:r>
      </w:del>
    </w:p>
    <w:p w14:paraId="5E5E3234" w14:textId="77777777" w:rsidR="004E0EBB" w:rsidRDefault="004E0EBB">
      <w:pPr>
        <w:pStyle w:val="pxformrefn"/>
      </w:pPr>
      <w:r>
        <w:t xml:space="preserve">ARTICLE TWO. </w:t>
      </w:r>
    </w:p>
    <w:p w14:paraId="5EB8ED39" w14:textId="77777777" w:rsidR="004E0EBB" w:rsidRDefault="004E0EBB">
      <w:pPr>
        <w:pStyle w:val="pxformrefn"/>
      </w:pPr>
      <w:r>
        <w:t xml:space="preserve">Section 2.2. </w:t>
      </w:r>
    </w:p>
    <w:p w14:paraId="777198F7" w14:textId="77777777" w:rsidR="004E0EBB" w:rsidRDefault="004E0EBB">
      <w:pPr>
        <w:pStyle w:val="pxformrefnote"/>
        <w:spacing w:before="180"/>
      </w:pPr>
      <w:del w:id="1326" w:author="Cara Cardinale" w:date="2025-02-08T22:58:00Z">
        <w:r w:rsidDel="00F74B46">
          <w:delText>Drafter's Note</w:delText>
        </w:r>
      </w:del>
      <w:r>
        <w:t xml:space="preserve"> </w:t>
      </w:r>
    </w:p>
    <w:p w14:paraId="5C064632"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Unless limited by the certificate of incorporation or bylaws, anyone may become a member of the corporation. See </w:t>
      </w:r>
      <w:r>
        <w:rPr>
          <w:rStyle w:val="pxst"/>
          <w:color w:val="FF0000"/>
          <w:sz w:val="20"/>
          <w:szCs w:val="20"/>
          <w:vertAlign w:val="superscript"/>
        </w:rPr>
        <w:t>►</w:t>
      </w:r>
      <w:r>
        <w:rPr>
          <w:rStyle w:val="pxst"/>
        </w:rPr>
        <w:fldChar w:fldCharType="begin"/>
      </w:r>
      <w:r>
        <w:rPr>
          <w:rStyle w:val="pxst"/>
        </w:rPr>
        <w:instrText>st.ref.id="I0551U3"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601</w:t>
      </w:r>
      <w:r>
        <w:t>.</w:t>
      </w:r>
    </w:p>
    <w:p w14:paraId="77BFDFC6" w14:textId="77777777" w:rsidR="004E0EBB" w:rsidRDefault="004E0EBB">
      <w:pPr>
        <w:pStyle w:val="pxformrefrr"/>
        <w:rPr>
          <w:sz w:val="24"/>
          <w:szCs w:val="24"/>
        </w:rPr>
      </w:pPr>
      <w:r>
        <w:rPr>
          <w:rStyle w:val="pxvis"/>
          <w:rFonts w:cs="Arial"/>
          <w:bCs/>
          <w:szCs w:val="28"/>
        </w:rPr>
        <w:t>Research References</w:t>
      </w:r>
    </w:p>
    <w:p w14:paraId="16F8B98D"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rc.ref.id="I0599JF"</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82</w:t>
      </w:r>
      <w:ins w:id="1327" w:author="Cara Cardinale" w:date="2025-02-19T10:23:00Z">
        <w:r w:rsidR="005A13C0">
          <w:rPr>
            <w:rStyle w:val="pxrc"/>
          </w:rPr>
          <w:t>3</w:t>
        </w:r>
      </w:ins>
      <w:del w:id="1328" w:author="Cara Cardinale" w:date="2025-02-19T10:23:00Z">
        <w:r w:rsidDel="005A13C0">
          <w:rPr>
            <w:rStyle w:val="pxrc"/>
          </w:rPr>
          <w:delText>6</w:delText>
        </w:r>
      </w:del>
    </w:p>
    <w:p w14:paraId="5EF30B32" w14:textId="77777777" w:rsidR="004E0EBB" w:rsidRDefault="004E0EBB">
      <w:pPr>
        <w:pStyle w:val="pxformrefn"/>
      </w:pPr>
      <w:r>
        <w:t xml:space="preserve">ARTICLE TWO. </w:t>
      </w:r>
    </w:p>
    <w:p w14:paraId="2D01671D" w14:textId="77777777" w:rsidR="004E0EBB" w:rsidRDefault="004E0EBB">
      <w:pPr>
        <w:pStyle w:val="pxformrefn"/>
      </w:pPr>
      <w:r>
        <w:t xml:space="preserve">Section 2.6. </w:t>
      </w:r>
    </w:p>
    <w:p w14:paraId="29DD973B" w14:textId="77777777" w:rsidR="004E0EBB" w:rsidRDefault="004E0EBB">
      <w:pPr>
        <w:pStyle w:val="pxformrefnote"/>
        <w:spacing w:before="180"/>
      </w:pPr>
      <w:del w:id="1329" w:author="Cara Cardinale" w:date="2025-02-08T22:58:00Z">
        <w:r w:rsidDel="00F74B46">
          <w:delText>Drafter's Note</w:delText>
        </w:r>
      </w:del>
      <w:r>
        <w:t xml:space="preserve"> </w:t>
      </w:r>
    </w:p>
    <w:p w14:paraId="34FF8827"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These bylaws provide that membership in the corporation is nontransferable. However, the certificate of incorporation or bylaws may provide for transfer of memberships. See </w:t>
      </w:r>
      <w:r>
        <w:rPr>
          <w:rStyle w:val="pxst"/>
          <w:color w:val="FF0000"/>
          <w:sz w:val="20"/>
          <w:szCs w:val="20"/>
          <w:vertAlign w:val="superscript"/>
        </w:rPr>
        <w:t>►</w:t>
      </w:r>
      <w:r>
        <w:rPr>
          <w:rStyle w:val="pxst"/>
        </w:rPr>
        <w:fldChar w:fldCharType="begin"/>
      </w:r>
      <w:r>
        <w:rPr>
          <w:rStyle w:val="pxst"/>
        </w:rPr>
        <w:instrText>st.ref.id="I05DH8R"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601(d)</w:t>
      </w:r>
      <w:r>
        <w:t>.</w:t>
      </w:r>
    </w:p>
    <w:p w14:paraId="4A171237"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Unless otherwise provided in the certificate of incorporation or bylaws, membership in a not-for-profit corporation shall by terminated by death, resignation, expulsion, expiration of a term of membership, or dissolution and liquidation under </w:t>
      </w:r>
      <w:r>
        <w:rPr>
          <w:rStyle w:val="pxst"/>
          <w:color w:val="FF0000"/>
          <w:sz w:val="20"/>
          <w:szCs w:val="20"/>
          <w:vertAlign w:val="superscript"/>
        </w:rPr>
        <w:t>►</w:t>
      </w:r>
      <w:r>
        <w:rPr>
          <w:rStyle w:val="pxst"/>
        </w:rPr>
        <w:fldChar w:fldCharType="begin"/>
      </w:r>
      <w:r>
        <w:rPr>
          <w:rStyle w:val="pxst"/>
        </w:rPr>
        <w:instrText>st.ref.id="I09TNJD"</w:instrText>
      </w:r>
      <w:r>
        <w:rPr>
          <w:rStyle w:val="pxst"/>
        </w:rPr>
        <w:fldChar w:fldCharType="end"/>
      </w:r>
      <w:r>
        <w:rPr>
          <w:rStyle w:val="pxst"/>
        </w:rPr>
        <w:t>Articles 10 and 11 of the Not-for-Profit Corporation Law</w:t>
      </w:r>
      <w:r>
        <w:t xml:space="preserve">. </w:t>
      </w:r>
      <w:r>
        <w:rPr>
          <w:rStyle w:val="pxst"/>
          <w:color w:val="FF0000"/>
          <w:sz w:val="20"/>
          <w:szCs w:val="20"/>
          <w:vertAlign w:val="superscript"/>
        </w:rPr>
        <w:t>►</w:t>
      </w:r>
      <w:r>
        <w:rPr>
          <w:rStyle w:val="pxst"/>
        </w:rPr>
        <w:fldChar w:fldCharType="begin"/>
      </w:r>
      <w:r>
        <w:rPr>
          <w:rStyle w:val="pxst"/>
        </w:rPr>
        <w:instrText>st.ref.id="I09L84S"</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601(e)</w:t>
      </w:r>
      <w:r>
        <w:t>.</w:t>
      </w:r>
    </w:p>
    <w:p w14:paraId="72229DD8" w14:textId="77777777" w:rsidR="004E0EBB" w:rsidRDefault="004E0EBB">
      <w:pPr>
        <w:pStyle w:val="pxformrefrr"/>
        <w:rPr>
          <w:sz w:val="24"/>
          <w:szCs w:val="24"/>
        </w:rPr>
      </w:pPr>
      <w:r>
        <w:rPr>
          <w:rStyle w:val="pxvis"/>
          <w:rFonts w:cs="Arial"/>
          <w:bCs/>
          <w:szCs w:val="28"/>
        </w:rPr>
        <w:t>Research References</w:t>
      </w:r>
    </w:p>
    <w:p w14:paraId="350E6DD1"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rc.ref.id="I09O19O"</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83</w:t>
      </w:r>
      <w:ins w:id="1330" w:author="Cara Cardinale" w:date="2025-02-19T10:26:00Z">
        <w:r w:rsidR="005A13C0">
          <w:rPr>
            <w:rStyle w:val="pxrc"/>
          </w:rPr>
          <w:t>5</w:t>
        </w:r>
      </w:ins>
      <w:del w:id="1331" w:author="Cara Cardinale" w:date="2025-02-19T10:26:00Z">
        <w:r w:rsidDel="005A13C0">
          <w:rPr>
            <w:rStyle w:val="pxrc"/>
          </w:rPr>
          <w:delText>7</w:delText>
        </w:r>
      </w:del>
    </w:p>
    <w:p w14:paraId="0597B8A1" w14:textId="77777777" w:rsidR="004E0EBB" w:rsidRDefault="004E0EBB">
      <w:pPr>
        <w:pStyle w:val="pxformrefn"/>
      </w:pPr>
      <w:r>
        <w:t xml:space="preserve">ARTICLE THREE. </w:t>
      </w:r>
    </w:p>
    <w:p w14:paraId="2892B9D4" w14:textId="77777777" w:rsidR="004E0EBB" w:rsidRDefault="004E0EBB">
      <w:pPr>
        <w:pStyle w:val="pxformrefnote"/>
        <w:spacing w:before="180"/>
      </w:pPr>
      <w:del w:id="1332" w:author="Cara Cardinale" w:date="2025-02-08T22:58:00Z">
        <w:r w:rsidDel="00F74B46">
          <w:delText>Drafter's Note</w:delText>
        </w:r>
      </w:del>
      <w:r>
        <w:t xml:space="preserve"> </w:t>
      </w:r>
    </w:p>
    <w:p w14:paraId="1FEFBC7B"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While these bylaws provide for the issuance of certificates of membership, it must be remembered that such certificates are not transferable and that a not-for-profit corporation is prohibited from having or issuing any shares of stock. </w:t>
      </w:r>
      <w:r>
        <w:rPr>
          <w:rStyle w:val="pxst"/>
          <w:color w:val="FF0000"/>
          <w:sz w:val="20"/>
          <w:szCs w:val="20"/>
          <w:vertAlign w:val="superscript"/>
        </w:rPr>
        <w:t>►</w:t>
      </w:r>
      <w:r>
        <w:rPr>
          <w:rStyle w:val="pxst"/>
        </w:rPr>
        <w:fldChar w:fldCharType="begin"/>
      </w:r>
      <w:r>
        <w:rPr>
          <w:rStyle w:val="pxst"/>
        </w:rPr>
        <w:instrText>st.ref.id="I09QUEK"</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501, 601(c)</w:t>
      </w:r>
      <w:r>
        <w:t xml:space="preserve">. Any certificate must state conspicuously that the corporation is a not-for-profit corporation. </w:t>
      </w:r>
      <w:r>
        <w:rPr>
          <w:rStyle w:val="pxst"/>
          <w:color w:val="FF0000"/>
          <w:sz w:val="20"/>
          <w:szCs w:val="20"/>
          <w:vertAlign w:val="superscript"/>
        </w:rPr>
        <w:t>►</w:t>
      </w:r>
      <w:r>
        <w:rPr>
          <w:rStyle w:val="pxst"/>
        </w:rPr>
        <w:fldChar w:fldCharType="begin"/>
      </w:r>
      <w:r>
        <w:rPr>
          <w:rStyle w:val="pxst"/>
        </w:rPr>
        <w:instrText>st.ref.id="I09WGOC"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501</w:t>
      </w:r>
      <w:r>
        <w:t xml:space="preserve">. No dividend may be paid and no part of its income may be distributed to its members, directors, or officers, except as authorized by statute. </w:t>
      </w:r>
      <w:r>
        <w:rPr>
          <w:rStyle w:val="pxst"/>
          <w:color w:val="FF0000"/>
          <w:sz w:val="20"/>
          <w:szCs w:val="20"/>
          <w:vertAlign w:val="superscript"/>
        </w:rPr>
        <w:t>►</w:t>
      </w:r>
      <w:r>
        <w:rPr>
          <w:rStyle w:val="pxst"/>
        </w:rPr>
        <w:fldChar w:fldCharType="begin"/>
      </w:r>
      <w:r>
        <w:rPr>
          <w:rStyle w:val="pxst"/>
        </w:rPr>
        <w:instrText>st.ref.id="I09Z9T8"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w:t>
      </w:r>
      <w:r>
        <w:t>.</w:t>
      </w:r>
    </w:p>
    <w:p w14:paraId="4B1E7294" w14:textId="77777777" w:rsidR="004E0EBB" w:rsidRDefault="004E0EBB">
      <w:pPr>
        <w:pStyle w:val="pxformrefn"/>
      </w:pPr>
      <w:r>
        <w:t xml:space="preserve">ARTICLE FIVE. </w:t>
      </w:r>
    </w:p>
    <w:p w14:paraId="6A1E84EF" w14:textId="77777777" w:rsidR="004E0EBB" w:rsidRDefault="004E0EBB">
      <w:pPr>
        <w:pStyle w:val="pxformrefn"/>
      </w:pPr>
      <w:r>
        <w:t xml:space="preserve">Sections 5.1, 5.2, 5.3. </w:t>
      </w:r>
    </w:p>
    <w:p w14:paraId="2FDEB79E" w14:textId="77777777" w:rsidR="004E0EBB" w:rsidRDefault="004E0EBB">
      <w:pPr>
        <w:pStyle w:val="pxformrefnote"/>
        <w:spacing w:before="180"/>
      </w:pPr>
      <w:del w:id="1333" w:author="Cara Cardinale" w:date="2025-02-08T22:58:00Z">
        <w:r w:rsidDel="00F74B46">
          <w:delText>Drafter's Note</w:delText>
        </w:r>
      </w:del>
      <w:r>
        <w:t xml:space="preserve"> </w:t>
      </w:r>
    </w:p>
    <w:p w14:paraId="0E36E65E"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These sections are declarative of New York law. First, in the absence of a specific provision for the place of meeting, all meetings must be held at the corporation's registered office. Next, failure to hold an annual meeting at the time and place designated in the bylaws will not work a forfeiture or dissolution of the corporation. Finally, the percentage of members necessary to call a special meeting may be specified in the bylaws or certificate of incorporation; in the event of a failure to specify such percentage, a special meeting may be called by members having 10</w:t>
      </w:r>
      <w:r>
        <w:rPr>
          <w:vanish/>
        </w:rPr>
        <w:t>&amp;percnt;</w:t>
      </w:r>
      <w:r>
        <w:rPr>
          <w:rStyle w:val="pxvis"/>
          <w:rFonts w:ascii="Times NewRoman" w:hAnsi="Times NewRoman"/>
          <w:b w:val="0"/>
          <w:sz w:val="24"/>
        </w:rPr>
        <w:t>%</w:t>
      </w:r>
      <w:r>
        <w:t xml:space="preserve"> of the votes entitled to be cast. See </w:t>
      </w:r>
      <w:r>
        <w:rPr>
          <w:rStyle w:val="pxst"/>
          <w:color w:val="FF0000"/>
          <w:sz w:val="20"/>
          <w:szCs w:val="20"/>
          <w:vertAlign w:val="superscript"/>
        </w:rPr>
        <w:t>►</w:t>
      </w:r>
      <w:r>
        <w:rPr>
          <w:rStyle w:val="pxst"/>
        </w:rPr>
        <w:fldChar w:fldCharType="begin"/>
      </w:r>
      <w:r>
        <w:rPr>
          <w:rStyle w:val="pxst"/>
        </w:rPr>
        <w:instrText>st.ref.id="I0551UD"</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603</w:t>
      </w:r>
      <w:r>
        <w:t>.</w:t>
      </w:r>
    </w:p>
    <w:p w14:paraId="6B305FF0" w14:textId="77777777" w:rsidR="004E0EBB" w:rsidRDefault="004E0EBB">
      <w:pPr>
        <w:pStyle w:val="pxformrefrr"/>
        <w:rPr>
          <w:sz w:val="24"/>
          <w:szCs w:val="24"/>
        </w:rPr>
      </w:pPr>
      <w:r>
        <w:rPr>
          <w:rStyle w:val="pxvis"/>
          <w:rFonts w:cs="Arial"/>
          <w:bCs/>
          <w:szCs w:val="28"/>
        </w:rPr>
        <w:t>Research References</w:t>
      </w:r>
    </w:p>
    <w:p w14:paraId="39DD7871"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rc.ref.id="I0599JP"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89</w:t>
      </w:r>
      <w:ins w:id="1334" w:author="Cara Cardinale" w:date="2025-02-19T10:32:00Z">
        <w:r w:rsidR="00965B2D">
          <w:rPr>
            <w:rStyle w:val="pxrc"/>
          </w:rPr>
          <w:t>7</w:t>
        </w:r>
      </w:ins>
      <w:del w:id="1335" w:author="Cara Cardinale" w:date="2025-02-19T10:32:00Z">
        <w:r w:rsidDel="00965B2D">
          <w:rPr>
            <w:rStyle w:val="pxrc"/>
          </w:rPr>
          <w:delText>9</w:delText>
        </w:r>
      </w:del>
    </w:p>
    <w:p w14:paraId="00626371"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rc.ref.id="I09QUEM"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w:t>
      </w:r>
      <w:del w:id="1336" w:author="Cara Cardinale" w:date="2025-02-19T10:32:00Z">
        <w:r w:rsidDel="00965B2D">
          <w:rPr>
            <w:rStyle w:val="pxrc"/>
          </w:rPr>
          <w:delText>1</w:delText>
        </w:r>
      </w:del>
      <w:r>
        <w:rPr>
          <w:rStyle w:val="pxrc"/>
        </w:rPr>
        <w:t>0</w:t>
      </w:r>
      <w:ins w:id="1337" w:author="Cara Cardinale" w:date="2025-02-19T10:32:00Z">
        <w:r w:rsidR="00965B2D">
          <w:rPr>
            <w:rStyle w:val="pxrc"/>
          </w:rPr>
          <w:t>8</w:t>
        </w:r>
      </w:ins>
    </w:p>
    <w:p w14:paraId="598D981A" w14:textId="77777777" w:rsidR="004E0EBB" w:rsidRDefault="004E0EBB">
      <w:pPr>
        <w:pStyle w:val="pxformrefn"/>
      </w:pPr>
      <w:r>
        <w:t xml:space="preserve">ARTICLE FIVE. </w:t>
      </w:r>
    </w:p>
    <w:p w14:paraId="2811042D" w14:textId="77777777" w:rsidR="004E0EBB" w:rsidRDefault="004E0EBB">
      <w:pPr>
        <w:pStyle w:val="pxformrefn"/>
      </w:pPr>
      <w:r>
        <w:t xml:space="preserve">Section 5.4. </w:t>
      </w:r>
    </w:p>
    <w:p w14:paraId="2FD9F556" w14:textId="77777777" w:rsidR="004E0EBB" w:rsidRDefault="004E0EBB">
      <w:pPr>
        <w:pStyle w:val="pxformrefnote"/>
        <w:spacing w:before="180"/>
      </w:pPr>
      <w:del w:id="1338" w:author="Cara Cardinale" w:date="2025-02-08T22:58:00Z">
        <w:r w:rsidDel="00F74B46">
          <w:delText>Drafter's Note</w:delText>
        </w:r>
      </w:del>
      <w:r>
        <w:t xml:space="preserve"> </w:t>
      </w:r>
    </w:p>
    <w:p w14:paraId="57A5A68D"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This provision is declarative of New York law. </w:t>
      </w:r>
      <w:r>
        <w:rPr>
          <w:rStyle w:val="pxst"/>
          <w:color w:val="FF0000"/>
          <w:sz w:val="20"/>
          <w:szCs w:val="20"/>
          <w:vertAlign w:val="superscript"/>
        </w:rPr>
        <w:t>►</w:t>
      </w:r>
      <w:r>
        <w:rPr>
          <w:rStyle w:val="pxst"/>
        </w:rPr>
        <w:fldChar w:fldCharType="begin"/>
      </w:r>
      <w:r>
        <w:rPr>
          <w:rStyle w:val="pxst"/>
        </w:rPr>
        <w:instrText>st.ref.id="I09TNJI"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605</w:t>
      </w:r>
      <w:r>
        <w:t>.</w:t>
      </w:r>
    </w:p>
    <w:p w14:paraId="08F365EA" w14:textId="77777777" w:rsidR="004E0EBB" w:rsidDel="00965B2D" w:rsidRDefault="004E0EBB">
      <w:pPr>
        <w:pStyle w:val="pxformrefp"/>
        <w:rPr>
          <w:del w:id="1339" w:author="Cara Cardinale" w:date="2025-02-19T10:32:00Z"/>
        </w:rPr>
      </w:pPr>
      <w:del w:id="1340" w:author="Cara Cardinale" w:date="2025-02-19T10:32:00Z">
        <w:r w:rsidDel="00965B2D">
          <w:delText xml:space="preserve"> </w:delText>
        </w:r>
        <w:r w:rsidDel="00965B2D">
          <w:rPr>
            <w:rStyle w:val="pxvis"/>
            <w:rFonts w:ascii="Times NewRoman" w:hAnsi="Times NewRoman"/>
            <w:b w:val="0"/>
            <w:sz w:val="24"/>
          </w:rPr>
          <w:tab/>
        </w:r>
        <w:r w:rsidDel="00965B2D">
          <w:rPr>
            <w:color w:val="FF0000"/>
            <w:sz w:val="20"/>
            <w:szCs w:val="20"/>
            <w:vertAlign w:val="superscript"/>
          </w:rPr>
          <w:delText>►</w:delText>
        </w:r>
        <w:r w:rsidDel="00965B2D">
          <w:fldChar w:fldCharType="begin"/>
        </w:r>
        <w:r w:rsidDel="00965B2D">
          <w:delInstrText>p.ct.id="f477b8b0b92511efa86bc22ba615bad8|49|31:48"</w:delInstrText>
        </w:r>
        <w:r w:rsidDel="00965B2D">
          <w:fldChar w:fldCharType="end"/>
        </w:r>
        <w:r w:rsidDel="00965B2D">
          <w:delText xml:space="preserve">Note that </w:delText>
        </w:r>
        <w:r w:rsidDel="00965B2D">
          <w:rPr>
            <w:rStyle w:val="pxst"/>
            <w:color w:val="FF0000"/>
            <w:sz w:val="20"/>
            <w:szCs w:val="20"/>
            <w:vertAlign w:val="superscript"/>
          </w:rPr>
          <w:delText>►</w:delText>
        </w:r>
        <w:r w:rsidDel="00965B2D">
          <w:rPr>
            <w:rStyle w:val="pxst"/>
          </w:rPr>
          <w:fldChar w:fldCharType="begin"/>
        </w:r>
        <w:r w:rsidDel="00965B2D">
          <w:rPr>
            <w:rStyle w:val="pxst"/>
          </w:rPr>
          <w:delInstrText>st.ref.id="I09WGOE"</w:delInstrText>
        </w:r>
        <w:r w:rsidDel="00965B2D">
          <w:rPr>
            <w:rStyle w:val="pxst"/>
          </w:rPr>
          <w:fldChar w:fldCharType="end"/>
        </w:r>
        <w:r w:rsidDel="00965B2D">
          <w:rPr>
            <w:rStyle w:val="pxst"/>
          </w:rPr>
          <w:delText xml:space="preserve">N-PCL </w:delText>
        </w:r>
        <w:r w:rsidDel="00965B2D">
          <w:rPr>
            <w:rStyle w:val="pxst"/>
            <w:vanish/>
          </w:rPr>
          <w:delText>&amp;s;</w:delText>
        </w:r>
        <w:r w:rsidDel="00965B2D">
          <w:rPr>
            <w:rStyle w:val="pxvis"/>
            <w:rFonts w:ascii="Times NewRoman" w:hAnsi="Times NewRoman"/>
            <w:b w:val="0"/>
            <w:sz w:val="24"/>
          </w:rPr>
          <w:delText>§</w:delText>
        </w:r>
        <w:r w:rsidDel="00965B2D">
          <w:rPr>
            <w:rStyle w:val="pxst"/>
          </w:rPr>
          <w:delText>605</w:delText>
        </w:r>
        <w:r w:rsidDel="00965B2D">
          <w:delText xml:space="preserve"> has been amended by </w:delText>
        </w:r>
        <w:r w:rsidDel="00965B2D">
          <w:rPr>
            <w:rStyle w:val="pxst"/>
            <w:color w:val="FF0000"/>
            <w:sz w:val="20"/>
            <w:szCs w:val="20"/>
            <w:vertAlign w:val="superscript"/>
          </w:rPr>
          <w:delText>►</w:delText>
        </w:r>
        <w:r w:rsidDel="00965B2D">
          <w:rPr>
            <w:rStyle w:val="pxst"/>
          </w:rPr>
          <w:fldChar w:fldCharType="begin"/>
        </w:r>
        <w:r w:rsidDel="00965B2D">
          <w:rPr>
            <w:rStyle w:val="pxst"/>
          </w:rPr>
          <w:delInstrText>st.ref.id="I09Z9TA"</w:delInstrText>
        </w:r>
        <w:r w:rsidDel="00965B2D">
          <w:rPr>
            <w:rStyle w:val="pxst"/>
          </w:rPr>
          <w:fldChar w:fldCharType="end"/>
        </w:r>
        <w:r w:rsidDel="00965B2D">
          <w:rPr>
            <w:rStyle w:val="pxst"/>
          </w:rPr>
          <w:delText xml:space="preserve">L.2021, c. 98, </w:delText>
        </w:r>
        <w:r w:rsidDel="00965B2D">
          <w:rPr>
            <w:rStyle w:val="pxst"/>
            <w:vanish/>
          </w:rPr>
          <w:delText>&amp;s;</w:delText>
        </w:r>
        <w:r w:rsidDel="00965B2D">
          <w:rPr>
            <w:rStyle w:val="pxvis"/>
            <w:rFonts w:ascii="Times NewRoman" w:hAnsi="Times NewRoman"/>
            <w:b w:val="0"/>
            <w:sz w:val="24"/>
          </w:rPr>
          <w:delText>§</w:delText>
        </w:r>
        <w:r w:rsidDel="00965B2D">
          <w:rPr>
            <w:rStyle w:val="pxst"/>
          </w:rPr>
          <w:delText>4</w:delText>
        </w:r>
        <w:r w:rsidDel="00965B2D">
          <w:delText xml:space="preserve">, eff. April 6, 2021, allowing for electronic notification of board meetings, stating </w:delText>
        </w:r>
        <w:r w:rsidDel="00965B2D">
          <w:rPr>
            <w:vanish/>
          </w:rPr>
          <w:delText>&amp;ldquo;</w:delText>
        </w:r>
        <w:r w:rsidDel="00965B2D">
          <w:rPr>
            <w:rStyle w:val="pxvis"/>
            <w:rFonts w:ascii="Times NewRoman" w:hAnsi="Times NewRoman"/>
            <w:b w:val="0"/>
            <w:sz w:val="24"/>
          </w:rPr>
          <w:delText>“</w:delText>
        </w:r>
        <w:r w:rsidDel="00965B2D">
          <w:delText>Whenever under the provisions of this chapter members are required or permitted to take any action at a meeting, written notice shall state the place, date and hour of the meeting, for the duration of the state disaster emergency declared by executive order two hundred two that began on March seventh, two thousand twenty, the means of electronic communication, if any, by which members may participate in the proceedings of the meeting pursuant to paragraph (a) of section six hundred three of this article and, unless it is an annual meeting, indicate that it is being issued by or at the direction of the person or persons calling the meeting.</w:delText>
        </w:r>
        <w:r w:rsidDel="00965B2D">
          <w:rPr>
            <w:vanish/>
          </w:rPr>
          <w:delText>&amp;rdquo;</w:delText>
        </w:r>
        <w:r w:rsidDel="00965B2D">
          <w:rPr>
            <w:rStyle w:val="pxvis"/>
            <w:rFonts w:ascii="Times NewRoman" w:hAnsi="Times NewRoman"/>
            <w:b w:val="0"/>
            <w:sz w:val="24"/>
          </w:rPr>
          <w:delText>”</w:delText>
        </w:r>
      </w:del>
    </w:p>
    <w:p w14:paraId="7C996AB1" w14:textId="77777777" w:rsidR="004E0EBB" w:rsidRDefault="004E0EBB">
      <w:pPr>
        <w:pStyle w:val="pxformrefrr"/>
        <w:rPr>
          <w:sz w:val="24"/>
          <w:szCs w:val="24"/>
        </w:rPr>
      </w:pPr>
      <w:r>
        <w:rPr>
          <w:rStyle w:val="pxvis"/>
          <w:rFonts w:cs="Arial"/>
          <w:bCs/>
          <w:szCs w:val="28"/>
        </w:rPr>
        <w:t>Research References</w:t>
      </w:r>
    </w:p>
    <w:p w14:paraId="249EFA58"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rc.ref.id="I09L84X"</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90</w:t>
      </w:r>
      <w:ins w:id="1341" w:author="Cara Cardinale" w:date="2025-02-19T11:42:00Z">
        <w:r w:rsidR="007A137B">
          <w:rPr>
            <w:rStyle w:val="pxrc"/>
          </w:rPr>
          <w:t>1</w:t>
        </w:r>
      </w:ins>
      <w:del w:id="1342" w:author="Cara Cardinale" w:date="2025-02-19T11:42:00Z">
        <w:r w:rsidDel="007A137B">
          <w:rPr>
            <w:rStyle w:val="pxrc"/>
          </w:rPr>
          <w:delText>3</w:delText>
        </w:r>
      </w:del>
      <w:r>
        <w:rPr>
          <w:rStyle w:val="pxrc"/>
        </w:rPr>
        <w:t xml:space="preserve"> to 90</w:t>
      </w:r>
      <w:del w:id="1343" w:author="Cara Cardinale" w:date="2025-02-19T11:42:00Z">
        <w:r w:rsidDel="007A137B">
          <w:rPr>
            <w:rStyle w:val="pxrc"/>
          </w:rPr>
          <w:delText>9</w:delText>
        </w:r>
      </w:del>
      <w:ins w:id="1344" w:author="Cara Cardinale" w:date="2025-02-19T11:42:00Z">
        <w:r w:rsidR="007A137B">
          <w:rPr>
            <w:rStyle w:val="pxrc"/>
          </w:rPr>
          <w:t>7</w:t>
        </w:r>
      </w:ins>
    </w:p>
    <w:p w14:paraId="01F6C722" w14:textId="77777777" w:rsidR="004E0EBB" w:rsidRDefault="004E0EBB">
      <w:pPr>
        <w:pStyle w:val="pxformrefn"/>
      </w:pPr>
      <w:r>
        <w:t xml:space="preserve">ARTICLE FIVE. </w:t>
      </w:r>
    </w:p>
    <w:p w14:paraId="73420990" w14:textId="77777777" w:rsidR="004E0EBB" w:rsidRDefault="004E0EBB">
      <w:pPr>
        <w:pStyle w:val="pxformrefn"/>
      </w:pPr>
      <w:r>
        <w:t xml:space="preserve">Section 5.5. </w:t>
      </w:r>
    </w:p>
    <w:p w14:paraId="4775CB95" w14:textId="77777777" w:rsidR="004E0EBB" w:rsidRDefault="004E0EBB">
      <w:pPr>
        <w:pStyle w:val="pxformrefnote"/>
        <w:spacing w:before="180"/>
      </w:pPr>
      <w:del w:id="1345" w:author="Cara Cardinale" w:date="2025-02-08T22:58:00Z">
        <w:r w:rsidDel="00F74B46">
          <w:delText>Drafter's Note</w:delText>
        </w:r>
      </w:del>
      <w:r>
        <w:t xml:space="preserve"> </w:t>
      </w:r>
    </w:p>
    <w:p w14:paraId="0D0FDDB0"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This provision is authorized by </w:t>
      </w:r>
      <w:r>
        <w:rPr>
          <w:rStyle w:val="pxst"/>
          <w:color w:val="FF0000"/>
          <w:sz w:val="20"/>
          <w:szCs w:val="20"/>
          <w:vertAlign w:val="superscript"/>
        </w:rPr>
        <w:t>►</w:t>
      </w:r>
      <w:r>
        <w:rPr>
          <w:rStyle w:val="pxst"/>
        </w:rPr>
        <w:fldChar w:fldCharType="begin"/>
      </w:r>
      <w:r>
        <w:rPr>
          <w:rStyle w:val="pxst"/>
        </w:rPr>
        <w:instrText>st.ref.id="I09L862"</w:instrText>
      </w:r>
      <w:r>
        <w:rPr>
          <w:rStyle w:val="pxst"/>
        </w:rPr>
        <w:fldChar w:fldCharType="end"/>
      </w:r>
      <w:r>
        <w:rPr>
          <w:rStyle w:val="pxst"/>
        </w:rPr>
        <w:t xml:space="preserve">N.Y. Not-for-Profit Corp. Law </w:t>
      </w:r>
      <w:r>
        <w:rPr>
          <w:rStyle w:val="pxst"/>
          <w:vanish/>
        </w:rPr>
        <w:t>&amp;s;</w:t>
      </w:r>
      <w:r>
        <w:rPr>
          <w:rStyle w:val="pxvis"/>
          <w:rFonts w:ascii="Times NewRoman" w:hAnsi="Times NewRoman"/>
          <w:b w:val="0"/>
          <w:sz w:val="24"/>
        </w:rPr>
        <w:t>§</w:t>
      </w:r>
      <w:r>
        <w:rPr>
          <w:rStyle w:val="pxst"/>
        </w:rPr>
        <w:t>614</w:t>
      </w:r>
      <w:r>
        <w:t>.</w:t>
      </w:r>
    </w:p>
    <w:p w14:paraId="34B85226" w14:textId="77777777" w:rsidR="004E0EBB" w:rsidRDefault="004E0EBB">
      <w:pPr>
        <w:pStyle w:val="pxformrefrr"/>
        <w:rPr>
          <w:sz w:val="24"/>
          <w:szCs w:val="24"/>
        </w:rPr>
      </w:pPr>
      <w:r>
        <w:rPr>
          <w:rStyle w:val="pxvis"/>
          <w:rFonts w:cs="Arial"/>
          <w:bCs/>
          <w:szCs w:val="28"/>
        </w:rPr>
        <w:t>Research References</w:t>
      </w:r>
    </w:p>
    <w:p w14:paraId="1E3451E6"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rc.ref.id="I09O1AY"</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89</w:t>
      </w:r>
      <w:ins w:id="1346" w:author="Cara Cardinale" w:date="2025-02-19T11:44:00Z">
        <w:r w:rsidR="007A137B">
          <w:rPr>
            <w:rStyle w:val="pxrc"/>
          </w:rPr>
          <w:t>4</w:t>
        </w:r>
      </w:ins>
      <w:del w:id="1347" w:author="Cara Cardinale" w:date="2025-02-19T11:44:00Z">
        <w:r w:rsidDel="007A137B">
          <w:rPr>
            <w:rStyle w:val="pxrc"/>
          </w:rPr>
          <w:delText>6</w:delText>
        </w:r>
      </w:del>
    </w:p>
    <w:p w14:paraId="5836B314" w14:textId="77777777" w:rsidR="004E0EBB" w:rsidRDefault="004E0EBB">
      <w:pPr>
        <w:pStyle w:val="pxformrefn"/>
      </w:pPr>
      <w:r>
        <w:t xml:space="preserve">ARTICLE FIVE. </w:t>
      </w:r>
    </w:p>
    <w:p w14:paraId="4580EDE4" w14:textId="77777777" w:rsidR="004E0EBB" w:rsidRDefault="004E0EBB">
      <w:pPr>
        <w:pStyle w:val="pxformrefn"/>
      </w:pPr>
      <w:r>
        <w:t xml:space="preserve">Section 5.6. </w:t>
      </w:r>
    </w:p>
    <w:p w14:paraId="7E3325AE" w14:textId="77777777" w:rsidR="004E0EBB" w:rsidRDefault="004E0EBB">
      <w:pPr>
        <w:pStyle w:val="pxformrefnote"/>
        <w:spacing w:before="180"/>
      </w:pPr>
      <w:del w:id="1348" w:author="Cara Cardinale" w:date="2025-02-08T22:58:00Z">
        <w:r w:rsidDel="00F74B46">
          <w:delText>Drafter's Note</w:delText>
        </w:r>
      </w:del>
      <w:r>
        <w:t xml:space="preserve"> </w:t>
      </w:r>
    </w:p>
    <w:p w14:paraId="0B398CF5"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With certain limitations as to the minimum number or percentage of votes, the bylaws may make provisions as to a quorum. </w:t>
      </w:r>
      <w:r>
        <w:rPr>
          <w:rStyle w:val="pxst"/>
          <w:color w:val="FF0000"/>
          <w:sz w:val="20"/>
          <w:szCs w:val="20"/>
          <w:vertAlign w:val="superscript"/>
        </w:rPr>
        <w:t>►</w:t>
      </w:r>
      <w:r>
        <w:rPr>
          <w:rStyle w:val="pxst"/>
        </w:rPr>
        <w:fldChar w:fldCharType="begin"/>
      </w:r>
      <w:r>
        <w:rPr>
          <w:rStyle w:val="pxst"/>
        </w:rPr>
        <w:instrText>st.ref.id="I09QUFU"</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608, 615</w:t>
      </w:r>
      <w:r>
        <w:t>.</w:t>
      </w:r>
    </w:p>
    <w:p w14:paraId="39E15983" w14:textId="77777777" w:rsidR="004E0EBB" w:rsidRDefault="004E0EBB">
      <w:pPr>
        <w:pStyle w:val="pxformrefrr"/>
        <w:rPr>
          <w:sz w:val="24"/>
          <w:szCs w:val="24"/>
        </w:rPr>
      </w:pPr>
      <w:r>
        <w:rPr>
          <w:rStyle w:val="pxvis"/>
          <w:rFonts w:cs="Arial"/>
          <w:bCs/>
          <w:szCs w:val="28"/>
        </w:rPr>
        <w:t>Research References</w:t>
      </w:r>
    </w:p>
    <w:p w14:paraId="1533CD82"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rc.ref.id="I09WGPM"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ins w:id="1349" w:author="Cara Cardinale" w:date="2025-02-19T11:45:00Z">
        <w:r w:rsidR="007A137B">
          <w:rPr>
            <w:rStyle w:val="pxrc"/>
          </w:rPr>
          <w:t>2</w:t>
        </w:r>
      </w:ins>
      <w:del w:id="1350" w:author="Cara Cardinale" w:date="2025-02-19T11:45:00Z">
        <w:r w:rsidDel="007A137B">
          <w:rPr>
            <w:rStyle w:val="pxrc"/>
          </w:rPr>
          <w:delText>4</w:delText>
        </w:r>
      </w:del>
    </w:p>
    <w:p w14:paraId="7F5FC2AC" w14:textId="77777777" w:rsidR="004E0EBB" w:rsidRDefault="004E0EBB">
      <w:pPr>
        <w:pStyle w:val="pxformrefn"/>
      </w:pPr>
      <w:r>
        <w:t xml:space="preserve">ARTICLE FIVE. </w:t>
      </w:r>
    </w:p>
    <w:p w14:paraId="17BC4782" w14:textId="77777777" w:rsidR="004E0EBB" w:rsidRDefault="004E0EBB">
      <w:pPr>
        <w:pStyle w:val="pxformrefn"/>
      </w:pPr>
      <w:r>
        <w:t xml:space="preserve">Sections 5.7 to 5.10. </w:t>
      </w:r>
    </w:p>
    <w:p w14:paraId="2D1005FE" w14:textId="77777777" w:rsidR="004E0EBB" w:rsidRDefault="004E0EBB">
      <w:pPr>
        <w:pStyle w:val="pxformrefnote"/>
        <w:spacing w:before="180"/>
      </w:pPr>
      <w:del w:id="1351" w:author="Cara Cardinale" w:date="2025-02-08T22:58:00Z">
        <w:r w:rsidDel="00F74B46">
          <w:delText>Drafter's Note</w:delText>
        </w:r>
      </w:del>
      <w:r>
        <w:t xml:space="preserve"> </w:t>
      </w:r>
    </w:p>
    <w:p w14:paraId="5AC2AADA"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These sections are declarative of New York law. See </w:t>
      </w:r>
      <w:r>
        <w:rPr>
          <w:rStyle w:val="pxst"/>
          <w:color w:val="FF0000"/>
          <w:sz w:val="20"/>
          <w:szCs w:val="20"/>
          <w:vertAlign w:val="superscript"/>
        </w:rPr>
        <w:t>►</w:t>
      </w:r>
      <w:r>
        <w:rPr>
          <w:rStyle w:val="pxst"/>
        </w:rPr>
        <w:fldChar w:fldCharType="begin"/>
      </w:r>
      <w:r>
        <w:rPr>
          <w:rStyle w:val="pxst"/>
        </w:rPr>
        <w:instrText>st.ref.id="I09Z9UI"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609</w:t>
      </w:r>
      <w:r>
        <w:t>.</w:t>
      </w:r>
    </w:p>
    <w:p w14:paraId="79215544" w14:textId="77777777" w:rsidR="004E0EBB" w:rsidRDefault="004E0EBB">
      <w:pPr>
        <w:pStyle w:val="pxformrefrr"/>
        <w:rPr>
          <w:sz w:val="24"/>
          <w:szCs w:val="24"/>
        </w:rPr>
      </w:pPr>
      <w:r>
        <w:rPr>
          <w:rStyle w:val="pxvis"/>
          <w:rFonts w:cs="Arial"/>
          <w:bCs/>
          <w:szCs w:val="28"/>
        </w:rPr>
        <w:t>Research References</w:t>
      </w:r>
    </w:p>
    <w:p w14:paraId="0ED11D5F"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rc.ref.id="I002HLM"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ins w:id="1352" w:author="Cara Cardinale" w:date="2025-02-19T10:24:00Z">
        <w:r w:rsidR="005A13C0">
          <w:rPr>
            <w:rStyle w:val="pxrc"/>
          </w:rPr>
          <w:t>6</w:t>
        </w:r>
      </w:ins>
      <w:del w:id="1353" w:author="Cara Cardinale" w:date="2025-02-19T10:24:00Z">
        <w:r w:rsidDel="005A13C0">
          <w:rPr>
            <w:rStyle w:val="pxrc"/>
          </w:rPr>
          <w:delText>8</w:delText>
        </w:r>
      </w:del>
    </w:p>
    <w:p w14:paraId="07608F2C"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rc.ref.id="I09L865"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del w:id="1354" w:author="Cara Cardinale" w:date="2025-02-19T11:46:00Z">
        <w:r w:rsidDel="007A137B">
          <w:rPr>
            <w:rStyle w:val="pxrc"/>
          </w:rPr>
          <w:delText>9</w:delText>
        </w:r>
      </w:del>
      <w:ins w:id="1355" w:author="Cara Cardinale" w:date="2025-02-19T11:46:00Z">
        <w:r w:rsidR="007A137B">
          <w:rPr>
            <w:rStyle w:val="pxrc"/>
          </w:rPr>
          <w:t>7</w:t>
        </w:r>
      </w:ins>
    </w:p>
    <w:p w14:paraId="1E612D4E"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rc.ref.id="I09O1B1"</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94</w:t>
      </w:r>
      <w:ins w:id="1356" w:author="Cara Cardinale" w:date="2025-02-19T11:47:00Z">
        <w:r w:rsidR="007A137B">
          <w:rPr>
            <w:rStyle w:val="pxrc"/>
          </w:rPr>
          <w:t>3</w:t>
        </w:r>
      </w:ins>
      <w:del w:id="1357" w:author="Cara Cardinale" w:date="2025-02-19T11:47:00Z">
        <w:r w:rsidDel="007A137B">
          <w:rPr>
            <w:rStyle w:val="pxrc"/>
          </w:rPr>
          <w:delText>5</w:delText>
        </w:r>
      </w:del>
      <w:r>
        <w:rPr>
          <w:rStyle w:val="pxrc"/>
        </w:rPr>
        <w:t xml:space="preserve"> to 94</w:t>
      </w:r>
      <w:ins w:id="1358" w:author="Cara Cardinale" w:date="2025-02-19T11:47:00Z">
        <w:r w:rsidR="007A137B">
          <w:rPr>
            <w:rStyle w:val="pxrc"/>
          </w:rPr>
          <w:t>6</w:t>
        </w:r>
      </w:ins>
      <w:del w:id="1359" w:author="Cara Cardinale" w:date="2025-02-19T11:47:00Z">
        <w:r w:rsidDel="007A137B">
          <w:rPr>
            <w:rStyle w:val="pxrc"/>
          </w:rPr>
          <w:delText>8</w:delText>
        </w:r>
      </w:del>
    </w:p>
    <w:p w14:paraId="1113C428" w14:textId="77777777" w:rsidR="004E0EBB" w:rsidRDefault="004E0EBB">
      <w:pPr>
        <w:pStyle w:val="pxformrefn"/>
      </w:pPr>
      <w:r>
        <w:t xml:space="preserve">ARTICLE FIVE. Other Provisions. </w:t>
      </w:r>
    </w:p>
    <w:p w14:paraId="3E58FC90" w14:textId="77777777" w:rsidR="004E0EBB" w:rsidRDefault="004E0EBB">
      <w:pPr>
        <w:pStyle w:val="pxformrefnote"/>
        <w:spacing w:before="180"/>
      </w:pPr>
      <w:del w:id="1360" w:author="Cara Cardinale" w:date="2025-02-08T22:58:00Z">
        <w:r w:rsidDel="00F74B46">
          <w:delText>Drafter's Note</w:delText>
        </w:r>
      </w:del>
      <w:r>
        <w:t xml:space="preserve"> </w:t>
      </w:r>
    </w:p>
    <w:p w14:paraId="76DDE578"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The Not-for-Profit Corporation Law authorizes other provisions affecting members' rights, including:</w:t>
      </w:r>
    </w:p>
    <w:p w14:paraId="39B91F89" w14:textId="77777777" w:rsidR="004E0EBB" w:rsidRDefault="004E0EBB">
      <w:pPr>
        <w:pStyle w:val="pxformrefn"/>
      </w:pPr>
      <w:r>
        <w:t xml:space="preserve">ARTICLE SIX. </w:t>
      </w:r>
    </w:p>
    <w:p w14:paraId="0DFB96D3" w14:textId="77777777" w:rsidR="004E0EBB" w:rsidRDefault="004E0EBB">
      <w:pPr>
        <w:pStyle w:val="pxformrefn"/>
      </w:pPr>
      <w:r>
        <w:t xml:space="preserve">Sections 6.1, 6.2, 6.3. </w:t>
      </w:r>
    </w:p>
    <w:p w14:paraId="07D5DE25" w14:textId="77777777" w:rsidR="004E0EBB" w:rsidRDefault="004E0EBB">
      <w:pPr>
        <w:pStyle w:val="pxformrefnote"/>
        <w:spacing w:before="180"/>
      </w:pPr>
      <w:del w:id="1361" w:author="Cara Cardinale" w:date="2025-02-08T22:58:00Z">
        <w:r w:rsidDel="00F74B46">
          <w:delText>Drafter's Note</w:delText>
        </w:r>
      </w:del>
      <w:r>
        <w:t xml:space="preserve"> </w:t>
      </w:r>
    </w:p>
    <w:p w14:paraId="32B7DB7A"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There must not be less than three members of the Board of Directors; however, the number of directors may be fixed by the bylaws and increased or decreased from time to time by amendment. See </w:t>
      </w:r>
      <w:r>
        <w:rPr>
          <w:rStyle w:val="pxst"/>
          <w:color w:val="FF0000"/>
          <w:sz w:val="20"/>
          <w:szCs w:val="20"/>
          <w:vertAlign w:val="superscript"/>
        </w:rPr>
        <w:t>►</w:t>
      </w:r>
      <w:r>
        <w:rPr>
          <w:rStyle w:val="pxst"/>
        </w:rPr>
        <w:fldChar w:fldCharType="begin"/>
      </w:r>
      <w:r>
        <w:rPr>
          <w:rStyle w:val="pxst"/>
        </w:rPr>
        <w:instrText>st.ref.id="I09WGPP"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702</w:t>
      </w:r>
      <w:r>
        <w:t xml:space="preserve">. The term of office for a director, generally, cannot exceed five years. </w:t>
      </w:r>
      <w:r>
        <w:rPr>
          <w:rStyle w:val="pxst"/>
          <w:color w:val="FF0000"/>
          <w:sz w:val="20"/>
          <w:szCs w:val="20"/>
          <w:vertAlign w:val="superscript"/>
        </w:rPr>
        <w:t>►</w:t>
      </w:r>
      <w:r>
        <w:rPr>
          <w:rStyle w:val="pxst"/>
        </w:rPr>
        <w:fldChar w:fldCharType="begin"/>
      </w:r>
      <w:r>
        <w:rPr>
          <w:rStyle w:val="pxst"/>
        </w:rPr>
        <w:instrText>st.ref.id="I09L867"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703(b)</w:t>
      </w:r>
      <w:r>
        <w:t>.</w:t>
      </w:r>
    </w:p>
    <w:p w14:paraId="526BAD56"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New York law apparently places no restrictions on the qualifications necessary to serve on a Board of Directors; for example, directors need not be residents of the state or members of the corporation unless the certificate or bylaws so require. See </w:t>
      </w:r>
      <w:r>
        <w:rPr>
          <w:rStyle w:val="pxst"/>
          <w:color w:val="FF0000"/>
          <w:sz w:val="20"/>
          <w:szCs w:val="20"/>
          <w:vertAlign w:val="superscript"/>
        </w:rPr>
        <w:t>►</w:t>
      </w:r>
      <w:r>
        <w:rPr>
          <w:rStyle w:val="pxst"/>
        </w:rPr>
        <w:fldChar w:fldCharType="begin"/>
      </w:r>
      <w:r>
        <w:rPr>
          <w:rStyle w:val="pxst"/>
        </w:rPr>
        <w:instrText>st.ref.id="I09O1B3"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703</w:t>
      </w:r>
      <w:r>
        <w:t>.</w:t>
      </w:r>
    </w:p>
    <w:p w14:paraId="07E5AA2A" w14:textId="77777777" w:rsidR="004E0EBB" w:rsidRDefault="004E0EBB">
      <w:pPr>
        <w:pStyle w:val="pxformrefrr"/>
        <w:rPr>
          <w:sz w:val="24"/>
          <w:szCs w:val="24"/>
        </w:rPr>
      </w:pPr>
      <w:r>
        <w:rPr>
          <w:rStyle w:val="pxvis"/>
          <w:rFonts w:cs="Arial"/>
          <w:bCs/>
          <w:szCs w:val="28"/>
        </w:rPr>
        <w:t>Research References</w:t>
      </w:r>
    </w:p>
    <w:p w14:paraId="10BDD2A5"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rc.ref.id="I09QUFZ"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w:t>
      </w:r>
      <w:ins w:id="1362" w:author="Cara Cardinale" w:date="2025-02-19T11:51:00Z">
        <w:r w:rsidR="009A460D">
          <w:rPr>
            <w:rStyle w:val="pxrc"/>
          </w:rPr>
          <w:t>35</w:t>
        </w:r>
      </w:ins>
      <w:del w:id="1363" w:author="Cara Cardinale" w:date="2025-02-19T11:51:00Z">
        <w:r w:rsidDel="009A460D">
          <w:rPr>
            <w:rStyle w:val="pxrc"/>
          </w:rPr>
          <w:delText>40</w:delText>
        </w:r>
      </w:del>
    </w:p>
    <w:p w14:paraId="5D46BF0F"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rc.ref.id="I09TNKV"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w:t>
      </w:r>
      <w:ins w:id="1364" w:author="Cara Cardinale" w:date="2025-02-19T11:56:00Z">
        <w:r w:rsidR="009A460D">
          <w:rPr>
            <w:rStyle w:val="pxrc"/>
          </w:rPr>
          <w:t>37</w:t>
        </w:r>
      </w:ins>
      <w:del w:id="1365" w:author="Cara Cardinale" w:date="2025-02-19T11:56:00Z">
        <w:r w:rsidDel="009A460D">
          <w:rPr>
            <w:rStyle w:val="pxrc"/>
          </w:rPr>
          <w:delText>42</w:delText>
        </w:r>
      </w:del>
    </w:p>
    <w:p w14:paraId="7E1C8859"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rc.ref.id="I05528D"</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54</w:t>
      </w:r>
      <w:ins w:id="1366" w:author="Cara Cardinale" w:date="2025-02-19T11:56:00Z">
        <w:r w:rsidR="009A460D">
          <w:rPr>
            <w:rStyle w:val="pxrc"/>
          </w:rPr>
          <w:t>1</w:t>
        </w:r>
      </w:ins>
      <w:del w:id="1367" w:author="Cara Cardinale" w:date="2025-02-19T11:56:00Z">
        <w:r w:rsidDel="009A460D">
          <w:rPr>
            <w:rStyle w:val="pxrc"/>
          </w:rPr>
          <w:delText>6</w:delText>
        </w:r>
      </w:del>
    </w:p>
    <w:p w14:paraId="27A7BFBC"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rc.ref.id="I0599XP"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54</w:t>
      </w:r>
      <w:ins w:id="1368" w:author="Cara Cardinale" w:date="2025-02-19T11:56:00Z">
        <w:r w:rsidR="009A460D">
          <w:rPr>
            <w:rStyle w:val="pxrc"/>
          </w:rPr>
          <w:t>4</w:t>
        </w:r>
      </w:ins>
      <w:del w:id="1369" w:author="Cara Cardinale" w:date="2025-02-19T11:56:00Z">
        <w:r w:rsidDel="009A460D">
          <w:rPr>
            <w:rStyle w:val="pxrc"/>
          </w:rPr>
          <w:delText>9</w:delText>
        </w:r>
      </w:del>
    </w:p>
    <w:p w14:paraId="69735D72" w14:textId="77777777" w:rsidR="004E0EBB" w:rsidRDefault="004E0EBB">
      <w:pPr>
        <w:pStyle w:val="pxformrefn"/>
      </w:pPr>
      <w:r>
        <w:t xml:space="preserve">ARTICLE SIX. </w:t>
      </w:r>
    </w:p>
    <w:p w14:paraId="09D4C991" w14:textId="77777777" w:rsidR="004E0EBB" w:rsidRDefault="004E0EBB">
      <w:pPr>
        <w:pStyle w:val="pxformrefn"/>
      </w:pPr>
      <w:r>
        <w:t xml:space="preserve">Section 6.4(b) </w:t>
      </w:r>
    </w:p>
    <w:p w14:paraId="43456969" w14:textId="77777777" w:rsidR="004E0EBB" w:rsidRDefault="004E0EBB">
      <w:pPr>
        <w:pStyle w:val="pxformrefnote"/>
        <w:spacing w:before="180"/>
      </w:pPr>
      <w:del w:id="1370" w:author="Cara Cardinale" w:date="2025-02-08T22:58:00Z">
        <w:r w:rsidDel="00F74B46">
          <w:delText>Drafter's Note</w:delText>
        </w:r>
      </w:del>
      <w:r>
        <w:t xml:space="preserve"> </w:t>
      </w:r>
    </w:p>
    <w:p w14:paraId="58E9C1A7"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This provision is authorized by New York law. </w:t>
      </w:r>
      <w:r>
        <w:rPr>
          <w:rStyle w:val="pxst"/>
          <w:color w:val="FF0000"/>
          <w:sz w:val="20"/>
          <w:szCs w:val="20"/>
          <w:vertAlign w:val="superscript"/>
        </w:rPr>
        <w:t>►</w:t>
      </w:r>
      <w:r>
        <w:rPr>
          <w:rStyle w:val="pxst"/>
        </w:rPr>
        <w:fldChar w:fldCharType="begin"/>
      </w:r>
      <w:r>
        <w:rPr>
          <w:rStyle w:val="pxst"/>
        </w:rPr>
        <w:instrText>st.ref.id="I05DHN1"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712</w:t>
      </w:r>
      <w:r>
        <w:t>.</w:t>
      </w:r>
    </w:p>
    <w:p w14:paraId="1AB6FBB6" w14:textId="77777777" w:rsidR="004E0EBB" w:rsidRDefault="004E0EBB">
      <w:pPr>
        <w:pStyle w:val="pxformrefn"/>
      </w:pPr>
      <w:r>
        <w:t xml:space="preserve">ARTICLE SIX. </w:t>
      </w:r>
    </w:p>
    <w:p w14:paraId="78E33900" w14:textId="77777777" w:rsidR="004E0EBB" w:rsidRDefault="004E0EBB">
      <w:pPr>
        <w:pStyle w:val="pxformrefn"/>
      </w:pPr>
      <w:r>
        <w:t xml:space="preserve">Section 6.6. </w:t>
      </w:r>
    </w:p>
    <w:p w14:paraId="400EA492" w14:textId="77777777" w:rsidR="004E0EBB" w:rsidRDefault="004E0EBB">
      <w:pPr>
        <w:pStyle w:val="pxformrefnote"/>
        <w:spacing w:before="180"/>
      </w:pPr>
      <w:del w:id="1371" w:author="Cara Cardinale" w:date="2025-02-08T22:58:00Z">
        <w:r w:rsidDel="00F74B46">
          <w:delText>Drafter's Note</w:delText>
        </w:r>
      </w:del>
      <w:r>
        <w:t xml:space="preserve"> </w:t>
      </w:r>
    </w:p>
    <w:p w14:paraId="0CCC3A5A"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Although this provision denies compensation to the directors, reasonable compensation is authorized for services rendered. See </w:t>
      </w:r>
      <w:r>
        <w:rPr>
          <w:rStyle w:val="pxst"/>
          <w:color w:val="FF0000"/>
          <w:sz w:val="20"/>
          <w:szCs w:val="20"/>
          <w:vertAlign w:val="superscript"/>
        </w:rPr>
        <w:t>►</w:t>
      </w:r>
      <w:r>
        <w:rPr>
          <w:rStyle w:val="pxst"/>
        </w:rPr>
        <w:fldChar w:fldCharType="begin"/>
      </w:r>
      <w:r>
        <w:rPr>
          <w:rStyle w:val="pxst"/>
        </w:rPr>
        <w:instrText>st.ref.id="I09TNQI"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w:t>
      </w:r>
      <w:r>
        <w:t>.</w:t>
      </w:r>
    </w:p>
    <w:p w14:paraId="11E742D9"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This provision is suggested to avoid difficulties in establishing exemption from federal income taxation.</w:t>
      </w:r>
    </w:p>
    <w:p w14:paraId="6FFC427D"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For discussion of qualifying for tax exemption, see </w:t>
      </w:r>
      <w:r>
        <w:rPr>
          <w:rStyle w:val="pxx"/>
          <w:color w:val="FF0000"/>
          <w:sz w:val="20"/>
          <w:szCs w:val="20"/>
          <w:vertAlign w:val="superscript"/>
        </w:rPr>
        <w:t>►</w:t>
      </w:r>
      <w:r>
        <w:rPr>
          <w:rStyle w:val="pxx"/>
        </w:rPr>
        <w:fldChar w:fldCharType="begin"/>
      </w:r>
      <w:r>
        <w:rPr>
          <w:rStyle w:val="pxx"/>
        </w:rPr>
        <w:instrText>x.ref.id="I09WGVE"</w:instrText>
      </w:r>
      <w:r>
        <w:rPr>
          <w:rStyle w:val="pxx"/>
        </w:rPr>
        <w:fldChar w:fldCharType="end"/>
      </w:r>
      <w:r>
        <w:rPr>
          <w:rStyle w:val="pxx"/>
          <w:vanish/>
        </w:rPr>
        <w:t>&amp;ss;</w:t>
      </w:r>
      <w:r>
        <w:rPr>
          <w:rStyle w:val="pxvis"/>
          <w:rFonts w:ascii="Times NewRoman" w:hAnsi="Times NewRoman"/>
          <w:b w:val="0"/>
          <w:sz w:val="24"/>
        </w:rPr>
        <w:t>§§</w:t>
      </w:r>
      <w:r>
        <w:rPr>
          <w:rStyle w:val="pxx"/>
        </w:rPr>
        <w:t>31:9 et seq.</w:t>
      </w:r>
    </w:p>
    <w:p w14:paraId="3B8FB670" w14:textId="77777777" w:rsidR="004E0EBB" w:rsidRDefault="004E0EBB">
      <w:pPr>
        <w:pStyle w:val="pxformrefrr"/>
        <w:rPr>
          <w:sz w:val="24"/>
          <w:szCs w:val="24"/>
        </w:rPr>
      </w:pPr>
      <w:r>
        <w:rPr>
          <w:rStyle w:val="pxvis"/>
          <w:rFonts w:cs="Arial"/>
          <w:bCs/>
          <w:szCs w:val="28"/>
        </w:rPr>
        <w:t>Research References</w:t>
      </w:r>
    </w:p>
    <w:p w14:paraId="1356B870"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rc.ref.id="I09ZA0A"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1372" w:author="Cara Cardinale" w:date="2025-02-19T12:24:00Z">
        <w:r w:rsidR="00D553A3">
          <w:rPr>
            <w:rStyle w:val="pxrc"/>
          </w:rPr>
          <w:t>8</w:t>
        </w:r>
      </w:ins>
      <w:r>
        <w:rPr>
          <w:rStyle w:val="pxrc"/>
        </w:rPr>
        <w:t>9</w:t>
      </w:r>
      <w:del w:id="1373" w:author="Cara Cardinale" w:date="2025-02-19T12:24:00Z">
        <w:r w:rsidDel="00D553A3">
          <w:rPr>
            <w:rStyle w:val="pxrc"/>
          </w:rPr>
          <w:delText>3</w:delText>
        </w:r>
      </w:del>
    </w:p>
    <w:p w14:paraId="00EE5AB0" w14:textId="77777777" w:rsidR="004E0EBB" w:rsidRDefault="004E0EBB">
      <w:pPr>
        <w:pStyle w:val="pxformrefn"/>
      </w:pPr>
      <w:r>
        <w:t xml:space="preserve">ARTICLE SIX. </w:t>
      </w:r>
    </w:p>
    <w:p w14:paraId="5319B5AD" w14:textId="77777777" w:rsidR="004E0EBB" w:rsidRDefault="004E0EBB">
      <w:pPr>
        <w:pStyle w:val="pxformrefn"/>
      </w:pPr>
      <w:r>
        <w:t xml:space="preserve">Section 6.7. </w:t>
      </w:r>
    </w:p>
    <w:p w14:paraId="1C5BA057" w14:textId="77777777" w:rsidR="004E0EBB" w:rsidRDefault="004E0EBB">
      <w:pPr>
        <w:pStyle w:val="pxformrefnote"/>
        <w:spacing w:before="180"/>
      </w:pPr>
      <w:del w:id="1374" w:author="Cara Cardinale" w:date="2025-02-08T22:58:00Z">
        <w:r w:rsidDel="00F74B46">
          <w:delText>Drafter's Note</w:delText>
        </w:r>
      </w:del>
      <w:r>
        <w:t xml:space="preserve"> </w:t>
      </w:r>
    </w:p>
    <w:p w14:paraId="0222FD87"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Unless otherwise provided in the certificate of incorporation or the bylaws, a majority of the entire board of directors constitutes a quorum, provided that the certificate of incorporation or the bylaws may fix the quorum at less than a majority of the entire board if, in the case of a board of 15 members or less, the quorum is at least one-third of the entire number of members, and, in the case of a board of more than 15 members, the quorum must be at least five members plus one additional member for every 10 members (or fraction thereof) in excess of 15. </w:t>
      </w:r>
      <w:r>
        <w:rPr>
          <w:rStyle w:val="pxst"/>
          <w:color w:val="FF0000"/>
          <w:sz w:val="20"/>
          <w:szCs w:val="20"/>
          <w:vertAlign w:val="superscript"/>
        </w:rPr>
        <w:t>►</w:t>
      </w:r>
      <w:r>
        <w:rPr>
          <w:rStyle w:val="pxst"/>
        </w:rPr>
        <w:fldChar w:fldCharType="begin"/>
      </w:r>
      <w:r>
        <w:rPr>
          <w:rStyle w:val="pxst"/>
        </w:rPr>
        <w:instrText>st.ref.id="I09L8BX"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707</w:t>
      </w:r>
      <w:r>
        <w:t xml:space="preserve">; </w:t>
      </w:r>
      <w:r>
        <w:rPr>
          <w:rStyle w:val="pxcc"/>
          <w:color w:val="FF0000"/>
          <w:sz w:val="20"/>
          <w:szCs w:val="20"/>
          <w:vertAlign w:val="superscript"/>
        </w:rPr>
        <w:t>►</w:t>
      </w:r>
      <w:r>
        <w:rPr>
          <w:rStyle w:val="pxcc"/>
        </w:rPr>
        <w:fldChar w:fldCharType="begin"/>
      </w:r>
      <w:r>
        <w:rPr>
          <w:rStyle w:val="pxcc"/>
        </w:rPr>
        <w:instrText>cc.ref.id="I09O1GT"</w:instrText>
      </w:r>
      <w:r>
        <w:rPr>
          <w:rStyle w:val="pxcc"/>
        </w:rPr>
        <w:fldChar w:fldCharType="end"/>
      </w:r>
      <w:r>
        <w:rPr>
          <w:rStyle w:val="pxcc"/>
        </w:rPr>
        <w:t>Desuzia v. Board of Directors of Concourse Village, Inc., 117 A.D.3d 426, 985 N.Y.S.2d 48 (1st Dep't 2014)</w:t>
      </w:r>
      <w:r>
        <w:t xml:space="preserve"> stating that a supermajority quorum requirement may be imposed through corporate bylaws.</w:t>
      </w:r>
    </w:p>
    <w:p w14:paraId="1364E84E" w14:textId="77777777" w:rsidR="004E0EBB" w:rsidRDefault="004E0EBB">
      <w:pPr>
        <w:pStyle w:val="pxformrefrr"/>
        <w:rPr>
          <w:sz w:val="24"/>
          <w:szCs w:val="24"/>
        </w:rPr>
      </w:pPr>
      <w:r>
        <w:rPr>
          <w:rStyle w:val="pxvis"/>
          <w:rFonts w:cs="Arial"/>
          <w:bCs/>
          <w:szCs w:val="28"/>
        </w:rPr>
        <w:t>Research References</w:t>
      </w:r>
    </w:p>
    <w:p w14:paraId="2130BE06"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rc.ref.id="I09QULP"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w:t>
      </w:r>
      <w:del w:id="1375" w:author="Cara Cardinale" w:date="2025-02-19T12:24:00Z">
        <w:r w:rsidDel="00D553A3">
          <w:rPr>
            <w:rStyle w:val="pxrc"/>
          </w:rPr>
          <w:delText>1</w:delText>
        </w:r>
      </w:del>
      <w:r>
        <w:rPr>
          <w:rStyle w:val="pxrc"/>
        </w:rPr>
        <w:t>0</w:t>
      </w:r>
      <w:ins w:id="1376" w:author="Cara Cardinale" w:date="2025-02-19T12:24:00Z">
        <w:r w:rsidR="00D553A3">
          <w:rPr>
            <w:rStyle w:val="pxrc"/>
          </w:rPr>
          <w:t>5</w:t>
        </w:r>
      </w:ins>
    </w:p>
    <w:p w14:paraId="65F6B3CF" w14:textId="77777777" w:rsidR="004E0EBB" w:rsidRDefault="004E0EBB">
      <w:pPr>
        <w:pStyle w:val="pxformrefn"/>
      </w:pPr>
      <w:r>
        <w:t xml:space="preserve">ARTICLE SIX. </w:t>
      </w:r>
    </w:p>
    <w:p w14:paraId="445CFEEA" w14:textId="77777777" w:rsidR="004E0EBB" w:rsidRDefault="004E0EBB">
      <w:pPr>
        <w:pStyle w:val="pxformrefn"/>
      </w:pPr>
      <w:r>
        <w:t xml:space="preserve">Section 6.8. </w:t>
      </w:r>
    </w:p>
    <w:p w14:paraId="3EAC345E" w14:textId="77777777" w:rsidR="004E0EBB" w:rsidRDefault="004E0EBB">
      <w:pPr>
        <w:pStyle w:val="pxformrefnote"/>
        <w:spacing w:before="180"/>
      </w:pPr>
      <w:del w:id="1377" w:author="Cara Cardinale" w:date="2025-02-08T22:58:00Z">
        <w:r w:rsidDel="00F74B46">
          <w:delText>Drafter's Note</w:delText>
        </w:r>
      </w:del>
      <w:r>
        <w:t xml:space="preserve"> </w:t>
      </w:r>
    </w:p>
    <w:p w14:paraId="6F61E06C"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This provision is authorized by </w:t>
      </w:r>
      <w:r>
        <w:rPr>
          <w:rStyle w:val="pxst"/>
          <w:color w:val="FF0000"/>
          <w:sz w:val="20"/>
          <w:szCs w:val="20"/>
          <w:vertAlign w:val="superscript"/>
        </w:rPr>
        <w:t>►</w:t>
      </w:r>
      <w:r>
        <w:rPr>
          <w:rStyle w:val="pxst"/>
        </w:rPr>
        <w:fldChar w:fldCharType="begin"/>
      </w:r>
      <w:r>
        <w:rPr>
          <w:rStyle w:val="pxst"/>
        </w:rPr>
        <w:instrText>st.ref.id="I09TNQL"</w:instrText>
      </w:r>
      <w:r>
        <w:rPr>
          <w:rStyle w:val="pxst"/>
        </w:rPr>
        <w:fldChar w:fldCharType="end"/>
      </w:r>
      <w:r>
        <w:rPr>
          <w:rStyle w:val="pxst"/>
        </w:rPr>
        <w:t xml:space="preserve">N.Y. Not-for-Profit Corp. Law </w:t>
      </w:r>
      <w:r>
        <w:rPr>
          <w:rStyle w:val="pxst"/>
          <w:vanish/>
        </w:rPr>
        <w:t>&amp;s;</w:t>
      </w:r>
      <w:r>
        <w:rPr>
          <w:rStyle w:val="pxvis"/>
          <w:rFonts w:ascii="Times NewRoman" w:hAnsi="Times NewRoman"/>
          <w:b w:val="0"/>
          <w:sz w:val="24"/>
        </w:rPr>
        <w:t>§</w:t>
      </w:r>
      <w:r>
        <w:rPr>
          <w:rStyle w:val="pxst"/>
        </w:rPr>
        <w:t>708</w:t>
      </w:r>
      <w:r>
        <w:t>.</w:t>
      </w:r>
    </w:p>
    <w:p w14:paraId="18EB8D1E" w14:textId="77777777" w:rsidR="004E0EBB" w:rsidRDefault="004E0EBB">
      <w:pPr>
        <w:pStyle w:val="pxformrefrr"/>
        <w:rPr>
          <w:sz w:val="24"/>
          <w:szCs w:val="24"/>
        </w:rPr>
      </w:pPr>
      <w:r>
        <w:rPr>
          <w:rStyle w:val="pxvis"/>
          <w:rFonts w:cs="Arial"/>
          <w:bCs/>
          <w:szCs w:val="28"/>
        </w:rPr>
        <w:t>Research References</w:t>
      </w:r>
    </w:p>
    <w:p w14:paraId="1F91715F"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rc.ref.id="I09WGVH"</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60</w:t>
      </w:r>
      <w:ins w:id="1378" w:author="Cara Cardinale" w:date="2025-02-19T13:22:00Z">
        <w:r w:rsidR="000F200B">
          <w:rPr>
            <w:rStyle w:val="pxrc"/>
          </w:rPr>
          <w:t>2</w:t>
        </w:r>
      </w:ins>
      <w:del w:id="1379" w:author="Cara Cardinale" w:date="2025-02-19T13:22:00Z">
        <w:r w:rsidDel="000F200B">
          <w:rPr>
            <w:rStyle w:val="pxrc"/>
          </w:rPr>
          <w:delText>1</w:delText>
        </w:r>
      </w:del>
    </w:p>
    <w:p w14:paraId="29B70934" w14:textId="77777777" w:rsidR="004E0EBB" w:rsidRDefault="004E0EBB">
      <w:pPr>
        <w:pStyle w:val="pxformrefn"/>
      </w:pPr>
      <w:r>
        <w:t xml:space="preserve">ARTICLE SEVEN. </w:t>
      </w:r>
    </w:p>
    <w:p w14:paraId="6DE8D280" w14:textId="77777777" w:rsidR="004E0EBB" w:rsidRDefault="004E0EBB">
      <w:pPr>
        <w:pStyle w:val="pxformrefnote"/>
        <w:spacing w:before="180"/>
      </w:pPr>
      <w:del w:id="1380" w:author="Cara Cardinale" w:date="2025-02-08T22:58:00Z">
        <w:r w:rsidDel="00F74B46">
          <w:delText>Drafter's Note</w:delText>
        </w:r>
      </w:del>
      <w:r>
        <w:t xml:space="preserve"> </w:t>
      </w:r>
    </w:p>
    <w:p w14:paraId="17E064B3"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This article is declarative of New York law. See </w:t>
      </w:r>
      <w:r>
        <w:rPr>
          <w:rStyle w:val="pxst"/>
          <w:color w:val="FF0000"/>
          <w:sz w:val="20"/>
          <w:szCs w:val="20"/>
          <w:vertAlign w:val="superscript"/>
        </w:rPr>
        <w:t>►</w:t>
      </w:r>
      <w:r>
        <w:rPr>
          <w:rStyle w:val="pxst"/>
        </w:rPr>
        <w:fldChar w:fldCharType="begin"/>
      </w:r>
      <w:r>
        <w:rPr>
          <w:rStyle w:val="pxst"/>
        </w:rPr>
        <w:instrText>st.ref.id="I05528N"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713</w:t>
      </w:r>
      <w:r>
        <w:t xml:space="preserve">. The removal of an officer without cause must be without prejudice to his or contract rights, if any. </w:t>
      </w:r>
      <w:r>
        <w:rPr>
          <w:rStyle w:val="pxst"/>
          <w:color w:val="FF0000"/>
          <w:sz w:val="20"/>
          <w:szCs w:val="20"/>
          <w:vertAlign w:val="superscript"/>
        </w:rPr>
        <w:t>►</w:t>
      </w:r>
      <w:r>
        <w:rPr>
          <w:rStyle w:val="pxst"/>
        </w:rPr>
        <w:fldChar w:fldCharType="begin"/>
      </w:r>
      <w:r>
        <w:rPr>
          <w:rStyle w:val="pxst"/>
        </w:rPr>
        <w:instrText>st.ref.id="I0599XZ"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714</w:t>
      </w:r>
      <w:r>
        <w:t xml:space="preserve">. Additionally, any two or more offices may be held by the same person, except the offices of President and Secretary. </w:t>
      </w:r>
      <w:r>
        <w:rPr>
          <w:rStyle w:val="pxst"/>
          <w:color w:val="FF0000"/>
          <w:sz w:val="20"/>
          <w:szCs w:val="20"/>
          <w:vertAlign w:val="superscript"/>
        </w:rPr>
        <w:t>►</w:t>
      </w:r>
      <w:r>
        <w:rPr>
          <w:rStyle w:val="pxst"/>
        </w:rPr>
        <w:fldChar w:fldCharType="begin"/>
      </w:r>
      <w:r>
        <w:rPr>
          <w:rStyle w:val="pxst"/>
        </w:rPr>
        <w:instrText>st.ref.id="I09L8C2"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713(a)</w:t>
      </w:r>
      <w:r>
        <w:t>.</w:t>
      </w:r>
    </w:p>
    <w:p w14:paraId="1683E598" w14:textId="77777777" w:rsidR="004E0EBB" w:rsidRDefault="004E0EBB">
      <w:pPr>
        <w:pStyle w:val="pxformrefrr"/>
        <w:rPr>
          <w:sz w:val="24"/>
          <w:szCs w:val="24"/>
        </w:rPr>
      </w:pPr>
      <w:r>
        <w:rPr>
          <w:rStyle w:val="pxvis"/>
          <w:rFonts w:cs="Arial"/>
          <w:bCs/>
          <w:szCs w:val="28"/>
        </w:rPr>
        <w:t>Research References</w:t>
      </w:r>
    </w:p>
    <w:p w14:paraId="5D0BC565"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rc.ref.id="I09O1GY"</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53</w:t>
      </w:r>
      <w:ins w:id="1381" w:author="Cara Cardinale" w:date="2025-02-19T13:26:00Z">
        <w:r w:rsidR="000F200B">
          <w:rPr>
            <w:rStyle w:val="pxrc"/>
          </w:rPr>
          <w:t>1</w:t>
        </w:r>
      </w:ins>
      <w:del w:id="1382" w:author="Cara Cardinale" w:date="2025-02-19T13:26:00Z">
        <w:r w:rsidDel="000F200B">
          <w:rPr>
            <w:rStyle w:val="pxrc"/>
          </w:rPr>
          <w:delText>6</w:delText>
        </w:r>
      </w:del>
    </w:p>
    <w:p w14:paraId="27A090FB"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rc.ref.id="I09QULU"</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w:t>
      </w:r>
      <w:ins w:id="1383" w:author="Cara Cardinale" w:date="2025-03-03T22:38:00Z">
        <w:r w:rsidR="00E27888">
          <w:rPr>
            <w:rStyle w:val="pxrc"/>
          </w:rPr>
          <w:t>66</w:t>
        </w:r>
      </w:ins>
      <w:del w:id="1384" w:author="Cara Cardinale" w:date="2025-03-03T22:38:00Z">
        <w:r w:rsidDel="00E27888">
          <w:rPr>
            <w:rStyle w:val="pxrc"/>
          </w:rPr>
          <w:delText>7</w:delText>
        </w:r>
      </w:del>
      <w:r>
        <w:rPr>
          <w:rStyle w:val="pxrc"/>
        </w:rPr>
        <w:t>1 to 5</w:t>
      </w:r>
      <w:del w:id="1385" w:author="Cara Cardinale" w:date="2025-03-03T22:38:00Z">
        <w:r w:rsidDel="00E27888">
          <w:rPr>
            <w:rStyle w:val="pxrc"/>
          </w:rPr>
          <w:delText>73</w:delText>
        </w:r>
      </w:del>
      <w:ins w:id="1386" w:author="Cara Cardinale" w:date="2025-03-03T22:38:00Z">
        <w:r w:rsidR="00E27888">
          <w:rPr>
            <w:rStyle w:val="pxrc"/>
          </w:rPr>
          <w:t>68</w:t>
        </w:r>
      </w:ins>
    </w:p>
    <w:p w14:paraId="55E6A621" w14:textId="77777777" w:rsidR="004E0EBB" w:rsidRDefault="004E0EBB">
      <w:pPr>
        <w:pStyle w:val="pxformrefn"/>
      </w:pPr>
      <w:r>
        <w:t xml:space="preserve">ARTICLE EIGHT. </w:t>
      </w:r>
    </w:p>
    <w:p w14:paraId="0C801BA1" w14:textId="77777777" w:rsidR="004E0EBB" w:rsidRDefault="004E0EBB">
      <w:pPr>
        <w:pStyle w:val="pxformrefnote"/>
        <w:spacing w:before="180"/>
      </w:pPr>
      <w:del w:id="1387" w:author="Cara Cardinale" w:date="2025-02-08T22:58:00Z">
        <w:r w:rsidDel="00F74B46">
          <w:delText>Drafter's Note</w:delText>
        </w:r>
      </w:del>
      <w:r>
        <w:t xml:space="preserve"> </w:t>
      </w:r>
    </w:p>
    <w:p w14:paraId="29B0A896" w14:textId="77777777" w:rsidR="004E0EBB" w:rsidDel="00E27888" w:rsidRDefault="004E0EBB">
      <w:pPr>
        <w:pStyle w:val="pxformrefp"/>
        <w:rPr>
          <w:del w:id="1388" w:author="Cara Cardinale" w:date="2025-03-03T22:40:00Z"/>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creation of committees by the governing board of a not-for-profit corporation is authorized by </w:t>
      </w:r>
      <w:r>
        <w:rPr>
          <w:rStyle w:val="pxst"/>
          <w:color w:val="FF0000"/>
          <w:sz w:val="20"/>
          <w:szCs w:val="20"/>
          <w:vertAlign w:val="superscript"/>
        </w:rPr>
        <w:t>►</w:t>
      </w:r>
      <w:r>
        <w:rPr>
          <w:rStyle w:val="pxst"/>
        </w:rPr>
        <w:fldChar w:fldCharType="begin"/>
      </w:r>
      <w:r>
        <w:rPr>
          <w:rStyle w:val="pxst"/>
        </w:rPr>
        <w:instrText>st.ref.id="I09TNQQ"</w:instrText>
      </w:r>
      <w:r>
        <w:rPr>
          <w:rStyle w:val="pxst"/>
        </w:rPr>
        <w:fldChar w:fldCharType="end"/>
      </w:r>
      <w:r>
        <w:rPr>
          <w:rStyle w:val="pxst"/>
        </w:rPr>
        <w:t xml:space="preserve">N.Y. Not-for-Profit Corp. Law </w:t>
      </w:r>
      <w:r>
        <w:rPr>
          <w:rStyle w:val="pxst"/>
          <w:vanish/>
        </w:rPr>
        <w:t>&amp;s;</w:t>
      </w:r>
      <w:r>
        <w:rPr>
          <w:rStyle w:val="pxvis"/>
          <w:rFonts w:ascii="Times NewRoman" w:hAnsi="Times NewRoman"/>
          <w:b w:val="0"/>
          <w:sz w:val="24"/>
        </w:rPr>
        <w:t>§</w:t>
      </w:r>
      <w:r>
        <w:rPr>
          <w:rStyle w:val="pxst"/>
        </w:rPr>
        <w:t>712</w:t>
      </w:r>
      <w:r>
        <w:t xml:space="preserve">. Such committees may be composed of not less than three directors. Such statute places certain specified restrictions on the authority that may be delegated to such committees as does </w:t>
      </w:r>
      <w:r>
        <w:rPr>
          <w:rStyle w:val="pxst"/>
          <w:color w:val="FF0000"/>
          <w:sz w:val="20"/>
          <w:szCs w:val="20"/>
          <w:vertAlign w:val="superscript"/>
        </w:rPr>
        <w:t>►</w:t>
      </w:r>
      <w:r>
        <w:rPr>
          <w:rStyle w:val="pxst"/>
        </w:rPr>
        <w:fldChar w:fldCharType="begin"/>
      </w:r>
      <w:r>
        <w:rPr>
          <w:rStyle w:val="pxst"/>
        </w:rPr>
        <w:instrText>st.ref.id="I09WGVM"</w:instrText>
      </w:r>
      <w:r>
        <w:rPr>
          <w:rStyle w:val="pxst"/>
        </w:rPr>
        <w:fldChar w:fldCharType="end"/>
      </w:r>
      <w:r>
        <w:rPr>
          <w:rStyle w:val="pxst"/>
        </w:rPr>
        <w:t xml:space="preserve">N.Y. Not-for-Profit Corp. Law </w:t>
      </w:r>
      <w:r>
        <w:rPr>
          <w:rStyle w:val="pxst"/>
          <w:vanish/>
        </w:rPr>
        <w:t>&amp;ss;</w:t>
      </w:r>
      <w:r>
        <w:rPr>
          <w:rStyle w:val="pxvis"/>
          <w:rFonts w:ascii="Times NewRoman" w:hAnsi="Times NewRoman"/>
          <w:b w:val="0"/>
          <w:sz w:val="24"/>
        </w:rPr>
        <w:t>§§</w:t>
      </w:r>
      <w:r>
        <w:rPr>
          <w:rStyle w:val="pxst"/>
        </w:rPr>
        <w:t>509, 510</w:t>
      </w:r>
      <w:r>
        <w:t>.</w:t>
      </w:r>
    </w:p>
    <w:p w14:paraId="794045B3" w14:textId="77777777" w:rsidR="004E0EBB" w:rsidDel="00E27888" w:rsidRDefault="004E0EBB">
      <w:pPr>
        <w:pStyle w:val="pxformrefp"/>
        <w:rPr>
          <w:del w:id="1389" w:author="Cara Cardinale" w:date="2025-03-03T22:40:00Z"/>
        </w:rPr>
      </w:pPr>
      <w:del w:id="1390" w:author="Cara Cardinale" w:date="2025-03-03T22:40:00Z">
        <w:r w:rsidDel="00E27888">
          <w:delText xml:space="preserve"> </w:delText>
        </w:r>
        <w:r w:rsidDel="00E27888">
          <w:rPr>
            <w:rStyle w:val="pxvis"/>
            <w:rFonts w:ascii="Times NewRoman" w:hAnsi="Times NewRoman"/>
            <w:b w:val="0"/>
            <w:sz w:val="24"/>
          </w:rPr>
          <w:tab/>
        </w:r>
        <w:r w:rsidDel="00E27888">
          <w:rPr>
            <w:color w:val="FF0000"/>
            <w:sz w:val="20"/>
            <w:szCs w:val="20"/>
            <w:vertAlign w:val="superscript"/>
          </w:rPr>
          <w:delText>►</w:delText>
        </w:r>
        <w:r w:rsidDel="00E27888">
          <w:fldChar w:fldCharType="begin"/>
        </w:r>
        <w:r w:rsidDel="00E27888">
          <w:delInstrText>p.ct.id="f477b8b0b92511efa86bc22ba615bad8|49|31:48"</w:delInstrText>
        </w:r>
        <w:r w:rsidDel="00E27888">
          <w:fldChar w:fldCharType="end"/>
        </w:r>
        <w:r w:rsidDel="00E27888">
          <w:rPr>
            <w:rStyle w:val="pxcc"/>
            <w:color w:val="FF0000"/>
            <w:sz w:val="20"/>
            <w:szCs w:val="20"/>
            <w:vertAlign w:val="superscript"/>
          </w:rPr>
          <w:delText>►</w:delText>
        </w:r>
        <w:r w:rsidDel="00E27888">
          <w:rPr>
            <w:rStyle w:val="pxcc"/>
          </w:rPr>
          <w:fldChar w:fldCharType="begin"/>
        </w:r>
        <w:r w:rsidDel="00E27888">
          <w:rPr>
            <w:rStyle w:val="pxcc"/>
          </w:rPr>
          <w:delInstrText>cc.ref.id="I0552B3"</w:delInstrText>
        </w:r>
        <w:r w:rsidDel="00E27888">
          <w:rPr>
            <w:rStyle w:val="pxcc"/>
          </w:rPr>
          <w:fldChar w:fldCharType="end"/>
        </w:r>
        <w:r w:rsidDel="00E27888">
          <w:rPr>
            <w:rStyle w:val="pxcc"/>
          </w:rPr>
          <w:delText>Dowling v. Terrace City Lodge 1499 IBPOE, 163 A.D.3d 767, 82 N.Y.S.3d 582 (2d Dep't 2018)</w:delText>
        </w:r>
        <w:r w:rsidDel="00E27888">
          <w:delText xml:space="preserve"> stating that real property subject to contract for sale constituted all or substantially all of assets of seller, a not-for-profit corporation, and thus fact that sale was not approved by seller's board or members rendered contract unenforceable, thus precluding purchaser's claim for specific performance, even though sale was executed by trustee of seller.</w:delText>
        </w:r>
      </w:del>
    </w:p>
    <w:p w14:paraId="31BEE19C"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Loans to corporate officers and directors are prohibited. </w:t>
      </w:r>
      <w:r>
        <w:rPr>
          <w:rStyle w:val="pxst"/>
          <w:color w:val="FF0000"/>
          <w:sz w:val="20"/>
          <w:szCs w:val="20"/>
          <w:vertAlign w:val="superscript"/>
        </w:rPr>
        <w:t>►</w:t>
      </w:r>
      <w:r>
        <w:rPr>
          <w:rStyle w:val="pxst"/>
        </w:rPr>
        <w:fldChar w:fldCharType="begin"/>
      </w:r>
      <w:r>
        <w:rPr>
          <w:rStyle w:val="pxst"/>
        </w:rPr>
        <w:instrText>st.ref.id="I059A0F"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716</w:t>
      </w:r>
      <w:r>
        <w:t>. A loan made in violation of this section will be a violation of the duty to the corporation of the directors or officers authorizing it or participating in it, but the obligation of the borrower with respect to the loan will not be affected thereby.</w:t>
      </w:r>
    </w:p>
    <w:p w14:paraId="02E1E1A3" w14:textId="77777777" w:rsidR="004E0EBB" w:rsidRDefault="004E0EBB">
      <w:pPr>
        <w:pStyle w:val="pxformrefrr"/>
        <w:rPr>
          <w:sz w:val="24"/>
          <w:szCs w:val="24"/>
        </w:rPr>
      </w:pPr>
      <w:r>
        <w:rPr>
          <w:rStyle w:val="pxvis"/>
          <w:rFonts w:cs="Arial"/>
          <w:bCs/>
          <w:szCs w:val="28"/>
        </w:rPr>
        <w:t>Research References</w:t>
      </w:r>
    </w:p>
    <w:p w14:paraId="2E99D407"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rc.ref.id="I09QUMZ"</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59</w:t>
      </w:r>
      <w:ins w:id="1391" w:author="Cara Cardinale" w:date="2025-03-03T22:40:00Z">
        <w:r w:rsidR="00E27888">
          <w:rPr>
            <w:rStyle w:val="pxrc"/>
          </w:rPr>
          <w:t>2</w:t>
        </w:r>
      </w:ins>
      <w:del w:id="1392" w:author="Cara Cardinale" w:date="2025-03-03T22:40:00Z">
        <w:r w:rsidDel="00E27888">
          <w:rPr>
            <w:rStyle w:val="pxrc"/>
          </w:rPr>
          <w:delText>6</w:delText>
        </w:r>
      </w:del>
      <w:r>
        <w:rPr>
          <w:rStyle w:val="pxrc"/>
        </w:rPr>
        <w:t xml:space="preserve"> to 59</w:t>
      </w:r>
      <w:ins w:id="1393" w:author="Cara Cardinale" w:date="2025-03-03T22:40:00Z">
        <w:r w:rsidR="00E27888">
          <w:rPr>
            <w:rStyle w:val="pxrc"/>
          </w:rPr>
          <w:t>4</w:t>
        </w:r>
      </w:ins>
      <w:del w:id="1394" w:author="Cara Cardinale" w:date="2025-03-03T22:40:00Z">
        <w:r w:rsidDel="00E27888">
          <w:rPr>
            <w:rStyle w:val="pxrc"/>
          </w:rPr>
          <w:delText>9</w:delText>
        </w:r>
      </w:del>
    </w:p>
    <w:p w14:paraId="5E67D1A8" w14:textId="77777777" w:rsidR="004E0EBB" w:rsidRDefault="004E0EBB">
      <w:pPr>
        <w:pStyle w:val="pxformrefn"/>
      </w:pPr>
      <w:r>
        <w:t xml:space="preserve">ARTICLE TEN. </w:t>
      </w:r>
    </w:p>
    <w:p w14:paraId="4FE304F4" w14:textId="77777777" w:rsidR="004E0EBB" w:rsidRDefault="004E0EBB">
      <w:pPr>
        <w:pStyle w:val="pxformrefn"/>
      </w:pPr>
      <w:r>
        <w:t xml:space="preserve">Section 10.1. </w:t>
      </w:r>
    </w:p>
    <w:p w14:paraId="5341E632" w14:textId="77777777" w:rsidR="004E0EBB" w:rsidRDefault="004E0EBB">
      <w:pPr>
        <w:pStyle w:val="pxformrefnote"/>
        <w:spacing w:before="180"/>
      </w:pPr>
      <w:del w:id="1395" w:author="Cara Cardinale" w:date="2025-02-08T22:58:00Z">
        <w:r w:rsidDel="00F74B46">
          <w:delText>Drafter's Note</w:delText>
        </w:r>
      </w:del>
      <w:r>
        <w:t xml:space="preserve"> </w:t>
      </w:r>
    </w:p>
    <w:p w14:paraId="2228F909"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A not-for-profit corporation is required to maintain correct and complete books and records of account. See </w:t>
      </w:r>
      <w:r>
        <w:rPr>
          <w:rStyle w:val="pxst"/>
          <w:color w:val="FF0000"/>
          <w:sz w:val="20"/>
          <w:szCs w:val="20"/>
          <w:vertAlign w:val="superscript"/>
        </w:rPr>
        <w:t>►</w:t>
      </w:r>
      <w:r>
        <w:rPr>
          <w:rStyle w:val="pxst"/>
        </w:rPr>
        <w:fldChar w:fldCharType="begin"/>
      </w:r>
      <w:r>
        <w:rPr>
          <w:rStyle w:val="pxst"/>
        </w:rPr>
        <w:instrText>st.ref.id="I09TNRV"</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621</w:t>
      </w:r>
      <w:r>
        <w:t>.</w:t>
      </w:r>
    </w:p>
    <w:p w14:paraId="18E6A530" w14:textId="77777777" w:rsidR="004E0EBB" w:rsidRDefault="004E0EBB">
      <w:pPr>
        <w:pStyle w:val="pxformrefrr"/>
        <w:rPr>
          <w:sz w:val="24"/>
          <w:szCs w:val="24"/>
        </w:rPr>
      </w:pPr>
      <w:r>
        <w:rPr>
          <w:rStyle w:val="pxvis"/>
          <w:rFonts w:cs="Arial"/>
          <w:bCs/>
          <w:szCs w:val="28"/>
        </w:rPr>
        <w:t>Research References</w:t>
      </w:r>
    </w:p>
    <w:p w14:paraId="635BF0E3"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rc.ref.id="I09WGWR"</w:instrText>
      </w:r>
      <w:r>
        <w:rPr>
          <w:rStyle w:val="pxrc"/>
        </w:rPr>
        <w:fldChar w:fldCharType="end"/>
      </w:r>
      <w:r>
        <w:rPr>
          <w:rStyle w:val="pxrc"/>
        </w:rPr>
        <w:t>Right of member of nonprofit association or corporation to possession, inspection, or use of membership list, 37 A.L.R.4th 1206</w:t>
      </w:r>
    </w:p>
    <w:p w14:paraId="5935151F"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rc.ref.id="I09ZA1N"</w:instrText>
      </w:r>
      <w:r>
        <w:rPr>
          <w:rStyle w:val="pxrc"/>
        </w:rPr>
        <w:fldChar w:fldCharType="end"/>
      </w:r>
      <w:r>
        <w:rPr>
          <w:rStyle w:val="pxrc"/>
        </w:rPr>
        <w:t>Admissibility of computerized private business records, 7 A.L.R.4th 8</w:t>
      </w:r>
    </w:p>
    <w:p w14:paraId="64782C3D"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rc.ref.id="I09L8DA"</w:instrText>
      </w:r>
      <w:r>
        <w:rPr>
          <w:rStyle w:val="pxrc"/>
        </w:rPr>
        <w:fldChar w:fldCharType="end"/>
      </w:r>
      <w:r>
        <w:rPr>
          <w:rStyle w:val="pxrc"/>
        </w:rPr>
        <w:t>Right of stockholder to inspect corporate books or records in pursuit of social or political interest, as distinguished from financial interest, 50 A.L.R.3d 1056</w:t>
      </w:r>
    </w:p>
    <w:p w14:paraId="7146022A"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rc.ref.id="I09O1I6"</w:instrText>
      </w:r>
      <w:r>
        <w:rPr>
          <w:rStyle w:val="pxrc"/>
        </w:rPr>
        <w:fldChar w:fldCharType="end"/>
      </w:r>
      <w:r>
        <w:rPr>
          <w:rStyle w:val="pxrc"/>
        </w:rPr>
        <w:t>Who has possession, custody, or control of corporate books or records for purposes of order to produce, 47 A.L.R.3d 676</w:t>
      </w:r>
    </w:p>
    <w:p w14:paraId="25CDF594"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rc.ref.id="I09QUN2"</w:instrText>
      </w:r>
      <w:r>
        <w:rPr>
          <w:rStyle w:val="pxrc"/>
        </w:rPr>
        <w:fldChar w:fldCharType="end"/>
      </w:r>
      <w:r>
        <w:rPr>
          <w:rStyle w:val="pxrc"/>
        </w:rPr>
        <w:t>Persons liable under statutes imposing, upon directors, officers, or trustees of a corporation, personal liability for its debts on account of their failure to file or publish reports, required by law, as to corporate matters, 39 A.L.R.3d 428</w:t>
      </w:r>
    </w:p>
    <w:p w14:paraId="6952ED07"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rc.ref.id="I09L8IX"</w:instrText>
      </w:r>
      <w:r>
        <w:rPr>
          <w:rStyle w:val="pxrc"/>
        </w:rPr>
        <w:fldChar w:fldCharType="end"/>
      </w:r>
      <w:r>
        <w:rPr>
          <w:rStyle w:val="pxrc"/>
        </w:rPr>
        <w:t>Stockholder's right to inspect books and records of foreign corporation, 19 A.L.R.3d 869</w:t>
      </w:r>
    </w:p>
    <w:p w14:paraId="2D5C2393"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rc.ref.id="I09O1NT"</w:instrText>
      </w:r>
      <w:r>
        <w:rPr>
          <w:rStyle w:val="pxrc"/>
        </w:rPr>
        <w:fldChar w:fldCharType="end"/>
      </w:r>
      <w:r>
        <w:rPr>
          <w:rStyle w:val="pxrc"/>
        </w:rPr>
        <w:t>Right of member, officer, agent, or director of private corporation or unincorporated association to assert personal privilege against self-incrimination with respect to production of corporate books or records, 52 A.L.R.3d 636 (sec. 9 superseded by Availability of sole shareholder's Fifth Amendment privilege against self-incrimination to resist production of corporation's books and records--modern status, 87 A.L.R. Fed. 177).</w:t>
      </w:r>
      <w:r>
        <w:t xml:space="preserve"> (sec. 9 superseded by </w:t>
      </w:r>
      <w:r>
        <w:rPr>
          <w:rStyle w:val="pxrc"/>
          <w:color w:val="FF0000"/>
          <w:sz w:val="20"/>
          <w:szCs w:val="20"/>
          <w:vertAlign w:val="superscript"/>
        </w:rPr>
        <w:t>►</w:t>
      </w:r>
      <w:r>
        <w:rPr>
          <w:rStyle w:val="pxrc"/>
        </w:rPr>
        <w:fldChar w:fldCharType="begin"/>
      </w:r>
      <w:r>
        <w:rPr>
          <w:rStyle w:val="pxrc"/>
        </w:rPr>
        <w:instrText>rc.ref.id="I09QUSP"</w:instrText>
      </w:r>
      <w:r>
        <w:rPr>
          <w:rStyle w:val="pxrc"/>
        </w:rPr>
        <w:fldChar w:fldCharType="end"/>
      </w:r>
      <w:r>
        <w:rPr>
          <w:rStyle w:val="pxrc"/>
        </w:rPr>
        <w:t>Availability of sole shareholder's Fifth Amendment privilege against self-incrimination to resist production of corporation's books and records--modern status, 87 A.L.R. Fed. 177</w:t>
      </w:r>
      <w:r>
        <w:t>)</w:t>
      </w:r>
    </w:p>
    <w:p w14:paraId="42CD85CF"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rc.ref.id="I09TNXL"</w:instrText>
      </w:r>
      <w:r>
        <w:rPr>
          <w:rStyle w:val="pxrc"/>
        </w:rPr>
        <w:fldChar w:fldCharType="end"/>
      </w:r>
      <w:r>
        <w:rPr>
          <w:rStyle w:val="pxrc"/>
        </w:rPr>
        <w:t>Availability of sole shareholder's Fifth Amendment privilege against self-incrimination to resist production of corporation's books and records--modern status, 87 A.L.R. Fed. 177</w:t>
      </w:r>
    </w:p>
    <w:p w14:paraId="61933402"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rc.ref.id="I09WH2H"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38</w:t>
      </w:r>
      <w:ins w:id="1396" w:author="Cara Cardinale" w:date="2025-03-03T22:41:00Z">
        <w:r w:rsidR="00E27888">
          <w:rPr>
            <w:rStyle w:val="pxrc"/>
          </w:rPr>
          <w:t>2</w:t>
        </w:r>
      </w:ins>
      <w:del w:id="1397" w:author="Cara Cardinale" w:date="2025-03-03T22:41:00Z">
        <w:r w:rsidDel="00E27888">
          <w:rPr>
            <w:rStyle w:val="pxrc"/>
          </w:rPr>
          <w:delText>5</w:delText>
        </w:r>
      </w:del>
      <w:r>
        <w:rPr>
          <w:rStyle w:val="pxrc"/>
        </w:rPr>
        <w:t xml:space="preserve"> to 4</w:t>
      </w:r>
      <w:ins w:id="1398" w:author="Cara Cardinale" w:date="2025-03-03T22:41:00Z">
        <w:r w:rsidR="00E27888">
          <w:rPr>
            <w:rStyle w:val="pxrc"/>
          </w:rPr>
          <w:t>19</w:t>
        </w:r>
      </w:ins>
      <w:del w:id="1399" w:author="Cara Cardinale" w:date="2025-03-03T22:41:00Z">
        <w:r w:rsidDel="00E27888">
          <w:rPr>
            <w:rStyle w:val="pxrc"/>
          </w:rPr>
          <w:delText>21</w:delText>
        </w:r>
      </w:del>
    </w:p>
    <w:p w14:paraId="673F1A73" w14:textId="77777777" w:rsidR="004E0EBB" w:rsidRDefault="004E0EBB">
      <w:pPr>
        <w:pStyle w:val="pxformrefn"/>
      </w:pPr>
      <w:r>
        <w:t xml:space="preserve">ARTICLE TEN. </w:t>
      </w:r>
    </w:p>
    <w:p w14:paraId="7AE692ED" w14:textId="77777777" w:rsidR="004E0EBB" w:rsidRDefault="004E0EBB">
      <w:pPr>
        <w:pStyle w:val="pxformrefn"/>
      </w:pPr>
      <w:r>
        <w:t xml:space="preserve">Section 10.3. </w:t>
      </w:r>
    </w:p>
    <w:p w14:paraId="7A9F968A" w14:textId="77777777" w:rsidR="004E0EBB" w:rsidRDefault="004E0EBB">
      <w:pPr>
        <w:pStyle w:val="pxformrefnote"/>
        <w:spacing w:before="180"/>
      </w:pPr>
      <w:del w:id="1400" w:author="Cara Cardinale" w:date="2025-02-08T22:58:00Z">
        <w:r w:rsidDel="00F74B46">
          <w:delText>Drafter's Note</w:delText>
        </w:r>
      </w:del>
      <w:r>
        <w:t xml:space="preserve"> </w:t>
      </w:r>
    </w:p>
    <w:p w14:paraId="575F237E"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Adoption of a corporate seal is authorized by </w:t>
      </w:r>
      <w:r>
        <w:rPr>
          <w:rStyle w:val="pxst"/>
          <w:color w:val="FF0000"/>
          <w:sz w:val="20"/>
          <w:szCs w:val="20"/>
          <w:vertAlign w:val="superscript"/>
        </w:rPr>
        <w:t>►</w:t>
      </w:r>
      <w:r>
        <w:rPr>
          <w:rStyle w:val="pxst"/>
        </w:rPr>
        <w:fldChar w:fldCharType="begin"/>
      </w:r>
      <w:r>
        <w:rPr>
          <w:rStyle w:val="pxst"/>
        </w:rPr>
        <w:instrText>st.ref.id="I09L8J0"</w:instrText>
      </w:r>
      <w:r>
        <w:rPr>
          <w:rStyle w:val="pxst"/>
        </w:rPr>
        <w:fldChar w:fldCharType="end"/>
      </w:r>
      <w:r>
        <w:rPr>
          <w:rStyle w:val="pxst"/>
        </w:rPr>
        <w:t xml:space="preserve">N.Y. Not-for-Profit Corp. Law </w:t>
      </w:r>
      <w:r>
        <w:rPr>
          <w:rStyle w:val="pxst"/>
          <w:vanish/>
        </w:rPr>
        <w:t>&amp;s;</w:t>
      </w:r>
      <w:r>
        <w:rPr>
          <w:rStyle w:val="pxvis"/>
          <w:rFonts w:ascii="Times NewRoman" w:hAnsi="Times NewRoman"/>
          <w:b w:val="0"/>
          <w:sz w:val="24"/>
        </w:rPr>
        <w:t>§</w:t>
      </w:r>
      <w:r>
        <w:rPr>
          <w:rStyle w:val="pxst"/>
        </w:rPr>
        <w:t>202(a)(3)</w:t>
      </w:r>
      <w:r>
        <w:t xml:space="preserve">. The presence of the seal on a document is prima facie evidence of its execution by the corporation. </w:t>
      </w:r>
      <w:r>
        <w:rPr>
          <w:rStyle w:val="pxst"/>
          <w:color w:val="FF0000"/>
          <w:sz w:val="20"/>
          <w:szCs w:val="20"/>
          <w:vertAlign w:val="superscript"/>
        </w:rPr>
        <w:t>►</w:t>
      </w:r>
      <w:r>
        <w:rPr>
          <w:rStyle w:val="pxst"/>
        </w:rPr>
        <w:fldChar w:fldCharType="begin"/>
      </w:r>
      <w:r>
        <w:rPr>
          <w:rStyle w:val="pxst"/>
        </w:rPr>
        <w:instrText>st.ref.id="I09O1NW"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107</w:t>
      </w:r>
      <w:r>
        <w:t>.</w:t>
      </w:r>
    </w:p>
    <w:p w14:paraId="77E1803F" w14:textId="77777777" w:rsidR="004E0EBB" w:rsidRDefault="004E0EBB">
      <w:pPr>
        <w:pStyle w:val="pxformrefn"/>
      </w:pPr>
      <w:r>
        <w:t xml:space="preserve">ARTICLE TEN. </w:t>
      </w:r>
    </w:p>
    <w:p w14:paraId="2101EB2C" w14:textId="77777777" w:rsidR="004E0EBB" w:rsidRDefault="004E0EBB">
      <w:pPr>
        <w:pStyle w:val="pxformrefn"/>
      </w:pPr>
      <w:r>
        <w:t xml:space="preserve">Section 10.4. </w:t>
      </w:r>
    </w:p>
    <w:p w14:paraId="61A7BB3E" w14:textId="77777777" w:rsidR="004E0EBB" w:rsidRDefault="004E0EBB">
      <w:pPr>
        <w:pStyle w:val="pxformrefnote"/>
        <w:spacing w:before="180"/>
      </w:pPr>
      <w:del w:id="1401" w:author="Cara Cardinale" w:date="2025-02-08T22:58:00Z">
        <w:r w:rsidDel="00F74B46">
          <w:delText>Drafter's Note</w:delText>
        </w:r>
      </w:del>
      <w:r>
        <w:t xml:space="preserve"> </w:t>
      </w:r>
    </w:p>
    <w:p w14:paraId="7AC72591"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This provision is authorized by </w:t>
      </w:r>
      <w:r>
        <w:rPr>
          <w:rStyle w:val="pxst"/>
          <w:color w:val="FF0000"/>
          <w:sz w:val="20"/>
          <w:szCs w:val="20"/>
          <w:vertAlign w:val="superscript"/>
        </w:rPr>
        <w:t>►</w:t>
      </w:r>
      <w:r>
        <w:rPr>
          <w:rStyle w:val="pxst"/>
        </w:rPr>
        <w:fldChar w:fldCharType="begin"/>
      </w:r>
      <w:r>
        <w:rPr>
          <w:rStyle w:val="pxst"/>
        </w:rPr>
        <w:instrText>st.ref.id="I09QUSS"</w:instrText>
      </w:r>
      <w:r>
        <w:rPr>
          <w:rStyle w:val="pxst"/>
        </w:rPr>
        <w:fldChar w:fldCharType="end"/>
      </w:r>
      <w:r>
        <w:rPr>
          <w:rStyle w:val="pxst"/>
        </w:rPr>
        <w:t xml:space="preserve">N.Y. Not-for-Profit Corp. Law </w:t>
      </w:r>
      <w:r>
        <w:rPr>
          <w:rStyle w:val="pxst"/>
          <w:vanish/>
        </w:rPr>
        <w:t>&amp;s;</w:t>
      </w:r>
      <w:r>
        <w:rPr>
          <w:rStyle w:val="pxvis"/>
          <w:rFonts w:ascii="Times NewRoman" w:hAnsi="Times NewRoman"/>
          <w:b w:val="0"/>
          <w:sz w:val="24"/>
        </w:rPr>
        <w:t>§</w:t>
      </w:r>
      <w:r>
        <w:rPr>
          <w:rStyle w:val="pxst"/>
        </w:rPr>
        <w:t>108(a)</w:t>
      </w:r>
      <w:r>
        <w:t>.</w:t>
      </w:r>
    </w:p>
    <w:p w14:paraId="44F92908" w14:textId="77777777" w:rsidR="004E0EBB" w:rsidRDefault="004E0EBB">
      <w:pPr>
        <w:pStyle w:val="pxformrefrr"/>
        <w:rPr>
          <w:sz w:val="24"/>
          <w:szCs w:val="24"/>
        </w:rPr>
      </w:pPr>
      <w:r>
        <w:rPr>
          <w:rStyle w:val="pxvis"/>
          <w:rFonts w:cs="Arial"/>
          <w:bCs/>
          <w:szCs w:val="28"/>
        </w:rPr>
        <w:t>Research References</w:t>
      </w:r>
    </w:p>
    <w:p w14:paraId="25A7ED67"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rc.ref.id="I09TNXO"</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60</w:t>
      </w:r>
      <w:ins w:id="1402" w:author="Cara Cardinale" w:date="2025-03-03T22:42:00Z">
        <w:r w:rsidR="00E27888">
          <w:rPr>
            <w:rStyle w:val="pxrc"/>
          </w:rPr>
          <w:t>0</w:t>
        </w:r>
      </w:ins>
      <w:del w:id="1403" w:author="Cara Cardinale" w:date="2025-03-03T22:42:00Z">
        <w:r w:rsidDel="00E27888">
          <w:rPr>
            <w:rStyle w:val="pxrc"/>
          </w:rPr>
          <w:delText>5</w:delText>
        </w:r>
      </w:del>
    </w:p>
    <w:p w14:paraId="364B458F"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rc.ref.id="I09WH2K"</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90</w:t>
      </w:r>
      <w:ins w:id="1404" w:author="Cara Cardinale" w:date="2025-03-03T22:42:00Z">
        <w:r w:rsidR="00BD480B">
          <w:rPr>
            <w:rStyle w:val="pxrc"/>
          </w:rPr>
          <w:t>7</w:t>
        </w:r>
      </w:ins>
      <w:del w:id="1405" w:author="Cara Cardinale" w:date="2025-03-03T22:42:00Z">
        <w:r w:rsidDel="00BD480B">
          <w:rPr>
            <w:rStyle w:val="pxrc"/>
          </w:rPr>
          <w:delText>9</w:delText>
        </w:r>
      </w:del>
    </w:p>
    <w:p w14:paraId="00B8612F" w14:textId="77777777" w:rsidR="004E0EBB" w:rsidRDefault="004E0EBB">
      <w:pPr>
        <w:pStyle w:val="pxformrefn"/>
      </w:pPr>
      <w:r>
        <w:t xml:space="preserve">ARTICLE ELEVEN. </w:t>
      </w:r>
    </w:p>
    <w:p w14:paraId="3C750092" w14:textId="77777777" w:rsidR="004E0EBB" w:rsidRDefault="004E0EBB">
      <w:pPr>
        <w:pStyle w:val="pxformrefn"/>
      </w:pPr>
      <w:r>
        <w:t xml:space="preserve">Sections 11.1, 11.2. </w:t>
      </w:r>
    </w:p>
    <w:p w14:paraId="6FA3B93A" w14:textId="77777777" w:rsidR="004E0EBB" w:rsidRDefault="004E0EBB">
      <w:pPr>
        <w:pStyle w:val="pxformrefnote"/>
        <w:spacing w:before="180"/>
      </w:pPr>
      <w:del w:id="1406" w:author="Cara Cardinale" w:date="2025-02-08T22:58:00Z">
        <w:r w:rsidDel="00F74B46">
          <w:delText>Drafter's Note</w:delText>
        </w:r>
      </w:del>
      <w:r>
        <w:t xml:space="preserve"> </w:t>
      </w:r>
    </w:p>
    <w:p w14:paraId="7705E9B7"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p.ct.id="f477b8b0b92511efa86bc22ba615bad8|49|31:48"</w:instrText>
      </w:r>
      <w:r>
        <w:fldChar w:fldCharType="end"/>
      </w:r>
      <w:r>
        <w:t xml:space="preserve">The rights of the members and board to amend the bylaws may be regulated by the certificate of incorporation or the bylaws. See </w:t>
      </w:r>
      <w:r>
        <w:rPr>
          <w:rStyle w:val="pxst"/>
          <w:color w:val="FF0000"/>
          <w:sz w:val="20"/>
          <w:szCs w:val="20"/>
          <w:vertAlign w:val="superscript"/>
        </w:rPr>
        <w:t>►</w:t>
      </w:r>
      <w:r>
        <w:rPr>
          <w:rStyle w:val="pxst"/>
        </w:rPr>
        <w:fldChar w:fldCharType="begin"/>
      </w:r>
      <w:r>
        <w:rPr>
          <w:rStyle w:val="pxst"/>
        </w:rPr>
        <w:instrText>st.ref.id="I09ZA7G"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w:t>
      </w:r>
      <w:r>
        <w:t>.</w:t>
      </w:r>
    </w:p>
    <w:p w14:paraId="38E4173A" w14:textId="77777777" w:rsidR="004E0EBB" w:rsidRDefault="004E0EBB">
      <w:pPr>
        <w:pStyle w:val="pxformrefrr"/>
        <w:rPr>
          <w:sz w:val="24"/>
          <w:szCs w:val="24"/>
        </w:rPr>
      </w:pPr>
      <w:r>
        <w:rPr>
          <w:rStyle w:val="pxvis"/>
          <w:rFonts w:cs="Arial"/>
          <w:bCs/>
          <w:szCs w:val="28"/>
        </w:rPr>
        <w:t>Research References</w:t>
      </w:r>
    </w:p>
    <w:p w14:paraId="215BEEC1" w14:textId="77777777" w:rsidR="004E0EBB" w:rsidRDefault="004E0EBB">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rc.ref.id="I09L8J2"</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12</w:t>
      </w:r>
      <w:ins w:id="1407" w:author="Cara Cardinale" w:date="2025-03-03T22:42:00Z">
        <w:r w:rsidR="00BD480B">
          <w:rPr>
            <w:rStyle w:val="pxrc"/>
          </w:rPr>
          <w:t>7</w:t>
        </w:r>
      </w:ins>
      <w:del w:id="1408" w:author="Cara Cardinale" w:date="2025-03-03T22:42:00Z">
        <w:r w:rsidDel="00BD480B">
          <w:rPr>
            <w:rStyle w:val="pxrc"/>
          </w:rPr>
          <w:delText>9</w:delText>
        </w:r>
      </w:del>
    </w:p>
    <w:p w14:paraId="5EE31E0E" w14:textId="77777777" w:rsidR="004E0EBB" w:rsidRDefault="004E0EBB">
      <w:pPr>
        <w:pStyle w:val="pxs"/>
        <w:spacing w:before="180"/>
        <w:rPr>
          <w:sz w:val="27"/>
          <w:szCs w:val="27"/>
        </w:rPr>
      </w:pPr>
      <w:r>
        <w:rPr>
          <w:sz w:val="27"/>
          <w:szCs w:val="27"/>
        </w:rPr>
        <w:t>31:49. Bylaws</w:t>
      </w:r>
      <w:r>
        <w:rPr>
          <w:rStyle w:val="pxsep"/>
        </w:rPr>
        <w:t xml:space="preserve">-- </w:t>
      </w:r>
      <w:r>
        <w:rPr>
          <w:sz w:val="27"/>
          <w:szCs w:val="27"/>
        </w:rPr>
        <w:t>Nonprofit corporation</w:t>
      </w:r>
      <w:r>
        <w:rPr>
          <w:rStyle w:val="pxsep"/>
        </w:rPr>
        <w:t xml:space="preserve">-- </w:t>
      </w:r>
      <w:r>
        <w:rPr>
          <w:sz w:val="27"/>
          <w:szCs w:val="27"/>
        </w:rPr>
        <w:t>No members</w:t>
      </w:r>
    </w:p>
    <w:p w14:paraId="4A04E4EA" w14:textId="77777777" w:rsidR="004E0EBB" w:rsidRDefault="004E0EBB">
      <w:pPr>
        <w:pStyle w:val="pxov"/>
        <w:rPr>
          <w:vanish/>
        </w:rPr>
      </w:pPr>
      <w:r>
        <w:rPr>
          <w:vanish/>
        </w:rPr>
        <w:t>FMS</w:t>
      </w:r>
    </w:p>
    <w:p w14:paraId="38CEB914" w14:textId="77777777" w:rsidR="004E0EBB" w:rsidRDefault="004E0EBB">
      <w:pPr>
        <w:pStyle w:val="pxov"/>
        <w:rPr>
          <w:vanish/>
        </w:rPr>
      </w:pPr>
      <w:r>
        <w:rPr>
          <w:vanish/>
        </w:rPr>
        <w:t>NFP</w:t>
      </w:r>
    </w:p>
    <w:p w14:paraId="6D9F0676" w14:textId="77777777" w:rsidR="004E0EBB" w:rsidRDefault="004E0EBB">
      <w:pPr>
        <w:pStyle w:val="pxov"/>
        <w:rPr>
          <w:vanish/>
        </w:rPr>
      </w:pPr>
      <w:r>
        <w:rPr>
          <w:vanish/>
        </w:rPr>
        <w:t>COL</w:t>
      </w:r>
    </w:p>
    <w:p w14:paraId="08C7C0AD" w14:textId="77777777" w:rsidR="004E0EBB" w:rsidRDefault="004E0EBB">
      <w:pPr>
        <w:pStyle w:val="pxov"/>
        <w:rPr>
          <w:vanish/>
        </w:rPr>
      </w:pPr>
      <w:r>
        <w:rPr>
          <w:vanish/>
        </w:rPr>
        <w:t>FCV</w:t>
      </w:r>
    </w:p>
    <w:p w14:paraId="72375E39" w14:textId="77777777" w:rsidR="004E0EBB" w:rsidRDefault="004E0EBB">
      <w:pPr>
        <w:pStyle w:val="pxov"/>
        <w:rPr>
          <w:vanish/>
        </w:rPr>
      </w:pPr>
      <w:r>
        <w:rPr>
          <w:vanish/>
        </w:rPr>
        <w:t>FTR</w:t>
      </w:r>
    </w:p>
    <w:p w14:paraId="5126A572" w14:textId="77777777" w:rsidR="004E0EBB" w:rsidRDefault="004E0EBB">
      <w:pPr>
        <w:pStyle w:val="pxov"/>
        <w:rPr>
          <w:vanish/>
        </w:rPr>
      </w:pPr>
      <w:r>
        <w:rPr>
          <w:vanish/>
        </w:rPr>
        <w:t>EBL</w:t>
      </w:r>
    </w:p>
    <w:p w14:paraId="52A5E041" w14:textId="77777777" w:rsidR="004E0EBB" w:rsidRDefault="004E0EBB">
      <w:pPr>
        <w:pStyle w:val="pxov"/>
        <w:rPr>
          <w:vanish/>
        </w:rPr>
      </w:pPr>
      <w:r>
        <w:rPr>
          <w:vanish/>
        </w:rPr>
        <w:t>TEM</w:t>
      </w:r>
    </w:p>
    <w:p w14:paraId="4098EF49" w14:textId="77777777" w:rsidR="004E0EBB" w:rsidRDefault="004E0EBB">
      <w:pPr>
        <w:pStyle w:val="pxov"/>
        <w:rPr>
          <w:vanish/>
        </w:rPr>
      </w:pPr>
      <w:r>
        <w:rPr>
          <w:vanish/>
        </w:rPr>
        <w:t>MTD</w:t>
      </w:r>
    </w:p>
    <w:p w14:paraId="46209CE9" w14:textId="77777777" w:rsidR="004E0EBB" w:rsidRDefault="004E0EB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form.fid="Ic708b8c0181b11e68c12afa7f3a24041"</w:instrText>
      </w:r>
      <w:r>
        <w:fldChar w:fldCharType="end"/>
      </w:r>
    </w:p>
    <w:p w14:paraId="6C3064DE"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I  MEMBERS</w:t>
      </w:r>
    </w:p>
    <w:p w14:paraId="179A8AC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The Corporation shall have no members.</w:t>
      </w:r>
    </w:p>
    <w:p w14:paraId="1ECA4D42"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52029E77"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II  DIRECTORS</w:t>
      </w:r>
    </w:p>
    <w:p w14:paraId="49860BA1" w14:textId="77777777" w:rsidR="004E0EBB" w:rsidRDefault="004E0EBB">
      <w:pPr>
        <w:pStyle w:val="pxformfl"/>
        <w:ind w:left="500"/>
      </w:pPr>
      <w:r>
        <w:t xml:space="preserve"> </w:t>
      </w:r>
    </w:p>
    <w:p w14:paraId="3678F582"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1. </w:t>
      </w:r>
    </w:p>
    <w:p w14:paraId="596F43C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Number and Election of Directors. The Board of Directors (</w:t>
      </w:r>
      <w:r>
        <w:rPr>
          <w:vanish/>
        </w:rPr>
        <w:t>&amp;ldquo;</w:t>
      </w:r>
      <w:r>
        <w:rPr>
          <w:rStyle w:val="pxvis"/>
          <w:rFonts w:ascii="Times NewRoman" w:hAnsi="Times NewRoman"/>
          <w:b w:val="0"/>
          <w:sz w:val="24"/>
        </w:rPr>
        <w:t>“</w:t>
      </w:r>
      <w:r>
        <w:t>Board</w:t>
      </w:r>
      <w:r>
        <w:rPr>
          <w:vanish/>
        </w:rPr>
        <w:t>&amp;rdquo;</w:t>
      </w:r>
      <w:r>
        <w:rPr>
          <w:rStyle w:val="pxvis"/>
          <w:rFonts w:ascii="Times NewRoman" w:hAnsi="Times NewRoman"/>
          <w:b w:val="0"/>
          <w:sz w:val="24"/>
        </w:rPr>
        <w:t>”</w:t>
      </w:r>
      <w:r>
        <w:t>) shall consist of not less than three members, the exact number of which shall initially be three, but such number shall be subject to change from time to time by the Board. Each director shall be at least eighteen years of age. Except as provided in paragraph 2(c) of this Article, directors shall be elected by a majority of the votes cast at an Annual Meeting of the Board, and each director so elected shall hold office until the next Annual Meeting and until his or her successor is duly elected and qualified, or until his or her earlier resignation, removal or death.</w:t>
      </w:r>
    </w:p>
    <w:p w14:paraId="1C883B68"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 </w:t>
      </w:r>
    </w:p>
    <w:p w14:paraId="315BBFE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Resignation; Removal; Vacancies.</w:t>
      </w:r>
    </w:p>
    <w:p w14:paraId="27DDC075" w14:textId="77777777" w:rsidR="004E0EBB" w:rsidRDefault="004E0EBB">
      <w:pPr>
        <w:pStyle w:val="pxformfl"/>
        <w:ind w:left="500"/>
      </w:pPr>
      <w:r>
        <w:t xml:space="preserve"> </w:t>
      </w:r>
    </w:p>
    <w:p w14:paraId="012D238C"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(a). </w:t>
      </w:r>
    </w:p>
    <w:p w14:paraId="3BB9599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A director may resign at any time by giving written notice to the Board or to an officer of the Corporation. Unless otherwise specified in the notice, the resignation shall take effect upon receipt thereof by the Board or such officer. Acceptance of such resignation shall not be necessary to make it effective.</w:t>
      </w:r>
    </w:p>
    <w:p w14:paraId="50AE1A3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(b). </w:t>
      </w:r>
    </w:p>
    <w:p w14:paraId="4230B60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Any or all of the directors may be removed by vote of the Board, with or without cause, provided there is a quorum of not less than a majority present at the meeting of the Board at which such action is taken.</w:t>
      </w:r>
    </w:p>
    <w:p w14:paraId="61C402A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(c). </w:t>
      </w:r>
    </w:p>
    <w:p w14:paraId="37A6D84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Vacancies and newly created directorships resulting from any increase in the authorized number of directors may be filled by a majority of the directors then in office, though less than a quorum, and the directors so chosen shall hold office until the next annual election and until their successors are duly elected and qualified, or until their earlier resignation, removal or death.</w:t>
      </w:r>
    </w:p>
    <w:p w14:paraId="16C2D456"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3. </w:t>
      </w:r>
    </w:p>
    <w:p w14:paraId="4B58ACD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Duties and Powers. The Board shall be the governing body of the Corporation. Accordingly, the business of the Corporation shall be managed by or under the direction of the Board and the Board shall have all such powers and authority to do all such lawful acts and things as are by statute or by the Certificate of Incorporation or by these Bylaws directed or required to be done in furtherance of the purposes of the Corporation.</w:t>
      </w:r>
    </w:p>
    <w:p w14:paraId="23EBF739"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4. </w:t>
      </w:r>
    </w:p>
    <w:p w14:paraId="2E77F8E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 xml:space="preserve">Meetings. The Board may hold its Annual Meetings and its regular and special meetings either within or without the State of New York. The time and place for holding Annual Meetings and regular meetings of the Board shall be fixed from time to time by the Board. Such meetings of the Board may be held without notice. A special meeting of the Board may be called by the President, any other officer, or by any one director, upon written demand of not less than one-fifth of the entire Board. Notice thereof stating the place, date and hour of the meeting shall be given to each director either by mail not less than </w:t>
      </w:r>
      <w:r>
        <w:rPr>
          <w:rStyle w:val="pxfinstr"/>
          <w:i/>
          <w:iCs/>
        </w:rPr>
        <w:t>[text number of hours]</w:t>
      </w:r>
      <w:r>
        <w:t xml:space="preserve"> (</w:t>
      </w:r>
      <w:r>
        <w:rPr>
          <w:rStyle w:val="pxfinstr"/>
          <w:i/>
          <w:iCs/>
        </w:rPr>
        <w:t>[number of hours]</w:t>
      </w:r>
      <w:r>
        <w:t xml:space="preserve">) hours before the date of the meeting, by telephone, facsimile transmission or e-mail on </w:t>
      </w:r>
      <w:r>
        <w:rPr>
          <w:rStyle w:val="pxfinstr"/>
          <w:i/>
          <w:iCs/>
        </w:rPr>
        <w:t>[text number of hours]</w:t>
      </w:r>
      <w:r>
        <w:t xml:space="preserve"> (</w:t>
      </w:r>
      <w:r>
        <w:rPr>
          <w:rStyle w:val="pxfinstr"/>
          <w:i/>
          <w:iCs/>
        </w:rPr>
        <w:t>[number of hours]</w:t>
      </w:r>
      <w:r>
        <w:t>) hours' notice, or on such shorter notice as the person or persons calling such meeting may deem necessary or appropriate in the circumstances. Notice of a meeting need not be given to any director who submits a signed or electronic waiver of notice whether before or after the meeting, or who attends the meeting without protesting, prior thereto or at its commencement, the lack of notice to such director.</w:t>
      </w:r>
    </w:p>
    <w:p w14:paraId="4B93D243"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5. </w:t>
      </w:r>
    </w:p>
    <w:p w14:paraId="00F63E3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Quorum. Except as may be otherwise specifically provided by law, the Certificate of Incorporation or these Bylaws, at all meetings of the Board a majority of the entire Board shall constitute a quorum for the transaction bf business and the act of a majority of the directors present at any meeting at which there is a quorum shall be the act of the Board. If a quorum shall not be present at any meeting of the Board, the directors present thereat may adjourn the meeting from time to time, without notice other than announcement at the meeting, until a quorum shall be present.</w:t>
      </w:r>
    </w:p>
    <w:p w14:paraId="01BD90B6"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6. </w:t>
      </w:r>
    </w:p>
    <w:p w14:paraId="6065499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Action by the Board. Unless otherwise provided by the Certificate of Incorporation or these Bylaws, any action required or permitted to be taken at any meeting of the Board or of any committee thereof may be taken without a meeting if all the members of the Board or committee, as the case may be, consent to the adoption of a resolution authorizing the action. Such consent may be written or electronic. The resolution and written consents thereto by the members of the board or committee shall be filed with the minutes of the proceedings of the Board or committee.</w:t>
      </w:r>
    </w:p>
    <w:p w14:paraId="28C52964"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7. </w:t>
      </w:r>
    </w:p>
    <w:p w14:paraId="2ED1B26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Meetings by Means of Conference Telephone. Unless otherwise provided by the Certificate of Incorporation or these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t>
      </w:r>
    </w:p>
    <w:p w14:paraId="3DB5E16D"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8. </w:t>
      </w:r>
    </w:p>
    <w:p w14:paraId="0595DB6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Committees. The Board may, by resolution passed by a majority of the entire Board, designate from among its members an executive committee and other committees. Each committee so appointed shall consist of three or more directors and, to the extent provided in the resolution establishing it, shall have all the authority of the Board except as to the following matters:</w:t>
      </w:r>
    </w:p>
    <w:p w14:paraId="610FD3B7" w14:textId="77777777" w:rsidR="004E0EBB" w:rsidRDefault="004E0EBB">
      <w:pPr>
        <w:pStyle w:val="pxformfl"/>
        <w:ind w:left="500"/>
      </w:pPr>
      <w:r>
        <w:t xml:space="preserve"> </w:t>
      </w:r>
    </w:p>
    <w:p w14:paraId="3739FBA2"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(a). </w:t>
      </w:r>
    </w:p>
    <w:p w14:paraId="46773BC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the filling of vacancies in the Board or in any committee;</w:t>
      </w:r>
    </w:p>
    <w:p w14:paraId="673C6D5F"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(b). </w:t>
      </w:r>
    </w:p>
    <w:p w14:paraId="143CC4E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the fixing of compensation of the directors for serving on the Board or any committee;</w:t>
      </w:r>
    </w:p>
    <w:p w14:paraId="7A5BBC1E"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(c). </w:t>
      </w:r>
    </w:p>
    <w:p w14:paraId="2C4CCD0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the amendment or repeal of the Bylaws or the adoption of new Bylaws; and</w:t>
      </w:r>
    </w:p>
    <w:p w14:paraId="196332D5"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(d). </w:t>
      </w:r>
    </w:p>
    <w:p w14:paraId="0DA1D75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the amendment or repeal of any resolution of the Board which by its terms shall not be so amendable or repealable.</w:t>
      </w:r>
    </w:p>
    <w:p w14:paraId="14CE1246" w14:textId="77777777" w:rsidR="004E0EBB" w:rsidRDefault="004E0EBB">
      <w:pPr>
        <w:pStyle w:val="pxformcp"/>
      </w:pPr>
      <w:r>
        <w:t>The President shall appoint the Chair of each committee. The Board may designate one or more directors as alternate members of any committee, who may replace any absent member or members at any meeting of such committee.</w:t>
      </w:r>
    </w:p>
    <w:p w14:paraId="409FC4B9"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4C4AB703"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III  OFFICERS</w:t>
      </w:r>
    </w:p>
    <w:p w14:paraId="695BC4B4" w14:textId="77777777" w:rsidR="004E0EBB" w:rsidRDefault="004E0EBB">
      <w:pPr>
        <w:pStyle w:val="pxformfl"/>
        <w:ind w:left="500"/>
      </w:pPr>
      <w:r>
        <w:t xml:space="preserve"> </w:t>
      </w:r>
    </w:p>
    <w:p w14:paraId="00962CB3"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1. </w:t>
      </w:r>
    </w:p>
    <w:p w14:paraId="1C3D737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General. The officers of the Corporation shall be chosen by the Board and shall be a President, a Secretary and a Treasurer. In addition, the Board may, from time to time, appoint such other officers, including without limitation, one or more Vice-Presidents, and confer upon such officers those powers and duties which the Board shall deem necessary or advisable for the conduct of the affairs of the Corporation. Any two or more offices may be held by the same person, except the offices of President and Secretary. The President shall be a member of the Board. The other officers may, but need not, be members of the Board.</w:t>
      </w:r>
    </w:p>
    <w:p w14:paraId="7C829A87"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 </w:t>
      </w:r>
    </w:p>
    <w:p w14:paraId="396F28A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Election. The Board at its Annual Meetings shall elect the officers of the Corporation who shall hold their offices for such terms and shall exercise such powers and perform such duties as are provided in these Bylaws or, to the extent not so provided, as shall be determined from time to time by the Board; and all officers of the Corporation shall hold office until their successors are elected or appointed and qualified, or until their earlier resignation, removal or death. Any officer elected by the Board may be removed at any time by the affirmative vote of a majority of the Board. Any vacancy occurring in any office of the Corporation shall be filled by the Board.</w:t>
      </w:r>
    </w:p>
    <w:p w14:paraId="7876D38C"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3. </w:t>
      </w:r>
    </w:p>
    <w:p w14:paraId="019E960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President. The President shall preside at all meetings of the Board. The President shall have general supervision over the affairs of the Corporation, and shall keep the Board fully informed about the activities of the Corporation. He or she shall have the power to sign and execute alone in the name of the Corporation all contracts authorized either generally or specifically by the Board, unless the Board shall specifically require an additional signature. The President shall perform all the duties incident to the office of the President, and shall perform such other duties as from time to time may be assigned by the Board.</w:t>
      </w:r>
    </w:p>
    <w:p w14:paraId="3BED4675"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4. </w:t>
      </w:r>
    </w:p>
    <w:p w14:paraId="18B4C2C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Secretary. The secretary shall conduct the official correspondence, preserve all documents, books and communications, keep books of accounts, and maintain an accurate record of the proceedings of the corporation, the board of directors and all employees. At the expiration of his or her term of office he or she shall deliver to the board of directors the books, papers and other property of the corporation.</w:t>
      </w:r>
    </w:p>
    <w:p w14:paraId="69A15483"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5. </w:t>
      </w:r>
    </w:p>
    <w:p w14:paraId="6D3407F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Treasurer. The Treasurer shall keep or cause to be kept full and accurate accounts of receipts and disbursements of the Corporation, and shall deposit or cause to be deposited all moneys, evidences of indebtedness and other valuable documents of the Corporation in the name of or to the credit of the Corporation in such banks or depositories as the Board may designate. At the annual meeting and whenever else required by the Board, he or she shall render a statement of the Corporation's accounts. He or she shall at all reasonable times exhibit the Corporation's books and accounts to any Officer or Director of the Corporation, and shall perform all duties incident to the position of Treasurer, subject to the control of the Board, and shall when required, give such security for the faithful performance of his or her duties as the Board may determine.</w:t>
      </w:r>
    </w:p>
    <w:p w14:paraId="0022A1E5"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4BA977C7"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IV  NOTICES</w:t>
      </w:r>
    </w:p>
    <w:p w14:paraId="3F64DFDE" w14:textId="77777777" w:rsidR="004E0EBB" w:rsidRDefault="004E0EBB">
      <w:pPr>
        <w:pStyle w:val="pxformfl"/>
        <w:ind w:left="500"/>
      </w:pPr>
      <w:r>
        <w:t xml:space="preserve"> </w:t>
      </w:r>
    </w:p>
    <w:p w14:paraId="1BED0FF5"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1. </w:t>
      </w:r>
    </w:p>
    <w:p w14:paraId="7089E85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Notices. Whenever written notice is required by law, the Certificate of Incorporation or these Bylaws, to be given to any director or member of a committee, such notice may be given by mail, addressed to such director or member of a committee, at his or her address as it appears on the records of the Corporation, with postage thereon prepaid, and such notice shall be deemed to be given at the time when the same shall be deposited in the United States mail. Written notice may also be given personally or by facsimile transmission or electronic mail, and such notice is given when directed to the director or member's fax number or electronic mail address as it appears on the records of the Corporation, or, to such fax number or other electronic mail address as filed with the Secretary of the Corporation.</w:t>
      </w:r>
    </w:p>
    <w:p w14:paraId="75A3569A"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 </w:t>
      </w:r>
    </w:p>
    <w:p w14:paraId="163E3BA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Waivers of Notice. Whenever any notice is required by law, the Certificate of Incorporation or these Bylaws, to be given to any director or member of a committee, a waiver thereof in writing or electronic, signed or submitted by the person or persons entitled to said notice, whether before or after the time stated therein, shall be deemed equivalent thereto.</w:t>
      </w:r>
    </w:p>
    <w:p w14:paraId="6C83F459"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1D41E362"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V  GENERAL PROVISIONS</w:t>
      </w:r>
    </w:p>
    <w:p w14:paraId="03BCF38F" w14:textId="77777777" w:rsidR="004E0EBB" w:rsidRDefault="004E0EBB">
      <w:pPr>
        <w:pStyle w:val="pxformfl"/>
        <w:ind w:left="500"/>
      </w:pPr>
      <w:r>
        <w:t xml:space="preserve"> </w:t>
      </w:r>
    </w:p>
    <w:p w14:paraId="02D856F9"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1. </w:t>
      </w:r>
    </w:p>
    <w:p w14:paraId="408D2D6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Disbursements. All checks or demands for money and notes of the Corporation shall be signed by such officer or officers or such other person or persons as the Board may from time to time designate.</w:t>
      </w:r>
    </w:p>
    <w:p w14:paraId="0313A2F0"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 </w:t>
      </w:r>
    </w:p>
    <w:p w14:paraId="235E857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Fiscal Year. The fiscal year of the Corporation shall be fixed by resolution of the Board.</w:t>
      </w:r>
    </w:p>
    <w:p w14:paraId="7C33DE02"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6CD8DC26"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VI  INDEMNIFICATION AND DIRECTORS' LIABILITY</w:t>
      </w:r>
    </w:p>
    <w:p w14:paraId="56828D86" w14:textId="77777777" w:rsidR="004E0EBB" w:rsidRDefault="004E0EBB">
      <w:pPr>
        <w:pStyle w:val="pxformfl"/>
        <w:ind w:left="500"/>
      </w:pPr>
      <w:r>
        <w:t xml:space="preserve"> </w:t>
      </w:r>
    </w:p>
    <w:p w14:paraId="697C20EC"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1. </w:t>
      </w:r>
    </w:p>
    <w:p w14:paraId="5A07F65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 xml:space="preserve">Indemnification of Directors and Officers. To the fullest extent now or hereafter permitted by and in accordance with the standards and procedures provided for by </w:t>
      </w:r>
      <w:r>
        <w:rPr>
          <w:rStyle w:val="pxst"/>
          <w:color w:val="FF0000"/>
          <w:sz w:val="20"/>
          <w:szCs w:val="20"/>
          <w:vertAlign w:val="superscript"/>
        </w:rPr>
        <w:t>►</w:t>
      </w:r>
      <w:r>
        <w:rPr>
          <w:rStyle w:val="pxst"/>
        </w:rPr>
        <w:fldChar w:fldCharType="begin"/>
      </w:r>
      <w:r>
        <w:rPr>
          <w:rStyle w:val="pxst"/>
        </w:rPr>
        <w:instrText>st.ref.id="I0552PD"</w:instrText>
      </w:r>
      <w:r>
        <w:rPr>
          <w:rStyle w:val="pxst"/>
        </w:rPr>
        <w:fldChar w:fldCharType="end"/>
      </w:r>
      <w:r>
        <w:rPr>
          <w:rStyle w:val="pxst"/>
        </w:rPr>
        <w:t>Sections 721 through 726 of the New York Not-for-Profit Corporation Law</w:t>
      </w:r>
      <w:r>
        <w:t xml:space="preserve"> and any amendments thereto, the Corporation shall indemnify any person made or threatened to be made a party to any action, suit or proceeding, whether civil, criminal, administrative or investigative, by reason of the fact that he or she is or was a director or officer of the Corporation and may indemnify any person made or threatened to be made a party to any action, suit or proceeding, whether civil, criminal, administrative or investigative, by reason of the fact that he or she is or was an employee or agent of the Corporation, against judgments, fines, amounts paid in settlement and reasonable expenses, including attorney's fees. Without limiting the generality of the foregoing, the Corporation may provide for indemnification and advancement of reasonable expenses, including attorneys' fees, actually and necessarily incurred by an indemnified person in connection with the defense of such action, or in connection with an appeal therein except in relation to matters as to which such director, officer, employee or agent is adjudged to have breached a duty to the Corporation under </w:t>
      </w:r>
      <w:r>
        <w:rPr>
          <w:rStyle w:val="pxst"/>
          <w:color w:val="FF0000"/>
          <w:sz w:val="20"/>
          <w:szCs w:val="20"/>
          <w:vertAlign w:val="superscript"/>
        </w:rPr>
        <w:t>►</w:t>
      </w:r>
      <w:r>
        <w:rPr>
          <w:rStyle w:val="pxst"/>
        </w:rPr>
        <w:fldChar w:fldCharType="begin"/>
      </w:r>
      <w:r>
        <w:rPr>
          <w:rStyle w:val="pxst"/>
        </w:rPr>
        <w:instrText>st.ref.id="I059AEP"</w:instrText>
      </w:r>
      <w:r>
        <w:rPr>
          <w:rStyle w:val="pxst"/>
        </w:rPr>
        <w:fldChar w:fldCharType="end"/>
      </w:r>
      <w:r>
        <w:rPr>
          <w:rStyle w:val="pxst"/>
        </w:rPr>
        <w:t>Section 717 of the Not-for-Profit Corporation Law</w:t>
      </w:r>
      <w:r>
        <w:t>. Such indemnification may be authorized by resolution of the Board or by an agreement entered into with an individual director, officer employee or agent.</w:t>
      </w:r>
    </w:p>
    <w:p w14:paraId="7E835EEB"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 </w:t>
      </w:r>
    </w:p>
    <w:p w14:paraId="10DD575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 xml:space="preserve">Limitation on Liability of Directors. The personal liability of each of the directors of the Corporation shall be limited to the fullest extent permitted by </w:t>
      </w:r>
      <w:r>
        <w:rPr>
          <w:rStyle w:val="pxst"/>
          <w:color w:val="FF0000"/>
          <w:sz w:val="20"/>
          <w:szCs w:val="20"/>
          <w:vertAlign w:val="superscript"/>
        </w:rPr>
        <w:t>►</w:t>
      </w:r>
      <w:r>
        <w:rPr>
          <w:rStyle w:val="pxst"/>
        </w:rPr>
        <w:fldChar w:fldCharType="begin"/>
      </w:r>
      <w:r>
        <w:rPr>
          <w:rStyle w:val="pxst"/>
        </w:rPr>
        <w:instrText>st.ref.id="I05DI41"</w:instrText>
      </w:r>
      <w:r>
        <w:rPr>
          <w:rStyle w:val="pxst"/>
        </w:rPr>
        <w:fldChar w:fldCharType="end"/>
      </w:r>
      <w:r>
        <w:rPr>
          <w:rStyle w:val="pxst"/>
        </w:rPr>
        <w:t>Section 720-a of the Not-for-Profit Corporation Law</w:t>
      </w:r>
      <w:r>
        <w:t xml:space="preserve"> as the same may be amended and supplemented.</w:t>
      </w:r>
    </w:p>
    <w:p w14:paraId="166D0CD0"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7091375D"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VII  AMENDMENTS</w:t>
      </w:r>
    </w:p>
    <w:p w14:paraId="0E05E6A5" w14:textId="77777777" w:rsidR="004E0EBB" w:rsidRDefault="004E0EBB">
      <w:pPr>
        <w:pStyle w:val="pxformfl"/>
        <w:ind w:left="500"/>
      </w:pPr>
      <w:r>
        <w:t xml:space="preserve"> </w:t>
      </w:r>
    </w:p>
    <w:p w14:paraId="136E0529"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1. </w:t>
      </w:r>
    </w:p>
    <w:p w14:paraId="7EC8B8B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These Bylaws may be altered, amended or repealed, in whole or in part, or new Bylaws may be adopted by the Board, provided, however, that notice of such alteration, amendment, repeal or adoption of new Bylaws be contained in the notice of such meeting of the Board. All such amendments must be approved by a majority of the entire Board then in office.</w:t>
      </w:r>
    </w:p>
    <w:p w14:paraId="7563B8AB"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2. </w:t>
      </w:r>
    </w:p>
    <w:p w14:paraId="0DB0772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p.ct.id="f477b8b0b92511efa86bc22ba615bad8|50|31:49"</w:instrText>
      </w:r>
      <w:r>
        <w:fldChar w:fldCharType="end"/>
      </w:r>
      <w:r>
        <w:t xml:space="preserve">Entire Board. As used in this ARTICLE VII and in these Bylaws generally, the term </w:t>
      </w:r>
      <w:r>
        <w:rPr>
          <w:vanish/>
        </w:rPr>
        <w:t>&amp;ldquo;</w:t>
      </w:r>
      <w:r>
        <w:rPr>
          <w:rStyle w:val="pxvis"/>
          <w:rFonts w:ascii="Times NewRoman" w:hAnsi="Times NewRoman"/>
          <w:b w:val="0"/>
          <w:sz w:val="24"/>
        </w:rPr>
        <w:t>“</w:t>
      </w:r>
      <w:r>
        <w:t>entire Board</w:t>
      </w:r>
      <w:r>
        <w:rPr>
          <w:vanish/>
        </w:rPr>
        <w:t>&amp;rdquo;</w:t>
      </w:r>
      <w:r>
        <w:rPr>
          <w:rStyle w:val="pxvis"/>
          <w:rFonts w:ascii="Times NewRoman" w:hAnsi="Times NewRoman"/>
          <w:b w:val="0"/>
          <w:sz w:val="24"/>
        </w:rPr>
        <w:t>”</w:t>
      </w:r>
      <w:r>
        <w:t xml:space="preserve"> means the total number of directors which the Corporation would have if there were no vacancies.</w:t>
      </w:r>
    </w:p>
    <w:p w14:paraId="45D6DBF8" w14:textId="77777777" w:rsidR="004E0EBB" w:rsidRDefault="004E0EBB">
      <w:pPr>
        <w:pStyle w:val="pxformnotes"/>
        <w:jc w:val="center"/>
        <w:rPr>
          <w:sz w:val="24"/>
          <w:szCs w:val="24"/>
        </w:rPr>
      </w:pPr>
      <w:r>
        <w:rPr>
          <w:rStyle w:val="pxvis"/>
          <w:rFonts w:cs="Arial"/>
          <w:bCs/>
          <w:szCs w:val="28"/>
        </w:rPr>
        <w:t>Notes to Form</w:t>
      </w:r>
    </w:p>
    <w:p w14:paraId="5EC18EA9" w14:textId="77777777" w:rsidR="004E0EBB" w:rsidRDefault="004E0EBB">
      <w:pPr>
        <w:pStyle w:val="pxformnotes"/>
        <w:rPr>
          <w:sz w:val="24"/>
          <w:szCs w:val="24"/>
        </w:rPr>
      </w:pPr>
    </w:p>
    <w:p w14:paraId="428AD3DE" w14:textId="77777777" w:rsidR="004E0EBB" w:rsidRDefault="004E0EBB">
      <w:pPr>
        <w:pStyle w:val="pxformrr"/>
        <w:rPr>
          <w:sz w:val="24"/>
          <w:szCs w:val="24"/>
        </w:rPr>
      </w:pPr>
      <w:r>
        <w:rPr>
          <w:rStyle w:val="pxvis"/>
          <w:rFonts w:cs="Arial"/>
          <w:bCs/>
          <w:szCs w:val="28"/>
        </w:rPr>
        <w:t>Research References</w:t>
      </w:r>
    </w:p>
    <w:p w14:paraId="62EEC9C2"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tk.ref.id="I09L8KF"</w:instrText>
      </w:r>
      <w:r>
        <w:rPr>
          <w:rStyle w:val="pxtk"/>
        </w:rPr>
        <w:fldChar w:fldCharType="end"/>
      </w:r>
      <w:r>
        <w:rPr>
          <w:rStyle w:val="pxtk"/>
        </w:rPr>
        <w:t>West's Key Number Digest, Corporations and Business Organizations &amp;key;3384</w:t>
      </w:r>
    </w:p>
    <w:p w14:paraId="7DBEF6B5" w14:textId="77777777" w:rsidR="004E0EBB" w:rsidRDefault="004E0EBB">
      <w:pPr>
        <w:pStyle w:val="pxs"/>
        <w:spacing w:before="180"/>
        <w:rPr>
          <w:sz w:val="27"/>
          <w:szCs w:val="27"/>
        </w:rPr>
      </w:pPr>
      <w:r>
        <w:rPr>
          <w:sz w:val="27"/>
          <w:szCs w:val="27"/>
        </w:rPr>
        <w:t>31:50. Bylaws</w:t>
      </w:r>
      <w:r>
        <w:rPr>
          <w:rStyle w:val="pxsep"/>
        </w:rPr>
        <w:t xml:space="preserve">-- </w:t>
      </w:r>
      <w:r>
        <w:rPr>
          <w:sz w:val="27"/>
          <w:szCs w:val="27"/>
        </w:rPr>
        <w:t>Charitable foundation for education scholarships</w:t>
      </w:r>
    </w:p>
    <w:p w14:paraId="220B78CA" w14:textId="77777777" w:rsidR="004E0EBB" w:rsidRDefault="004E0EBB">
      <w:pPr>
        <w:pStyle w:val="pxov"/>
        <w:rPr>
          <w:vanish/>
        </w:rPr>
      </w:pPr>
      <w:r>
        <w:rPr>
          <w:vanish/>
        </w:rPr>
        <w:t>FMS</w:t>
      </w:r>
    </w:p>
    <w:p w14:paraId="2D259AC0" w14:textId="77777777" w:rsidR="004E0EBB" w:rsidRDefault="004E0EBB">
      <w:pPr>
        <w:pStyle w:val="pxov"/>
        <w:rPr>
          <w:vanish/>
        </w:rPr>
      </w:pPr>
      <w:r>
        <w:rPr>
          <w:vanish/>
        </w:rPr>
        <w:t>COL</w:t>
      </w:r>
    </w:p>
    <w:p w14:paraId="16AE8887" w14:textId="77777777" w:rsidR="004E0EBB" w:rsidRDefault="004E0EBB">
      <w:pPr>
        <w:pStyle w:val="pxov"/>
        <w:rPr>
          <w:vanish/>
        </w:rPr>
      </w:pPr>
      <w:r>
        <w:rPr>
          <w:vanish/>
        </w:rPr>
        <w:t>NFP</w:t>
      </w:r>
    </w:p>
    <w:p w14:paraId="40B84F2D" w14:textId="77777777" w:rsidR="004E0EBB" w:rsidRDefault="004E0EBB">
      <w:pPr>
        <w:pStyle w:val="pxov"/>
        <w:rPr>
          <w:vanish/>
        </w:rPr>
      </w:pPr>
      <w:r>
        <w:rPr>
          <w:vanish/>
        </w:rPr>
        <w:t>FCV</w:t>
      </w:r>
    </w:p>
    <w:p w14:paraId="79C24AA9" w14:textId="77777777" w:rsidR="004E0EBB" w:rsidRDefault="004E0EBB">
      <w:pPr>
        <w:pStyle w:val="pxov"/>
        <w:rPr>
          <w:vanish/>
        </w:rPr>
      </w:pPr>
      <w:r>
        <w:rPr>
          <w:vanish/>
        </w:rPr>
        <w:t>FTR</w:t>
      </w:r>
    </w:p>
    <w:p w14:paraId="2DB72304" w14:textId="77777777" w:rsidR="004E0EBB" w:rsidRDefault="004E0EBB">
      <w:pPr>
        <w:pStyle w:val="pxov"/>
        <w:rPr>
          <w:vanish/>
        </w:rPr>
      </w:pPr>
      <w:r>
        <w:rPr>
          <w:vanish/>
        </w:rPr>
        <w:t>EBL</w:t>
      </w:r>
    </w:p>
    <w:p w14:paraId="65C72066" w14:textId="77777777" w:rsidR="004E0EBB" w:rsidRDefault="004E0EBB">
      <w:pPr>
        <w:pStyle w:val="pxov"/>
        <w:rPr>
          <w:vanish/>
        </w:rPr>
      </w:pPr>
      <w:r>
        <w:rPr>
          <w:vanish/>
        </w:rPr>
        <w:t>TEM</w:t>
      </w:r>
    </w:p>
    <w:p w14:paraId="2332E1FE" w14:textId="77777777" w:rsidR="004E0EBB" w:rsidRDefault="004E0EBB">
      <w:pPr>
        <w:pStyle w:val="pxov"/>
        <w:rPr>
          <w:vanish/>
        </w:rPr>
      </w:pPr>
      <w:r>
        <w:rPr>
          <w:vanish/>
        </w:rPr>
        <w:t>MTD</w:t>
      </w:r>
    </w:p>
    <w:p w14:paraId="72148731" w14:textId="77777777" w:rsidR="004E0EBB" w:rsidRDefault="004E0EB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form.fid="Ic708dfd0181b11e68c12afa7f3a24041"</w:instrText>
      </w:r>
      <w:r>
        <w:fldChar w:fldCharType="end"/>
      </w:r>
    </w:p>
    <w:p w14:paraId="18934C4D"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I.</w:t>
      </w:r>
    </w:p>
    <w:p w14:paraId="65E2F63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The corporation shall provide scholarships to accredited post-high school educational institutions for persons who are selected based on their leadership ability.</w:t>
      </w:r>
    </w:p>
    <w:p w14:paraId="4F0CB0CA"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II.</w:t>
      </w:r>
    </w:p>
    <w:p w14:paraId="34E7052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 xml:space="preserve">No part of the net earnings of the corporation shall inure to the benefit of, or be distributable to, its members, directors, trustees, officers, or other private persons, except that the corporation shall be authorized and empowered to pay reasonable compensation for services rendered and to make payments and distributions in furtherance of the purpose set forth above. No substantial part of the activities of the corporation shall be the carrying on of propaganda or otherwise attempting to influence legislation, and the corporation shall not participate in or intervene in (including the publishing or distribution of statements) any political campaign on behalf of any candidate for public office. Notwithstanding any other provisions of these Articles, the corporation shall not carry on any other activities not permitted to be carried on: (a) by a corporation exempt from federal income tax under </w:t>
      </w:r>
      <w:r>
        <w:rPr>
          <w:rStyle w:val="pxst"/>
          <w:color w:val="FF0000"/>
          <w:sz w:val="20"/>
          <w:szCs w:val="20"/>
          <w:vertAlign w:val="superscript"/>
        </w:rPr>
        <w:t>►</w:t>
      </w:r>
      <w:r>
        <w:rPr>
          <w:rStyle w:val="pxst"/>
        </w:rPr>
        <w:fldChar w:fldCharType="begin"/>
      </w:r>
      <w:r>
        <w:rPr>
          <w:rStyle w:val="pxst"/>
        </w:rPr>
        <w:instrText>st.ref.id="I09O1PB"</w:instrText>
      </w:r>
      <w:r>
        <w:rPr>
          <w:rStyle w:val="pxst"/>
        </w:rPr>
        <w:fldChar w:fldCharType="end"/>
      </w:r>
      <w:r>
        <w:rPr>
          <w:rStyle w:val="pxst"/>
        </w:rPr>
        <w:t>Section 501(c)(3) of the Internal Revenue Code of 1986</w:t>
      </w:r>
      <w:r>
        <w:t xml:space="preserve">, as amended (or the corresponding provision of any future United States Internal Revenue law); or (b) by a corporation, contributions to which are deductible under </w:t>
      </w:r>
      <w:r>
        <w:rPr>
          <w:rStyle w:val="pxst"/>
          <w:color w:val="FF0000"/>
          <w:sz w:val="20"/>
          <w:szCs w:val="20"/>
          <w:vertAlign w:val="superscript"/>
        </w:rPr>
        <w:t>►</w:t>
      </w:r>
      <w:r>
        <w:rPr>
          <w:rStyle w:val="pxst"/>
        </w:rPr>
        <w:fldChar w:fldCharType="begin"/>
      </w:r>
      <w:r>
        <w:rPr>
          <w:rStyle w:val="pxst"/>
        </w:rPr>
        <w:instrText>st.ref.id="I05530T"</w:instrText>
      </w:r>
      <w:r>
        <w:rPr>
          <w:rStyle w:val="pxst"/>
        </w:rPr>
        <w:fldChar w:fldCharType="end"/>
      </w:r>
      <w:r>
        <w:rPr>
          <w:rStyle w:val="pxst"/>
        </w:rPr>
        <w:t>Section 170(c)(2) of the Internal Revenue Code of 1986</w:t>
      </w:r>
      <w:r>
        <w:t>, as amended (or the corresponding provision of any future United States Internal Revenue law).</w:t>
      </w:r>
    </w:p>
    <w:p w14:paraId="1DBEA0B6"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III.</w:t>
      </w:r>
    </w:p>
    <w:p w14:paraId="3528284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Upon the dissolution of the corporation, the Board of Directors shall, after paying or making provision for the payment of all of the liabilities of the corporation, dispose of all of the assets of the corporation for the purpose of advancement of education or shall distribute such assets to the federal government or to a state or local government for such purpose. Any such assets not so disposed of shall be disposed of by the circuit court of the county in which the principal office of the corporation is then located, exclusively for the advancement of education.</w:t>
      </w:r>
    </w:p>
    <w:p w14:paraId="609E148B"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ARTICLE IV</w:t>
      </w:r>
    </w:p>
    <w:p w14:paraId="2B86EFC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 xml:space="preserve">The corporation shall distribute its income for each taxable year at such time and in such manner as not to become subject to the tax on undistributed income imposed by </w:t>
      </w:r>
      <w:r>
        <w:rPr>
          <w:rStyle w:val="pxst"/>
          <w:color w:val="FF0000"/>
          <w:sz w:val="20"/>
          <w:szCs w:val="20"/>
          <w:vertAlign w:val="superscript"/>
        </w:rPr>
        <w:t>►</w:t>
      </w:r>
      <w:r>
        <w:rPr>
          <w:rStyle w:val="pxst"/>
        </w:rPr>
        <w:fldChar w:fldCharType="begin"/>
      </w:r>
      <w:r>
        <w:rPr>
          <w:rStyle w:val="pxst"/>
        </w:rPr>
        <w:instrText>st.ref.id="I059AQ5"</w:instrText>
      </w:r>
      <w:r>
        <w:rPr>
          <w:rStyle w:val="pxst"/>
        </w:rPr>
        <w:fldChar w:fldCharType="end"/>
      </w:r>
      <w:r>
        <w:rPr>
          <w:rStyle w:val="pxst"/>
        </w:rPr>
        <w:t>Section 4942 of the Internal Revenue Code of 1986</w:t>
      </w:r>
      <w:r>
        <w:t>, as amended (or the corresponding provision of any future United States Internal Revenue law).</w:t>
      </w:r>
    </w:p>
    <w:p w14:paraId="72A9E34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 xml:space="preserve">The corporation shall not engage in any act of self-dealing as defined in </w:t>
      </w:r>
      <w:r>
        <w:rPr>
          <w:rStyle w:val="pxst"/>
          <w:color w:val="FF0000"/>
          <w:sz w:val="20"/>
          <w:szCs w:val="20"/>
          <w:vertAlign w:val="superscript"/>
        </w:rPr>
        <w:t>►</w:t>
      </w:r>
      <w:r>
        <w:rPr>
          <w:rStyle w:val="pxst"/>
        </w:rPr>
        <w:fldChar w:fldCharType="begin"/>
      </w:r>
      <w:r>
        <w:rPr>
          <w:rStyle w:val="pxst"/>
        </w:rPr>
        <w:instrText>st.ref.id="I05DIFH"</w:instrText>
      </w:r>
      <w:r>
        <w:rPr>
          <w:rStyle w:val="pxst"/>
        </w:rPr>
        <w:fldChar w:fldCharType="end"/>
      </w:r>
      <w:r>
        <w:rPr>
          <w:rStyle w:val="pxst"/>
        </w:rPr>
        <w:t>Section 4941(d) of the Internal Revenue Code of 1986</w:t>
      </w:r>
      <w:r>
        <w:t>, as amended (or the corresponding provision of any future United States Internal Revenue law).</w:t>
      </w:r>
    </w:p>
    <w:p w14:paraId="7A82401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 xml:space="preserve">The corporation shall not retain any excess business holdings as defined in </w:t>
      </w:r>
      <w:r>
        <w:rPr>
          <w:rStyle w:val="pxst"/>
          <w:color w:val="FF0000"/>
          <w:sz w:val="20"/>
          <w:szCs w:val="20"/>
          <w:vertAlign w:val="superscript"/>
        </w:rPr>
        <w:t>►</w:t>
      </w:r>
      <w:r>
        <w:rPr>
          <w:rStyle w:val="pxst"/>
        </w:rPr>
        <w:fldChar w:fldCharType="begin"/>
      </w:r>
      <w:r>
        <w:rPr>
          <w:rStyle w:val="pxst"/>
        </w:rPr>
        <w:instrText>st.ref.id="I05HQ4T"</w:instrText>
      </w:r>
      <w:r>
        <w:rPr>
          <w:rStyle w:val="pxst"/>
        </w:rPr>
        <w:fldChar w:fldCharType="end"/>
      </w:r>
      <w:r>
        <w:rPr>
          <w:rStyle w:val="pxst"/>
        </w:rPr>
        <w:t>Section 4943(c) of the Internal Revenue Code of 1986</w:t>
      </w:r>
      <w:r>
        <w:t>, as amended (or the corresponding provision of any future United States Internal Revenue law).</w:t>
      </w:r>
    </w:p>
    <w:p w14:paraId="71E2807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 xml:space="preserve">The corporation shall not make any investments in such manner as to subject it to tax under </w:t>
      </w:r>
      <w:r>
        <w:rPr>
          <w:rStyle w:val="pxst"/>
          <w:color w:val="FF0000"/>
          <w:sz w:val="20"/>
          <w:szCs w:val="20"/>
          <w:vertAlign w:val="superscript"/>
        </w:rPr>
        <w:t>►</w:t>
      </w:r>
      <w:r>
        <w:rPr>
          <w:rStyle w:val="pxst"/>
        </w:rPr>
        <w:fldChar w:fldCharType="begin"/>
      </w:r>
      <w:r>
        <w:rPr>
          <w:rStyle w:val="pxst"/>
        </w:rPr>
        <w:instrText>st.ref.id="I09L8Q5"</w:instrText>
      </w:r>
      <w:r>
        <w:rPr>
          <w:rStyle w:val="pxst"/>
        </w:rPr>
        <w:fldChar w:fldCharType="end"/>
      </w:r>
      <w:r>
        <w:rPr>
          <w:rStyle w:val="pxst"/>
        </w:rPr>
        <w:t>Section 4944 of the Internal Revenue Code of 1986</w:t>
      </w:r>
      <w:r>
        <w:t>, as amended (or the corresponding provision of any future United States Internal Revenue law).</w:t>
      </w:r>
    </w:p>
    <w:p w14:paraId="1967065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 xml:space="preserve">The corporation shall not make any taxable expenditures as defined in </w:t>
      </w:r>
      <w:r>
        <w:rPr>
          <w:rStyle w:val="pxst"/>
          <w:color w:val="FF0000"/>
          <w:sz w:val="20"/>
          <w:szCs w:val="20"/>
          <w:vertAlign w:val="superscript"/>
        </w:rPr>
        <w:t>►</w:t>
      </w:r>
      <w:r>
        <w:rPr>
          <w:rStyle w:val="pxst"/>
        </w:rPr>
        <w:fldChar w:fldCharType="begin"/>
      </w:r>
      <w:r>
        <w:rPr>
          <w:rStyle w:val="pxst"/>
        </w:rPr>
        <w:instrText>st.ref.id="I09O1V1"</w:instrText>
      </w:r>
      <w:r>
        <w:rPr>
          <w:rStyle w:val="pxst"/>
        </w:rPr>
        <w:fldChar w:fldCharType="end"/>
      </w:r>
      <w:r>
        <w:rPr>
          <w:rStyle w:val="pxst"/>
        </w:rPr>
        <w:t>Section 4945(d) of the Internal Revenue Code of 1986</w:t>
      </w:r>
      <w:r>
        <w:t>, as amended (or the corresponding provision of any future United States Internal Revenue law).</w:t>
      </w:r>
    </w:p>
    <w:p w14:paraId="2069DDA4" w14:textId="77777777" w:rsidR="004E0EBB" w:rsidRDefault="004E0EBB">
      <w:pPr>
        <w:pStyle w:val="pxformnotes"/>
        <w:jc w:val="center"/>
        <w:rPr>
          <w:sz w:val="24"/>
          <w:szCs w:val="24"/>
        </w:rPr>
      </w:pPr>
      <w:r>
        <w:rPr>
          <w:rStyle w:val="pxvis"/>
          <w:rFonts w:cs="Arial"/>
          <w:bCs/>
          <w:szCs w:val="28"/>
        </w:rPr>
        <w:t>Notes to Form</w:t>
      </w:r>
    </w:p>
    <w:p w14:paraId="1868A75C" w14:textId="77777777" w:rsidR="004E0EBB" w:rsidRDefault="004E0EBB">
      <w:pPr>
        <w:pStyle w:val="pxformnotes"/>
        <w:rPr>
          <w:sz w:val="24"/>
          <w:szCs w:val="24"/>
        </w:rPr>
      </w:pPr>
    </w:p>
    <w:p w14:paraId="01E9328B" w14:textId="77777777" w:rsidR="004E0EBB" w:rsidRDefault="004E0EBB">
      <w:pPr>
        <w:pStyle w:val="pxformnote"/>
        <w:spacing w:before="180"/>
      </w:pPr>
      <w:del w:id="1409" w:author="Cara Cardinale" w:date="2025-02-08T22:58:00Z">
        <w:r w:rsidDel="00F74B46">
          <w:delText>Drafter's Note</w:delText>
        </w:r>
      </w:del>
      <w:r>
        <w:t xml:space="preserve"> </w:t>
      </w:r>
    </w:p>
    <w:p w14:paraId="6A44A1D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 xml:space="preserve">Bylaws are the code or codes of rules adopted for the regulation or management of the affairs of the corporation irrespective of the name or names by which such rules are designated. </w:t>
      </w:r>
      <w:r>
        <w:rPr>
          <w:rStyle w:val="pxst"/>
          <w:color w:val="FF0000"/>
          <w:sz w:val="20"/>
          <w:szCs w:val="20"/>
          <w:vertAlign w:val="superscript"/>
        </w:rPr>
        <w:t>►</w:t>
      </w:r>
      <w:r>
        <w:rPr>
          <w:rStyle w:val="pxst"/>
        </w:rPr>
        <w:fldChar w:fldCharType="begin"/>
      </w:r>
      <w:r>
        <w:rPr>
          <w:rStyle w:val="pxst"/>
        </w:rPr>
        <w:instrText>st.ref.id="I09QUZX"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102(a)(2)</w:t>
      </w:r>
      <w:r>
        <w:t>.</w:t>
      </w:r>
    </w:p>
    <w:p w14:paraId="66026AE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 xml:space="preserve">The bylaws may be adopted by the incorporators at the organization meeting or by the board of directors if the incorporators do not do so. </w:t>
      </w:r>
      <w:r>
        <w:rPr>
          <w:rStyle w:val="pxst"/>
          <w:color w:val="FF0000"/>
          <w:sz w:val="20"/>
          <w:szCs w:val="20"/>
          <w:vertAlign w:val="superscript"/>
        </w:rPr>
        <w:t>►</w:t>
      </w:r>
      <w:r>
        <w:rPr>
          <w:rStyle w:val="pxst"/>
        </w:rPr>
        <w:fldChar w:fldCharType="begin"/>
      </w:r>
      <w:r>
        <w:rPr>
          <w:rStyle w:val="pxst"/>
        </w:rPr>
        <w:instrText>st.ref.id="I09L8Q7"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602(a)</w:t>
      </w:r>
      <w:r>
        <w:t xml:space="preserve">. In drafting any bylaws for a charitable corporation, it should be remembered that the bylaws may contain any provision relating to the business of the corporation, the conduct of its affairs, its rights or powers or the rights or powers of its members, directors, or officers, which are not inconsistent with statutory law or the certificate of incorporation. </w:t>
      </w:r>
      <w:r>
        <w:rPr>
          <w:rStyle w:val="pxst"/>
          <w:color w:val="FF0000"/>
          <w:sz w:val="20"/>
          <w:szCs w:val="20"/>
          <w:vertAlign w:val="superscript"/>
        </w:rPr>
        <w:t>►</w:t>
      </w:r>
      <w:r>
        <w:rPr>
          <w:rStyle w:val="pxst"/>
        </w:rPr>
        <w:fldChar w:fldCharType="begin"/>
      </w:r>
      <w:r>
        <w:rPr>
          <w:rStyle w:val="pxst"/>
        </w:rPr>
        <w:instrText>st.ref.id="I09O1V3"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602(f)</w:t>
      </w:r>
      <w:r>
        <w:t>.</w:t>
      </w:r>
    </w:p>
    <w:p w14:paraId="05CD46E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p.ct.id="f477b8b0b92511efa86bc22ba615bad8|51|31:50"</w:instrText>
      </w:r>
      <w:r>
        <w:fldChar w:fldCharType="end"/>
      </w:r>
      <w:r>
        <w:t xml:space="preserve">Note that </w:t>
      </w:r>
      <w:r>
        <w:rPr>
          <w:rStyle w:val="pxst"/>
          <w:color w:val="FF0000"/>
          <w:sz w:val="20"/>
          <w:szCs w:val="20"/>
          <w:vertAlign w:val="superscript"/>
        </w:rPr>
        <w:t>►</w:t>
      </w:r>
      <w:r>
        <w:rPr>
          <w:rStyle w:val="pxst"/>
        </w:rPr>
        <w:fldChar w:fldCharType="begin"/>
      </w:r>
      <w:r>
        <w:rPr>
          <w:rStyle w:val="pxst"/>
        </w:rPr>
        <w:instrText>st.ref.id="I09QUZZ"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w:t>
      </w:r>
      <w:r>
        <w:t xml:space="preserve"> has been amended by </w:t>
      </w:r>
      <w:r>
        <w:rPr>
          <w:rStyle w:val="pxst"/>
          <w:color w:val="FF0000"/>
          <w:sz w:val="20"/>
          <w:szCs w:val="20"/>
          <w:vertAlign w:val="superscript"/>
        </w:rPr>
        <w:t>►</w:t>
      </w:r>
      <w:r>
        <w:rPr>
          <w:rStyle w:val="pxst"/>
        </w:rPr>
        <w:fldChar w:fldCharType="begin"/>
      </w:r>
      <w:r>
        <w:rPr>
          <w:rStyle w:val="pxst"/>
        </w:rPr>
        <w:instrText>st.ref.id="I09TO4V"</w:instrText>
      </w:r>
      <w:r>
        <w:rPr>
          <w:rStyle w:val="pxst"/>
        </w:rPr>
        <w:fldChar w:fldCharType="end"/>
      </w:r>
      <w:r>
        <w:rPr>
          <w:rStyle w:val="pxst"/>
        </w:rPr>
        <w:t xml:space="preserve">L.2019, c. 558, </w:t>
      </w:r>
      <w:r>
        <w:rPr>
          <w:rStyle w:val="pxst"/>
          <w:vanish/>
        </w:rPr>
        <w:t>&amp;s;</w:t>
      </w:r>
      <w:r>
        <w:rPr>
          <w:rStyle w:val="pxvis"/>
          <w:rFonts w:ascii="Times NewRoman" w:hAnsi="Times NewRoman"/>
          <w:b w:val="0"/>
          <w:sz w:val="24"/>
        </w:rPr>
        <w:t>§</w:t>
      </w:r>
      <w:r>
        <w:rPr>
          <w:rStyle w:val="pxst"/>
        </w:rPr>
        <w:t>2, eff. Jan. 24, 2020</w:t>
      </w:r>
      <w:r>
        <w:t xml:space="preserve"> that adds subsection (g) as follows:</w:t>
      </w:r>
    </w:p>
    <w:p w14:paraId="2F255A2B" w14:textId="77777777" w:rsidR="004E0EBB" w:rsidRDefault="004E0EBB">
      <w:pPr>
        <w:pStyle w:val="pxformqbqp"/>
        <w:ind w:left="500"/>
      </w:pPr>
      <w:r>
        <w:rPr>
          <w:color w:val="FF0000"/>
          <w:vertAlign w:val="superscript"/>
        </w:rPr>
        <w:t>►</w:t>
      </w:r>
      <w:r>
        <w:fldChar w:fldCharType="begin"/>
      </w:r>
      <w:r>
        <w:instrText>qp.pstart="n"</w:instrText>
      </w:r>
      <w:r>
        <w:fldChar w:fldCharType="end"/>
      </w:r>
      <w:r>
        <w: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t>
      </w:r>
    </w:p>
    <w:p w14:paraId="4700E615" w14:textId="77777777" w:rsidR="004E0EBB" w:rsidRDefault="004E0EBB">
      <w:pPr>
        <w:pStyle w:val="pxformrr"/>
        <w:rPr>
          <w:sz w:val="24"/>
          <w:szCs w:val="24"/>
        </w:rPr>
      </w:pPr>
      <w:r>
        <w:rPr>
          <w:rStyle w:val="pxvis"/>
          <w:rFonts w:cs="Arial"/>
          <w:bCs/>
          <w:szCs w:val="28"/>
        </w:rPr>
        <w:t>Research References</w:t>
      </w:r>
    </w:p>
    <w:p w14:paraId="088791E4"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tk.ref.id="I09WH9R"</w:instrText>
      </w:r>
      <w:r>
        <w:rPr>
          <w:rStyle w:val="pxtk"/>
        </w:rPr>
        <w:fldChar w:fldCharType="end"/>
      </w:r>
      <w:r>
        <w:rPr>
          <w:rStyle w:val="pxtk"/>
        </w:rPr>
        <w:t>West's Key Number Digest, Corporations and Business Organizations &amp;key;3384</w:t>
      </w:r>
    </w:p>
    <w:p w14:paraId="53F49EA2" w14:textId="77777777" w:rsidR="004E0EBB" w:rsidRDefault="004E0EBB">
      <w:pPr>
        <w:pStyle w:val="pxs"/>
        <w:spacing w:before="180"/>
        <w:rPr>
          <w:sz w:val="27"/>
          <w:szCs w:val="27"/>
        </w:rPr>
      </w:pPr>
      <w:r>
        <w:rPr>
          <w:sz w:val="27"/>
          <w:szCs w:val="27"/>
        </w:rPr>
        <w:t>31:51. Bylaws</w:t>
      </w:r>
      <w:r>
        <w:rPr>
          <w:rStyle w:val="pxsep"/>
        </w:rPr>
        <w:t xml:space="preserve">-- </w:t>
      </w:r>
      <w:r>
        <w:rPr>
          <w:sz w:val="27"/>
          <w:szCs w:val="27"/>
        </w:rPr>
        <w:t>Provision</w:t>
      </w:r>
      <w:r>
        <w:rPr>
          <w:rStyle w:val="pxsep"/>
        </w:rPr>
        <w:t xml:space="preserve">-- </w:t>
      </w:r>
      <w:r>
        <w:rPr>
          <w:sz w:val="27"/>
          <w:szCs w:val="27"/>
        </w:rPr>
        <w:t>Automatic succession of vice president to presidency</w:t>
      </w:r>
    </w:p>
    <w:p w14:paraId="6A769FA4" w14:textId="77777777" w:rsidR="004E0EBB" w:rsidRDefault="004E0EBB">
      <w:pPr>
        <w:pStyle w:val="pxov"/>
        <w:rPr>
          <w:vanish/>
        </w:rPr>
      </w:pPr>
      <w:r>
        <w:rPr>
          <w:vanish/>
        </w:rPr>
        <w:t>NFP</w:t>
      </w:r>
    </w:p>
    <w:p w14:paraId="63D73AE8" w14:textId="77777777" w:rsidR="004E0EBB" w:rsidRDefault="004E0EBB">
      <w:pPr>
        <w:pStyle w:val="pxov"/>
        <w:rPr>
          <w:vanish/>
        </w:rPr>
      </w:pPr>
      <w:r>
        <w:rPr>
          <w:vanish/>
        </w:rPr>
        <w:t>COL</w:t>
      </w:r>
    </w:p>
    <w:p w14:paraId="52FBB870" w14:textId="77777777" w:rsidR="004E0EBB" w:rsidRDefault="004E0EBB">
      <w:pPr>
        <w:pStyle w:val="pxov"/>
        <w:rPr>
          <w:vanish/>
        </w:rPr>
      </w:pPr>
      <w:r>
        <w:rPr>
          <w:vanish/>
        </w:rPr>
        <w:t>FCV</w:t>
      </w:r>
    </w:p>
    <w:p w14:paraId="1DDF7895" w14:textId="77777777" w:rsidR="004E0EBB" w:rsidRDefault="004E0EBB">
      <w:pPr>
        <w:pStyle w:val="pxov"/>
        <w:rPr>
          <w:vanish/>
        </w:rPr>
      </w:pPr>
      <w:r>
        <w:rPr>
          <w:vanish/>
        </w:rPr>
        <w:t>FTR</w:t>
      </w:r>
    </w:p>
    <w:p w14:paraId="2121A214" w14:textId="77777777" w:rsidR="004E0EBB" w:rsidRDefault="004E0EBB">
      <w:pPr>
        <w:pStyle w:val="pxov"/>
        <w:rPr>
          <w:vanish/>
        </w:rPr>
      </w:pPr>
      <w:r>
        <w:rPr>
          <w:vanish/>
        </w:rPr>
        <w:t>CLS</w:t>
      </w:r>
    </w:p>
    <w:p w14:paraId="2253AAB7" w14:textId="77777777" w:rsidR="004E0EBB" w:rsidRDefault="004E0EBB">
      <w:pPr>
        <w:pStyle w:val="pxov"/>
        <w:rPr>
          <w:vanish/>
        </w:rPr>
      </w:pPr>
      <w:r>
        <w:rPr>
          <w:vanish/>
        </w:rPr>
        <w:t>TEM</w:t>
      </w:r>
    </w:p>
    <w:p w14:paraId="7EC8F2F6" w14:textId="77777777" w:rsidR="004E0EBB" w:rsidRDefault="004E0EBB">
      <w:pPr>
        <w:pStyle w:val="pxov"/>
        <w:rPr>
          <w:vanish/>
        </w:rPr>
      </w:pPr>
      <w:r>
        <w:rPr>
          <w:vanish/>
        </w:rPr>
        <w:t>MTD</w:t>
      </w:r>
    </w:p>
    <w:p w14:paraId="7E1DC851" w14:textId="77777777" w:rsidR="004E0EBB" w:rsidRDefault="004E0EB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form.fid="Ic70906e0181b11e68c12afa7f3a24041"</w:instrText>
      </w:r>
      <w:r>
        <w:fldChar w:fldCharType="end"/>
      </w:r>
    </w:p>
    <w:p w14:paraId="579ABC7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 </w:t>
      </w:r>
    </w:p>
    <w:p w14:paraId="663E0B5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p.ct.id="f477b8b0b92511efa86bc22ba615bad8|52|31:51"</w:instrText>
      </w:r>
      <w:r>
        <w:fldChar w:fldCharType="end"/>
      </w:r>
      <w:r>
        <w:t>In addition to his or her other rights and duties, the Vice President shall serve as President Elect and shall succeed to the office of President upon the expiration of the President's term of office.</w:t>
      </w:r>
    </w:p>
    <w:p w14:paraId="75469D3D"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2. </w:t>
      </w:r>
    </w:p>
    <w:p w14:paraId="310B1EA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p.ct.id="f477b8b0b92511efa86bc22ba615bad8|52|31:51"</w:instrText>
      </w:r>
      <w:r>
        <w:fldChar w:fldCharType="end"/>
      </w:r>
      <w:r>
        <w:t xml:space="preserve">The term of office of the Vice President is </w:t>
      </w:r>
      <w:r>
        <w:rPr>
          <w:rStyle w:val="pxfinstr"/>
          <w:i/>
          <w:iCs/>
        </w:rPr>
        <w:t>[identification of year]</w:t>
      </w:r>
      <w:r>
        <w:t xml:space="preserve"> years, beginning on </w:t>
      </w:r>
      <w:r>
        <w:rPr>
          <w:rStyle w:val="pxfinstr"/>
          <w:i/>
          <w:iCs/>
        </w:rPr>
        <w:t>[begin date of term]</w:t>
      </w:r>
      <w:r>
        <w:t xml:space="preserve"> and expiring on </w:t>
      </w:r>
      <w:r>
        <w:rPr>
          <w:rStyle w:val="pxfinstr"/>
          <w:i/>
          <w:iCs/>
        </w:rPr>
        <w:t>[end date of term]</w:t>
      </w:r>
      <w:r>
        <w:t xml:space="preserve">. At the expiration of this term, the Vice President shall succeed to the office of President and shall serve as President beginning on </w:t>
      </w:r>
      <w:r>
        <w:rPr>
          <w:rStyle w:val="pxfinstr"/>
          <w:i/>
          <w:iCs/>
        </w:rPr>
        <w:t>[begin date of term]</w:t>
      </w:r>
      <w:r>
        <w:t xml:space="preserve"> and expiring on </w:t>
      </w:r>
      <w:r>
        <w:rPr>
          <w:rStyle w:val="pxfinstr"/>
          <w:i/>
          <w:iCs/>
        </w:rPr>
        <w:t>[end date of term]</w:t>
      </w:r>
      <w:r>
        <w:t>.</w:t>
      </w:r>
    </w:p>
    <w:p w14:paraId="12A4B3E2"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3. </w:t>
      </w:r>
    </w:p>
    <w:p w14:paraId="5395A13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p.ct.id="f477b8b0b92511efa86bc22ba615bad8|52|31:51"</w:instrText>
      </w:r>
      <w:r>
        <w:fldChar w:fldCharType="end"/>
      </w:r>
      <w:r>
        <w:t>In the event of the resignation, removal, incapacity, lapse in membership, or death of the President while in office, the Vice President shall succeed to the office of President and serve as President both the remainder of the prior President's term and the full succeeding term of office as President.</w:t>
      </w:r>
    </w:p>
    <w:p w14:paraId="2E55C891"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4. </w:t>
      </w:r>
    </w:p>
    <w:p w14:paraId="2BFC2E8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p.ct.id="f477b8b0b92511efa86bc22ba615bad8|52|31:51"</w:instrText>
      </w:r>
      <w:r>
        <w:fldChar w:fldCharType="end"/>
      </w:r>
      <w:r>
        <w:t xml:space="preserve">In the event of the resignation, removal, incapacity, lapse in membership, or death of the Vice President, one or more successors shall be nominated by the Board of Directors and a special election for office of Vice President shall be conducted </w:t>
      </w:r>
      <w:r>
        <w:rPr>
          <w:rStyle w:val="pxfinstr"/>
          <w:i/>
          <w:iCs/>
        </w:rPr>
        <w:t>[within a stated number of days/within a reasonable time/as soon as practicable]</w:t>
      </w:r>
      <w:r>
        <w:t xml:space="preserve">. However, if the vacancy in the office of Vice President occurs less than </w:t>
      </w:r>
      <w:r>
        <w:rPr>
          <w:rStyle w:val="pxfinstr"/>
          <w:i/>
          <w:iCs/>
        </w:rPr>
        <w:t>[number of days]</w:t>
      </w:r>
      <w:r>
        <w:t xml:space="preserve"> days before the scheduled expiration of the Vice President's term, a successor shall not be nominated or elected until the next scheduled election for officers.</w:t>
      </w:r>
    </w:p>
    <w:p w14:paraId="0490DDD0"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5. </w:t>
      </w:r>
    </w:p>
    <w:p w14:paraId="449A2AF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p.ct.id="f477b8b0b92511efa86bc22ba615bad8|52|31:51"</w:instrText>
      </w:r>
      <w:r>
        <w:fldChar w:fldCharType="end"/>
      </w:r>
      <w:r>
        <w:t>A Vice President who resigns, is removed, becomes incapacitated, or fails to remain a member in good standing shall not succeed to the office of President.</w:t>
      </w:r>
    </w:p>
    <w:p w14:paraId="696EF442" w14:textId="77777777" w:rsidR="004E0EBB" w:rsidRDefault="004E0EBB">
      <w:pPr>
        <w:pStyle w:val="pxformnotes"/>
        <w:jc w:val="center"/>
        <w:rPr>
          <w:sz w:val="24"/>
          <w:szCs w:val="24"/>
        </w:rPr>
      </w:pPr>
      <w:r>
        <w:rPr>
          <w:rStyle w:val="pxvis"/>
          <w:rFonts w:cs="Arial"/>
          <w:bCs/>
          <w:szCs w:val="28"/>
        </w:rPr>
        <w:t>Notes to Form</w:t>
      </w:r>
    </w:p>
    <w:p w14:paraId="609D8076" w14:textId="77777777" w:rsidR="004E0EBB" w:rsidRDefault="004E0EBB">
      <w:pPr>
        <w:pStyle w:val="pxformnotes"/>
        <w:rPr>
          <w:sz w:val="24"/>
          <w:szCs w:val="24"/>
        </w:rPr>
      </w:pPr>
    </w:p>
    <w:p w14:paraId="15560BB5" w14:textId="77777777" w:rsidR="004E0EBB" w:rsidRDefault="004E0EBB">
      <w:pPr>
        <w:pStyle w:val="pxformrr"/>
        <w:rPr>
          <w:sz w:val="24"/>
          <w:szCs w:val="24"/>
        </w:rPr>
      </w:pPr>
      <w:r>
        <w:rPr>
          <w:rStyle w:val="pxvis"/>
          <w:rFonts w:cs="Arial"/>
          <w:bCs/>
          <w:szCs w:val="28"/>
        </w:rPr>
        <w:t>Research References</w:t>
      </w:r>
    </w:p>
    <w:p w14:paraId="210BD441"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tk.ref.id="I09L8QA"</w:instrText>
      </w:r>
      <w:r>
        <w:rPr>
          <w:rStyle w:val="pxtk"/>
        </w:rPr>
        <w:fldChar w:fldCharType="end"/>
      </w:r>
      <w:r>
        <w:rPr>
          <w:rStyle w:val="pxtk"/>
        </w:rPr>
        <w:t>West's Key Number Digest, Corporations and Business Organizations &amp;key;3384</w:t>
      </w:r>
    </w:p>
    <w:p w14:paraId="5DDA8F9D"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tk.ref.id="I09L8RF"</w:instrText>
      </w:r>
      <w:r>
        <w:rPr>
          <w:rStyle w:val="pxtk"/>
        </w:rPr>
        <w:fldChar w:fldCharType="end"/>
      </w:r>
      <w:r>
        <w:rPr>
          <w:rStyle w:val="pxtk"/>
        </w:rPr>
        <w:t>West's Key Number Digest, Corporations and Business Organizations &amp;key;3420 to 3433</w:t>
      </w:r>
    </w:p>
    <w:p w14:paraId="24C4573F"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rc.ref.id="I09O1WB"</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53</w:t>
      </w:r>
      <w:ins w:id="1410" w:author="Cara Cardinale" w:date="2025-02-19T13:27:00Z">
        <w:r w:rsidR="000F200B">
          <w:rPr>
            <w:rStyle w:val="pxrc"/>
          </w:rPr>
          <w:t>1</w:t>
        </w:r>
      </w:ins>
      <w:del w:id="1411" w:author="Cara Cardinale" w:date="2025-02-19T13:27:00Z">
        <w:r w:rsidDel="000F200B">
          <w:rPr>
            <w:rStyle w:val="pxrc"/>
          </w:rPr>
          <w:delText>6</w:delText>
        </w:r>
      </w:del>
    </w:p>
    <w:p w14:paraId="1B53E43B" w14:textId="77777777" w:rsidR="004E0EBB" w:rsidRDefault="004E0EBB">
      <w:pPr>
        <w:pStyle w:val="pxs"/>
        <w:spacing w:before="180"/>
        <w:rPr>
          <w:sz w:val="27"/>
          <w:szCs w:val="27"/>
        </w:rPr>
      </w:pPr>
      <w:r>
        <w:rPr>
          <w:sz w:val="27"/>
          <w:szCs w:val="27"/>
        </w:rPr>
        <w:t>31:52. Bylaws</w:t>
      </w:r>
      <w:r>
        <w:rPr>
          <w:rStyle w:val="pxsep"/>
        </w:rPr>
        <w:t xml:space="preserve">-- </w:t>
      </w:r>
      <w:r>
        <w:rPr>
          <w:sz w:val="27"/>
          <w:szCs w:val="27"/>
        </w:rPr>
        <w:t>Provision</w:t>
      </w:r>
      <w:r>
        <w:rPr>
          <w:rStyle w:val="pxsep"/>
        </w:rPr>
        <w:t xml:space="preserve">-- </w:t>
      </w:r>
      <w:r>
        <w:rPr>
          <w:sz w:val="27"/>
          <w:szCs w:val="27"/>
        </w:rPr>
        <w:t>Prohibition against sharing in charitable foundation earnings</w:t>
      </w:r>
    </w:p>
    <w:p w14:paraId="7C6764D3" w14:textId="77777777" w:rsidR="004E0EBB" w:rsidRDefault="004E0EBB">
      <w:pPr>
        <w:pStyle w:val="pxov"/>
        <w:rPr>
          <w:vanish/>
        </w:rPr>
      </w:pPr>
      <w:r>
        <w:rPr>
          <w:vanish/>
        </w:rPr>
        <w:t>CLS</w:t>
      </w:r>
    </w:p>
    <w:p w14:paraId="2593F81A" w14:textId="77777777" w:rsidR="004E0EBB" w:rsidRDefault="004E0EBB">
      <w:pPr>
        <w:pStyle w:val="pxov"/>
        <w:rPr>
          <w:vanish/>
        </w:rPr>
      </w:pPr>
      <w:r>
        <w:rPr>
          <w:vanish/>
        </w:rPr>
        <w:t>COL</w:t>
      </w:r>
    </w:p>
    <w:p w14:paraId="38A1C441" w14:textId="77777777" w:rsidR="004E0EBB" w:rsidRDefault="004E0EBB">
      <w:pPr>
        <w:pStyle w:val="pxov"/>
        <w:rPr>
          <w:vanish/>
        </w:rPr>
      </w:pPr>
      <w:r>
        <w:rPr>
          <w:vanish/>
        </w:rPr>
        <w:t>NFP</w:t>
      </w:r>
    </w:p>
    <w:p w14:paraId="30F2BE0B" w14:textId="77777777" w:rsidR="004E0EBB" w:rsidRDefault="004E0EBB">
      <w:pPr>
        <w:pStyle w:val="pxov"/>
        <w:rPr>
          <w:vanish/>
        </w:rPr>
      </w:pPr>
      <w:r>
        <w:rPr>
          <w:vanish/>
        </w:rPr>
        <w:t>FCV</w:t>
      </w:r>
    </w:p>
    <w:p w14:paraId="6B7169F6" w14:textId="77777777" w:rsidR="004E0EBB" w:rsidRDefault="004E0EBB">
      <w:pPr>
        <w:pStyle w:val="pxov"/>
        <w:rPr>
          <w:vanish/>
        </w:rPr>
      </w:pPr>
      <w:r>
        <w:rPr>
          <w:vanish/>
        </w:rPr>
        <w:t>FTR</w:t>
      </w:r>
    </w:p>
    <w:p w14:paraId="78FAE485" w14:textId="77777777" w:rsidR="004E0EBB" w:rsidRDefault="004E0EBB">
      <w:pPr>
        <w:pStyle w:val="pxov"/>
        <w:rPr>
          <w:vanish/>
        </w:rPr>
      </w:pPr>
      <w:r>
        <w:rPr>
          <w:vanish/>
        </w:rPr>
        <w:t>TEM</w:t>
      </w:r>
    </w:p>
    <w:p w14:paraId="4C1DC0B8" w14:textId="77777777" w:rsidR="004E0EBB" w:rsidRDefault="004E0EBB">
      <w:pPr>
        <w:pStyle w:val="pxov"/>
        <w:rPr>
          <w:vanish/>
        </w:rPr>
      </w:pPr>
      <w:r>
        <w:rPr>
          <w:vanish/>
        </w:rPr>
        <w:t>MTD</w:t>
      </w:r>
    </w:p>
    <w:p w14:paraId="2C773D2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form.fid="Ic7092df0181b11e68c12afa7f3a24041"</w:instrText>
      </w:r>
      <w:r>
        <w:fldChar w:fldCharType="end"/>
      </w:r>
      <w:r>
        <w:rPr>
          <w:color w:val="FF0000"/>
          <w:sz w:val="20"/>
          <w:szCs w:val="20"/>
          <w:vertAlign w:val="superscript"/>
        </w:rPr>
        <w:t>►</w:t>
      </w:r>
      <w:r>
        <w:fldChar w:fldCharType="begin"/>
      </w:r>
      <w:r>
        <w:instrText>p.ct.id="f477b8b0b92511efa86bc22ba615bad8|53|31:52"</w:instrText>
      </w:r>
      <w:r>
        <w:fldChar w:fldCharType="end"/>
      </w:r>
      <w:r>
        <w:t>No member, director, trustee, officer, or employee of, or member of a committee of, or person connected with, the charitable foundation or any other private individual shall receive at any time any of the net earnings or pecuniary profit from the operations of the charitable foundation, provided that this shall not prevent the payment to any such person of such reasonable compensation for services rendered to or for the charitable foundation in effecting any of its purposes as shall be fixed by the board of directors; in addition, no such person or persons shall be entitled to share in the distribution of any of the charitable foundation assets upon the dissolution of the charitable foundation.</w:t>
      </w:r>
    </w:p>
    <w:p w14:paraId="75726AC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p.ct.id="f477b8b0b92511efa86bc22ba615bad8|53|31:52"</w:instrText>
      </w:r>
      <w:r>
        <w:fldChar w:fldCharType="end"/>
      </w:r>
      <w:r>
        <w:t xml:space="preserve">All members of the corporation shall be deemed to have expressly consented and agreed that, upon such dissolution or winding up of the affairs of the charitable foundation, whether voluntary or involuntary, the assets of the charitable foundation, after all debts have been satisfied, then remaining in the hands of the board of directors shall be distributed, transferred, conveyed, delivered, and paid over for the purpose of advancement of education, or shall distribute such assets to the federal government or to a state or local government for such purpose. Any such assets not so disposed of shall be disposed of by the Supreme Court of the county in which the principal office of the charitable foundation is then located, exclusively for the advancement of education. The charitable foundation shall have the right to retain all or any part of any securities or property acquired by it in whatever manner and to invest and reinvest any funds held by it according to the judgment of the board of directors, without being restricted to the class of investments which a director is or may hereafter be permitted by law to make or any similar restriction, provided, however, that no action shall be taken by or on behalf of the charitable foundation if such action is a prohibited transaction or would result in the denial of the tax exemption under </w:t>
      </w:r>
      <w:r>
        <w:rPr>
          <w:rStyle w:val="pxst"/>
          <w:color w:val="FF0000"/>
          <w:sz w:val="20"/>
          <w:szCs w:val="20"/>
          <w:vertAlign w:val="superscript"/>
        </w:rPr>
        <w:t>►</w:t>
      </w:r>
      <w:r>
        <w:rPr>
          <w:rStyle w:val="pxst"/>
        </w:rPr>
        <w:fldChar w:fldCharType="begin"/>
      </w:r>
      <w:r>
        <w:rPr>
          <w:rStyle w:val="pxst"/>
        </w:rPr>
        <w:instrText>st.ref.id="I09QV17"</w:instrText>
      </w:r>
      <w:r>
        <w:rPr>
          <w:rStyle w:val="pxst"/>
        </w:rPr>
        <w:fldChar w:fldCharType="end"/>
      </w:r>
      <w:r>
        <w:rPr>
          <w:rStyle w:val="pxst"/>
        </w:rPr>
        <w:t>Section 503</w:t>
      </w:r>
      <w:r>
        <w:t xml:space="preserve"> or </w:t>
      </w:r>
      <w:r>
        <w:rPr>
          <w:rStyle w:val="pxst"/>
          <w:color w:val="FF0000"/>
          <w:sz w:val="20"/>
          <w:szCs w:val="20"/>
          <w:vertAlign w:val="superscript"/>
        </w:rPr>
        <w:t>►</w:t>
      </w:r>
      <w:r>
        <w:rPr>
          <w:rStyle w:val="pxst"/>
        </w:rPr>
        <w:fldChar w:fldCharType="begin"/>
      </w:r>
      <w:r>
        <w:rPr>
          <w:rStyle w:val="pxst"/>
        </w:rPr>
        <w:instrText>st.ref.id="I09TO63"</w:instrText>
      </w:r>
      <w:r>
        <w:rPr>
          <w:rStyle w:val="pxst"/>
        </w:rPr>
        <w:fldChar w:fldCharType="end"/>
      </w:r>
      <w:r>
        <w:rPr>
          <w:rStyle w:val="pxst"/>
        </w:rPr>
        <w:t>Section 507 of the Internal Revenue Code</w:t>
      </w:r>
      <w:r>
        <w:t xml:space="preserve"> and its regulations as they now exist or as they may hereafter be amended.</w:t>
      </w:r>
    </w:p>
    <w:p w14:paraId="4177D539" w14:textId="77777777" w:rsidR="004E0EBB" w:rsidRDefault="004E0EBB">
      <w:pPr>
        <w:pStyle w:val="pxformnotes"/>
        <w:jc w:val="center"/>
        <w:rPr>
          <w:sz w:val="24"/>
          <w:szCs w:val="24"/>
        </w:rPr>
      </w:pPr>
      <w:r>
        <w:rPr>
          <w:rStyle w:val="pxvis"/>
          <w:rFonts w:cs="Arial"/>
          <w:bCs/>
          <w:szCs w:val="28"/>
        </w:rPr>
        <w:t>Notes to Form</w:t>
      </w:r>
    </w:p>
    <w:p w14:paraId="2D3BBFB4" w14:textId="77777777" w:rsidR="004E0EBB" w:rsidRDefault="004E0EBB">
      <w:pPr>
        <w:pStyle w:val="pxformnotes"/>
        <w:rPr>
          <w:sz w:val="24"/>
          <w:szCs w:val="24"/>
        </w:rPr>
      </w:pPr>
    </w:p>
    <w:p w14:paraId="6836279E" w14:textId="77777777" w:rsidR="004E0EBB" w:rsidRDefault="004E0EBB">
      <w:pPr>
        <w:pStyle w:val="pxformnote"/>
        <w:spacing w:before="180"/>
      </w:pPr>
      <w:del w:id="1412" w:author="Cara Cardinale" w:date="2025-02-08T22:58:00Z">
        <w:r w:rsidDel="00F74B46">
          <w:delText>Drafter's Note</w:delText>
        </w:r>
      </w:del>
      <w:r>
        <w:t xml:space="preserve"> </w:t>
      </w:r>
    </w:p>
    <w:p w14:paraId="009AC05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p.ct.id="f477b8b0b92511efa86bc22ba615bad8|53|31:52"</w:instrText>
      </w:r>
      <w:r>
        <w:fldChar w:fldCharType="end"/>
      </w:r>
      <w:r>
        <w:t xml:space="preserve">Bylaws are the code or codes of rules adopted for the regulation or management of the affairs of the corporation irrespective of the name or names by which such rules are designated. </w:t>
      </w:r>
      <w:r>
        <w:rPr>
          <w:rStyle w:val="pxst"/>
          <w:color w:val="FF0000"/>
          <w:sz w:val="20"/>
          <w:szCs w:val="20"/>
          <w:vertAlign w:val="superscript"/>
        </w:rPr>
        <w:t>►</w:t>
      </w:r>
      <w:r>
        <w:rPr>
          <w:rStyle w:val="pxst"/>
        </w:rPr>
        <w:fldChar w:fldCharType="begin"/>
      </w:r>
      <w:r>
        <w:rPr>
          <w:rStyle w:val="pxst"/>
        </w:rPr>
        <w:instrText>st.ref.id="I05533N"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102(a)(2)</w:t>
      </w:r>
      <w:r>
        <w:t>.</w:t>
      </w:r>
    </w:p>
    <w:p w14:paraId="4BD1078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p.ct.id="f477b8b0b92511efa86bc22ba615bad8|53|31:52"</w:instrText>
      </w:r>
      <w:r>
        <w:fldChar w:fldCharType="end"/>
      </w:r>
      <w:r>
        <w:t xml:space="preserve">The bylaws may be adopted by the incorporators at the organization meeting or by the board of directors if the incorporators do not do so. </w:t>
      </w:r>
      <w:r>
        <w:rPr>
          <w:rStyle w:val="pxst"/>
          <w:color w:val="FF0000"/>
          <w:sz w:val="20"/>
          <w:szCs w:val="20"/>
          <w:vertAlign w:val="superscript"/>
        </w:rPr>
        <w:t>►</w:t>
      </w:r>
      <w:r>
        <w:rPr>
          <w:rStyle w:val="pxst"/>
        </w:rPr>
        <w:fldChar w:fldCharType="begin"/>
      </w:r>
      <w:r>
        <w:rPr>
          <w:rStyle w:val="pxst"/>
        </w:rPr>
        <w:instrText>st.ref.id="I059ASZ"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602(a)</w:t>
      </w:r>
      <w:r>
        <w:t xml:space="preserve">. In drafting any bylaws for a charitable corporation, it should be remembered that the bylaws may contain any provision relating to the business of the corporation, the conduct of its affairs, its rights or powers or the rights or powers of its members, directors, or officers, which are not inconsistent with statutory law or the certificate of incorporation. </w:t>
      </w:r>
      <w:r>
        <w:rPr>
          <w:rStyle w:val="pxst"/>
          <w:color w:val="FF0000"/>
          <w:sz w:val="20"/>
          <w:szCs w:val="20"/>
          <w:vertAlign w:val="superscript"/>
        </w:rPr>
        <w:t>►</w:t>
      </w:r>
      <w:r>
        <w:rPr>
          <w:rStyle w:val="pxst"/>
        </w:rPr>
        <w:fldChar w:fldCharType="begin"/>
      </w:r>
      <w:r>
        <w:rPr>
          <w:rStyle w:val="pxst"/>
        </w:rPr>
        <w:instrText>st.ref.id="I09QV19"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602(f)</w:t>
      </w:r>
      <w:r>
        <w:t>.</w:t>
      </w:r>
    </w:p>
    <w:p w14:paraId="2D1A4B37" w14:textId="77777777" w:rsidR="004E0EBB" w:rsidDel="000F200B" w:rsidRDefault="004E0EBB" w:rsidP="000F200B">
      <w:pPr>
        <w:pStyle w:val="pxformp"/>
        <w:rPr>
          <w:del w:id="1413" w:author="Cara Cardinale" w:date="2025-02-19T13:28:00Z"/>
        </w:rPr>
      </w:pPr>
      <w:r>
        <w:t xml:space="preserve"> </w:t>
      </w:r>
      <w:r>
        <w:rPr>
          <w:rStyle w:val="pxvis"/>
          <w:rFonts w:ascii="Times NewRoman" w:hAnsi="Times NewRoman"/>
          <w:b w:val="0"/>
          <w:sz w:val="24"/>
        </w:rPr>
        <w:tab/>
      </w:r>
      <w:del w:id="1414" w:author="Cara Cardinale" w:date="2025-02-19T13:28:00Z">
        <w:r w:rsidDel="000F200B">
          <w:rPr>
            <w:color w:val="FF0000"/>
            <w:sz w:val="20"/>
            <w:szCs w:val="20"/>
            <w:vertAlign w:val="superscript"/>
          </w:rPr>
          <w:delText>►</w:delText>
        </w:r>
        <w:r w:rsidDel="000F200B">
          <w:fldChar w:fldCharType="begin"/>
        </w:r>
        <w:r w:rsidDel="000F200B">
          <w:delInstrText>p.ct.id="f477b8b0b92511efa86bc22ba615bad8|53|31:52"</w:delInstrText>
        </w:r>
        <w:r w:rsidDel="000F200B">
          <w:fldChar w:fldCharType="end"/>
        </w:r>
        <w:r w:rsidDel="000F200B">
          <w:delText xml:space="preserve">Note that </w:delText>
        </w:r>
        <w:r w:rsidDel="000F200B">
          <w:rPr>
            <w:rStyle w:val="pxst"/>
            <w:color w:val="FF0000"/>
            <w:sz w:val="20"/>
            <w:szCs w:val="20"/>
            <w:vertAlign w:val="superscript"/>
          </w:rPr>
          <w:delText>►</w:delText>
        </w:r>
        <w:r w:rsidDel="000F200B">
          <w:rPr>
            <w:rStyle w:val="pxst"/>
          </w:rPr>
          <w:fldChar w:fldCharType="begin"/>
        </w:r>
        <w:r w:rsidDel="000F200B">
          <w:rPr>
            <w:rStyle w:val="pxst"/>
          </w:rPr>
          <w:delInstrText>st.ref.id="I09TO65"</w:delInstrText>
        </w:r>
        <w:r w:rsidDel="000F200B">
          <w:rPr>
            <w:rStyle w:val="pxst"/>
          </w:rPr>
          <w:fldChar w:fldCharType="end"/>
        </w:r>
        <w:r w:rsidDel="000F200B">
          <w:rPr>
            <w:rStyle w:val="pxst"/>
          </w:rPr>
          <w:delText xml:space="preserve">N-PCL </w:delText>
        </w:r>
        <w:r w:rsidDel="000F200B">
          <w:rPr>
            <w:rStyle w:val="pxst"/>
            <w:vanish/>
          </w:rPr>
          <w:delText>&amp;s;</w:delText>
        </w:r>
        <w:r w:rsidDel="000F200B">
          <w:rPr>
            <w:rStyle w:val="pxvis"/>
            <w:rFonts w:ascii="Times NewRoman" w:hAnsi="Times NewRoman"/>
            <w:b w:val="0"/>
            <w:sz w:val="24"/>
          </w:rPr>
          <w:delText>§</w:delText>
        </w:r>
        <w:r w:rsidDel="000F200B">
          <w:rPr>
            <w:rStyle w:val="pxst"/>
          </w:rPr>
          <w:delText>602</w:delText>
        </w:r>
        <w:r w:rsidDel="000F200B">
          <w:delText xml:space="preserve"> has been amended by </w:delText>
        </w:r>
        <w:r w:rsidDel="000F200B">
          <w:rPr>
            <w:rStyle w:val="pxst"/>
            <w:color w:val="FF0000"/>
            <w:sz w:val="20"/>
            <w:szCs w:val="20"/>
            <w:vertAlign w:val="superscript"/>
          </w:rPr>
          <w:delText>►</w:delText>
        </w:r>
        <w:r w:rsidDel="000F200B">
          <w:rPr>
            <w:rStyle w:val="pxst"/>
          </w:rPr>
          <w:fldChar w:fldCharType="begin"/>
        </w:r>
        <w:r w:rsidDel="000F200B">
          <w:rPr>
            <w:rStyle w:val="pxst"/>
          </w:rPr>
          <w:delInstrText>st.ref.id="I09L8X5"</w:delInstrText>
        </w:r>
        <w:r w:rsidDel="000F200B">
          <w:rPr>
            <w:rStyle w:val="pxst"/>
          </w:rPr>
          <w:fldChar w:fldCharType="end"/>
        </w:r>
        <w:r w:rsidDel="000F200B">
          <w:rPr>
            <w:rStyle w:val="pxst"/>
          </w:rPr>
          <w:delText xml:space="preserve">L.2019, c. 558, </w:delText>
        </w:r>
        <w:r w:rsidDel="000F200B">
          <w:rPr>
            <w:rStyle w:val="pxst"/>
            <w:vanish/>
          </w:rPr>
          <w:delText>&amp;s;</w:delText>
        </w:r>
        <w:r w:rsidDel="000F200B">
          <w:rPr>
            <w:rStyle w:val="pxvis"/>
            <w:rFonts w:ascii="Times NewRoman" w:hAnsi="Times NewRoman"/>
            <w:b w:val="0"/>
            <w:sz w:val="24"/>
          </w:rPr>
          <w:delText>§</w:delText>
        </w:r>
        <w:r w:rsidDel="000F200B">
          <w:rPr>
            <w:rStyle w:val="pxst"/>
          </w:rPr>
          <w:delText>2, eff. Jan. 24, 2020</w:delText>
        </w:r>
        <w:r w:rsidDel="000F200B">
          <w:delText xml:space="preserve"> that adds subsection (g) as follows:</w:delText>
        </w:r>
      </w:del>
    </w:p>
    <w:p w14:paraId="64C45060" w14:textId="77777777" w:rsidR="004E0EBB" w:rsidRDefault="004E0EBB" w:rsidP="000F200B">
      <w:pPr>
        <w:pStyle w:val="pxformp"/>
        <w:pPrChange w:id="1415" w:author="Cara Cardinale" w:date="2025-02-19T13:28:00Z">
          <w:pPr>
            <w:pStyle w:val="pxformqbqp"/>
            <w:ind w:left="500"/>
          </w:pPr>
        </w:pPrChange>
      </w:pPr>
      <w:del w:id="1416" w:author="Cara Cardinale" w:date="2025-02-19T13:28:00Z">
        <w:r w:rsidDel="000F200B">
          <w:rPr>
            <w:color w:val="FF0000"/>
            <w:vertAlign w:val="superscript"/>
          </w:rPr>
          <w:delText>►</w:delText>
        </w:r>
        <w:r w:rsidDel="000F200B">
          <w:fldChar w:fldCharType="begin"/>
        </w:r>
        <w:r w:rsidDel="000F200B">
          <w:delInstrText>qp.pstart="n"</w:delInstrText>
        </w:r>
        <w:r w:rsidDel="000F200B">
          <w:fldChar w:fldCharType="end"/>
        </w:r>
        <w:r w:rsidDel="000F200B">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5A4C5315" w14:textId="77777777" w:rsidR="004E0EBB" w:rsidRDefault="004E0EBB">
      <w:pPr>
        <w:pStyle w:val="pxformrr"/>
        <w:rPr>
          <w:sz w:val="24"/>
          <w:szCs w:val="24"/>
        </w:rPr>
      </w:pPr>
      <w:r>
        <w:rPr>
          <w:rStyle w:val="pxvis"/>
          <w:rFonts w:cs="Arial"/>
          <w:bCs/>
          <w:szCs w:val="28"/>
        </w:rPr>
        <w:t>Research References</w:t>
      </w:r>
    </w:p>
    <w:p w14:paraId="3D1C2F29"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tk.ref.id="I09O221"</w:instrText>
      </w:r>
      <w:r>
        <w:rPr>
          <w:rStyle w:val="pxtk"/>
        </w:rPr>
        <w:fldChar w:fldCharType="end"/>
      </w:r>
      <w:r>
        <w:rPr>
          <w:rStyle w:val="pxtk"/>
        </w:rPr>
        <w:t>West's Key Number Digest, Corporations and Business Organizations &amp;key;3384</w:t>
      </w:r>
    </w:p>
    <w:p w14:paraId="7D4A0C43" w14:textId="77777777" w:rsidR="004E0EBB" w:rsidRDefault="004E0EBB">
      <w:pPr>
        <w:pStyle w:val="pxs"/>
        <w:spacing w:before="180"/>
        <w:rPr>
          <w:sz w:val="27"/>
          <w:szCs w:val="27"/>
        </w:rPr>
      </w:pPr>
      <w:r>
        <w:rPr>
          <w:sz w:val="27"/>
          <w:szCs w:val="27"/>
        </w:rPr>
        <w:t>31:53. Bylaws</w:t>
      </w:r>
      <w:r>
        <w:rPr>
          <w:rStyle w:val="pxsep"/>
        </w:rPr>
        <w:t xml:space="preserve">-- </w:t>
      </w:r>
      <w:r>
        <w:rPr>
          <w:sz w:val="27"/>
          <w:szCs w:val="27"/>
        </w:rPr>
        <w:t>Provision</w:t>
      </w:r>
      <w:r>
        <w:rPr>
          <w:rStyle w:val="pxsep"/>
        </w:rPr>
        <w:t xml:space="preserve">-- </w:t>
      </w:r>
      <w:r>
        <w:rPr>
          <w:sz w:val="27"/>
          <w:szCs w:val="27"/>
        </w:rPr>
        <w:t>Contracts, checks, deposits, and funds</w:t>
      </w:r>
    </w:p>
    <w:p w14:paraId="1CC55469" w14:textId="77777777" w:rsidR="004E0EBB" w:rsidRDefault="004E0EBB">
      <w:pPr>
        <w:pStyle w:val="pxov"/>
        <w:rPr>
          <w:vanish/>
        </w:rPr>
      </w:pPr>
      <w:r>
        <w:rPr>
          <w:vanish/>
        </w:rPr>
        <w:t>CLS</w:t>
      </w:r>
    </w:p>
    <w:p w14:paraId="5944138A" w14:textId="77777777" w:rsidR="004E0EBB" w:rsidRDefault="004E0EBB">
      <w:pPr>
        <w:pStyle w:val="pxov"/>
        <w:rPr>
          <w:vanish/>
        </w:rPr>
      </w:pPr>
      <w:r>
        <w:rPr>
          <w:vanish/>
        </w:rPr>
        <w:t>COL</w:t>
      </w:r>
    </w:p>
    <w:p w14:paraId="23AE7558" w14:textId="77777777" w:rsidR="004E0EBB" w:rsidRDefault="004E0EBB">
      <w:pPr>
        <w:pStyle w:val="pxov"/>
        <w:rPr>
          <w:vanish/>
        </w:rPr>
      </w:pPr>
      <w:r>
        <w:rPr>
          <w:vanish/>
        </w:rPr>
        <w:t>NFP</w:t>
      </w:r>
    </w:p>
    <w:p w14:paraId="76D86D22" w14:textId="77777777" w:rsidR="004E0EBB" w:rsidRDefault="004E0EBB">
      <w:pPr>
        <w:pStyle w:val="pxov"/>
        <w:rPr>
          <w:vanish/>
        </w:rPr>
      </w:pPr>
      <w:r>
        <w:rPr>
          <w:vanish/>
        </w:rPr>
        <w:t>FCV</w:t>
      </w:r>
    </w:p>
    <w:p w14:paraId="67DFAC15" w14:textId="77777777" w:rsidR="004E0EBB" w:rsidRDefault="004E0EBB">
      <w:pPr>
        <w:pStyle w:val="pxov"/>
        <w:rPr>
          <w:vanish/>
        </w:rPr>
      </w:pPr>
      <w:r>
        <w:rPr>
          <w:vanish/>
        </w:rPr>
        <w:t>FTR</w:t>
      </w:r>
    </w:p>
    <w:p w14:paraId="0AD98FDA" w14:textId="77777777" w:rsidR="004E0EBB" w:rsidRDefault="004E0EBB">
      <w:pPr>
        <w:pStyle w:val="pxov"/>
        <w:rPr>
          <w:vanish/>
        </w:rPr>
      </w:pPr>
      <w:r>
        <w:rPr>
          <w:vanish/>
        </w:rPr>
        <w:t>TEM</w:t>
      </w:r>
    </w:p>
    <w:p w14:paraId="57705916" w14:textId="77777777" w:rsidR="004E0EBB" w:rsidRDefault="004E0EBB">
      <w:pPr>
        <w:pStyle w:val="pxov"/>
        <w:rPr>
          <w:vanish/>
        </w:rPr>
      </w:pPr>
      <w:r>
        <w:rPr>
          <w:vanish/>
        </w:rPr>
        <w:t>MTD</w:t>
      </w:r>
    </w:p>
    <w:p w14:paraId="0C16985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form.fid="Ic7095500181b11e68c12afa7f3a24041"</w:instrText>
      </w:r>
      <w:r>
        <w:fldChar w:fldCharType="end"/>
      </w:r>
      <w:r>
        <w:rPr>
          <w:color w:val="FF0000"/>
          <w:sz w:val="20"/>
          <w:szCs w:val="20"/>
          <w:vertAlign w:val="superscript"/>
        </w:rPr>
        <w:t>►</w:t>
      </w:r>
      <w:r>
        <w:fldChar w:fldCharType="begin"/>
      </w:r>
      <w:r>
        <w:instrText>p.ct.id="f477b8b0b92511efa86bc22ba615bad8|54|31:53"</w:instrText>
      </w:r>
      <w:r>
        <w:fldChar w:fldCharType="end"/>
      </w:r>
      <w:r>
        <w:rPr>
          <w:rStyle w:val="pxus"/>
          <w:u w:val="single"/>
        </w:rPr>
        <w:t>Contracts.</w:t>
      </w:r>
      <w:r>
        <w:t xml:space="preserve"> The board of directors may authorize any officer or officers, agent or agents of the charitable foundation, in addition to the officers so authorized by these bylaws to enter into any contract or execute and deliver any instrument in the name of and on behalf of the charitable foundation, and such authority may be general or confined to specific instances.</w:t>
      </w:r>
    </w:p>
    <w:p w14:paraId="59DF9C1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p.ct.id="f477b8b0b92511efa86bc22ba615bad8|54|31:53"</w:instrText>
      </w:r>
      <w:r>
        <w:fldChar w:fldCharType="end"/>
      </w:r>
      <w:r>
        <w:rPr>
          <w:rStyle w:val="pxus"/>
          <w:u w:val="single"/>
        </w:rPr>
        <w:t>Checks, Drafts, Etc.</w:t>
      </w:r>
      <w:r>
        <w:t xml:space="preserve"> All checks, drafts, or other orders for the payment of money, notes, or other evidences of indebtedness issued in the name of the charitable foundation shall be signed by such officer or officers, agent, or agents of the charitable foundation and in such manner as shall, from time to time, be determined by resolution of the Board of Directors. In the absence of such determination by the board of directors, such instruments shall be signed by the Treasurer or an assistant Treasurer and countersigned by the President or a Vice President of the charitable foundation.</w:t>
      </w:r>
    </w:p>
    <w:p w14:paraId="7274380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p.ct.id="f477b8b0b92511efa86bc22ba615bad8|54|31:53"</w:instrText>
      </w:r>
      <w:r>
        <w:fldChar w:fldCharType="end"/>
      </w:r>
      <w:r>
        <w:rPr>
          <w:rStyle w:val="pxus"/>
          <w:u w:val="single"/>
        </w:rPr>
        <w:t>Deposits.</w:t>
      </w:r>
      <w:r>
        <w:t xml:space="preserve"> All funds of the charitable foundation shall be deposited, from time to time, to the credit of the corporation in such banks, trust companies, or other depositaries as the Board of Directors may select.</w:t>
      </w:r>
    </w:p>
    <w:p w14:paraId="6F9679A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p.ct.id="f477b8b0b92511efa86bc22ba615bad8|54|31:53"</w:instrText>
      </w:r>
      <w:r>
        <w:fldChar w:fldCharType="end"/>
      </w:r>
      <w:r>
        <w:rPr>
          <w:rStyle w:val="pxus"/>
          <w:u w:val="single"/>
        </w:rPr>
        <w:t>Gifts.</w:t>
      </w:r>
      <w:r>
        <w:t xml:space="preserve"> The Board of Directors may accept on behalf of the charitable foundation any contribution, gift, bequest, or devise for the general purposes or for any special purpose of the charitable foundation.</w:t>
      </w:r>
    </w:p>
    <w:p w14:paraId="7AC5C120" w14:textId="77777777" w:rsidR="004E0EBB" w:rsidRDefault="004E0EBB">
      <w:pPr>
        <w:pStyle w:val="pxformnotes"/>
        <w:jc w:val="center"/>
        <w:rPr>
          <w:sz w:val="24"/>
          <w:szCs w:val="24"/>
        </w:rPr>
      </w:pPr>
      <w:r>
        <w:rPr>
          <w:rStyle w:val="pxvis"/>
          <w:rFonts w:cs="Arial"/>
          <w:bCs/>
          <w:szCs w:val="28"/>
        </w:rPr>
        <w:t>Notes to Form</w:t>
      </w:r>
    </w:p>
    <w:p w14:paraId="0F8ED127" w14:textId="77777777" w:rsidR="004E0EBB" w:rsidRDefault="004E0EBB">
      <w:pPr>
        <w:pStyle w:val="pxformnotes"/>
        <w:rPr>
          <w:sz w:val="24"/>
          <w:szCs w:val="24"/>
        </w:rPr>
      </w:pPr>
    </w:p>
    <w:p w14:paraId="74FA87A0" w14:textId="77777777" w:rsidR="004E0EBB" w:rsidRDefault="004E0EBB">
      <w:pPr>
        <w:pStyle w:val="pxformnote"/>
        <w:spacing w:before="180"/>
      </w:pPr>
      <w:del w:id="1417" w:author="Cara Cardinale" w:date="2025-02-08T22:58:00Z">
        <w:r w:rsidDel="00F74B46">
          <w:delText>Drafter's Note</w:delText>
        </w:r>
      </w:del>
      <w:r>
        <w:t xml:space="preserve"> </w:t>
      </w:r>
    </w:p>
    <w:p w14:paraId="4A3209B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p.ct.id="f477b8b0b92511efa86bc22ba615bad8|54|31:53"</w:instrText>
      </w:r>
      <w:r>
        <w:fldChar w:fldCharType="end"/>
      </w:r>
      <w:r>
        <w:t xml:space="preserve">Bylaws are the code or codes of rules adopted for the regulation or management of the affairs of the corporation irrespective of the name or names by which such rules are designated. </w:t>
      </w:r>
      <w:r>
        <w:rPr>
          <w:rStyle w:val="pxst"/>
          <w:color w:val="FF0000"/>
          <w:sz w:val="20"/>
          <w:szCs w:val="20"/>
          <w:vertAlign w:val="superscript"/>
        </w:rPr>
        <w:t>►</w:t>
      </w:r>
      <w:r>
        <w:rPr>
          <w:rStyle w:val="pxst"/>
        </w:rPr>
        <w:fldChar w:fldCharType="begin"/>
      </w:r>
      <w:r>
        <w:rPr>
          <w:rStyle w:val="pxst"/>
        </w:rPr>
        <w:instrText>st.ref.id="I0553F3"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102(a)(2)</w:t>
      </w:r>
      <w:r>
        <w:t>.</w:t>
      </w:r>
    </w:p>
    <w:p w14:paraId="7CACD1B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p.ct.id="f477b8b0b92511efa86bc22ba615bad8|54|31:53"</w:instrText>
      </w:r>
      <w:r>
        <w:fldChar w:fldCharType="end"/>
      </w:r>
      <w:r>
        <w:t xml:space="preserve">The bylaws may be adopted by the incorporators at the organization meeting or by the Board of Directors if the incorporators do not do so. </w:t>
      </w:r>
      <w:r>
        <w:rPr>
          <w:rStyle w:val="pxst"/>
          <w:color w:val="FF0000"/>
          <w:sz w:val="20"/>
          <w:szCs w:val="20"/>
          <w:vertAlign w:val="superscript"/>
        </w:rPr>
        <w:t>►</w:t>
      </w:r>
      <w:r>
        <w:rPr>
          <w:rStyle w:val="pxst"/>
        </w:rPr>
        <w:fldChar w:fldCharType="begin"/>
      </w:r>
      <w:r>
        <w:rPr>
          <w:rStyle w:val="pxst"/>
        </w:rPr>
        <w:instrText>st.ref.id="I059B4F"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602(a)</w:t>
      </w:r>
      <w:r>
        <w:t xml:space="preserve">. In drafting any bylaws for a charitable corporation, it should be remembered that the bylaws may contain any provision relating to the business of the corporation, the conduct of its affairs, its rights or powers or the rights or powers of its members, directors, or officers, which are not inconsistent with statutory law or the certificate of incorporation. </w:t>
      </w:r>
      <w:r>
        <w:rPr>
          <w:rStyle w:val="pxst"/>
          <w:color w:val="FF0000"/>
          <w:sz w:val="20"/>
          <w:szCs w:val="20"/>
          <w:vertAlign w:val="superscript"/>
        </w:rPr>
        <w:t>►</w:t>
      </w:r>
      <w:r>
        <w:rPr>
          <w:rStyle w:val="pxst"/>
        </w:rPr>
        <w:fldChar w:fldCharType="begin"/>
      </w:r>
      <w:r>
        <w:rPr>
          <w:rStyle w:val="pxst"/>
        </w:rPr>
        <w:instrText>st.ref.id="I05DITR"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602(f)</w:t>
      </w:r>
      <w:r>
        <w:t>.</w:t>
      </w:r>
    </w:p>
    <w:p w14:paraId="0CF5E71F" w14:textId="77777777" w:rsidR="004E0EBB" w:rsidDel="000F200B" w:rsidRDefault="004E0EBB" w:rsidP="000F200B">
      <w:pPr>
        <w:pStyle w:val="pxformp"/>
        <w:rPr>
          <w:del w:id="1418" w:author="Cara Cardinale" w:date="2025-02-19T13:28:00Z"/>
        </w:rPr>
      </w:pPr>
      <w:r>
        <w:t xml:space="preserve"> </w:t>
      </w:r>
      <w:r>
        <w:rPr>
          <w:rStyle w:val="pxvis"/>
          <w:rFonts w:ascii="Times NewRoman" w:hAnsi="Times NewRoman"/>
          <w:b w:val="0"/>
          <w:sz w:val="24"/>
        </w:rPr>
        <w:tab/>
      </w:r>
      <w:del w:id="1419" w:author="Cara Cardinale" w:date="2025-02-19T13:28:00Z">
        <w:r w:rsidDel="000F200B">
          <w:rPr>
            <w:color w:val="FF0000"/>
            <w:sz w:val="20"/>
            <w:szCs w:val="20"/>
            <w:vertAlign w:val="superscript"/>
          </w:rPr>
          <w:delText>►</w:delText>
        </w:r>
        <w:r w:rsidDel="000F200B">
          <w:fldChar w:fldCharType="begin"/>
        </w:r>
        <w:r w:rsidDel="000F200B">
          <w:delInstrText>p.ct.id="f477b8b0b92511efa86bc22ba615bad8|54|31:53"</w:delInstrText>
        </w:r>
        <w:r w:rsidDel="000F200B">
          <w:fldChar w:fldCharType="end"/>
        </w:r>
        <w:r w:rsidDel="000F200B">
          <w:delText xml:space="preserve">Note that </w:delText>
        </w:r>
        <w:r w:rsidDel="000F200B">
          <w:rPr>
            <w:rStyle w:val="pxst"/>
            <w:color w:val="FF0000"/>
            <w:sz w:val="20"/>
            <w:szCs w:val="20"/>
            <w:vertAlign w:val="superscript"/>
          </w:rPr>
          <w:delText>►</w:delText>
        </w:r>
        <w:r w:rsidDel="000F200B">
          <w:rPr>
            <w:rStyle w:val="pxst"/>
          </w:rPr>
          <w:fldChar w:fldCharType="begin"/>
        </w:r>
        <w:r w:rsidDel="000F200B">
          <w:rPr>
            <w:rStyle w:val="pxst"/>
          </w:rPr>
          <w:delInstrText>st.ref.id="I05HQJ3"</w:delInstrText>
        </w:r>
        <w:r w:rsidDel="000F200B">
          <w:rPr>
            <w:rStyle w:val="pxst"/>
          </w:rPr>
          <w:fldChar w:fldCharType="end"/>
        </w:r>
        <w:r w:rsidDel="000F200B">
          <w:rPr>
            <w:rStyle w:val="pxst"/>
          </w:rPr>
          <w:delText xml:space="preserve">N-PCL </w:delText>
        </w:r>
        <w:r w:rsidDel="000F200B">
          <w:rPr>
            <w:rStyle w:val="pxst"/>
            <w:vanish/>
          </w:rPr>
          <w:delText>&amp;s;</w:delText>
        </w:r>
        <w:r w:rsidDel="000F200B">
          <w:rPr>
            <w:rStyle w:val="pxvis"/>
            <w:rFonts w:ascii="Times NewRoman" w:hAnsi="Times NewRoman"/>
            <w:b w:val="0"/>
            <w:sz w:val="24"/>
          </w:rPr>
          <w:delText>§</w:delText>
        </w:r>
        <w:r w:rsidDel="000F200B">
          <w:rPr>
            <w:rStyle w:val="pxst"/>
          </w:rPr>
          <w:delText>602</w:delText>
        </w:r>
        <w:r w:rsidDel="000F200B">
          <w:delText xml:space="preserve"> has been amended by </w:delText>
        </w:r>
        <w:r w:rsidDel="000F200B">
          <w:rPr>
            <w:rStyle w:val="pxst"/>
            <w:color w:val="FF0000"/>
            <w:sz w:val="20"/>
            <w:szCs w:val="20"/>
            <w:vertAlign w:val="superscript"/>
          </w:rPr>
          <w:delText>►</w:delText>
        </w:r>
        <w:r w:rsidDel="000F200B">
          <w:rPr>
            <w:rStyle w:val="pxst"/>
          </w:rPr>
          <w:fldChar w:fldCharType="begin"/>
        </w:r>
        <w:r w:rsidDel="000F200B">
          <w:rPr>
            <w:rStyle w:val="pxst"/>
          </w:rPr>
          <w:delInstrText>st.ref.id="I09WHGR"</w:delInstrText>
        </w:r>
        <w:r w:rsidDel="000F200B">
          <w:rPr>
            <w:rStyle w:val="pxst"/>
          </w:rPr>
          <w:fldChar w:fldCharType="end"/>
        </w:r>
        <w:r w:rsidDel="000F200B">
          <w:rPr>
            <w:rStyle w:val="pxst"/>
          </w:rPr>
          <w:delText xml:space="preserve">L.2019, c. 558, </w:delText>
        </w:r>
        <w:r w:rsidDel="000F200B">
          <w:rPr>
            <w:rStyle w:val="pxst"/>
            <w:vanish/>
          </w:rPr>
          <w:delText>&amp;s;</w:delText>
        </w:r>
        <w:r w:rsidDel="000F200B">
          <w:rPr>
            <w:rStyle w:val="pxvis"/>
            <w:rFonts w:ascii="Times NewRoman" w:hAnsi="Times NewRoman"/>
            <w:b w:val="0"/>
            <w:sz w:val="24"/>
          </w:rPr>
          <w:delText>§</w:delText>
        </w:r>
        <w:r w:rsidDel="000F200B">
          <w:rPr>
            <w:rStyle w:val="pxst"/>
          </w:rPr>
          <w:delText>2, eff. Jan. 24, 2020</w:delText>
        </w:r>
        <w:r w:rsidDel="000F200B">
          <w:delText xml:space="preserve"> that adds subsection (g) as follows:</w:delText>
        </w:r>
      </w:del>
    </w:p>
    <w:p w14:paraId="50B04622" w14:textId="77777777" w:rsidR="004E0EBB" w:rsidRDefault="004E0EBB" w:rsidP="000F200B">
      <w:pPr>
        <w:pStyle w:val="pxformp"/>
        <w:pPrChange w:id="1420" w:author="Cara Cardinale" w:date="2025-02-19T13:28:00Z">
          <w:pPr>
            <w:pStyle w:val="pxformqbqp"/>
            <w:ind w:left="500"/>
          </w:pPr>
        </w:pPrChange>
      </w:pPr>
      <w:del w:id="1421" w:author="Cara Cardinale" w:date="2025-02-19T13:28:00Z">
        <w:r w:rsidDel="000F200B">
          <w:rPr>
            <w:color w:val="FF0000"/>
            <w:vertAlign w:val="superscript"/>
          </w:rPr>
          <w:delText>►</w:delText>
        </w:r>
        <w:r w:rsidDel="000F200B">
          <w:fldChar w:fldCharType="begin"/>
        </w:r>
        <w:r w:rsidDel="000F200B">
          <w:delInstrText>qp.pstart="n"</w:delInstrText>
        </w:r>
        <w:r w:rsidDel="000F200B">
          <w:fldChar w:fldCharType="end"/>
        </w:r>
        <w:r w:rsidDel="000F200B">
          <w:delText>(g) In the case of residential not-for-profit corporations, changes including the adoption, amendment or repeal of the by-laws by the board of directors shall be provided to the members, stockholders, and delegates of such corporation in writing, by physical or electronic means, within ten days of such adoption.</w:delText>
        </w:r>
      </w:del>
    </w:p>
    <w:p w14:paraId="157F7732" w14:textId="77777777" w:rsidR="004E0EBB" w:rsidRDefault="004E0EBB">
      <w:pPr>
        <w:pStyle w:val="pxformrr"/>
        <w:rPr>
          <w:sz w:val="24"/>
          <w:szCs w:val="24"/>
        </w:rPr>
      </w:pPr>
      <w:r>
        <w:rPr>
          <w:rStyle w:val="pxvis"/>
          <w:rFonts w:cs="Arial"/>
          <w:bCs/>
          <w:szCs w:val="28"/>
        </w:rPr>
        <w:t>Research References</w:t>
      </w:r>
    </w:p>
    <w:p w14:paraId="560C81C5"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tk.ref.id="I09L8XA"</w:instrText>
      </w:r>
      <w:r>
        <w:rPr>
          <w:rStyle w:val="pxtk"/>
        </w:rPr>
        <w:fldChar w:fldCharType="end"/>
      </w:r>
      <w:r>
        <w:rPr>
          <w:rStyle w:val="pxtk"/>
        </w:rPr>
        <w:t>West's Key Number Digest, Corporations and Business Organizations &amp;key;3384</w:t>
      </w:r>
    </w:p>
    <w:p w14:paraId="38DB3CC8"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rc.ref.id="I09O226"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11</w:t>
      </w:r>
      <w:ins w:id="1422" w:author="Cara Cardinale" w:date="2025-02-19T13:29:00Z">
        <w:r w:rsidR="000F200B">
          <w:rPr>
            <w:rStyle w:val="pxrc"/>
          </w:rPr>
          <w:t>6</w:t>
        </w:r>
      </w:ins>
      <w:del w:id="1423" w:author="Cara Cardinale" w:date="2025-02-19T13:29:00Z">
        <w:r w:rsidDel="000F200B">
          <w:rPr>
            <w:rStyle w:val="pxrc"/>
          </w:rPr>
          <w:delText>8</w:delText>
        </w:r>
      </w:del>
      <w:r>
        <w:rPr>
          <w:rStyle w:val="pxrc"/>
        </w:rPr>
        <w:t xml:space="preserve"> to 1</w:t>
      </w:r>
      <w:del w:id="1424" w:author="Cara Cardinale" w:date="2025-02-19T13:29:00Z">
        <w:r w:rsidDel="000F200B">
          <w:rPr>
            <w:rStyle w:val="pxrc"/>
          </w:rPr>
          <w:delText>3</w:delText>
        </w:r>
      </w:del>
      <w:del w:id="1425" w:author="Cara Cardinale" w:date="2025-02-19T13:30:00Z">
        <w:r w:rsidDel="000F200B">
          <w:rPr>
            <w:rStyle w:val="pxrc"/>
          </w:rPr>
          <w:delText>1</w:delText>
        </w:r>
      </w:del>
      <w:ins w:id="1426" w:author="Cara Cardinale" w:date="2025-02-19T13:30:00Z">
        <w:r w:rsidR="000F200B">
          <w:rPr>
            <w:rStyle w:val="pxrc"/>
          </w:rPr>
          <w:t>29</w:t>
        </w:r>
      </w:ins>
    </w:p>
    <w:p w14:paraId="4DB792CE" w14:textId="77777777" w:rsidR="004E0EBB" w:rsidRDefault="004E0EBB">
      <w:pPr>
        <w:pStyle w:val="pxs"/>
        <w:spacing w:before="180"/>
        <w:rPr>
          <w:sz w:val="27"/>
          <w:szCs w:val="27"/>
        </w:rPr>
      </w:pPr>
      <w:r>
        <w:rPr>
          <w:sz w:val="27"/>
          <w:szCs w:val="27"/>
        </w:rPr>
        <w:t>31:54. Bylaws</w:t>
      </w:r>
      <w:r>
        <w:rPr>
          <w:rStyle w:val="pxsep"/>
        </w:rPr>
        <w:t xml:space="preserve">-- </w:t>
      </w:r>
      <w:r>
        <w:rPr>
          <w:sz w:val="27"/>
          <w:szCs w:val="27"/>
        </w:rPr>
        <w:t>Provision</w:t>
      </w:r>
      <w:r>
        <w:rPr>
          <w:rStyle w:val="pxsep"/>
        </w:rPr>
        <w:t xml:space="preserve">-- </w:t>
      </w:r>
      <w:r>
        <w:rPr>
          <w:sz w:val="27"/>
          <w:szCs w:val="27"/>
        </w:rPr>
        <w:t>Board of directors</w:t>
      </w:r>
    </w:p>
    <w:p w14:paraId="1687D3FC" w14:textId="77777777" w:rsidR="004E0EBB" w:rsidRDefault="004E0EBB">
      <w:pPr>
        <w:pStyle w:val="pxov"/>
        <w:rPr>
          <w:vanish/>
        </w:rPr>
      </w:pPr>
      <w:r>
        <w:rPr>
          <w:vanish/>
        </w:rPr>
        <w:t>CLS</w:t>
      </w:r>
    </w:p>
    <w:p w14:paraId="73DC3AA4" w14:textId="77777777" w:rsidR="004E0EBB" w:rsidRDefault="004E0EBB">
      <w:pPr>
        <w:pStyle w:val="pxov"/>
        <w:rPr>
          <w:vanish/>
        </w:rPr>
      </w:pPr>
      <w:r>
        <w:rPr>
          <w:vanish/>
        </w:rPr>
        <w:t>COL</w:t>
      </w:r>
    </w:p>
    <w:p w14:paraId="62C2AC72" w14:textId="77777777" w:rsidR="004E0EBB" w:rsidRDefault="004E0EBB">
      <w:pPr>
        <w:pStyle w:val="pxov"/>
        <w:rPr>
          <w:vanish/>
        </w:rPr>
      </w:pPr>
      <w:r>
        <w:rPr>
          <w:vanish/>
        </w:rPr>
        <w:t>NFP</w:t>
      </w:r>
    </w:p>
    <w:p w14:paraId="615E8FD1" w14:textId="77777777" w:rsidR="004E0EBB" w:rsidRDefault="004E0EBB">
      <w:pPr>
        <w:pStyle w:val="pxov"/>
        <w:rPr>
          <w:vanish/>
        </w:rPr>
      </w:pPr>
      <w:r>
        <w:rPr>
          <w:vanish/>
        </w:rPr>
        <w:t>FCV</w:t>
      </w:r>
    </w:p>
    <w:p w14:paraId="03C02F2E" w14:textId="77777777" w:rsidR="004E0EBB" w:rsidRDefault="004E0EBB">
      <w:pPr>
        <w:pStyle w:val="pxov"/>
        <w:rPr>
          <w:vanish/>
        </w:rPr>
      </w:pPr>
      <w:r>
        <w:rPr>
          <w:vanish/>
        </w:rPr>
        <w:t>FTR</w:t>
      </w:r>
    </w:p>
    <w:p w14:paraId="7EDE9A8D" w14:textId="77777777" w:rsidR="004E0EBB" w:rsidRDefault="004E0EBB">
      <w:pPr>
        <w:pStyle w:val="pxov"/>
        <w:rPr>
          <w:vanish/>
        </w:rPr>
      </w:pPr>
      <w:r>
        <w:rPr>
          <w:vanish/>
        </w:rPr>
        <w:t>TEM</w:t>
      </w:r>
    </w:p>
    <w:p w14:paraId="3CDBFED2" w14:textId="77777777" w:rsidR="004E0EBB" w:rsidRDefault="004E0EBB">
      <w:pPr>
        <w:pStyle w:val="pxov"/>
        <w:rPr>
          <w:vanish/>
        </w:rPr>
      </w:pPr>
      <w:r>
        <w:rPr>
          <w:vanish/>
        </w:rPr>
        <w:t>MTD</w:t>
      </w:r>
    </w:p>
    <w:p w14:paraId="5ECB91D5"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form.fid="Ic709a320181b11e68c12afa7f3a24041"</w:instrText>
      </w:r>
      <w:r>
        <w:fldChar w:fldCharType="end"/>
      </w:r>
      <w:r>
        <w:t xml:space="preserve">BOARD OF DIRECTORS </w:t>
      </w:r>
    </w:p>
    <w:p w14:paraId="42A68686" w14:textId="77777777" w:rsidR="004E0EBB" w:rsidRDefault="004E0EBB">
      <w:pPr>
        <w:pStyle w:val="pxformfl"/>
        <w:ind w:left="500"/>
      </w:pPr>
      <w:r>
        <w:t xml:space="preserve"> </w:t>
      </w:r>
    </w:p>
    <w:p w14:paraId="09839CF9"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SECTION 1  General Powers</w:t>
      </w:r>
    </w:p>
    <w:p w14:paraId="1929AB3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p.ct.id="f477b8b0b92511efa86bc22ba615bad8|55|31:54"</w:instrText>
      </w:r>
      <w:r>
        <w:fldChar w:fldCharType="end"/>
      </w:r>
      <w:r>
        <w:t>The affairs of the corporation shall be managed by its board of directors.</w:t>
      </w:r>
    </w:p>
    <w:p w14:paraId="6E9A1DA4"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SECTION 2  Number, Tenure, and Qualifications</w:t>
      </w:r>
    </w:p>
    <w:p w14:paraId="2970136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p.ct.id="f477b8b0b92511efa86bc22ba615bad8|55|31:54"</w:instrText>
      </w:r>
      <w:r>
        <w:fldChar w:fldCharType="end"/>
      </w:r>
      <w:r>
        <w:t>The number of directors shall be three. Each director shall hold office until the next annual meeting of members and until his or her successors shall have been elected and qualified. Directors need not be residents of New York or members of the corporation. The number of directors may be decreased to not fewer than three or increased to any number from time to time by amendment of this section, unless the articles of incorporation provide that a change in the number of directors shall be made only by amendment of the articles of incorporation.</w:t>
      </w:r>
    </w:p>
    <w:p w14:paraId="4BA5A6A5"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SECTION 3  Regular Meetings</w:t>
      </w:r>
    </w:p>
    <w:p w14:paraId="2CF6D95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p.ct.id="f477b8b0b92511efa86bc22ba615bad8|55|31:54"</w:instrText>
      </w:r>
      <w:r>
        <w:fldChar w:fldCharType="end"/>
      </w:r>
      <w:r>
        <w:t>A regular annual meeting of the board of directors shall be held without other notice than these bylaws, immediately after, and at the same place as, the annual meeting of members. The board of directors may provide by resolution the time and place for the holding of additional regular meetings of the board without other notice than such resolution.</w:t>
      </w:r>
    </w:p>
    <w:p w14:paraId="14FBB5F2"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SECTION 4  Special Meetings</w:t>
      </w:r>
    </w:p>
    <w:p w14:paraId="177FBD4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p.ct.id="f477b8b0b92511efa86bc22ba615bad8|55|31:54"</w:instrText>
      </w:r>
      <w:r>
        <w:fldChar w:fldCharType="end"/>
      </w:r>
      <w:r>
        <w:t>Special meetings of the board of directors may be called by or at the request of the president or any two directors. The person or persons authorized to call special meetings of the board may fix any place as the place for holding any special meeting of the board called by them.</w:t>
      </w:r>
    </w:p>
    <w:p w14:paraId="1A8C7D99"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SECTION 5  Notice</w:t>
      </w:r>
    </w:p>
    <w:p w14:paraId="1ABB0A4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p.ct.id="f477b8b0b92511efa86bc22ba615bad8|55|31:54"</w:instrText>
      </w:r>
      <w:r>
        <w:fldChar w:fldCharType="end"/>
      </w:r>
      <w:r>
        <w:t xml:space="preserve">Notice of any special meeting of the board of directors shall be given at least </w:t>
      </w:r>
      <w:r>
        <w:rPr>
          <w:rStyle w:val="pxfinstr"/>
          <w:i/>
          <w:iCs/>
        </w:rPr>
        <w:t>[number of days]</w:t>
      </w:r>
      <w:r>
        <w:t xml:space="preserve"> days previously thereto by written notice to each director at his or her address as shown by the records of the corporation. If mailed, such notice is given when deposited in the United States mail in a sealed envelope so addressed, with postage thereon prepaid. If sent by facsimile telecommunication or mailed electronically, such notice is given when directed to the director's fax number or electronic mail address. Notice of any special meeting of the board of directors may be waived in writing signed by the person or persons entitled to the notice either before or after the time of the meeting. The attendance of a director at any meeting shall constitute a waiver of notice of such meeting, except where a director attends a meeting for the express purpose of objecting to the transaction of any business because the meeting is not lawfully called or convened. Neither the business to be transacted at, nor the purpose of, any regular or special meeting of the board need be specified in the notice or waiver of notice of such meeting, unless specifically required by law or by these bylaws.</w:t>
      </w:r>
    </w:p>
    <w:p w14:paraId="148652BC"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SECTION 6  Informal Action by Directors</w:t>
      </w:r>
    </w:p>
    <w:p w14:paraId="0020C35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p.ct.id="f477b8b0b92511efa86bc22ba615bad8|55|31:54"</w:instrText>
      </w:r>
      <w:r>
        <w:fldChar w:fldCharType="end"/>
      </w:r>
      <w:r>
        <w:t>Any action required to be taken at a meeting of the directors of the corporation, or any other action which may be taken at a meeting of directors, may be taken without a meeting if a consent in writing or electronic, setting forth the action so taken, shall be signed by all of the directors entitled to vote with respect to the subject matter thereof.</w:t>
      </w:r>
    </w:p>
    <w:p w14:paraId="03F21681"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SECTION 7  Quorum</w:t>
      </w:r>
    </w:p>
    <w:p w14:paraId="7956140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p.ct.id="f477b8b0b92511efa86bc22ba615bad8|55|31:54"</w:instrText>
      </w:r>
      <w:r>
        <w:fldChar w:fldCharType="end"/>
      </w:r>
      <w:r>
        <w:t>A majority of the board of directors shall constitute a quorum for the transaction of business at any meeting of the board, provided that if less than a majority of the directors are present at said meeting, a majority of the directors present may adjourn the meeting to another time without further notice.</w:t>
      </w:r>
    </w:p>
    <w:p w14:paraId="764C1FFB"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SECTION 8  Manner of Acting</w:t>
      </w:r>
    </w:p>
    <w:p w14:paraId="6173D16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p.ct.id="f477b8b0b92511efa86bc22ba615bad8|55|31:54"</w:instrText>
      </w:r>
      <w:r>
        <w:fldChar w:fldCharType="end"/>
      </w:r>
      <w:r>
        <w:t>The act of a majority of the directors present at a meeting at which a quorum is present shall be the act of the board of directors, unless the act of a greater number is required by statute, these bylaws, or the articles of incorporation.</w:t>
      </w:r>
    </w:p>
    <w:p w14:paraId="33352194"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SECTION 9  Vacancies</w:t>
      </w:r>
    </w:p>
    <w:p w14:paraId="1855F75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p.ct.id="f477b8b0b92511efa86bc22ba615bad8|55|31:54"</w:instrText>
      </w:r>
      <w:r>
        <w:fldChar w:fldCharType="end"/>
      </w:r>
      <w:r>
        <w:t>Any vacancy occurring in the board of directors or any directorship to be filled by reason of an increase in the number of directors shall be filled by the members unless the articles of incorporation, a statute, or these bylaws provide that a vacancy or a directorship so created shall be filled in some other manner, in which case such provision shall control. A director elected to fill a vacancy shall be elected for the unexpired term of his or her predecessor in office.</w:t>
      </w:r>
    </w:p>
    <w:p w14:paraId="34FEB6DF"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SECTION 10  Compensation</w:t>
      </w:r>
    </w:p>
    <w:p w14:paraId="2ABA62E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p.ct.id="f477b8b0b92511efa86bc22ba615bad8|55|31:54"</w:instrText>
      </w:r>
      <w:r>
        <w:fldChar w:fldCharType="end"/>
      </w:r>
      <w:r>
        <w:t>Directors shall not receive any stated salaries for their services, but by resolution of the board of directors a fixed sum and expenses of attendance, if any, may be allowed for each regular or special meeting of the board, provided that nothing herein contained shall be construed to preclude any director from serving the corporation in any other capacity and receiving reasonable compensation therefor.</w:t>
      </w:r>
    </w:p>
    <w:p w14:paraId="4B71F6BD" w14:textId="77777777" w:rsidR="004E0EBB" w:rsidRDefault="004E0EBB">
      <w:pPr>
        <w:pStyle w:val="pxformnotes"/>
        <w:jc w:val="center"/>
        <w:rPr>
          <w:sz w:val="24"/>
          <w:szCs w:val="24"/>
        </w:rPr>
      </w:pPr>
      <w:r>
        <w:rPr>
          <w:rStyle w:val="pxvis"/>
          <w:rFonts w:cs="Arial"/>
          <w:bCs/>
          <w:szCs w:val="28"/>
        </w:rPr>
        <w:t>Notes to Form</w:t>
      </w:r>
    </w:p>
    <w:p w14:paraId="6E1385ED" w14:textId="77777777" w:rsidR="004E0EBB" w:rsidRDefault="004E0EBB">
      <w:pPr>
        <w:pStyle w:val="pxformnotes"/>
        <w:rPr>
          <w:sz w:val="24"/>
          <w:szCs w:val="24"/>
        </w:rPr>
      </w:pPr>
    </w:p>
    <w:p w14:paraId="7E05CA0F" w14:textId="77777777" w:rsidR="004E0EBB" w:rsidRDefault="004E0EBB">
      <w:pPr>
        <w:pStyle w:val="pxformrr"/>
        <w:rPr>
          <w:sz w:val="24"/>
          <w:szCs w:val="24"/>
        </w:rPr>
      </w:pPr>
      <w:r>
        <w:rPr>
          <w:rStyle w:val="pxvis"/>
          <w:rFonts w:cs="Arial"/>
          <w:bCs/>
          <w:szCs w:val="28"/>
        </w:rPr>
        <w:t>Research References</w:t>
      </w:r>
    </w:p>
    <w:p w14:paraId="3F25901E"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tk.ref.id="I09L8YI"</w:instrText>
      </w:r>
      <w:r>
        <w:rPr>
          <w:rStyle w:val="pxtk"/>
        </w:rPr>
        <w:fldChar w:fldCharType="end"/>
      </w:r>
      <w:r>
        <w:rPr>
          <w:rStyle w:val="pxtk"/>
        </w:rPr>
        <w:t>West's Key Number Digest, Corporations and Business Organizations &amp;key;3384</w:t>
      </w:r>
    </w:p>
    <w:p w14:paraId="1F16B3AE" w14:textId="77777777" w:rsidR="004E0EBB" w:rsidRDefault="004E0EBB">
      <w:pPr>
        <w:pStyle w:val="pxs"/>
        <w:spacing w:before="180"/>
        <w:rPr>
          <w:sz w:val="27"/>
          <w:szCs w:val="27"/>
        </w:rPr>
      </w:pPr>
      <w:r>
        <w:rPr>
          <w:sz w:val="27"/>
          <w:szCs w:val="27"/>
        </w:rPr>
        <w:t>31:55. Bylaws</w:t>
      </w:r>
      <w:r>
        <w:rPr>
          <w:rStyle w:val="pxsep"/>
        </w:rPr>
        <w:t xml:space="preserve">-- </w:t>
      </w:r>
      <w:r>
        <w:rPr>
          <w:sz w:val="27"/>
          <w:szCs w:val="27"/>
        </w:rPr>
        <w:t>Provision</w:t>
      </w:r>
      <w:r>
        <w:rPr>
          <w:rStyle w:val="pxsep"/>
        </w:rPr>
        <w:t xml:space="preserve">-- </w:t>
      </w:r>
      <w:r>
        <w:rPr>
          <w:sz w:val="27"/>
          <w:szCs w:val="27"/>
        </w:rPr>
        <w:t>Board of directors</w:t>
      </w:r>
      <w:r>
        <w:rPr>
          <w:rStyle w:val="pxsep"/>
        </w:rPr>
        <w:t xml:space="preserve">-- </w:t>
      </w:r>
      <w:r>
        <w:rPr>
          <w:sz w:val="27"/>
          <w:szCs w:val="27"/>
        </w:rPr>
        <w:t>Newly created directorships and vacancies</w:t>
      </w:r>
    </w:p>
    <w:p w14:paraId="44F7D973" w14:textId="77777777" w:rsidR="004E0EBB" w:rsidRDefault="004E0EBB">
      <w:pPr>
        <w:pStyle w:val="pxov"/>
        <w:rPr>
          <w:vanish/>
        </w:rPr>
      </w:pPr>
      <w:r>
        <w:rPr>
          <w:vanish/>
        </w:rPr>
        <w:t>CLS</w:t>
      </w:r>
    </w:p>
    <w:p w14:paraId="735DF64D" w14:textId="77777777" w:rsidR="004E0EBB" w:rsidRDefault="004E0EBB">
      <w:pPr>
        <w:pStyle w:val="pxov"/>
        <w:rPr>
          <w:vanish/>
        </w:rPr>
      </w:pPr>
      <w:r>
        <w:rPr>
          <w:vanish/>
        </w:rPr>
        <w:t>COL</w:t>
      </w:r>
    </w:p>
    <w:p w14:paraId="76BEECE4" w14:textId="77777777" w:rsidR="004E0EBB" w:rsidRDefault="004E0EBB">
      <w:pPr>
        <w:pStyle w:val="pxov"/>
        <w:rPr>
          <w:vanish/>
        </w:rPr>
      </w:pPr>
      <w:r>
        <w:rPr>
          <w:vanish/>
        </w:rPr>
        <w:t>NFP</w:t>
      </w:r>
    </w:p>
    <w:p w14:paraId="1592F006" w14:textId="77777777" w:rsidR="004E0EBB" w:rsidRDefault="004E0EBB">
      <w:pPr>
        <w:pStyle w:val="pxov"/>
        <w:rPr>
          <w:vanish/>
        </w:rPr>
      </w:pPr>
      <w:r>
        <w:rPr>
          <w:vanish/>
        </w:rPr>
        <w:t>FCV</w:t>
      </w:r>
    </w:p>
    <w:p w14:paraId="410EE022" w14:textId="77777777" w:rsidR="004E0EBB" w:rsidRDefault="004E0EBB">
      <w:pPr>
        <w:pStyle w:val="pxov"/>
        <w:rPr>
          <w:vanish/>
        </w:rPr>
      </w:pPr>
      <w:r>
        <w:rPr>
          <w:vanish/>
        </w:rPr>
        <w:t>FTR</w:t>
      </w:r>
    </w:p>
    <w:p w14:paraId="72B95CE7" w14:textId="77777777" w:rsidR="004E0EBB" w:rsidRDefault="004E0EBB">
      <w:pPr>
        <w:pStyle w:val="pxov"/>
        <w:rPr>
          <w:vanish/>
        </w:rPr>
      </w:pPr>
      <w:r>
        <w:rPr>
          <w:vanish/>
        </w:rPr>
        <w:t>TEM</w:t>
      </w:r>
    </w:p>
    <w:p w14:paraId="4C2E00FB" w14:textId="77777777" w:rsidR="004E0EBB" w:rsidRDefault="004E0EBB">
      <w:pPr>
        <w:pStyle w:val="pxov"/>
        <w:rPr>
          <w:vanish/>
        </w:rPr>
      </w:pPr>
      <w:r>
        <w:rPr>
          <w:vanish/>
        </w:rPr>
        <w:t>MTD</w:t>
      </w:r>
    </w:p>
    <w:p w14:paraId="1BE868C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form.fid="Ic709a321181b11e68c12afa7f3a24041"</w:instrText>
      </w:r>
      <w:r>
        <w:fldChar w:fldCharType="end"/>
      </w:r>
      <w:r>
        <w:rPr>
          <w:color w:val="FF0000"/>
          <w:sz w:val="20"/>
          <w:szCs w:val="20"/>
          <w:vertAlign w:val="superscript"/>
        </w:rPr>
        <w:t>►</w:t>
      </w:r>
      <w:r>
        <w:fldChar w:fldCharType="begin"/>
      </w:r>
      <w:r>
        <w:instrText>p.ct.id="f477b8b0b92511efa86bc22ba615bad8|56|31:55"</w:instrText>
      </w:r>
      <w:r>
        <w:fldChar w:fldCharType="end"/>
      </w:r>
      <w:r>
        <w:t>Newly created Directorships resulting from an increase in the number of Directors and vacancies occurring in the Board of Directors for any reason shall be filled by vote of a majority of Directors then in office, regardless of their number. Directors elected to fill newly created Directorships shall hold office in accordance with their classification (if Directors are classified) and until their successors have been elected and qualified. Directors elected to fill vacancies shall serve until the next annual meeting at which the election of Directors is in the regular order of business and until their successors are elected and have qualified.</w:t>
      </w:r>
    </w:p>
    <w:p w14:paraId="3E08CB6D" w14:textId="77777777" w:rsidR="004E0EBB" w:rsidRDefault="004E0EBB">
      <w:pPr>
        <w:pStyle w:val="pxformnotes"/>
        <w:jc w:val="center"/>
        <w:rPr>
          <w:sz w:val="24"/>
          <w:szCs w:val="24"/>
        </w:rPr>
      </w:pPr>
      <w:r>
        <w:rPr>
          <w:rStyle w:val="pxvis"/>
          <w:rFonts w:cs="Arial"/>
          <w:bCs/>
          <w:szCs w:val="28"/>
        </w:rPr>
        <w:t>Notes to Form</w:t>
      </w:r>
    </w:p>
    <w:p w14:paraId="7270D75B" w14:textId="77777777" w:rsidR="004E0EBB" w:rsidRDefault="004E0EBB">
      <w:pPr>
        <w:pStyle w:val="pxformnotes"/>
        <w:rPr>
          <w:sz w:val="24"/>
          <w:szCs w:val="24"/>
        </w:rPr>
      </w:pPr>
    </w:p>
    <w:p w14:paraId="6E02B830" w14:textId="77777777" w:rsidR="004E0EBB" w:rsidRDefault="004E0EBB">
      <w:pPr>
        <w:pStyle w:val="pxformrr"/>
        <w:rPr>
          <w:sz w:val="24"/>
          <w:szCs w:val="24"/>
        </w:rPr>
      </w:pPr>
      <w:r>
        <w:rPr>
          <w:rStyle w:val="pxvis"/>
          <w:rFonts w:cs="Arial"/>
          <w:bCs/>
          <w:szCs w:val="28"/>
        </w:rPr>
        <w:t>Research References</w:t>
      </w:r>
    </w:p>
    <w:p w14:paraId="79610CA2" w14:textId="77777777" w:rsidR="004E0EBB" w:rsidRDefault="004E0EBB">
      <w:pPr>
        <w:pStyle w:val="pxformrrp"/>
        <w:rPr>
          <w:ins w:id="1427" w:author="Cara Cardinale" w:date="2025-03-03T08:46:00Z"/>
          <w:rStyle w:val="pxtk"/>
        </w:rPr>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tk.ref.id="I09O23E"</w:instrText>
      </w:r>
      <w:r>
        <w:rPr>
          <w:rStyle w:val="pxtk"/>
        </w:rPr>
        <w:fldChar w:fldCharType="end"/>
      </w:r>
      <w:r>
        <w:rPr>
          <w:rStyle w:val="pxtk"/>
        </w:rPr>
        <w:t>West's Key Number Digest, Corporations and Business Organizations &amp;key;3384</w:t>
      </w:r>
    </w:p>
    <w:p w14:paraId="1B2EA528" w14:textId="77777777" w:rsidR="00987523" w:rsidRDefault="00987523" w:rsidP="00987523">
      <w:pPr>
        <w:rPr>
          <w:ins w:id="1428" w:author="Cara Cardinale" w:date="2025-03-03T08:46:00Z"/>
        </w:rPr>
      </w:pPr>
    </w:p>
    <w:p w14:paraId="67829E36" w14:textId="77777777" w:rsidR="00987523" w:rsidRDefault="00987523" w:rsidP="00987523">
      <w:pPr>
        <w:rPr>
          <w:ins w:id="1429" w:author="Cara Cardinale" w:date="2025-03-03T08:46:00Z"/>
        </w:rPr>
      </w:pPr>
      <w:bookmarkStart w:id="1430" w:name="_Hlk191885930"/>
      <w:ins w:id="1431" w:author="Cara Cardinale" w:date="2025-03-03T08:46:00Z">
        <w:r>
          <w:rPr>
            <w:sz w:val="27"/>
            <w:szCs w:val="27"/>
          </w:rPr>
          <w:t>31:55.50. Bylaws</w:t>
        </w:r>
        <w:r>
          <w:rPr>
            <w:rStyle w:val="pxsep"/>
          </w:rPr>
          <w:t xml:space="preserve">-- </w:t>
        </w:r>
        <w:r>
          <w:rPr>
            <w:sz w:val="27"/>
            <w:szCs w:val="27"/>
          </w:rPr>
          <w:t>Provision</w:t>
        </w:r>
      </w:ins>
      <w:ins w:id="1432" w:author="Cara Cardinale" w:date="2025-03-03T08:48:00Z">
        <w:r>
          <w:rPr>
            <w:rStyle w:val="pxsep"/>
          </w:rPr>
          <w:t>--</w:t>
        </w:r>
        <w:r>
          <w:rPr>
            <w:sz w:val="27"/>
            <w:szCs w:val="27"/>
          </w:rPr>
          <w:t>Board of directors</w:t>
        </w:r>
        <w:r>
          <w:rPr>
            <w:rStyle w:val="pxsep"/>
          </w:rPr>
          <w:t>--</w:t>
        </w:r>
      </w:ins>
      <w:ins w:id="1433" w:author="Cara Cardinale" w:date="2025-03-03T09:17:00Z">
        <w:r w:rsidR="000A1DDF">
          <w:rPr>
            <w:rStyle w:val="pxsep"/>
          </w:rPr>
          <w:t>Meetings</w:t>
        </w:r>
      </w:ins>
    </w:p>
    <w:bookmarkEnd w:id="1430"/>
    <w:p w14:paraId="18FC5DAE" w14:textId="77777777" w:rsidR="00987523" w:rsidRDefault="00987523" w:rsidP="00987523">
      <w:pPr>
        <w:rPr>
          <w:ins w:id="1434" w:author="Cara Cardinale" w:date="2025-03-03T08:48:00Z"/>
        </w:rPr>
      </w:pPr>
    </w:p>
    <w:p w14:paraId="24A28A72" w14:textId="77777777" w:rsidR="00987523" w:rsidRDefault="00987523" w:rsidP="00987523">
      <w:pPr>
        <w:numPr>
          <w:ilvl w:val="0"/>
          <w:numId w:val="2"/>
        </w:numPr>
        <w:rPr>
          <w:ins w:id="1435" w:author="Cara Cardinale" w:date="2025-03-03T08:48:00Z"/>
        </w:rPr>
      </w:pPr>
      <w:bookmarkStart w:id="1436" w:name="_Hlk191885809"/>
      <w:ins w:id="1437" w:author="Cara Cardinale" w:date="2025-03-03T08:46:00Z">
        <w:r w:rsidRPr="00987523">
          <w:t xml:space="preserve">Regular meetings of the board may be held on such dates and at such times and places as set by the secretary, subject to approval of the board. The annual meeting of the board </w:t>
        </w:r>
      </w:ins>
      <w:ins w:id="1438" w:author="Cara Cardinale" w:date="2025-03-03T09:14:00Z">
        <w:r w:rsidR="000A1DDF">
          <w:t>must</w:t>
        </w:r>
      </w:ins>
      <w:ins w:id="1439" w:author="Cara Cardinale" w:date="2025-03-03T08:46:00Z">
        <w:r w:rsidRPr="00987523">
          <w:t xml:space="preserve"> be held in </w:t>
        </w:r>
      </w:ins>
      <w:ins w:id="1440" w:author="Cara Cardinale" w:date="2025-03-03T09:08:00Z">
        <w:r w:rsidR="000A1DDF">
          <w:t>&lt;finstr&gt;[specification of time</w:t>
        </w:r>
      </w:ins>
      <w:ins w:id="1441" w:author="Cara Cardinale" w:date="2025-03-03T22:43:00Z">
        <w:r w:rsidR="00BD480B">
          <w:t xml:space="preserve"> of year</w:t>
        </w:r>
      </w:ins>
      <w:ins w:id="1442" w:author="Cara Cardinale" w:date="2025-03-03T09:08:00Z">
        <w:r w:rsidR="000A1DDF">
          <w:t>]&lt;/finstr&gt;</w:t>
        </w:r>
      </w:ins>
      <w:ins w:id="1443" w:author="Cara Cardinale" w:date="2025-03-03T08:46:00Z">
        <w:r w:rsidRPr="00987523">
          <w:t xml:space="preserve"> of each year. A special meeting of the board may be called, and the date, time and place of the meeting </w:t>
        </w:r>
      </w:ins>
      <w:ins w:id="1444" w:author="Cara Cardinale" w:date="2025-03-03T09:08:00Z">
        <w:r w:rsidR="000A1DDF">
          <w:t>will</w:t>
        </w:r>
      </w:ins>
      <w:ins w:id="1445" w:author="Cara Cardinale" w:date="2025-03-03T08:46:00Z">
        <w:r w:rsidRPr="00987523">
          <w:t xml:space="preserve"> be set, by the board chair, the president</w:t>
        </w:r>
      </w:ins>
      <w:ins w:id="1446" w:author="Cara Cardinale" w:date="2025-03-03T22:43:00Z">
        <w:r w:rsidR="00BD480B">
          <w:t>,</w:t>
        </w:r>
      </w:ins>
      <w:ins w:id="1447" w:author="Cara Cardinale" w:date="2025-03-03T08:46:00Z">
        <w:r w:rsidRPr="00987523">
          <w:t xml:space="preserve"> or any </w:t>
        </w:r>
      </w:ins>
      <w:ins w:id="1448" w:author="Cara Cardinale" w:date="2025-03-03T09:12:00Z">
        <w:r w:rsidR="000A1DDF">
          <w:t>&lt;finstr&gt;[number of directors]&lt;/finstr&gt;</w:t>
        </w:r>
      </w:ins>
      <w:ins w:id="1449" w:author="Cara Cardinale" w:date="2025-03-03T08:46:00Z">
        <w:r w:rsidRPr="00987523">
          <w:t xml:space="preserve"> </w:t>
        </w:r>
      </w:ins>
      <w:ins w:id="1450" w:author="Cara Cardinale" w:date="2025-03-03T09:12:00Z">
        <w:r w:rsidR="000A1DDF">
          <w:t>direc</w:t>
        </w:r>
      </w:ins>
      <w:ins w:id="1451" w:author="Cara Cardinale" w:date="2025-03-03T09:13:00Z">
        <w:r w:rsidR="000A1DDF">
          <w:t>tors</w:t>
        </w:r>
      </w:ins>
      <w:ins w:id="1452" w:author="Cara Cardinale" w:date="2025-03-03T08:46:00Z">
        <w:r w:rsidRPr="00987523">
          <w:t xml:space="preserve">. </w:t>
        </w:r>
      </w:ins>
    </w:p>
    <w:p w14:paraId="0AA5EDAA" w14:textId="77777777" w:rsidR="00987523" w:rsidRDefault="00987523" w:rsidP="00987523">
      <w:pPr>
        <w:numPr>
          <w:ilvl w:val="0"/>
          <w:numId w:val="2"/>
        </w:numPr>
        <w:rPr>
          <w:ins w:id="1453" w:author="Cara Cardinale" w:date="2025-03-03T08:49:00Z"/>
        </w:rPr>
      </w:pPr>
      <w:ins w:id="1454" w:author="Cara Cardinale" w:date="2025-03-03T08:46:00Z">
        <w:r w:rsidRPr="00987523">
          <w:t xml:space="preserve">The secretary </w:t>
        </w:r>
      </w:ins>
      <w:ins w:id="1455" w:author="Cara Cardinale" w:date="2025-03-03T08:54:00Z">
        <w:r>
          <w:t>must</w:t>
        </w:r>
      </w:ins>
      <w:ins w:id="1456" w:author="Cara Cardinale" w:date="2025-03-03T08:46:00Z">
        <w:r w:rsidRPr="00987523">
          <w:t xml:space="preserve"> give to each </w:t>
        </w:r>
      </w:ins>
      <w:ins w:id="1457" w:author="Cara Cardinale" w:date="2025-03-03T09:13:00Z">
        <w:r w:rsidR="000A1DDF">
          <w:t>director</w:t>
        </w:r>
      </w:ins>
      <w:ins w:id="1458" w:author="Cara Cardinale" w:date="2025-03-03T08:46:00Z">
        <w:r w:rsidRPr="00987523">
          <w:t xml:space="preserve"> not less than </w:t>
        </w:r>
      </w:ins>
      <w:ins w:id="1459" w:author="Cara Cardinale" w:date="2025-03-03T09:14:00Z">
        <w:r w:rsidR="000A1DDF">
          <w:t>&lt;finstr&gt;[number of days]&lt;/finstr&gt;</w:t>
        </w:r>
      </w:ins>
      <w:ins w:id="1460" w:author="Cara Cardinale" w:date="2025-03-03T08:46:00Z">
        <w:r w:rsidRPr="00987523">
          <w:t xml:space="preserve"> days’ written notice of the time and place of each annual and regular meeting of the board, and </w:t>
        </w:r>
      </w:ins>
      <w:ins w:id="1461" w:author="Cara Cardinale" w:date="2025-03-03T09:14:00Z">
        <w:r w:rsidR="000A1DDF">
          <w:t>must</w:t>
        </w:r>
      </w:ins>
      <w:ins w:id="1462" w:author="Cara Cardinale" w:date="2025-03-03T08:46:00Z">
        <w:r w:rsidRPr="00987523">
          <w:t xml:space="preserve"> give </w:t>
        </w:r>
      </w:ins>
      <w:ins w:id="1463" w:author="Cara Cardinale" w:date="2025-03-03T09:14:00Z">
        <w:r w:rsidR="000A1DDF">
          <w:t>&lt;finstr&gt;[number of days]&lt;/finstr&gt;</w:t>
        </w:r>
      </w:ins>
      <w:ins w:id="1464" w:author="Cara Cardinale" w:date="2025-03-03T08:46:00Z">
        <w:r w:rsidRPr="00987523">
          <w:t xml:space="preserve"> days’ written notice of special meetings. </w:t>
        </w:r>
      </w:ins>
    </w:p>
    <w:p w14:paraId="1A9B59B8" w14:textId="77777777" w:rsidR="00987523" w:rsidRDefault="00987523" w:rsidP="00987523">
      <w:pPr>
        <w:numPr>
          <w:ilvl w:val="0"/>
          <w:numId w:val="2"/>
        </w:numPr>
        <w:rPr>
          <w:ins w:id="1465" w:author="Cara Cardinale" w:date="2025-03-03T08:49:00Z"/>
        </w:rPr>
      </w:pPr>
      <w:ins w:id="1466" w:author="Cara Cardinale" w:date="2025-03-03T08:46:00Z">
        <w:r w:rsidRPr="00987523">
          <w:t>At the annual meeting of the board</w:t>
        </w:r>
      </w:ins>
      <w:ins w:id="1467" w:author="Cara Cardinale" w:date="2025-03-03T08:54:00Z">
        <w:r>
          <w:t>,</w:t>
        </w:r>
      </w:ins>
      <w:ins w:id="1468" w:author="Cara Cardinale" w:date="2025-03-03T08:46:00Z">
        <w:r w:rsidRPr="00987523">
          <w:t xml:space="preserve"> the president and the treasurer </w:t>
        </w:r>
      </w:ins>
      <w:ins w:id="1469" w:author="Cara Cardinale" w:date="2025-03-03T09:14:00Z">
        <w:r w:rsidR="000A1DDF">
          <w:t>must</w:t>
        </w:r>
      </w:ins>
      <w:ins w:id="1470" w:author="Cara Cardinale" w:date="2025-03-03T08:46:00Z">
        <w:r w:rsidRPr="00987523">
          <w:t xml:space="preserve"> present the annual financial report required by Section 519 of the New York Not-for-Profit Corporation Law or any successor statute. The report </w:t>
        </w:r>
      </w:ins>
      <w:ins w:id="1471" w:author="Cara Cardinale" w:date="2025-03-03T09:14:00Z">
        <w:r w:rsidR="000A1DDF">
          <w:t>must</w:t>
        </w:r>
      </w:ins>
      <w:ins w:id="1472" w:author="Cara Cardinale" w:date="2025-03-03T08:46:00Z">
        <w:r w:rsidRPr="00987523">
          <w:t xml:space="preserve"> be filed with the minutes of the annual meeting.</w:t>
        </w:r>
      </w:ins>
    </w:p>
    <w:p w14:paraId="54CD9BD8" w14:textId="77777777" w:rsidR="00987523" w:rsidRDefault="00987523" w:rsidP="00987523">
      <w:pPr>
        <w:numPr>
          <w:ilvl w:val="0"/>
          <w:numId w:val="2"/>
        </w:numPr>
        <w:rPr>
          <w:ins w:id="1473" w:author="Cara Cardinale" w:date="2025-03-03T08:49:00Z"/>
        </w:rPr>
      </w:pPr>
      <w:ins w:id="1474" w:author="Cara Cardinale" w:date="2025-03-03T08:46:00Z">
        <w:r w:rsidRPr="00987523">
          <w:t xml:space="preserve">A majority of the entire board </w:t>
        </w:r>
      </w:ins>
      <w:ins w:id="1475" w:author="Cara Cardinale" w:date="2025-03-03T09:14:00Z">
        <w:r w:rsidR="000A1DDF">
          <w:t>will</w:t>
        </w:r>
      </w:ins>
      <w:ins w:id="1476" w:author="Cara Cardinale" w:date="2025-03-03T08:46:00Z">
        <w:r w:rsidRPr="00987523">
          <w:t xml:space="preserve"> constitute a quorum for the transaction of business at meetings of the board. Except as required by law or these bylaws, all matters </w:t>
        </w:r>
      </w:ins>
      <w:ins w:id="1477" w:author="Cara Cardinale" w:date="2025-03-03T09:15:00Z">
        <w:r w:rsidR="000A1DDF">
          <w:t>will</w:t>
        </w:r>
      </w:ins>
      <w:ins w:id="1478" w:author="Cara Cardinale" w:date="2025-03-03T08:46:00Z">
        <w:r w:rsidRPr="00987523">
          <w:t xml:space="preserve"> be decided by a majority vote of the </w:t>
        </w:r>
      </w:ins>
      <w:ins w:id="1479" w:author="Cara Cardinale" w:date="2025-03-03T09:16:00Z">
        <w:r w:rsidR="000A1DDF">
          <w:t>directors</w:t>
        </w:r>
      </w:ins>
      <w:ins w:id="1480" w:author="Cara Cardinale" w:date="2025-03-03T08:46:00Z">
        <w:r w:rsidRPr="00987523">
          <w:t xml:space="preserve"> present at a meeting at which a quorum is present. In the absence of a quorum at the time and place set for a meeting of the board, the </w:t>
        </w:r>
      </w:ins>
      <w:ins w:id="1481" w:author="Cara Cardinale" w:date="2025-03-03T09:15:00Z">
        <w:r w:rsidR="000A1DDF">
          <w:t>directors</w:t>
        </w:r>
      </w:ins>
      <w:ins w:id="1482" w:author="Cara Cardinale" w:date="2025-03-03T08:46:00Z">
        <w:r w:rsidRPr="00987523">
          <w:t xml:space="preserve"> present may adjourn the meeting from time to time until a quorum is present.</w:t>
        </w:r>
      </w:ins>
    </w:p>
    <w:p w14:paraId="6EE0898E" w14:textId="77777777" w:rsidR="00987523" w:rsidRDefault="00987523" w:rsidP="00987523">
      <w:pPr>
        <w:numPr>
          <w:ilvl w:val="0"/>
          <w:numId w:val="2"/>
        </w:numPr>
        <w:rPr>
          <w:ins w:id="1483" w:author="Cara Cardinale" w:date="2025-03-03T08:49:00Z"/>
        </w:rPr>
      </w:pPr>
      <w:ins w:id="1484" w:author="Cara Cardinale" w:date="2025-03-03T08:46:00Z">
        <w:r w:rsidRPr="00987523">
          <w:t xml:space="preserve">Any one or more of the </w:t>
        </w:r>
      </w:ins>
      <w:ins w:id="1485" w:author="Cara Cardinale" w:date="2025-03-03T09:15:00Z">
        <w:r w:rsidR="000A1DDF">
          <w:t>directors</w:t>
        </w:r>
      </w:ins>
      <w:ins w:id="1486" w:author="Cara Cardinale" w:date="2025-03-03T08:46:00Z">
        <w:r w:rsidRPr="00987523">
          <w:t xml:space="preserve"> may participate in a meeting of the board by means of conference telephone, videoconference, or other communications equipment as long as all persons participating in the meeting can hear each other at the same time. Participation by such means </w:t>
        </w:r>
      </w:ins>
      <w:ins w:id="1487" w:author="Cara Cardinale" w:date="2025-03-03T09:15:00Z">
        <w:r w:rsidR="000A1DDF">
          <w:t>will</w:t>
        </w:r>
      </w:ins>
      <w:ins w:id="1488" w:author="Cara Cardinale" w:date="2025-03-03T08:46:00Z">
        <w:r w:rsidRPr="00987523">
          <w:t xml:space="preserve"> be deemed presence in person at the meeting. </w:t>
        </w:r>
      </w:ins>
    </w:p>
    <w:p w14:paraId="3709EF7E" w14:textId="77777777" w:rsidR="00987523" w:rsidRPr="00987523" w:rsidRDefault="00987523" w:rsidP="00987523">
      <w:pPr>
        <w:numPr>
          <w:ilvl w:val="0"/>
          <w:numId w:val="2"/>
        </w:numPr>
        <w:rPr>
          <w:ins w:id="1489" w:author="Cara Cardinale" w:date="2025-03-03T08:46:00Z"/>
        </w:rPr>
        <w:pPrChange w:id="1490" w:author="Cara Cardinale" w:date="2025-03-03T08:48:00Z">
          <w:pPr>
            <w:numPr>
              <w:numId w:val="2"/>
            </w:numPr>
            <w:ind w:hanging="360"/>
          </w:pPr>
        </w:pPrChange>
      </w:pPr>
      <w:ins w:id="1491" w:author="Cara Cardinale" w:date="2025-03-03T08:46:00Z">
        <w:r w:rsidRPr="00987523">
          <w:t xml:space="preserve">Any action required or permitted to be taken by the board may be taken without a meeting, if all the </w:t>
        </w:r>
      </w:ins>
      <w:ins w:id="1492" w:author="Cara Cardinale" w:date="2025-03-03T09:15:00Z">
        <w:r w:rsidR="000A1DDF">
          <w:t>directors</w:t>
        </w:r>
      </w:ins>
      <w:ins w:id="1493" w:author="Cara Cardinale" w:date="2025-03-03T08:46:00Z">
        <w:r w:rsidRPr="00987523">
          <w:t xml:space="preserve"> consent to the adoption of a resolution authorizing the action. Consent may be written or electronic. If written, the consent must be executed by the </w:t>
        </w:r>
      </w:ins>
      <w:ins w:id="1494" w:author="Cara Cardinale" w:date="2025-03-03T09:15:00Z">
        <w:r w:rsidR="000A1DDF">
          <w:t>director</w:t>
        </w:r>
      </w:ins>
      <w:ins w:id="1495" w:author="Cara Cardinale" w:date="2025-03-03T08:46:00Z">
        <w:r w:rsidRPr="00987523">
          <w:t xml:space="preserve"> by signing such consent or causing his or her signature to be affixed to such consent by any reasonable means, including but not limited to facsimile signature. If electronic, the transmission of the consent must be sent by electronic mail and set forth or be submitted with information from which it can reasonably be determined that the transmission was authorized by the </w:t>
        </w:r>
      </w:ins>
      <w:ins w:id="1496" w:author="Cara Cardinale" w:date="2025-03-03T09:15:00Z">
        <w:r w:rsidR="000A1DDF">
          <w:t>director</w:t>
        </w:r>
      </w:ins>
      <w:ins w:id="1497" w:author="Cara Cardinale" w:date="2025-03-03T08:46:00Z">
        <w:r w:rsidRPr="00987523">
          <w:t>. The resolution and the consents thereto shall be filed with the minutes of the board.</w:t>
        </w:r>
      </w:ins>
    </w:p>
    <w:bookmarkEnd w:id="1436"/>
    <w:p w14:paraId="133585A0" w14:textId="77777777" w:rsidR="00987523" w:rsidRDefault="00987523" w:rsidP="00987523">
      <w:pPr>
        <w:rPr>
          <w:ins w:id="1498" w:author="Cara Cardinale" w:date="2025-03-03T08:46:00Z"/>
        </w:rPr>
      </w:pPr>
    </w:p>
    <w:p w14:paraId="0753FE3B" w14:textId="77777777" w:rsidR="00987523" w:rsidRDefault="00987523" w:rsidP="00987523">
      <w:pPr>
        <w:rPr>
          <w:ins w:id="1499" w:author="Cara Cardinale" w:date="2025-03-03T08:46:00Z"/>
        </w:rPr>
      </w:pPr>
    </w:p>
    <w:p w14:paraId="3C4CCC44" w14:textId="77777777" w:rsidR="00987523" w:rsidRDefault="00987523" w:rsidP="00987523">
      <w:pPr>
        <w:pStyle w:val="pxformnotes"/>
        <w:jc w:val="center"/>
        <w:rPr>
          <w:ins w:id="1500" w:author="Cara Cardinale" w:date="2025-03-03T08:46:00Z"/>
          <w:sz w:val="24"/>
          <w:szCs w:val="24"/>
        </w:rPr>
      </w:pPr>
      <w:ins w:id="1501" w:author="Cara Cardinale" w:date="2025-03-03T08:46:00Z">
        <w:r>
          <w:rPr>
            <w:rStyle w:val="pxvis"/>
            <w:rFonts w:cs="Arial"/>
            <w:bCs/>
            <w:szCs w:val="28"/>
          </w:rPr>
          <w:t>Notes to Form</w:t>
        </w:r>
      </w:ins>
    </w:p>
    <w:p w14:paraId="69451455" w14:textId="77777777" w:rsidR="00987523" w:rsidRDefault="00987523" w:rsidP="00987523">
      <w:pPr>
        <w:pStyle w:val="pxformnotes"/>
        <w:rPr>
          <w:ins w:id="1502" w:author="Cara Cardinale" w:date="2025-03-03T08:46:00Z"/>
          <w:sz w:val="24"/>
          <w:szCs w:val="24"/>
        </w:rPr>
      </w:pPr>
    </w:p>
    <w:p w14:paraId="1A29F399" w14:textId="77777777" w:rsidR="00987523" w:rsidRDefault="00987523" w:rsidP="00987523">
      <w:pPr>
        <w:pStyle w:val="pxformrr"/>
        <w:rPr>
          <w:ins w:id="1503" w:author="Cara Cardinale" w:date="2025-03-03T08:46:00Z"/>
          <w:sz w:val="24"/>
          <w:szCs w:val="24"/>
        </w:rPr>
      </w:pPr>
      <w:ins w:id="1504" w:author="Cara Cardinale" w:date="2025-03-03T08:46:00Z">
        <w:r>
          <w:rPr>
            <w:rStyle w:val="pxvis"/>
            <w:rFonts w:cs="Arial"/>
            <w:bCs/>
            <w:szCs w:val="28"/>
          </w:rPr>
          <w:t>Research References</w:t>
        </w:r>
      </w:ins>
    </w:p>
    <w:p w14:paraId="5672EB94" w14:textId="77777777" w:rsidR="00987523" w:rsidRDefault="00987523" w:rsidP="00987523">
      <w:pPr>
        <w:pStyle w:val="pxformrrp"/>
        <w:rPr>
          <w:ins w:id="1505" w:author="Cara Cardinale" w:date="2025-03-03T08:46:00Z"/>
          <w:rStyle w:val="pxtk"/>
        </w:rPr>
      </w:pPr>
      <w:ins w:id="1506" w:author="Cara Cardinale" w:date="2025-03-03T08:46:00Z">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tk.ref.id="I09O23E"</w:instrText>
        </w:r>
        <w:r>
          <w:rPr>
            <w:rStyle w:val="pxtk"/>
          </w:rPr>
          <w:fldChar w:fldCharType="end"/>
        </w:r>
        <w:r>
          <w:rPr>
            <w:rStyle w:val="pxtk"/>
          </w:rPr>
          <w:t>West's Key Number Digest, Corporations and Business Organizations &amp;key;3384</w:t>
        </w:r>
      </w:ins>
    </w:p>
    <w:p w14:paraId="11C4730C" w14:textId="77777777" w:rsidR="00987523" w:rsidRPr="00987523" w:rsidRDefault="00987523" w:rsidP="00987523">
      <w:pPr>
        <w:pPrChange w:id="1507" w:author="Cara Cardinale" w:date="2025-03-03T08:46:00Z">
          <w:pPr>
            <w:pStyle w:val="pxformrrp"/>
          </w:pPr>
        </w:pPrChange>
      </w:pPr>
    </w:p>
    <w:p w14:paraId="387E4483" w14:textId="77777777" w:rsidR="004E0EBB" w:rsidRDefault="004E0EBB">
      <w:pPr>
        <w:pStyle w:val="pxs"/>
        <w:spacing w:before="180"/>
        <w:rPr>
          <w:sz w:val="27"/>
          <w:szCs w:val="27"/>
        </w:rPr>
      </w:pPr>
      <w:r>
        <w:rPr>
          <w:sz w:val="27"/>
          <w:szCs w:val="27"/>
        </w:rPr>
        <w:t>31:56. Bylaws</w:t>
      </w:r>
      <w:r>
        <w:rPr>
          <w:rStyle w:val="pxsep"/>
        </w:rPr>
        <w:t xml:space="preserve">-- </w:t>
      </w:r>
      <w:r>
        <w:rPr>
          <w:sz w:val="27"/>
          <w:szCs w:val="27"/>
        </w:rPr>
        <w:t>Provision</w:t>
      </w:r>
      <w:r>
        <w:rPr>
          <w:rStyle w:val="pxsep"/>
        </w:rPr>
        <w:t xml:space="preserve">-- </w:t>
      </w:r>
      <w:r>
        <w:rPr>
          <w:sz w:val="27"/>
          <w:szCs w:val="27"/>
        </w:rPr>
        <w:t>Resignations and removal of directors</w:t>
      </w:r>
    </w:p>
    <w:p w14:paraId="5F17356C" w14:textId="77777777" w:rsidR="004E0EBB" w:rsidRDefault="004E0EBB">
      <w:pPr>
        <w:pStyle w:val="pxov"/>
        <w:rPr>
          <w:vanish/>
        </w:rPr>
      </w:pPr>
      <w:r>
        <w:rPr>
          <w:vanish/>
        </w:rPr>
        <w:t>CLS</w:t>
      </w:r>
    </w:p>
    <w:p w14:paraId="1869564A" w14:textId="77777777" w:rsidR="004E0EBB" w:rsidRDefault="004E0EBB">
      <w:pPr>
        <w:pStyle w:val="pxov"/>
        <w:rPr>
          <w:vanish/>
        </w:rPr>
      </w:pPr>
      <w:r>
        <w:rPr>
          <w:vanish/>
        </w:rPr>
        <w:t>COL</w:t>
      </w:r>
    </w:p>
    <w:p w14:paraId="1C20177F" w14:textId="77777777" w:rsidR="004E0EBB" w:rsidRDefault="004E0EBB">
      <w:pPr>
        <w:pStyle w:val="pxov"/>
        <w:rPr>
          <w:vanish/>
        </w:rPr>
      </w:pPr>
      <w:r>
        <w:rPr>
          <w:vanish/>
        </w:rPr>
        <w:t>NFP</w:t>
      </w:r>
    </w:p>
    <w:p w14:paraId="163228F9" w14:textId="77777777" w:rsidR="004E0EBB" w:rsidRDefault="004E0EBB">
      <w:pPr>
        <w:pStyle w:val="pxov"/>
        <w:rPr>
          <w:vanish/>
        </w:rPr>
      </w:pPr>
      <w:r>
        <w:rPr>
          <w:vanish/>
        </w:rPr>
        <w:t>FCV</w:t>
      </w:r>
    </w:p>
    <w:p w14:paraId="1D5A9706" w14:textId="77777777" w:rsidR="004E0EBB" w:rsidRDefault="004E0EBB">
      <w:pPr>
        <w:pStyle w:val="pxov"/>
        <w:rPr>
          <w:vanish/>
        </w:rPr>
      </w:pPr>
      <w:r>
        <w:rPr>
          <w:vanish/>
        </w:rPr>
        <w:t>FTR</w:t>
      </w:r>
    </w:p>
    <w:p w14:paraId="37608E5B" w14:textId="77777777" w:rsidR="004E0EBB" w:rsidRDefault="004E0EBB">
      <w:pPr>
        <w:pStyle w:val="pxov"/>
        <w:rPr>
          <w:vanish/>
        </w:rPr>
      </w:pPr>
      <w:r>
        <w:rPr>
          <w:vanish/>
        </w:rPr>
        <w:t>TEM</w:t>
      </w:r>
    </w:p>
    <w:p w14:paraId="0E421659" w14:textId="77777777" w:rsidR="004E0EBB" w:rsidRDefault="004E0EBB">
      <w:pPr>
        <w:pStyle w:val="pxov"/>
        <w:rPr>
          <w:vanish/>
        </w:rPr>
      </w:pPr>
      <w:r>
        <w:rPr>
          <w:vanish/>
        </w:rPr>
        <w:t>MTD</w:t>
      </w:r>
    </w:p>
    <w:p w14:paraId="18600D48" w14:textId="77777777" w:rsidR="004E0EBB" w:rsidRDefault="004E0EB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form.fid="Ic709ca30181b11e68c12afa7f3a24041"</w:instrText>
      </w:r>
      <w:r>
        <w:fldChar w:fldCharType="end"/>
      </w:r>
    </w:p>
    <w:p w14:paraId="37EA386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(a). </w:t>
      </w:r>
    </w:p>
    <w:p w14:paraId="2F83B36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p.ct.id="f477b8b0b92511efa86bc22ba615bad8|57|31:56"</w:instrText>
      </w:r>
      <w:r>
        <w:fldChar w:fldCharType="end"/>
      </w:r>
      <w:r>
        <w:t>Any Director of the Corporation may resign at any time by giving written notice to the President or to the Secretary. Such resignation shall take effect at the time specified therein or, if no time be specified, then on delivery.</w:t>
      </w:r>
    </w:p>
    <w:p w14:paraId="6A86F971"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(b). </w:t>
      </w:r>
    </w:p>
    <w:p w14:paraId="571C61A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p.ct.id="f477b8b0b92511efa86bc22ba615bad8|57|31:56"</w:instrText>
      </w:r>
      <w:r>
        <w:fldChar w:fldCharType="end"/>
      </w:r>
      <w:r>
        <w:t>Any or all of the Directors may be removed for cause by vote of the Directors provided there is a quorum of not less than a majority of the entire Board of Directors present at the meeting of Directors at which such action is taken.</w:t>
      </w:r>
    </w:p>
    <w:p w14:paraId="76DA47CF" w14:textId="77777777" w:rsidR="004E0EBB" w:rsidRDefault="004E0EBB">
      <w:pPr>
        <w:pStyle w:val="pxformnotes"/>
        <w:jc w:val="center"/>
        <w:rPr>
          <w:sz w:val="24"/>
          <w:szCs w:val="24"/>
        </w:rPr>
      </w:pPr>
      <w:r>
        <w:rPr>
          <w:rStyle w:val="pxvis"/>
          <w:rFonts w:cs="Arial"/>
          <w:bCs/>
          <w:szCs w:val="28"/>
        </w:rPr>
        <w:t>Notes to Form</w:t>
      </w:r>
    </w:p>
    <w:p w14:paraId="2F01C6BD" w14:textId="77777777" w:rsidR="004E0EBB" w:rsidRDefault="004E0EBB">
      <w:pPr>
        <w:pStyle w:val="pxformnotes"/>
        <w:rPr>
          <w:sz w:val="24"/>
          <w:szCs w:val="24"/>
        </w:rPr>
      </w:pPr>
    </w:p>
    <w:p w14:paraId="723201EC" w14:textId="77777777" w:rsidR="004E0EBB" w:rsidRDefault="004E0EBB">
      <w:pPr>
        <w:pStyle w:val="pxformrr"/>
        <w:rPr>
          <w:sz w:val="24"/>
          <w:szCs w:val="24"/>
        </w:rPr>
      </w:pPr>
      <w:r>
        <w:rPr>
          <w:rStyle w:val="pxvis"/>
          <w:rFonts w:cs="Arial"/>
          <w:bCs/>
          <w:szCs w:val="28"/>
        </w:rPr>
        <w:t>Research References</w:t>
      </w:r>
    </w:p>
    <w:p w14:paraId="03809C98" w14:textId="77777777" w:rsidR="004E0EBB" w:rsidRDefault="004E0EBB">
      <w:pPr>
        <w:pStyle w:val="pxformrrp"/>
        <w:rPr>
          <w:ins w:id="1508" w:author="Cara Cardinale" w:date="2025-03-03T08:45:00Z"/>
          <w:rStyle w:val="pxtk"/>
        </w:rPr>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tk.ref.id="I09L8YK"</w:instrText>
      </w:r>
      <w:r>
        <w:rPr>
          <w:rStyle w:val="pxtk"/>
        </w:rPr>
        <w:fldChar w:fldCharType="end"/>
      </w:r>
      <w:r>
        <w:rPr>
          <w:rStyle w:val="pxtk"/>
        </w:rPr>
        <w:t>West's Key Number Digest, Corporations and Business Organizations &amp;key;3384</w:t>
      </w:r>
    </w:p>
    <w:p w14:paraId="78042F62" w14:textId="77777777" w:rsidR="00987523" w:rsidRDefault="00987523" w:rsidP="00987523">
      <w:pPr>
        <w:rPr>
          <w:ins w:id="1509" w:author="Cara Cardinale" w:date="2025-03-03T08:45:00Z"/>
        </w:rPr>
      </w:pPr>
    </w:p>
    <w:p w14:paraId="539ABD55" w14:textId="77777777" w:rsidR="00987523" w:rsidRPr="00987523" w:rsidDel="00987523" w:rsidRDefault="00987523" w:rsidP="00987523">
      <w:pPr>
        <w:rPr>
          <w:del w:id="1510" w:author="Cara Cardinale" w:date="2025-03-03T08:46:00Z"/>
        </w:rPr>
        <w:pPrChange w:id="1511" w:author="Cara Cardinale" w:date="2025-03-03T08:45:00Z">
          <w:pPr>
            <w:pStyle w:val="pxformrrp"/>
          </w:pPr>
        </w:pPrChange>
      </w:pPr>
    </w:p>
    <w:p w14:paraId="725E5418" w14:textId="77777777" w:rsidR="004E0EBB" w:rsidRDefault="004E0EBB">
      <w:pPr>
        <w:pStyle w:val="pxs"/>
        <w:spacing w:before="180"/>
        <w:rPr>
          <w:sz w:val="27"/>
          <w:szCs w:val="27"/>
        </w:rPr>
      </w:pPr>
      <w:r>
        <w:rPr>
          <w:sz w:val="27"/>
          <w:szCs w:val="27"/>
        </w:rPr>
        <w:t>31:57. Bylaws</w:t>
      </w:r>
      <w:r>
        <w:rPr>
          <w:rStyle w:val="pxsep"/>
        </w:rPr>
        <w:t xml:space="preserve">-- </w:t>
      </w:r>
      <w:r>
        <w:rPr>
          <w:sz w:val="27"/>
          <w:szCs w:val="27"/>
        </w:rPr>
        <w:t>Provision</w:t>
      </w:r>
      <w:r>
        <w:rPr>
          <w:rStyle w:val="pxsep"/>
        </w:rPr>
        <w:t xml:space="preserve">-- </w:t>
      </w:r>
      <w:r>
        <w:rPr>
          <w:sz w:val="27"/>
          <w:szCs w:val="27"/>
        </w:rPr>
        <w:t>Voting, quorum and proxies</w:t>
      </w:r>
    </w:p>
    <w:p w14:paraId="27CD2457" w14:textId="77777777" w:rsidR="004E0EBB" w:rsidRDefault="004E0EBB">
      <w:pPr>
        <w:pStyle w:val="pxov"/>
        <w:rPr>
          <w:vanish/>
        </w:rPr>
      </w:pPr>
      <w:r>
        <w:rPr>
          <w:vanish/>
        </w:rPr>
        <w:t>CLS</w:t>
      </w:r>
    </w:p>
    <w:p w14:paraId="03F7EEC2" w14:textId="77777777" w:rsidR="004E0EBB" w:rsidRDefault="004E0EBB">
      <w:pPr>
        <w:pStyle w:val="pxov"/>
        <w:rPr>
          <w:vanish/>
        </w:rPr>
      </w:pPr>
      <w:r>
        <w:rPr>
          <w:vanish/>
        </w:rPr>
        <w:t>NFP</w:t>
      </w:r>
    </w:p>
    <w:p w14:paraId="598F3116" w14:textId="77777777" w:rsidR="004E0EBB" w:rsidRDefault="004E0EBB">
      <w:pPr>
        <w:pStyle w:val="pxov"/>
        <w:rPr>
          <w:vanish/>
        </w:rPr>
      </w:pPr>
      <w:r>
        <w:rPr>
          <w:vanish/>
        </w:rPr>
        <w:t>COL</w:t>
      </w:r>
    </w:p>
    <w:p w14:paraId="655B0410" w14:textId="77777777" w:rsidR="004E0EBB" w:rsidRDefault="004E0EBB">
      <w:pPr>
        <w:pStyle w:val="pxov"/>
        <w:rPr>
          <w:vanish/>
        </w:rPr>
      </w:pPr>
      <w:r>
        <w:rPr>
          <w:vanish/>
        </w:rPr>
        <w:t>FCV</w:t>
      </w:r>
    </w:p>
    <w:p w14:paraId="6FB7C94E" w14:textId="77777777" w:rsidR="004E0EBB" w:rsidRDefault="004E0EBB">
      <w:pPr>
        <w:pStyle w:val="pxov"/>
        <w:rPr>
          <w:vanish/>
        </w:rPr>
      </w:pPr>
      <w:r>
        <w:rPr>
          <w:vanish/>
        </w:rPr>
        <w:t>FTR</w:t>
      </w:r>
    </w:p>
    <w:p w14:paraId="78B299F6" w14:textId="77777777" w:rsidR="004E0EBB" w:rsidRDefault="004E0EBB">
      <w:pPr>
        <w:pStyle w:val="pxov"/>
        <w:rPr>
          <w:vanish/>
        </w:rPr>
      </w:pPr>
      <w:r>
        <w:rPr>
          <w:vanish/>
        </w:rPr>
        <w:t>TEM</w:t>
      </w:r>
    </w:p>
    <w:p w14:paraId="76C97078" w14:textId="77777777" w:rsidR="004E0EBB" w:rsidRDefault="004E0EBB">
      <w:pPr>
        <w:pStyle w:val="pxov"/>
        <w:rPr>
          <w:vanish/>
        </w:rPr>
      </w:pPr>
      <w:r>
        <w:rPr>
          <w:vanish/>
        </w:rPr>
        <w:t>MTD</w:t>
      </w:r>
    </w:p>
    <w:p w14:paraId="28ECA069"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form.fid="Ic709f140181b11e68c12afa7f3a24041"</w:instrText>
      </w:r>
      <w:r>
        <w:fldChar w:fldCharType="end"/>
      </w:r>
      <w:r>
        <w:t xml:space="preserve">Voting and Quorum </w:t>
      </w:r>
    </w:p>
    <w:p w14:paraId="18D2968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p.ct.id="f477b8b0b92511efa86bc22ba615bad8|58|31:57"</w:instrText>
      </w:r>
      <w:r>
        <w:fldChar w:fldCharType="end"/>
      </w:r>
      <w:r>
        <w:t>Each director of the board of directors shall have one vote. Unless otherwise specified herein, the vote of the majority of the directors of the board of directors present at a meeting in which a quorum is present shall be the act of the board of directors. A majority of the number of directors of the board of directors then in office shall constitute a quorum for the transaction of business at any meeting of the board of directors, but if less than a quorum is present at a meeting, a majority of the directors of the board of directors present at such meeting may adjourn the meeting from time to time, without notice other than announcement at the meeting, until a quorum shall be present.</w:t>
      </w:r>
    </w:p>
    <w:p w14:paraId="61E50C89" w14:textId="77777777" w:rsidR="004E0EBB" w:rsidRDefault="004E0EBB">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Proxies</w:t>
      </w:r>
    </w:p>
    <w:p w14:paraId="2B1EC1A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p.ct.id="f477b8b0b92511efa86bc22ba615bad8|58|31:57"</w:instrText>
      </w:r>
      <w:r>
        <w:fldChar w:fldCharType="end"/>
      </w:r>
      <w:r>
        <w:t>A director of the board of directors may vote at any meeting by a written or electronic proxy executed by such director and delivered to another director. A proxy shall be revocable unless it is stated to be irrevocable.</w:t>
      </w:r>
    </w:p>
    <w:p w14:paraId="55F8145C" w14:textId="77777777" w:rsidR="004E0EBB" w:rsidRDefault="004E0EBB">
      <w:pPr>
        <w:pStyle w:val="pxformnotes"/>
        <w:jc w:val="center"/>
        <w:rPr>
          <w:sz w:val="24"/>
          <w:szCs w:val="24"/>
        </w:rPr>
      </w:pPr>
      <w:r>
        <w:rPr>
          <w:rStyle w:val="pxvis"/>
          <w:rFonts w:cs="Arial"/>
          <w:bCs/>
          <w:szCs w:val="28"/>
        </w:rPr>
        <w:t>Notes to Form</w:t>
      </w:r>
    </w:p>
    <w:p w14:paraId="2931EE75" w14:textId="77777777" w:rsidR="004E0EBB" w:rsidRDefault="004E0EBB">
      <w:pPr>
        <w:pStyle w:val="pxformnotes"/>
        <w:rPr>
          <w:sz w:val="24"/>
          <w:szCs w:val="24"/>
        </w:rPr>
      </w:pPr>
    </w:p>
    <w:p w14:paraId="7B95BA98" w14:textId="77777777" w:rsidR="004E0EBB" w:rsidRDefault="004E0EBB">
      <w:pPr>
        <w:pStyle w:val="pxformrr"/>
        <w:rPr>
          <w:sz w:val="24"/>
          <w:szCs w:val="24"/>
        </w:rPr>
      </w:pPr>
      <w:r>
        <w:rPr>
          <w:rStyle w:val="pxvis"/>
          <w:rFonts w:cs="Arial"/>
          <w:bCs/>
          <w:szCs w:val="28"/>
        </w:rPr>
        <w:t>Research References</w:t>
      </w:r>
    </w:p>
    <w:p w14:paraId="3A244CFC"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tk.ref.id="I09L8YN"</w:instrText>
      </w:r>
      <w:r>
        <w:rPr>
          <w:rStyle w:val="pxtk"/>
        </w:rPr>
        <w:fldChar w:fldCharType="end"/>
      </w:r>
      <w:r>
        <w:rPr>
          <w:rStyle w:val="pxtk"/>
        </w:rPr>
        <w:t>West's Key Number Digest, Corporations and Business Organizations &amp;key;3384</w:t>
      </w:r>
    </w:p>
    <w:p w14:paraId="1DAA2B74" w14:textId="77777777" w:rsidR="004E0EBB" w:rsidRDefault="004E0EBB">
      <w:pPr>
        <w:pStyle w:val="pxs"/>
        <w:spacing w:before="180"/>
        <w:rPr>
          <w:sz w:val="27"/>
          <w:szCs w:val="27"/>
        </w:rPr>
      </w:pPr>
      <w:r>
        <w:rPr>
          <w:sz w:val="27"/>
          <w:szCs w:val="27"/>
        </w:rPr>
        <w:t>31:58. Bylaws</w:t>
      </w:r>
      <w:r>
        <w:rPr>
          <w:rStyle w:val="pxsep"/>
        </w:rPr>
        <w:t xml:space="preserve">-- </w:t>
      </w:r>
      <w:r>
        <w:rPr>
          <w:sz w:val="27"/>
          <w:szCs w:val="27"/>
        </w:rPr>
        <w:t>Provision</w:t>
      </w:r>
      <w:r>
        <w:rPr>
          <w:rStyle w:val="pxsep"/>
        </w:rPr>
        <w:t xml:space="preserve">-- </w:t>
      </w:r>
      <w:r>
        <w:rPr>
          <w:sz w:val="27"/>
          <w:szCs w:val="27"/>
        </w:rPr>
        <w:t>Books and records</w:t>
      </w:r>
    </w:p>
    <w:p w14:paraId="2451B4B1" w14:textId="77777777" w:rsidR="004E0EBB" w:rsidRDefault="004E0EBB">
      <w:pPr>
        <w:pStyle w:val="pxov"/>
        <w:rPr>
          <w:vanish/>
        </w:rPr>
      </w:pPr>
      <w:r>
        <w:rPr>
          <w:vanish/>
        </w:rPr>
        <w:t>CLS</w:t>
      </w:r>
    </w:p>
    <w:p w14:paraId="6D8DC2F0" w14:textId="77777777" w:rsidR="004E0EBB" w:rsidRDefault="004E0EBB">
      <w:pPr>
        <w:pStyle w:val="pxov"/>
        <w:rPr>
          <w:vanish/>
        </w:rPr>
      </w:pPr>
      <w:r>
        <w:rPr>
          <w:vanish/>
        </w:rPr>
        <w:t>COL</w:t>
      </w:r>
    </w:p>
    <w:p w14:paraId="727C6CD1" w14:textId="77777777" w:rsidR="004E0EBB" w:rsidRDefault="004E0EBB">
      <w:pPr>
        <w:pStyle w:val="pxov"/>
        <w:rPr>
          <w:vanish/>
        </w:rPr>
      </w:pPr>
      <w:r>
        <w:rPr>
          <w:vanish/>
        </w:rPr>
        <w:t>NFP</w:t>
      </w:r>
    </w:p>
    <w:p w14:paraId="2A67830A" w14:textId="77777777" w:rsidR="004E0EBB" w:rsidRDefault="004E0EBB">
      <w:pPr>
        <w:pStyle w:val="pxov"/>
        <w:rPr>
          <w:vanish/>
        </w:rPr>
      </w:pPr>
      <w:r>
        <w:rPr>
          <w:vanish/>
        </w:rPr>
        <w:t>FCV</w:t>
      </w:r>
    </w:p>
    <w:p w14:paraId="601AECE0" w14:textId="77777777" w:rsidR="004E0EBB" w:rsidRDefault="004E0EBB">
      <w:pPr>
        <w:pStyle w:val="pxov"/>
        <w:rPr>
          <w:vanish/>
        </w:rPr>
      </w:pPr>
      <w:r>
        <w:rPr>
          <w:vanish/>
        </w:rPr>
        <w:t>FTR</w:t>
      </w:r>
    </w:p>
    <w:p w14:paraId="03FE29D7" w14:textId="77777777" w:rsidR="004E0EBB" w:rsidRDefault="004E0EBB">
      <w:pPr>
        <w:pStyle w:val="pxov"/>
        <w:rPr>
          <w:vanish/>
        </w:rPr>
      </w:pPr>
      <w:r>
        <w:rPr>
          <w:vanish/>
        </w:rPr>
        <w:t>TEM</w:t>
      </w:r>
    </w:p>
    <w:p w14:paraId="4897D620" w14:textId="77777777" w:rsidR="004E0EBB" w:rsidRDefault="004E0EBB">
      <w:pPr>
        <w:pStyle w:val="pxov"/>
        <w:rPr>
          <w:vanish/>
        </w:rPr>
      </w:pPr>
      <w:r>
        <w:rPr>
          <w:vanish/>
        </w:rPr>
        <w:t>MTD</w:t>
      </w:r>
    </w:p>
    <w:p w14:paraId="03FE6C3C"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form.fid="Ic70a1850181b11e68c12afa7f3a24041"</w:instrText>
      </w:r>
      <w:r>
        <w:fldChar w:fldCharType="end"/>
      </w:r>
      <w:r>
        <w:t xml:space="preserve">Books, Records, and Accounting </w:t>
      </w:r>
    </w:p>
    <w:p w14:paraId="528AEEC5" w14:textId="77777777" w:rsidR="004E0EBB" w:rsidRDefault="004E0EBB">
      <w:pPr>
        <w:pStyle w:val="pxformfl"/>
        <w:ind w:left="500"/>
      </w:pPr>
      <w:r>
        <w:t xml:space="preserve"> </w:t>
      </w:r>
    </w:p>
    <w:p w14:paraId="36F6E584"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(a). </w:t>
      </w:r>
    </w:p>
    <w:p w14:paraId="38CFCCA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p.ct.id="f477b8b0b92511efa86bc22ba615bad8|59|31:58"</w:instrText>
      </w:r>
      <w:r>
        <w:fldChar w:fldCharType="end"/>
      </w:r>
      <w:r>
        <w:t xml:space="preserve">Bank Accounts. If the </w:t>
      </w:r>
      <w:r>
        <w:rPr>
          <w:rStyle w:val="pxfinstr"/>
          <w:i/>
          <w:iCs/>
        </w:rPr>
        <w:t>[name of charitable corporation]</w:t>
      </w:r>
      <w:r>
        <w:t xml:space="preserve"> deems appropriate, funds of </w:t>
      </w:r>
      <w:r>
        <w:rPr>
          <w:rStyle w:val="pxfinstr"/>
          <w:i/>
          <w:iCs/>
        </w:rPr>
        <w:t>[name of charitable corporation]</w:t>
      </w:r>
      <w:r>
        <w:t xml:space="preserve"> may be deposited in a bank account or accounts maintained in </w:t>
      </w:r>
      <w:r>
        <w:rPr>
          <w:rStyle w:val="pxfinstr"/>
          <w:i/>
          <w:iCs/>
        </w:rPr>
        <w:t>[name of charitable corporation]</w:t>
      </w:r>
      <w:r>
        <w:t xml:space="preserve">'s name. Such funds may from time to time be loaned to an affiliate of </w:t>
      </w:r>
      <w:r>
        <w:rPr>
          <w:rStyle w:val="pxfinstr"/>
          <w:i/>
          <w:iCs/>
        </w:rPr>
        <w:t>[name of charitable corporation]</w:t>
      </w:r>
      <w:r>
        <w:t xml:space="preserve"> in any manner </w:t>
      </w:r>
      <w:r>
        <w:rPr>
          <w:rStyle w:val="pxfinstr"/>
          <w:i/>
          <w:iCs/>
        </w:rPr>
        <w:t>[name of charitable corporation]</w:t>
      </w:r>
      <w:r>
        <w:t xml:space="preserve"> deems appropriate. The directors shall determine the institution or institutions at which the accounts will be opened and maintained, the types of accounts, and the persons who will have authority with respect to the accounts and the funds therein.</w:t>
      </w:r>
    </w:p>
    <w:p w14:paraId="16EAD207"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(b). </w:t>
      </w:r>
    </w:p>
    <w:p w14:paraId="4988023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p.ct.id="f477b8b0b92511efa86bc22ba615bad8|59|31:58"</w:instrText>
      </w:r>
      <w:r>
        <w:fldChar w:fldCharType="end"/>
      </w:r>
      <w:r>
        <w:t xml:space="preserve">Books and Records. The directors shall keep at </w:t>
      </w:r>
      <w:r>
        <w:rPr>
          <w:rStyle w:val="pxfinstr"/>
          <w:i/>
          <w:iCs/>
        </w:rPr>
        <w:t>[name of charitable corporation]</w:t>
      </w:r>
      <w:r>
        <w:t xml:space="preserve">'s principal place of business complete and accurate books and records with respect to all charitable or business transactions of </w:t>
      </w:r>
      <w:r>
        <w:rPr>
          <w:rStyle w:val="pxfinstr"/>
          <w:i/>
          <w:iCs/>
        </w:rPr>
        <w:t>[name of charitable corporation]</w:t>
      </w:r>
      <w:r>
        <w:t xml:space="preserve"> and supporting documentation thereof, including, without limitation, all of the information.</w:t>
      </w:r>
    </w:p>
    <w:p w14:paraId="01CA40F1"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(c). </w:t>
      </w:r>
    </w:p>
    <w:p w14:paraId="472A172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p.ct.id="f477b8b0b92511efa86bc22ba615bad8|59|31:58"</w:instrText>
      </w:r>
      <w:r>
        <w:fldChar w:fldCharType="end"/>
      </w:r>
      <w:r>
        <w:t xml:space="preserve">Annual Accounting Period and Method of Accounting. The annual accounting period of </w:t>
      </w:r>
      <w:r>
        <w:rPr>
          <w:rStyle w:val="pxfinstr"/>
          <w:i/>
          <w:iCs/>
        </w:rPr>
        <w:t>[name of charitable corporation]</w:t>
      </w:r>
      <w:r>
        <w:t xml:space="preserve"> shall be the </w:t>
      </w:r>
      <w:r>
        <w:rPr>
          <w:rStyle w:val="pxfinstr"/>
          <w:i/>
          <w:iCs/>
        </w:rPr>
        <w:t>[calendar/fiscal]</w:t>
      </w:r>
      <w:r>
        <w:t xml:space="preserve"> year as follows: </w:t>
      </w:r>
      <w:r>
        <w:rPr>
          <w:rStyle w:val="pxfinstr"/>
          <w:i/>
          <w:iCs/>
        </w:rPr>
        <w:t>[[specification of calendar year]</w:t>
      </w:r>
      <w:r>
        <w:t>/</w:t>
      </w:r>
      <w:r>
        <w:rPr>
          <w:rStyle w:val="pxfinstr"/>
          <w:i/>
          <w:iCs/>
        </w:rPr>
        <w:t>[specification of fiscal year end]]</w:t>
      </w:r>
      <w:r>
        <w:t xml:space="preserve">. Unless otherwise determined by the directors, </w:t>
      </w:r>
      <w:r>
        <w:rPr>
          <w:rStyle w:val="pxfinstr"/>
          <w:i/>
          <w:iCs/>
        </w:rPr>
        <w:t>[name of charitable corporation]</w:t>
      </w:r>
      <w:r>
        <w:t xml:space="preserve">'s method of accounting shall be </w:t>
      </w:r>
      <w:r>
        <w:rPr>
          <w:rStyle w:val="pxfinstr"/>
          <w:i/>
          <w:iCs/>
        </w:rPr>
        <w:t>[specification of accounting method]</w:t>
      </w:r>
      <w:r>
        <w:t>.</w:t>
      </w:r>
    </w:p>
    <w:p w14:paraId="34C7C09D"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(d). </w:t>
      </w:r>
    </w:p>
    <w:p w14:paraId="6E35186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p.ct.id="f477b8b0b92511efa86bc22ba615bad8|59|31:58"</w:instrText>
      </w:r>
      <w:r>
        <w:fldChar w:fldCharType="end"/>
      </w:r>
      <w:r>
        <w:t xml:space="preserve">Title to Company Property. All real and personal property acquired by </w:t>
      </w:r>
      <w:r>
        <w:rPr>
          <w:rStyle w:val="pxfinstr"/>
          <w:i/>
          <w:iCs/>
        </w:rPr>
        <w:t>[name of charitable corporation]</w:t>
      </w:r>
      <w:r>
        <w:t xml:space="preserve"> shall be acquired and held by </w:t>
      </w:r>
      <w:r>
        <w:rPr>
          <w:rStyle w:val="pxfinstr"/>
          <w:i/>
          <w:iCs/>
        </w:rPr>
        <w:t>[name of charitable corporation]</w:t>
      </w:r>
      <w:r>
        <w:t xml:space="preserve"> in its name.</w:t>
      </w:r>
    </w:p>
    <w:p w14:paraId="05F631AA" w14:textId="77777777" w:rsidR="004E0EBB" w:rsidRDefault="004E0EBB">
      <w:pPr>
        <w:pStyle w:val="pxformnotes"/>
        <w:jc w:val="center"/>
        <w:rPr>
          <w:sz w:val="24"/>
          <w:szCs w:val="24"/>
        </w:rPr>
      </w:pPr>
      <w:r>
        <w:rPr>
          <w:rStyle w:val="pxvis"/>
          <w:rFonts w:cs="Arial"/>
          <w:bCs/>
          <w:szCs w:val="28"/>
        </w:rPr>
        <w:t>Notes to Form</w:t>
      </w:r>
    </w:p>
    <w:p w14:paraId="50DBFF2E" w14:textId="77777777" w:rsidR="004E0EBB" w:rsidRDefault="004E0EBB">
      <w:pPr>
        <w:pStyle w:val="pxformnotes"/>
        <w:rPr>
          <w:sz w:val="24"/>
          <w:szCs w:val="24"/>
        </w:rPr>
      </w:pPr>
    </w:p>
    <w:p w14:paraId="22D958EF" w14:textId="77777777" w:rsidR="004E0EBB" w:rsidRDefault="004E0EBB">
      <w:pPr>
        <w:pStyle w:val="pxformrr"/>
        <w:rPr>
          <w:sz w:val="24"/>
          <w:szCs w:val="24"/>
        </w:rPr>
      </w:pPr>
      <w:r>
        <w:rPr>
          <w:rStyle w:val="pxvis"/>
          <w:rFonts w:cs="Arial"/>
          <w:bCs/>
          <w:szCs w:val="28"/>
        </w:rPr>
        <w:t>Research References</w:t>
      </w:r>
    </w:p>
    <w:p w14:paraId="07359EC5"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tk.ref.id="I09O23J"</w:instrText>
      </w:r>
      <w:r>
        <w:rPr>
          <w:rStyle w:val="pxtk"/>
        </w:rPr>
        <w:fldChar w:fldCharType="end"/>
      </w:r>
      <w:r>
        <w:rPr>
          <w:rStyle w:val="pxtk"/>
        </w:rPr>
        <w:t>West's Key Number Digest, Corporations and Business Organizations &amp;key;3384</w:t>
      </w:r>
    </w:p>
    <w:p w14:paraId="2F18AC28" w14:textId="77777777" w:rsidR="004E0EBB" w:rsidRDefault="004E0EBB">
      <w:pPr>
        <w:pStyle w:val="pxs"/>
        <w:spacing w:before="180"/>
        <w:rPr>
          <w:sz w:val="27"/>
          <w:szCs w:val="27"/>
        </w:rPr>
      </w:pPr>
      <w:r>
        <w:rPr>
          <w:sz w:val="27"/>
          <w:szCs w:val="27"/>
        </w:rPr>
        <w:t>31:59. Bylaws</w:t>
      </w:r>
      <w:r>
        <w:rPr>
          <w:rStyle w:val="pxsep"/>
        </w:rPr>
        <w:t xml:space="preserve">-- </w:t>
      </w:r>
      <w:r>
        <w:rPr>
          <w:sz w:val="27"/>
          <w:szCs w:val="27"/>
        </w:rPr>
        <w:t>Provision</w:t>
      </w:r>
      <w:r>
        <w:rPr>
          <w:rStyle w:val="pxsep"/>
        </w:rPr>
        <w:t xml:space="preserve">-- </w:t>
      </w:r>
      <w:r>
        <w:rPr>
          <w:sz w:val="27"/>
          <w:szCs w:val="27"/>
        </w:rPr>
        <w:t>Amendments</w:t>
      </w:r>
    </w:p>
    <w:p w14:paraId="60914409" w14:textId="77777777" w:rsidR="004E0EBB" w:rsidRDefault="004E0EBB">
      <w:pPr>
        <w:pStyle w:val="pxov"/>
        <w:rPr>
          <w:vanish/>
        </w:rPr>
      </w:pPr>
      <w:r>
        <w:rPr>
          <w:vanish/>
        </w:rPr>
        <w:t>CLS</w:t>
      </w:r>
    </w:p>
    <w:p w14:paraId="3FEBEE60" w14:textId="77777777" w:rsidR="004E0EBB" w:rsidRDefault="004E0EBB">
      <w:pPr>
        <w:pStyle w:val="pxov"/>
        <w:rPr>
          <w:vanish/>
        </w:rPr>
      </w:pPr>
      <w:r>
        <w:rPr>
          <w:vanish/>
        </w:rPr>
        <w:t>COL</w:t>
      </w:r>
    </w:p>
    <w:p w14:paraId="5924C24C" w14:textId="77777777" w:rsidR="004E0EBB" w:rsidRDefault="004E0EBB">
      <w:pPr>
        <w:pStyle w:val="pxov"/>
        <w:rPr>
          <w:vanish/>
        </w:rPr>
      </w:pPr>
      <w:r>
        <w:rPr>
          <w:vanish/>
        </w:rPr>
        <w:t>NFP</w:t>
      </w:r>
    </w:p>
    <w:p w14:paraId="723ECD40" w14:textId="77777777" w:rsidR="004E0EBB" w:rsidRDefault="004E0EBB">
      <w:pPr>
        <w:pStyle w:val="pxov"/>
        <w:rPr>
          <w:vanish/>
        </w:rPr>
      </w:pPr>
      <w:r>
        <w:rPr>
          <w:vanish/>
        </w:rPr>
        <w:t>FCV</w:t>
      </w:r>
    </w:p>
    <w:p w14:paraId="6E5502D0" w14:textId="77777777" w:rsidR="004E0EBB" w:rsidRDefault="004E0EBB">
      <w:pPr>
        <w:pStyle w:val="pxov"/>
        <w:rPr>
          <w:vanish/>
        </w:rPr>
      </w:pPr>
      <w:r>
        <w:rPr>
          <w:vanish/>
        </w:rPr>
        <w:t>FTR</w:t>
      </w:r>
    </w:p>
    <w:p w14:paraId="4E59DB6D" w14:textId="77777777" w:rsidR="004E0EBB" w:rsidRDefault="004E0EBB">
      <w:pPr>
        <w:pStyle w:val="pxov"/>
        <w:rPr>
          <w:vanish/>
        </w:rPr>
      </w:pPr>
      <w:r>
        <w:rPr>
          <w:vanish/>
        </w:rPr>
        <w:t>TEM</w:t>
      </w:r>
    </w:p>
    <w:p w14:paraId="6843B3CB" w14:textId="77777777" w:rsidR="004E0EBB" w:rsidRDefault="004E0EBB">
      <w:pPr>
        <w:pStyle w:val="pxov"/>
        <w:rPr>
          <w:vanish/>
        </w:rPr>
      </w:pPr>
      <w:r>
        <w:rPr>
          <w:vanish/>
        </w:rPr>
        <w:t>MTD</w:t>
      </w:r>
    </w:p>
    <w:p w14:paraId="085572B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form.fid="Ic70a3f60181b11e68c12afa7f3a24041"</w:instrText>
      </w:r>
      <w:r>
        <w:fldChar w:fldCharType="end"/>
      </w:r>
      <w:r>
        <w:rPr>
          <w:color w:val="FF0000"/>
          <w:sz w:val="20"/>
          <w:szCs w:val="20"/>
          <w:vertAlign w:val="superscript"/>
        </w:rPr>
        <w:t>►</w:t>
      </w:r>
      <w:r>
        <w:fldChar w:fldCharType="begin"/>
      </w:r>
      <w:r>
        <w:instrText>p.ct.id="f477b8b0b92511efa86bc22ba615bad8|60|31:59"</w:instrText>
      </w:r>
      <w:r>
        <w:fldChar w:fldCharType="end"/>
      </w:r>
      <w:r>
        <w:t xml:space="preserve">These Bylaws may be amended, altered, or repealed at any meeting of the Board by vote of two-thirds of all Directors present and voting, or they may be amended, altered, or repealed by the written consent of all the Directors without a meeting. All proposed amendments must be presented at least </w:t>
      </w:r>
      <w:r>
        <w:rPr>
          <w:rStyle w:val="pxfinstr"/>
          <w:i/>
          <w:iCs/>
        </w:rPr>
        <w:t>[specification of time period]</w:t>
      </w:r>
      <w:r>
        <w:t xml:space="preserve"> prior to the vote, with notice of such proposed amendments to all Directors.</w:t>
      </w:r>
    </w:p>
    <w:p w14:paraId="511F0656" w14:textId="77777777" w:rsidR="004E0EBB" w:rsidRDefault="004E0EBB">
      <w:pPr>
        <w:pStyle w:val="pxformnotes"/>
        <w:jc w:val="center"/>
        <w:rPr>
          <w:sz w:val="24"/>
          <w:szCs w:val="24"/>
        </w:rPr>
      </w:pPr>
      <w:r>
        <w:rPr>
          <w:rStyle w:val="pxvis"/>
          <w:rFonts w:cs="Arial"/>
          <w:bCs/>
          <w:szCs w:val="28"/>
        </w:rPr>
        <w:t>Notes to Form</w:t>
      </w:r>
    </w:p>
    <w:p w14:paraId="2E42F6FF" w14:textId="77777777" w:rsidR="004E0EBB" w:rsidRDefault="004E0EBB">
      <w:pPr>
        <w:pStyle w:val="pxformnotes"/>
        <w:rPr>
          <w:sz w:val="24"/>
          <w:szCs w:val="24"/>
        </w:rPr>
      </w:pPr>
    </w:p>
    <w:p w14:paraId="5A0A61BD" w14:textId="77777777" w:rsidR="004E0EBB" w:rsidRDefault="004E0EBB">
      <w:pPr>
        <w:pStyle w:val="pxformrr"/>
        <w:rPr>
          <w:sz w:val="24"/>
          <w:szCs w:val="24"/>
        </w:rPr>
      </w:pPr>
      <w:r>
        <w:rPr>
          <w:rStyle w:val="pxvis"/>
          <w:rFonts w:cs="Arial"/>
          <w:bCs/>
          <w:szCs w:val="28"/>
        </w:rPr>
        <w:t>Research References</w:t>
      </w:r>
    </w:p>
    <w:p w14:paraId="5B5465FA"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tk.ref.id="I057B81"</w:instrText>
      </w:r>
      <w:r>
        <w:rPr>
          <w:rStyle w:val="pxtk"/>
        </w:rPr>
        <w:fldChar w:fldCharType="end"/>
      </w:r>
      <w:r>
        <w:rPr>
          <w:rStyle w:val="pxtk"/>
        </w:rPr>
        <w:t>West's Key Number Digest, Corporations and Business Organizations &amp;key;3384</w:t>
      </w:r>
    </w:p>
    <w:p w14:paraId="4FD90B40" w14:textId="77777777" w:rsidR="004E0EBB" w:rsidDel="006A6981" w:rsidRDefault="004E0EBB">
      <w:pPr>
        <w:pStyle w:val="pxs"/>
        <w:spacing w:before="180"/>
        <w:rPr>
          <w:del w:id="1512" w:author="Cara Cardinale" w:date="2025-02-19T20:48:00Z"/>
          <w:sz w:val="27"/>
          <w:szCs w:val="27"/>
        </w:rPr>
      </w:pPr>
      <w:del w:id="1513" w:author="Cara Cardinale" w:date="2025-02-19T20:48:00Z">
        <w:r w:rsidDel="006A6981">
          <w:rPr>
            <w:sz w:val="27"/>
            <w:szCs w:val="27"/>
          </w:rPr>
          <w:delText>31:59.50. No conflicts of interest</w:delText>
        </w:r>
      </w:del>
    </w:p>
    <w:p w14:paraId="54917183" w14:textId="77777777" w:rsidR="004E0EBB" w:rsidRDefault="004E0EBB">
      <w:pPr>
        <w:pStyle w:val="pxov"/>
        <w:rPr>
          <w:vanish/>
        </w:rPr>
      </w:pPr>
      <w:r>
        <w:rPr>
          <w:vanish/>
        </w:rPr>
        <w:t>CLS</w:t>
      </w:r>
    </w:p>
    <w:p w14:paraId="6ABC9191" w14:textId="77777777" w:rsidR="004E0EBB" w:rsidRDefault="004E0EBB">
      <w:pPr>
        <w:pStyle w:val="pxov"/>
        <w:rPr>
          <w:vanish/>
        </w:rPr>
      </w:pPr>
      <w:r>
        <w:rPr>
          <w:vanish/>
        </w:rPr>
        <w:t>FCV</w:t>
      </w:r>
    </w:p>
    <w:p w14:paraId="5F2965DA" w14:textId="77777777" w:rsidR="004E0EBB" w:rsidRDefault="004E0EBB">
      <w:pPr>
        <w:pStyle w:val="pxov"/>
        <w:rPr>
          <w:vanish/>
        </w:rPr>
      </w:pPr>
      <w:r>
        <w:rPr>
          <w:vanish/>
        </w:rPr>
        <w:t>FTR</w:t>
      </w:r>
    </w:p>
    <w:p w14:paraId="523557E7" w14:textId="77777777" w:rsidR="004E0EBB" w:rsidRDefault="004E0EBB">
      <w:pPr>
        <w:pStyle w:val="pxov"/>
        <w:rPr>
          <w:vanish/>
        </w:rPr>
      </w:pPr>
      <w:r>
        <w:rPr>
          <w:vanish/>
        </w:rPr>
        <w:t>COL</w:t>
      </w:r>
    </w:p>
    <w:p w14:paraId="637A0E7C" w14:textId="77777777" w:rsidR="004E0EBB" w:rsidRDefault="004E0EBB">
      <w:pPr>
        <w:pStyle w:val="pxov"/>
        <w:rPr>
          <w:vanish/>
        </w:rPr>
      </w:pPr>
      <w:r>
        <w:rPr>
          <w:vanish/>
        </w:rPr>
        <w:t>COR</w:t>
      </w:r>
    </w:p>
    <w:p w14:paraId="5C8A9585" w14:textId="77777777" w:rsidR="004E0EBB" w:rsidRDefault="004E0EBB">
      <w:pPr>
        <w:pStyle w:val="pxov"/>
        <w:rPr>
          <w:vanish/>
        </w:rPr>
      </w:pPr>
      <w:r>
        <w:rPr>
          <w:vanish/>
        </w:rPr>
        <w:t>CFS</w:t>
      </w:r>
    </w:p>
    <w:p w14:paraId="4B96ED6D" w14:textId="77777777" w:rsidR="004E0EBB" w:rsidRDefault="004E0EBB">
      <w:pPr>
        <w:pStyle w:val="pxov"/>
        <w:rPr>
          <w:vanish/>
        </w:rPr>
      </w:pPr>
      <w:r>
        <w:rPr>
          <w:vanish/>
        </w:rPr>
        <w:t>NFP</w:t>
      </w:r>
    </w:p>
    <w:p w14:paraId="781F4DD4" w14:textId="77777777" w:rsidR="004E0EBB" w:rsidRDefault="004E0EB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form.fid="Id3586ee00e6411edbb898617d7be3680"</w:instrText>
      </w:r>
      <w:r>
        <w:fldChar w:fldCharType="end"/>
      </w:r>
    </w:p>
    <w:p w14:paraId="63F9B90C" w14:textId="77777777" w:rsidR="004E0EBB" w:rsidDel="006A6981" w:rsidRDefault="004E0EBB">
      <w:pPr>
        <w:pStyle w:val="pxformfin"/>
        <w:rPr>
          <w:del w:id="1514" w:author="Cara Cardinale" w:date="2025-02-19T20:48:00Z"/>
        </w:rPr>
      </w:pPr>
      <w:del w:id="1515" w:author="Cara Cardinale" w:date="2025-02-19T20:48:00Z">
        <w:r w:rsidDel="006A6981">
          <w:rPr>
            <w:color w:val="FF0000"/>
            <w:sz w:val="20"/>
            <w:szCs w:val="20"/>
            <w:vertAlign w:val="superscript"/>
          </w:rPr>
          <w:delText>►</w:delText>
        </w:r>
        <w:r w:rsidDel="006A6981">
          <w:fldChar w:fldCharType="begin"/>
        </w:r>
        <w:r w:rsidDel="006A6981">
          <w:delInstrText>fi.lvl="1"</w:delInstrText>
        </w:r>
        <w:r w:rsidDel="006A6981">
          <w:fldChar w:fldCharType="end"/>
        </w:r>
        <w:r w:rsidDel="006A6981">
          <w:delText xml:space="preserve">1. </w:delText>
        </w:r>
      </w:del>
    </w:p>
    <w:p w14:paraId="7E3CE516" w14:textId="77777777" w:rsidR="004E0EBB" w:rsidDel="006A6981" w:rsidRDefault="004E0EBB">
      <w:pPr>
        <w:pStyle w:val="pxformp"/>
        <w:rPr>
          <w:del w:id="1516" w:author="Cara Cardinale" w:date="2025-02-19T20:48:00Z"/>
        </w:rPr>
      </w:pPr>
      <w:del w:id="1517" w:author="Cara Cardinale" w:date="2025-02-19T20:48:00Z">
        <w:r w:rsidDel="006A6981">
          <w:delText xml:space="preserve"> </w:delText>
        </w:r>
        <w:r w:rsidDel="006A6981">
          <w:rPr>
            <w:rStyle w:val="pxvis"/>
            <w:rFonts w:ascii="Times NewRoman" w:hAnsi="Times NewRoman"/>
            <w:b w:val="0"/>
            <w:sz w:val="24"/>
          </w:rPr>
          <w:tab/>
        </w:r>
        <w:r w:rsidDel="006A6981">
          <w:rPr>
            <w:color w:val="FF0000"/>
            <w:sz w:val="20"/>
            <w:szCs w:val="20"/>
            <w:vertAlign w:val="superscript"/>
          </w:rPr>
          <w:delText>►</w:delText>
        </w:r>
        <w:r w:rsidDel="006A6981">
          <w:fldChar w:fldCharType="begin"/>
        </w:r>
        <w:r w:rsidDel="006A6981">
          <w:delInstrText>p.ct.id="f477b8b0b92511efa86bc22ba615bad8|61|31:59.50"</w:delInstrText>
        </w:r>
        <w:r w:rsidDel="006A6981">
          <w:fldChar w:fldCharType="end"/>
        </w:r>
        <w:r w:rsidDel="006A6981">
          <w:delText xml:space="preserve">I am a director of </w:delText>
        </w:r>
        <w:r w:rsidDel="006A6981">
          <w:rPr>
            <w:rStyle w:val="pxfinstr"/>
            <w:i/>
            <w:iCs/>
          </w:rPr>
          <w:delText>[name of charitable organization]</w:delText>
        </w:r>
        <w:r w:rsidDel="006A6981">
          <w:delText xml:space="preserve"> (the </w:delText>
        </w:r>
        <w:r w:rsidDel="006A6981">
          <w:rPr>
            <w:vanish/>
          </w:rPr>
          <w:delText>&amp;ldquo;</w:delText>
        </w:r>
        <w:r w:rsidDel="006A6981">
          <w:rPr>
            <w:rStyle w:val="pxvis"/>
            <w:rFonts w:ascii="Times NewRoman" w:hAnsi="Times NewRoman"/>
            <w:b w:val="0"/>
            <w:sz w:val="24"/>
          </w:rPr>
          <w:delText>“</w:delText>
        </w:r>
        <w:r w:rsidDel="006A6981">
          <w:delText>Charity</w:delText>
        </w:r>
        <w:r w:rsidDel="006A6981">
          <w:rPr>
            <w:vanish/>
          </w:rPr>
          <w:delText>&amp;rdquo;</w:delText>
        </w:r>
        <w:r w:rsidDel="006A6981">
          <w:rPr>
            <w:rStyle w:val="pxvis"/>
            <w:rFonts w:ascii="Times NewRoman" w:hAnsi="Times NewRoman"/>
            <w:b w:val="0"/>
            <w:sz w:val="24"/>
          </w:rPr>
          <w:delText>”</w:delText>
        </w:r>
        <w:r w:rsidDel="006A6981">
          <w:delText>).</w:delText>
        </w:r>
      </w:del>
    </w:p>
    <w:p w14:paraId="012D7422" w14:textId="77777777" w:rsidR="004E0EBB" w:rsidDel="006A6981" w:rsidRDefault="004E0EBB">
      <w:pPr>
        <w:pStyle w:val="pxformfin"/>
        <w:rPr>
          <w:del w:id="1518" w:author="Cara Cardinale" w:date="2025-02-19T20:48:00Z"/>
        </w:rPr>
      </w:pPr>
      <w:del w:id="1519" w:author="Cara Cardinale" w:date="2025-02-19T20:48:00Z">
        <w:r w:rsidDel="006A6981">
          <w:rPr>
            <w:color w:val="FF0000"/>
            <w:sz w:val="20"/>
            <w:szCs w:val="20"/>
            <w:vertAlign w:val="superscript"/>
          </w:rPr>
          <w:delText>►</w:delText>
        </w:r>
        <w:r w:rsidDel="006A6981">
          <w:fldChar w:fldCharType="begin"/>
        </w:r>
        <w:r w:rsidDel="006A6981">
          <w:delInstrText>fi.lvl="1"</w:delInstrText>
        </w:r>
        <w:r w:rsidDel="006A6981">
          <w:fldChar w:fldCharType="end"/>
        </w:r>
        <w:r w:rsidDel="006A6981">
          <w:delText xml:space="preserve">2. </w:delText>
        </w:r>
      </w:del>
    </w:p>
    <w:p w14:paraId="47CCE8A2" w14:textId="77777777" w:rsidR="004E0EBB" w:rsidDel="006A6981" w:rsidRDefault="004E0EBB">
      <w:pPr>
        <w:pStyle w:val="pxformp"/>
        <w:rPr>
          <w:del w:id="1520" w:author="Cara Cardinale" w:date="2025-02-19T20:48:00Z"/>
        </w:rPr>
      </w:pPr>
      <w:del w:id="1521" w:author="Cara Cardinale" w:date="2025-02-19T20:48:00Z">
        <w:r w:rsidDel="006A6981">
          <w:delText xml:space="preserve"> </w:delText>
        </w:r>
        <w:r w:rsidDel="006A6981">
          <w:rPr>
            <w:rStyle w:val="pxvis"/>
            <w:rFonts w:ascii="Times NewRoman" w:hAnsi="Times NewRoman"/>
            <w:b w:val="0"/>
            <w:sz w:val="24"/>
          </w:rPr>
          <w:tab/>
        </w:r>
        <w:r w:rsidDel="006A6981">
          <w:rPr>
            <w:color w:val="FF0000"/>
            <w:sz w:val="20"/>
            <w:szCs w:val="20"/>
            <w:vertAlign w:val="superscript"/>
          </w:rPr>
          <w:delText>►</w:delText>
        </w:r>
        <w:r w:rsidDel="006A6981">
          <w:fldChar w:fldCharType="begin"/>
        </w:r>
        <w:r w:rsidDel="006A6981">
          <w:delInstrText>p.ct.id="f477b8b0b92511efa86bc22ba615bad8|61|31:59.50"</w:delInstrText>
        </w:r>
        <w:r w:rsidDel="006A6981">
          <w:fldChar w:fldCharType="end"/>
        </w:r>
        <w:r w:rsidDel="006A6981">
          <w:delText>I confirm that I have no direct interests, beneficial interests nor through immediate family members, and other deemed interests in shares, share options, warrants and debentures of the Charity and of related corporations or other legal entities. A list of all related corporations or other legal entities are as listed in herein and that the list is complete.</w:delText>
        </w:r>
      </w:del>
    </w:p>
    <w:p w14:paraId="1B05761B" w14:textId="77777777" w:rsidR="004E0EBB" w:rsidDel="006A6981" w:rsidRDefault="004E0EBB">
      <w:pPr>
        <w:pStyle w:val="pxformfin"/>
        <w:rPr>
          <w:del w:id="1522" w:author="Cara Cardinale" w:date="2025-02-19T20:48:00Z"/>
        </w:rPr>
      </w:pPr>
      <w:del w:id="1523" w:author="Cara Cardinale" w:date="2025-02-19T20:48:00Z">
        <w:r w:rsidDel="006A6981">
          <w:rPr>
            <w:color w:val="FF0000"/>
            <w:sz w:val="20"/>
            <w:szCs w:val="20"/>
            <w:vertAlign w:val="superscript"/>
          </w:rPr>
          <w:delText>►</w:delText>
        </w:r>
        <w:r w:rsidDel="006A6981">
          <w:fldChar w:fldCharType="begin"/>
        </w:r>
        <w:r w:rsidDel="006A6981">
          <w:delInstrText>fi.lvl="1"</w:delInstrText>
        </w:r>
        <w:r w:rsidDel="006A6981">
          <w:fldChar w:fldCharType="end"/>
        </w:r>
        <w:r w:rsidDel="006A6981">
          <w:delText xml:space="preserve">3. </w:delText>
        </w:r>
      </w:del>
    </w:p>
    <w:p w14:paraId="3B90B44A" w14:textId="77777777" w:rsidR="004E0EBB" w:rsidDel="006A6981" w:rsidRDefault="004E0EBB">
      <w:pPr>
        <w:pStyle w:val="pxformp"/>
        <w:rPr>
          <w:del w:id="1524" w:author="Cara Cardinale" w:date="2025-02-19T20:48:00Z"/>
        </w:rPr>
      </w:pPr>
      <w:del w:id="1525" w:author="Cara Cardinale" w:date="2025-02-19T20:48:00Z">
        <w:r w:rsidDel="006A6981">
          <w:delText xml:space="preserve"> </w:delText>
        </w:r>
        <w:r w:rsidDel="006A6981">
          <w:rPr>
            <w:rStyle w:val="pxvis"/>
            <w:rFonts w:ascii="Times NewRoman" w:hAnsi="Times NewRoman"/>
            <w:b w:val="0"/>
            <w:sz w:val="24"/>
          </w:rPr>
          <w:tab/>
        </w:r>
        <w:r w:rsidDel="006A6981">
          <w:rPr>
            <w:color w:val="FF0000"/>
            <w:sz w:val="20"/>
            <w:szCs w:val="20"/>
            <w:vertAlign w:val="superscript"/>
          </w:rPr>
          <w:delText>►</w:delText>
        </w:r>
        <w:r w:rsidDel="006A6981">
          <w:fldChar w:fldCharType="begin"/>
        </w:r>
        <w:r w:rsidDel="006A6981">
          <w:delInstrText>p.ct.id="f477b8b0b92511efa86bc22ba615bad8|61|31:59.50"</w:delInstrText>
        </w:r>
        <w:r w:rsidDel="006A6981">
          <w:fldChar w:fldCharType="end"/>
        </w:r>
        <w:r w:rsidDel="006A6981">
          <w:delText>I confirm that my interests in contracts entered into by the Charity and by related corporations and other legal entities are as listed herein, and that the list is complete. Where no interests in contracts are disclosed, I confirm that I have not received or become entitled to receive a benefit by reason of a contract made by the Charity or a related corporation or other legal entity, with me or with a firm of which I am an owner, member or with a company in which I have a substantial financial interest.</w:delText>
        </w:r>
      </w:del>
    </w:p>
    <w:p w14:paraId="3961437D" w14:textId="77777777" w:rsidR="004E0EBB" w:rsidRDefault="004E0EBB">
      <w:pPr>
        <w:pStyle w:val="pxs"/>
        <w:spacing w:before="180"/>
        <w:rPr>
          <w:sz w:val="27"/>
          <w:szCs w:val="27"/>
        </w:rPr>
      </w:pPr>
      <w:r>
        <w:rPr>
          <w:sz w:val="27"/>
          <w:szCs w:val="27"/>
        </w:rPr>
        <w:t>31:60. Narrative description of activities</w:t>
      </w:r>
    </w:p>
    <w:p w14:paraId="6366EC9F" w14:textId="77777777" w:rsidR="004E0EBB" w:rsidRDefault="004E0EBB">
      <w:pPr>
        <w:pStyle w:val="pxov"/>
        <w:rPr>
          <w:vanish/>
        </w:rPr>
      </w:pPr>
      <w:r>
        <w:rPr>
          <w:vanish/>
        </w:rPr>
        <w:t>COL</w:t>
      </w:r>
    </w:p>
    <w:p w14:paraId="7E908446" w14:textId="77777777" w:rsidR="004E0EBB" w:rsidRDefault="004E0EBB">
      <w:pPr>
        <w:pStyle w:val="pxov"/>
        <w:rPr>
          <w:vanish/>
        </w:rPr>
      </w:pPr>
      <w:r>
        <w:rPr>
          <w:vanish/>
        </w:rPr>
        <w:t>NFP</w:t>
      </w:r>
    </w:p>
    <w:p w14:paraId="092F5C95" w14:textId="77777777" w:rsidR="004E0EBB" w:rsidRDefault="004E0EBB">
      <w:pPr>
        <w:pStyle w:val="pxov"/>
        <w:rPr>
          <w:vanish/>
        </w:rPr>
      </w:pPr>
      <w:r>
        <w:rPr>
          <w:vanish/>
        </w:rPr>
        <w:t>FCV</w:t>
      </w:r>
    </w:p>
    <w:p w14:paraId="78FF6A03" w14:textId="77777777" w:rsidR="004E0EBB" w:rsidRDefault="004E0EBB">
      <w:pPr>
        <w:pStyle w:val="pxov"/>
        <w:rPr>
          <w:vanish/>
        </w:rPr>
      </w:pPr>
      <w:r>
        <w:rPr>
          <w:vanish/>
        </w:rPr>
        <w:t>FTR</w:t>
      </w:r>
    </w:p>
    <w:p w14:paraId="7992E388" w14:textId="77777777" w:rsidR="004E0EBB" w:rsidRDefault="004E0EBB">
      <w:pPr>
        <w:pStyle w:val="pxov"/>
        <w:rPr>
          <w:vanish/>
        </w:rPr>
      </w:pPr>
      <w:r>
        <w:rPr>
          <w:vanish/>
        </w:rPr>
        <w:t>CLS</w:t>
      </w:r>
    </w:p>
    <w:p w14:paraId="132FCEB9" w14:textId="77777777" w:rsidR="004E0EBB" w:rsidRDefault="004E0EBB">
      <w:pPr>
        <w:pStyle w:val="pxov"/>
        <w:rPr>
          <w:vanish/>
        </w:rPr>
      </w:pPr>
      <w:r>
        <w:rPr>
          <w:vanish/>
        </w:rPr>
        <w:t>TEM</w:t>
      </w:r>
    </w:p>
    <w:p w14:paraId="2C1A3B7E" w14:textId="77777777" w:rsidR="004E0EBB" w:rsidRDefault="004E0EBB">
      <w:pPr>
        <w:pStyle w:val="pxov"/>
        <w:rPr>
          <w:vanish/>
        </w:rPr>
      </w:pPr>
      <w:r>
        <w:rPr>
          <w:vanish/>
        </w:rPr>
        <w:t>MTD</w:t>
      </w:r>
    </w:p>
    <w:p w14:paraId="056911A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form.fid="Ic70a6670181b11e68c12afa7f3a24041"</w:instrText>
      </w:r>
      <w:r>
        <w:fldChar w:fldCharType="end"/>
      </w:r>
      <w:r>
        <w:rPr>
          <w:color w:val="FF0000"/>
          <w:sz w:val="20"/>
          <w:szCs w:val="20"/>
          <w:vertAlign w:val="superscript"/>
        </w:rPr>
        <w:t>►</w:t>
      </w:r>
      <w:r>
        <w:fldChar w:fldCharType="begin"/>
      </w:r>
      <w:r>
        <w:instrText>p.ct.id="f477b8b0b92511efa86bc22ba615bad8|62|31:60"</w:instrText>
      </w:r>
      <w:r>
        <w:fldChar w:fldCharType="end"/>
      </w:r>
      <w:r>
        <w:rPr>
          <w:rStyle w:val="pxfinstr"/>
          <w:i/>
          <w:iCs/>
        </w:rPr>
        <w:t>[Name of foundation]</w:t>
      </w:r>
      <w:r>
        <w:t xml:space="preserve"> (hereafter the </w:t>
      </w:r>
      <w:r>
        <w:rPr>
          <w:vanish/>
        </w:rPr>
        <w:t>&amp;ldquo;</w:t>
      </w:r>
      <w:r>
        <w:rPr>
          <w:rStyle w:val="pxvis"/>
          <w:rFonts w:ascii="Times NewRoman" w:hAnsi="Times NewRoman"/>
          <w:b w:val="0"/>
          <w:sz w:val="24"/>
        </w:rPr>
        <w:t>“</w:t>
      </w:r>
      <w:r>
        <w:t>Foundation</w:t>
      </w:r>
      <w:r>
        <w:rPr>
          <w:vanish/>
        </w:rPr>
        <w:t>&amp;rdquo;</w:t>
      </w:r>
      <w:r>
        <w:rPr>
          <w:rStyle w:val="pxvis"/>
          <w:rFonts w:ascii="Times NewRoman" w:hAnsi="Times NewRoman"/>
          <w:b w:val="0"/>
          <w:sz w:val="24"/>
        </w:rPr>
        <w:t>”</w:t>
      </w:r>
      <w:r>
        <w:t xml:space="preserve">) will make gifts and grants for charitable purposes described in </w:t>
      </w:r>
      <w:r>
        <w:rPr>
          <w:rStyle w:val="pxst"/>
          <w:color w:val="FF0000"/>
          <w:sz w:val="20"/>
          <w:szCs w:val="20"/>
          <w:vertAlign w:val="superscript"/>
        </w:rPr>
        <w:t>►</w:t>
      </w:r>
      <w:r>
        <w:rPr>
          <w:rStyle w:val="pxst"/>
        </w:rPr>
        <w:fldChar w:fldCharType="begin"/>
      </w:r>
      <w:r>
        <w:rPr>
          <w:rStyle w:val="pxst"/>
        </w:rPr>
        <w:instrText>st.ref.id="I05BIXD"</w:instrText>
      </w:r>
      <w:r>
        <w:rPr>
          <w:rStyle w:val="pxst"/>
        </w:rPr>
        <w:fldChar w:fldCharType="end"/>
      </w:r>
      <w:r>
        <w:rPr>
          <w:rStyle w:val="pxst"/>
        </w:rPr>
        <w:t>170(c)(2) of the Internal Revenue Code</w:t>
      </w:r>
      <w:r>
        <w:t>, primarily distributions of cash or other assets to qualified organizations for charitable and education purposes to be determined by the Board of Directors of the Foundation. Distributions will be made exclusively for charitable, scientific, literary, educational or other exempt purposes specified in Section 170(c)(2)(B). Grants will not be made to charities organized outside of the United States.</w:t>
      </w:r>
    </w:p>
    <w:p w14:paraId="2AD765C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p.ct.id="f477b8b0b92511efa86bc22ba615bad8|62|31:60"</w:instrText>
      </w:r>
      <w:r>
        <w:fldChar w:fldCharType="end"/>
      </w:r>
      <w:r>
        <w:t xml:space="preserve">Activities will be conducted by Foundation Directors, officers and staff from the Foundation's offices in </w:t>
      </w:r>
      <w:r>
        <w:rPr>
          <w:rStyle w:val="pxfinstr"/>
          <w:i/>
          <w:iCs/>
        </w:rPr>
        <w:t>[name of city]</w:t>
      </w:r>
      <w:r>
        <w:t xml:space="preserve"> and will consist of evaluating grantee organizations, monitoring the Foundation's investments, administering grants and Foundation fundraising, and conducting all relevant Foundation business.</w:t>
      </w:r>
    </w:p>
    <w:p w14:paraId="24682D8E" w14:textId="77777777" w:rsidR="004E0EBB" w:rsidRDefault="004E0EBB">
      <w:pPr>
        <w:pStyle w:val="pxformnotes"/>
        <w:jc w:val="center"/>
        <w:rPr>
          <w:sz w:val="24"/>
          <w:szCs w:val="24"/>
        </w:rPr>
      </w:pPr>
      <w:r>
        <w:rPr>
          <w:rStyle w:val="pxvis"/>
          <w:rFonts w:cs="Arial"/>
          <w:bCs/>
          <w:szCs w:val="28"/>
        </w:rPr>
        <w:t>Notes to Form</w:t>
      </w:r>
    </w:p>
    <w:p w14:paraId="4BA86525" w14:textId="77777777" w:rsidR="004E0EBB" w:rsidRDefault="004E0EBB">
      <w:pPr>
        <w:pStyle w:val="pxformnotes"/>
        <w:rPr>
          <w:sz w:val="24"/>
          <w:szCs w:val="24"/>
        </w:rPr>
      </w:pPr>
    </w:p>
    <w:p w14:paraId="163D1E00" w14:textId="77777777" w:rsidR="004E0EBB" w:rsidRDefault="004E0EBB">
      <w:pPr>
        <w:pStyle w:val="pxformnote"/>
        <w:spacing w:before="180"/>
      </w:pPr>
      <w:del w:id="1526" w:author="Cara Cardinale" w:date="2025-02-08T22:58:00Z">
        <w:r w:rsidDel="00F74B46">
          <w:delText>Drafter's Note</w:delText>
        </w:r>
      </w:del>
      <w:r>
        <w:t xml:space="preserve"> </w:t>
      </w:r>
    </w:p>
    <w:p w14:paraId="41B4AC8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p.ct.id="f477b8b0b92511efa86bc22ba615bad8|62|31:60"</w:instrText>
      </w:r>
      <w:r>
        <w:fldChar w:fldCharType="end"/>
      </w:r>
      <w:r>
        <w:t xml:space="preserve">For purposes of </w:t>
      </w:r>
      <w:r>
        <w:rPr>
          <w:rStyle w:val="pxst"/>
          <w:color w:val="FF0000"/>
          <w:sz w:val="20"/>
          <w:szCs w:val="20"/>
          <w:vertAlign w:val="superscript"/>
        </w:rPr>
        <w:t>►</w:t>
      </w:r>
      <w:r>
        <w:rPr>
          <w:rStyle w:val="pxst"/>
        </w:rPr>
        <w:fldChar w:fldCharType="begin"/>
      </w:r>
      <w:r>
        <w:rPr>
          <w:rStyle w:val="pxst"/>
        </w:rPr>
        <w:instrText>st.ref.id="I05FQMP"</w:instrText>
      </w:r>
      <w:r>
        <w:rPr>
          <w:rStyle w:val="pxst"/>
        </w:rPr>
        <w:fldChar w:fldCharType="end"/>
      </w:r>
      <w:r>
        <w:rPr>
          <w:rStyle w:val="pxst"/>
        </w:rPr>
        <w:t>IRS Form 1023</w:t>
      </w:r>
      <w:r>
        <w:t>, this description of the activities of a charitable foundation can be used.</w:t>
      </w:r>
    </w:p>
    <w:p w14:paraId="4B4ACE25" w14:textId="77777777" w:rsidR="004E0EBB" w:rsidRDefault="004E0EBB">
      <w:pPr>
        <w:pStyle w:val="pxformrr"/>
        <w:rPr>
          <w:sz w:val="24"/>
          <w:szCs w:val="24"/>
        </w:rPr>
      </w:pPr>
      <w:r>
        <w:rPr>
          <w:rStyle w:val="pxvis"/>
          <w:rFonts w:cs="Arial"/>
          <w:bCs/>
          <w:szCs w:val="28"/>
        </w:rPr>
        <w:t>Research References</w:t>
      </w:r>
    </w:p>
    <w:p w14:paraId="0FD32FE5"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tk.ref.id="I09US8C"</w:instrText>
      </w:r>
      <w:r>
        <w:rPr>
          <w:rStyle w:val="pxtk"/>
        </w:rPr>
        <w:fldChar w:fldCharType="end"/>
      </w:r>
      <w:r>
        <w:rPr>
          <w:rStyle w:val="pxtk"/>
        </w:rPr>
        <w:t>West's Key Number Digest, Internal Revenue &amp;key;4063</w:t>
      </w:r>
    </w:p>
    <w:p w14:paraId="33E11E7D" w14:textId="77777777" w:rsidR="004E0EBB" w:rsidRDefault="004E0EBB">
      <w:pPr>
        <w:pStyle w:val="pxs"/>
        <w:spacing w:before="180"/>
        <w:rPr>
          <w:sz w:val="27"/>
          <w:szCs w:val="27"/>
        </w:rPr>
      </w:pPr>
      <w:r>
        <w:rPr>
          <w:sz w:val="27"/>
          <w:szCs w:val="27"/>
        </w:rPr>
        <w:t>31:61. Narrative description of activities</w:t>
      </w:r>
      <w:r>
        <w:rPr>
          <w:rStyle w:val="pxsep"/>
        </w:rPr>
        <w:t xml:space="preserve">-- </w:t>
      </w:r>
      <w:r>
        <w:rPr>
          <w:sz w:val="27"/>
          <w:szCs w:val="27"/>
        </w:rPr>
        <w:t>Scholarship fund</w:t>
      </w:r>
    </w:p>
    <w:p w14:paraId="5E5B6106" w14:textId="77777777" w:rsidR="004E0EBB" w:rsidRDefault="004E0EBB">
      <w:pPr>
        <w:pStyle w:val="pxov"/>
        <w:rPr>
          <w:vanish/>
        </w:rPr>
      </w:pPr>
      <w:r>
        <w:rPr>
          <w:vanish/>
        </w:rPr>
        <w:t>COL</w:t>
      </w:r>
    </w:p>
    <w:p w14:paraId="72A6052F" w14:textId="77777777" w:rsidR="004E0EBB" w:rsidRDefault="004E0EBB">
      <w:pPr>
        <w:pStyle w:val="pxov"/>
        <w:rPr>
          <w:vanish/>
        </w:rPr>
      </w:pPr>
      <w:r>
        <w:rPr>
          <w:vanish/>
        </w:rPr>
        <w:t>NFP</w:t>
      </w:r>
    </w:p>
    <w:p w14:paraId="6621CC64" w14:textId="77777777" w:rsidR="004E0EBB" w:rsidRDefault="004E0EBB">
      <w:pPr>
        <w:pStyle w:val="pxov"/>
        <w:rPr>
          <w:vanish/>
        </w:rPr>
      </w:pPr>
      <w:r>
        <w:rPr>
          <w:vanish/>
        </w:rPr>
        <w:t>FCV</w:t>
      </w:r>
    </w:p>
    <w:p w14:paraId="39AAFCF5" w14:textId="77777777" w:rsidR="004E0EBB" w:rsidRDefault="004E0EBB">
      <w:pPr>
        <w:pStyle w:val="pxov"/>
        <w:rPr>
          <w:vanish/>
        </w:rPr>
      </w:pPr>
      <w:r>
        <w:rPr>
          <w:vanish/>
        </w:rPr>
        <w:t>FTR</w:t>
      </w:r>
    </w:p>
    <w:p w14:paraId="6FB71AAB" w14:textId="77777777" w:rsidR="004E0EBB" w:rsidRDefault="004E0EBB">
      <w:pPr>
        <w:pStyle w:val="pxov"/>
        <w:rPr>
          <w:vanish/>
        </w:rPr>
      </w:pPr>
      <w:r>
        <w:rPr>
          <w:vanish/>
        </w:rPr>
        <w:t>CLS</w:t>
      </w:r>
    </w:p>
    <w:p w14:paraId="5E86FFE4" w14:textId="77777777" w:rsidR="004E0EBB" w:rsidRDefault="004E0EBB">
      <w:pPr>
        <w:pStyle w:val="pxov"/>
        <w:rPr>
          <w:vanish/>
        </w:rPr>
      </w:pPr>
      <w:r>
        <w:rPr>
          <w:vanish/>
        </w:rPr>
        <w:t>TEM</w:t>
      </w:r>
    </w:p>
    <w:p w14:paraId="7C13ABB6" w14:textId="77777777" w:rsidR="004E0EBB" w:rsidRDefault="004E0EBB">
      <w:pPr>
        <w:pStyle w:val="pxov"/>
        <w:rPr>
          <w:vanish/>
        </w:rPr>
      </w:pPr>
      <w:r>
        <w:rPr>
          <w:vanish/>
        </w:rPr>
        <w:t>MTD</w:t>
      </w:r>
    </w:p>
    <w:p w14:paraId="19AF55D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form.fid="Ic70a8d80181b11e68c12afa7f3a24041"</w:instrText>
      </w:r>
      <w:r>
        <w:fldChar w:fldCharType="end"/>
      </w:r>
      <w:r>
        <w:rPr>
          <w:color w:val="FF0000"/>
          <w:sz w:val="20"/>
          <w:szCs w:val="20"/>
          <w:vertAlign w:val="superscript"/>
        </w:rPr>
        <w:t>►</w:t>
      </w:r>
      <w:r>
        <w:fldChar w:fldCharType="begin"/>
      </w:r>
      <w:r>
        <w:instrText>p.ct.id="f477b8b0b92511efa86bc22ba615bad8|63|31:61"</w:instrText>
      </w:r>
      <w:r>
        <w:fldChar w:fldCharType="end"/>
      </w:r>
      <w:r>
        <w:t xml:space="preserve">The purpose of this scholarship fund is to continue the legacy of </w:t>
      </w:r>
      <w:r>
        <w:rPr>
          <w:rStyle w:val="pxfinstr"/>
          <w:i/>
          <w:iCs/>
        </w:rPr>
        <w:t>[name of person for which foundation is named]</w:t>
      </w:r>
      <w:r>
        <w:t xml:space="preserve">'s concern for education to be a catalyst for positive change in the lives of others. To this end, the </w:t>
      </w:r>
      <w:r>
        <w:rPr>
          <w:rStyle w:val="pxfinstr"/>
          <w:i/>
          <w:iCs/>
        </w:rPr>
        <w:t>[name of foundation]</w:t>
      </w:r>
      <w:r>
        <w:t xml:space="preserve"> Scholarship is designed to provide recognition for a deserving candidate and financial assistance for their initial year in college.</w:t>
      </w:r>
    </w:p>
    <w:p w14:paraId="767BC73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The educational grants provided by the foundation will be a one-time, nonrenewable, unrestricted stipend to be used by the recipient for costs associated with attending college (tuition, room, board, textbooks, etc).</w:t>
      </w:r>
    </w:p>
    <w:p w14:paraId="059704E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The purpose of the stipend is to provide positive recognition and assistance to a student entering college. The hope is that the stipend will be a positive catalyst for the student's development by covering unanticipated expenses or fees and allowing the student to concentrate on beginning their collegiate experience successfully. The award will be a $</w:t>
      </w:r>
      <w:r>
        <w:rPr>
          <w:rStyle w:val="pxfinstr"/>
          <w:i/>
          <w:iCs/>
        </w:rPr>
        <w:t>[dollar amount of stipend]</w:t>
      </w:r>
      <w:r>
        <w:t xml:space="preserve"> nonrenewable stipend for the student's first year only. One grant will be awarded annually.</w:t>
      </w:r>
    </w:p>
    <w:p w14:paraId="0DA36C6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In order to be eligible for the stipend, applicants must:</w:t>
      </w:r>
    </w:p>
    <w:p w14:paraId="51819F00" w14:textId="77777777" w:rsidR="004E0EBB" w:rsidRDefault="004E0EBB">
      <w:pPr>
        <w:pStyle w:val="pxformfl"/>
        <w:ind w:left="500"/>
      </w:pPr>
      <w:r>
        <w:t xml:space="preserve"> </w:t>
      </w:r>
    </w:p>
    <w:p w14:paraId="74BDB410"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(a). </w:t>
      </w:r>
    </w:p>
    <w:p w14:paraId="2CB1CDB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provide name, address, birth date;</w:t>
      </w:r>
    </w:p>
    <w:p w14:paraId="3C2CA6CA"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(b). </w:t>
      </w:r>
    </w:p>
    <w:p w14:paraId="180762A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provide proof of acceptance into an accredited college or university;</w:t>
      </w:r>
    </w:p>
    <w:p w14:paraId="6E60A79C"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(c). </w:t>
      </w:r>
    </w:p>
    <w:p w14:paraId="0D0B110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commence full-time student status in the academic year following application; and</w:t>
      </w:r>
    </w:p>
    <w:p w14:paraId="7C99B91F"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(d). </w:t>
      </w:r>
    </w:p>
    <w:p w14:paraId="305FCA3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rPr>
          <w:rStyle w:val="pxfinstr"/>
          <w:i/>
          <w:iCs/>
        </w:rPr>
        <w:t>[list of other requirements for candidates eligible for scholarship fund]</w:t>
      </w:r>
      <w:r>
        <w:t>.</w:t>
      </w:r>
    </w:p>
    <w:p w14:paraId="65DD151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Applicants will need to demonstrate via the application questions and by writing a short essay the qualities of leadership through service, creativity, and high potential for positive future impact for their community.</w:t>
      </w:r>
    </w:p>
    <w:p w14:paraId="6D7FECC6" w14:textId="77777777" w:rsidR="004E0EBB" w:rsidRDefault="004E0EBB">
      <w:pPr>
        <w:pStyle w:val="pxformfl"/>
        <w:ind w:left="500"/>
      </w:pPr>
      <w:r>
        <w:t xml:space="preserve"> </w:t>
      </w:r>
    </w:p>
    <w:p w14:paraId="5FAB4FB4"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(a). </w:t>
      </w:r>
    </w:p>
    <w:p w14:paraId="4A1D9C4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List your major activities and accomplishments from the last three years (including your freshman year) at school and in your community. Include any awards or special recognition.</w:t>
      </w:r>
    </w:p>
    <w:p w14:paraId="6D007115"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(b). </w:t>
      </w:r>
    </w:p>
    <w:p w14:paraId="44FF1C0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Select and briefly describe your three or four most significant accomplishments. (Please limit your comments to one or two sentences for each item).</w:t>
      </w:r>
    </w:p>
    <w:p w14:paraId="09E40E72"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(c). </w:t>
      </w:r>
    </w:p>
    <w:p w14:paraId="0D0AD83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 xml:space="preserve">Essay question: </w:t>
      </w:r>
      <w:r>
        <w:rPr>
          <w:rStyle w:val="pxfinstr"/>
          <w:i/>
          <w:iCs/>
        </w:rPr>
        <w:t>[statement of question for scholarship candidates]</w:t>
      </w:r>
      <w:r>
        <w:t>.</w:t>
      </w:r>
    </w:p>
    <w:p w14:paraId="7415CE0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An award recipient will be selected from all applicants. The award winner will be, in the opinion of the selection committee, the applicant most demonstrative of being a catalyst for positive change in the lives of others.</w:t>
      </w:r>
    </w:p>
    <w:p w14:paraId="038D11A0" w14:textId="77777777" w:rsidR="004E0EBB" w:rsidRDefault="004E0EBB">
      <w:pPr>
        <w:pStyle w:val="pxformnotes"/>
        <w:jc w:val="center"/>
        <w:rPr>
          <w:sz w:val="24"/>
          <w:szCs w:val="24"/>
        </w:rPr>
      </w:pPr>
      <w:r>
        <w:rPr>
          <w:rStyle w:val="pxvis"/>
          <w:rFonts w:cs="Arial"/>
          <w:bCs/>
          <w:szCs w:val="28"/>
        </w:rPr>
        <w:t>Notes to Form</w:t>
      </w:r>
    </w:p>
    <w:p w14:paraId="55E9D402" w14:textId="77777777" w:rsidR="004E0EBB" w:rsidRDefault="004E0EBB">
      <w:pPr>
        <w:pStyle w:val="pxformnotes"/>
        <w:rPr>
          <w:sz w:val="24"/>
          <w:szCs w:val="24"/>
        </w:rPr>
      </w:pPr>
    </w:p>
    <w:p w14:paraId="06772300" w14:textId="77777777" w:rsidR="004E0EBB" w:rsidRDefault="004E0EBB">
      <w:pPr>
        <w:pStyle w:val="pxformnote"/>
        <w:spacing w:before="180"/>
      </w:pPr>
      <w:del w:id="1527" w:author="Cara Cardinale" w:date="2025-02-08T22:58:00Z">
        <w:r w:rsidDel="00F74B46">
          <w:delText>Drafter's Note</w:delText>
        </w:r>
      </w:del>
      <w:r>
        <w:t xml:space="preserve"> </w:t>
      </w:r>
    </w:p>
    <w:p w14:paraId="23867B6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p.ct.id="f477b8b0b92511efa86bc22ba615bad8|63|31:61"</w:instrText>
      </w:r>
      <w:r>
        <w:fldChar w:fldCharType="end"/>
      </w:r>
      <w:r>
        <w:t xml:space="preserve">For purposes of </w:t>
      </w:r>
      <w:r>
        <w:rPr>
          <w:rStyle w:val="pxst"/>
          <w:color w:val="FF0000"/>
          <w:sz w:val="20"/>
          <w:szCs w:val="20"/>
          <w:vertAlign w:val="superscript"/>
        </w:rPr>
        <w:t>►</w:t>
      </w:r>
      <w:r>
        <w:rPr>
          <w:rStyle w:val="pxst"/>
        </w:rPr>
        <w:fldChar w:fldCharType="begin"/>
      </w:r>
      <w:r>
        <w:rPr>
          <w:rStyle w:val="pxst"/>
        </w:rPr>
        <w:instrText>st.ref.id="I057B8B"</w:instrText>
      </w:r>
      <w:r>
        <w:rPr>
          <w:rStyle w:val="pxst"/>
        </w:rPr>
        <w:fldChar w:fldCharType="end"/>
      </w:r>
      <w:r>
        <w:rPr>
          <w:rStyle w:val="pxst"/>
        </w:rPr>
        <w:t>IRS Form 1023</w:t>
      </w:r>
      <w:r>
        <w:t>, this description of the activities of a charitable foundation for an educational scholarship can be used.</w:t>
      </w:r>
    </w:p>
    <w:p w14:paraId="79393EC3" w14:textId="77777777" w:rsidR="004E0EBB" w:rsidRDefault="004E0EBB">
      <w:pPr>
        <w:pStyle w:val="pxformrr"/>
        <w:rPr>
          <w:sz w:val="24"/>
          <w:szCs w:val="24"/>
        </w:rPr>
      </w:pPr>
      <w:r>
        <w:rPr>
          <w:rStyle w:val="pxvis"/>
          <w:rFonts w:cs="Arial"/>
          <w:bCs/>
          <w:szCs w:val="28"/>
        </w:rPr>
        <w:t>Research References</w:t>
      </w:r>
    </w:p>
    <w:p w14:paraId="2429B3F4"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tk.ref.id="I09P5YP"</w:instrText>
      </w:r>
      <w:r>
        <w:rPr>
          <w:rStyle w:val="pxtk"/>
        </w:rPr>
        <w:fldChar w:fldCharType="end"/>
      </w:r>
      <w:r>
        <w:rPr>
          <w:rStyle w:val="pxtk"/>
        </w:rPr>
        <w:t>West's Key Number Digest, Internal Revenue &amp;key;4063</w:t>
      </w:r>
    </w:p>
    <w:p w14:paraId="6EE96DE1" w14:textId="77777777" w:rsidR="004E0EBB" w:rsidRDefault="004E0EBB">
      <w:pPr>
        <w:pStyle w:val="pxs"/>
        <w:spacing w:before="180"/>
        <w:rPr>
          <w:sz w:val="27"/>
          <w:szCs w:val="27"/>
        </w:rPr>
      </w:pPr>
      <w:r>
        <w:rPr>
          <w:sz w:val="27"/>
          <w:szCs w:val="27"/>
        </w:rPr>
        <w:t>31:62. Certificate of merger</w:t>
      </w:r>
    </w:p>
    <w:p w14:paraId="0C295391" w14:textId="77777777" w:rsidR="004E0EBB" w:rsidRDefault="004E0EBB">
      <w:pPr>
        <w:pStyle w:val="pxov"/>
        <w:rPr>
          <w:vanish/>
        </w:rPr>
      </w:pPr>
      <w:r>
        <w:rPr>
          <w:vanish/>
        </w:rPr>
        <w:t>FMS</w:t>
      </w:r>
    </w:p>
    <w:p w14:paraId="28779AD9" w14:textId="77777777" w:rsidR="004E0EBB" w:rsidRDefault="004E0EBB">
      <w:pPr>
        <w:pStyle w:val="pxov"/>
        <w:rPr>
          <w:vanish/>
        </w:rPr>
      </w:pPr>
      <w:r>
        <w:rPr>
          <w:vanish/>
        </w:rPr>
        <w:t>NFP</w:t>
      </w:r>
    </w:p>
    <w:p w14:paraId="0F7C4104" w14:textId="77777777" w:rsidR="004E0EBB" w:rsidRDefault="004E0EBB">
      <w:pPr>
        <w:pStyle w:val="pxov"/>
        <w:rPr>
          <w:vanish/>
        </w:rPr>
      </w:pPr>
      <w:r>
        <w:rPr>
          <w:vanish/>
        </w:rPr>
        <w:t>COL</w:t>
      </w:r>
    </w:p>
    <w:p w14:paraId="2CD6E330" w14:textId="77777777" w:rsidR="004E0EBB" w:rsidRDefault="004E0EBB">
      <w:pPr>
        <w:pStyle w:val="pxov"/>
        <w:rPr>
          <w:vanish/>
        </w:rPr>
      </w:pPr>
      <w:r>
        <w:rPr>
          <w:vanish/>
        </w:rPr>
        <w:t>FCV</w:t>
      </w:r>
    </w:p>
    <w:p w14:paraId="4AD66CC6" w14:textId="77777777" w:rsidR="004E0EBB" w:rsidRDefault="004E0EBB">
      <w:pPr>
        <w:pStyle w:val="pxov"/>
        <w:rPr>
          <w:vanish/>
        </w:rPr>
      </w:pPr>
      <w:r>
        <w:rPr>
          <w:vanish/>
        </w:rPr>
        <w:t>FTR</w:t>
      </w:r>
    </w:p>
    <w:p w14:paraId="1F17B495" w14:textId="77777777" w:rsidR="004E0EBB" w:rsidRDefault="004E0EBB">
      <w:pPr>
        <w:pStyle w:val="pxov"/>
        <w:rPr>
          <w:vanish/>
        </w:rPr>
      </w:pPr>
      <w:r>
        <w:rPr>
          <w:vanish/>
        </w:rPr>
        <w:t>MRG</w:t>
      </w:r>
    </w:p>
    <w:p w14:paraId="6B778AFF" w14:textId="77777777" w:rsidR="004E0EBB" w:rsidRDefault="004E0EBB">
      <w:pPr>
        <w:pStyle w:val="pxov"/>
        <w:rPr>
          <w:vanish/>
        </w:rPr>
      </w:pPr>
      <w:r>
        <w:rPr>
          <w:vanish/>
        </w:rPr>
        <w:t>EBL</w:t>
      </w:r>
    </w:p>
    <w:p w14:paraId="641C54CB" w14:textId="77777777" w:rsidR="004E0EBB" w:rsidRDefault="004E0EBB">
      <w:pPr>
        <w:pStyle w:val="pxov"/>
        <w:rPr>
          <w:vanish/>
        </w:rPr>
      </w:pPr>
      <w:r>
        <w:rPr>
          <w:vanish/>
        </w:rPr>
        <w:t>TEM</w:t>
      </w:r>
    </w:p>
    <w:p w14:paraId="2DEDC8D6" w14:textId="77777777" w:rsidR="004E0EBB" w:rsidRDefault="004E0EBB">
      <w:pPr>
        <w:pStyle w:val="pxov"/>
        <w:rPr>
          <w:vanish/>
        </w:rPr>
      </w:pPr>
      <w:r>
        <w:rPr>
          <w:vanish/>
        </w:rPr>
        <w:t>MTD</w:t>
      </w:r>
    </w:p>
    <w:p w14:paraId="163E9276"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form.fid="Ic70adba0181b11e68c12afa7f3a24041"</w:instrText>
      </w:r>
      <w:r>
        <w:fldChar w:fldCharType="end"/>
      </w:r>
      <w:r>
        <w:t xml:space="preserve">CERTIFICATE OF MERGER OF </w:t>
      </w:r>
      <w:r>
        <w:rPr>
          <w:rStyle w:val="pxfinstr"/>
          <w:i/>
          <w:iCs/>
        </w:rPr>
        <w:t>[NAME OF CONSTITUENT CORPORATION 1]</w:t>
      </w:r>
      <w:r>
        <w:t xml:space="preserve"> INTO </w:t>
      </w:r>
      <w:r>
        <w:rPr>
          <w:rStyle w:val="pxfinstr"/>
          <w:i/>
          <w:iCs/>
        </w:rPr>
        <w:t>[NAME OF CONSTITUENT CORPORATION 2]</w:t>
      </w:r>
      <w:r>
        <w:t xml:space="preserve"> </w:t>
      </w:r>
    </w:p>
    <w:p w14:paraId="79856EBD" w14:textId="77777777" w:rsidR="004E0EBB" w:rsidRDefault="004E0EBB">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Under Section 904 of the Not-For-Profit Corporation Law of the State of New York</w:t>
      </w:r>
    </w:p>
    <w:p w14:paraId="0EF63981"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1708D29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t xml:space="preserve">The undersigned, being the </w:t>
      </w:r>
      <w:r>
        <w:rPr>
          <w:rStyle w:val="pxfinstr"/>
          <w:i/>
          <w:iCs/>
        </w:rPr>
        <w:t>[title of officer 1]</w:t>
      </w:r>
      <w:r>
        <w:t xml:space="preserve"> and </w:t>
      </w:r>
      <w:r>
        <w:rPr>
          <w:rStyle w:val="pxfinstr"/>
          <w:i/>
          <w:iCs/>
        </w:rPr>
        <w:t>[title of officer 2]</w:t>
      </w:r>
      <w:r>
        <w:t xml:space="preserve">, respectively, of each of </w:t>
      </w:r>
      <w:r>
        <w:rPr>
          <w:rStyle w:val="pxfinstr"/>
          <w:i/>
          <w:iCs/>
        </w:rPr>
        <w:t>[name of constituent corporation 1]</w:t>
      </w:r>
      <w:r>
        <w:t xml:space="preserve"> and </w:t>
      </w:r>
      <w:r>
        <w:rPr>
          <w:rStyle w:val="pxfinstr"/>
          <w:i/>
          <w:iCs/>
        </w:rPr>
        <w:t>[name of constituent corporation 2]</w:t>
      </w:r>
      <w:r>
        <w:t xml:space="preserve"> hereby certify that:</w:t>
      </w:r>
    </w:p>
    <w:p w14:paraId="4884DF8C" w14:textId="77777777" w:rsidR="004E0EBB" w:rsidRDefault="004E0EBB">
      <w:pPr>
        <w:pStyle w:val="pxformfl"/>
        <w:ind w:left="500"/>
      </w:pPr>
      <w:r>
        <w:t xml:space="preserve"> </w:t>
      </w:r>
    </w:p>
    <w:p w14:paraId="2C80EA22"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 </w:t>
      </w:r>
    </w:p>
    <w:p w14:paraId="68A2DFE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t xml:space="preserve">(a) The names of the constituent corporations are </w:t>
      </w:r>
      <w:r>
        <w:rPr>
          <w:rStyle w:val="pxfinstr"/>
          <w:i/>
          <w:iCs/>
        </w:rPr>
        <w:t>[name of constituent corporation 1]</w:t>
      </w:r>
      <w:r>
        <w:t xml:space="preserve"> and </w:t>
      </w:r>
      <w:r>
        <w:rPr>
          <w:rStyle w:val="pxfinstr"/>
          <w:i/>
          <w:iCs/>
        </w:rPr>
        <w:t>[name of constituent corporation 2]</w:t>
      </w:r>
      <w:r>
        <w:t>.</w:t>
      </w:r>
    </w:p>
    <w:p w14:paraId="4B73D085" w14:textId="77777777" w:rsidR="004E0EBB" w:rsidRDefault="004E0EBB">
      <w:pPr>
        <w:pStyle w:val="pxformfl"/>
        <w:ind w:left="500"/>
      </w:pPr>
      <w:r>
        <w:t xml:space="preserve"> </w:t>
      </w:r>
    </w:p>
    <w:p w14:paraId="35135BFA"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w:t>
      </w:r>
    </w:p>
    <w:p w14:paraId="42BC619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t xml:space="preserve">The name of the surviving corporation is </w:t>
      </w:r>
      <w:r>
        <w:rPr>
          <w:rStyle w:val="pxfinstr"/>
          <w:i/>
          <w:iCs/>
        </w:rPr>
        <w:t>[name of constituent corporation 2]</w:t>
      </w:r>
      <w:r>
        <w:t xml:space="preserve"> (sometimes hereinafter referred to as the </w:t>
      </w:r>
      <w:r>
        <w:rPr>
          <w:vanish/>
        </w:rPr>
        <w:t>&amp;ldquo;</w:t>
      </w:r>
      <w:r>
        <w:rPr>
          <w:rStyle w:val="pxvis"/>
          <w:rFonts w:ascii="Times NewRoman" w:hAnsi="Times NewRoman"/>
          <w:b w:val="0"/>
          <w:sz w:val="24"/>
        </w:rPr>
        <w:t>“</w:t>
      </w:r>
      <w:r>
        <w:t>Surviving Corporation</w:t>
      </w:r>
      <w:r>
        <w:rPr>
          <w:vanish/>
        </w:rPr>
        <w:t>&amp;rdquo;</w:t>
      </w:r>
      <w:r>
        <w:rPr>
          <w:rStyle w:val="pxvis"/>
          <w:rFonts w:ascii="Times NewRoman" w:hAnsi="Times NewRoman"/>
          <w:b w:val="0"/>
          <w:sz w:val="24"/>
        </w:rPr>
        <w:t>”</w:t>
      </w:r>
      <w:r>
        <w:t>).</w:t>
      </w:r>
    </w:p>
    <w:p w14:paraId="4FF964B4"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(c). </w:t>
      </w:r>
    </w:p>
    <w:p w14:paraId="2D992EB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t xml:space="preserve">The Certificate of Incorporation of </w:t>
      </w:r>
      <w:r>
        <w:rPr>
          <w:rStyle w:val="pxfinstr"/>
          <w:i/>
          <w:iCs/>
        </w:rPr>
        <w:t>[name of constituent corporation 1]</w:t>
      </w:r>
      <w:r>
        <w:t xml:space="preserve"> was filed by the Department of State of the State of New York on the </w:t>
      </w:r>
      <w:r>
        <w:rPr>
          <w:rStyle w:val="pxfinstr"/>
          <w:i/>
          <w:iCs/>
        </w:rPr>
        <w:t>[ordinal number of day]</w:t>
      </w:r>
      <w:r>
        <w:t xml:space="preserve"> day of </w:t>
      </w:r>
      <w:r>
        <w:rPr>
          <w:rStyle w:val="pxfinstr"/>
          <w:i/>
          <w:iCs/>
        </w:rPr>
        <w:t>[name of month]</w:t>
      </w:r>
      <w:r>
        <w:t xml:space="preserve"> </w:t>
      </w:r>
      <w:r>
        <w:rPr>
          <w:rStyle w:val="pxfinstr"/>
          <w:i/>
          <w:iCs/>
        </w:rPr>
        <w:t>[identification of year]</w:t>
      </w:r>
      <w:r>
        <w:t>.</w:t>
      </w:r>
    </w:p>
    <w:p w14:paraId="68A2472C"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(d). </w:t>
      </w:r>
    </w:p>
    <w:p w14:paraId="3491464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t xml:space="preserve">The Certificate of Incorporation of </w:t>
      </w:r>
      <w:r>
        <w:rPr>
          <w:rStyle w:val="pxfinstr"/>
          <w:i/>
          <w:iCs/>
        </w:rPr>
        <w:t>[name of constituent corporation 2]</w:t>
      </w:r>
      <w:r>
        <w:t xml:space="preserve"> was filed by the Department of State of the State of New York on the </w:t>
      </w:r>
      <w:r>
        <w:rPr>
          <w:rStyle w:val="pxfinstr"/>
          <w:i/>
          <w:iCs/>
        </w:rPr>
        <w:t>[ordinal number of day]</w:t>
      </w:r>
      <w:r>
        <w:t xml:space="preserve"> day of </w:t>
      </w:r>
      <w:r>
        <w:rPr>
          <w:rStyle w:val="pxfinstr"/>
          <w:i/>
          <w:iCs/>
        </w:rPr>
        <w:t>[name of month]</w:t>
      </w:r>
      <w:r>
        <w:t xml:space="preserve"> </w:t>
      </w:r>
      <w:r>
        <w:rPr>
          <w:rStyle w:val="pxfinstr"/>
          <w:i/>
          <w:iCs/>
        </w:rPr>
        <w:t>[identification of year]</w:t>
      </w:r>
      <w:r>
        <w:t>.</w:t>
      </w:r>
    </w:p>
    <w:p w14:paraId="44416C07"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2. </w:t>
      </w:r>
    </w:p>
    <w:p w14:paraId="1CDA33C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t>The following persons constitute all of the members of each constituent corporation:</w:t>
      </w:r>
    </w:p>
    <w:p w14:paraId="7A00BD4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fldChar w:fldCharType="begin"/>
      </w:r>
      <w:r>
        <w:instrText>p.fl="none"</w:instrText>
      </w:r>
      <w:r>
        <w:fldChar w:fldCharType="end"/>
      </w:r>
      <w:r>
        <w:rPr>
          <w:rStyle w:val="pxfinstr"/>
          <w:i/>
          <w:iCs/>
        </w:rPr>
        <w:t>[names of members]</w:t>
      </w:r>
      <w:r>
        <w:t xml:space="preserve"> each of whom, if present in person or by proxy, is entitled to one vote in respect of any matter on which such members are entitled to vote at all meetings of the members of each such corporation.</w:t>
      </w:r>
    </w:p>
    <w:p w14:paraId="0969DC75"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3. </w:t>
      </w:r>
    </w:p>
    <w:p w14:paraId="3D3B26A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t xml:space="preserve">On the Effective Date (as defined below), the Certificate of Incorporation of </w:t>
      </w:r>
      <w:r>
        <w:rPr>
          <w:rStyle w:val="pxfinstr"/>
          <w:i/>
          <w:iCs/>
        </w:rPr>
        <w:t>[name of constituent corporation 2]</w:t>
      </w:r>
      <w:r>
        <w:t xml:space="preserve"> shall be amended as follows: </w:t>
      </w:r>
      <w:r>
        <w:rPr>
          <w:rStyle w:val="pxfinstr"/>
          <w:i/>
          <w:iCs/>
        </w:rPr>
        <w:t>[statement of amendment]</w:t>
      </w:r>
      <w:r>
        <w:t>.</w:t>
      </w:r>
    </w:p>
    <w:p w14:paraId="2145DC2F"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4. </w:t>
      </w:r>
    </w:p>
    <w:p w14:paraId="101CCDE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t xml:space="preserve">The merger shall become effective (the </w:t>
      </w:r>
      <w:r>
        <w:rPr>
          <w:vanish/>
        </w:rPr>
        <w:t>&amp;ldquo;</w:t>
      </w:r>
      <w:r>
        <w:rPr>
          <w:rStyle w:val="pxvis"/>
          <w:rFonts w:ascii="Times NewRoman" w:hAnsi="Times NewRoman"/>
          <w:b w:val="0"/>
          <w:sz w:val="24"/>
        </w:rPr>
        <w:t>“</w:t>
      </w:r>
      <w:r>
        <w:t>Effective Date</w:t>
      </w:r>
      <w:r>
        <w:rPr>
          <w:vanish/>
        </w:rPr>
        <w:t>&amp;rdquo;</w:t>
      </w:r>
      <w:r>
        <w:rPr>
          <w:rStyle w:val="pxvis"/>
          <w:rFonts w:ascii="Times NewRoman" w:hAnsi="Times NewRoman"/>
          <w:b w:val="0"/>
          <w:sz w:val="24"/>
        </w:rPr>
        <w:t>”</w:t>
      </w:r>
      <w:r>
        <w:t xml:space="preserve">) upon the filing of this Certificate of Merger by the Department of State of the State of New York, pursuant to </w:t>
      </w:r>
      <w:r>
        <w:rPr>
          <w:rStyle w:val="pxst"/>
          <w:color w:val="FF0000"/>
          <w:sz w:val="20"/>
          <w:szCs w:val="20"/>
          <w:vertAlign w:val="superscript"/>
        </w:rPr>
        <w:t>►</w:t>
      </w:r>
      <w:r>
        <w:rPr>
          <w:rStyle w:val="pxst"/>
        </w:rPr>
        <w:fldChar w:fldCharType="begin"/>
      </w:r>
      <w:r>
        <w:rPr>
          <w:rStyle w:val="pxst"/>
        </w:rPr>
        <w:instrText>st.ref.id="I09MCUZ"</w:instrText>
      </w:r>
      <w:r>
        <w:rPr>
          <w:rStyle w:val="pxst"/>
        </w:rPr>
        <w:fldChar w:fldCharType="end"/>
      </w:r>
      <w:r>
        <w:rPr>
          <w:rStyle w:val="pxst"/>
        </w:rPr>
        <w:t>Section 904(a)(2) of the Not-for-Profit Corporation Law of the State of New York</w:t>
      </w:r>
      <w:r>
        <w:t>.</w:t>
      </w:r>
    </w:p>
    <w:p w14:paraId="3C1477DA"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5. </w:t>
      </w:r>
    </w:p>
    <w:p w14:paraId="7846CAF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t xml:space="preserve">The merger was duly authorized by the unanimous vote of each of the directors and the members of each of the constituent corporations at separately held joint meetings of the Members and Directors of each such constituent corporation on </w:t>
      </w:r>
      <w:r>
        <w:rPr>
          <w:rStyle w:val="pxfinstr"/>
          <w:i/>
          <w:iCs/>
        </w:rPr>
        <w:t>[date of meeting]</w:t>
      </w:r>
      <w:r>
        <w:t xml:space="preserve">, and the Plan of Merger was approved by unanimous written consents of the directors and members of each of the constituent corporations dated as of </w:t>
      </w:r>
      <w:r>
        <w:rPr>
          <w:rStyle w:val="pxfinstr"/>
          <w:i/>
          <w:iCs/>
        </w:rPr>
        <w:t>[date of consents]</w:t>
      </w:r>
      <w:r>
        <w:t>.</w:t>
      </w:r>
    </w:p>
    <w:p w14:paraId="4EE5980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p.ct.id="f477b8b0b92511efa86bc22ba615bad8|64|31:62"</w:instrText>
      </w:r>
      <w:r>
        <w:fldChar w:fldCharType="end"/>
      </w:r>
      <w:r>
        <w:t xml:space="preserve">IN WITNESS WHEREOF, the undersigned have signed this Certificate this </w:t>
      </w:r>
      <w:r>
        <w:rPr>
          <w:rStyle w:val="pxfinstr"/>
          <w:i/>
          <w:iCs/>
        </w:rPr>
        <w:t>[ordinal number of day]</w:t>
      </w:r>
      <w:r>
        <w:t xml:space="preserve"> day of </w:t>
      </w:r>
      <w:r>
        <w:rPr>
          <w:rStyle w:val="pxfinstr"/>
          <w:i/>
          <w:iCs/>
        </w:rPr>
        <w:t>[name of month]</w:t>
      </w:r>
      <w:r>
        <w:t xml:space="preserve"> </w:t>
      </w:r>
      <w:r>
        <w:rPr>
          <w:rStyle w:val="pxfinstr"/>
          <w:i/>
          <w:iCs/>
        </w:rPr>
        <w:t>[identification of year]</w:t>
      </w:r>
      <w:r>
        <w:t>.</w:t>
      </w:r>
    </w:p>
    <w:p w14:paraId="59075CFA"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constituent corporation 1]</w:t>
      </w:r>
    </w:p>
    <w:p w14:paraId="0A86C162"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6EB588EB"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455281AD"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officer 1]</w:t>
      </w:r>
    </w:p>
    <w:p w14:paraId="0945AFAE"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officer 1]</w:t>
      </w:r>
    </w:p>
    <w:p w14:paraId="517153EB"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constituent corporation 2]</w:t>
      </w:r>
    </w:p>
    <w:p w14:paraId="03AD3092"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262D0E7B"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29915C6D"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officer 2]</w:t>
      </w:r>
    </w:p>
    <w:p w14:paraId="48938FF9"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officer 2]</w:t>
      </w:r>
    </w:p>
    <w:p w14:paraId="60071D25" w14:textId="77777777" w:rsidR="004E0EBB" w:rsidRDefault="004E0EBB">
      <w:pPr>
        <w:pStyle w:val="pxformnotes"/>
        <w:jc w:val="center"/>
        <w:rPr>
          <w:sz w:val="24"/>
          <w:szCs w:val="24"/>
        </w:rPr>
      </w:pPr>
      <w:r>
        <w:rPr>
          <w:rStyle w:val="pxvis"/>
          <w:rFonts w:cs="Arial"/>
          <w:bCs/>
          <w:szCs w:val="28"/>
        </w:rPr>
        <w:t>Notes to Form</w:t>
      </w:r>
    </w:p>
    <w:p w14:paraId="0BF5FE8B" w14:textId="77777777" w:rsidR="004E0EBB" w:rsidRDefault="004E0EBB">
      <w:pPr>
        <w:pStyle w:val="pxformnotes"/>
        <w:rPr>
          <w:sz w:val="24"/>
          <w:szCs w:val="24"/>
        </w:rPr>
      </w:pPr>
    </w:p>
    <w:p w14:paraId="7732D5C3" w14:textId="77777777" w:rsidR="004E0EBB" w:rsidRDefault="004E0EBB">
      <w:pPr>
        <w:pStyle w:val="pxformrr"/>
        <w:rPr>
          <w:sz w:val="24"/>
          <w:szCs w:val="24"/>
        </w:rPr>
      </w:pPr>
      <w:r>
        <w:rPr>
          <w:rStyle w:val="pxvis"/>
          <w:rFonts w:cs="Arial"/>
          <w:bCs/>
          <w:szCs w:val="28"/>
        </w:rPr>
        <w:t>Research References</w:t>
      </w:r>
    </w:p>
    <w:p w14:paraId="743F8DAD"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tk.ref.id="I09MCV1"</w:instrText>
      </w:r>
      <w:r>
        <w:rPr>
          <w:rStyle w:val="pxtk"/>
        </w:rPr>
        <w:fldChar w:fldCharType="end"/>
      </w:r>
      <w:r>
        <w:rPr>
          <w:rStyle w:val="pxtk"/>
        </w:rPr>
        <w:t>West's Key Number Digest, Corporations and Business Organizations &amp;key;3471</w:t>
      </w:r>
    </w:p>
    <w:p w14:paraId="452B1F28" w14:textId="77777777" w:rsidR="004E0EBB" w:rsidRDefault="004E0EBB">
      <w:pPr>
        <w:pStyle w:val="pxd"/>
        <w:spacing w:before="180"/>
      </w:pPr>
      <w:r>
        <w:t>B. Documents Related to Tax Exemption</w:t>
      </w:r>
    </w:p>
    <w:p w14:paraId="22571E5F" w14:textId="77777777" w:rsidR="004E0EBB" w:rsidRDefault="004E0EBB">
      <w:pPr>
        <w:pStyle w:val="pxs"/>
        <w:spacing w:before="180"/>
        <w:rPr>
          <w:sz w:val="27"/>
          <w:szCs w:val="27"/>
        </w:rPr>
      </w:pPr>
      <w:r>
        <w:rPr>
          <w:sz w:val="27"/>
          <w:szCs w:val="27"/>
        </w:rPr>
        <w:t>31:63. Power of attorney and declaration of representative (IRS Form 2848)</w:t>
      </w:r>
      <w:r>
        <w:rPr>
          <w:rStyle w:val="pxsep"/>
        </w:rPr>
        <w:t xml:space="preserve">-- </w:t>
      </w:r>
      <w:r>
        <w:rPr>
          <w:sz w:val="27"/>
          <w:szCs w:val="27"/>
        </w:rPr>
        <w:t>Official form</w:t>
      </w:r>
    </w:p>
    <w:p w14:paraId="0334D804" w14:textId="77777777" w:rsidR="004E0EBB" w:rsidRDefault="004E0EBB">
      <w:pPr>
        <w:pStyle w:val="pxov"/>
        <w:rPr>
          <w:vanish/>
        </w:rPr>
      </w:pPr>
      <w:r>
        <w:rPr>
          <w:vanish/>
        </w:rPr>
        <w:t>NFP</w:t>
      </w:r>
    </w:p>
    <w:p w14:paraId="1D4FB918" w14:textId="77777777" w:rsidR="004E0EBB" w:rsidRDefault="004E0EBB">
      <w:pPr>
        <w:pStyle w:val="pxov"/>
        <w:rPr>
          <w:vanish/>
        </w:rPr>
      </w:pPr>
      <w:r>
        <w:rPr>
          <w:vanish/>
        </w:rPr>
        <w:t>COL</w:t>
      </w:r>
    </w:p>
    <w:p w14:paraId="167C8492" w14:textId="77777777" w:rsidR="004E0EBB" w:rsidRDefault="004E0EBB">
      <w:pPr>
        <w:pStyle w:val="pxov"/>
        <w:rPr>
          <w:vanish/>
        </w:rPr>
      </w:pPr>
      <w:r>
        <w:rPr>
          <w:vanish/>
        </w:rPr>
        <w:t>FCV</w:t>
      </w:r>
    </w:p>
    <w:p w14:paraId="41F69E05" w14:textId="77777777" w:rsidR="004E0EBB" w:rsidRDefault="004E0EBB">
      <w:pPr>
        <w:pStyle w:val="pxov"/>
        <w:rPr>
          <w:vanish/>
        </w:rPr>
      </w:pPr>
      <w:r>
        <w:rPr>
          <w:vanish/>
        </w:rPr>
        <w:t>FTR</w:t>
      </w:r>
    </w:p>
    <w:p w14:paraId="2D18FC83" w14:textId="77777777" w:rsidR="004E0EBB" w:rsidRDefault="004E0EBB">
      <w:pPr>
        <w:pStyle w:val="pxov"/>
        <w:rPr>
          <w:vanish/>
        </w:rPr>
      </w:pPr>
      <w:r>
        <w:rPr>
          <w:vanish/>
        </w:rPr>
        <w:t>TXA</w:t>
      </w:r>
    </w:p>
    <w:p w14:paraId="329BE723" w14:textId="77777777" w:rsidR="004E0EBB" w:rsidRDefault="004E0EBB">
      <w:pPr>
        <w:pStyle w:val="pxov"/>
        <w:rPr>
          <w:vanish/>
        </w:rPr>
      </w:pPr>
      <w:r>
        <w:rPr>
          <w:vanish/>
        </w:rPr>
        <w:t>TFD</w:t>
      </w:r>
    </w:p>
    <w:p w14:paraId="21FEF060" w14:textId="77777777" w:rsidR="004E0EBB" w:rsidRDefault="004E0EBB">
      <w:pPr>
        <w:pStyle w:val="pxov"/>
        <w:rPr>
          <w:vanish/>
        </w:rPr>
      </w:pPr>
      <w:r>
        <w:rPr>
          <w:vanish/>
        </w:rPr>
        <w:t>TF2</w:t>
      </w:r>
    </w:p>
    <w:p w14:paraId="4C58515D" w14:textId="77777777" w:rsidR="004E0EBB" w:rsidRDefault="004E0EBB">
      <w:pPr>
        <w:pStyle w:val="pxov"/>
        <w:rPr>
          <w:vanish/>
        </w:rPr>
      </w:pPr>
      <w:r>
        <w:rPr>
          <w:vanish/>
        </w:rPr>
        <w:t>EFM</w:t>
      </w:r>
    </w:p>
    <w:p w14:paraId="7336495A" w14:textId="77777777" w:rsidR="004E0EBB" w:rsidRDefault="004E0EBB">
      <w:pPr>
        <w:pStyle w:val="pxov"/>
        <w:rPr>
          <w:vanish/>
        </w:rPr>
      </w:pPr>
      <w:r>
        <w:rPr>
          <w:vanish/>
        </w:rPr>
        <w:t>EBL</w:t>
      </w:r>
    </w:p>
    <w:p w14:paraId="04A90978" w14:textId="77777777" w:rsidR="004E0EBB" w:rsidRDefault="004E0EBB">
      <w:pPr>
        <w:pStyle w:val="pxov"/>
        <w:rPr>
          <w:vanish/>
        </w:rPr>
      </w:pPr>
      <w:r>
        <w:rPr>
          <w:vanish/>
        </w:rPr>
        <w:t>TEM</w:t>
      </w:r>
    </w:p>
    <w:p w14:paraId="63DCF92A" w14:textId="77777777" w:rsidR="004E0EBB" w:rsidRDefault="004E0EBB">
      <w:pPr>
        <w:pStyle w:val="pxov"/>
        <w:rPr>
          <w:vanish/>
        </w:rPr>
      </w:pPr>
      <w:r>
        <w:rPr>
          <w:vanish/>
        </w:rPr>
        <w:t>MTD</w:t>
      </w:r>
    </w:p>
    <w:p w14:paraId="2F4F9F6B"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form.fid="Ic70b29c0181b11e68c12afa7f3a24041"</w:instrText>
      </w:r>
      <w:r>
        <w:fldChar w:fldCharType="end"/>
      </w:r>
      <w:r>
        <w:rPr>
          <w:color w:val="FF0000"/>
          <w:sz w:val="20"/>
          <w:szCs w:val="20"/>
          <w:vertAlign w:val="superscript"/>
        </w:rPr>
        <w:t>►</w:t>
      </w:r>
      <w:r>
        <w:fldChar w:fldCharType="begin"/>
      </w:r>
      <w:r>
        <w:instrText>ib.ct.id="f477b8b0b92511efa86bc22ba615bad8|65|31:63"</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im.id="I025FAC"</w:instrText>
      </w:r>
      <w:r>
        <w:fldChar w:fldCharType="end"/>
      </w:r>
    </w:p>
    <w:p w14:paraId="1CA39993"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im.id="I0077HG"</w:instrText>
      </w:r>
      <w:r>
        <w:fldChar w:fldCharType="end"/>
      </w:r>
      <w:r>
        <w:fldChar w:fldCharType="begin"/>
      </w:r>
      <w:r>
        <w:instrText>im.suppress.online="yes"</w:instrText>
      </w:r>
      <w:r>
        <w:fldChar w:fldCharType="end"/>
      </w:r>
    </w:p>
    <w:p w14:paraId="4B475DBD"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#I0077HG goes here</w:t>
      </w:r>
    </w:p>
    <w:p w14:paraId="0BE4047D"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im.id="I008L2A"</w:instrText>
      </w:r>
      <w:r>
        <w:fldChar w:fldCharType="end"/>
      </w:r>
      <w:r>
        <w:fldChar w:fldCharType="begin"/>
      </w:r>
      <w:r>
        <w:instrText>im.suppress.online="yes"</w:instrText>
      </w:r>
      <w:r>
        <w:fldChar w:fldCharType="end"/>
      </w:r>
    </w:p>
    <w:p w14:paraId="458CE74F"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#I008L2A goes here</w:t>
      </w:r>
    </w:p>
    <w:p w14:paraId="49928882" w14:textId="77777777" w:rsidR="004E0EBB" w:rsidRDefault="004E0EBB">
      <w:pPr>
        <w:pStyle w:val="pxformnotes"/>
        <w:jc w:val="center"/>
        <w:rPr>
          <w:sz w:val="24"/>
          <w:szCs w:val="24"/>
        </w:rPr>
      </w:pPr>
      <w:r>
        <w:rPr>
          <w:rStyle w:val="pxvis"/>
          <w:rFonts w:cs="Arial"/>
          <w:bCs/>
          <w:szCs w:val="28"/>
        </w:rPr>
        <w:t>Notes to Form</w:t>
      </w:r>
    </w:p>
    <w:p w14:paraId="158BAFA8" w14:textId="77777777" w:rsidR="004E0EBB" w:rsidRDefault="004E0EBB">
      <w:pPr>
        <w:pStyle w:val="pxformnotes"/>
        <w:rPr>
          <w:sz w:val="24"/>
          <w:szCs w:val="24"/>
        </w:rPr>
      </w:pPr>
    </w:p>
    <w:p w14:paraId="2ADE7E00" w14:textId="77777777" w:rsidR="004E0EBB" w:rsidRDefault="004E0EBB">
      <w:pPr>
        <w:pStyle w:val="pxformnote"/>
        <w:spacing w:before="180"/>
      </w:pPr>
      <w:del w:id="1528" w:author="Cara Cardinale" w:date="2025-02-08T22:58:00Z">
        <w:r w:rsidDel="00F74B46">
          <w:delText>Drafter's Note</w:delText>
        </w:r>
      </w:del>
      <w:r>
        <w:t xml:space="preserve"> </w:t>
      </w:r>
    </w:p>
    <w:p w14:paraId="349481C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p.ct.id="f477b8b0b92511efa86bc22ba615bad8|65|31:63"</w:instrText>
      </w:r>
      <w:r>
        <w:fldChar w:fldCharType="end"/>
      </w:r>
      <w:r>
        <w:t>The above form</w:t>
      </w:r>
      <w:ins w:id="1529" w:author="Cara Cardinale" w:date="2025-02-19T13:40:00Z">
        <w:r w:rsidR="0059202B">
          <w:t>, revised January 2021,</w:t>
        </w:r>
      </w:ins>
      <w:r>
        <w:t xml:space="preserve"> can be found at the IRS </w:t>
      </w:r>
      <w:ins w:id="1530" w:author="Cara Cardinale" w:date="2025-02-19T13:40:00Z">
        <w:r w:rsidR="0059202B">
          <w:t>w</w:t>
        </w:r>
      </w:ins>
      <w:del w:id="1531" w:author="Cara Cardinale" w:date="2025-02-19T13:40:00Z">
        <w:r w:rsidDel="0059202B">
          <w:delText>W</w:delText>
        </w:r>
      </w:del>
      <w:r>
        <w:t>eb</w:t>
      </w:r>
      <w:del w:id="1532" w:author="Cara Cardinale" w:date="2025-02-19T13:40:00Z">
        <w:r w:rsidDel="0059202B">
          <w:delText xml:space="preserve"> </w:delText>
        </w:r>
      </w:del>
      <w:r>
        <w:t>site (</w:t>
      </w:r>
      <w:r>
        <w:rPr>
          <w:rStyle w:val="pxurl"/>
          <w:color w:val="FF0000"/>
          <w:sz w:val="20"/>
          <w:szCs w:val="20"/>
          <w:vertAlign w:val="superscript"/>
        </w:rPr>
        <w:t>►</w:t>
      </w:r>
      <w:r>
        <w:rPr>
          <w:rStyle w:val="pxurl"/>
        </w:rPr>
        <w:fldChar w:fldCharType="begin"/>
      </w:r>
      <w:r>
        <w:rPr>
          <w:rStyle w:val="pxurl"/>
        </w:rPr>
        <w:instrText>url.ref.id="I09MD0P"</w:instrText>
      </w:r>
      <w:r>
        <w:rPr>
          <w:rStyle w:val="pxurl"/>
        </w:rPr>
        <w:fldChar w:fldCharType="end"/>
      </w:r>
      <w:r>
        <w:rPr>
          <w:rStyle w:val="pxurl"/>
        </w:rPr>
        <w:t>http://www.irs.gov.</w:t>
      </w:r>
      <w:r>
        <w:t>)</w:t>
      </w:r>
    </w:p>
    <w:p w14:paraId="404420A3" w14:textId="77777777" w:rsidR="004E0EBB" w:rsidRDefault="004E0EBB">
      <w:pPr>
        <w:pStyle w:val="pxformrr"/>
        <w:rPr>
          <w:sz w:val="24"/>
          <w:szCs w:val="24"/>
        </w:rPr>
      </w:pPr>
      <w:r>
        <w:rPr>
          <w:rStyle w:val="pxvis"/>
          <w:rFonts w:cs="Arial"/>
          <w:bCs/>
          <w:szCs w:val="28"/>
        </w:rPr>
        <w:t>Research References</w:t>
      </w:r>
    </w:p>
    <w:p w14:paraId="10A4E988"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tk.ref.id="I09P65L"</w:instrText>
      </w:r>
      <w:r>
        <w:rPr>
          <w:rStyle w:val="pxtk"/>
        </w:rPr>
        <w:fldChar w:fldCharType="end"/>
      </w:r>
      <w:r>
        <w:rPr>
          <w:rStyle w:val="pxtk"/>
        </w:rPr>
        <w:t>West's Key Number Digest, Internal Revenue &amp;key;4045 to 4079</w:t>
      </w:r>
    </w:p>
    <w:p w14:paraId="219FB17E" w14:textId="77777777" w:rsidR="004E0EBB" w:rsidRDefault="004E0EBB">
      <w:pPr>
        <w:pStyle w:val="pxs"/>
        <w:spacing w:before="180"/>
        <w:rPr>
          <w:sz w:val="27"/>
          <w:szCs w:val="27"/>
        </w:rPr>
      </w:pPr>
      <w:r>
        <w:rPr>
          <w:sz w:val="27"/>
          <w:szCs w:val="27"/>
        </w:rPr>
        <w:t>31:64. Application for recognition of exemption under Section 501(c)(3) of the Internal Revenue Code (IRS Form 1023)</w:t>
      </w:r>
      <w:r>
        <w:rPr>
          <w:rStyle w:val="pxsep"/>
        </w:rPr>
        <w:t xml:space="preserve">-- </w:t>
      </w:r>
      <w:r>
        <w:rPr>
          <w:sz w:val="27"/>
          <w:szCs w:val="27"/>
        </w:rPr>
        <w:t>Official form</w:t>
      </w:r>
    </w:p>
    <w:p w14:paraId="0668F343" w14:textId="77777777" w:rsidR="004E0EBB" w:rsidRDefault="004E0EBB">
      <w:pPr>
        <w:pStyle w:val="pxov"/>
        <w:rPr>
          <w:vanish/>
        </w:rPr>
      </w:pPr>
      <w:r>
        <w:rPr>
          <w:vanish/>
        </w:rPr>
        <w:t>NFP</w:t>
      </w:r>
    </w:p>
    <w:p w14:paraId="03490592" w14:textId="77777777" w:rsidR="004E0EBB" w:rsidRDefault="004E0EBB">
      <w:pPr>
        <w:pStyle w:val="pxov"/>
        <w:rPr>
          <w:vanish/>
        </w:rPr>
      </w:pPr>
      <w:r>
        <w:rPr>
          <w:vanish/>
        </w:rPr>
        <w:t>COL</w:t>
      </w:r>
    </w:p>
    <w:p w14:paraId="2367564E" w14:textId="77777777" w:rsidR="004E0EBB" w:rsidRDefault="004E0EBB">
      <w:pPr>
        <w:pStyle w:val="pxov"/>
        <w:rPr>
          <w:vanish/>
        </w:rPr>
      </w:pPr>
      <w:r>
        <w:rPr>
          <w:vanish/>
        </w:rPr>
        <w:t>FCV</w:t>
      </w:r>
    </w:p>
    <w:p w14:paraId="4E66C4E1" w14:textId="77777777" w:rsidR="004E0EBB" w:rsidRDefault="004E0EBB">
      <w:pPr>
        <w:pStyle w:val="pxov"/>
        <w:rPr>
          <w:vanish/>
        </w:rPr>
      </w:pPr>
      <w:r>
        <w:rPr>
          <w:vanish/>
        </w:rPr>
        <w:t>FTR</w:t>
      </w:r>
    </w:p>
    <w:p w14:paraId="579BD4B6" w14:textId="77777777" w:rsidR="004E0EBB" w:rsidRDefault="004E0EBB">
      <w:pPr>
        <w:pStyle w:val="pxov"/>
        <w:rPr>
          <w:vanish/>
        </w:rPr>
      </w:pPr>
      <w:r>
        <w:rPr>
          <w:vanish/>
        </w:rPr>
        <w:t>TXA</w:t>
      </w:r>
    </w:p>
    <w:p w14:paraId="103C3651" w14:textId="77777777" w:rsidR="004E0EBB" w:rsidRDefault="004E0EBB">
      <w:pPr>
        <w:pStyle w:val="pxov"/>
        <w:rPr>
          <w:vanish/>
        </w:rPr>
      </w:pPr>
      <w:r>
        <w:rPr>
          <w:vanish/>
        </w:rPr>
        <w:t>TFD</w:t>
      </w:r>
    </w:p>
    <w:p w14:paraId="70FC7FFD" w14:textId="77777777" w:rsidR="004E0EBB" w:rsidRDefault="004E0EBB">
      <w:pPr>
        <w:pStyle w:val="pxov"/>
        <w:rPr>
          <w:vanish/>
        </w:rPr>
      </w:pPr>
      <w:r>
        <w:rPr>
          <w:vanish/>
        </w:rPr>
        <w:t>TF2</w:t>
      </w:r>
    </w:p>
    <w:p w14:paraId="21C70074" w14:textId="77777777" w:rsidR="004E0EBB" w:rsidRDefault="004E0EBB">
      <w:pPr>
        <w:pStyle w:val="pxov"/>
        <w:rPr>
          <w:vanish/>
        </w:rPr>
      </w:pPr>
      <w:r>
        <w:rPr>
          <w:vanish/>
        </w:rPr>
        <w:t>EFM</w:t>
      </w:r>
    </w:p>
    <w:p w14:paraId="6A691936" w14:textId="77777777" w:rsidR="004E0EBB" w:rsidRDefault="004E0EBB">
      <w:pPr>
        <w:pStyle w:val="pxov"/>
        <w:rPr>
          <w:vanish/>
        </w:rPr>
      </w:pPr>
      <w:r>
        <w:rPr>
          <w:vanish/>
        </w:rPr>
        <w:t>EBL</w:t>
      </w:r>
    </w:p>
    <w:p w14:paraId="5CF919DC" w14:textId="77777777" w:rsidR="004E0EBB" w:rsidRDefault="004E0EBB">
      <w:pPr>
        <w:pStyle w:val="pxov"/>
        <w:rPr>
          <w:vanish/>
        </w:rPr>
      </w:pPr>
      <w:r>
        <w:rPr>
          <w:vanish/>
        </w:rPr>
        <w:t>TEM</w:t>
      </w:r>
    </w:p>
    <w:p w14:paraId="5B6206AE" w14:textId="77777777" w:rsidR="004E0EBB" w:rsidRDefault="004E0EBB">
      <w:pPr>
        <w:pStyle w:val="pxov"/>
        <w:rPr>
          <w:vanish/>
        </w:rPr>
      </w:pPr>
      <w:r>
        <w:rPr>
          <w:vanish/>
        </w:rPr>
        <w:t>MTD</w:t>
      </w:r>
    </w:p>
    <w:p w14:paraId="5AA7216B"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form.fid="Ic70b50d0181b11e68c12afa7f3a24041"</w:instrText>
      </w:r>
      <w:r>
        <w:fldChar w:fldCharType="end"/>
      </w:r>
      <w:r>
        <w:rPr>
          <w:color w:val="FF0000"/>
          <w:sz w:val="20"/>
          <w:szCs w:val="20"/>
          <w:vertAlign w:val="superscript"/>
        </w:rPr>
        <w:t>►</w:t>
      </w:r>
      <w:r>
        <w:fldChar w:fldCharType="begin"/>
      </w:r>
      <w:r>
        <w:instrText>ib.ct.id="f477b8b0b92511efa86bc22ba615bad8|66|31:64"</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im.id="I04B04X"</w:instrText>
      </w:r>
      <w:r>
        <w:fldChar w:fldCharType="end"/>
      </w:r>
    </w:p>
    <w:p w14:paraId="58B9E867"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im.id="I04C5M9"</w:instrText>
      </w:r>
      <w:r>
        <w:fldChar w:fldCharType="end"/>
      </w:r>
      <w:r>
        <w:fldChar w:fldCharType="begin"/>
      </w:r>
      <w:r>
        <w:instrText>im.suppress.online="yes"</w:instrText>
      </w:r>
      <w:r>
        <w:fldChar w:fldCharType="end"/>
      </w:r>
    </w:p>
    <w:p w14:paraId="6F158BC9"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#I04C5M9 goes here</w:t>
      </w:r>
    </w:p>
    <w:p w14:paraId="28A08C17"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im.id="I04CEH1"</w:instrText>
      </w:r>
      <w:r>
        <w:fldChar w:fldCharType="end"/>
      </w:r>
      <w:r>
        <w:fldChar w:fldCharType="begin"/>
      </w:r>
      <w:r>
        <w:instrText>im.suppress.online="yes"</w:instrText>
      </w:r>
      <w:r>
        <w:fldChar w:fldCharType="end"/>
      </w:r>
    </w:p>
    <w:p w14:paraId="322B21C0"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#I04CEH1 goes here</w:t>
      </w:r>
    </w:p>
    <w:p w14:paraId="3BBAA2F5"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im.id="I04DJ75"</w:instrText>
      </w:r>
      <w:r>
        <w:fldChar w:fldCharType="end"/>
      </w:r>
      <w:r>
        <w:fldChar w:fldCharType="begin"/>
      </w:r>
      <w:r>
        <w:instrText>im.suppress.online="yes"</w:instrText>
      </w:r>
      <w:r>
        <w:fldChar w:fldCharType="end"/>
      </w:r>
    </w:p>
    <w:p w14:paraId="020A738A"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#I04DJ75 goes here</w:t>
      </w:r>
    </w:p>
    <w:p w14:paraId="65FF2323"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im.id="I04DKCD"</w:instrText>
      </w:r>
      <w:r>
        <w:fldChar w:fldCharType="end"/>
      </w:r>
      <w:r>
        <w:fldChar w:fldCharType="begin"/>
      </w:r>
      <w:r>
        <w:instrText>im.suppress.online="yes"</w:instrText>
      </w:r>
      <w:r>
        <w:fldChar w:fldCharType="end"/>
      </w:r>
    </w:p>
    <w:p w14:paraId="07F3E3CA"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#I04DKCD goes here</w:t>
      </w:r>
    </w:p>
    <w:p w14:paraId="32768058"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im.id="I04DT9P"</w:instrText>
      </w:r>
      <w:r>
        <w:fldChar w:fldCharType="end"/>
      </w:r>
      <w:r>
        <w:fldChar w:fldCharType="begin"/>
      </w:r>
      <w:r>
        <w:instrText>im.suppress.online="yes"</w:instrText>
      </w:r>
      <w:r>
        <w:fldChar w:fldCharType="end"/>
      </w:r>
    </w:p>
    <w:p w14:paraId="07268025"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#I04DT9P goes here</w:t>
      </w:r>
    </w:p>
    <w:p w14:paraId="6B0ECC8D"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im.id="I04EY4G"</w:instrText>
      </w:r>
      <w:r>
        <w:fldChar w:fldCharType="end"/>
      </w:r>
      <w:r>
        <w:fldChar w:fldCharType="begin"/>
      </w:r>
      <w:r>
        <w:instrText>im.suppress.online="yes"</w:instrText>
      </w:r>
      <w:r>
        <w:fldChar w:fldCharType="end"/>
      </w:r>
    </w:p>
    <w:p w14:paraId="31CA3782"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#I04EY4G goes here</w:t>
      </w:r>
    </w:p>
    <w:p w14:paraId="35C03A7D"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im.id="I04F6UL"</w:instrText>
      </w:r>
      <w:r>
        <w:fldChar w:fldCharType="end"/>
      </w:r>
      <w:r>
        <w:fldChar w:fldCharType="begin"/>
      </w:r>
      <w:r>
        <w:instrText>im.suppress.online="yes"</w:instrText>
      </w:r>
      <w:r>
        <w:fldChar w:fldCharType="end"/>
      </w:r>
    </w:p>
    <w:p w14:paraId="2A909318"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#I04F6UL goes here</w:t>
      </w:r>
    </w:p>
    <w:p w14:paraId="0767D6B7"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im.id="I02B2I9"</w:instrText>
      </w:r>
      <w:r>
        <w:fldChar w:fldCharType="end"/>
      </w:r>
      <w:r>
        <w:fldChar w:fldCharType="begin"/>
      </w:r>
      <w:r>
        <w:instrText>im.suppress.online="yes"</w:instrText>
      </w:r>
      <w:r>
        <w:fldChar w:fldCharType="end"/>
      </w:r>
    </w:p>
    <w:p w14:paraId="35A4D989"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#I02B2I9 goes here</w:t>
      </w:r>
    </w:p>
    <w:p w14:paraId="103A394F"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im.id="I02B3HU"</w:instrText>
      </w:r>
      <w:r>
        <w:fldChar w:fldCharType="end"/>
      </w:r>
      <w:r>
        <w:fldChar w:fldCharType="begin"/>
      </w:r>
      <w:r>
        <w:instrText>im.suppress.online="yes"</w:instrText>
      </w:r>
      <w:r>
        <w:fldChar w:fldCharType="end"/>
      </w:r>
    </w:p>
    <w:p w14:paraId="24B54BB1"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#I02B3HU goes here</w:t>
      </w:r>
    </w:p>
    <w:p w14:paraId="5A257D6C"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im.id="I02BCCG"</w:instrText>
      </w:r>
      <w:r>
        <w:fldChar w:fldCharType="end"/>
      </w:r>
      <w:r>
        <w:fldChar w:fldCharType="begin"/>
      </w:r>
      <w:r>
        <w:instrText>im.suppress.online="yes"</w:instrText>
      </w:r>
      <w:r>
        <w:fldChar w:fldCharType="end"/>
      </w:r>
    </w:p>
    <w:p w14:paraId="6B4973F2"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#I02BCCG goes here</w:t>
      </w:r>
    </w:p>
    <w:p w14:paraId="7BF1F156"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im.id="I02CH18"</w:instrText>
      </w:r>
      <w:r>
        <w:fldChar w:fldCharType="end"/>
      </w:r>
      <w:r>
        <w:fldChar w:fldCharType="begin"/>
      </w:r>
      <w:r>
        <w:instrText>im.suppress.online="yes"</w:instrText>
      </w:r>
      <w:r>
        <w:fldChar w:fldCharType="end"/>
      </w:r>
    </w:p>
    <w:p w14:paraId="0BC47C23"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#I02CH18 goes here</w:t>
      </w:r>
    </w:p>
    <w:p w14:paraId="0BDB02FD"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im.id="I02CI10"</w:instrText>
      </w:r>
      <w:r>
        <w:fldChar w:fldCharType="end"/>
      </w:r>
      <w:r>
        <w:fldChar w:fldCharType="begin"/>
      </w:r>
      <w:r>
        <w:instrText>im.suppress.online="yes"</w:instrText>
      </w:r>
      <w:r>
        <w:fldChar w:fldCharType="end"/>
      </w:r>
    </w:p>
    <w:p w14:paraId="6C0E6732"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#I02CI10 goes here</w:t>
      </w:r>
    </w:p>
    <w:p w14:paraId="7F99C758"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im.id="I02CQR4"</w:instrText>
      </w:r>
      <w:r>
        <w:fldChar w:fldCharType="end"/>
      </w:r>
      <w:r>
        <w:fldChar w:fldCharType="begin"/>
      </w:r>
      <w:r>
        <w:instrText>im.suppress.online="yes"</w:instrText>
      </w:r>
      <w:r>
        <w:fldChar w:fldCharType="end"/>
      </w:r>
    </w:p>
    <w:p w14:paraId="4981879C"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#I02CQR4 goes here</w:t>
      </w:r>
    </w:p>
    <w:p w14:paraId="093C4344"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im.id="I02DVLT"</w:instrText>
      </w:r>
      <w:r>
        <w:fldChar w:fldCharType="end"/>
      </w:r>
      <w:r>
        <w:fldChar w:fldCharType="begin"/>
      </w:r>
      <w:r>
        <w:instrText>im.suppress.online="yes"</w:instrText>
      </w:r>
      <w:r>
        <w:fldChar w:fldCharType="end"/>
      </w:r>
    </w:p>
    <w:p w14:paraId="67ED4824"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#I02DVLT goes here</w:t>
      </w:r>
    </w:p>
    <w:p w14:paraId="14F56F03"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im.id="I02DWMQ"</w:instrText>
      </w:r>
      <w:r>
        <w:fldChar w:fldCharType="end"/>
      </w:r>
      <w:r>
        <w:fldChar w:fldCharType="begin"/>
      </w:r>
      <w:r>
        <w:instrText>im.suppress.online="yes"</w:instrText>
      </w:r>
      <w:r>
        <w:fldChar w:fldCharType="end"/>
      </w:r>
    </w:p>
    <w:p w14:paraId="26B08914"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#I02DWMQ goes here</w:t>
      </w:r>
    </w:p>
    <w:p w14:paraId="5D878693"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im.id="I02E5OD"</w:instrText>
      </w:r>
      <w:r>
        <w:fldChar w:fldCharType="end"/>
      </w:r>
      <w:r>
        <w:fldChar w:fldCharType="begin"/>
      </w:r>
      <w:r>
        <w:instrText>im.suppress.online="yes"</w:instrText>
      </w:r>
      <w:r>
        <w:fldChar w:fldCharType="end"/>
      </w:r>
    </w:p>
    <w:p w14:paraId="3342AC17"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#I02E5OD goes here</w:t>
      </w:r>
    </w:p>
    <w:p w14:paraId="1FD0BD68"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im.id="I02FAEM"</w:instrText>
      </w:r>
      <w:r>
        <w:fldChar w:fldCharType="end"/>
      </w:r>
      <w:r>
        <w:fldChar w:fldCharType="begin"/>
      </w:r>
      <w:r>
        <w:instrText>im.suppress.online="yes"</w:instrText>
      </w:r>
      <w:r>
        <w:fldChar w:fldCharType="end"/>
      </w:r>
    </w:p>
    <w:p w14:paraId="25FF0A76"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#I02FAEM goes here</w:t>
      </w:r>
    </w:p>
    <w:p w14:paraId="444115E0"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im.id="I02FBK2"</w:instrText>
      </w:r>
      <w:r>
        <w:fldChar w:fldCharType="end"/>
      </w:r>
      <w:r>
        <w:fldChar w:fldCharType="begin"/>
      </w:r>
      <w:r>
        <w:instrText>im.suppress.online="yes"</w:instrText>
      </w:r>
      <w:r>
        <w:fldChar w:fldCharType="end"/>
      </w:r>
    </w:p>
    <w:p w14:paraId="0FF11762"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#I02FBK2 goes here</w:t>
      </w:r>
    </w:p>
    <w:p w14:paraId="2F1AB862"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im.id="I02FKFY"</w:instrText>
      </w:r>
      <w:r>
        <w:fldChar w:fldCharType="end"/>
      </w:r>
      <w:r>
        <w:fldChar w:fldCharType="begin"/>
      </w:r>
      <w:r>
        <w:instrText>im.suppress.online="yes"</w:instrText>
      </w:r>
      <w:r>
        <w:fldChar w:fldCharType="end"/>
      </w:r>
    </w:p>
    <w:p w14:paraId="2F2060C5"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#I02FKFY goes here</w:t>
      </w:r>
    </w:p>
    <w:p w14:paraId="082D1EE4"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im.id="I02GPC0"</w:instrText>
      </w:r>
      <w:r>
        <w:fldChar w:fldCharType="end"/>
      </w:r>
      <w:r>
        <w:fldChar w:fldCharType="begin"/>
      </w:r>
      <w:r>
        <w:instrText>im.suppress.online="yes"</w:instrText>
      </w:r>
      <w:r>
        <w:fldChar w:fldCharType="end"/>
      </w:r>
    </w:p>
    <w:p w14:paraId="4606C295"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#I02GPC0 goes here</w:t>
      </w:r>
    </w:p>
    <w:p w14:paraId="0C6398FC"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im.id="I02GQBP"</w:instrText>
      </w:r>
      <w:r>
        <w:fldChar w:fldCharType="end"/>
      </w:r>
      <w:r>
        <w:fldChar w:fldCharType="begin"/>
      </w:r>
      <w:r>
        <w:instrText>im.suppress.online="yes"</w:instrText>
      </w:r>
      <w:r>
        <w:fldChar w:fldCharType="end"/>
      </w:r>
    </w:p>
    <w:p w14:paraId="63F0C0A1"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#I02GQBP goes here</w:t>
      </w:r>
    </w:p>
    <w:p w14:paraId="261ACC76"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im.id="I02GZ8U"</w:instrText>
      </w:r>
      <w:r>
        <w:fldChar w:fldCharType="end"/>
      </w:r>
      <w:r>
        <w:fldChar w:fldCharType="begin"/>
      </w:r>
      <w:r>
        <w:instrText>im.suppress.online="yes"</w:instrText>
      </w:r>
      <w:r>
        <w:fldChar w:fldCharType="end"/>
      </w:r>
    </w:p>
    <w:p w14:paraId="6D229AE3"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#I02GZ8U goes here</w:t>
      </w:r>
    </w:p>
    <w:p w14:paraId="639CF65E"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im.id="I02I43O"</w:instrText>
      </w:r>
      <w:r>
        <w:fldChar w:fldCharType="end"/>
      </w:r>
      <w:r>
        <w:fldChar w:fldCharType="begin"/>
      </w:r>
      <w:r>
        <w:instrText>im.suppress.online="yes"</w:instrText>
      </w:r>
      <w:r>
        <w:fldChar w:fldCharType="end"/>
      </w:r>
    </w:p>
    <w:p w14:paraId="17A45063"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#I02I43O goes here</w:t>
      </w:r>
    </w:p>
    <w:p w14:paraId="15ACB072"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im.id="I02ID0X"</w:instrText>
      </w:r>
      <w:r>
        <w:fldChar w:fldCharType="end"/>
      </w:r>
      <w:r>
        <w:fldChar w:fldCharType="begin"/>
      </w:r>
      <w:r>
        <w:instrText>im.suppress.online="yes"</w:instrText>
      </w:r>
      <w:r>
        <w:fldChar w:fldCharType="end"/>
      </w:r>
    </w:p>
    <w:p w14:paraId="1CF9CE06"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#I02ID0X goes here</w:t>
      </w:r>
    </w:p>
    <w:p w14:paraId="36617008"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im.id="I02JHVK"</w:instrText>
      </w:r>
      <w:r>
        <w:fldChar w:fldCharType="end"/>
      </w:r>
      <w:r>
        <w:fldChar w:fldCharType="begin"/>
      </w:r>
      <w:r>
        <w:instrText>im.suppress.online="yes"</w:instrText>
      </w:r>
      <w:r>
        <w:fldChar w:fldCharType="end"/>
      </w:r>
    </w:p>
    <w:p w14:paraId="5313B10E"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#I02JHVK goes here</w:t>
      </w:r>
    </w:p>
    <w:p w14:paraId="357C513C"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im.id="I02JJHP"</w:instrText>
      </w:r>
      <w:r>
        <w:fldChar w:fldCharType="end"/>
      </w:r>
      <w:r>
        <w:fldChar w:fldCharType="begin"/>
      </w:r>
      <w:r>
        <w:instrText>im.suppress.online="yes"</w:instrText>
      </w:r>
      <w:r>
        <w:fldChar w:fldCharType="end"/>
      </w:r>
    </w:p>
    <w:p w14:paraId="7D453AE4"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#I02JJHP goes here</w:t>
      </w:r>
    </w:p>
    <w:p w14:paraId="63F143B2"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im.id="I02JSCE"</w:instrText>
      </w:r>
      <w:r>
        <w:fldChar w:fldCharType="end"/>
      </w:r>
      <w:r>
        <w:fldChar w:fldCharType="begin"/>
      </w:r>
      <w:r>
        <w:instrText>im.suppress.online="yes"</w:instrText>
      </w:r>
      <w:r>
        <w:fldChar w:fldCharType="end"/>
      </w:r>
    </w:p>
    <w:p w14:paraId="39BF0212"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#I02JSCE goes here</w:t>
      </w:r>
    </w:p>
    <w:p w14:paraId="6FBF306C"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im.id="I02KX18"</w:instrText>
      </w:r>
      <w:r>
        <w:fldChar w:fldCharType="end"/>
      </w:r>
      <w:r>
        <w:fldChar w:fldCharType="begin"/>
      </w:r>
      <w:r>
        <w:instrText>im.suppress.online="yes"</w:instrText>
      </w:r>
      <w:r>
        <w:fldChar w:fldCharType="end"/>
      </w:r>
    </w:p>
    <w:p w14:paraId="14B18ECE"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#I02KX18 goes here</w:t>
      </w:r>
    </w:p>
    <w:p w14:paraId="7AC03A24"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im.id="I02L65P"</w:instrText>
      </w:r>
      <w:r>
        <w:fldChar w:fldCharType="end"/>
      </w:r>
      <w:r>
        <w:fldChar w:fldCharType="begin"/>
      </w:r>
      <w:r>
        <w:instrText>im.suppress.online="yes"</w:instrText>
      </w:r>
      <w:r>
        <w:fldChar w:fldCharType="end"/>
      </w:r>
    </w:p>
    <w:p w14:paraId="3B8377F5"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#I02L65P goes here</w:t>
      </w:r>
    </w:p>
    <w:p w14:paraId="3D9DB5AA"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im.id="I02MB1T"</w:instrText>
      </w:r>
      <w:r>
        <w:fldChar w:fldCharType="end"/>
      </w:r>
      <w:r>
        <w:fldChar w:fldCharType="begin"/>
      </w:r>
      <w:r>
        <w:instrText>im.suppress.online="yes"</w:instrText>
      </w:r>
      <w:r>
        <w:fldChar w:fldCharType="end"/>
      </w:r>
    </w:p>
    <w:p w14:paraId="664F156B"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#I02MB1T goes here</w:t>
      </w:r>
    </w:p>
    <w:p w14:paraId="02F5A1D6" w14:textId="77777777" w:rsidR="004E0EBB" w:rsidRDefault="004E0EBB">
      <w:pPr>
        <w:pStyle w:val="pxformnotes"/>
        <w:jc w:val="center"/>
        <w:rPr>
          <w:sz w:val="24"/>
          <w:szCs w:val="24"/>
        </w:rPr>
      </w:pPr>
      <w:r>
        <w:rPr>
          <w:rStyle w:val="pxvis"/>
          <w:rFonts w:cs="Arial"/>
          <w:bCs/>
          <w:szCs w:val="28"/>
        </w:rPr>
        <w:t>Notes to Form</w:t>
      </w:r>
    </w:p>
    <w:p w14:paraId="244E3ACD" w14:textId="77777777" w:rsidR="004E0EBB" w:rsidRDefault="004E0EBB">
      <w:pPr>
        <w:pStyle w:val="pxformnotes"/>
        <w:rPr>
          <w:sz w:val="24"/>
          <w:szCs w:val="24"/>
        </w:rPr>
      </w:pPr>
    </w:p>
    <w:p w14:paraId="68329CD2" w14:textId="77777777" w:rsidR="004E0EBB" w:rsidRDefault="004E0EBB">
      <w:pPr>
        <w:pStyle w:val="pxformnote"/>
        <w:spacing w:before="180"/>
      </w:pPr>
      <w:del w:id="1533" w:author="Cara Cardinale" w:date="2025-02-08T22:58:00Z">
        <w:r w:rsidDel="00F74B46">
          <w:delText>Drafter's Note</w:delText>
        </w:r>
      </w:del>
      <w:r>
        <w:t xml:space="preserve"> </w:t>
      </w:r>
    </w:p>
    <w:p w14:paraId="78B706A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p.ct.id="f477b8b0b92511efa86bc22ba615bad8|66|31:64"</w:instrText>
      </w:r>
      <w:r>
        <w:fldChar w:fldCharType="end"/>
      </w:r>
      <w:r>
        <w:t xml:space="preserve">The above form, revised 2017, is available from the Internal Revenue Service, </w:t>
      </w:r>
      <w:r>
        <w:rPr>
          <w:rStyle w:val="pxurl"/>
          <w:color w:val="FF0000"/>
          <w:sz w:val="20"/>
          <w:szCs w:val="20"/>
          <w:vertAlign w:val="superscript"/>
        </w:rPr>
        <w:t>►</w:t>
      </w:r>
      <w:r>
        <w:rPr>
          <w:rStyle w:val="pxurl"/>
        </w:rPr>
        <w:fldChar w:fldCharType="begin"/>
      </w:r>
      <w:r>
        <w:rPr>
          <w:rStyle w:val="pxurl"/>
        </w:rPr>
        <w:instrText>url.ref.id="I09MD0T"</w:instrText>
      </w:r>
      <w:r>
        <w:rPr>
          <w:rStyle w:val="pxurl"/>
        </w:rPr>
        <w:fldChar w:fldCharType="end"/>
      </w:r>
      <w:r>
        <w:rPr>
          <w:rStyle w:val="pxurl"/>
        </w:rPr>
        <w:t>http://www.irs.gov</w:t>
      </w:r>
      <w:r>
        <w:t>, and is reprinted here for illustrative purposes.</w:t>
      </w:r>
    </w:p>
    <w:p w14:paraId="2087BAE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p.ct.id="f477b8b0b92511efa86bc22ba615bad8|66|31:64"</w:instrText>
      </w:r>
      <w:r>
        <w:fldChar w:fldCharType="end"/>
      </w:r>
      <w:r>
        <w:t xml:space="preserve">Organizations requesting recognition of tax-exempt status under section 501(c)(3) must complete and submit their Form 1023 (or Form 1023-EZ, if eligible) applications electronically (including paying the correct user fee) using </w:t>
      </w:r>
      <w:r>
        <w:rPr>
          <w:rStyle w:val="pxurl"/>
          <w:color w:val="FF0000"/>
          <w:sz w:val="20"/>
          <w:szCs w:val="20"/>
          <w:vertAlign w:val="superscript"/>
        </w:rPr>
        <w:t>►</w:t>
      </w:r>
      <w:r>
        <w:rPr>
          <w:rStyle w:val="pxurl"/>
        </w:rPr>
        <w:fldChar w:fldCharType="begin"/>
      </w:r>
      <w:r>
        <w:rPr>
          <w:rStyle w:val="pxurl"/>
        </w:rPr>
        <w:instrText>url.ref.id="I09MD0W"</w:instrText>
      </w:r>
      <w:r>
        <w:rPr>
          <w:rStyle w:val="pxurl"/>
        </w:rPr>
        <w:fldChar w:fldCharType="end"/>
      </w:r>
      <w:r>
        <w:rPr>
          <w:rStyle w:val="pxurl"/>
        </w:rPr>
        <w:t>Pay.gov</w:t>
      </w:r>
      <w:r>
        <w:t>.</w:t>
      </w:r>
    </w:p>
    <w:p w14:paraId="121A9953" w14:textId="77777777" w:rsidR="004E0EBB" w:rsidRDefault="004E0EBB">
      <w:pPr>
        <w:pStyle w:val="pxformrr"/>
        <w:rPr>
          <w:sz w:val="24"/>
          <w:szCs w:val="24"/>
        </w:rPr>
      </w:pPr>
      <w:r>
        <w:rPr>
          <w:rStyle w:val="pxvis"/>
          <w:rFonts w:cs="Arial"/>
          <w:bCs/>
          <w:szCs w:val="28"/>
        </w:rPr>
        <w:t>Research References</w:t>
      </w:r>
    </w:p>
    <w:p w14:paraId="2178B15D"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tk.ref.id="I09P65S"</w:instrText>
      </w:r>
      <w:r>
        <w:rPr>
          <w:rStyle w:val="pxtk"/>
        </w:rPr>
        <w:fldChar w:fldCharType="end"/>
      </w:r>
      <w:r>
        <w:rPr>
          <w:rStyle w:val="pxtk"/>
        </w:rPr>
        <w:t>West's Key Number Digest, Internal Revenue &amp;key;4045 to 4079</w:t>
      </w:r>
    </w:p>
    <w:p w14:paraId="2E38F6B5" w14:textId="77777777" w:rsidR="004E0EBB" w:rsidRDefault="004E0EBB">
      <w:pPr>
        <w:pStyle w:val="pxs"/>
        <w:spacing w:before="180"/>
        <w:rPr>
          <w:sz w:val="27"/>
          <w:szCs w:val="27"/>
        </w:rPr>
      </w:pPr>
      <w:r>
        <w:rPr>
          <w:sz w:val="27"/>
          <w:szCs w:val="27"/>
        </w:rPr>
        <w:t>31:65. Streamlined application for recognition of exemption under Section 501(c)(3) of the Internal Revenue Code (IRS Form 1023-EZ)</w:t>
      </w:r>
      <w:r>
        <w:rPr>
          <w:rStyle w:val="pxsep"/>
        </w:rPr>
        <w:t xml:space="preserve">-- </w:t>
      </w:r>
      <w:r>
        <w:rPr>
          <w:sz w:val="27"/>
          <w:szCs w:val="27"/>
        </w:rPr>
        <w:t>Official form</w:t>
      </w:r>
    </w:p>
    <w:p w14:paraId="5A5D40E3" w14:textId="77777777" w:rsidR="004E0EBB" w:rsidRDefault="004E0EBB">
      <w:pPr>
        <w:pStyle w:val="pxov"/>
        <w:rPr>
          <w:vanish/>
        </w:rPr>
      </w:pPr>
      <w:r>
        <w:rPr>
          <w:vanish/>
        </w:rPr>
        <w:t>NFP</w:t>
      </w:r>
    </w:p>
    <w:p w14:paraId="468F3B14" w14:textId="77777777" w:rsidR="004E0EBB" w:rsidRDefault="004E0EBB">
      <w:pPr>
        <w:pStyle w:val="pxov"/>
        <w:rPr>
          <w:vanish/>
        </w:rPr>
      </w:pPr>
      <w:r>
        <w:rPr>
          <w:vanish/>
        </w:rPr>
        <w:t>COL</w:t>
      </w:r>
    </w:p>
    <w:p w14:paraId="7FDA3658" w14:textId="77777777" w:rsidR="004E0EBB" w:rsidRDefault="004E0EBB">
      <w:pPr>
        <w:pStyle w:val="pxov"/>
        <w:rPr>
          <w:vanish/>
        </w:rPr>
      </w:pPr>
      <w:r>
        <w:rPr>
          <w:vanish/>
        </w:rPr>
        <w:t>FCV</w:t>
      </w:r>
    </w:p>
    <w:p w14:paraId="7163C421" w14:textId="77777777" w:rsidR="004E0EBB" w:rsidRDefault="004E0EBB">
      <w:pPr>
        <w:pStyle w:val="pxov"/>
        <w:rPr>
          <w:vanish/>
        </w:rPr>
      </w:pPr>
      <w:r>
        <w:rPr>
          <w:vanish/>
        </w:rPr>
        <w:t>FTR</w:t>
      </w:r>
    </w:p>
    <w:p w14:paraId="1B681110" w14:textId="77777777" w:rsidR="004E0EBB" w:rsidRDefault="004E0EBB">
      <w:pPr>
        <w:pStyle w:val="pxov"/>
        <w:rPr>
          <w:vanish/>
        </w:rPr>
      </w:pPr>
      <w:r>
        <w:rPr>
          <w:vanish/>
        </w:rPr>
        <w:t>TXA</w:t>
      </w:r>
    </w:p>
    <w:p w14:paraId="02635C06" w14:textId="77777777" w:rsidR="004E0EBB" w:rsidRDefault="004E0EBB">
      <w:pPr>
        <w:pStyle w:val="pxov"/>
        <w:rPr>
          <w:vanish/>
        </w:rPr>
      </w:pPr>
      <w:r>
        <w:rPr>
          <w:vanish/>
        </w:rPr>
        <w:t>TFD</w:t>
      </w:r>
    </w:p>
    <w:p w14:paraId="38CDF10D" w14:textId="77777777" w:rsidR="004E0EBB" w:rsidRDefault="004E0EBB">
      <w:pPr>
        <w:pStyle w:val="pxov"/>
        <w:rPr>
          <w:vanish/>
        </w:rPr>
      </w:pPr>
      <w:r>
        <w:rPr>
          <w:vanish/>
        </w:rPr>
        <w:t>TF2</w:t>
      </w:r>
    </w:p>
    <w:p w14:paraId="4FA55345" w14:textId="77777777" w:rsidR="004E0EBB" w:rsidRDefault="004E0EBB">
      <w:pPr>
        <w:pStyle w:val="pxov"/>
        <w:rPr>
          <w:vanish/>
        </w:rPr>
      </w:pPr>
      <w:r>
        <w:rPr>
          <w:vanish/>
        </w:rPr>
        <w:t>EFM</w:t>
      </w:r>
    </w:p>
    <w:p w14:paraId="14785CDB" w14:textId="77777777" w:rsidR="004E0EBB" w:rsidRDefault="004E0EBB">
      <w:pPr>
        <w:pStyle w:val="pxov"/>
        <w:rPr>
          <w:vanish/>
        </w:rPr>
      </w:pPr>
      <w:r>
        <w:rPr>
          <w:vanish/>
        </w:rPr>
        <w:t>EXB</w:t>
      </w:r>
    </w:p>
    <w:p w14:paraId="688EE86A" w14:textId="77777777" w:rsidR="004E0EBB" w:rsidRDefault="004E0EBB">
      <w:pPr>
        <w:pStyle w:val="pxov"/>
        <w:rPr>
          <w:vanish/>
        </w:rPr>
      </w:pPr>
      <w:r>
        <w:rPr>
          <w:vanish/>
        </w:rPr>
        <w:t>MTD</w:t>
      </w:r>
    </w:p>
    <w:p w14:paraId="4D7726D0"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form.fid="Ic70b77e0181b11e68c12afa7f3a24041"</w:instrText>
      </w:r>
      <w:r>
        <w:fldChar w:fldCharType="end"/>
      </w:r>
      <w:r>
        <w:rPr>
          <w:color w:val="FF0000"/>
          <w:sz w:val="20"/>
          <w:szCs w:val="20"/>
          <w:vertAlign w:val="superscript"/>
        </w:rPr>
        <w:t>►</w:t>
      </w:r>
      <w:r>
        <w:fldChar w:fldCharType="begin"/>
      </w:r>
      <w:r>
        <w:instrText>ib.ct.id="f477b8b0b92511efa86bc22ba615bad8|67|31:65"</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im.id="I02CLBJ"</w:instrText>
      </w:r>
      <w:r>
        <w:fldChar w:fldCharType="end"/>
      </w:r>
    </w:p>
    <w:p w14:paraId="6F18E083"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im.id="I02CTYY"</w:instrText>
      </w:r>
      <w:r>
        <w:fldChar w:fldCharType="end"/>
      </w:r>
      <w:r>
        <w:fldChar w:fldCharType="begin"/>
      </w:r>
      <w:r>
        <w:instrText>im.suppress.online="yes"</w:instrText>
      </w:r>
      <w:r>
        <w:fldChar w:fldCharType="end"/>
      </w:r>
    </w:p>
    <w:p w14:paraId="2869F176"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#I02CTYY goes here</w:t>
      </w:r>
    </w:p>
    <w:p w14:paraId="0360F6B1"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im.id="I02CUYJ"</w:instrText>
      </w:r>
      <w:r>
        <w:fldChar w:fldCharType="end"/>
      </w:r>
      <w:r>
        <w:fldChar w:fldCharType="begin"/>
      </w:r>
      <w:r>
        <w:instrText>im.suppress.online="yes"</w:instrText>
      </w:r>
      <w:r>
        <w:fldChar w:fldCharType="end"/>
      </w:r>
    </w:p>
    <w:p w14:paraId="39E487F8"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#I02CUYJ goes here</w:t>
      </w:r>
    </w:p>
    <w:p w14:paraId="0F40FA42"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im.id="I02DZUP"</w:instrText>
      </w:r>
      <w:r>
        <w:fldChar w:fldCharType="end"/>
      </w:r>
      <w:r>
        <w:fldChar w:fldCharType="begin"/>
      </w:r>
      <w:r>
        <w:instrText>im.suppress.online="yes"</w:instrText>
      </w:r>
      <w:r>
        <w:fldChar w:fldCharType="end"/>
      </w:r>
    </w:p>
    <w:p w14:paraId="4ACD5C31"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#I02DZUP goes here</w:t>
      </w:r>
    </w:p>
    <w:p w14:paraId="43568FB4" w14:textId="77777777" w:rsidR="004E0EBB" w:rsidRDefault="004E0EBB">
      <w:pPr>
        <w:pStyle w:val="pxformnotes"/>
        <w:jc w:val="center"/>
        <w:rPr>
          <w:sz w:val="24"/>
          <w:szCs w:val="24"/>
        </w:rPr>
      </w:pPr>
      <w:r>
        <w:rPr>
          <w:rStyle w:val="pxvis"/>
          <w:rFonts w:cs="Arial"/>
          <w:bCs/>
          <w:szCs w:val="28"/>
        </w:rPr>
        <w:t>Notes to Form</w:t>
      </w:r>
    </w:p>
    <w:p w14:paraId="6AD3C64D" w14:textId="77777777" w:rsidR="004E0EBB" w:rsidRDefault="004E0EBB">
      <w:pPr>
        <w:pStyle w:val="pxformnotes"/>
        <w:rPr>
          <w:sz w:val="24"/>
          <w:szCs w:val="24"/>
        </w:rPr>
      </w:pPr>
    </w:p>
    <w:p w14:paraId="596B76FA" w14:textId="77777777" w:rsidR="004E0EBB" w:rsidRDefault="004E0EBB">
      <w:pPr>
        <w:pStyle w:val="pxformnote"/>
        <w:spacing w:before="180"/>
      </w:pPr>
      <w:del w:id="1534" w:author="Cara Cardinale" w:date="2025-02-08T22:58:00Z">
        <w:r w:rsidDel="00F74B46">
          <w:delText>Drafter's Note</w:delText>
        </w:r>
      </w:del>
      <w:r>
        <w:t xml:space="preserve"> </w:t>
      </w:r>
    </w:p>
    <w:p w14:paraId="0AC02A2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p.ct.id="f477b8b0b92511efa86bc22ba615bad8|67|31:65"</w:instrText>
      </w:r>
      <w:r>
        <w:fldChar w:fldCharType="end"/>
      </w:r>
      <w:r>
        <w:t xml:space="preserve">The above form, revised June 2014, is available from the Internal Revenue Service, </w:t>
      </w:r>
      <w:r>
        <w:rPr>
          <w:rStyle w:val="pxurl"/>
          <w:color w:val="FF0000"/>
          <w:sz w:val="20"/>
          <w:szCs w:val="20"/>
          <w:vertAlign w:val="superscript"/>
        </w:rPr>
        <w:t>►</w:t>
      </w:r>
      <w:r>
        <w:rPr>
          <w:rStyle w:val="pxurl"/>
        </w:rPr>
        <w:fldChar w:fldCharType="begin"/>
      </w:r>
      <w:r>
        <w:rPr>
          <w:rStyle w:val="pxurl"/>
        </w:rPr>
        <w:instrText>url.ref.id="I09RZAO"</w:instrText>
      </w:r>
      <w:r>
        <w:rPr>
          <w:rStyle w:val="pxurl"/>
        </w:rPr>
        <w:fldChar w:fldCharType="end"/>
      </w:r>
      <w:r>
        <w:rPr>
          <w:rStyle w:val="pxurl"/>
        </w:rPr>
        <w:t>http://www.irs.gov</w:t>
      </w:r>
      <w:r>
        <w:t>, and is reprinted here for illustrative purposes. Note that Form 1023-EZ is filed electronically only</w:t>
      </w:r>
      <w:ins w:id="1535" w:author="Cara Cardinale" w:date="2025-02-19T13:53:00Z">
        <w:r w:rsidR="00B1635E">
          <w:t xml:space="preserve"> using Pay.gov</w:t>
        </w:r>
      </w:ins>
      <w:r>
        <w:t>.</w:t>
      </w:r>
    </w:p>
    <w:p w14:paraId="091E62D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p.ct.id="f477b8b0b92511efa86bc22ba615bad8|67|31:65"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st.ref.id="I09USFK"</w:instrText>
      </w:r>
      <w:r>
        <w:rPr>
          <w:rStyle w:val="pxst"/>
        </w:rPr>
        <w:fldChar w:fldCharType="end"/>
      </w:r>
      <w:r>
        <w:rPr>
          <w:rStyle w:val="pxst"/>
        </w:rPr>
        <w:t>Rev. Proc. 2014-40</w:t>
      </w:r>
      <w:r>
        <w:t>, generally available for certain U.S. organizations with assets of $250,000 or less and annual gross receipts of $50,000 or less.</w:t>
      </w:r>
    </w:p>
    <w:p w14:paraId="6DC2231F" w14:textId="77777777" w:rsidR="004E0EBB" w:rsidRDefault="004E0EBB">
      <w:pPr>
        <w:pStyle w:val="pxformrr"/>
        <w:rPr>
          <w:sz w:val="24"/>
          <w:szCs w:val="24"/>
        </w:rPr>
      </w:pPr>
      <w:r>
        <w:rPr>
          <w:rStyle w:val="pxvis"/>
          <w:rFonts w:cs="Arial"/>
          <w:bCs/>
          <w:szCs w:val="28"/>
        </w:rPr>
        <w:t>Research References</w:t>
      </w:r>
    </w:p>
    <w:p w14:paraId="4BCA60BC"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tk.ref.id="I057BML"</w:instrText>
      </w:r>
      <w:r>
        <w:rPr>
          <w:rStyle w:val="pxtk"/>
        </w:rPr>
        <w:fldChar w:fldCharType="end"/>
      </w:r>
      <w:r>
        <w:rPr>
          <w:rStyle w:val="pxtk"/>
        </w:rPr>
        <w:t>West's Key Number Digest, Internal Revenue &amp;key;4045 to 4079</w:t>
      </w:r>
    </w:p>
    <w:p w14:paraId="2DEDEB88" w14:textId="77777777" w:rsidR="004E0EBB" w:rsidRDefault="004E0EBB">
      <w:pPr>
        <w:pStyle w:val="pxs"/>
        <w:spacing w:before="180"/>
        <w:rPr>
          <w:sz w:val="27"/>
          <w:szCs w:val="27"/>
        </w:rPr>
      </w:pPr>
      <w:r>
        <w:rPr>
          <w:sz w:val="27"/>
          <w:szCs w:val="27"/>
        </w:rPr>
        <w:t>31:66. Certification as to accuracy of copies of documents submitted with application for exemption from federal income tax</w:t>
      </w:r>
    </w:p>
    <w:p w14:paraId="1B719514" w14:textId="77777777" w:rsidR="004E0EBB" w:rsidRDefault="004E0EBB">
      <w:pPr>
        <w:pStyle w:val="pxov"/>
        <w:rPr>
          <w:vanish/>
        </w:rPr>
      </w:pPr>
      <w:r>
        <w:rPr>
          <w:vanish/>
        </w:rPr>
        <w:t>FMS</w:t>
      </w:r>
    </w:p>
    <w:p w14:paraId="6F70DD7B" w14:textId="77777777" w:rsidR="004E0EBB" w:rsidRDefault="004E0EBB">
      <w:pPr>
        <w:pStyle w:val="pxov"/>
        <w:rPr>
          <w:vanish/>
        </w:rPr>
      </w:pPr>
      <w:r>
        <w:rPr>
          <w:vanish/>
        </w:rPr>
        <w:t>NFP</w:t>
      </w:r>
    </w:p>
    <w:p w14:paraId="57EDA0E2" w14:textId="77777777" w:rsidR="004E0EBB" w:rsidRDefault="004E0EBB">
      <w:pPr>
        <w:pStyle w:val="pxov"/>
        <w:rPr>
          <w:vanish/>
        </w:rPr>
      </w:pPr>
      <w:r>
        <w:rPr>
          <w:vanish/>
        </w:rPr>
        <w:t>COL</w:t>
      </w:r>
    </w:p>
    <w:p w14:paraId="5241D8D7" w14:textId="77777777" w:rsidR="004E0EBB" w:rsidRDefault="004E0EBB">
      <w:pPr>
        <w:pStyle w:val="pxov"/>
        <w:rPr>
          <w:vanish/>
        </w:rPr>
      </w:pPr>
      <w:r>
        <w:rPr>
          <w:vanish/>
        </w:rPr>
        <w:t>FCV</w:t>
      </w:r>
    </w:p>
    <w:p w14:paraId="432888AC" w14:textId="77777777" w:rsidR="004E0EBB" w:rsidRDefault="004E0EBB">
      <w:pPr>
        <w:pStyle w:val="pxov"/>
        <w:rPr>
          <w:vanish/>
        </w:rPr>
      </w:pPr>
      <w:r>
        <w:rPr>
          <w:vanish/>
        </w:rPr>
        <w:t>FTR</w:t>
      </w:r>
    </w:p>
    <w:p w14:paraId="050FFCCA" w14:textId="77777777" w:rsidR="004E0EBB" w:rsidRDefault="004E0EBB">
      <w:pPr>
        <w:pStyle w:val="pxov"/>
        <w:rPr>
          <w:vanish/>
        </w:rPr>
      </w:pPr>
      <w:r>
        <w:rPr>
          <w:vanish/>
        </w:rPr>
        <w:t>TXA</w:t>
      </w:r>
    </w:p>
    <w:p w14:paraId="51617DBD" w14:textId="77777777" w:rsidR="004E0EBB" w:rsidRDefault="004E0EBB">
      <w:pPr>
        <w:pStyle w:val="pxov"/>
        <w:rPr>
          <w:vanish/>
        </w:rPr>
      </w:pPr>
      <w:r>
        <w:rPr>
          <w:vanish/>
        </w:rPr>
        <w:t>TFD</w:t>
      </w:r>
    </w:p>
    <w:p w14:paraId="2421A9E2" w14:textId="77777777" w:rsidR="004E0EBB" w:rsidRDefault="004E0EBB">
      <w:pPr>
        <w:pStyle w:val="pxov"/>
        <w:rPr>
          <w:vanish/>
        </w:rPr>
      </w:pPr>
      <w:r>
        <w:rPr>
          <w:vanish/>
        </w:rPr>
        <w:t>TF2</w:t>
      </w:r>
    </w:p>
    <w:p w14:paraId="3A7EFDFF" w14:textId="77777777" w:rsidR="004E0EBB" w:rsidRDefault="004E0EBB">
      <w:pPr>
        <w:pStyle w:val="pxov"/>
        <w:rPr>
          <w:vanish/>
        </w:rPr>
      </w:pPr>
      <w:r>
        <w:rPr>
          <w:vanish/>
        </w:rPr>
        <w:t>EBL</w:t>
      </w:r>
    </w:p>
    <w:p w14:paraId="34E2F0A3" w14:textId="77777777" w:rsidR="004E0EBB" w:rsidRDefault="004E0EBB">
      <w:pPr>
        <w:pStyle w:val="pxov"/>
        <w:rPr>
          <w:vanish/>
        </w:rPr>
      </w:pPr>
      <w:r>
        <w:rPr>
          <w:vanish/>
        </w:rPr>
        <w:t>TEM</w:t>
      </w:r>
    </w:p>
    <w:p w14:paraId="01365E42" w14:textId="77777777" w:rsidR="004E0EBB" w:rsidRDefault="004E0EBB">
      <w:pPr>
        <w:pStyle w:val="pxov"/>
        <w:rPr>
          <w:vanish/>
        </w:rPr>
      </w:pPr>
      <w:r>
        <w:rPr>
          <w:vanish/>
        </w:rPr>
        <w:t>MTD</w:t>
      </w:r>
    </w:p>
    <w:p w14:paraId="1DCAB091"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form.fid="Ic70b9ef0181b11e68c12afa7f3a24041"</w:instrText>
      </w:r>
      <w:r>
        <w:fldChar w:fldCharType="end"/>
      </w:r>
      <w:r>
        <w:t xml:space="preserve">ATTACHMENT TO EXEMPTION APPLICATION OF </w:t>
      </w:r>
      <w:r>
        <w:rPr>
          <w:rStyle w:val="pxfinstr"/>
          <w:i/>
          <w:iCs/>
        </w:rPr>
        <w:t>[NAME OF ORGANIZATION]</w:t>
      </w:r>
      <w:r>
        <w:t xml:space="preserve">: CERTIFICATION AS TO ACCURACY OF COPIES </w:t>
      </w:r>
    </w:p>
    <w:p w14:paraId="03E4731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p.ct.id="f477b8b0b92511efa86bc22ba615bad8|68|31:66"</w:instrText>
      </w:r>
      <w:r>
        <w:fldChar w:fldCharType="end"/>
      </w:r>
      <w:r>
        <w:t xml:space="preserve">The undersigned, </w:t>
      </w:r>
      <w:r>
        <w:rPr>
          <w:rStyle w:val="pxfinstr"/>
          <w:i/>
          <w:iCs/>
        </w:rPr>
        <w:t>[name of officer]</w:t>
      </w:r>
      <w:r>
        <w:t xml:space="preserve">, declares that </w:t>
      </w:r>
      <w:r>
        <w:rPr>
          <w:rStyle w:val="pxfinstr"/>
          <w:i/>
          <w:iCs/>
        </w:rPr>
        <w:t>[he/she]</w:t>
      </w:r>
      <w:r>
        <w:t xml:space="preserve"> is the </w:t>
      </w:r>
      <w:r>
        <w:rPr>
          <w:rStyle w:val="pxfinstr"/>
          <w:i/>
          <w:iCs/>
        </w:rPr>
        <w:t>[title of officer]</w:t>
      </w:r>
      <w:r>
        <w:t xml:space="preserve"> of </w:t>
      </w:r>
      <w:r>
        <w:rPr>
          <w:rStyle w:val="pxfinstr"/>
          <w:i/>
          <w:iCs/>
        </w:rPr>
        <w:t>[name of organization]</w:t>
      </w:r>
      <w:r>
        <w:t xml:space="preserve">, a New York not-for-profit </w:t>
      </w:r>
      <w:r>
        <w:rPr>
          <w:rStyle w:val="pxfinstr"/>
          <w:i/>
          <w:iCs/>
        </w:rPr>
        <w:t>[specification of entity]</w:t>
      </w:r>
      <w:r>
        <w:t xml:space="preserve"> having an office at </w:t>
      </w:r>
      <w:r>
        <w:rPr>
          <w:rStyle w:val="pxfinstr"/>
          <w:i/>
          <w:iCs/>
        </w:rPr>
        <w:t>[address of organization]</w:t>
      </w:r>
      <w:r>
        <w:t xml:space="preserve">, </w:t>
      </w:r>
      <w:r>
        <w:rPr>
          <w:rStyle w:val="pxfinstr"/>
          <w:i/>
          <w:iCs/>
        </w:rPr>
        <w:t>[name of city]</w:t>
      </w:r>
      <w:r>
        <w:t xml:space="preserve">, </w:t>
      </w:r>
      <w:r>
        <w:rPr>
          <w:rStyle w:val="pxfinstr"/>
          <w:i/>
          <w:iCs/>
        </w:rPr>
        <w:t>[name of county]</w:t>
      </w:r>
      <w:r>
        <w:t>, State of New York, and, in that capacity, is authorized to sign for such applicant.</w:t>
      </w:r>
    </w:p>
    <w:p w14:paraId="6E1ED74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p.ct.id="f477b8b0b92511efa86bc22ba615bad8|68|31:66"</w:instrText>
      </w:r>
      <w:r>
        <w:fldChar w:fldCharType="end"/>
      </w:r>
      <w:r>
        <w:t xml:space="preserve">The undersigned further declares and certifies that the copies of </w:t>
      </w:r>
      <w:r>
        <w:rPr>
          <w:rStyle w:val="pxfinstr"/>
          <w:i/>
          <w:iCs/>
        </w:rPr>
        <w:t>[specification of documents]</w:t>
      </w:r>
      <w:r>
        <w:t xml:space="preserve"> to which this certification is attached, are complete and accurate copies of the originals of such documents.</w:t>
      </w:r>
    </w:p>
    <w:p w14:paraId="3034E82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p.ct.id="f477b8b0b92511efa86bc22ba615bad8|68|31:66"</w:instrText>
      </w:r>
      <w:r>
        <w:fldChar w:fldCharType="end"/>
      </w:r>
      <w:r>
        <w:t>I certify under penalty of perjury that the foregoing is true and correct.</w:t>
      </w:r>
    </w:p>
    <w:p w14:paraId="78BA712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p.ct.id="f477b8b0b92511efa86bc22ba615bad8|68|31:66"</w:instrText>
      </w:r>
      <w:r>
        <w:fldChar w:fldCharType="end"/>
      </w:r>
      <w:r>
        <w:t xml:space="preserve">Executed at </w:t>
      </w:r>
      <w:r>
        <w:rPr>
          <w:rStyle w:val="pxfinstr"/>
          <w:i/>
          <w:iCs/>
        </w:rPr>
        <w:t>[place of execution]</w:t>
      </w:r>
      <w:r>
        <w:t xml:space="preserve">, New York, on </w:t>
      </w:r>
      <w:r>
        <w:rPr>
          <w:rStyle w:val="pxfinstr"/>
          <w:i/>
          <w:iCs/>
        </w:rPr>
        <w:t>[date of execution]</w:t>
      </w:r>
      <w:r>
        <w:t>.</w:t>
      </w:r>
    </w:p>
    <w:p w14:paraId="23951C8D"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A750618"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officer]</w:t>
      </w:r>
    </w:p>
    <w:p w14:paraId="66779B63" w14:textId="77777777" w:rsidR="004E0EBB" w:rsidRDefault="004E0EB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officer]</w:t>
      </w:r>
    </w:p>
    <w:p w14:paraId="1591088C" w14:textId="77777777" w:rsidR="004E0EBB" w:rsidRDefault="004E0EBB">
      <w:pPr>
        <w:pStyle w:val="pxformnotes"/>
        <w:jc w:val="center"/>
        <w:rPr>
          <w:sz w:val="24"/>
          <w:szCs w:val="24"/>
        </w:rPr>
      </w:pPr>
      <w:r>
        <w:rPr>
          <w:rStyle w:val="pxvis"/>
          <w:rFonts w:cs="Arial"/>
          <w:bCs/>
          <w:szCs w:val="28"/>
        </w:rPr>
        <w:t>Notes to Form</w:t>
      </w:r>
    </w:p>
    <w:p w14:paraId="7801A5B1" w14:textId="77777777" w:rsidR="004E0EBB" w:rsidRDefault="004E0EBB">
      <w:pPr>
        <w:pStyle w:val="pxformnotes"/>
        <w:rPr>
          <w:sz w:val="24"/>
          <w:szCs w:val="24"/>
        </w:rPr>
      </w:pPr>
    </w:p>
    <w:p w14:paraId="723E7866" w14:textId="77777777" w:rsidR="004E0EBB" w:rsidRDefault="004E0EBB">
      <w:pPr>
        <w:pStyle w:val="pxformnote"/>
        <w:spacing w:before="180"/>
      </w:pPr>
      <w:del w:id="1536" w:author="Cara Cardinale" w:date="2025-02-08T22:58:00Z">
        <w:r w:rsidDel="00F74B46">
          <w:delText>Drafter's Note</w:delText>
        </w:r>
      </w:del>
      <w:r>
        <w:t xml:space="preserve"> </w:t>
      </w:r>
    </w:p>
    <w:p w14:paraId="619DE00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p.ct.id="f477b8b0b92511efa86bc22ba615bad8|68|31:66"</w:instrText>
      </w:r>
      <w:r>
        <w:fldChar w:fldCharType="end"/>
      </w:r>
      <w:r>
        <w:t>If the application does not contain the required information, it may be returned with a letter of explanation without being considered on its merits. If the completed application is resubmitted within the time period indicated in the letter from the IRS, it will be considered received on the original submission date. In that case, if the original submission was timely, the application will be considered timely filed.</w:t>
      </w:r>
    </w:p>
    <w:p w14:paraId="00A974C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p.ct.id="f477b8b0b92511efa86bc22ba615bad8|68|31:66"</w:instrText>
      </w:r>
      <w:r>
        <w:fldChar w:fldCharType="end"/>
      </w:r>
      <w:r>
        <w:t xml:space="preserve">Where the application requires a </w:t>
      </w:r>
      <w:r>
        <w:rPr>
          <w:vanish/>
        </w:rPr>
        <w:t>&amp;ldquo;</w:t>
      </w:r>
      <w:r>
        <w:rPr>
          <w:rStyle w:val="pxvis"/>
          <w:rFonts w:ascii="Times NewRoman" w:hAnsi="Times NewRoman"/>
          <w:b w:val="0"/>
          <w:sz w:val="24"/>
        </w:rPr>
        <w:t>“</w:t>
      </w:r>
      <w:r>
        <w:t>conformed copy,</w:t>
      </w:r>
      <w:r>
        <w:rPr>
          <w:vanish/>
        </w:rPr>
        <w:t>&amp;rdquo;</w:t>
      </w:r>
      <w:r>
        <w:rPr>
          <w:rStyle w:val="pxvis"/>
          <w:rFonts w:ascii="Times NewRoman" w:hAnsi="Times NewRoman"/>
          <w:b w:val="0"/>
          <w:sz w:val="24"/>
        </w:rPr>
        <w:t>”</w:t>
      </w:r>
      <w:r>
        <w:t xml:space="preserve"> it must agree with the original document and all amendments thereto. If the copies are not signed, they must be accompanied by a written declaration signed by an officer authorized to sign for the organization, certifying that they are complete and accurate copies of the original documents. See </w:t>
      </w:r>
      <w:r>
        <w:rPr>
          <w:rStyle w:val="pxst"/>
          <w:color w:val="FF0000"/>
          <w:sz w:val="20"/>
          <w:szCs w:val="20"/>
          <w:vertAlign w:val="superscript"/>
        </w:rPr>
        <w:t>►</w:t>
      </w:r>
      <w:r>
        <w:rPr>
          <w:rStyle w:val="pxst"/>
        </w:rPr>
        <w:fldChar w:fldCharType="begin"/>
      </w:r>
      <w:r>
        <w:rPr>
          <w:rStyle w:val="pxst"/>
        </w:rPr>
        <w:instrText>st.ref.id="I09MD24"</w:instrText>
      </w:r>
      <w:r>
        <w:rPr>
          <w:rStyle w:val="pxst"/>
        </w:rPr>
        <w:fldChar w:fldCharType="end"/>
      </w:r>
      <w:r>
        <w:rPr>
          <w:rStyle w:val="pxst"/>
        </w:rPr>
        <w:t>Rev. Proc. 68-14, 1968-1 C.B. 768</w:t>
      </w:r>
      <w:r>
        <w:t xml:space="preserve"> and </w:t>
      </w:r>
      <w:r>
        <w:rPr>
          <w:rStyle w:val="pxst"/>
          <w:color w:val="FF0000"/>
          <w:sz w:val="20"/>
          <w:szCs w:val="20"/>
          <w:vertAlign w:val="superscript"/>
        </w:rPr>
        <w:t>►</w:t>
      </w:r>
      <w:r>
        <w:rPr>
          <w:rStyle w:val="pxst"/>
        </w:rPr>
        <w:fldChar w:fldCharType="begin"/>
      </w:r>
      <w:r>
        <w:rPr>
          <w:rStyle w:val="pxst"/>
        </w:rPr>
        <w:instrText>st.ref.id="I09P670"</w:instrText>
      </w:r>
      <w:r>
        <w:rPr>
          <w:rStyle w:val="pxst"/>
        </w:rPr>
        <w:fldChar w:fldCharType="end"/>
      </w:r>
      <w:r>
        <w:rPr>
          <w:rStyle w:val="pxst"/>
        </w:rPr>
        <w:t>I.R.S. Pub. 557</w:t>
      </w:r>
      <w:r>
        <w:t>.</w:t>
      </w:r>
    </w:p>
    <w:p w14:paraId="7FF26550" w14:textId="77777777" w:rsidR="004E0EBB" w:rsidRDefault="004E0EBB">
      <w:pPr>
        <w:pStyle w:val="pxformrr"/>
        <w:rPr>
          <w:sz w:val="24"/>
          <w:szCs w:val="24"/>
        </w:rPr>
      </w:pPr>
      <w:r>
        <w:rPr>
          <w:rStyle w:val="pxvis"/>
          <w:rFonts w:cs="Arial"/>
          <w:bCs/>
          <w:szCs w:val="28"/>
        </w:rPr>
        <w:t>Research References</w:t>
      </w:r>
    </w:p>
    <w:p w14:paraId="1125988A"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tk.ref.id="I09RZBW"</w:instrText>
      </w:r>
      <w:r>
        <w:rPr>
          <w:rStyle w:val="pxtk"/>
        </w:rPr>
        <w:fldChar w:fldCharType="end"/>
      </w:r>
      <w:r>
        <w:rPr>
          <w:rStyle w:val="pxtk"/>
        </w:rPr>
        <w:t>West's Key Number Digest, Internal Revenue &amp;key;4045 to 4079</w:t>
      </w:r>
    </w:p>
    <w:p w14:paraId="6A59A97E" w14:textId="77777777" w:rsidR="004E0EBB" w:rsidRDefault="004E0EBB">
      <w:pPr>
        <w:pStyle w:val="pxs"/>
        <w:spacing w:before="180"/>
        <w:rPr>
          <w:sz w:val="27"/>
          <w:szCs w:val="27"/>
        </w:rPr>
      </w:pPr>
      <w:r>
        <w:rPr>
          <w:sz w:val="27"/>
          <w:szCs w:val="27"/>
        </w:rPr>
        <w:t>31:67. Request that information submitted in application for exemption be withheld from public inspection</w:t>
      </w:r>
    </w:p>
    <w:p w14:paraId="0CC82BEE" w14:textId="77777777" w:rsidR="004E0EBB" w:rsidRDefault="004E0EBB">
      <w:pPr>
        <w:pStyle w:val="pxov"/>
        <w:rPr>
          <w:vanish/>
        </w:rPr>
      </w:pPr>
      <w:r>
        <w:rPr>
          <w:vanish/>
        </w:rPr>
        <w:t>FMS</w:t>
      </w:r>
    </w:p>
    <w:p w14:paraId="764A052D" w14:textId="77777777" w:rsidR="004E0EBB" w:rsidRDefault="004E0EBB">
      <w:pPr>
        <w:pStyle w:val="pxov"/>
        <w:rPr>
          <w:vanish/>
        </w:rPr>
      </w:pPr>
      <w:r>
        <w:rPr>
          <w:vanish/>
        </w:rPr>
        <w:t>NFP</w:t>
      </w:r>
    </w:p>
    <w:p w14:paraId="10B586A3" w14:textId="77777777" w:rsidR="004E0EBB" w:rsidRDefault="004E0EBB">
      <w:pPr>
        <w:pStyle w:val="pxov"/>
        <w:rPr>
          <w:vanish/>
        </w:rPr>
      </w:pPr>
      <w:r>
        <w:rPr>
          <w:vanish/>
        </w:rPr>
        <w:t>COL</w:t>
      </w:r>
    </w:p>
    <w:p w14:paraId="1EFAD549" w14:textId="77777777" w:rsidR="004E0EBB" w:rsidRDefault="004E0EBB">
      <w:pPr>
        <w:pStyle w:val="pxov"/>
        <w:rPr>
          <w:vanish/>
        </w:rPr>
      </w:pPr>
      <w:r>
        <w:rPr>
          <w:vanish/>
        </w:rPr>
        <w:t>TXA</w:t>
      </w:r>
    </w:p>
    <w:p w14:paraId="17D52298" w14:textId="77777777" w:rsidR="004E0EBB" w:rsidRDefault="004E0EBB">
      <w:pPr>
        <w:pStyle w:val="pxov"/>
        <w:rPr>
          <w:vanish/>
        </w:rPr>
      </w:pPr>
      <w:r>
        <w:rPr>
          <w:vanish/>
        </w:rPr>
        <w:t>TFD</w:t>
      </w:r>
    </w:p>
    <w:p w14:paraId="669CE939" w14:textId="77777777" w:rsidR="004E0EBB" w:rsidRDefault="004E0EBB">
      <w:pPr>
        <w:pStyle w:val="pxov"/>
        <w:rPr>
          <w:vanish/>
        </w:rPr>
      </w:pPr>
      <w:r>
        <w:rPr>
          <w:vanish/>
        </w:rPr>
        <w:t>TF2</w:t>
      </w:r>
    </w:p>
    <w:p w14:paraId="2CAC1EE7" w14:textId="77777777" w:rsidR="004E0EBB" w:rsidRDefault="004E0EBB">
      <w:pPr>
        <w:pStyle w:val="pxov"/>
        <w:rPr>
          <w:vanish/>
        </w:rPr>
      </w:pPr>
      <w:r>
        <w:rPr>
          <w:vanish/>
        </w:rPr>
        <w:t>FCV</w:t>
      </w:r>
    </w:p>
    <w:p w14:paraId="622A4CAC" w14:textId="77777777" w:rsidR="004E0EBB" w:rsidRDefault="004E0EBB">
      <w:pPr>
        <w:pStyle w:val="pxov"/>
        <w:rPr>
          <w:vanish/>
        </w:rPr>
      </w:pPr>
      <w:r>
        <w:rPr>
          <w:vanish/>
        </w:rPr>
        <w:t>FTR</w:t>
      </w:r>
    </w:p>
    <w:p w14:paraId="0BCC4AA3" w14:textId="77777777" w:rsidR="004E0EBB" w:rsidRDefault="004E0EBB">
      <w:pPr>
        <w:pStyle w:val="pxov"/>
        <w:rPr>
          <w:vanish/>
        </w:rPr>
      </w:pPr>
      <w:r>
        <w:rPr>
          <w:vanish/>
        </w:rPr>
        <w:t>EBL</w:t>
      </w:r>
    </w:p>
    <w:p w14:paraId="37581520" w14:textId="77777777" w:rsidR="004E0EBB" w:rsidRDefault="004E0EBB">
      <w:pPr>
        <w:pStyle w:val="pxov"/>
        <w:rPr>
          <w:vanish/>
        </w:rPr>
      </w:pPr>
      <w:r>
        <w:rPr>
          <w:vanish/>
        </w:rPr>
        <w:t>TEM</w:t>
      </w:r>
    </w:p>
    <w:p w14:paraId="492F3229" w14:textId="77777777" w:rsidR="004E0EBB" w:rsidRDefault="004E0EBB">
      <w:pPr>
        <w:pStyle w:val="pxov"/>
        <w:rPr>
          <w:vanish/>
        </w:rPr>
      </w:pPr>
      <w:r>
        <w:rPr>
          <w:vanish/>
        </w:rPr>
        <w:t>MTD</w:t>
      </w:r>
    </w:p>
    <w:p w14:paraId="32A417F3"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form.fid="Ic70bc600181b11e68c12afa7f3a24041"</w:instrText>
      </w:r>
      <w:r>
        <w:fldChar w:fldCharType="end"/>
      </w:r>
      <w:r>
        <w:t xml:space="preserve">ATTACHMENT TO EXEMPTION APPLICATION OF </w:t>
      </w:r>
      <w:r>
        <w:rPr>
          <w:rStyle w:val="pxfinstr"/>
          <w:i/>
          <w:iCs/>
        </w:rPr>
        <w:t>[NAME OF ORGANIZATION]</w:t>
      </w:r>
      <w:r>
        <w:t xml:space="preserve">: INFORMATION TO BE WITHHELD FROM PUBLIC INSPECTION </w:t>
      </w:r>
    </w:p>
    <w:p w14:paraId="5C37A2F0" w14:textId="77777777" w:rsidR="004E0EBB" w:rsidRDefault="004E0EB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To: District Director</w:t>
      </w:r>
    </w:p>
    <w:p w14:paraId="5D72ACF9" w14:textId="77777777" w:rsidR="004E0EBB" w:rsidRDefault="004E0EB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Internal Revenue Service</w:t>
      </w:r>
    </w:p>
    <w:p w14:paraId="1362B9DB" w14:textId="77777777" w:rsidR="004E0EBB" w:rsidRDefault="004E0EB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[Address of office]</w:t>
      </w:r>
      <w:r>
        <w:rPr>
          <w:sz w:val="24"/>
          <w:szCs w:val="24"/>
        </w:rPr>
        <w:t xml:space="preserve">, </w:t>
      </w:r>
      <w:r>
        <w:rPr>
          <w:rStyle w:val="pxfinstr"/>
          <w:i/>
          <w:iCs/>
          <w:szCs w:val="24"/>
        </w:rPr>
        <w:t>[name of city]</w:t>
      </w:r>
      <w:r>
        <w:rPr>
          <w:sz w:val="24"/>
          <w:szCs w:val="24"/>
        </w:rPr>
        <w:t xml:space="preserve"> New York</w:t>
      </w:r>
    </w:p>
    <w:p w14:paraId="4D80C18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p.ct.id="f477b8b0b92511efa86bc22ba615bad8|69|31:67"</w:instrText>
      </w:r>
      <w:r>
        <w:fldChar w:fldCharType="end"/>
      </w:r>
      <w:r>
        <w:t xml:space="preserve">The undersigned, </w:t>
      </w:r>
      <w:r>
        <w:rPr>
          <w:rStyle w:val="pxfinstr"/>
          <w:i/>
          <w:iCs/>
        </w:rPr>
        <w:t>[name of requester]</w:t>
      </w:r>
      <w:r>
        <w:t xml:space="preserve">, on behalf of </w:t>
      </w:r>
      <w:r>
        <w:rPr>
          <w:rStyle w:val="pxfinstr"/>
          <w:i/>
          <w:iCs/>
        </w:rPr>
        <w:t>[name of organization]</w:t>
      </w:r>
      <w:r>
        <w:t xml:space="preserve">, a New York not-for-profit </w:t>
      </w:r>
      <w:r>
        <w:rPr>
          <w:rStyle w:val="pxfinstr"/>
          <w:i/>
          <w:iCs/>
        </w:rPr>
        <w:t>[specification of entity]</w:t>
      </w:r>
      <w:r>
        <w:t xml:space="preserve"> having an office at </w:t>
      </w:r>
      <w:r>
        <w:rPr>
          <w:rStyle w:val="pxfinstr"/>
          <w:i/>
          <w:iCs/>
        </w:rPr>
        <w:t>[address of organization]</w:t>
      </w:r>
      <w:r>
        <w:t xml:space="preserve">, </w:t>
      </w:r>
      <w:r>
        <w:rPr>
          <w:rStyle w:val="pxfinstr"/>
          <w:i/>
          <w:iCs/>
        </w:rPr>
        <w:t>[name of city]</w:t>
      </w:r>
      <w:r>
        <w:t xml:space="preserve">, </w:t>
      </w:r>
      <w:r>
        <w:rPr>
          <w:rStyle w:val="pxfinstr"/>
          <w:i/>
          <w:iCs/>
        </w:rPr>
        <w:t>[name of county]</w:t>
      </w:r>
      <w:r>
        <w:t xml:space="preserve">, State of New York, requests that the following information, disclosed on lines </w:t>
      </w:r>
      <w:r>
        <w:rPr>
          <w:rStyle w:val="pxfinstr"/>
          <w:i/>
          <w:iCs/>
        </w:rPr>
        <w:t>[designation of line numbers]</w:t>
      </w:r>
      <w:r>
        <w:t xml:space="preserve"> in its Application for Recognition of Exemption, be withheld from public inspection: </w:t>
      </w:r>
      <w:r>
        <w:rPr>
          <w:rStyle w:val="pxfinstr"/>
          <w:i/>
          <w:iCs/>
        </w:rPr>
        <w:t>[description of information to be withheld]</w:t>
      </w:r>
      <w:r>
        <w:t>.</w:t>
      </w:r>
    </w:p>
    <w:p w14:paraId="5F8D300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p.ct.id="f477b8b0b92511efa86bc22ba615bad8|69|31:67"</w:instrText>
      </w:r>
      <w:r>
        <w:fldChar w:fldCharType="end"/>
      </w:r>
      <w:r>
        <w:t xml:space="preserve">This request is made for the following reasons: </w:t>
      </w:r>
      <w:r>
        <w:rPr>
          <w:rStyle w:val="pxfinstr"/>
          <w:i/>
          <w:iCs/>
        </w:rPr>
        <w:t>[list of reasons for making request]</w:t>
      </w:r>
      <w:r>
        <w:t>.</w:t>
      </w:r>
    </w:p>
    <w:p w14:paraId="4677A002"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76423A0D"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request]</w:t>
      </w:r>
    </w:p>
    <w:p w14:paraId="65B9EFF1"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936EE0F"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requester]</w:t>
      </w:r>
    </w:p>
    <w:p w14:paraId="3B577271" w14:textId="77777777" w:rsidR="004E0EBB" w:rsidRDefault="004E0EBB">
      <w:pPr>
        <w:pStyle w:val="pxformnotes"/>
        <w:jc w:val="center"/>
        <w:rPr>
          <w:sz w:val="24"/>
          <w:szCs w:val="24"/>
        </w:rPr>
      </w:pPr>
      <w:r>
        <w:rPr>
          <w:rStyle w:val="pxvis"/>
          <w:rFonts w:cs="Arial"/>
          <w:bCs/>
          <w:szCs w:val="28"/>
        </w:rPr>
        <w:t>Notes to Form</w:t>
      </w:r>
    </w:p>
    <w:p w14:paraId="24CE2D59" w14:textId="77777777" w:rsidR="004E0EBB" w:rsidRDefault="004E0EBB">
      <w:pPr>
        <w:pStyle w:val="pxformnotes"/>
        <w:rPr>
          <w:sz w:val="24"/>
          <w:szCs w:val="24"/>
        </w:rPr>
      </w:pPr>
    </w:p>
    <w:p w14:paraId="14AE7013" w14:textId="77777777" w:rsidR="004E0EBB" w:rsidRDefault="004E0EBB">
      <w:pPr>
        <w:pStyle w:val="pxformnote"/>
        <w:spacing w:before="180"/>
      </w:pPr>
      <w:del w:id="1537" w:author="Cara Cardinale" w:date="2025-02-08T22:58:00Z">
        <w:r w:rsidDel="00F74B46">
          <w:delText>Drafter's Note</w:delText>
        </w:r>
      </w:del>
      <w:r>
        <w:t xml:space="preserve"> </w:t>
      </w:r>
    </w:p>
    <w:p w14:paraId="030E39F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p.ct.id="f477b8b0b92511efa86bc22ba615bad8|69|31:67"</w:instrText>
      </w:r>
      <w:r>
        <w:fldChar w:fldCharType="end"/>
      </w:r>
      <w:r>
        <w:t>Any information submitted in the application or in support of it that relates to any trade secret, patent, process, style of work, or apparatus, upon request, may be withheld from public inspection if the Commissioner determines that the disclosure of such information would adversely affect the organization. The request must:</w:t>
      </w:r>
    </w:p>
    <w:p w14:paraId="53D32B0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p.ct.id="f477b8b0b92511efa86bc22ba615bad8|69|31:67"</w:instrText>
      </w:r>
      <w:r>
        <w:fldChar w:fldCharType="end"/>
      </w:r>
      <w:r>
        <w:t xml:space="preserve">1. Identify the material to be withheld (the document, page, paragraph, and line) by clearly marking it, </w:t>
      </w:r>
      <w:r>
        <w:rPr>
          <w:vanish/>
        </w:rPr>
        <w:t>&amp;ldquo;</w:t>
      </w:r>
      <w:r>
        <w:rPr>
          <w:rStyle w:val="pxvis"/>
          <w:rFonts w:ascii="Times NewRoman" w:hAnsi="Times NewRoman"/>
          <w:b w:val="0"/>
          <w:sz w:val="24"/>
        </w:rPr>
        <w:t>“</w:t>
      </w:r>
      <w:r>
        <w:t>Not Subject to Public Inspection.</w:t>
      </w:r>
      <w:r>
        <w:rPr>
          <w:vanish/>
        </w:rPr>
        <w:t>&amp;rdquo;</w:t>
      </w:r>
      <w:r>
        <w:rPr>
          <w:rStyle w:val="pxvis"/>
          <w:rFonts w:ascii="Times NewRoman" w:hAnsi="Times NewRoman"/>
          <w:b w:val="0"/>
          <w:sz w:val="24"/>
        </w:rPr>
        <w:t>”</w:t>
      </w:r>
    </w:p>
    <w:p w14:paraId="6727558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p.ct.id="f477b8b0b92511efa86bc22ba615bad8|69|31:67"</w:instrText>
      </w:r>
      <w:r>
        <w:fldChar w:fldCharType="end"/>
      </w:r>
      <w:r>
        <w:t>2. Include the reasons for your organization's position that the information is of the type that may be withheld from public inspection.</w:t>
      </w:r>
    </w:p>
    <w:p w14:paraId="6B09420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p.ct.id="f477b8b0b92511efa86bc22ba615bad8|69|31:67"</w:instrText>
      </w:r>
      <w:r>
        <w:fldChar w:fldCharType="end"/>
      </w:r>
      <w:r>
        <w:t>3. Be filed with the office where your organization files the documents in which the material to be withheld is contained.</w:t>
      </w:r>
    </w:p>
    <w:p w14:paraId="5D362D60" w14:textId="77777777" w:rsidR="004E0EBB" w:rsidRDefault="004E0EBB">
      <w:pPr>
        <w:pStyle w:val="pxformrr"/>
        <w:rPr>
          <w:sz w:val="24"/>
          <w:szCs w:val="24"/>
        </w:rPr>
      </w:pPr>
      <w:r>
        <w:rPr>
          <w:rStyle w:val="pxvis"/>
          <w:rFonts w:cs="Arial"/>
          <w:bCs/>
          <w:szCs w:val="28"/>
        </w:rPr>
        <w:t>Research References</w:t>
      </w:r>
    </w:p>
    <w:p w14:paraId="0277B663"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tk.ref.id="I09MD26"</w:instrText>
      </w:r>
      <w:r>
        <w:rPr>
          <w:rStyle w:val="pxtk"/>
        </w:rPr>
        <w:fldChar w:fldCharType="end"/>
      </w:r>
      <w:r>
        <w:rPr>
          <w:rStyle w:val="pxtk"/>
        </w:rPr>
        <w:t>West's Key Number Digest, Internal Revenue &amp;key;4045 to 4079</w:t>
      </w:r>
    </w:p>
    <w:p w14:paraId="459CA6C4" w14:textId="77777777" w:rsidR="004E0EBB" w:rsidRDefault="004E0EBB">
      <w:pPr>
        <w:pStyle w:val="pxformrrp"/>
      </w:pPr>
      <w:r>
        <w:t xml:space="preserve"> </w:t>
      </w:r>
      <w:r>
        <w:rPr>
          <w:rStyle w:val="pxvis"/>
          <w:rFonts w:ascii="Times NewRoman" w:hAnsi="Times NewRoman"/>
          <w:b w:val="0"/>
          <w:sz w:val="24"/>
        </w:rPr>
        <w:tab/>
      </w:r>
      <w:r>
        <w:t xml:space="preserve">Disclosure requirements, </w:t>
      </w:r>
      <w:r>
        <w:rPr>
          <w:rStyle w:val="pxrc"/>
          <w:color w:val="FF0000"/>
          <w:sz w:val="20"/>
          <w:szCs w:val="20"/>
          <w:vertAlign w:val="superscript"/>
        </w:rPr>
        <w:t>►</w:t>
      </w:r>
      <w:r>
        <w:rPr>
          <w:rStyle w:val="pxrc"/>
        </w:rPr>
        <w:fldChar w:fldCharType="begin"/>
      </w:r>
      <w:r>
        <w:rPr>
          <w:rStyle w:val="pxrc"/>
        </w:rPr>
        <w:instrText>rc.ref.id="I09MD7U"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10:58</w:t>
      </w:r>
    </w:p>
    <w:p w14:paraId="25B68CE4" w14:textId="77777777" w:rsidR="004E0EBB" w:rsidRDefault="004E0EBB">
      <w:pPr>
        <w:pStyle w:val="pxs"/>
        <w:spacing w:before="180"/>
        <w:rPr>
          <w:sz w:val="27"/>
          <w:szCs w:val="27"/>
        </w:rPr>
      </w:pPr>
      <w:r>
        <w:rPr>
          <w:sz w:val="27"/>
          <w:szCs w:val="27"/>
        </w:rPr>
        <w:t>31:68. Request for extension of time in which to file application for exemption from federal income taxation</w:t>
      </w:r>
    </w:p>
    <w:p w14:paraId="6747CF95" w14:textId="77777777" w:rsidR="004E0EBB" w:rsidRDefault="004E0EBB">
      <w:pPr>
        <w:pStyle w:val="pxov"/>
        <w:rPr>
          <w:vanish/>
        </w:rPr>
      </w:pPr>
      <w:r>
        <w:rPr>
          <w:vanish/>
        </w:rPr>
        <w:t>FMS</w:t>
      </w:r>
    </w:p>
    <w:p w14:paraId="48F36F47" w14:textId="77777777" w:rsidR="004E0EBB" w:rsidRDefault="004E0EBB">
      <w:pPr>
        <w:pStyle w:val="pxov"/>
        <w:rPr>
          <w:vanish/>
        </w:rPr>
      </w:pPr>
      <w:r>
        <w:rPr>
          <w:vanish/>
        </w:rPr>
        <w:t>NFP</w:t>
      </w:r>
    </w:p>
    <w:p w14:paraId="3E00E311" w14:textId="77777777" w:rsidR="004E0EBB" w:rsidRDefault="004E0EBB">
      <w:pPr>
        <w:pStyle w:val="pxov"/>
        <w:rPr>
          <w:vanish/>
        </w:rPr>
      </w:pPr>
      <w:r>
        <w:rPr>
          <w:vanish/>
        </w:rPr>
        <w:t>COL</w:t>
      </w:r>
    </w:p>
    <w:p w14:paraId="4313C8B6" w14:textId="77777777" w:rsidR="004E0EBB" w:rsidRDefault="004E0EBB">
      <w:pPr>
        <w:pStyle w:val="pxov"/>
        <w:rPr>
          <w:vanish/>
        </w:rPr>
      </w:pPr>
      <w:r>
        <w:rPr>
          <w:vanish/>
        </w:rPr>
        <w:t>TXA</w:t>
      </w:r>
    </w:p>
    <w:p w14:paraId="6907B72C" w14:textId="77777777" w:rsidR="004E0EBB" w:rsidRDefault="004E0EBB">
      <w:pPr>
        <w:pStyle w:val="pxov"/>
        <w:rPr>
          <w:vanish/>
        </w:rPr>
      </w:pPr>
      <w:r>
        <w:rPr>
          <w:vanish/>
        </w:rPr>
        <w:t>TFD</w:t>
      </w:r>
    </w:p>
    <w:p w14:paraId="680AF0A5" w14:textId="77777777" w:rsidR="004E0EBB" w:rsidRDefault="004E0EBB">
      <w:pPr>
        <w:pStyle w:val="pxov"/>
        <w:rPr>
          <w:vanish/>
        </w:rPr>
      </w:pPr>
      <w:r>
        <w:rPr>
          <w:vanish/>
        </w:rPr>
        <w:t>TF2</w:t>
      </w:r>
    </w:p>
    <w:p w14:paraId="06BEC5BB" w14:textId="77777777" w:rsidR="004E0EBB" w:rsidRDefault="004E0EBB">
      <w:pPr>
        <w:pStyle w:val="pxov"/>
        <w:rPr>
          <w:vanish/>
        </w:rPr>
      </w:pPr>
      <w:r>
        <w:rPr>
          <w:vanish/>
        </w:rPr>
        <w:t>FCV</w:t>
      </w:r>
    </w:p>
    <w:p w14:paraId="5FB45DF7" w14:textId="77777777" w:rsidR="004E0EBB" w:rsidRDefault="004E0EBB">
      <w:pPr>
        <w:pStyle w:val="pxov"/>
        <w:rPr>
          <w:vanish/>
        </w:rPr>
      </w:pPr>
      <w:r>
        <w:rPr>
          <w:vanish/>
        </w:rPr>
        <w:t>FTR</w:t>
      </w:r>
    </w:p>
    <w:p w14:paraId="2585AE10" w14:textId="77777777" w:rsidR="004E0EBB" w:rsidRDefault="004E0EBB">
      <w:pPr>
        <w:pStyle w:val="pxov"/>
        <w:rPr>
          <w:vanish/>
        </w:rPr>
      </w:pPr>
      <w:r>
        <w:rPr>
          <w:vanish/>
        </w:rPr>
        <w:t>EBL</w:t>
      </w:r>
    </w:p>
    <w:p w14:paraId="147373C8" w14:textId="77777777" w:rsidR="004E0EBB" w:rsidRDefault="004E0EBB">
      <w:pPr>
        <w:pStyle w:val="pxov"/>
        <w:rPr>
          <w:vanish/>
        </w:rPr>
      </w:pPr>
      <w:r>
        <w:rPr>
          <w:vanish/>
        </w:rPr>
        <w:t>TEM</w:t>
      </w:r>
    </w:p>
    <w:p w14:paraId="2C2D7C93" w14:textId="77777777" w:rsidR="004E0EBB" w:rsidRDefault="004E0EBB">
      <w:pPr>
        <w:pStyle w:val="pxov"/>
        <w:rPr>
          <w:vanish/>
        </w:rPr>
      </w:pPr>
      <w:r>
        <w:rPr>
          <w:vanish/>
        </w:rPr>
        <w:t>MTD</w:t>
      </w:r>
    </w:p>
    <w:p w14:paraId="6810E0BA" w14:textId="77777777" w:rsidR="004E0EBB" w:rsidRDefault="004E0EB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form.fid="Ic70bed10181b11e68c12afa7f3a24041"</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To: District Director</w:t>
      </w:r>
    </w:p>
    <w:p w14:paraId="6A8A2ACA" w14:textId="77777777" w:rsidR="004E0EBB" w:rsidRDefault="004E0EB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Internal Revenue Service</w:t>
      </w:r>
    </w:p>
    <w:p w14:paraId="519884D0" w14:textId="77777777" w:rsidR="004E0EBB" w:rsidRDefault="004E0EB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[Address of office]</w:t>
      </w:r>
    </w:p>
    <w:p w14:paraId="632BFBF2" w14:textId="77777777" w:rsidR="004E0EBB" w:rsidRDefault="004E0EBB">
      <w:pPr>
        <w:pStyle w:val="pxformfcapfvs"/>
      </w:pPr>
      <w:r>
        <w:rPr>
          <w:color w:val="FF0000"/>
          <w:sz w:val="20"/>
          <w:szCs w:val="20"/>
          <w:vertAlign w:val="superscript"/>
        </w:rPr>
        <w:t>►</w:t>
      </w:r>
      <w:r>
        <w:fldChar w:fldCharType="begin"/>
      </w:r>
      <w:r>
        <w:instrText>fvs.amt="1"</w:instrText>
      </w:r>
      <w:r>
        <w:fldChar w:fldCharType="end"/>
      </w:r>
    </w:p>
    <w:p w14:paraId="296D71B2" w14:textId="77777777" w:rsidR="004E0EBB" w:rsidRDefault="004E0EB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Re: </w:t>
      </w:r>
      <w:r>
        <w:rPr>
          <w:rStyle w:val="pxfinstr"/>
          <w:i/>
          <w:iCs/>
          <w:szCs w:val="24"/>
        </w:rPr>
        <w:t>[Name of organization]</w:t>
      </w:r>
    </w:p>
    <w:p w14:paraId="66AF7A07"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74E93981"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Dear </w:t>
      </w:r>
      <w:r>
        <w:rPr>
          <w:rStyle w:val="pxfinstr"/>
          <w:i/>
          <w:iCs/>
          <w:szCs w:val="24"/>
        </w:rPr>
        <w:t>[Sir/Madam]</w:t>
      </w:r>
      <w:r>
        <w:rPr>
          <w:sz w:val="24"/>
          <w:szCs w:val="24"/>
        </w:rPr>
        <w:t>:</w:t>
      </w:r>
    </w:p>
    <w:p w14:paraId="324FF75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p.ct.id="f477b8b0b92511efa86bc22ba615bad8|70|31:68"</w:instrText>
      </w:r>
      <w:r>
        <w:fldChar w:fldCharType="end"/>
      </w:r>
      <w:r>
        <w:t xml:space="preserve">Request is hereby made, pursuant to </w:t>
      </w:r>
      <w:r>
        <w:rPr>
          <w:rStyle w:val="pxst"/>
          <w:color w:val="FF0000"/>
          <w:sz w:val="20"/>
          <w:szCs w:val="20"/>
          <w:vertAlign w:val="superscript"/>
        </w:rPr>
        <w:t>►</w:t>
      </w:r>
      <w:r>
        <w:rPr>
          <w:rStyle w:val="pxst"/>
        </w:rPr>
        <w:fldChar w:fldCharType="begin"/>
      </w:r>
      <w:r>
        <w:rPr>
          <w:rStyle w:val="pxst"/>
        </w:rPr>
        <w:instrText>st.ref.id="I09P6CQ"</w:instrText>
      </w:r>
      <w:r>
        <w:rPr>
          <w:rStyle w:val="pxst"/>
        </w:rPr>
        <w:fldChar w:fldCharType="end"/>
      </w:r>
      <w:r>
        <w:rPr>
          <w:rStyle w:val="pxst"/>
        </w:rPr>
        <w:t>Title 26 of the Code of Federal Regulations, Section 1.508-1</w:t>
      </w:r>
      <w:del w:id="1538" w:author="Cara Cardinale" w:date="2025-02-19T13:56:00Z">
        <w:r w:rsidDel="00B1635E">
          <w:rPr>
            <w:rStyle w:val="pxst"/>
          </w:rPr>
          <w:delText>T</w:delText>
        </w:r>
      </w:del>
      <w:r>
        <w:rPr>
          <w:rStyle w:val="pxst"/>
        </w:rPr>
        <w:t>(a)(2)(i)</w:t>
      </w:r>
      <w:r>
        <w:t xml:space="preserve">, for an extension of time during which to file an Application for Recognition of Exemption (Form 1023) with respect to the above </w:t>
      </w:r>
      <w:r>
        <w:rPr>
          <w:rStyle w:val="pxfinstr"/>
          <w:i/>
          <w:iCs/>
        </w:rPr>
        <w:t>[name of organization]</w:t>
      </w:r>
      <w:r>
        <w:t xml:space="preserve">, organized on </w:t>
      </w:r>
      <w:r>
        <w:rPr>
          <w:rStyle w:val="pxfinstr"/>
          <w:i/>
          <w:iCs/>
        </w:rPr>
        <w:t>[date of organization]</w:t>
      </w:r>
      <w:r>
        <w:t>, under the laws of the State of New York.</w:t>
      </w:r>
    </w:p>
    <w:p w14:paraId="40D0604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p.ct.id="f477b8b0b92511efa86bc22ba615bad8|70|31:68"</w:instrText>
      </w:r>
      <w:r>
        <w:fldChar w:fldCharType="end"/>
      </w:r>
      <w:r>
        <w:t xml:space="preserve">The reason for this request is </w:t>
      </w:r>
      <w:r>
        <w:rPr>
          <w:rStyle w:val="pxfinstr"/>
          <w:i/>
          <w:iCs/>
        </w:rPr>
        <w:t>[statement of reasons for making request]</w:t>
      </w:r>
      <w:r>
        <w:t>.</w:t>
      </w:r>
    </w:p>
    <w:p w14:paraId="1509786E"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275DCD22"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request]</w:t>
      </w:r>
    </w:p>
    <w:p w14:paraId="54935B88"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42B4381"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requester]</w:t>
      </w:r>
    </w:p>
    <w:p w14:paraId="7AC97032" w14:textId="77777777" w:rsidR="004E0EBB" w:rsidRDefault="004E0EBB">
      <w:pPr>
        <w:pStyle w:val="pxformnotes"/>
        <w:jc w:val="center"/>
        <w:rPr>
          <w:sz w:val="24"/>
          <w:szCs w:val="24"/>
        </w:rPr>
      </w:pPr>
      <w:r>
        <w:rPr>
          <w:rStyle w:val="pxvis"/>
          <w:rFonts w:cs="Arial"/>
          <w:bCs/>
          <w:szCs w:val="28"/>
        </w:rPr>
        <w:t>Notes to Form</w:t>
      </w:r>
    </w:p>
    <w:p w14:paraId="1CE2212E" w14:textId="77777777" w:rsidR="004E0EBB" w:rsidRDefault="004E0EBB">
      <w:pPr>
        <w:pStyle w:val="pxformnotes"/>
        <w:rPr>
          <w:sz w:val="24"/>
          <w:szCs w:val="24"/>
        </w:rPr>
      </w:pPr>
    </w:p>
    <w:p w14:paraId="2A1FB4A9" w14:textId="77777777" w:rsidR="004E0EBB" w:rsidRDefault="004E0EBB">
      <w:pPr>
        <w:pStyle w:val="pxformnote"/>
        <w:spacing w:before="180"/>
      </w:pPr>
      <w:r>
        <w:t xml:space="preserve">Tax Notes </w:t>
      </w:r>
    </w:p>
    <w:p w14:paraId="1D626DC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p.ct.id="f477b8b0b92511efa86bc22ba615bad8|70|31:68"</w:instrText>
      </w:r>
      <w:r>
        <w:fldChar w:fldCharType="end"/>
      </w:r>
      <w:r>
        <w:t xml:space="preserve">An organization seeking tax exemption under </w:t>
      </w:r>
      <w:r>
        <w:rPr>
          <w:rStyle w:val="pxst"/>
          <w:color w:val="FF0000"/>
          <w:sz w:val="20"/>
          <w:szCs w:val="20"/>
          <w:vertAlign w:val="superscript"/>
        </w:rPr>
        <w:t>►</w:t>
      </w:r>
      <w:r>
        <w:rPr>
          <w:rStyle w:val="pxst"/>
        </w:rPr>
        <w:fldChar w:fldCharType="begin"/>
      </w:r>
      <w:r>
        <w:rPr>
          <w:rStyle w:val="pxst"/>
        </w:rPr>
        <w:instrText>st.ref.id="I09RZHM"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 xml:space="preserve">--charitable, religious, educational, etc. organizations--must notify the Internal Revenue Service that it considers itself exempt within 15 months of organization. </w:t>
      </w:r>
      <w:r>
        <w:rPr>
          <w:rStyle w:val="pxst"/>
          <w:color w:val="FF0000"/>
          <w:sz w:val="20"/>
          <w:szCs w:val="20"/>
          <w:vertAlign w:val="superscript"/>
        </w:rPr>
        <w:t>►</w:t>
      </w:r>
      <w:r>
        <w:rPr>
          <w:rStyle w:val="pxst"/>
        </w:rPr>
        <w:fldChar w:fldCharType="begin"/>
      </w:r>
      <w:r>
        <w:rPr>
          <w:rStyle w:val="pxst"/>
        </w:rPr>
        <w:instrText>st.ref.id="I09USMI"</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1.508-1</w:t>
      </w:r>
      <w:del w:id="1539" w:author="Cara Cardinale" w:date="2025-02-19T13:56:00Z">
        <w:r w:rsidDel="00B1635E">
          <w:rPr>
            <w:rStyle w:val="pxst"/>
          </w:rPr>
          <w:delText>T</w:delText>
        </w:r>
      </w:del>
      <w:r>
        <w:rPr>
          <w:rStyle w:val="pxst"/>
        </w:rPr>
        <w:t>(a)(2)</w:t>
      </w:r>
      <w:r>
        <w:t xml:space="preserve">. This requirement does not apply to churches, church organizations, or organizations (other than private foundations) with normal receipts of less than $5,000 a year. </w:t>
      </w:r>
      <w:r>
        <w:rPr>
          <w:rStyle w:val="pxst"/>
          <w:color w:val="FF0000"/>
          <w:sz w:val="20"/>
          <w:szCs w:val="20"/>
          <w:vertAlign w:val="superscript"/>
        </w:rPr>
        <w:t>►</w:t>
      </w:r>
      <w:r>
        <w:rPr>
          <w:rStyle w:val="pxst"/>
        </w:rPr>
        <w:fldChar w:fldCharType="begin"/>
      </w:r>
      <w:r>
        <w:rPr>
          <w:rStyle w:val="pxst"/>
        </w:rPr>
        <w:instrText>st.ref.id="I09MD7W"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508(c)</w:t>
      </w:r>
      <w:r>
        <w:t xml:space="preserve">. The above form is a request that this 15-month period be extended and is allowed under the regulation cited. (See also </w:t>
      </w:r>
      <w:r>
        <w:rPr>
          <w:rStyle w:val="pxcc"/>
          <w:color w:val="FF0000"/>
          <w:sz w:val="20"/>
          <w:szCs w:val="20"/>
          <w:vertAlign w:val="superscript"/>
        </w:rPr>
        <w:t>►</w:t>
      </w:r>
      <w:r>
        <w:rPr>
          <w:rStyle w:val="pxcc"/>
        </w:rPr>
        <w:fldChar w:fldCharType="begin"/>
      </w:r>
      <w:r>
        <w:rPr>
          <w:rStyle w:val="pxcc"/>
        </w:rPr>
        <w:instrText>cc.ref.id="I09P6CS"</w:instrText>
      </w:r>
      <w:r>
        <w:rPr>
          <w:rStyle w:val="pxcc"/>
        </w:rPr>
        <w:fldChar w:fldCharType="end"/>
      </w:r>
      <w:r>
        <w:rPr>
          <w:rStyle w:val="pxcc"/>
        </w:rPr>
        <w:t>National Paralegal Inst. Coalition v. C.I.R., T.C. Memo. 2005-293, T.C.M. (RIA) P 2005-293 (2005)</w:t>
      </w:r>
      <w:r>
        <w:t>, where the Service reviews procedural aspects of filing Form 1023).</w:t>
      </w:r>
    </w:p>
    <w:p w14:paraId="641AD9A3" w14:textId="77777777" w:rsidR="004E0EBB" w:rsidRDefault="004E0EBB">
      <w:pPr>
        <w:pStyle w:val="pxformrr"/>
        <w:rPr>
          <w:sz w:val="24"/>
          <w:szCs w:val="24"/>
        </w:rPr>
      </w:pPr>
      <w:r>
        <w:rPr>
          <w:rStyle w:val="pxvis"/>
          <w:rFonts w:cs="Arial"/>
          <w:bCs/>
          <w:szCs w:val="28"/>
        </w:rPr>
        <w:t>Research References</w:t>
      </w:r>
    </w:p>
    <w:p w14:paraId="751C3AB2"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tk.ref.id="I09MD7Z"</w:instrText>
      </w:r>
      <w:r>
        <w:rPr>
          <w:rStyle w:val="pxtk"/>
        </w:rPr>
        <w:fldChar w:fldCharType="end"/>
      </w:r>
      <w:r>
        <w:rPr>
          <w:rStyle w:val="pxtk"/>
        </w:rPr>
        <w:t>West's Key Number Digest, Internal Revenue &amp;key;4045 to 4079</w:t>
      </w:r>
    </w:p>
    <w:p w14:paraId="5704C1DD" w14:textId="77777777" w:rsidR="004E0EBB" w:rsidRDefault="004E0EBB">
      <w:pPr>
        <w:pStyle w:val="pxformrrp"/>
      </w:pPr>
      <w:r>
        <w:t xml:space="preserve"> </w:t>
      </w:r>
      <w:r>
        <w:rPr>
          <w:rStyle w:val="pxvis"/>
          <w:rFonts w:ascii="Times NewRoman" w:hAnsi="Times NewRoman"/>
          <w:b w:val="0"/>
          <w:sz w:val="24"/>
        </w:rPr>
        <w:tab/>
      </w:r>
      <w:r>
        <w:t xml:space="preserve">Application by a charitable organization for determination of exempt status, </w:t>
      </w:r>
      <w:r>
        <w:rPr>
          <w:rStyle w:val="pxrc"/>
          <w:color w:val="FF0000"/>
          <w:sz w:val="20"/>
          <w:szCs w:val="20"/>
          <w:vertAlign w:val="superscript"/>
        </w:rPr>
        <w:t>►</w:t>
      </w:r>
      <w:r>
        <w:rPr>
          <w:rStyle w:val="pxrc"/>
        </w:rPr>
        <w:fldChar w:fldCharType="begin"/>
      </w:r>
      <w:r>
        <w:rPr>
          <w:rStyle w:val="pxrc"/>
        </w:rPr>
        <w:instrText>rc.ref.id="I09P6CV"</w:instrText>
      </w:r>
      <w:r>
        <w:rPr>
          <w:rStyle w:val="pxrc"/>
        </w:rPr>
        <w:fldChar w:fldCharType="end"/>
      </w:r>
      <w:r>
        <w:rPr>
          <w:rStyle w:val="pxrc"/>
        </w:rPr>
        <w:t>RIA Federal Tax Coordinator 2d</w:t>
      </w:r>
      <w:ins w:id="1540" w:author="Cara Cardinale" w:date="2025-02-19T13:58:00Z">
        <w:r w:rsidR="00B1635E">
          <w:rPr>
            <w:rStyle w:val="pxrc"/>
          </w:rPr>
          <w:t xml:space="preserve"> </w:t>
        </w:r>
      </w:ins>
      <w:del w:id="1541" w:author="Cara Cardinale" w:date="2025-02-19T13:57:00Z">
        <w:r w:rsidDel="00B1635E">
          <w:rPr>
            <w:rStyle w:val="pxrc"/>
          </w:rPr>
          <w:delText>,</w:delText>
        </w:r>
      </w:del>
      <w:del w:id="1542" w:author="Cara Cardinale" w:date="2025-02-19T13:58:00Z">
        <w:r w:rsidDel="00B1635E">
          <w:rPr>
            <w:rStyle w:val="pxrc"/>
          </w:rPr>
          <w:delText xml:space="preserve"> Private Foundations </w:delText>
        </w:r>
      </w:del>
      <w:r>
        <w:rPr>
          <w:rStyle w:val="pxrc"/>
        </w:rPr>
        <w:t>&amp;pp;D-4000 et seq.</w:t>
      </w:r>
    </w:p>
    <w:p w14:paraId="6C8E1738" w14:textId="77777777" w:rsidR="004E0EBB" w:rsidRDefault="004E0EBB">
      <w:pPr>
        <w:pStyle w:val="pxformrrp"/>
      </w:pPr>
      <w:r>
        <w:t xml:space="preserve"> </w:t>
      </w:r>
      <w:r>
        <w:rPr>
          <w:rStyle w:val="pxvis"/>
          <w:rFonts w:ascii="Times NewRoman" w:hAnsi="Times NewRoman"/>
          <w:b w:val="0"/>
          <w:sz w:val="24"/>
        </w:rPr>
        <w:tab/>
      </w:r>
      <w:r>
        <w:t xml:space="preserve">Application for exempt status, </w:t>
      </w:r>
      <w:r>
        <w:rPr>
          <w:rStyle w:val="pxrc"/>
          <w:color w:val="FF0000"/>
          <w:sz w:val="20"/>
          <w:szCs w:val="20"/>
          <w:vertAlign w:val="superscript"/>
        </w:rPr>
        <w:t>►</w:t>
      </w:r>
      <w:r>
        <w:rPr>
          <w:rStyle w:val="pxrc"/>
        </w:rPr>
        <w:fldChar w:fldCharType="begin"/>
      </w:r>
      <w:r>
        <w:rPr>
          <w:rStyle w:val="pxrc"/>
        </w:rPr>
        <w:instrText>rc.ref.id="I09RZHR"</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10:57</w:t>
      </w:r>
    </w:p>
    <w:p w14:paraId="221DBAAE" w14:textId="77777777" w:rsidR="004E0EBB" w:rsidRPr="00B1635E" w:rsidRDefault="004E0EBB">
      <w:pPr>
        <w:pStyle w:val="pxs"/>
        <w:spacing w:before="180"/>
        <w:rPr>
          <w:sz w:val="27"/>
          <w:szCs w:val="27"/>
        </w:rPr>
      </w:pPr>
      <w:r w:rsidRPr="00B1635E">
        <w:rPr>
          <w:sz w:val="27"/>
          <w:szCs w:val="27"/>
        </w:rPr>
        <w:t>31:69. Notice of availability of private foundation's annual return</w:t>
      </w:r>
    </w:p>
    <w:p w14:paraId="698F5816" w14:textId="77777777" w:rsidR="004E0EBB" w:rsidRPr="00B1635E" w:rsidRDefault="004E0EBB">
      <w:pPr>
        <w:pStyle w:val="pxov"/>
        <w:rPr>
          <w:vanish/>
        </w:rPr>
      </w:pPr>
      <w:r w:rsidRPr="00B1635E">
        <w:rPr>
          <w:vanish/>
        </w:rPr>
        <w:t>FMS</w:t>
      </w:r>
    </w:p>
    <w:p w14:paraId="3B332AA5" w14:textId="77777777" w:rsidR="004E0EBB" w:rsidRPr="00B1635E" w:rsidRDefault="004E0EBB">
      <w:pPr>
        <w:pStyle w:val="pxov"/>
        <w:rPr>
          <w:vanish/>
        </w:rPr>
      </w:pPr>
      <w:r w:rsidRPr="00B1635E">
        <w:rPr>
          <w:vanish/>
        </w:rPr>
        <w:t>NFP</w:t>
      </w:r>
    </w:p>
    <w:p w14:paraId="34F7CFF0" w14:textId="77777777" w:rsidR="004E0EBB" w:rsidRPr="00B1635E" w:rsidRDefault="004E0EBB">
      <w:pPr>
        <w:pStyle w:val="pxov"/>
        <w:rPr>
          <w:vanish/>
        </w:rPr>
      </w:pPr>
      <w:r w:rsidRPr="00B1635E">
        <w:rPr>
          <w:vanish/>
        </w:rPr>
        <w:t>COL</w:t>
      </w:r>
    </w:p>
    <w:p w14:paraId="21F0F56B" w14:textId="77777777" w:rsidR="004E0EBB" w:rsidRPr="00B1635E" w:rsidRDefault="004E0EBB">
      <w:pPr>
        <w:pStyle w:val="pxov"/>
        <w:rPr>
          <w:vanish/>
        </w:rPr>
      </w:pPr>
      <w:r w:rsidRPr="00B1635E">
        <w:rPr>
          <w:vanish/>
        </w:rPr>
        <w:t>TXA</w:t>
      </w:r>
    </w:p>
    <w:p w14:paraId="3403CB6F" w14:textId="77777777" w:rsidR="004E0EBB" w:rsidRPr="00B1635E" w:rsidRDefault="004E0EBB">
      <w:pPr>
        <w:pStyle w:val="pxov"/>
        <w:rPr>
          <w:vanish/>
        </w:rPr>
      </w:pPr>
      <w:r w:rsidRPr="00B1635E">
        <w:rPr>
          <w:vanish/>
        </w:rPr>
        <w:t>TFD</w:t>
      </w:r>
    </w:p>
    <w:p w14:paraId="10A038B2" w14:textId="77777777" w:rsidR="004E0EBB" w:rsidRPr="00B1635E" w:rsidRDefault="004E0EBB">
      <w:pPr>
        <w:pStyle w:val="pxov"/>
        <w:rPr>
          <w:vanish/>
        </w:rPr>
      </w:pPr>
      <w:r w:rsidRPr="00B1635E">
        <w:rPr>
          <w:vanish/>
        </w:rPr>
        <w:t>TF2</w:t>
      </w:r>
    </w:p>
    <w:p w14:paraId="6DABB032" w14:textId="77777777" w:rsidR="004E0EBB" w:rsidRPr="00B1635E" w:rsidRDefault="004E0EBB">
      <w:pPr>
        <w:pStyle w:val="pxov"/>
        <w:rPr>
          <w:vanish/>
        </w:rPr>
      </w:pPr>
      <w:r w:rsidRPr="00B1635E">
        <w:rPr>
          <w:vanish/>
        </w:rPr>
        <w:t>FCV</w:t>
      </w:r>
    </w:p>
    <w:p w14:paraId="6E935C75" w14:textId="77777777" w:rsidR="004E0EBB" w:rsidRPr="00B1635E" w:rsidRDefault="004E0EBB">
      <w:pPr>
        <w:pStyle w:val="pxov"/>
        <w:rPr>
          <w:vanish/>
        </w:rPr>
      </w:pPr>
      <w:r w:rsidRPr="00B1635E">
        <w:rPr>
          <w:vanish/>
        </w:rPr>
        <w:t>FTR</w:t>
      </w:r>
    </w:p>
    <w:p w14:paraId="264EDCBB" w14:textId="77777777" w:rsidR="004E0EBB" w:rsidRPr="00B1635E" w:rsidRDefault="004E0EBB">
      <w:pPr>
        <w:pStyle w:val="pxov"/>
        <w:rPr>
          <w:vanish/>
        </w:rPr>
      </w:pPr>
      <w:r w:rsidRPr="00B1635E">
        <w:rPr>
          <w:vanish/>
        </w:rPr>
        <w:t>EBL</w:t>
      </w:r>
    </w:p>
    <w:p w14:paraId="3A76BEE3" w14:textId="77777777" w:rsidR="004E0EBB" w:rsidRPr="00B1635E" w:rsidRDefault="004E0EBB">
      <w:pPr>
        <w:pStyle w:val="pxov"/>
        <w:rPr>
          <w:vanish/>
        </w:rPr>
      </w:pPr>
      <w:r w:rsidRPr="00B1635E">
        <w:rPr>
          <w:vanish/>
        </w:rPr>
        <w:t>TEM</w:t>
      </w:r>
    </w:p>
    <w:p w14:paraId="7885D2D8" w14:textId="77777777" w:rsidR="004E0EBB" w:rsidRPr="00B1635E" w:rsidRDefault="004E0EBB">
      <w:pPr>
        <w:pStyle w:val="pxov"/>
        <w:rPr>
          <w:vanish/>
        </w:rPr>
      </w:pPr>
      <w:r w:rsidRPr="00B1635E">
        <w:rPr>
          <w:vanish/>
        </w:rPr>
        <w:t>MTD</w:t>
      </w:r>
    </w:p>
    <w:p w14:paraId="40F69424" w14:textId="77777777" w:rsidR="004E0EBB" w:rsidRPr="00B1635E" w:rsidRDefault="004E0EBB">
      <w:pPr>
        <w:pStyle w:val="pxformp"/>
      </w:pPr>
      <w:r w:rsidRPr="00B1635E">
        <w:t xml:space="preserve"> </w:t>
      </w:r>
      <w:r w:rsidRPr="00B1635E">
        <w:rPr>
          <w:rStyle w:val="pxvis"/>
          <w:rFonts w:ascii="Times NewRoman" w:hAnsi="Times NewRoman"/>
          <w:b w:val="0"/>
          <w:sz w:val="24"/>
        </w:rPr>
        <w:tab/>
      </w:r>
      <w:r w:rsidRPr="00B1635E">
        <w:rPr>
          <w:color w:val="FF0000"/>
          <w:sz w:val="20"/>
          <w:szCs w:val="20"/>
          <w:vertAlign w:val="superscript"/>
        </w:rPr>
        <w:t>►</w:t>
      </w:r>
      <w:r w:rsidRPr="00B1635E">
        <w:fldChar w:fldCharType="begin"/>
      </w:r>
      <w:r w:rsidRPr="00B1635E">
        <w:instrText>form.du="0"</w:instrText>
      </w:r>
      <w:r w:rsidRPr="00B1635E">
        <w:fldChar w:fldCharType="end"/>
      </w:r>
      <w:r w:rsidRPr="00B1635E">
        <w:fldChar w:fldCharType="begin"/>
      </w:r>
      <w:r w:rsidRPr="00B1635E">
        <w:instrText>form.fid="Ic70c1420181b11e68c12afa7f3a24041"</w:instrText>
      </w:r>
      <w:r w:rsidRPr="00B1635E">
        <w:fldChar w:fldCharType="end"/>
      </w:r>
      <w:r w:rsidRPr="00B1635E">
        <w:rPr>
          <w:color w:val="FF0000"/>
          <w:sz w:val="20"/>
          <w:szCs w:val="20"/>
          <w:vertAlign w:val="superscript"/>
        </w:rPr>
        <w:t>►</w:t>
      </w:r>
      <w:r w:rsidRPr="00B1635E">
        <w:fldChar w:fldCharType="begin"/>
      </w:r>
      <w:r w:rsidRPr="00B1635E">
        <w:instrText>p.ct.id="f477b8b0b92511efa86bc22ba615bad8|71|31:69"</w:instrText>
      </w:r>
      <w:r w:rsidRPr="00B1635E">
        <w:fldChar w:fldCharType="end"/>
      </w:r>
      <w:r w:rsidRPr="00B1635E">
        <w:t xml:space="preserve">The annual return for </w:t>
      </w:r>
      <w:r w:rsidRPr="00B1635E">
        <w:rPr>
          <w:rStyle w:val="pxfinstr"/>
          <w:i/>
          <w:iCs/>
        </w:rPr>
        <w:t>[name of foundation]</w:t>
      </w:r>
      <w:r w:rsidRPr="00B1635E">
        <w:t xml:space="preserve"> for the </w:t>
      </w:r>
      <w:r w:rsidRPr="00B1635E">
        <w:rPr>
          <w:rStyle w:val="pxfinstr"/>
          <w:i/>
          <w:iCs/>
        </w:rPr>
        <w:t>[fiscal/calendar]</w:t>
      </w:r>
      <w:r w:rsidRPr="00B1635E">
        <w:t xml:space="preserve"> year ending </w:t>
      </w:r>
      <w:r w:rsidRPr="00B1635E">
        <w:rPr>
          <w:rStyle w:val="pxfinstr"/>
          <w:i/>
          <w:iCs/>
        </w:rPr>
        <w:t>[end date of year]</w:t>
      </w:r>
      <w:r w:rsidRPr="00B1635E">
        <w:t xml:space="preserve"> is available for public inspection during regular business hours by any interested individual at the Foundation's principal office located at </w:t>
      </w:r>
      <w:r w:rsidRPr="00B1635E">
        <w:rPr>
          <w:rStyle w:val="pxfinstr"/>
          <w:i/>
          <w:iCs/>
        </w:rPr>
        <w:t>[office address of foundation]</w:t>
      </w:r>
      <w:r w:rsidRPr="00B1635E">
        <w:t xml:space="preserve">, </w:t>
      </w:r>
      <w:r w:rsidRPr="00B1635E">
        <w:rPr>
          <w:rStyle w:val="pxfinstr"/>
          <w:i/>
          <w:iCs/>
        </w:rPr>
        <w:t>[name of city]</w:t>
      </w:r>
      <w:r w:rsidRPr="00B1635E">
        <w:t xml:space="preserve">, </w:t>
      </w:r>
      <w:r w:rsidRPr="00B1635E">
        <w:rPr>
          <w:rStyle w:val="pxfinstr"/>
          <w:i/>
          <w:iCs/>
        </w:rPr>
        <w:t>[name of county]</w:t>
      </w:r>
      <w:r w:rsidRPr="00B1635E">
        <w:t xml:space="preserve">, </w:t>
      </w:r>
      <w:r w:rsidRPr="00B1635E">
        <w:rPr>
          <w:rStyle w:val="pxfinstr"/>
          <w:i/>
          <w:iCs/>
        </w:rPr>
        <w:t>[name of state]</w:t>
      </w:r>
      <w:r w:rsidRPr="00B1635E">
        <w:t xml:space="preserve">, </w:t>
      </w:r>
      <w:r w:rsidRPr="00B1635E">
        <w:rPr>
          <w:rStyle w:val="pxfinstr"/>
          <w:i/>
          <w:iCs/>
        </w:rPr>
        <w:t>[telephone number of foundation]</w:t>
      </w:r>
      <w:r w:rsidRPr="00B1635E">
        <w:t>, beginning on the date of this publication and continuing for 180 days thereafter.</w:t>
      </w:r>
    </w:p>
    <w:p w14:paraId="4E9E03AA" w14:textId="77777777" w:rsidR="004E0EBB" w:rsidRPr="00B1635E" w:rsidRDefault="004E0EBB">
      <w:pPr>
        <w:pStyle w:val="pxformp"/>
      </w:pPr>
      <w:r w:rsidRPr="00B1635E">
        <w:t xml:space="preserve"> </w:t>
      </w:r>
      <w:r w:rsidRPr="00B1635E">
        <w:rPr>
          <w:rStyle w:val="pxvis"/>
          <w:rFonts w:ascii="Times NewRoman" w:hAnsi="Times NewRoman"/>
          <w:b w:val="0"/>
          <w:sz w:val="24"/>
        </w:rPr>
        <w:tab/>
      </w:r>
      <w:r w:rsidRPr="00B1635E">
        <w:rPr>
          <w:color w:val="FF0000"/>
          <w:sz w:val="20"/>
          <w:szCs w:val="20"/>
          <w:vertAlign w:val="superscript"/>
        </w:rPr>
        <w:t>►</w:t>
      </w:r>
      <w:r w:rsidRPr="00B1635E">
        <w:fldChar w:fldCharType="begin"/>
      </w:r>
      <w:r w:rsidRPr="00B1635E">
        <w:instrText>p.ct.id="f477b8b0b92511efa86bc22ba615bad8|71|31:69"</w:instrText>
      </w:r>
      <w:r w:rsidRPr="00B1635E">
        <w:fldChar w:fldCharType="end"/>
      </w:r>
      <w:r w:rsidRPr="00B1635E">
        <w:t>Also available for inspection are the Foundation's application for determination of tax exemption and determination for the same by the Internal Revenue Service.</w:t>
      </w:r>
    </w:p>
    <w:p w14:paraId="1EFF81C1" w14:textId="77777777" w:rsidR="004E0EBB" w:rsidRDefault="004E0EBB">
      <w:pPr>
        <w:pStyle w:val="pxformp"/>
      </w:pPr>
      <w:r w:rsidRPr="00B1635E">
        <w:t xml:space="preserve"> </w:t>
      </w:r>
      <w:r w:rsidRPr="00B1635E">
        <w:rPr>
          <w:rStyle w:val="pxvis"/>
          <w:rFonts w:ascii="Times NewRoman" w:hAnsi="Times NewRoman"/>
          <w:b w:val="0"/>
          <w:sz w:val="24"/>
        </w:rPr>
        <w:tab/>
      </w:r>
      <w:r w:rsidRPr="00B1635E">
        <w:rPr>
          <w:color w:val="FF0000"/>
          <w:sz w:val="20"/>
          <w:szCs w:val="20"/>
          <w:vertAlign w:val="superscript"/>
        </w:rPr>
        <w:t>►</w:t>
      </w:r>
      <w:r w:rsidRPr="00B1635E">
        <w:fldChar w:fldCharType="begin"/>
      </w:r>
      <w:r w:rsidRPr="00B1635E">
        <w:instrText>p.ct.id="f477b8b0b92511efa86bc22ba615bad8|71|31:69"</w:instrText>
      </w:r>
      <w:r w:rsidRPr="00B1635E">
        <w:fldChar w:fldCharType="end"/>
      </w:r>
      <w:r w:rsidRPr="00B1635E">
        <w:t xml:space="preserve">To request copies of the annual return and/or the exemption application, please direct your request to </w:t>
      </w:r>
      <w:r w:rsidRPr="00B1635E">
        <w:rPr>
          <w:rStyle w:val="pxfinstr"/>
          <w:i/>
          <w:iCs/>
        </w:rPr>
        <w:t>[name of officer 1]</w:t>
      </w:r>
      <w:r w:rsidRPr="00B1635E">
        <w:t xml:space="preserve">, </w:t>
      </w:r>
      <w:r w:rsidRPr="00B1635E">
        <w:rPr>
          <w:rStyle w:val="pxfinstr"/>
          <w:i/>
          <w:iCs/>
        </w:rPr>
        <w:t>[address of officer 1]</w:t>
      </w:r>
      <w:r w:rsidRPr="00B1635E">
        <w:t xml:space="preserve">, </w:t>
      </w:r>
      <w:r w:rsidRPr="00B1635E">
        <w:rPr>
          <w:rStyle w:val="pxfinstr"/>
          <w:i/>
          <w:iCs/>
        </w:rPr>
        <w:t>[name of city]</w:t>
      </w:r>
      <w:r w:rsidRPr="00B1635E">
        <w:t xml:space="preserve">, </w:t>
      </w:r>
      <w:r w:rsidRPr="00B1635E">
        <w:rPr>
          <w:rStyle w:val="pxfinstr"/>
          <w:i/>
          <w:iCs/>
        </w:rPr>
        <w:t>[name of county]</w:t>
      </w:r>
      <w:r w:rsidRPr="00B1635E">
        <w:t xml:space="preserve">, </w:t>
      </w:r>
      <w:r w:rsidRPr="00B1635E">
        <w:rPr>
          <w:rStyle w:val="pxfinstr"/>
          <w:i/>
          <w:iCs/>
        </w:rPr>
        <w:t>[name of state]</w:t>
      </w:r>
      <w:r w:rsidRPr="00B1635E">
        <w:t>. Inspection may also be made in person at the above address. To schedule an</w:t>
      </w:r>
      <w:r>
        <w:t xml:space="preserve"> inspection, please call </w:t>
      </w:r>
      <w:r>
        <w:rPr>
          <w:rStyle w:val="pxfinstr"/>
          <w:i/>
          <w:iCs/>
        </w:rPr>
        <w:t>[name of officer 2]</w:t>
      </w:r>
      <w:r>
        <w:t xml:space="preserve"> at </w:t>
      </w:r>
      <w:r>
        <w:rPr>
          <w:rStyle w:val="pxfinstr"/>
          <w:i/>
          <w:iCs/>
        </w:rPr>
        <w:t>[telephone number of officer 2]</w:t>
      </w:r>
      <w:r>
        <w:t>.</w:t>
      </w:r>
    </w:p>
    <w:p w14:paraId="4B21794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p.ct.id="f477b8b0b92511efa86bc22ba615bad8|71|31:69"</w:instrText>
      </w:r>
      <w:r>
        <w:fldChar w:fldCharType="end"/>
      </w:r>
      <w:r>
        <w:t xml:space="preserve">The principal manager of the Foundation is </w:t>
      </w:r>
      <w:r>
        <w:rPr>
          <w:rStyle w:val="pxfinstr"/>
          <w:i/>
          <w:iCs/>
        </w:rPr>
        <w:t>[name of principal manager]</w:t>
      </w:r>
      <w:r>
        <w:t>.</w:t>
      </w:r>
    </w:p>
    <w:p w14:paraId="5E370437" w14:textId="77777777" w:rsidR="004E0EBB" w:rsidRDefault="004E0EBB">
      <w:pPr>
        <w:pStyle w:val="pxformnotes"/>
        <w:jc w:val="center"/>
        <w:rPr>
          <w:sz w:val="24"/>
          <w:szCs w:val="24"/>
        </w:rPr>
      </w:pPr>
      <w:r>
        <w:rPr>
          <w:rStyle w:val="pxvis"/>
          <w:rFonts w:cs="Arial"/>
          <w:bCs/>
          <w:szCs w:val="28"/>
        </w:rPr>
        <w:t>Notes to Form</w:t>
      </w:r>
    </w:p>
    <w:p w14:paraId="7FA9A73D" w14:textId="77777777" w:rsidR="004E0EBB" w:rsidRDefault="004E0EBB">
      <w:pPr>
        <w:pStyle w:val="pxformnotes"/>
        <w:rPr>
          <w:sz w:val="24"/>
          <w:szCs w:val="24"/>
        </w:rPr>
      </w:pPr>
    </w:p>
    <w:p w14:paraId="2A81D9A1" w14:textId="77777777" w:rsidR="004E0EBB" w:rsidRDefault="004E0EBB">
      <w:pPr>
        <w:pStyle w:val="pxformnote"/>
        <w:spacing w:before="180"/>
      </w:pPr>
      <w:r>
        <w:t xml:space="preserve">Tax Notes </w:t>
      </w:r>
    </w:p>
    <w:p w14:paraId="5286C2B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p.ct.id="f477b8b0b92511efa86bc22ba615bad8|71|31:69"</w:instrText>
      </w:r>
      <w:r>
        <w:fldChar w:fldCharType="end"/>
      </w:r>
      <w:r>
        <w:t xml:space="preserve">In New York, </w:t>
      </w:r>
      <w:r>
        <w:rPr>
          <w:rStyle w:val="pxst"/>
          <w:color w:val="FF0000"/>
          <w:sz w:val="20"/>
          <w:szCs w:val="20"/>
          <w:vertAlign w:val="superscript"/>
        </w:rPr>
        <w:t>►</w:t>
      </w:r>
      <w:r>
        <w:rPr>
          <w:rStyle w:val="pxst"/>
        </w:rPr>
        <w:fldChar w:fldCharType="begin"/>
      </w:r>
      <w:r>
        <w:rPr>
          <w:rStyle w:val="pxst"/>
        </w:rPr>
        <w:instrText>st.ref.id="I09USMN"</w:instrText>
      </w:r>
      <w:r>
        <w:rPr>
          <w:rStyle w:val="pxst"/>
        </w:rPr>
        <w:fldChar w:fldCharType="end"/>
      </w:r>
      <w:r>
        <w:rPr>
          <w:rStyle w:val="pxst"/>
        </w:rPr>
        <w:t>Section 8-1.8 of the N.Y. Estates, Powers &amp; Trusts Law</w:t>
      </w:r>
      <w:r>
        <w:t xml:space="preserve"> and </w:t>
      </w:r>
      <w:r>
        <w:rPr>
          <w:rStyle w:val="pxst"/>
          <w:color w:val="FF0000"/>
          <w:sz w:val="20"/>
          <w:szCs w:val="20"/>
          <w:vertAlign w:val="superscript"/>
        </w:rPr>
        <w:t>►</w:t>
      </w:r>
      <w:r>
        <w:rPr>
          <w:rStyle w:val="pxst"/>
        </w:rPr>
        <w:fldChar w:fldCharType="begin"/>
      </w:r>
      <w:r>
        <w:rPr>
          <w:rStyle w:val="pxst"/>
        </w:rPr>
        <w:instrText>st.ref.id="I09XLRJ"</w:instrText>
      </w:r>
      <w:r>
        <w:rPr>
          <w:rStyle w:val="pxst"/>
        </w:rPr>
        <w:fldChar w:fldCharType="end"/>
      </w:r>
      <w:r>
        <w:rPr>
          <w:rStyle w:val="pxst"/>
        </w:rPr>
        <w:t>Section 406 of the N.Y. Not-for-Profit Corporation Law</w:t>
      </w:r>
      <w:r>
        <w:t xml:space="preserve"> require that private foundations publish notice of the availability of returns for inspection and that this notice be published no later than the last day for filing the return in question. The clerk of the county in which the private foundation's principal office is located designates in which newspaper in that county the publication must be made. The published notice is required to state that the foundation's annual return is available at its principal office for inspection during regular business hours by any citizen who requests it within 180 days after the date of publication. The notice must also state the address and telephone number of the foundation's principal office and the name of its principal manager.</w:t>
      </w:r>
    </w:p>
    <w:p w14:paraId="16E9B0EB" w14:textId="77777777" w:rsidR="004E0EBB" w:rsidRDefault="004E0EBB">
      <w:pPr>
        <w:pStyle w:val="pxformrr"/>
        <w:rPr>
          <w:sz w:val="24"/>
          <w:szCs w:val="24"/>
        </w:rPr>
      </w:pPr>
      <w:r>
        <w:rPr>
          <w:rStyle w:val="pxvis"/>
          <w:rFonts w:cs="Arial"/>
          <w:bCs/>
          <w:szCs w:val="28"/>
        </w:rPr>
        <w:t>Research References</w:t>
      </w:r>
    </w:p>
    <w:p w14:paraId="1E34DC33"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tk.ref.id="I09MD81"</w:instrText>
      </w:r>
      <w:r>
        <w:rPr>
          <w:rStyle w:val="pxtk"/>
        </w:rPr>
        <w:fldChar w:fldCharType="end"/>
      </w:r>
      <w:r>
        <w:rPr>
          <w:rStyle w:val="pxtk"/>
        </w:rPr>
        <w:t>West's Key Number Digest, Charities &amp;key;41.5</w:t>
      </w:r>
    </w:p>
    <w:p w14:paraId="6CF0462C"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tk.ref.id="I09P6CX"</w:instrText>
      </w:r>
      <w:r>
        <w:rPr>
          <w:rStyle w:val="pxtk"/>
        </w:rPr>
        <w:fldChar w:fldCharType="end"/>
      </w:r>
      <w:r>
        <w:rPr>
          <w:rStyle w:val="pxtk"/>
        </w:rPr>
        <w:t>West's Key Number Digest, Charities &amp;key;42</w:t>
      </w:r>
    </w:p>
    <w:p w14:paraId="58C10849"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tk.ref.id="I09RZHT"</w:instrText>
      </w:r>
      <w:r>
        <w:rPr>
          <w:rStyle w:val="pxtk"/>
        </w:rPr>
        <w:fldChar w:fldCharType="end"/>
      </w:r>
      <w:r>
        <w:rPr>
          <w:rStyle w:val="pxtk"/>
        </w:rPr>
        <w:t>West's Key Number Digest, Internal Revenue &amp;key;4063</w:t>
      </w:r>
    </w:p>
    <w:p w14:paraId="0067AD91"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tk.ref.id="I09USMP"</w:instrText>
      </w:r>
      <w:r>
        <w:rPr>
          <w:rStyle w:val="pxtk"/>
        </w:rPr>
        <w:fldChar w:fldCharType="end"/>
      </w:r>
      <w:r>
        <w:rPr>
          <w:rStyle w:val="pxtk"/>
        </w:rPr>
        <w:t>West's Key Number Digest, Internal Revenue &amp;key;4482</w:t>
      </w:r>
    </w:p>
    <w:p w14:paraId="247A4D5F"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rc.ref.id="I09XLRL"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ins w:id="1543" w:author="Cara Cardinale" w:date="2025-02-12T22:55:00Z">
        <w:r w:rsidR="00C061CF">
          <w:rPr>
            <w:rStyle w:val="pxrc"/>
          </w:rPr>
          <w:t>7</w:t>
        </w:r>
      </w:ins>
      <w:r>
        <w:rPr>
          <w:rStyle w:val="pxrc"/>
        </w:rPr>
        <w:t>8</w:t>
      </w:r>
      <w:del w:id="1544" w:author="Cara Cardinale" w:date="2025-02-12T22:55:00Z">
        <w:r w:rsidDel="00C061CF">
          <w:rPr>
            <w:rStyle w:val="pxrc"/>
          </w:rPr>
          <w:delText>1</w:delText>
        </w:r>
      </w:del>
    </w:p>
    <w:p w14:paraId="02F70A1C"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rc.ref.id="I057C31"</w:instrText>
      </w:r>
      <w:r>
        <w:rPr>
          <w:rStyle w:val="pxrc"/>
        </w:rPr>
        <w:fldChar w:fldCharType="end"/>
      </w:r>
      <w:r>
        <w:rPr>
          <w:rStyle w:val="pxrc"/>
        </w:rPr>
        <w:t xml:space="preserve">N.Y. Jur. 2d, Charities </w:t>
      </w:r>
      <w:r>
        <w:rPr>
          <w:rStyle w:val="pxrc"/>
          <w:vanish/>
        </w:rPr>
        <w:t>&amp;s;</w:t>
      </w:r>
      <w:del w:id="1545" w:author="Cara Cardinale" w:date="2025-02-08T22:50:00Z">
        <w:r w:rsidDel="008E2DB0">
          <w:rPr>
            <w:rStyle w:val="pxvis"/>
            <w:rFonts w:ascii="Times NewRoman" w:hAnsi="Times NewRoman"/>
            <w:b w:val="0"/>
            <w:sz w:val="24"/>
          </w:rPr>
          <w:delText>§</w:delText>
        </w:r>
        <w:r w:rsidDel="008E2DB0">
          <w:rPr>
            <w:rStyle w:val="pxrc"/>
          </w:rPr>
          <w:delText>89</w:delText>
        </w:r>
      </w:del>
      <w:ins w:id="1546" w:author="Cara Cardinale" w:date="2025-02-08T22:50:00Z">
        <w:r w:rsidR="008E2DB0">
          <w:rPr>
            <w:rStyle w:val="pxvis"/>
            <w:rFonts w:ascii="Times NewRoman" w:hAnsi="Times NewRoman"/>
            <w:b w:val="0"/>
            <w:sz w:val="24"/>
          </w:rPr>
          <w:t>§87</w:t>
        </w:r>
      </w:ins>
    </w:p>
    <w:p w14:paraId="5A4B98CE"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rc.ref.id="I05BJSD"</w:instrText>
      </w:r>
      <w:r>
        <w:rPr>
          <w:rStyle w:val="pxrc"/>
        </w:rPr>
        <w:fldChar w:fldCharType="end"/>
      </w:r>
      <w:r>
        <w:rPr>
          <w:rStyle w:val="pxrc"/>
        </w:rPr>
        <w:t xml:space="preserve">Am. Jur. 2d, Corporations </w:t>
      </w:r>
      <w:r>
        <w:rPr>
          <w:rStyle w:val="pxrc"/>
          <w:vanish/>
        </w:rPr>
        <w:t>&amp;s;</w:t>
      </w:r>
      <w:r>
        <w:rPr>
          <w:rStyle w:val="pxvis"/>
          <w:rFonts w:ascii="Times NewRoman" w:hAnsi="Times NewRoman"/>
          <w:b w:val="0"/>
          <w:sz w:val="24"/>
        </w:rPr>
        <w:t>§</w:t>
      </w:r>
      <w:r>
        <w:rPr>
          <w:rStyle w:val="pxrc"/>
        </w:rPr>
        <w:t>278</w:t>
      </w:r>
    </w:p>
    <w:p w14:paraId="2131FF5E" w14:textId="77777777" w:rsidR="004E0EBB" w:rsidRDefault="004E0EBB">
      <w:pPr>
        <w:pStyle w:val="pxs"/>
        <w:spacing w:before="180"/>
        <w:rPr>
          <w:sz w:val="27"/>
          <w:szCs w:val="27"/>
        </w:rPr>
      </w:pPr>
      <w:r>
        <w:rPr>
          <w:sz w:val="27"/>
          <w:szCs w:val="27"/>
        </w:rPr>
        <w:t>31:70. Notice of availability of private foundation's annual return</w:t>
      </w:r>
      <w:r>
        <w:rPr>
          <w:rStyle w:val="pxsep"/>
        </w:rPr>
        <w:t xml:space="preserve">-- </w:t>
      </w:r>
      <w:r>
        <w:rPr>
          <w:sz w:val="27"/>
          <w:szCs w:val="27"/>
        </w:rPr>
        <w:t>Newspaper publication</w:t>
      </w:r>
    </w:p>
    <w:p w14:paraId="161E6C2D" w14:textId="77777777" w:rsidR="004E0EBB" w:rsidRDefault="004E0EBB">
      <w:pPr>
        <w:pStyle w:val="pxov"/>
        <w:rPr>
          <w:vanish/>
        </w:rPr>
      </w:pPr>
      <w:r>
        <w:rPr>
          <w:vanish/>
        </w:rPr>
        <w:t>FMS</w:t>
      </w:r>
    </w:p>
    <w:p w14:paraId="2828C893" w14:textId="77777777" w:rsidR="004E0EBB" w:rsidRDefault="004E0EBB">
      <w:pPr>
        <w:pStyle w:val="pxov"/>
        <w:rPr>
          <w:vanish/>
        </w:rPr>
      </w:pPr>
      <w:r>
        <w:rPr>
          <w:vanish/>
        </w:rPr>
        <w:t>NFP</w:t>
      </w:r>
    </w:p>
    <w:p w14:paraId="3FA37B28" w14:textId="77777777" w:rsidR="004E0EBB" w:rsidRDefault="004E0EBB">
      <w:pPr>
        <w:pStyle w:val="pxov"/>
        <w:rPr>
          <w:vanish/>
        </w:rPr>
      </w:pPr>
      <w:r>
        <w:rPr>
          <w:vanish/>
        </w:rPr>
        <w:t>COL</w:t>
      </w:r>
    </w:p>
    <w:p w14:paraId="7DB87981" w14:textId="77777777" w:rsidR="004E0EBB" w:rsidRDefault="004E0EBB">
      <w:pPr>
        <w:pStyle w:val="pxov"/>
        <w:rPr>
          <w:vanish/>
        </w:rPr>
      </w:pPr>
      <w:r>
        <w:rPr>
          <w:vanish/>
        </w:rPr>
        <w:t>TXA</w:t>
      </w:r>
    </w:p>
    <w:p w14:paraId="291A511C" w14:textId="77777777" w:rsidR="004E0EBB" w:rsidRDefault="004E0EBB">
      <w:pPr>
        <w:pStyle w:val="pxov"/>
        <w:rPr>
          <w:vanish/>
        </w:rPr>
      </w:pPr>
      <w:r>
        <w:rPr>
          <w:vanish/>
        </w:rPr>
        <w:t>TFD</w:t>
      </w:r>
    </w:p>
    <w:p w14:paraId="71A673C3" w14:textId="77777777" w:rsidR="004E0EBB" w:rsidRDefault="004E0EBB">
      <w:pPr>
        <w:pStyle w:val="pxov"/>
        <w:rPr>
          <w:vanish/>
        </w:rPr>
      </w:pPr>
      <w:r>
        <w:rPr>
          <w:vanish/>
        </w:rPr>
        <w:t>TF2</w:t>
      </w:r>
    </w:p>
    <w:p w14:paraId="19B402D1" w14:textId="77777777" w:rsidR="004E0EBB" w:rsidRDefault="004E0EBB">
      <w:pPr>
        <w:pStyle w:val="pxov"/>
        <w:rPr>
          <w:vanish/>
        </w:rPr>
      </w:pPr>
      <w:r>
        <w:rPr>
          <w:vanish/>
        </w:rPr>
        <w:t>FCV</w:t>
      </w:r>
    </w:p>
    <w:p w14:paraId="29DCD2E2" w14:textId="77777777" w:rsidR="004E0EBB" w:rsidRDefault="004E0EBB">
      <w:pPr>
        <w:pStyle w:val="pxov"/>
        <w:rPr>
          <w:vanish/>
        </w:rPr>
      </w:pPr>
      <w:r>
        <w:rPr>
          <w:vanish/>
        </w:rPr>
        <w:t>FTR</w:t>
      </w:r>
    </w:p>
    <w:p w14:paraId="17930278" w14:textId="77777777" w:rsidR="004E0EBB" w:rsidRDefault="004E0EBB">
      <w:pPr>
        <w:pStyle w:val="pxov"/>
        <w:rPr>
          <w:vanish/>
        </w:rPr>
      </w:pPr>
      <w:r>
        <w:rPr>
          <w:vanish/>
        </w:rPr>
        <w:t>EBL</w:t>
      </w:r>
    </w:p>
    <w:p w14:paraId="7DD26B50" w14:textId="77777777" w:rsidR="004E0EBB" w:rsidRDefault="004E0EBB">
      <w:pPr>
        <w:pStyle w:val="pxov"/>
        <w:rPr>
          <w:vanish/>
        </w:rPr>
      </w:pPr>
      <w:r>
        <w:rPr>
          <w:vanish/>
        </w:rPr>
        <w:t>TEM</w:t>
      </w:r>
    </w:p>
    <w:p w14:paraId="0C6BE556" w14:textId="77777777" w:rsidR="004E0EBB" w:rsidRDefault="004E0EBB">
      <w:pPr>
        <w:pStyle w:val="pxov"/>
        <w:rPr>
          <w:vanish/>
        </w:rPr>
      </w:pPr>
      <w:r>
        <w:rPr>
          <w:vanish/>
        </w:rPr>
        <w:t>MTD</w:t>
      </w:r>
    </w:p>
    <w:p w14:paraId="2249BEB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form.fid="Ic70c3b30181b11e68c12afa7f3a24041"</w:instrText>
      </w:r>
      <w:r>
        <w:fldChar w:fldCharType="end"/>
      </w:r>
      <w:r>
        <w:rPr>
          <w:color w:val="FF0000"/>
          <w:sz w:val="20"/>
          <w:szCs w:val="20"/>
          <w:vertAlign w:val="superscript"/>
        </w:rPr>
        <w:t>►</w:t>
      </w:r>
      <w:r>
        <w:fldChar w:fldCharType="begin"/>
      </w:r>
      <w:r>
        <w:instrText>p.ct.id="f477b8b0b92511efa86bc22ba615bad8|72|31:70"</w:instrText>
      </w:r>
      <w:r>
        <w:fldChar w:fldCharType="end"/>
      </w:r>
      <w:r>
        <w:t xml:space="preserve">The annual return of the </w:t>
      </w:r>
      <w:r>
        <w:rPr>
          <w:rStyle w:val="pxfinstr"/>
          <w:i/>
          <w:iCs/>
        </w:rPr>
        <w:t>[name of foundation]</w:t>
      </w:r>
      <w:r>
        <w:t xml:space="preserve"> for the fiscal year ended </w:t>
      </w:r>
      <w:r>
        <w:rPr>
          <w:rStyle w:val="pxfinstr"/>
          <w:i/>
          <w:iCs/>
        </w:rPr>
        <w:t>[end date of fiscal year]</w:t>
      </w:r>
      <w:r>
        <w:t xml:space="preserve"> is available at the principal office located at </w:t>
      </w:r>
      <w:r>
        <w:rPr>
          <w:rStyle w:val="pxfinstr"/>
          <w:i/>
          <w:iCs/>
        </w:rPr>
        <w:t>[address of office]</w:t>
      </w:r>
      <w:r>
        <w:t xml:space="preserve">, </w:t>
      </w:r>
      <w:r>
        <w:rPr>
          <w:rStyle w:val="pxfinstr"/>
          <w:i/>
          <w:iCs/>
        </w:rPr>
        <w:t>[name of city]</w:t>
      </w:r>
      <w:r>
        <w:t xml:space="preserve">, New York </w:t>
      </w:r>
      <w:r>
        <w:rPr>
          <w:rStyle w:val="pxfinstr"/>
          <w:i/>
          <w:iCs/>
        </w:rPr>
        <w:t>[specification of ZIP code]</w:t>
      </w:r>
      <w:r>
        <w:t xml:space="preserve">, </w:t>
      </w:r>
      <w:r>
        <w:rPr>
          <w:rStyle w:val="pxfinstr"/>
          <w:i/>
          <w:iCs/>
        </w:rPr>
        <w:t>[telephone number of foundation]</w:t>
      </w:r>
      <w:r>
        <w:t xml:space="preserve">, for inspection during regular business hours by any citizen who requests it within 180 days hereof. The principal manager of the Foundation is </w:t>
      </w:r>
      <w:r>
        <w:rPr>
          <w:rStyle w:val="pxfinstr"/>
          <w:i/>
          <w:iCs/>
        </w:rPr>
        <w:t>[name of principal manager]</w:t>
      </w:r>
      <w:r>
        <w:t>.</w:t>
      </w:r>
    </w:p>
    <w:p w14:paraId="0226BF0A" w14:textId="77777777" w:rsidR="004E0EBB" w:rsidRDefault="004E0EBB">
      <w:pPr>
        <w:pStyle w:val="pxformnotes"/>
        <w:jc w:val="center"/>
        <w:rPr>
          <w:sz w:val="24"/>
          <w:szCs w:val="24"/>
        </w:rPr>
      </w:pPr>
      <w:r>
        <w:rPr>
          <w:rStyle w:val="pxvis"/>
          <w:rFonts w:cs="Arial"/>
          <w:bCs/>
          <w:szCs w:val="28"/>
        </w:rPr>
        <w:t>Notes to Form</w:t>
      </w:r>
    </w:p>
    <w:p w14:paraId="237B9177" w14:textId="77777777" w:rsidR="004E0EBB" w:rsidRDefault="004E0EBB">
      <w:pPr>
        <w:pStyle w:val="pxformnotes"/>
        <w:rPr>
          <w:sz w:val="24"/>
          <w:szCs w:val="24"/>
        </w:rPr>
      </w:pPr>
    </w:p>
    <w:p w14:paraId="568849DD" w14:textId="77777777" w:rsidR="004E0EBB" w:rsidRDefault="004E0EBB">
      <w:pPr>
        <w:pStyle w:val="pxformnote"/>
        <w:spacing w:before="180"/>
      </w:pPr>
      <w:del w:id="1547" w:author="Cara Cardinale" w:date="2025-02-08T22:58:00Z">
        <w:r w:rsidDel="00F74B46">
          <w:delText>Drafter's Note</w:delText>
        </w:r>
      </w:del>
      <w:r>
        <w:t xml:space="preserve"> </w:t>
      </w:r>
    </w:p>
    <w:p w14:paraId="458686A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p.ct.id="f477b8b0b92511efa86bc22ba615bad8|72|31:70"</w:instrText>
      </w:r>
      <w:r>
        <w:fldChar w:fldCharType="end"/>
      </w:r>
      <w:r>
        <w:t xml:space="preserve">See Notes following </w:t>
      </w:r>
      <w:r>
        <w:rPr>
          <w:rStyle w:val="pxx"/>
          <w:color w:val="FF0000"/>
          <w:sz w:val="20"/>
          <w:szCs w:val="20"/>
          <w:vertAlign w:val="superscript"/>
        </w:rPr>
        <w:t>►</w:t>
      </w:r>
      <w:r>
        <w:rPr>
          <w:rStyle w:val="pxx"/>
        </w:rPr>
        <w:fldChar w:fldCharType="begin"/>
      </w:r>
      <w:r>
        <w:rPr>
          <w:rStyle w:val="pxx"/>
        </w:rPr>
        <w:instrText>x.ref.id="I09MD99"</w:instrText>
      </w:r>
      <w:r>
        <w:rPr>
          <w:rStyle w:val="pxx"/>
        </w:rPr>
        <w:fldChar w:fldCharType="end"/>
      </w:r>
      <w:r>
        <w:rPr>
          <w:rStyle w:val="pxx"/>
          <w:vanish/>
        </w:rPr>
        <w:t>&amp;s;</w:t>
      </w:r>
      <w:r>
        <w:rPr>
          <w:rStyle w:val="pxvis"/>
          <w:rFonts w:ascii="Times NewRoman" w:hAnsi="Times NewRoman"/>
          <w:b w:val="0"/>
          <w:sz w:val="24"/>
        </w:rPr>
        <w:t>§</w:t>
      </w:r>
      <w:r>
        <w:rPr>
          <w:rStyle w:val="pxx"/>
        </w:rPr>
        <w:t>31:69</w:t>
      </w:r>
      <w:r>
        <w:t>.</w:t>
      </w:r>
    </w:p>
    <w:p w14:paraId="54E815DF" w14:textId="77777777" w:rsidR="004E0EBB" w:rsidRDefault="004E0EBB">
      <w:pPr>
        <w:pStyle w:val="pxformrr"/>
        <w:rPr>
          <w:sz w:val="24"/>
          <w:szCs w:val="24"/>
        </w:rPr>
      </w:pPr>
      <w:r>
        <w:rPr>
          <w:rStyle w:val="pxvis"/>
          <w:rFonts w:cs="Arial"/>
          <w:bCs/>
          <w:szCs w:val="28"/>
        </w:rPr>
        <w:t>Research References</w:t>
      </w:r>
    </w:p>
    <w:p w14:paraId="669BF31C"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tk.ref.id="I09P6E5"</w:instrText>
      </w:r>
      <w:r>
        <w:rPr>
          <w:rStyle w:val="pxtk"/>
        </w:rPr>
        <w:fldChar w:fldCharType="end"/>
      </w:r>
      <w:r>
        <w:rPr>
          <w:rStyle w:val="pxtk"/>
        </w:rPr>
        <w:t>West's Key Number Digest, Charities &amp;key;41.5</w:t>
      </w:r>
    </w:p>
    <w:p w14:paraId="07CA76FB"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tk.ref.id="I09RZJ1"</w:instrText>
      </w:r>
      <w:r>
        <w:rPr>
          <w:rStyle w:val="pxtk"/>
        </w:rPr>
        <w:fldChar w:fldCharType="end"/>
      </w:r>
      <w:r>
        <w:rPr>
          <w:rStyle w:val="pxtk"/>
        </w:rPr>
        <w:t>West's Key Number Digest, Charities &amp;key;42</w:t>
      </w:r>
    </w:p>
    <w:p w14:paraId="7D432DAF"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tk.ref.id="I09USNX"</w:instrText>
      </w:r>
      <w:r>
        <w:rPr>
          <w:rStyle w:val="pxtk"/>
        </w:rPr>
        <w:fldChar w:fldCharType="end"/>
      </w:r>
      <w:r>
        <w:rPr>
          <w:rStyle w:val="pxtk"/>
        </w:rPr>
        <w:t>West's Key Number Digest, Internal Revenue &amp;key;4063</w:t>
      </w:r>
    </w:p>
    <w:p w14:paraId="153C7CC0"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tk.ref.id="I09XLST"</w:instrText>
      </w:r>
      <w:r>
        <w:rPr>
          <w:rStyle w:val="pxtk"/>
        </w:rPr>
        <w:fldChar w:fldCharType="end"/>
      </w:r>
      <w:r>
        <w:rPr>
          <w:rStyle w:val="pxtk"/>
        </w:rPr>
        <w:t>West's Key Number Digest, Internal Revenue &amp;key;4482</w:t>
      </w:r>
    </w:p>
    <w:p w14:paraId="4C8A9410"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rc.ref.id="I000TJX"</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ins w:id="1548" w:author="Cara Cardinale" w:date="2025-02-12T22:55:00Z">
        <w:r w:rsidR="00C061CF">
          <w:rPr>
            <w:rStyle w:val="pxrc"/>
          </w:rPr>
          <w:t>7</w:t>
        </w:r>
      </w:ins>
      <w:r>
        <w:rPr>
          <w:rStyle w:val="pxrc"/>
        </w:rPr>
        <w:t>8</w:t>
      </w:r>
      <w:del w:id="1549" w:author="Cara Cardinale" w:date="2025-02-12T22:55:00Z">
        <w:r w:rsidDel="00C061CF">
          <w:rPr>
            <w:rStyle w:val="pxrc"/>
          </w:rPr>
          <w:delText>1</w:delText>
        </w:r>
      </w:del>
    </w:p>
    <w:p w14:paraId="7B5EFA22"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rc.ref.id="I057C3B"</w:instrText>
      </w:r>
      <w:r>
        <w:rPr>
          <w:rStyle w:val="pxrc"/>
        </w:rPr>
        <w:fldChar w:fldCharType="end"/>
      </w:r>
      <w:r>
        <w:rPr>
          <w:rStyle w:val="pxrc"/>
        </w:rPr>
        <w:t xml:space="preserve">N.Y. Jur. 2d, Charities </w:t>
      </w:r>
      <w:r>
        <w:rPr>
          <w:rStyle w:val="pxrc"/>
          <w:vanish/>
        </w:rPr>
        <w:t>&amp;s;</w:t>
      </w:r>
      <w:del w:id="1550" w:author="Cara Cardinale" w:date="2025-02-08T22:50:00Z">
        <w:r w:rsidDel="008E2DB0">
          <w:rPr>
            <w:rStyle w:val="pxvis"/>
            <w:rFonts w:ascii="Times NewRoman" w:hAnsi="Times NewRoman"/>
            <w:b w:val="0"/>
            <w:sz w:val="24"/>
          </w:rPr>
          <w:delText>§</w:delText>
        </w:r>
        <w:r w:rsidDel="008E2DB0">
          <w:rPr>
            <w:rStyle w:val="pxrc"/>
          </w:rPr>
          <w:delText>89</w:delText>
        </w:r>
      </w:del>
      <w:ins w:id="1551" w:author="Cara Cardinale" w:date="2025-02-08T22:50:00Z">
        <w:r w:rsidR="008E2DB0">
          <w:rPr>
            <w:rStyle w:val="pxvis"/>
            <w:rFonts w:ascii="Times NewRoman" w:hAnsi="Times NewRoman"/>
            <w:b w:val="0"/>
            <w:sz w:val="24"/>
          </w:rPr>
          <w:t>§87</w:t>
        </w:r>
      </w:ins>
    </w:p>
    <w:p w14:paraId="05AEDFC5"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rc.ref.id="I05BJSN"</w:instrText>
      </w:r>
      <w:r>
        <w:rPr>
          <w:rStyle w:val="pxrc"/>
        </w:rPr>
        <w:fldChar w:fldCharType="end"/>
      </w:r>
      <w:r>
        <w:rPr>
          <w:rStyle w:val="pxrc"/>
        </w:rPr>
        <w:t xml:space="preserve">Am. Jur. 2d, Corporations </w:t>
      </w:r>
      <w:r>
        <w:rPr>
          <w:rStyle w:val="pxrc"/>
          <w:vanish/>
        </w:rPr>
        <w:t>&amp;s;</w:t>
      </w:r>
      <w:r>
        <w:rPr>
          <w:rStyle w:val="pxvis"/>
          <w:rFonts w:ascii="Times NewRoman" w:hAnsi="Times NewRoman"/>
          <w:b w:val="0"/>
          <w:sz w:val="24"/>
        </w:rPr>
        <w:t>§</w:t>
      </w:r>
      <w:r>
        <w:rPr>
          <w:rStyle w:val="pxrc"/>
        </w:rPr>
        <w:t>278</w:t>
      </w:r>
    </w:p>
    <w:p w14:paraId="20CB2DF5" w14:textId="77777777" w:rsidR="004E0EBB" w:rsidRDefault="004E0EBB">
      <w:pPr>
        <w:pStyle w:val="pxs"/>
        <w:spacing w:before="180"/>
        <w:rPr>
          <w:sz w:val="27"/>
          <w:szCs w:val="27"/>
        </w:rPr>
      </w:pPr>
      <w:r>
        <w:rPr>
          <w:sz w:val="27"/>
          <w:szCs w:val="27"/>
        </w:rPr>
        <w:t>31:71. Notice of availability of private foundation's annual return</w:t>
      </w:r>
      <w:r>
        <w:rPr>
          <w:rStyle w:val="pxsep"/>
        </w:rPr>
        <w:t xml:space="preserve">-- </w:t>
      </w:r>
      <w:r>
        <w:rPr>
          <w:sz w:val="27"/>
          <w:szCs w:val="27"/>
        </w:rPr>
        <w:t>Newspaper publication</w:t>
      </w:r>
      <w:r>
        <w:rPr>
          <w:rStyle w:val="pxsep"/>
        </w:rPr>
        <w:t xml:space="preserve">-- </w:t>
      </w:r>
      <w:r>
        <w:rPr>
          <w:sz w:val="27"/>
          <w:szCs w:val="27"/>
        </w:rPr>
        <w:t>Affidavit of publication</w:t>
      </w:r>
    </w:p>
    <w:p w14:paraId="2DAEDBFC" w14:textId="77777777" w:rsidR="004E0EBB" w:rsidRDefault="004E0EBB">
      <w:pPr>
        <w:pStyle w:val="pxov"/>
        <w:rPr>
          <w:vanish/>
        </w:rPr>
      </w:pPr>
      <w:r>
        <w:rPr>
          <w:vanish/>
        </w:rPr>
        <w:t>FMS</w:t>
      </w:r>
    </w:p>
    <w:p w14:paraId="283A0D11" w14:textId="77777777" w:rsidR="004E0EBB" w:rsidRDefault="004E0EBB">
      <w:pPr>
        <w:pStyle w:val="pxov"/>
        <w:rPr>
          <w:vanish/>
        </w:rPr>
      </w:pPr>
      <w:r>
        <w:rPr>
          <w:vanish/>
        </w:rPr>
        <w:t>NFP</w:t>
      </w:r>
    </w:p>
    <w:p w14:paraId="561419B2" w14:textId="77777777" w:rsidR="004E0EBB" w:rsidRDefault="004E0EBB">
      <w:pPr>
        <w:pStyle w:val="pxov"/>
        <w:rPr>
          <w:vanish/>
        </w:rPr>
      </w:pPr>
      <w:r>
        <w:rPr>
          <w:vanish/>
        </w:rPr>
        <w:t>COL</w:t>
      </w:r>
    </w:p>
    <w:p w14:paraId="5C2A974E" w14:textId="77777777" w:rsidR="004E0EBB" w:rsidRDefault="004E0EBB">
      <w:pPr>
        <w:pStyle w:val="pxov"/>
        <w:rPr>
          <w:vanish/>
        </w:rPr>
      </w:pPr>
      <w:r>
        <w:rPr>
          <w:vanish/>
        </w:rPr>
        <w:t>TXA</w:t>
      </w:r>
    </w:p>
    <w:p w14:paraId="68FB7CC6" w14:textId="77777777" w:rsidR="004E0EBB" w:rsidRDefault="004E0EBB">
      <w:pPr>
        <w:pStyle w:val="pxov"/>
        <w:rPr>
          <w:vanish/>
        </w:rPr>
      </w:pPr>
      <w:r>
        <w:rPr>
          <w:vanish/>
        </w:rPr>
        <w:t>TFD</w:t>
      </w:r>
    </w:p>
    <w:p w14:paraId="12EEB849" w14:textId="77777777" w:rsidR="004E0EBB" w:rsidRDefault="004E0EBB">
      <w:pPr>
        <w:pStyle w:val="pxov"/>
        <w:rPr>
          <w:vanish/>
        </w:rPr>
      </w:pPr>
      <w:r>
        <w:rPr>
          <w:vanish/>
        </w:rPr>
        <w:t>TF2</w:t>
      </w:r>
    </w:p>
    <w:p w14:paraId="6B2081C3" w14:textId="77777777" w:rsidR="004E0EBB" w:rsidRDefault="004E0EBB">
      <w:pPr>
        <w:pStyle w:val="pxov"/>
        <w:rPr>
          <w:vanish/>
        </w:rPr>
      </w:pPr>
      <w:r>
        <w:rPr>
          <w:vanish/>
        </w:rPr>
        <w:t>FCV</w:t>
      </w:r>
    </w:p>
    <w:p w14:paraId="591F0D59" w14:textId="77777777" w:rsidR="004E0EBB" w:rsidRDefault="004E0EBB">
      <w:pPr>
        <w:pStyle w:val="pxov"/>
        <w:rPr>
          <w:vanish/>
        </w:rPr>
      </w:pPr>
      <w:r>
        <w:rPr>
          <w:vanish/>
        </w:rPr>
        <w:t>FTR</w:t>
      </w:r>
    </w:p>
    <w:p w14:paraId="175004BF" w14:textId="77777777" w:rsidR="004E0EBB" w:rsidRDefault="004E0EBB">
      <w:pPr>
        <w:pStyle w:val="pxov"/>
        <w:rPr>
          <w:vanish/>
        </w:rPr>
      </w:pPr>
      <w:r>
        <w:rPr>
          <w:vanish/>
        </w:rPr>
        <w:t>EBL</w:t>
      </w:r>
    </w:p>
    <w:p w14:paraId="73D2DF10" w14:textId="77777777" w:rsidR="004E0EBB" w:rsidRDefault="004E0EBB">
      <w:pPr>
        <w:pStyle w:val="pxov"/>
        <w:rPr>
          <w:vanish/>
        </w:rPr>
      </w:pPr>
      <w:r>
        <w:rPr>
          <w:vanish/>
        </w:rPr>
        <w:t>TEM</w:t>
      </w:r>
    </w:p>
    <w:p w14:paraId="7BC4542E" w14:textId="77777777" w:rsidR="004E0EBB" w:rsidRDefault="004E0EBB">
      <w:pPr>
        <w:pStyle w:val="pxov"/>
        <w:rPr>
          <w:vanish/>
        </w:rPr>
      </w:pPr>
      <w:r>
        <w:rPr>
          <w:vanish/>
        </w:rPr>
        <w:t>MTD</w:t>
      </w:r>
    </w:p>
    <w:p w14:paraId="35DE7427" w14:textId="77777777" w:rsidR="004E0EBB" w:rsidRDefault="004E0EBB">
      <w:pPr>
        <w:pStyle w:val="pxformfcap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form.fid="Ic70c6240181b11e68c12afa7f3a24041"</w:instrText>
      </w:r>
      <w:r>
        <w:fldChar w:fldCharType="end"/>
      </w:r>
      <w:r>
        <w:rPr>
          <w:color w:val="FF0000"/>
          <w:sz w:val="20"/>
          <w:szCs w:val="20"/>
          <w:vertAlign w:val="superscript"/>
        </w:rPr>
        <w:t>►</w:t>
      </w:r>
      <w:r>
        <w:fldChar w:fldCharType="begin"/>
      </w:r>
      <w:r>
        <w:instrText>fcap.ref="nacp001"</w:instrText>
      </w:r>
      <w:r>
        <w:fldChar w:fldCharType="end"/>
      </w:r>
      <w:r>
        <w:rPr>
          <w:color w:val="FF0000"/>
          <w:sz w:val="20"/>
          <w:szCs w:val="20"/>
          <w:vertAlign w:val="superscript"/>
        </w:rPr>
        <w:t>►</w:t>
      </w:r>
      <w:r>
        <w:fldChar w:fldCharType="begin"/>
      </w:r>
      <w:r>
        <w:instrText>tbl.brace.end="3"</w:instrText>
      </w:r>
      <w:r>
        <w:fldChar w:fldCharType="end"/>
      </w:r>
      <w:r>
        <w:fldChar w:fldCharType="begin"/>
      </w:r>
      <w:r>
        <w:instrText>tbl.brace.start="1"</w:instrText>
      </w:r>
      <w:r>
        <w:fldChar w:fldCharType="end"/>
      </w:r>
      <w:r>
        <w:fldChar w:fldCharType="begin"/>
      </w:r>
      <w:r>
        <w:instrText>tbl.date.updated="0"</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tbl.uuid="I028JWH"</w:instrText>
      </w:r>
      <w:r>
        <w:fldChar w:fldCharType="end"/>
      </w:r>
    </w:p>
    <w:p w14:paraId="321AD75B" w14:textId="77777777" w:rsidR="004E0EBB" w:rsidRDefault="004E0EBB">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table.tabstyle="formcol"</w:instrText>
      </w:r>
      <w:r>
        <w:fldChar w:fldCharType="end"/>
      </w:r>
    </w:p>
    <w:p w14:paraId="4AC49A12" w14:textId="77777777" w:rsidR="004E0EBB" w:rsidRDefault="004E0EBB">
      <w:pPr>
        <w:pStyle w:val="pxtgroup"/>
      </w:pPr>
      <w:r>
        <w:rPr>
          <w:color w:val="FF0000"/>
          <w:sz w:val="20"/>
          <w:szCs w:val="20"/>
          <w:vertAlign w:val="superscript"/>
        </w:rPr>
        <w:t>►</w:t>
      </w:r>
      <w:r>
        <w:fldChar w:fldCharType="begin"/>
      </w:r>
      <w:r>
        <w:instrText>tgroup.cols="3"</w:instrText>
      </w:r>
      <w:r>
        <w:fldChar w:fldCharType="end"/>
      </w:r>
      <w:r>
        <w:fldChar w:fldCharType="begin"/>
      </w:r>
      <w:r>
        <w:instrText>tgroup.tgroupstyle="text"</w:instrText>
      </w:r>
      <w:r>
        <w:fldChar w:fldCharType="end"/>
      </w:r>
    </w:p>
    <w:p w14:paraId="73578079" w14:textId="77777777" w:rsidR="004E0EBB" w:rsidRDefault="004E0EBB">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colspec.colwidth="5*"</w:instrText>
      </w:r>
      <w:r>
        <w:fldChar w:fldCharType="end"/>
      </w:r>
    </w:p>
    <w:p w14:paraId="7EE89D49" w14:textId="77777777" w:rsidR="004E0EBB" w:rsidRDefault="004E0EBB">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w:instrText>
      </w:r>
      <w:r>
        <w:fldChar w:fldCharType="end"/>
      </w:r>
    </w:p>
    <w:p w14:paraId="3CE6F91F" w14:textId="77777777" w:rsidR="004E0EBB" w:rsidRDefault="004E0EBB">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colspec.colwidth="3*"</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4E0EBB" w14:paraId="014532FD" w14:textId="77777777">
        <w:tblPrEx>
          <w:tblCellMar>
            <w:top w:w="0" w:type="dxa"/>
            <w:left w:w="0" w:type="dxa"/>
            <w:bottom w:w="0" w:type="dxa"/>
            <w:right w:w="0" w:type="dxa"/>
          </w:tblCellMar>
        </w:tblPrEx>
        <w:tc>
          <w:tcPr>
            <w:tcW w:w="2880" w:type="dxa"/>
            <w:tcBorders>
              <w:top w:val="nil"/>
              <w:left w:val="nil"/>
              <w:bottom w:val="nil"/>
              <w:right w:val="nil"/>
            </w:tcBorders>
          </w:tcPr>
          <w:p w14:paraId="03F000FE"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State of New York</w:t>
            </w:r>
          </w:p>
        </w:tc>
        <w:tc>
          <w:tcPr>
            <w:tcW w:w="2880" w:type="dxa"/>
            <w:tcBorders>
              <w:top w:val="nil"/>
              <w:left w:val="nil"/>
              <w:bottom w:val="nil"/>
              <w:right w:val="nil"/>
            </w:tcBorders>
          </w:tcPr>
          <w:p w14:paraId="2962C4E0" w14:textId="77777777" w:rsidR="004E0EBB" w:rsidRDefault="004E0EBB">
            <w:r>
              <w:rPr>
                <w:rStyle w:val="pxentry"/>
                <w:color w:val="FF0000"/>
                <w:sz w:val="20"/>
                <w:szCs w:val="20"/>
                <w:vertAlign w:val="superscript"/>
              </w:rPr>
              <w:t>►</w:t>
            </w:r>
            <w:r>
              <w:rPr>
                <w:rStyle w:val="pxentry"/>
              </w:rPr>
              <w:fldChar w:fldCharType="begin"/>
            </w:r>
            <w:r>
              <w:rPr>
                <w:rStyle w:val="pxentry"/>
              </w:rPr>
              <w:instrText>entry.morerows="2"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4D278C7B" w14:textId="77777777" w:rsidR="004E0EBB" w:rsidRDefault="004E0EBB">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4E0EBB" w14:paraId="60333486" w14:textId="77777777">
        <w:tblPrEx>
          <w:tblCellMar>
            <w:top w:w="0" w:type="dxa"/>
            <w:left w:w="0" w:type="dxa"/>
            <w:bottom w:w="0" w:type="dxa"/>
            <w:right w:w="0" w:type="dxa"/>
          </w:tblCellMar>
        </w:tblPrEx>
        <w:tc>
          <w:tcPr>
            <w:tcW w:w="2880" w:type="dxa"/>
            <w:tcBorders>
              <w:top w:val="nil"/>
              <w:left w:val="nil"/>
              <w:bottom w:val="nil"/>
              <w:right w:val="nil"/>
            </w:tcBorders>
          </w:tcPr>
          <w:p w14:paraId="56C1C164"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2880" w:type="dxa"/>
            <w:tcBorders>
              <w:top w:val="nil"/>
              <w:left w:val="nil"/>
              <w:bottom w:val="nil"/>
              <w:right w:val="nil"/>
            </w:tcBorders>
          </w:tcPr>
          <w:p w14:paraId="6224FCFB" w14:textId="77777777" w:rsidR="004E0EBB" w:rsidRDefault="004E0EBB">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2880" w:type="dxa"/>
            <w:tcBorders>
              <w:top w:val="nil"/>
              <w:left w:val="nil"/>
              <w:bottom w:val="nil"/>
              <w:right w:val="nil"/>
            </w:tcBorders>
          </w:tcPr>
          <w:p w14:paraId="400A24D1" w14:textId="77777777" w:rsidR="004E0EBB" w:rsidRDefault="004E0EBB"/>
        </w:tc>
      </w:tr>
      <w:tr w:rsidR="004E0EBB" w14:paraId="21150884" w14:textId="77777777">
        <w:tblPrEx>
          <w:tblCellMar>
            <w:top w:w="0" w:type="dxa"/>
            <w:left w:w="0" w:type="dxa"/>
            <w:bottom w:w="0" w:type="dxa"/>
            <w:right w:w="0" w:type="dxa"/>
          </w:tblCellMar>
        </w:tblPrEx>
        <w:tc>
          <w:tcPr>
            <w:tcW w:w="2880" w:type="dxa"/>
            <w:tcBorders>
              <w:top w:val="nil"/>
              <w:left w:val="nil"/>
              <w:bottom w:val="nil"/>
              <w:right w:val="nil"/>
            </w:tcBorders>
          </w:tcPr>
          <w:p w14:paraId="2772E747"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 xml:space="preserve">County of </w:t>
            </w:r>
            <w:r>
              <w:rPr>
                <w:rStyle w:val="pxfinstr"/>
                <w:i/>
                <w:iCs/>
              </w:rPr>
              <w:t>[name of county]</w:t>
            </w:r>
          </w:p>
        </w:tc>
        <w:tc>
          <w:tcPr>
            <w:tcW w:w="2880" w:type="dxa"/>
            <w:tcBorders>
              <w:top w:val="nil"/>
              <w:left w:val="nil"/>
              <w:bottom w:val="nil"/>
              <w:right w:val="nil"/>
            </w:tcBorders>
          </w:tcPr>
          <w:p w14:paraId="7E1F4629" w14:textId="77777777" w:rsidR="004E0EBB" w:rsidRDefault="004E0EBB">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2880" w:type="dxa"/>
            <w:tcBorders>
              <w:top w:val="nil"/>
              <w:left w:val="nil"/>
              <w:bottom w:val="nil"/>
              <w:right w:val="nil"/>
            </w:tcBorders>
          </w:tcPr>
          <w:p w14:paraId="10D39C04" w14:textId="77777777" w:rsidR="004E0EBB" w:rsidRDefault="004E0EBB"/>
        </w:tc>
      </w:tr>
    </w:tbl>
    <w:p w14:paraId="3EF4793C" w14:textId="77777777" w:rsidR="004E0EBB" w:rsidRDefault="004E0EBB">
      <w:pPr>
        <w:pStyle w:val="pxtbody"/>
      </w:pPr>
    </w:p>
    <w:p w14:paraId="43DBBF00" w14:textId="77777777" w:rsidR="004E0EBB" w:rsidRDefault="004E0EBB"/>
    <w:p w14:paraId="603B326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p.ct.id="f477b8b0b92511efa86bc22ba615bad8|73|31:71"</w:instrText>
      </w:r>
      <w:r>
        <w:fldChar w:fldCharType="end"/>
      </w:r>
      <w:r>
        <w:rPr>
          <w:rStyle w:val="pxfinstr"/>
          <w:i/>
          <w:iCs/>
        </w:rPr>
        <w:t>[Name of employee]</w:t>
      </w:r>
      <w:r>
        <w:t xml:space="preserve">, being duly sworn, says that </w:t>
      </w:r>
      <w:r>
        <w:rPr>
          <w:rStyle w:val="pxfinstr"/>
          <w:i/>
          <w:iCs/>
        </w:rPr>
        <w:t>[he/she]</w:t>
      </w:r>
      <w:r>
        <w:t xml:space="preserve"> is the </w:t>
      </w:r>
      <w:r>
        <w:rPr>
          <w:rStyle w:val="pxfinstr"/>
          <w:i/>
          <w:iCs/>
        </w:rPr>
        <w:t>[title of employee]</w:t>
      </w:r>
      <w:r>
        <w:t xml:space="preserve"> of the Publisher of </w:t>
      </w:r>
      <w:r>
        <w:rPr>
          <w:rStyle w:val="pxfinstr"/>
          <w:i/>
          <w:iCs/>
        </w:rPr>
        <w:t>[title of publication]</w:t>
      </w:r>
      <w:r>
        <w:t xml:space="preserve">, a daily newspaper; that the advertisement hereto annexed has been published in the said </w:t>
      </w:r>
      <w:r>
        <w:rPr>
          <w:rStyle w:val="pxfinstr"/>
          <w:i/>
          <w:iCs/>
        </w:rPr>
        <w:t>[title of publication]</w:t>
      </w:r>
      <w:r>
        <w:t xml:space="preserve"> one time on the </w:t>
      </w:r>
      <w:r>
        <w:rPr>
          <w:rStyle w:val="pxfinstr"/>
          <w:i/>
          <w:iCs/>
        </w:rPr>
        <w:t>[ordinal number of day]</w:t>
      </w:r>
      <w:r>
        <w:t xml:space="preserve"> day of </w:t>
      </w:r>
      <w:r>
        <w:rPr>
          <w:rStyle w:val="pxfinstr"/>
          <w:i/>
          <w:iCs/>
        </w:rPr>
        <w:t>[name of month]</w:t>
      </w:r>
      <w:r>
        <w:t xml:space="preserve"> </w:t>
      </w:r>
      <w:r>
        <w:rPr>
          <w:rStyle w:val="pxfinstr"/>
          <w:i/>
          <w:iCs/>
        </w:rPr>
        <w:t>[identification of year]</w:t>
      </w:r>
      <w:r>
        <w:t>.</w:t>
      </w:r>
    </w:p>
    <w:p w14:paraId="5A0A47C1"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76F8DE1"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employee]</w:t>
      </w:r>
    </w:p>
    <w:p w14:paraId="6DA2D79D" w14:textId="77777777" w:rsidR="004E0EBB" w:rsidRDefault="004E0EBB">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[Notary clause]</w:t>
      </w:r>
    </w:p>
    <w:p w14:paraId="1B368AF0" w14:textId="77777777" w:rsidR="004E0EBB" w:rsidRDefault="004E0EBB">
      <w:pPr>
        <w:pStyle w:val="pxformnotes"/>
        <w:jc w:val="center"/>
        <w:rPr>
          <w:sz w:val="24"/>
          <w:szCs w:val="24"/>
        </w:rPr>
      </w:pPr>
      <w:r>
        <w:rPr>
          <w:rStyle w:val="pxvis"/>
          <w:rFonts w:cs="Arial"/>
          <w:bCs/>
          <w:szCs w:val="28"/>
        </w:rPr>
        <w:t>Notes to Form</w:t>
      </w:r>
    </w:p>
    <w:p w14:paraId="167CD80E" w14:textId="77777777" w:rsidR="004E0EBB" w:rsidRDefault="004E0EBB">
      <w:pPr>
        <w:pStyle w:val="pxformnotes"/>
        <w:rPr>
          <w:sz w:val="24"/>
          <w:szCs w:val="24"/>
        </w:rPr>
      </w:pPr>
    </w:p>
    <w:p w14:paraId="4E7953C6" w14:textId="77777777" w:rsidR="004E0EBB" w:rsidRDefault="004E0EBB">
      <w:pPr>
        <w:pStyle w:val="pxformnote"/>
        <w:spacing w:before="180"/>
      </w:pPr>
      <w:del w:id="1552" w:author="Cara Cardinale" w:date="2025-02-08T22:58:00Z">
        <w:r w:rsidDel="00F74B46">
          <w:delText>Drafter's Note</w:delText>
        </w:r>
      </w:del>
      <w:r>
        <w:t xml:space="preserve"> </w:t>
      </w:r>
    </w:p>
    <w:p w14:paraId="1F8F9FB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p.ct.id="f477b8b0b92511efa86bc22ba615bad8|73|31:71"</w:instrText>
      </w:r>
      <w:r>
        <w:fldChar w:fldCharType="end"/>
      </w:r>
      <w:r>
        <w:t xml:space="preserve">See Notes following </w:t>
      </w:r>
      <w:r>
        <w:rPr>
          <w:rStyle w:val="pxx"/>
          <w:color w:val="FF0000"/>
          <w:sz w:val="20"/>
          <w:szCs w:val="20"/>
          <w:vertAlign w:val="superscript"/>
        </w:rPr>
        <w:t>►</w:t>
      </w:r>
      <w:r>
        <w:rPr>
          <w:rStyle w:val="pxx"/>
        </w:rPr>
        <w:fldChar w:fldCharType="begin"/>
      </w:r>
      <w:r>
        <w:rPr>
          <w:rStyle w:val="pxx"/>
        </w:rPr>
        <w:instrText>x.ref.id="I057CER"</w:instrText>
      </w:r>
      <w:r>
        <w:rPr>
          <w:rStyle w:val="pxx"/>
        </w:rPr>
        <w:fldChar w:fldCharType="end"/>
      </w:r>
      <w:r>
        <w:rPr>
          <w:rStyle w:val="pxx"/>
          <w:vanish/>
        </w:rPr>
        <w:t>&amp;s;</w:t>
      </w:r>
      <w:r>
        <w:rPr>
          <w:rStyle w:val="pxvis"/>
          <w:rFonts w:ascii="Times NewRoman" w:hAnsi="Times NewRoman"/>
          <w:b w:val="0"/>
          <w:sz w:val="24"/>
        </w:rPr>
        <w:t>§</w:t>
      </w:r>
      <w:r>
        <w:rPr>
          <w:rStyle w:val="pxx"/>
        </w:rPr>
        <w:t>31:69</w:t>
      </w:r>
      <w:r>
        <w:t>.</w:t>
      </w:r>
    </w:p>
    <w:p w14:paraId="63EFA9BD" w14:textId="77777777" w:rsidR="004E0EBB" w:rsidRDefault="004E0EBB">
      <w:pPr>
        <w:pStyle w:val="pxformrr"/>
        <w:rPr>
          <w:sz w:val="24"/>
          <w:szCs w:val="24"/>
        </w:rPr>
      </w:pPr>
      <w:r>
        <w:rPr>
          <w:rStyle w:val="pxvis"/>
          <w:rFonts w:cs="Arial"/>
          <w:bCs/>
          <w:szCs w:val="28"/>
        </w:rPr>
        <w:t>Research References</w:t>
      </w:r>
    </w:p>
    <w:p w14:paraId="7C4FAB92"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tk.ref.id="I05BK43"</w:instrText>
      </w:r>
      <w:r>
        <w:rPr>
          <w:rStyle w:val="pxtk"/>
        </w:rPr>
        <w:fldChar w:fldCharType="end"/>
      </w:r>
      <w:r>
        <w:rPr>
          <w:rStyle w:val="pxtk"/>
        </w:rPr>
        <w:t>West's Key Number Digest, Charities &amp;key;41.5</w:t>
      </w:r>
    </w:p>
    <w:p w14:paraId="1776002B"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tk.ref.id="I05FRTF"</w:instrText>
      </w:r>
      <w:r>
        <w:rPr>
          <w:rStyle w:val="pxtk"/>
        </w:rPr>
        <w:fldChar w:fldCharType="end"/>
      </w:r>
      <w:r>
        <w:rPr>
          <w:rStyle w:val="pxtk"/>
        </w:rPr>
        <w:t>West's Key Number Digest, Charities &amp;key;42</w:t>
      </w:r>
    </w:p>
    <w:p w14:paraId="24F13C7A"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tk.ref.id="I09MDF4"</w:instrText>
      </w:r>
      <w:r>
        <w:rPr>
          <w:rStyle w:val="pxtk"/>
        </w:rPr>
        <w:fldChar w:fldCharType="end"/>
      </w:r>
      <w:r>
        <w:rPr>
          <w:rStyle w:val="pxtk"/>
        </w:rPr>
        <w:t>West's Key Number Digest, Internal Revenue &amp;key;4063</w:t>
      </w:r>
    </w:p>
    <w:p w14:paraId="55A9D967"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tk.ref.id="I09P6K0"</w:instrText>
      </w:r>
      <w:r>
        <w:rPr>
          <w:rStyle w:val="pxtk"/>
        </w:rPr>
        <w:fldChar w:fldCharType="end"/>
      </w:r>
      <w:r>
        <w:rPr>
          <w:rStyle w:val="pxtk"/>
        </w:rPr>
        <w:t>West's Key Number Digest, Internal Revenue &amp;key;4482</w:t>
      </w:r>
    </w:p>
    <w:p w14:paraId="70063063"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rc.ref.id="I09RZOW"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ins w:id="1553" w:author="Cara Cardinale" w:date="2025-02-12T22:55:00Z">
        <w:r w:rsidR="00C061CF">
          <w:rPr>
            <w:rStyle w:val="pxrc"/>
          </w:rPr>
          <w:t>7</w:t>
        </w:r>
      </w:ins>
      <w:r>
        <w:rPr>
          <w:rStyle w:val="pxrc"/>
        </w:rPr>
        <w:t>8</w:t>
      </w:r>
      <w:del w:id="1554" w:author="Cara Cardinale" w:date="2025-02-12T22:55:00Z">
        <w:r w:rsidDel="00C061CF">
          <w:rPr>
            <w:rStyle w:val="pxrc"/>
          </w:rPr>
          <w:delText>1</w:delText>
        </w:r>
      </w:del>
    </w:p>
    <w:p w14:paraId="387B3C5A"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rc.ref.id="I09USTS"</w:instrText>
      </w:r>
      <w:r>
        <w:rPr>
          <w:rStyle w:val="pxrc"/>
        </w:rPr>
        <w:fldChar w:fldCharType="end"/>
      </w:r>
      <w:r>
        <w:rPr>
          <w:rStyle w:val="pxrc"/>
        </w:rPr>
        <w:t xml:space="preserve">N.Y. Jur. 2d, Charities </w:t>
      </w:r>
      <w:r>
        <w:rPr>
          <w:rStyle w:val="pxrc"/>
          <w:vanish/>
        </w:rPr>
        <w:t>&amp;s;</w:t>
      </w:r>
      <w:del w:id="1555" w:author="Cara Cardinale" w:date="2025-02-08T22:51:00Z">
        <w:r w:rsidDel="008E2DB0">
          <w:rPr>
            <w:rStyle w:val="pxvis"/>
            <w:rFonts w:ascii="Times NewRoman" w:hAnsi="Times NewRoman"/>
            <w:b w:val="0"/>
            <w:sz w:val="24"/>
          </w:rPr>
          <w:delText>§</w:delText>
        </w:r>
        <w:r w:rsidDel="008E2DB0">
          <w:rPr>
            <w:rStyle w:val="pxrc"/>
          </w:rPr>
          <w:delText>89</w:delText>
        </w:r>
      </w:del>
      <w:ins w:id="1556" w:author="Cara Cardinale" w:date="2025-02-08T22:51:00Z">
        <w:r w:rsidR="008E2DB0">
          <w:rPr>
            <w:rStyle w:val="pxvis"/>
            <w:rFonts w:ascii="Times NewRoman" w:hAnsi="Times NewRoman"/>
            <w:b w:val="0"/>
            <w:sz w:val="24"/>
          </w:rPr>
          <w:t>§87</w:t>
        </w:r>
      </w:ins>
    </w:p>
    <w:p w14:paraId="6AC7223B" w14:textId="77777777" w:rsidR="004E0EBB" w:rsidRDefault="004E0EBB">
      <w:pPr>
        <w:pStyle w:val="pxformrrp"/>
        <w:rPr>
          <w:ins w:id="1557" w:author="Cara Cardinale" w:date="2025-03-03T13:33:00Z"/>
          <w:rStyle w:val="pxrc"/>
        </w:rPr>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rc.ref.id="I09XLYO"</w:instrText>
      </w:r>
      <w:r>
        <w:rPr>
          <w:rStyle w:val="pxrc"/>
        </w:rPr>
        <w:fldChar w:fldCharType="end"/>
      </w:r>
      <w:r>
        <w:rPr>
          <w:rStyle w:val="pxrc"/>
        </w:rPr>
        <w:t xml:space="preserve">Am. Jur. 2d, Corporations </w:t>
      </w:r>
      <w:r>
        <w:rPr>
          <w:rStyle w:val="pxrc"/>
          <w:vanish/>
        </w:rPr>
        <w:t>&amp;s;</w:t>
      </w:r>
      <w:r>
        <w:rPr>
          <w:rStyle w:val="pxvis"/>
          <w:rFonts w:ascii="Times NewRoman" w:hAnsi="Times NewRoman"/>
          <w:b w:val="0"/>
          <w:sz w:val="24"/>
        </w:rPr>
        <w:t>§</w:t>
      </w:r>
      <w:r>
        <w:rPr>
          <w:rStyle w:val="pxrc"/>
        </w:rPr>
        <w:t>278</w:t>
      </w:r>
    </w:p>
    <w:p w14:paraId="747933F5" w14:textId="77777777" w:rsidR="009F3396" w:rsidRDefault="009F3396" w:rsidP="009F3396">
      <w:pPr>
        <w:rPr>
          <w:ins w:id="1558" w:author="Cara Cardinale" w:date="2025-03-03T13:33:00Z"/>
        </w:rPr>
      </w:pPr>
    </w:p>
    <w:p w14:paraId="68CB2806" w14:textId="77777777" w:rsidR="009F3396" w:rsidRDefault="009F3396" w:rsidP="009F3396">
      <w:pPr>
        <w:rPr>
          <w:ins w:id="1559" w:author="Cara Cardinale" w:date="2025-03-03T13:33:00Z"/>
        </w:rPr>
      </w:pPr>
    </w:p>
    <w:p w14:paraId="54CB6F48" w14:textId="77777777" w:rsidR="009F3396" w:rsidRDefault="00932BAD" w:rsidP="009F3396">
      <w:pPr>
        <w:rPr>
          <w:ins w:id="1560" w:author="Cara Cardinale" w:date="2025-03-03T13:33:00Z"/>
        </w:rPr>
      </w:pPr>
      <w:bookmarkStart w:id="1561" w:name="_Hlk191901370"/>
      <w:ins w:id="1562" w:author="Cara Cardinale" w:date="2025-03-03T13:35:00Z">
        <w:r>
          <w:rPr>
            <w:sz w:val="27"/>
            <w:szCs w:val="27"/>
          </w:rPr>
          <w:t xml:space="preserve">31:71.50. </w:t>
        </w:r>
        <w:r>
          <w:t>Resolution approving t</w:t>
        </w:r>
      </w:ins>
      <w:ins w:id="1563" w:author="Cara Cardinale" w:date="2025-03-03T13:33:00Z">
        <w:r w:rsidR="009F3396" w:rsidRPr="009F3396">
          <w:t>ax-</w:t>
        </w:r>
      </w:ins>
      <w:ins w:id="1564" w:author="Cara Cardinale" w:date="2025-03-03T13:35:00Z">
        <w:r>
          <w:t>e</w:t>
        </w:r>
      </w:ins>
      <w:ins w:id="1565" w:author="Cara Cardinale" w:date="2025-03-03T13:33:00Z">
        <w:r w:rsidR="009F3396" w:rsidRPr="009F3396">
          <w:t xml:space="preserve">xempt </w:t>
        </w:r>
      </w:ins>
      <w:ins w:id="1566" w:author="Cara Cardinale" w:date="2025-03-03T13:35:00Z">
        <w:r>
          <w:t>d</w:t>
        </w:r>
      </w:ins>
      <w:ins w:id="1567" w:author="Cara Cardinale" w:date="2025-03-03T13:33:00Z">
        <w:r w:rsidR="009F3396" w:rsidRPr="009F3396">
          <w:t xml:space="preserve">ocument </w:t>
        </w:r>
      </w:ins>
      <w:ins w:id="1568" w:author="Cara Cardinale" w:date="2025-03-03T13:35:00Z">
        <w:r>
          <w:t>filing</w:t>
        </w:r>
      </w:ins>
    </w:p>
    <w:bookmarkEnd w:id="1561"/>
    <w:p w14:paraId="1B78F5B9" w14:textId="77777777" w:rsidR="00932BAD" w:rsidRDefault="00932BAD" w:rsidP="009F3396">
      <w:pPr>
        <w:ind w:firstLine="720"/>
        <w:rPr>
          <w:ins w:id="1569" w:author="Cara Cardinale" w:date="2025-03-03T13:37:00Z"/>
        </w:rPr>
      </w:pPr>
    </w:p>
    <w:p w14:paraId="0A778883" w14:textId="77777777" w:rsidR="009F3396" w:rsidRDefault="009F3396" w:rsidP="009F3396">
      <w:pPr>
        <w:ind w:firstLine="720"/>
        <w:rPr>
          <w:ins w:id="1570" w:author="Cara Cardinale" w:date="2025-03-03T13:33:00Z"/>
        </w:rPr>
      </w:pPr>
      <w:ins w:id="1571" w:author="Cara Cardinale" w:date="2025-03-03T13:33:00Z">
        <w:r w:rsidRPr="009F3396">
          <w:t xml:space="preserve">RESOLVED, to authorize the </w:t>
        </w:r>
        <w:r>
          <w:t xml:space="preserve">Officers </w:t>
        </w:r>
        <w:r w:rsidRPr="009F3396">
          <w:t xml:space="preserve">to prepare and file with the Internal Revenue Service an application for exemption from taxation under Section 501(c)(3) of the Internal Revenue Code; and to prepare and file with the New York Department of Taxation appropriate applications for exemption from state and local taxation. </w:t>
        </w:r>
      </w:ins>
    </w:p>
    <w:p w14:paraId="26BCB5F3" w14:textId="77777777" w:rsidR="009F3396" w:rsidRDefault="009F3396" w:rsidP="009F3396">
      <w:pPr>
        <w:ind w:firstLine="720"/>
        <w:rPr>
          <w:ins w:id="1572" w:author="Cara Cardinale" w:date="2025-03-03T13:33:00Z"/>
        </w:rPr>
      </w:pPr>
      <w:ins w:id="1573" w:author="Cara Cardinale" w:date="2025-03-03T13:33:00Z">
        <w:r w:rsidRPr="009F3396">
          <w:t xml:space="preserve">RESOLVED, to authorize the initial filing of the </w:t>
        </w:r>
      </w:ins>
      <w:ins w:id="1574" w:author="Cara Cardinale" w:date="2025-03-03T13:34:00Z">
        <w:r>
          <w:t>&lt;finstr&gt;[title of form]&lt;/finstr&gt;</w:t>
        </w:r>
      </w:ins>
      <w:ins w:id="1575" w:author="Cara Cardinale" w:date="2025-03-03T13:33:00Z">
        <w:r w:rsidRPr="009F3396">
          <w:t xml:space="preserve"> (</w:t>
        </w:r>
      </w:ins>
      <w:ins w:id="1576" w:author="Cara Cardinale" w:date="2025-03-03T13:34:00Z">
        <w:r>
          <w:t>&lt;finstr&gt;[name of form]&lt;/finstr&gt;</w:t>
        </w:r>
      </w:ins>
      <w:ins w:id="1577" w:author="Cara Cardinale" w:date="2025-03-03T13:33:00Z">
        <w:r w:rsidRPr="009F3396">
          <w:t xml:space="preserve">) and all subsequent filings to maintain the Corporation's registration status with the Attorney General of New York. </w:t>
        </w:r>
      </w:ins>
    </w:p>
    <w:p w14:paraId="309CF323" w14:textId="77777777" w:rsidR="009F3396" w:rsidRDefault="009F3396" w:rsidP="009F3396">
      <w:pPr>
        <w:ind w:firstLine="720"/>
        <w:rPr>
          <w:ins w:id="1578" w:author="Cara Cardinale" w:date="2025-03-03T13:37:00Z"/>
        </w:rPr>
      </w:pPr>
      <w:ins w:id="1579" w:author="Cara Cardinale" w:date="2025-03-03T13:33:00Z">
        <w:r w:rsidRPr="009F3396">
          <w:t xml:space="preserve">RESOLVED, to authorize the </w:t>
        </w:r>
        <w:r>
          <w:t xml:space="preserve">Officers </w:t>
        </w:r>
        <w:r w:rsidRPr="009F3396">
          <w:t>to execute and deliver any forms, documents or certificates as may be necessary or desirable to carry out the intent of the foregoing resolutions and to file such periodic reports and amendments as are necessary to maintain the Corporation's ability to solicit contributions as a charitable organization.</w:t>
        </w:r>
      </w:ins>
    </w:p>
    <w:p w14:paraId="1028409D" w14:textId="77777777" w:rsidR="00932BAD" w:rsidRDefault="00932BAD" w:rsidP="009F3396">
      <w:pPr>
        <w:ind w:firstLine="720"/>
        <w:rPr>
          <w:ins w:id="1580" w:author="Cara Cardinale" w:date="2025-03-03T13:37:00Z"/>
        </w:rPr>
      </w:pPr>
    </w:p>
    <w:p w14:paraId="734371AB" w14:textId="77777777" w:rsidR="00932BAD" w:rsidRDefault="00932BAD" w:rsidP="00932BAD">
      <w:pPr>
        <w:pStyle w:val="pxformnotes"/>
        <w:jc w:val="center"/>
        <w:rPr>
          <w:ins w:id="1581" w:author="Cara Cardinale" w:date="2025-03-03T13:37:00Z"/>
          <w:sz w:val="24"/>
          <w:szCs w:val="24"/>
        </w:rPr>
      </w:pPr>
      <w:ins w:id="1582" w:author="Cara Cardinale" w:date="2025-03-03T13:37:00Z">
        <w:r>
          <w:rPr>
            <w:rStyle w:val="pxvis"/>
            <w:rFonts w:cs="Arial"/>
            <w:bCs/>
            <w:szCs w:val="28"/>
          </w:rPr>
          <w:t>Notes to Form</w:t>
        </w:r>
      </w:ins>
    </w:p>
    <w:p w14:paraId="7D6C9485" w14:textId="77777777" w:rsidR="00932BAD" w:rsidRDefault="00932BAD" w:rsidP="00932BAD">
      <w:pPr>
        <w:pStyle w:val="pxformnotes"/>
        <w:rPr>
          <w:ins w:id="1583" w:author="Cara Cardinale" w:date="2025-03-03T13:37:00Z"/>
          <w:sz w:val="24"/>
          <w:szCs w:val="24"/>
        </w:rPr>
      </w:pPr>
    </w:p>
    <w:p w14:paraId="498AA5A1" w14:textId="77777777" w:rsidR="00932BAD" w:rsidRDefault="00932BAD" w:rsidP="00932BAD">
      <w:pPr>
        <w:pStyle w:val="pxformrr"/>
        <w:rPr>
          <w:ins w:id="1584" w:author="Cara Cardinale" w:date="2025-03-03T13:37:00Z"/>
          <w:sz w:val="24"/>
          <w:szCs w:val="24"/>
        </w:rPr>
      </w:pPr>
      <w:ins w:id="1585" w:author="Cara Cardinale" w:date="2025-03-03T13:37:00Z">
        <w:r>
          <w:rPr>
            <w:rStyle w:val="pxvis"/>
            <w:rFonts w:cs="Arial"/>
            <w:bCs/>
            <w:szCs w:val="28"/>
          </w:rPr>
          <w:t>Research References</w:t>
        </w:r>
      </w:ins>
    </w:p>
    <w:p w14:paraId="6701004E" w14:textId="77777777" w:rsidR="00932BAD" w:rsidRDefault="00932BAD" w:rsidP="00932BAD">
      <w:pPr>
        <w:pStyle w:val="pxformrrp"/>
        <w:rPr>
          <w:ins w:id="1586" w:author="Cara Cardinale" w:date="2025-03-03T13:37:00Z"/>
        </w:rPr>
      </w:pPr>
      <w:ins w:id="1587" w:author="Cara Cardinale" w:date="2025-03-03T13:37:00Z">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tk.ref.id="I09KZOD"</w:instrText>
        </w:r>
        <w:r>
          <w:rPr>
            <w:rStyle w:val="pxtk"/>
          </w:rPr>
          <w:fldChar w:fldCharType="end"/>
        </w:r>
        <w:r>
          <w:rPr>
            <w:rStyle w:val="pxtk"/>
          </w:rPr>
          <w:t>West's Key Number Digest, Corporations and Business Organizations &amp;key;3423</w:t>
        </w:r>
      </w:ins>
    </w:p>
    <w:p w14:paraId="2C75A2FA" w14:textId="77777777" w:rsidR="00932BAD" w:rsidRDefault="00932BAD" w:rsidP="00932BAD">
      <w:pPr>
        <w:pStyle w:val="pxformrrp"/>
        <w:rPr>
          <w:ins w:id="1588" w:author="Cara Cardinale" w:date="2025-03-03T13:37:00Z"/>
          <w:rStyle w:val="pxtk"/>
        </w:rPr>
      </w:pPr>
      <w:ins w:id="1589" w:author="Cara Cardinale" w:date="2025-03-03T13:37:00Z">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tk.ref.id="I09NST9"</w:instrText>
        </w:r>
        <w:r>
          <w:rPr>
            <w:rStyle w:val="pxtk"/>
          </w:rPr>
          <w:fldChar w:fldCharType="end"/>
        </w:r>
        <w:r>
          <w:rPr>
            <w:rStyle w:val="pxtk"/>
          </w:rPr>
          <w:t>West's Key Number Digest, Corporations and Business Organizations &amp;key;3430</w:t>
        </w:r>
      </w:ins>
    </w:p>
    <w:p w14:paraId="37FA2737" w14:textId="77777777" w:rsidR="00932BAD" w:rsidRPr="009F3396" w:rsidRDefault="00932BAD" w:rsidP="009F3396">
      <w:pPr>
        <w:ind w:firstLine="720"/>
        <w:pPrChange w:id="1590" w:author="Cara Cardinale" w:date="2025-03-03T13:33:00Z">
          <w:pPr>
            <w:pStyle w:val="pxformrrp"/>
            <w:ind w:firstLine="720"/>
          </w:pPr>
        </w:pPrChange>
      </w:pPr>
    </w:p>
    <w:p w14:paraId="12BF2D05" w14:textId="77777777" w:rsidR="004E0EBB" w:rsidRDefault="004E0EBB">
      <w:pPr>
        <w:pStyle w:val="pxs"/>
        <w:spacing w:before="180"/>
        <w:rPr>
          <w:sz w:val="27"/>
          <w:szCs w:val="27"/>
        </w:rPr>
      </w:pPr>
      <w:r>
        <w:rPr>
          <w:sz w:val="27"/>
          <w:szCs w:val="27"/>
        </w:rPr>
        <w:t>31:72. Application for an exempt organization certificate</w:t>
      </w:r>
      <w:ins w:id="1591" w:author="Cara Cardinale" w:date="2025-02-19T15:44:00Z">
        <w:r w:rsidR="00836090">
          <w:rPr>
            <w:sz w:val="27"/>
            <w:szCs w:val="27"/>
          </w:rPr>
          <w:t xml:space="preserve"> (NY Form </w:t>
        </w:r>
        <w:r w:rsidR="00836090" w:rsidRPr="00836090">
          <w:rPr>
            <w:sz w:val="27"/>
            <w:szCs w:val="27"/>
          </w:rPr>
          <w:t>ST-119.2</w:t>
        </w:r>
      </w:ins>
      <w:ins w:id="1592" w:author="Cara Cardinale" w:date="2025-02-19T15:45:00Z">
        <w:r w:rsidR="00836090">
          <w:rPr>
            <w:rStyle w:val="pxsep"/>
            <w:sz w:val="27"/>
            <w:szCs w:val="27"/>
          </w:rPr>
          <w:t>)</w:t>
        </w:r>
      </w:ins>
      <w:r>
        <w:rPr>
          <w:rStyle w:val="pxsep"/>
        </w:rPr>
        <w:t xml:space="preserve">-- </w:t>
      </w:r>
      <w:r>
        <w:rPr>
          <w:sz w:val="27"/>
          <w:szCs w:val="27"/>
        </w:rPr>
        <w:t>Official form</w:t>
      </w:r>
    </w:p>
    <w:p w14:paraId="4B2EC998" w14:textId="77777777" w:rsidR="004E0EBB" w:rsidRDefault="004E0EBB">
      <w:pPr>
        <w:pStyle w:val="pxov"/>
        <w:rPr>
          <w:vanish/>
        </w:rPr>
      </w:pPr>
      <w:r>
        <w:rPr>
          <w:vanish/>
        </w:rPr>
        <w:t>NFP</w:t>
      </w:r>
    </w:p>
    <w:p w14:paraId="5CF8AF92" w14:textId="77777777" w:rsidR="004E0EBB" w:rsidRDefault="004E0EBB">
      <w:pPr>
        <w:pStyle w:val="pxov"/>
        <w:rPr>
          <w:vanish/>
        </w:rPr>
      </w:pPr>
      <w:r>
        <w:rPr>
          <w:vanish/>
        </w:rPr>
        <w:t>COL</w:t>
      </w:r>
    </w:p>
    <w:p w14:paraId="4B746EB2" w14:textId="77777777" w:rsidR="004E0EBB" w:rsidRDefault="004E0EBB">
      <w:pPr>
        <w:pStyle w:val="pxov"/>
        <w:rPr>
          <w:vanish/>
        </w:rPr>
      </w:pPr>
      <w:r>
        <w:rPr>
          <w:vanish/>
        </w:rPr>
        <w:t>TXA</w:t>
      </w:r>
    </w:p>
    <w:p w14:paraId="4CC789C4" w14:textId="77777777" w:rsidR="004E0EBB" w:rsidRDefault="004E0EBB">
      <w:pPr>
        <w:pStyle w:val="pxov"/>
        <w:rPr>
          <w:vanish/>
        </w:rPr>
      </w:pPr>
      <w:r>
        <w:rPr>
          <w:vanish/>
        </w:rPr>
        <w:t>TFD</w:t>
      </w:r>
    </w:p>
    <w:p w14:paraId="1DFCFBA6" w14:textId="77777777" w:rsidR="004E0EBB" w:rsidRDefault="004E0EBB">
      <w:pPr>
        <w:pStyle w:val="pxov"/>
        <w:rPr>
          <w:vanish/>
        </w:rPr>
      </w:pPr>
      <w:r>
        <w:rPr>
          <w:vanish/>
        </w:rPr>
        <w:t>TF2</w:t>
      </w:r>
    </w:p>
    <w:p w14:paraId="0D4EC1CF" w14:textId="77777777" w:rsidR="004E0EBB" w:rsidRDefault="004E0EBB">
      <w:pPr>
        <w:pStyle w:val="pxov"/>
        <w:rPr>
          <w:vanish/>
        </w:rPr>
      </w:pPr>
      <w:r>
        <w:rPr>
          <w:vanish/>
        </w:rPr>
        <w:t>FCV</w:t>
      </w:r>
    </w:p>
    <w:p w14:paraId="216DE603" w14:textId="77777777" w:rsidR="004E0EBB" w:rsidRDefault="004E0EBB">
      <w:pPr>
        <w:pStyle w:val="pxov"/>
        <w:rPr>
          <w:vanish/>
        </w:rPr>
      </w:pPr>
      <w:r>
        <w:rPr>
          <w:vanish/>
        </w:rPr>
        <w:t>FTR</w:t>
      </w:r>
    </w:p>
    <w:p w14:paraId="101DC354" w14:textId="77777777" w:rsidR="004E0EBB" w:rsidRDefault="004E0EBB">
      <w:pPr>
        <w:pStyle w:val="pxov"/>
        <w:rPr>
          <w:vanish/>
        </w:rPr>
      </w:pPr>
      <w:r>
        <w:rPr>
          <w:vanish/>
        </w:rPr>
        <w:t>EFM</w:t>
      </w:r>
    </w:p>
    <w:p w14:paraId="60DB36DE" w14:textId="77777777" w:rsidR="004E0EBB" w:rsidRDefault="004E0EBB">
      <w:pPr>
        <w:pStyle w:val="pxov"/>
        <w:rPr>
          <w:vanish/>
        </w:rPr>
      </w:pPr>
      <w:r>
        <w:rPr>
          <w:vanish/>
        </w:rPr>
        <w:t>EBL</w:t>
      </w:r>
    </w:p>
    <w:p w14:paraId="54D4DC2E" w14:textId="77777777" w:rsidR="004E0EBB" w:rsidRDefault="004E0EBB">
      <w:pPr>
        <w:pStyle w:val="pxov"/>
        <w:rPr>
          <w:vanish/>
        </w:rPr>
      </w:pPr>
      <w:r>
        <w:rPr>
          <w:vanish/>
        </w:rPr>
        <w:t>TEM</w:t>
      </w:r>
    </w:p>
    <w:p w14:paraId="050FC262" w14:textId="77777777" w:rsidR="004E0EBB" w:rsidRDefault="004E0EBB">
      <w:pPr>
        <w:pStyle w:val="pxov"/>
        <w:rPr>
          <w:vanish/>
        </w:rPr>
      </w:pPr>
      <w:r>
        <w:rPr>
          <w:vanish/>
        </w:rPr>
        <w:t>MTD</w:t>
      </w:r>
    </w:p>
    <w:p w14:paraId="48A0CBC5"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form.fid="Ic70c8950181b11e68c12afa7f3a24041"</w:instrText>
      </w:r>
      <w:r>
        <w:fldChar w:fldCharType="end"/>
      </w:r>
      <w:r>
        <w:rPr>
          <w:color w:val="FF0000"/>
          <w:sz w:val="20"/>
          <w:szCs w:val="20"/>
          <w:vertAlign w:val="superscript"/>
        </w:rPr>
        <w:t>►</w:t>
      </w:r>
      <w:r>
        <w:fldChar w:fldCharType="begin"/>
      </w:r>
      <w:r>
        <w:instrText>ib.ct.id="f477b8b0b92511efa86bc22ba615bad8|74|31:72"</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im.id="I02E8QO"</w:instrText>
      </w:r>
      <w:r>
        <w:fldChar w:fldCharType="end"/>
      </w:r>
    </w:p>
    <w:p w14:paraId="5BB617CF"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im.id="I02FDFG"</w:instrText>
      </w:r>
      <w:r>
        <w:fldChar w:fldCharType="end"/>
      </w:r>
      <w:r>
        <w:fldChar w:fldCharType="begin"/>
      </w:r>
      <w:r>
        <w:instrText>im.suppress.online="yes"</w:instrText>
      </w:r>
      <w:r>
        <w:fldChar w:fldCharType="end"/>
      </w:r>
    </w:p>
    <w:p w14:paraId="73BC58D5"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#I02FDFG goes here</w:t>
      </w:r>
    </w:p>
    <w:p w14:paraId="1BA8CE27"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im.id="I02FENE"</w:instrText>
      </w:r>
      <w:r>
        <w:fldChar w:fldCharType="end"/>
      </w:r>
      <w:r>
        <w:fldChar w:fldCharType="begin"/>
      </w:r>
      <w:r>
        <w:instrText>im.suppress.online="yes"</w:instrText>
      </w:r>
      <w:r>
        <w:fldChar w:fldCharType="end"/>
      </w:r>
    </w:p>
    <w:p w14:paraId="35F981DD"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#I02FENE goes here</w:t>
      </w:r>
    </w:p>
    <w:p w14:paraId="3FF7D101"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im.id="I02FNCF"</w:instrText>
      </w:r>
      <w:r>
        <w:fldChar w:fldCharType="end"/>
      </w:r>
      <w:r>
        <w:fldChar w:fldCharType="begin"/>
      </w:r>
      <w:r>
        <w:instrText>im.suppress.online="yes"</w:instrText>
      </w:r>
      <w:r>
        <w:fldChar w:fldCharType="end"/>
      </w:r>
    </w:p>
    <w:p w14:paraId="2119E569"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#I02FNCF goes here</w:t>
      </w:r>
    </w:p>
    <w:p w14:paraId="7982C302"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im.id="I02GS6X"</w:instrText>
      </w:r>
      <w:r>
        <w:fldChar w:fldCharType="end"/>
      </w:r>
      <w:r>
        <w:fldChar w:fldCharType="begin"/>
      </w:r>
      <w:r>
        <w:instrText>im.suppress.online="yes"</w:instrText>
      </w:r>
      <w:r>
        <w:fldChar w:fldCharType="end"/>
      </w:r>
    </w:p>
    <w:p w14:paraId="28802A13"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#I02GS6X goes here</w:t>
      </w:r>
    </w:p>
    <w:p w14:paraId="57DAE89A" w14:textId="77777777" w:rsidR="004E0EBB" w:rsidRDefault="004E0EBB">
      <w:pPr>
        <w:pStyle w:val="pxformnotes"/>
        <w:jc w:val="center"/>
        <w:rPr>
          <w:sz w:val="24"/>
          <w:szCs w:val="24"/>
        </w:rPr>
      </w:pPr>
      <w:r>
        <w:rPr>
          <w:rStyle w:val="pxvis"/>
          <w:rFonts w:cs="Arial"/>
          <w:bCs/>
          <w:szCs w:val="28"/>
        </w:rPr>
        <w:t>Notes to Form</w:t>
      </w:r>
    </w:p>
    <w:p w14:paraId="041A43A6" w14:textId="77777777" w:rsidR="004E0EBB" w:rsidRDefault="004E0EBB">
      <w:pPr>
        <w:pStyle w:val="pxformnotes"/>
        <w:rPr>
          <w:sz w:val="24"/>
          <w:szCs w:val="24"/>
        </w:rPr>
      </w:pPr>
    </w:p>
    <w:p w14:paraId="7EA1F9C3" w14:textId="77777777" w:rsidR="004E0EBB" w:rsidRDefault="004E0EBB">
      <w:pPr>
        <w:pStyle w:val="pxformnote"/>
        <w:spacing w:before="180"/>
      </w:pPr>
      <w:del w:id="1593" w:author="Cara Cardinale" w:date="2025-02-08T22:58:00Z">
        <w:r w:rsidDel="00F74B46">
          <w:delText>Drafter's Note</w:delText>
        </w:r>
      </w:del>
      <w:r>
        <w:t xml:space="preserve"> </w:t>
      </w:r>
    </w:p>
    <w:p w14:paraId="26F7B27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p.ct.id="f477b8b0b92511efa86bc22ba615bad8|74|31:72"</w:instrText>
      </w:r>
      <w:r>
        <w:fldChar w:fldCharType="end"/>
      </w:r>
      <w:r>
        <w:t xml:space="preserve">The above form, revised 12/13, is available from the New York State Department of Taxation and Finance, </w:t>
      </w:r>
      <w:r>
        <w:rPr>
          <w:rStyle w:val="pxurl"/>
          <w:color w:val="FF0000"/>
          <w:sz w:val="20"/>
          <w:szCs w:val="20"/>
          <w:vertAlign w:val="superscript"/>
        </w:rPr>
        <w:t>►</w:t>
      </w:r>
      <w:r>
        <w:rPr>
          <w:rStyle w:val="pxurl"/>
        </w:rPr>
        <w:fldChar w:fldCharType="begin"/>
      </w:r>
      <w:r>
        <w:rPr>
          <w:rStyle w:val="pxurl"/>
        </w:rPr>
        <w:instrText>url.ref.id="I09MDF6"</w:instrText>
      </w:r>
      <w:r>
        <w:rPr>
          <w:rStyle w:val="pxurl"/>
        </w:rPr>
        <w:fldChar w:fldCharType="end"/>
      </w:r>
      <w:r>
        <w:rPr>
          <w:rStyle w:val="pxurl"/>
        </w:rPr>
        <w:t>http://www.tax.ny.gov</w:t>
      </w:r>
      <w:r>
        <w:t>, and is reprinted here for illustrative purposes.</w:t>
      </w:r>
    </w:p>
    <w:p w14:paraId="07864631" w14:textId="77777777" w:rsidR="004E0EBB" w:rsidRDefault="004E0EBB">
      <w:pPr>
        <w:pStyle w:val="pxformrr"/>
        <w:rPr>
          <w:sz w:val="24"/>
          <w:szCs w:val="24"/>
        </w:rPr>
      </w:pPr>
      <w:r>
        <w:rPr>
          <w:rStyle w:val="pxvis"/>
          <w:rFonts w:cs="Arial"/>
          <w:bCs/>
          <w:szCs w:val="28"/>
        </w:rPr>
        <w:t>Research References</w:t>
      </w:r>
    </w:p>
    <w:p w14:paraId="453F79CD"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tk.ref.id="I09P6K2"</w:instrText>
      </w:r>
      <w:r>
        <w:rPr>
          <w:rStyle w:val="pxtk"/>
        </w:rPr>
        <w:fldChar w:fldCharType="end"/>
      </w:r>
      <w:r>
        <w:rPr>
          <w:rStyle w:val="pxtk"/>
        </w:rPr>
        <w:t>West's Key Number Digest, Internal Revenue &amp;key;4045 to 4079</w:t>
      </w:r>
    </w:p>
    <w:p w14:paraId="2F308990" w14:textId="77777777" w:rsidR="004E0EBB" w:rsidRDefault="004E0EBB">
      <w:pPr>
        <w:pStyle w:val="pxs"/>
        <w:spacing w:before="180"/>
        <w:rPr>
          <w:sz w:val="27"/>
          <w:szCs w:val="27"/>
        </w:rPr>
      </w:pPr>
      <w:r>
        <w:rPr>
          <w:sz w:val="27"/>
          <w:szCs w:val="27"/>
        </w:rPr>
        <w:t>31:73. Application for an exempt organization certificate</w:t>
      </w:r>
      <w:ins w:id="1594" w:author="Cara Cardinale" w:date="2025-02-19T16:29:00Z">
        <w:r w:rsidR="00115D4F">
          <w:rPr>
            <w:sz w:val="27"/>
            <w:szCs w:val="27"/>
          </w:rPr>
          <w:t>-</w:t>
        </w:r>
      </w:ins>
      <w:ins w:id="1595" w:author="Cara Cardinale" w:date="2025-02-19T16:28:00Z">
        <w:r w:rsidR="00115D4F">
          <w:rPr>
            <w:sz w:val="27"/>
            <w:szCs w:val="27"/>
          </w:rPr>
          <w:t>Information authorization</w:t>
        </w:r>
      </w:ins>
      <w:del w:id="1596" w:author="Cara Cardinale" w:date="2025-02-19T16:28:00Z">
        <w:r w:rsidDel="00115D4F">
          <w:rPr>
            <w:sz w:val="27"/>
            <w:szCs w:val="27"/>
          </w:rPr>
          <w:delText xml:space="preserve"> power of attorney</w:delText>
        </w:r>
      </w:del>
      <w:ins w:id="1597" w:author="Cara Cardinale" w:date="2025-02-19T16:29:00Z">
        <w:r w:rsidR="00115D4F">
          <w:rPr>
            <w:sz w:val="27"/>
            <w:szCs w:val="27"/>
          </w:rPr>
          <w:t xml:space="preserve">(NY Form </w:t>
        </w:r>
        <w:r w:rsidR="00115D4F" w:rsidRPr="00836090">
          <w:rPr>
            <w:sz w:val="27"/>
            <w:szCs w:val="27"/>
          </w:rPr>
          <w:t>ST-119.</w:t>
        </w:r>
        <w:r w:rsidR="00115D4F">
          <w:rPr>
            <w:sz w:val="27"/>
            <w:szCs w:val="27"/>
          </w:rPr>
          <w:t>4</w:t>
        </w:r>
        <w:r w:rsidR="00115D4F">
          <w:rPr>
            <w:rStyle w:val="pxsep"/>
            <w:sz w:val="27"/>
            <w:szCs w:val="27"/>
          </w:rPr>
          <w:t>)</w:t>
        </w:r>
      </w:ins>
      <w:r>
        <w:rPr>
          <w:rStyle w:val="pxsep"/>
        </w:rPr>
        <w:t xml:space="preserve">-- </w:t>
      </w:r>
      <w:r>
        <w:rPr>
          <w:sz w:val="27"/>
          <w:szCs w:val="27"/>
        </w:rPr>
        <w:t>Official form</w:t>
      </w:r>
    </w:p>
    <w:p w14:paraId="741A15DA" w14:textId="77777777" w:rsidR="004E0EBB" w:rsidRDefault="004E0EBB">
      <w:pPr>
        <w:pStyle w:val="pxov"/>
        <w:rPr>
          <w:vanish/>
        </w:rPr>
      </w:pPr>
      <w:r>
        <w:rPr>
          <w:vanish/>
        </w:rPr>
        <w:t>NFP</w:t>
      </w:r>
    </w:p>
    <w:p w14:paraId="27C54368" w14:textId="77777777" w:rsidR="004E0EBB" w:rsidRDefault="004E0EBB">
      <w:pPr>
        <w:pStyle w:val="pxov"/>
        <w:rPr>
          <w:vanish/>
        </w:rPr>
      </w:pPr>
      <w:r>
        <w:rPr>
          <w:vanish/>
        </w:rPr>
        <w:t>COL</w:t>
      </w:r>
    </w:p>
    <w:p w14:paraId="55B7C652" w14:textId="77777777" w:rsidR="004E0EBB" w:rsidRDefault="004E0EBB">
      <w:pPr>
        <w:pStyle w:val="pxov"/>
        <w:rPr>
          <w:vanish/>
        </w:rPr>
      </w:pPr>
      <w:r>
        <w:rPr>
          <w:vanish/>
        </w:rPr>
        <w:t>TXA</w:t>
      </w:r>
    </w:p>
    <w:p w14:paraId="064013F4" w14:textId="77777777" w:rsidR="004E0EBB" w:rsidRDefault="004E0EBB">
      <w:pPr>
        <w:pStyle w:val="pxov"/>
        <w:rPr>
          <w:vanish/>
        </w:rPr>
      </w:pPr>
      <w:r>
        <w:rPr>
          <w:vanish/>
        </w:rPr>
        <w:t>TFD</w:t>
      </w:r>
    </w:p>
    <w:p w14:paraId="634A3B26" w14:textId="77777777" w:rsidR="004E0EBB" w:rsidRDefault="004E0EBB">
      <w:pPr>
        <w:pStyle w:val="pxov"/>
        <w:rPr>
          <w:vanish/>
        </w:rPr>
      </w:pPr>
      <w:r>
        <w:rPr>
          <w:vanish/>
        </w:rPr>
        <w:t>TF2</w:t>
      </w:r>
    </w:p>
    <w:p w14:paraId="31CC13E5" w14:textId="77777777" w:rsidR="004E0EBB" w:rsidRDefault="004E0EBB">
      <w:pPr>
        <w:pStyle w:val="pxov"/>
        <w:rPr>
          <w:vanish/>
        </w:rPr>
      </w:pPr>
      <w:r>
        <w:rPr>
          <w:vanish/>
        </w:rPr>
        <w:t>FCV</w:t>
      </w:r>
    </w:p>
    <w:p w14:paraId="7D241207" w14:textId="77777777" w:rsidR="004E0EBB" w:rsidRDefault="004E0EBB">
      <w:pPr>
        <w:pStyle w:val="pxov"/>
        <w:rPr>
          <w:vanish/>
        </w:rPr>
      </w:pPr>
      <w:r>
        <w:rPr>
          <w:vanish/>
        </w:rPr>
        <w:t>FTR</w:t>
      </w:r>
    </w:p>
    <w:p w14:paraId="6BD48E93" w14:textId="77777777" w:rsidR="004E0EBB" w:rsidRDefault="004E0EBB">
      <w:pPr>
        <w:pStyle w:val="pxov"/>
        <w:rPr>
          <w:vanish/>
        </w:rPr>
      </w:pPr>
      <w:r>
        <w:rPr>
          <w:vanish/>
        </w:rPr>
        <w:t>EFM</w:t>
      </w:r>
    </w:p>
    <w:p w14:paraId="546E9D4E" w14:textId="77777777" w:rsidR="004E0EBB" w:rsidRDefault="004E0EBB">
      <w:pPr>
        <w:pStyle w:val="pxov"/>
        <w:rPr>
          <w:vanish/>
        </w:rPr>
      </w:pPr>
      <w:r>
        <w:rPr>
          <w:vanish/>
        </w:rPr>
        <w:t>EBL</w:t>
      </w:r>
    </w:p>
    <w:p w14:paraId="32959593" w14:textId="77777777" w:rsidR="004E0EBB" w:rsidRDefault="004E0EBB">
      <w:pPr>
        <w:pStyle w:val="pxov"/>
        <w:rPr>
          <w:vanish/>
        </w:rPr>
      </w:pPr>
      <w:r>
        <w:rPr>
          <w:vanish/>
        </w:rPr>
        <w:t>TEM</w:t>
      </w:r>
    </w:p>
    <w:p w14:paraId="2F97F2E2" w14:textId="77777777" w:rsidR="004E0EBB" w:rsidRDefault="004E0EBB">
      <w:pPr>
        <w:pStyle w:val="pxov"/>
        <w:rPr>
          <w:vanish/>
        </w:rPr>
      </w:pPr>
      <w:r>
        <w:rPr>
          <w:vanish/>
        </w:rPr>
        <w:t>MTD</w:t>
      </w:r>
    </w:p>
    <w:p w14:paraId="734D90B4"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form.fid="Ic70cb060181b11e68c12afa7f3a24041"</w:instrText>
      </w:r>
      <w:r>
        <w:fldChar w:fldCharType="end"/>
      </w:r>
      <w:r>
        <w:rPr>
          <w:color w:val="FF0000"/>
          <w:sz w:val="20"/>
          <w:szCs w:val="20"/>
          <w:vertAlign w:val="superscript"/>
        </w:rPr>
        <w:t>►</w:t>
      </w:r>
      <w:r>
        <w:fldChar w:fldCharType="begin"/>
      </w:r>
      <w:r>
        <w:instrText>ib.ct.id="f477b8b0b92511efa86bc22ba615bad8|75|31:73"</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im.id="I02J54H"</w:instrText>
      </w:r>
      <w:r>
        <w:fldChar w:fldCharType="end"/>
      </w:r>
      <w:r>
        <w:fldChar w:fldCharType="begin"/>
      </w:r>
      <w:r>
        <w:instrText>im.suppress.print="yes"</w:instrText>
      </w:r>
      <w:r>
        <w:fldChar w:fldCharType="end"/>
      </w:r>
    </w:p>
    <w:p w14:paraId="01B549F9"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im.id="I02KALR"</w:instrText>
      </w:r>
      <w:r>
        <w:fldChar w:fldCharType="end"/>
      </w:r>
      <w:r>
        <w:fldChar w:fldCharType="begin"/>
      </w:r>
      <w:r>
        <w:instrText>im.suppress.online="yes"</w:instrText>
      </w:r>
      <w:r>
        <w:fldChar w:fldCharType="end"/>
      </w:r>
    </w:p>
    <w:p w14:paraId="22E37D3F"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#I02KALR goes here</w:t>
      </w:r>
    </w:p>
    <w:p w14:paraId="0C489EAD" w14:textId="77777777" w:rsidR="004E0EBB" w:rsidRDefault="004E0EBB">
      <w:pPr>
        <w:pStyle w:val="pxformnotes"/>
        <w:jc w:val="center"/>
        <w:rPr>
          <w:sz w:val="24"/>
          <w:szCs w:val="24"/>
        </w:rPr>
      </w:pPr>
      <w:r>
        <w:rPr>
          <w:rStyle w:val="pxvis"/>
          <w:rFonts w:cs="Arial"/>
          <w:bCs/>
          <w:szCs w:val="28"/>
        </w:rPr>
        <w:t>Notes to Form</w:t>
      </w:r>
    </w:p>
    <w:p w14:paraId="58FC1396" w14:textId="77777777" w:rsidR="004E0EBB" w:rsidRDefault="004E0EBB">
      <w:pPr>
        <w:pStyle w:val="pxformnotes"/>
        <w:rPr>
          <w:sz w:val="24"/>
          <w:szCs w:val="24"/>
        </w:rPr>
      </w:pPr>
    </w:p>
    <w:p w14:paraId="598838EF" w14:textId="77777777" w:rsidR="004E0EBB" w:rsidRDefault="004E0EBB">
      <w:pPr>
        <w:pStyle w:val="pxformnote"/>
        <w:spacing w:before="180"/>
      </w:pPr>
      <w:del w:id="1598" w:author="Cara Cardinale" w:date="2025-02-08T22:58:00Z">
        <w:r w:rsidDel="00F74B46">
          <w:delText>Drafter's Note</w:delText>
        </w:r>
      </w:del>
      <w:r>
        <w:t xml:space="preserve"> </w:t>
      </w:r>
    </w:p>
    <w:p w14:paraId="59FD01B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p.ct.id="f477b8b0b92511efa86bc22ba615bad8|75|31:73"</w:instrText>
      </w:r>
      <w:r>
        <w:fldChar w:fldCharType="end"/>
      </w:r>
      <w:r>
        <w:t xml:space="preserve">The above form, revised 7/17, is available from the New York State Department of Taxation and Finance, </w:t>
      </w:r>
      <w:r>
        <w:rPr>
          <w:rStyle w:val="pxurl"/>
          <w:color w:val="FF0000"/>
          <w:sz w:val="20"/>
          <w:szCs w:val="20"/>
          <w:vertAlign w:val="superscript"/>
        </w:rPr>
        <w:t>►</w:t>
      </w:r>
      <w:r>
        <w:rPr>
          <w:rStyle w:val="pxurl"/>
        </w:rPr>
        <w:fldChar w:fldCharType="begin"/>
      </w:r>
      <w:r>
        <w:rPr>
          <w:rStyle w:val="pxurl"/>
        </w:rPr>
        <w:instrText>url.ref.id="I09MDGE"</w:instrText>
      </w:r>
      <w:r>
        <w:rPr>
          <w:rStyle w:val="pxurl"/>
        </w:rPr>
        <w:fldChar w:fldCharType="end"/>
      </w:r>
      <w:r>
        <w:rPr>
          <w:rStyle w:val="pxurl"/>
        </w:rPr>
        <w:t>http://www.tax.ny.gov</w:t>
      </w:r>
      <w:r>
        <w:t>, and is reprinted here for illustrative purposes.</w:t>
      </w:r>
    </w:p>
    <w:p w14:paraId="5A36A71C" w14:textId="77777777" w:rsidR="004E0EBB" w:rsidRDefault="004E0EBB">
      <w:pPr>
        <w:pStyle w:val="pxformrr"/>
        <w:rPr>
          <w:sz w:val="24"/>
          <w:szCs w:val="24"/>
        </w:rPr>
      </w:pPr>
      <w:r>
        <w:rPr>
          <w:rStyle w:val="pxvis"/>
          <w:rFonts w:cs="Arial"/>
          <w:bCs/>
          <w:szCs w:val="28"/>
        </w:rPr>
        <w:t>Research References</w:t>
      </w:r>
    </w:p>
    <w:p w14:paraId="7DB5C5C5"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tk.ref.id="I09P6LA"</w:instrText>
      </w:r>
      <w:r>
        <w:rPr>
          <w:rStyle w:val="pxtk"/>
        </w:rPr>
        <w:fldChar w:fldCharType="end"/>
      </w:r>
      <w:r>
        <w:rPr>
          <w:rStyle w:val="pxtk"/>
        </w:rPr>
        <w:t>West's Key Number Digest, Internal Revenue &amp;key;4045 to 4079</w:t>
      </w:r>
    </w:p>
    <w:p w14:paraId="41710649" w14:textId="77777777" w:rsidR="004E0EBB" w:rsidRDefault="004E0EBB">
      <w:pPr>
        <w:pStyle w:val="pxs"/>
        <w:spacing w:before="180"/>
        <w:rPr>
          <w:sz w:val="27"/>
          <w:szCs w:val="27"/>
        </w:rPr>
      </w:pPr>
      <w:r>
        <w:rPr>
          <w:sz w:val="27"/>
          <w:szCs w:val="27"/>
        </w:rPr>
        <w:t>31:74. Application for real property tax exemption for nonprofit organizations</w:t>
      </w:r>
      <w:ins w:id="1599" w:author="Cara Cardinale" w:date="2025-02-19T16:36:00Z">
        <w:r w:rsidR="00B60D62">
          <w:rPr>
            <w:sz w:val="27"/>
            <w:szCs w:val="27"/>
          </w:rPr>
          <w:t xml:space="preserve"> (NY Form RP</w:t>
        </w:r>
        <w:r w:rsidR="00B60D62" w:rsidRPr="00836090">
          <w:rPr>
            <w:sz w:val="27"/>
            <w:szCs w:val="27"/>
          </w:rPr>
          <w:t>-</w:t>
        </w:r>
        <w:r w:rsidR="00B60D62">
          <w:rPr>
            <w:sz w:val="27"/>
            <w:szCs w:val="27"/>
          </w:rPr>
          <w:t>420-a</w:t>
        </w:r>
        <w:r w:rsidR="00B60D62">
          <w:rPr>
            <w:rStyle w:val="pxsep"/>
            <w:sz w:val="27"/>
            <w:szCs w:val="27"/>
          </w:rPr>
          <w:t>)</w:t>
        </w:r>
      </w:ins>
      <w:r>
        <w:rPr>
          <w:rStyle w:val="pxsep"/>
        </w:rPr>
        <w:t xml:space="preserve">-- </w:t>
      </w:r>
      <w:r>
        <w:rPr>
          <w:sz w:val="27"/>
          <w:szCs w:val="27"/>
        </w:rPr>
        <w:t>Official form</w:t>
      </w:r>
    </w:p>
    <w:p w14:paraId="280AF1C4" w14:textId="77777777" w:rsidR="004E0EBB" w:rsidRDefault="004E0EBB">
      <w:pPr>
        <w:pStyle w:val="pxov"/>
        <w:rPr>
          <w:vanish/>
        </w:rPr>
      </w:pPr>
      <w:r>
        <w:rPr>
          <w:vanish/>
        </w:rPr>
        <w:t>NFP</w:t>
      </w:r>
    </w:p>
    <w:p w14:paraId="46E9BE79" w14:textId="77777777" w:rsidR="004E0EBB" w:rsidRDefault="004E0EBB">
      <w:pPr>
        <w:pStyle w:val="pxov"/>
        <w:rPr>
          <w:vanish/>
        </w:rPr>
      </w:pPr>
      <w:r>
        <w:rPr>
          <w:vanish/>
        </w:rPr>
        <w:t>COL</w:t>
      </w:r>
    </w:p>
    <w:p w14:paraId="103D12BC" w14:textId="77777777" w:rsidR="004E0EBB" w:rsidRDefault="004E0EBB">
      <w:pPr>
        <w:pStyle w:val="pxov"/>
        <w:rPr>
          <w:vanish/>
        </w:rPr>
      </w:pPr>
      <w:r>
        <w:rPr>
          <w:vanish/>
        </w:rPr>
        <w:t>TXA</w:t>
      </w:r>
    </w:p>
    <w:p w14:paraId="1204638F" w14:textId="77777777" w:rsidR="004E0EBB" w:rsidRDefault="004E0EBB">
      <w:pPr>
        <w:pStyle w:val="pxov"/>
        <w:rPr>
          <w:vanish/>
        </w:rPr>
      </w:pPr>
      <w:r>
        <w:rPr>
          <w:vanish/>
        </w:rPr>
        <w:t>TSX</w:t>
      </w:r>
    </w:p>
    <w:p w14:paraId="4D6C0D56" w14:textId="77777777" w:rsidR="004E0EBB" w:rsidRDefault="004E0EBB">
      <w:pPr>
        <w:pStyle w:val="pxov"/>
        <w:rPr>
          <w:vanish/>
        </w:rPr>
      </w:pPr>
      <w:r>
        <w:rPr>
          <w:vanish/>
        </w:rPr>
        <w:t>TS8</w:t>
      </w:r>
    </w:p>
    <w:p w14:paraId="45487269" w14:textId="77777777" w:rsidR="004E0EBB" w:rsidRDefault="004E0EBB">
      <w:pPr>
        <w:pStyle w:val="pxov"/>
        <w:rPr>
          <w:vanish/>
        </w:rPr>
      </w:pPr>
      <w:r>
        <w:rPr>
          <w:vanish/>
        </w:rPr>
        <w:t>FCV</w:t>
      </w:r>
    </w:p>
    <w:p w14:paraId="0759FBA4" w14:textId="77777777" w:rsidR="004E0EBB" w:rsidRDefault="004E0EBB">
      <w:pPr>
        <w:pStyle w:val="pxov"/>
        <w:rPr>
          <w:vanish/>
        </w:rPr>
      </w:pPr>
      <w:r>
        <w:rPr>
          <w:vanish/>
        </w:rPr>
        <w:t>FTR</w:t>
      </w:r>
    </w:p>
    <w:p w14:paraId="22177FB9" w14:textId="77777777" w:rsidR="004E0EBB" w:rsidRDefault="004E0EBB">
      <w:pPr>
        <w:pStyle w:val="pxov"/>
        <w:rPr>
          <w:vanish/>
        </w:rPr>
      </w:pPr>
      <w:r>
        <w:rPr>
          <w:vanish/>
        </w:rPr>
        <w:t>EFM</w:t>
      </w:r>
    </w:p>
    <w:p w14:paraId="7A8B9812" w14:textId="77777777" w:rsidR="004E0EBB" w:rsidRDefault="004E0EBB">
      <w:pPr>
        <w:pStyle w:val="pxov"/>
        <w:rPr>
          <w:vanish/>
        </w:rPr>
      </w:pPr>
      <w:r>
        <w:rPr>
          <w:vanish/>
        </w:rPr>
        <w:t>EBL</w:t>
      </w:r>
    </w:p>
    <w:p w14:paraId="5855EFC3" w14:textId="77777777" w:rsidR="004E0EBB" w:rsidRDefault="004E0EBB">
      <w:pPr>
        <w:pStyle w:val="pxov"/>
        <w:rPr>
          <w:vanish/>
        </w:rPr>
      </w:pPr>
      <w:r>
        <w:rPr>
          <w:vanish/>
        </w:rPr>
        <w:t>TEM</w:t>
      </w:r>
    </w:p>
    <w:p w14:paraId="73DBE42D" w14:textId="77777777" w:rsidR="004E0EBB" w:rsidRDefault="004E0EBB">
      <w:pPr>
        <w:pStyle w:val="pxov"/>
        <w:rPr>
          <w:vanish/>
        </w:rPr>
      </w:pPr>
      <w:r>
        <w:rPr>
          <w:vanish/>
        </w:rPr>
        <w:t>MTD</w:t>
      </w:r>
    </w:p>
    <w:p w14:paraId="55CD9878"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form.fid="Ic70cd770181b11e68c12afa7f3a24041"</w:instrText>
      </w:r>
      <w:r>
        <w:fldChar w:fldCharType="end"/>
      </w:r>
      <w:r>
        <w:rPr>
          <w:color w:val="FF0000"/>
          <w:sz w:val="20"/>
          <w:szCs w:val="20"/>
          <w:vertAlign w:val="superscript"/>
        </w:rPr>
        <w:t>►</w:t>
      </w:r>
      <w:r>
        <w:fldChar w:fldCharType="begin"/>
      </w:r>
      <w:r>
        <w:instrText>ib.ct.id="f477b8b0b92511efa86bc22ba615bad8|76|31:74"</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im.id="I04WXAC"</w:instrText>
      </w:r>
      <w:r>
        <w:fldChar w:fldCharType="end"/>
      </w:r>
    </w:p>
    <w:p w14:paraId="4B5F12D4"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im.id="I04YDMQ"</w:instrText>
      </w:r>
      <w:r>
        <w:fldChar w:fldCharType="end"/>
      </w:r>
    </w:p>
    <w:p w14:paraId="196223B0"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#I04YDMQ goes here</w:t>
      </w:r>
    </w:p>
    <w:p w14:paraId="64FFD427"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im.id="I05014I"</w:instrText>
      </w:r>
      <w:r>
        <w:fldChar w:fldCharType="end"/>
      </w:r>
    </w:p>
    <w:p w14:paraId="457AC55E"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#I05014I goes here</w:t>
      </w:r>
    </w:p>
    <w:p w14:paraId="11F281E4"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im.id="I02XKLE"</w:instrText>
      </w:r>
      <w:r>
        <w:fldChar w:fldCharType="end"/>
      </w:r>
    </w:p>
    <w:p w14:paraId="1F6DBA08"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#I02XKLE goes here</w:t>
      </w:r>
    </w:p>
    <w:p w14:paraId="4F869335"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im.id="I030437"</w:instrText>
      </w:r>
      <w:r>
        <w:fldChar w:fldCharType="end"/>
      </w:r>
    </w:p>
    <w:p w14:paraId="78CA2AF9"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#I030437 goes here</w:t>
      </w:r>
    </w:p>
    <w:p w14:paraId="7EDF80AC" w14:textId="77777777" w:rsidR="004E0EBB" w:rsidRDefault="004E0EBB">
      <w:pPr>
        <w:pStyle w:val="pxformnotes"/>
        <w:jc w:val="center"/>
        <w:rPr>
          <w:sz w:val="24"/>
          <w:szCs w:val="24"/>
        </w:rPr>
      </w:pPr>
      <w:r>
        <w:rPr>
          <w:rStyle w:val="pxvis"/>
          <w:rFonts w:cs="Arial"/>
          <w:bCs/>
          <w:szCs w:val="28"/>
        </w:rPr>
        <w:t>Notes to Form</w:t>
      </w:r>
    </w:p>
    <w:p w14:paraId="5F584E2E" w14:textId="77777777" w:rsidR="004E0EBB" w:rsidRDefault="004E0EBB">
      <w:pPr>
        <w:pStyle w:val="pxformnotes"/>
        <w:rPr>
          <w:sz w:val="24"/>
          <w:szCs w:val="24"/>
        </w:rPr>
      </w:pPr>
    </w:p>
    <w:p w14:paraId="59BC12C0" w14:textId="77777777" w:rsidR="004E0EBB" w:rsidRDefault="004E0EBB">
      <w:pPr>
        <w:pStyle w:val="pxformnote"/>
        <w:spacing w:before="180"/>
      </w:pPr>
      <w:del w:id="1600" w:author="Cara Cardinale" w:date="2025-02-08T22:58:00Z">
        <w:r w:rsidDel="00F74B46">
          <w:delText>Drafter's Note</w:delText>
        </w:r>
      </w:del>
      <w:r>
        <w:t xml:space="preserve"> </w:t>
      </w:r>
    </w:p>
    <w:p w14:paraId="1F283A0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p.ct.id="f477b8b0b92511efa86bc22ba615bad8|76|31:74"</w:instrText>
      </w:r>
      <w:r>
        <w:fldChar w:fldCharType="end"/>
      </w:r>
      <w:r>
        <w:t xml:space="preserve">The above form, revised 9/08, is available from the New York State Department of Taxation and Finance, </w:t>
      </w:r>
      <w:r>
        <w:rPr>
          <w:rStyle w:val="pxurl"/>
          <w:color w:val="FF0000"/>
          <w:sz w:val="20"/>
          <w:szCs w:val="20"/>
          <w:vertAlign w:val="superscript"/>
        </w:rPr>
        <w:t>►</w:t>
      </w:r>
      <w:r>
        <w:rPr>
          <w:rStyle w:val="pxurl"/>
        </w:rPr>
        <w:fldChar w:fldCharType="begin"/>
      </w:r>
      <w:r>
        <w:rPr>
          <w:rStyle w:val="pxurl"/>
        </w:rPr>
        <w:instrText>url.ref.id="I057CSR"</w:instrText>
      </w:r>
      <w:r>
        <w:rPr>
          <w:rStyle w:val="pxurl"/>
        </w:rPr>
        <w:fldChar w:fldCharType="end"/>
      </w:r>
      <w:r>
        <w:rPr>
          <w:rStyle w:val="pxurl"/>
        </w:rPr>
        <w:t>http://www.tax.ny.gov</w:t>
      </w:r>
      <w:r>
        <w:t>, and is reprinted here for illustrative purposes.</w:t>
      </w:r>
    </w:p>
    <w:p w14:paraId="6545DB3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p.ct.id="f477b8b0b92511efa86bc22ba615bad8|76|31:74"</w:instrText>
      </w:r>
      <w:r>
        <w:fldChar w:fldCharType="end"/>
      </w:r>
      <w:r>
        <w:t xml:space="preserve">Real property that is owned by a not-for-profit corporation organized for religious or educational purposes and used exclusively for carrying out such purposes is entitled to be exempt from real estate taxes. </w:t>
      </w:r>
      <w:r>
        <w:rPr>
          <w:rStyle w:val="pxcc"/>
          <w:color w:val="FF0000"/>
          <w:sz w:val="20"/>
          <w:szCs w:val="20"/>
          <w:vertAlign w:val="superscript"/>
        </w:rPr>
        <w:t>►</w:t>
      </w:r>
      <w:r>
        <w:rPr>
          <w:rStyle w:val="pxcc"/>
        </w:rPr>
        <w:fldChar w:fldCharType="begin"/>
      </w:r>
      <w:r>
        <w:rPr>
          <w:rStyle w:val="pxcc"/>
        </w:rPr>
        <w:instrText>cc.ref.id="I02OIWH"</w:instrText>
      </w:r>
      <w:r>
        <w:rPr>
          <w:rStyle w:val="pxcc"/>
        </w:rPr>
        <w:fldChar w:fldCharType="end"/>
      </w:r>
      <w:r>
        <w:rPr>
          <w:rStyle w:val="pxcc"/>
        </w:rPr>
        <w:t>Sisters of the Presentation of the Blessed Virgin Mary v. Van Wagenen, 223 A.D.3d 987, 202 N.Y.S.3d 814, 425 Ed. Law Rep. 950 (3d Dep't 2024), appeal dismissed, 41 N.Y.3d 990, 211 N.Y.S.3d 262, 234 N.E.3d 1054 (2024)</w:t>
      </w:r>
      <w:r>
        <w:t>.</w:t>
      </w:r>
    </w:p>
    <w:p w14:paraId="43F7457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p.ct.id="f477b8b0b92511efa86bc22ba615bad8|76|31:74"</w:instrText>
      </w:r>
      <w:r>
        <w:fldChar w:fldCharType="end"/>
      </w:r>
      <w:r>
        <w:t xml:space="preserve">A building was not property-tax exempt under the statutory provision allowing for a property-tax exemption for property that was owned by certain not-for-profit entities and that was used for certain not-for-profit purposes; the building owner was a not-for-profit healthcare fund that did not reside on the premises or otherwise itself use the building in whole or in part for its exempt fundraising purpose, and the owner's tenant was a for-profit corporation that had sole occupancy and used the building during the lease term exclusively to perform its for-charge dialysis services. </w:t>
      </w:r>
      <w:r>
        <w:rPr>
          <w:rStyle w:val="pxcc"/>
          <w:color w:val="FF0000"/>
          <w:sz w:val="20"/>
          <w:szCs w:val="20"/>
          <w:vertAlign w:val="superscript"/>
        </w:rPr>
        <w:t>►</w:t>
      </w:r>
      <w:r>
        <w:rPr>
          <w:rStyle w:val="pxcc"/>
        </w:rPr>
        <w:fldChar w:fldCharType="begin"/>
      </w:r>
      <w:r>
        <w:rPr>
          <w:rStyle w:val="pxcc"/>
        </w:rPr>
        <w:instrText>cc.ref.id="I02OJ24"</w:instrText>
      </w:r>
      <w:r>
        <w:rPr>
          <w:rStyle w:val="pxcc"/>
        </w:rPr>
        <w:fldChar w:fldCharType="end"/>
      </w:r>
      <w:r>
        <w:rPr>
          <w:rStyle w:val="pxcc"/>
        </w:rPr>
        <w:t>Brookdale Physicians' Dialysis Associates, Inc. v. Department of Finance of City of New York, 41 N.Y.3d 608, 215 N.Y.S.3d 51, 239 N.E.3d 157 (2024)</w:t>
      </w:r>
      <w:r>
        <w:t>.</w:t>
      </w:r>
    </w:p>
    <w:p w14:paraId="00319FF6" w14:textId="77777777" w:rsidR="004E0EBB" w:rsidRDefault="004E0EBB">
      <w:pPr>
        <w:pStyle w:val="pxformrr"/>
        <w:rPr>
          <w:sz w:val="24"/>
          <w:szCs w:val="24"/>
        </w:rPr>
      </w:pPr>
      <w:r>
        <w:rPr>
          <w:rStyle w:val="pxvis"/>
          <w:rFonts w:cs="Arial"/>
          <w:bCs/>
          <w:szCs w:val="28"/>
        </w:rPr>
        <w:t>Research References</w:t>
      </w:r>
    </w:p>
    <w:p w14:paraId="0AD241CA"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tk.ref.id="I05BKI3"</w:instrText>
      </w:r>
      <w:r>
        <w:rPr>
          <w:rStyle w:val="pxtk"/>
        </w:rPr>
        <w:fldChar w:fldCharType="end"/>
      </w:r>
      <w:r>
        <w:rPr>
          <w:rStyle w:val="pxtk"/>
        </w:rPr>
        <w:t>West's Key Number Digest, Internal Revenue &amp;key;4045 to 4079</w:t>
      </w:r>
    </w:p>
    <w:p w14:paraId="3F32964F" w14:textId="77777777" w:rsidR="004E0EBB" w:rsidRDefault="004E0EBB">
      <w:pPr>
        <w:pStyle w:val="pxs"/>
        <w:spacing w:before="180"/>
        <w:rPr>
          <w:sz w:val="27"/>
          <w:szCs w:val="27"/>
        </w:rPr>
      </w:pPr>
      <w:r>
        <w:rPr>
          <w:sz w:val="27"/>
          <w:szCs w:val="27"/>
        </w:rPr>
        <w:t>31:75. Renewal application for real property tax exemption for nonprofit organizations</w:t>
      </w:r>
      <w:ins w:id="1601" w:author="Cara Cardinale" w:date="2025-02-19T16:36:00Z">
        <w:r w:rsidR="00B60D62">
          <w:rPr>
            <w:sz w:val="27"/>
            <w:szCs w:val="27"/>
          </w:rPr>
          <w:t xml:space="preserve"> (NY Form </w:t>
        </w:r>
      </w:ins>
      <w:ins w:id="1602" w:author="Cara Cardinale" w:date="2025-02-19T16:39:00Z">
        <w:r w:rsidR="00B60D62">
          <w:rPr>
            <w:sz w:val="27"/>
            <w:szCs w:val="27"/>
          </w:rPr>
          <w:t>RP</w:t>
        </w:r>
      </w:ins>
      <w:ins w:id="1603" w:author="Cara Cardinale" w:date="2025-02-19T16:36:00Z">
        <w:r w:rsidR="00B60D62" w:rsidRPr="00836090">
          <w:rPr>
            <w:sz w:val="27"/>
            <w:szCs w:val="27"/>
          </w:rPr>
          <w:t>-</w:t>
        </w:r>
      </w:ins>
      <w:ins w:id="1604" w:author="Cara Cardinale" w:date="2025-02-19T16:39:00Z">
        <w:r w:rsidR="00B60D62">
          <w:rPr>
            <w:sz w:val="27"/>
            <w:szCs w:val="27"/>
          </w:rPr>
          <w:t>420-a/b-Rnw-II</w:t>
        </w:r>
      </w:ins>
      <w:ins w:id="1605" w:author="Cara Cardinale" w:date="2025-02-19T16:36:00Z">
        <w:r w:rsidR="00B60D62">
          <w:rPr>
            <w:rStyle w:val="pxsep"/>
            <w:sz w:val="27"/>
            <w:szCs w:val="27"/>
          </w:rPr>
          <w:t>)</w:t>
        </w:r>
      </w:ins>
      <w:r>
        <w:rPr>
          <w:rStyle w:val="pxsep"/>
        </w:rPr>
        <w:t xml:space="preserve">-- </w:t>
      </w:r>
      <w:r>
        <w:rPr>
          <w:sz w:val="27"/>
          <w:szCs w:val="27"/>
        </w:rPr>
        <w:t>Official form</w:t>
      </w:r>
    </w:p>
    <w:p w14:paraId="12BD3833" w14:textId="77777777" w:rsidR="004E0EBB" w:rsidRDefault="004E0EBB">
      <w:pPr>
        <w:pStyle w:val="pxov"/>
        <w:rPr>
          <w:vanish/>
        </w:rPr>
      </w:pPr>
      <w:r>
        <w:rPr>
          <w:vanish/>
        </w:rPr>
        <w:t>NFP</w:t>
      </w:r>
    </w:p>
    <w:p w14:paraId="0021A91D" w14:textId="77777777" w:rsidR="004E0EBB" w:rsidRDefault="004E0EBB">
      <w:pPr>
        <w:pStyle w:val="pxov"/>
        <w:rPr>
          <w:vanish/>
        </w:rPr>
      </w:pPr>
      <w:r>
        <w:rPr>
          <w:vanish/>
        </w:rPr>
        <w:t>COL</w:t>
      </w:r>
    </w:p>
    <w:p w14:paraId="266173EF" w14:textId="77777777" w:rsidR="004E0EBB" w:rsidRDefault="004E0EBB">
      <w:pPr>
        <w:pStyle w:val="pxov"/>
        <w:rPr>
          <w:vanish/>
        </w:rPr>
      </w:pPr>
      <w:r>
        <w:rPr>
          <w:vanish/>
        </w:rPr>
        <w:t>TXA</w:t>
      </w:r>
    </w:p>
    <w:p w14:paraId="03A96CB9" w14:textId="77777777" w:rsidR="004E0EBB" w:rsidRDefault="004E0EBB">
      <w:pPr>
        <w:pStyle w:val="pxov"/>
        <w:rPr>
          <w:vanish/>
        </w:rPr>
      </w:pPr>
      <w:r>
        <w:rPr>
          <w:vanish/>
        </w:rPr>
        <w:t>TSX</w:t>
      </w:r>
    </w:p>
    <w:p w14:paraId="15BCAF5B" w14:textId="77777777" w:rsidR="004E0EBB" w:rsidRDefault="004E0EBB">
      <w:pPr>
        <w:pStyle w:val="pxov"/>
        <w:rPr>
          <w:vanish/>
        </w:rPr>
      </w:pPr>
      <w:r>
        <w:rPr>
          <w:vanish/>
        </w:rPr>
        <w:t>TS8</w:t>
      </w:r>
    </w:p>
    <w:p w14:paraId="029FE7BD" w14:textId="77777777" w:rsidR="004E0EBB" w:rsidRDefault="004E0EBB">
      <w:pPr>
        <w:pStyle w:val="pxov"/>
        <w:rPr>
          <w:vanish/>
        </w:rPr>
      </w:pPr>
      <w:r>
        <w:rPr>
          <w:vanish/>
        </w:rPr>
        <w:t>FCV</w:t>
      </w:r>
    </w:p>
    <w:p w14:paraId="4B8A018B" w14:textId="77777777" w:rsidR="004E0EBB" w:rsidRDefault="004E0EBB">
      <w:pPr>
        <w:pStyle w:val="pxov"/>
        <w:rPr>
          <w:vanish/>
        </w:rPr>
      </w:pPr>
      <w:r>
        <w:rPr>
          <w:vanish/>
        </w:rPr>
        <w:t>FTR</w:t>
      </w:r>
    </w:p>
    <w:p w14:paraId="086A2112" w14:textId="77777777" w:rsidR="004E0EBB" w:rsidRDefault="004E0EBB">
      <w:pPr>
        <w:pStyle w:val="pxov"/>
        <w:rPr>
          <w:vanish/>
        </w:rPr>
      </w:pPr>
      <w:r>
        <w:rPr>
          <w:vanish/>
        </w:rPr>
        <w:t>EFM</w:t>
      </w:r>
    </w:p>
    <w:p w14:paraId="6A836569" w14:textId="77777777" w:rsidR="004E0EBB" w:rsidRDefault="004E0EBB">
      <w:pPr>
        <w:pStyle w:val="pxov"/>
        <w:rPr>
          <w:vanish/>
        </w:rPr>
      </w:pPr>
      <w:r>
        <w:rPr>
          <w:vanish/>
        </w:rPr>
        <w:t>EBL</w:t>
      </w:r>
    </w:p>
    <w:p w14:paraId="4DD65DFC" w14:textId="77777777" w:rsidR="004E0EBB" w:rsidRDefault="004E0EBB">
      <w:pPr>
        <w:pStyle w:val="pxov"/>
        <w:rPr>
          <w:vanish/>
        </w:rPr>
      </w:pPr>
      <w:r>
        <w:rPr>
          <w:vanish/>
        </w:rPr>
        <w:t>TEM</w:t>
      </w:r>
    </w:p>
    <w:p w14:paraId="33E07B84" w14:textId="77777777" w:rsidR="004E0EBB" w:rsidRDefault="004E0EBB">
      <w:pPr>
        <w:pStyle w:val="pxov"/>
        <w:rPr>
          <w:vanish/>
        </w:rPr>
      </w:pPr>
      <w:r>
        <w:rPr>
          <w:vanish/>
        </w:rPr>
        <w:t>MTD</w:t>
      </w:r>
    </w:p>
    <w:p w14:paraId="45EF512B"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form.fid="Ic70cfe80181b11e68c12afa7f3a24041"</w:instrText>
      </w:r>
      <w:r>
        <w:fldChar w:fldCharType="end"/>
      </w:r>
      <w:r>
        <w:rPr>
          <w:color w:val="FF0000"/>
          <w:sz w:val="20"/>
          <w:szCs w:val="20"/>
          <w:vertAlign w:val="superscript"/>
        </w:rPr>
        <w:t>►</w:t>
      </w:r>
      <w:r>
        <w:fldChar w:fldCharType="begin"/>
      </w:r>
      <w:r>
        <w:instrText>ib.ct.id="f477b8b0b92511efa86bc22ba615bad8|77|31:75"</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im.id="I01ETY7"</w:instrText>
      </w:r>
      <w:r>
        <w:fldChar w:fldCharType="end"/>
      </w:r>
    </w:p>
    <w:p w14:paraId="0909ACC6"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im.id="I01EKO0"</w:instrText>
      </w:r>
      <w:r>
        <w:fldChar w:fldCharType="end"/>
      </w:r>
    </w:p>
    <w:p w14:paraId="5335ECB7"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#I01EKO0 goes here</w:t>
      </w:r>
    </w:p>
    <w:p w14:paraId="56C6F894"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im.id="I01DFYZ"</w:instrText>
      </w:r>
      <w:r>
        <w:fldChar w:fldCharType="end"/>
      </w:r>
    </w:p>
    <w:p w14:paraId="2A3B2646"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#I01DFYZ goes here</w:t>
      </w:r>
    </w:p>
    <w:p w14:paraId="3A382379" w14:textId="77777777" w:rsidR="004E0EBB" w:rsidRDefault="004E0EBB">
      <w:pPr>
        <w:pStyle w:val="pxformnotes"/>
        <w:jc w:val="center"/>
        <w:rPr>
          <w:sz w:val="24"/>
          <w:szCs w:val="24"/>
        </w:rPr>
      </w:pPr>
      <w:r>
        <w:rPr>
          <w:rStyle w:val="pxvis"/>
          <w:rFonts w:cs="Arial"/>
          <w:bCs/>
          <w:szCs w:val="28"/>
        </w:rPr>
        <w:t>Notes to Form</w:t>
      </w:r>
    </w:p>
    <w:p w14:paraId="16B59CD8" w14:textId="77777777" w:rsidR="004E0EBB" w:rsidRDefault="004E0EBB">
      <w:pPr>
        <w:pStyle w:val="pxformnotes"/>
        <w:rPr>
          <w:sz w:val="24"/>
          <w:szCs w:val="24"/>
        </w:rPr>
      </w:pPr>
    </w:p>
    <w:p w14:paraId="504ED3AC" w14:textId="77777777" w:rsidR="004E0EBB" w:rsidRDefault="004E0EBB">
      <w:pPr>
        <w:pStyle w:val="pxformnote"/>
        <w:spacing w:before="180"/>
      </w:pPr>
      <w:del w:id="1606" w:author="Cara Cardinale" w:date="2025-02-08T22:58:00Z">
        <w:r w:rsidDel="00F74B46">
          <w:delText>Drafter's Note</w:delText>
        </w:r>
      </w:del>
      <w:r>
        <w:t xml:space="preserve"> </w:t>
      </w:r>
    </w:p>
    <w:p w14:paraId="7B1B591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p.ct.id="f477b8b0b92511efa86bc22ba615bad8|77|31:75"</w:instrText>
      </w:r>
      <w:r>
        <w:fldChar w:fldCharType="end"/>
      </w:r>
      <w:r>
        <w:t xml:space="preserve">The above form, revised 2/22, is available from the New York State Department of Taxation and Finance, </w:t>
      </w:r>
      <w:r>
        <w:rPr>
          <w:rStyle w:val="pxurl"/>
          <w:color w:val="FF0000"/>
          <w:sz w:val="20"/>
          <w:szCs w:val="20"/>
          <w:vertAlign w:val="superscript"/>
        </w:rPr>
        <w:t>►</w:t>
      </w:r>
      <w:r>
        <w:rPr>
          <w:rStyle w:val="pxurl"/>
        </w:rPr>
        <w:fldChar w:fldCharType="begin"/>
      </w:r>
      <w:r>
        <w:rPr>
          <w:rStyle w:val="pxurl"/>
        </w:rPr>
        <w:instrText>url.ref.id="I09MDM4"</w:instrText>
      </w:r>
      <w:r>
        <w:rPr>
          <w:rStyle w:val="pxurl"/>
        </w:rPr>
        <w:fldChar w:fldCharType="end"/>
      </w:r>
      <w:r>
        <w:rPr>
          <w:rStyle w:val="pxurl"/>
        </w:rPr>
        <w:t>http://www.tax.ny.gov</w:t>
      </w:r>
      <w:r>
        <w:t>, and is reprinted here for illustrative purposes.</w:t>
      </w:r>
    </w:p>
    <w:p w14:paraId="63354E2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p.ct.id="f477b8b0b92511efa86bc22ba615bad8|77|31:75"</w:instrText>
      </w:r>
      <w:r>
        <w:fldChar w:fldCharType="end"/>
      </w:r>
      <w:r>
        <w:t xml:space="preserve">A not-for-profit corporation that owned property that had previously qualified as exempt from real property taxes as being used for religious and educational purposes was entitled to continued exemption only for the portion of the property that was still being used for those purposes as a playground for students and areas that were incidental to such use; the remaining portion of the property containing a vacant and unused school and mansion that were not safe to use and had no running water, and thus no longer served to further the exempted purpose. </w:t>
      </w:r>
      <w:r>
        <w:rPr>
          <w:rStyle w:val="pxcc"/>
          <w:color w:val="FF0000"/>
          <w:sz w:val="20"/>
          <w:szCs w:val="20"/>
          <w:vertAlign w:val="superscript"/>
        </w:rPr>
        <w:t>►</w:t>
      </w:r>
      <w:r>
        <w:rPr>
          <w:rStyle w:val="pxcc"/>
        </w:rPr>
        <w:fldChar w:fldCharType="begin"/>
      </w:r>
      <w:r>
        <w:rPr>
          <w:rStyle w:val="pxcc"/>
        </w:rPr>
        <w:instrText>cc.ref.id="I02OJ29"</w:instrText>
      </w:r>
      <w:r>
        <w:rPr>
          <w:rStyle w:val="pxcc"/>
        </w:rPr>
        <w:fldChar w:fldCharType="end"/>
      </w:r>
      <w:r>
        <w:rPr>
          <w:rStyle w:val="pxcc"/>
        </w:rPr>
        <w:t>Sisters of the Presentation of the Blessed Virgin Mary v. Van Wagenen, 223 A.D.3d 987, 202 N.Y.S.3d 814, 425 Ed. Law Rep. 950 (3d Dep't 2024), appeal dismissed, 41 N.Y.3d 990, 211 N.Y.S.3d 262, 234 N.E.3d 1054 (2024)</w:t>
      </w:r>
      <w:r>
        <w:t>.</w:t>
      </w:r>
    </w:p>
    <w:p w14:paraId="0F04DC35" w14:textId="77777777" w:rsidR="004E0EBB" w:rsidRDefault="004E0EBB">
      <w:pPr>
        <w:pStyle w:val="pxformrr"/>
        <w:rPr>
          <w:sz w:val="24"/>
          <w:szCs w:val="24"/>
        </w:rPr>
      </w:pPr>
      <w:r>
        <w:rPr>
          <w:rStyle w:val="pxvis"/>
          <w:rFonts w:cs="Arial"/>
          <w:bCs/>
          <w:szCs w:val="28"/>
        </w:rPr>
        <w:t>Research References</w:t>
      </w:r>
    </w:p>
    <w:p w14:paraId="48809826"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tk.ref.id="I057CT1"</w:instrText>
      </w:r>
      <w:r>
        <w:rPr>
          <w:rStyle w:val="pxtk"/>
        </w:rPr>
        <w:fldChar w:fldCharType="end"/>
      </w:r>
      <w:r>
        <w:rPr>
          <w:rStyle w:val="pxtk"/>
        </w:rPr>
        <w:t>West's Key Number Digest, Internal Revenue &amp;key;4045 to 4079</w:t>
      </w:r>
    </w:p>
    <w:p w14:paraId="0859BACE" w14:textId="77777777" w:rsidR="004E0EBB" w:rsidRDefault="004E0EBB">
      <w:pPr>
        <w:pStyle w:val="pxs"/>
        <w:spacing w:before="180"/>
        <w:rPr>
          <w:sz w:val="27"/>
          <w:szCs w:val="27"/>
        </w:rPr>
      </w:pPr>
      <w:r>
        <w:rPr>
          <w:sz w:val="27"/>
          <w:szCs w:val="27"/>
        </w:rPr>
        <w:t>31:76. Application for partial exemption for alteration or rehabilitation of historic real property</w:t>
      </w:r>
      <w:ins w:id="1607" w:author="Cara Cardinale" w:date="2025-02-19T16:43:00Z">
        <w:r w:rsidR="00B60D62">
          <w:rPr>
            <w:sz w:val="27"/>
            <w:szCs w:val="27"/>
          </w:rPr>
          <w:t xml:space="preserve"> (NY Form RP</w:t>
        </w:r>
        <w:r w:rsidR="00B60D62" w:rsidRPr="00836090">
          <w:rPr>
            <w:sz w:val="27"/>
            <w:szCs w:val="27"/>
          </w:rPr>
          <w:t>-</w:t>
        </w:r>
        <w:r w:rsidR="00B60D62">
          <w:rPr>
            <w:sz w:val="27"/>
            <w:szCs w:val="27"/>
          </w:rPr>
          <w:t>444-a</w:t>
        </w:r>
        <w:r w:rsidR="00B60D62">
          <w:rPr>
            <w:rStyle w:val="pxsep"/>
            <w:sz w:val="27"/>
            <w:szCs w:val="27"/>
          </w:rPr>
          <w:t>)</w:t>
        </w:r>
      </w:ins>
      <w:r>
        <w:rPr>
          <w:rStyle w:val="pxsep"/>
        </w:rPr>
        <w:t xml:space="preserve">-- </w:t>
      </w:r>
      <w:r>
        <w:rPr>
          <w:sz w:val="27"/>
          <w:szCs w:val="27"/>
        </w:rPr>
        <w:t>Official form</w:t>
      </w:r>
    </w:p>
    <w:p w14:paraId="756031DF" w14:textId="77777777" w:rsidR="004E0EBB" w:rsidRDefault="004E0EBB">
      <w:pPr>
        <w:pStyle w:val="pxov"/>
        <w:rPr>
          <w:vanish/>
        </w:rPr>
      </w:pPr>
      <w:r>
        <w:rPr>
          <w:vanish/>
        </w:rPr>
        <w:t>NFP</w:t>
      </w:r>
    </w:p>
    <w:p w14:paraId="06662B55" w14:textId="77777777" w:rsidR="004E0EBB" w:rsidRDefault="004E0EBB">
      <w:pPr>
        <w:pStyle w:val="pxov"/>
        <w:rPr>
          <w:vanish/>
        </w:rPr>
      </w:pPr>
      <w:r>
        <w:rPr>
          <w:vanish/>
        </w:rPr>
        <w:t>COL</w:t>
      </w:r>
    </w:p>
    <w:p w14:paraId="1898FDF9" w14:textId="77777777" w:rsidR="004E0EBB" w:rsidRDefault="004E0EBB">
      <w:pPr>
        <w:pStyle w:val="pxov"/>
        <w:rPr>
          <w:vanish/>
        </w:rPr>
      </w:pPr>
      <w:r>
        <w:rPr>
          <w:vanish/>
        </w:rPr>
        <w:t>TXA</w:t>
      </w:r>
    </w:p>
    <w:p w14:paraId="405405BC" w14:textId="77777777" w:rsidR="004E0EBB" w:rsidRDefault="004E0EBB">
      <w:pPr>
        <w:pStyle w:val="pxov"/>
        <w:rPr>
          <w:vanish/>
        </w:rPr>
      </w:pPr>
      <w:r>
        <w:rPr>
          <w:vanish/>
        </w:rPr>
        <w:t>TSX</w:t>
      </w:r>
    </w:p>
    <w:p w14:paraId="726CD3B0" w14:textId="77777777" w:rsidR="004E0EBB" w:rsidRDefault="004E0EBB">
      <w:pPr>
        <w:pStyle w:val="pxov"/>
        <w:rPr>
          <w:vanish/>
        </w:rPr>
      </w:pPr>
      <w:r>
        <w:rPr>
          <w:vanish/>
        </w:rPr>
        <w:t>TS8</w:t>
      </w:r>
    </w:p>
    <w:p w14:paraId="5401F156" w14:textId="77777777" w:rsidR="004E0EBB" w:rsidRDefault="004E0EBB">
      <w:pPr>
        <w:pStyle w:val="pxov"/>
        <w:rPr>
          <w:vanish/>
        </w:rPr>
      </w:pPr>
      <w:r>
        <w:rPr>
          <w:vanish/>
        </w:rPr>
        <w:t>FCV</w:t>
      </w:r>
    </w:p>
    <w:p w14:paraId="69944762" w14:textId="77777777" w:rsidR="004E0EBB" w:rsidRDefault="004E0EBB">
      <w:pPr>
        <w:pStyle w:val="pxov"/>
        <w:rPr>
          <w:vanish/>
        </w:rPr>
      </w:pPr>
      <w:r>
        <w:rPr>
          <w:vanish/>
        </w:rPr>
        <w:t>FTR</w:t>
      </w:r>
    </w:p>
    <w:p w14:paraId="78835DF4" w14:textId="77777777" w:rsidR="004E0EBB" w:rsidRDefault="004E0EBB">
      <w:pPr>
        <w:pStyle w:val="pxov"/>
        <w:rPr>
          <w:vanish/>
        </w:rPr>
      </w:pPr>
      <w:r>
        <w:rPr>
          <w:vanish/>
        </w:rPr>
        <w:t>EFM</w:t>
      </w:r>
    </w:p>
    <w:p w14:paraId="62B8544C" w14:textId="77777777" w:rsidR="004E0EBB" w:rsidRDefault="004E0EBB">
      <w:pPr>
        <w:pStyle w:val="pxov"/>
        <w:rPr>
          <w:vanish/>
        </w:rPr>
      </w:pPr>
      <w:r>
        <w:rPr>
          <w:vanish/>
        </w:rPr>
        <w:t>EBL</w:t>
      </w:r>
    </w:p>
    <w:p w14:paraId="5486CEC9" w14:textId="77777777" w:rsidR="004E0EBB" w:rsidRDefault="004E0EBB">
      <w:pPr>
        <w:pStyle w:val="pxov"/>
        <w:rPr>
          <w:vanish/>
        </w:rPr>
      </w:pPr>
      <w:r>
        <w:rPr>
          <w:vanish/>
        </w:rPr>
        <w:t>TEM</w:t>
      </w:r>
    </w:p>
    <w:p w14:paraId="52B7D36E" w14:textId="77777777" w:rsidR="004E0EBB" w:rsidRDefault="004E0EBB">
      <w:pPr>
        <w:pStyle w:val="pxov"/>
        <w:rPr>
          <w:vanish/>
        </w:rPr>
      </w:pPr>
      <w:r>
        <w:rPr>
          <w:vanish/>
        </w:rPr>
        <w:t>MTD</w:t>
      </w:r>
    </w:p>
    <w:p w14:paraId="7136F7B4"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form.fid="Ic70d2590181b11e68c12afa7f3a24041"</w:instrText>
      </w:r>
      <w:r>
        <w:fldChar w:fldCharType="end"/>
      </w:r>
      <w:r>
        <w:rPr>
          <w:color w:val="FF0000"/>
          <w:sz w:val="20"/>
          <w:szCs w:val="20"/>
          <w:vertAlign w:val="superscript"/>
        </w:rPr>
        <w:t>►</w:t>
      </w:r>
      <w:r>
        <w:fldChar w:fldCharType="begin"/>
      </w:r>
      <w:r>
        <w:instrText>ib.ct.id="f477b8b0b92511efa86bc22ba615bad8|78|31:76"</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im.id="I01PLEK"</w:instrText>
      </w:r>
      <w:r>
        <w:fldChar w:fldCharType="end"/>
      </w:r>
    </w:p>
    <w:p w14:paraId="64C99EF0"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im.id="I03GT49"</w:instrText>
      </w:r>
      <w:r>
        <w:fldChar w:fldCharType="end"/>
      </w:r>
    </w:p>
    <w:p w14:paraId="25E3426B"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#I03GT49 goes here</w:t>
      </w:r>
    </w:p>
    <w:p w14:paraId="1A77C58F"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im.id="I01EDUG"</w:instrText>
      </w:r>
      <w:r>
        <w:fldChar w:fldCharType="end"/>
      </w:r>
    </w:p>
    <w:p w14:paraId="7FE2CBBF"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#I01EDUG goes here</w:t>
      </w:r>
    </w:p>
    <w:p w14:paraId="3AAF658F" w14:textId="77777777" w:rsidR="004E0EBB" w:rsidRDefault="004E0EBB">
      <w:pPr>
        <w:pStyle w:val="pxformnotes"/>
        <w:jc w:val="center"/>
        <w:rPr>
          <w:sz w:val="24"/>
          <w:szCs w:val="24"/>
        </w:rPr>
      </w:pPr>
      <w:r>
        <w:rPr>
          <w:rStyle w:val="pxvis"/>
          <w:rFonts w:cs="Arial"/>
          <w:bCs/>
          <w:szCs w:val="28"/>
        </w:rPr>
        <w:t>Notes to Form</w:t>
      </w:r>
    </w:p>
    <w:p w14:paraId="75D7EC7F" w14:textId="77777777" w:rsidR="004E0EBB" w:rsidRDefault="004E0EBB">
      <w:pPr>
        <w:pStyle w:val="pxformnotes"/>
        <w:rPr>
          <w:sz w:val="24"/>
          <w:szCs w:val="24"/>
        </w:rPr>
      </w:pPr>
    </w:p>
    <w:p w14:paraId="7798C443" w14:textId="77777777" w:rsidR="004E0EBB" w:rsidRDefault="004E0EBB">
      <w:pPr>
        <w:pStyle w:val="pxformnote"/>
        <w:spacing w:before="180"/>
      </w:pPr>
      <w:del w:id="1608" w:author="Cara Cardinale" w:date="2025-02-08T22:58:00Z">
        <w:r w:rsidDel="00F74B46">
          <w:delText>Drafter's Note</w:delText>
        </w:r>
      </w:del>
      <w:r>
        <w:t xml:space="preserve"> </w:t>
      </w:r>
    </w:p>
    <w:p w14:paraId="3AAE2F8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p.ct.id="f477b8b0b92511efa86bc22ba615bad8|78|31:76"</w:instrText>
      </w:r>
      <w:r>
        <w:fldChar w:fldCharType="end"/>
      </w:r>
      <w:r>
        <w:t xml:space="preserve">The above form, revised 9/08, is available from the New York State Department of Taxation and Finance, </w:t>
      </w:r>
      <w:r>
        <w:rPr>
          <w:rStyle w:val="pxurl"/>
          <w:color w:val="FF0000"/>
          <w:sz w:val="20"/>
          <w:szCs w:val="20"/>
          <w:vertAlign w:val="superscript"/>
        </w:rPr>
        <w:t>►</w:t>
      </w:r>
      <w:r>
        <w:rPr>
          <w:rStyle w:val="pxurl"/>
        </w:rPr>
        <w:fldChar w:fldCharType="begin"/>
      </w:r>
      <w:r>
        <w:rPr>
          <w:rStyle w:val="pxurl"/>
        </w:rPr>
        <w:instrText>url.ref.id="I05BKID"</w:instrText>
      </w:r>
      <w:r>
        <w:rPr>
          <w:rStyle w:val="pxurl"/>
        </w:rPr>
        <w:fldChar w:fldCharType="end"/>
      </w:r>
      <w:r>
        <w:rPr>
          <w:rStyle w:val="pxurl"/>
        </w:rPr>
        <w:t>http://www.tax.ny.gov</w:t>
      </w:r>
      <w:r>
        <w:t>, and is reprinted here for illustrative purposes.</w:t>
      </w:r>
    </w:p>
    <w:p w14:paraId="4763461C" w14:textId="77777777" w:rsidR="004E0EBB" w:rsidRDefault="004E0EBB">
      <w:pPr>
        <w:pStyle w:val="pxformrr"/>
        <w:rPr>
          <w:sz w:val="24"/>
          <w:szCs w:val="24"/>
        </w:rPr>
      </w:pPr>
      <w:r>
        <w:rPr>
          <w:rStyle w:val="pxvis"/>
          <w:rFonts w:cs="Arial"/>
          <w:bCs/>
          <w:szCs w:val="28"/>
        </w:rPr>
        <w:t>Research References</w:t>
      </w:r>
    </w:p>
    <w:p w14:paraId="46856CC0"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tk.ref.id="I09RZVY"</w:instrText>
      </w:r>
      <w:r>
        <w:rPr>
          <w:rStyle w:val="pxtk"/>
        </w:rPr>
        <w:fldChar w:fldCharType="end"/>
      </w:r>
      <w:r>
        <w:rPr>
          <w:rStyle w:val="pxtk"/>
        </w:rPr>
        <w:t>West's Key Number Digest, Internal Revenue &amp;key;4045 to 4079</w:t>
      </w:r>
    </w:p>
    <w:p w14:paraId="07A9CDA8" w14:textId="77777777" w:rsidR="004E0EBB" w:rsidRDefault="004E0EBB">
      <w:pPr>
        <w:pStyle w:val="pxs"/>
        <w:spacing w:before="180"/>
        <w:rPr>
          <w:sz w:val="27"/>
          <w:szCs w:val="27"/>
        </w:rPr>
      </w:pPr>
      <w:r>
        <w:rPr>
          <w:sz w:val="27"/>
          <w:szCs w:val="27"/>
        </w:rPr>
        <w:t>31:77. Conflict of interest policy for charitable organization</w:t>
      </w:r>
    </w:p>
    <w:p w14:paraId="18435996" w14:textId="77777777" w:rsidR="004E0EBB" w:rsidRDefault="004E0EBB">
      <w:pPr>
        <w:pStyle w:val="pxov"/>
        <w:rPr>
          <w:vanish/>
        </w:rPr>
      </w:pPr>
      <w:r>
        <w:rPr>
          <w:vanish/>
        </w:rPr>
        <w:t>FMS</w:t>
      </w:r>
    </w:p>
    <w:p w14:paraId="6AD081C4" w14:textId="77777777" w:rsidR="004E0EBB" w:rsidRDefault="004E0EBB">
      <w:pPr>
        <w:pStyle w:val="pxov"/>
        <w:rPr>
          <w:vanish/>
        </w:rPr>
      </w:pPr>
      <w:r>
        <w:rPr>
          <w:vanish/>
        </w:rPr>
        <w:t>COL</w:t>
      </w:r>
    </w:p>
    <w:p w14:paraId="5C0F37D5" w14:textId="77777777" w:rsidR="004E0EBB" w:rsidRDefault="004E0EBB">
      <w:pPr>
        <w:pStyle w:val="pxov"/>
        <w:rPr>
          <w:vanish/>
        </w:rPr>
      </w:pPr>
      <w:r>
        <w:rPr>
          <w:vanish/>
        </w:rPr>
        <w:t>NFP</w:t>
      </w:r>
    </w:p>
    <w:p w14:paraId="4EDDDB7E" w14:textId="77777777" w:rsidR="004E0EBB" w:rsidRDefault="004E0EBB">
      <w:pPr>
        <w:pStyle w:val="pxov"/>
        <w:rPr>
          <w:vanish/>
        </w:rPr>
      </w:pPr>
      <w:r>
        <w:rPr>
          <w:vanish/>
        </w:rPr>
        <w:t>FCV</w:t>
      </w:r>
    </w:p>
    <w:p w14:paraId="303A46F1" w14:textId="77777777" w:rsidR="004E0EBB" w:rsidRDefault="004E0EBB">
      <w:pPr>
        <w:pStyle w:val="pxov"/>
        <w:rPr>
          <w:vanish/>
        </w:rPr>
      </w:pPr>
      <w:r>
        <w:rPr>
          <w:vanish/>
        </w:rPr>
        <w:t>FTR</w:t>
      </w:r>
    </w:p>
    <w:p w14:paraId="46C0610B" w14:textId="77777777" w:rsidR="004E0EBB" w:rsidRDefault="004E0EBB">
      <w:pPr>
        <w:pStyle w:val="pxov"/>
        <w:rPr>
          <w:vanish/>
        </w:rPr>
      </w:pPr>
      <w:r>
        <w:rPr>
          <w:vanish/>
        </w:rPr>
        <w:t>EBL</w:t>
      </w:r>
    </w:p>
    <w:p w14:paraId="5D57C680" w14:textId="77777777" w:rsidR="004E0EBB" w:rsidRDefault="004E0EBB">
      <w:pPr>
        <w:pStyle w:val="pxov"/>
        <w:rPr>
          <w:vanish/>
        </w:rPr>
      </w:pPr>
      <w:r>
        <w:rPr>
          <w:vanish/>
        </w:rPr>
        <w:t>TEM</w:t>
      </w:r>
    </w:p>
    <w:p w14:paraId="0B66FEBC" w14:textId="77777777" w:rsidR="004E0EBB" w:rsidRDefault="004E0EBB">
      <w:pPr>
        <w:pStyle w:val="pxov"/>
        <w:rPr>
          <w:vanish/>
        </w:rPr>
      </w:pPr>
      <w:r>
        <w:rPr>
          <w:vanish/>
        </w:rPr>
        <w:t>MTD</w:t>
      </w:r>
    </w:p>
    <w:p w14:paraId="09472ACC" w14:textId="77777777" w:rsidR="004E0EBB" w:rsidRDefault="004E0EB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form.fid="Ic70d73b0181b11e68c12afa7f3a24041"</w:instrText>
      </w:r>
      <w:r>
        <w:fldChar w:fldCharType="end"/>
      </w:r>
    </w:p>
    <w:p w14:paraId="0A4185F1"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CONFLICT OF INTEREST POLICY</w:t>
      </w:r>
    </w:p>
    <w:p w14:paraId="0EBC1A03" w14:textId="77777777" w:rsidR="004E0EBB" w:rsidRDefault="004E0EBB">
      <w:pPr>
        <w:pStyle w:val="pxformfl"/>
        <w:ind w:left="500"/>
      </w:pPr>
      <w:r>
        <w:t xml:space="preserve"> </w:t>
      </w:r>
    </w:p>
    <w:p w14:paraId="613EA60D"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I. PURPOSE</w:t>
      </w:r>
    </w:p>
    <w:p w14:paraId="3B752D1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 xml:space="preserve">The purpose of this conflict of interest policy is to protect the interest of </w:t>
      </w:r>
      <w:r>
        <w:rPr>
          <w:rStyle w:val="pxfinstr"/>
          <w:i/>
          <w:iCs/>
        </w:rPr>
        <w:t>[name of charitable organization]</w:t>
      </w:r>
      <w:r>
        <w:t xml:space="preserve"> (</w:t>
      </w:r>
      <w:r>
        <w:rPr>
          <w:vanish/>
        </w:rPr>
        <w:t>&amp;ldquo;</w:t>
      </w:r>
      <w:r>
        <w:rPr>
          <w:rStyle w:val="pxvis"/>
          <w:rFonts w:ascii="Times NewRoman" w:hAnsi="Times NewRoman"/>
          <w:b w:val="0"/>
          <w:sz w:val="24"/>
        </w:rPr>
        <w:t>“</w:t>
      </w:r>
      <w:r>
        <w:t>Organization</w:t>
      </w:r>
      <w:r>
        <w:rPr>
          <w:vanish/>
        </w:rPr>
        <w:t>&amp;rdquo;</w:t>
      </w:r>
      <w:r>
        <w:rPr>
          <w:rStyle w:val="pxvis"/>
          <w:rFonts w:ascii="Times NewRoman" w:hAnsi="Times NewRoman"/>
          <w:b w:val="0"/>
          <w:sz w:val="24"/>
        </w:rPr>
        <w:t>”</w:t>
      </w:r>
      <w:r>
        <w:t>) when it is contemplating entering into a transaction or arrangement that might benefit the private interest of an officer or director of the Organization or might result in a possible excess benefit transaction. This policy is intended to supplement, but not replace, any applicable state and federal laws governing conflict of interest applicable to nonprofit and charitable organizations such as the Organization.</w:t>
      </w:r>
    </w:p>
    <w:p w14:paraId="194ED80B"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II. DEFINITIONS</w:t>
      </w:r>
    </w:p>
    <w:p w14:paraId="00C2E2EF" w14:textId="77777777" w:rsidR="004E0EBB" w:rsidRDefault="004E0EBB">
      <w:pPr>
        <w:pStyle w:val="pxformfl"/>
        <w:ind w:left="500"/>
      </w:pPr>
      <w:r>
        <w:t xml:space="preserve"> </w:t>
      </w:r>
    </w:p>
    <w:p w14:paraId="4F88A27F" w14:textId="77777777" w:rsidR="004E0EBB" w:rsidRDefault="004E0EBB">
      <w:pPr>
        <w:pStyle w:val="pxformfihal"/>
        <w:spacing w:before="180"/>
        <w:ind w:left="500"/>
      </w:pPr>
      <w:r>
        <w:t xml:space="preserve"> </w:t>
      </w:r>
      <w:r>
        <w:rPr>
          <w:color w:val="FF0000"/>
          <w:sz w:val="20"/>
          <w:szCs w:val="20"/>
          <w:vertAlign w:val="superscript"/>
        </w:rPr>
        <w:t>►</w:t>
      </w:r>
      <w:r>
        <w:fldChar w:fldCharType="begin"/>
      </w:r>
      <w:r>
        <w:instrText>fi.lvl="3"</w:instrText>
      </w:r>
      <w:r>
        <w:fldChar w:fldCharType="end"/>
      </w:r>
      <w:r>
        <w:t>1 Interested Person</w:t>
      </w:r>
    </w:p>
    <w:p w14:paraId="47CEBA6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Any director, principal officer, or member of a committee with governing board delegated powers, who has a direct or indirect financial interest, as defined below, is an interested person.</w:t>
      </w:r>
    </w:p>
    <w:p w14:paraId="60D1E5AC" w14:textId="77777777" w:rsidR="004E0EBB" w:rsidRDefault="004E0EBB">
      <w:pPr>
        <w:pStyle w:val="pxformfihal"/>
        <w:spacing w:before="180"/>
        <w:ind w:left="500"/>
      </w:pPr>
      <w:r>
        <w:t xml:space="preserve"> </w:t>
      </w:r>
      <w:r>
        <w:rPr>
          <w:color w:val="FF0000"/>
          <w:sz w:val="20"/>
          <w:szCs w:val="20"/>
          <w:vertAlign w:val="superscript"/>
        </w:rPr>
        <w:t>►</w:t>
      </w:r>
      <w:r>
        <w:fldChar w:fldCharType="begin"/>
      </w:r>
      <w:r>
        <w:instrText>fi.lvl="3"</w:instrText>
      </w:r>
      <w:r>
        <w:fldChar w:fldCharType="end"/>
      </w:r>
      <w:r>
        <w:t>2 Financial Interest</w:t>
      </w:r>
    </w:p>
    <w:p w14:paraId="6F64D2A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 person has a financial interest if the person has, directly or indirectly, through business, investment, or family:</w:t>
      </w:r>
    </w:p>
    <w:p w14:paraId="09F2EC80" w14:textId="77777777" w:rsidR="004E0EBB" w:rsidRDefault="004E0EBB">
      <w:pPr>
        <w:pStyle w:val="pxformfl"/>
        <w:ind w:left="500"/>
      </w:pPr>
      <w:r>
        <w:t xml:space="preserve"> </w:t>
      </w:r>
    </w:p>
    <w:p w14:paraId="4767A013"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a. </w:t>
      </w:r>
    </w:p>
    <w:p w14:paraId="6D74CDD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An ownership or investment interest in any entity with which the Organization has a transaction or arrangement;</w:t>
      </w:r>
    </w:p>
    <w:p w14:paraId="350ABD1A"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b. </w:t>
      </w:r>
    </w:p>
    <w:p w14:paraId="7805673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 compensation arrangement with the Organization or with any entity or individual with which the Organization has a transaction or arrangement; or</w:t>
      </w:r>
    </w:p>
    <w:p w14:paraId="02564C02"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c. </w:t>
      </w:r>
    </w:p>
    <w:p w14:paraId="43AE88B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 potential ownership or investment interest in, or compensation arrangement with, any entity or individual with which the Organization is negotiating a transaction or arrangement.</w:t>
      </w:r>
    </w:p>
    <w:p w14:paraId="19BFEA3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Compensation includes direct and indirect remuneration as well as gifts or favors that are not insubstantial.</w:t>
      </w:r>
    </w:p>
    <w:p w14:paraId="7288212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 financial interest is not necessarily a conflict of interest. Under Part III, Section 2 below, a person who has a financial interest may have a conflict of interest only if the appropriate governing board or committee decides that a conflict of interest exists.</w:t>
      </w:r>
    </w:p>
    <w:p w14:paraId="6B6BEC31"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III. PROCEDURES</w:t>
      </w:r>
    </w:p>
    <w:p w14:paraId="265101B9" w14:textId="77777777" w:rsidR="004E0EBB" w:rsidRDefault="004E0EBB">
      <w:pPr>
        <w:pStyle w:val="pxformfl"/>
        <w:ind w:left="500"/>
      </w:pPr>
      <w:r>
        <w:t xml:space="preserve"> </w:t>
      </w:r>
    </w:p>
    <w:p w14:paraId="0CBBDBAB" w14:textId="77777777" w:rsidR="004E0EBB" w:rsidRDefault="004E0EBB">
      <w:pPr>
        <w:pStyle w:val="pxformfihal"/>
        <w:spacing w:before="180"/>
        <w:ind w:left="500"/>
      </w:pPr>
      <w:r>
        <w:t xml:space="preserve"> </w:t>
      </w:r>
      <w:r>
        <w:rPr>
          <w:color w:val="FF0000"/>
          <w:sz w:val="20"/>
          <w:szCs w:val="20"/>
          <w:vertAlign w:val="superscript"/>
        </w:rPr>
        <w:t>►</w:t>
      </w:r>
      <w:r>
        <w:fldChar w:fldCharType="begin"/>
      </w:r>
      <w:r>
        <w:instrText>fi.lvl="3"</w:instrText>
      </w:r>
      <w:r>
        <w:fldChar w:fldCharType="end"/>
      </w:r>
      <w:r>
        <w:t>1. Duty to Disclose</w:t>
      </w:r>
    </w:p>
    <w:p w14:paraId="1DE6F13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In connection with any actual or possible conflict of interest, an interested person must disclose the existence of the financial interest and be given the opportunity to disclose all material facts to the directors and members of committees with governing board delegated powers considering the proposed transaction or arrangement.</w:t>
      </w:r>
    </w:p>
    <w:p w14:paraId="3FC06009" w14:textId="77777777" w:rsidR="004E0EBB" w:rsidRDefault="004E0EBB">
      <w:pPr>
        <w:pStyle w:val="pxformfihal"/>
        <w:spacing w:before="180"/>
        <w:ind w:left="500"/>
      </w:pPr>
      <w:r>
        <w:t xml:space="preserve"> </w:t>
      </w:r>
      <w:r>
        <w:rPr>
          <w:color w:val="FF0000"/>
          <w:sz w:val="20"/>
          <w:szCs w:val="20"/>
          <w:vertAlign w:val="superscript"/>
        </w:rPr>
        <w:t>►</w:t>
      </w:r>
      <w:r>
        <w:fldChar w:fldCharType="begin"/>
      </w:r>
      <w:r>
        <w:instrText>fi.lvl="3"</w:instrText>
      </w:r>
      <w:r>
        <w:fldChar w:fldCharType="end"/>
      </w:r>
      <w:r>
        <w:t>2. Determining Whether a Conflict of Interest Exists</w:t>
      </w:r>
    </w:p>
    <w:p w14:paraId="523114A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After disclosure of the financial interest and all material facts and after any discussion with the interested person, he or she shall leave the governing board or committee meeting while the determination of a conflict of interest is discussed and voted upon. The remaining board or committee members shall decide if a conflict of interest exists.</w:t>
      </w:r>
    </w:p>
    <w:p w14:paraId="3FF34821" w14:textId="77777777" w:rsidR="004E0EBB" w:rsidRDefault="004E0EBB">
      <w:pPr>
        <w:pStyle w:val="pxformfihal"/>
        <w:spacing w:before="180"/>
        <w:ind w:left="500"/>
      </w:pPr>
      <w:r>
        <w:t xml:space="preserve"> </w:t>
      </w:r>
      <w:r>
        <w:rPr>
          <w:color w:val="FF0000"/>
          <w:sz w:val="20"/>
          <w:szCs w:val="20"/>
          <w:vertAlign w:val="superscript"/>
        </w:rPr>
        <w:t>►</w:t>
      </w:r>
      <w:r>
        <w:fldChar w:fldCharType="begin"/>
      </w:r>
      <w:r>
        <w:instrText>fi.lvl="3"</w:instrText>
      </w:r>
      <w:r>
        <w:fldChar w:fldCharType="end"/>
      </w:r>
      <w:r>
        <w:t>3. Procedures for Addressing the Conflict of Interest</w:t>
      </w:r>
    </w:p>
    <w:p w14:paraId="7322E98F" w14:textId="77777777" w:rsidR="004E0EBB" w:rsidRDefault="004E0EBB">
      <w:pPr>
        <w:pStyle w:val="pxformfl"/>
        <w:ind w:left="500"/>
      </w:pPr>
      <w:r>
        <w:t xml:space="preserve"> </w:t>
      </w:r>
    </w:p>
    <w:p w14:paraId="1D670F68"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a. </w:t>
      </w:r>
    </w:p>
    <w:p w14:paraId="15C6D76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An interested person may make a presentation at the governing board or committee meeting, but after the presentation he or she shall leave the meeting during the discussion of and the vote on the transaction or arrangement involving the possible conflict of interest.</w:t>
      </w:r>
    </w:p>
    <w:p w14:paraId="084192D6"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b. </w:t>
      </w:r>
    </w:p>
    <w:p w14:paraId="56AAD31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The chairperson of the governing board or committee shall, if appropriate, appoint a disinterested person or committee to investigate alternatives to the proposed transaction or arrangement.</w:t>
      </w:r>
    </w:p>
    <w:p w14:paraId="7271E24A"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c. </w:t>
      </w:r>
    </w:p>
    <w:p w14:paraId="16031A2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After exercising due diligence, the governing board or committee shall determine whether the Organization can obtain, with reasonable efforts, a more advantageous transaction or arrangement from a person or entity that would not give rise to a conflict of interest.</w:t>
      </w:r>
    </w:p>
    <w:p w14:paraId="100F5251"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d. </w:t>
      </w:r>
    </w:p>
    <w:p w14:paraId="36D5A27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If a more advantageous transaction or arrangement is not reasonably possible under circumstances not producing a conflict of interest, the governing board or committee shall determine by a majority vote of the disinterested directors whether the transaction or arrangement is in the Organization's best interest and for its own benefit and whether it is fair and reasonable. In conformity with the above determination, it shall make its decision as to whether to enter into the transaction or arrangement.</w:t>
      </w:r>
    </w:p>
    <w:p w14:paraId="3CC6ECE0" w14:textId="77777777" w:rsidR="004E0EBB" w:rsidRDefault="004E0EBB">
      <w:pPr>
        <w:pStyle w:val="pxformfihal"/>
        <w:spacing w:before="180"/>
        <w:ind w:left="500"/>
      </w:pPr>
      <w:r>
        <w:t xml:space="preserve"> </w:t>
      </w:r>
      <w:r>
        <w:rPr>
          <w:color w:val="FF0000"/>
          <w:sz w:val="20"/>
          <w:szCs w:val="20"/>
          <w:vertAlign w:val="superscript"/>
        </w:rPr>
        <w:t>►</w:t>
      </w:r>
      <w:r>
        <w:fldChar w:fldCharType="begin"/>
      </w:r>
      <w:r>
        <w:instrText>fi.lvl="3"</w:instrText>
      </w:r>
      <w:r>
        <w:fldChar w:fldCharType="end"/>
      </w:r>
      <w:r>
        <w:t>4. Violations of the Conflicts of Interest Policy</w:t>
      </w:r>
    </w:p>
    <w:p w14:paraId="367A1CF3" w14:textId="77777777" w:rsidR="004E0EBB" w:rsidRDefault="004E0EBB">
      <w:pPr>
        <w:pStyle w:val="pxformfl"/>
        <w:ind w:left="500"/>
      </w:pPr>
      <w:r>
        <w:t xml:space="preserve"> </w:t>
      </w:r>
    </w:p>
    <w:p w14:paraId="05B56C60"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a. </w:t>
      </w:r>
    </w:p>
    <w:p w14:paraId="1C0B470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If the governing board or committee has reasonable cause to believe a member has failed to disclose actual or possible conflicts of interest, it shall inform the member of the basis for such belief and afford the member an opportunity to explain the alleged failure to disclose.</w:t>
      </w:r>
    </w:p>
    <w:p w14:paraId="77B10BE4" w14:textId="77777777" w:rsidR="004E0EBB" w:rsidRDefault="004E0EBB">
      <w:pPr>
        <w:pStyle w:val="pxformfin"/>
      </w:pPr>
      <w:r>
        <w:rPr>
          <w:color w:val="FF0000"/>
          <w:sz w:val="20"/>
          <w:szCs w:val="20"/>
          <w:vertAlign w:val="superscript"/>
        </w:rPr>
        <w:t>►</w:t>
      </w:r>
      <w:r>
        <w:fldChar w:fldCharType="begin"/>
      </w:r>
      <w:r>
        <w:instrText>fi.lvl="4"</w:instrText>
      </w:r>
      <w:r>
        <w:fldChar w:fldCharType="end"/>
      </w:r>
      <w:r>
        <w:t xml:space="preserve">b. </w:t>
      </w:r>
    </w:p>
    <w:p w14:paraId="5E22320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If, after hearing the member's response and after making further investigation as warranted by the circumstances, the governing board or committee determines the member has failed to disclose an actual or possible conflict of interest, it shall take appropriate disciplinary and corrective action.</w:t>
      </w:r>
    </w:p>
    <w:p w14:paraId="60E6D8E3"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IV. RECORDS OF PROCEEDINGS</w:t>
      </w:r>
    </w:p>
    <w:p w14:paraId="131B773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The minutes of the governing board and all committees with board delegated powers shall contain:</w:t>
      </w:r>
    </w:p>
    <w:p w14:paraId="1FB8A73C" w14:textId="77777777" w:rsidR="004E0EBB" w:rsidRDefault="004E0EBB">
      <w:pPr>
        <w:pStyle w:val="pxformfl"/>
        <w:ind w:left="500"/>
      </w:pPr>
      <w:r>
        <w:t xml:space="preserve"> </w:t>
      </w:r>
    </w:p>
    <w:p w14:paraId="09F47C1F"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a. </w:t>
      </w:r>
    </w:p>
    <w:p w14:paraId="034A642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The names of the persons who disclosed or otherwise were found to have a financial interest in connection with an actual or possible conflict of interest, the nature of the financial interest, any action taken to determine whether a conflict of interest was present, and the governing board's or committee's decision as to whether a conflict of interest in fact existed.</w:t>
      </w:r>
    </w:p>
    <w:p w14:paraId="57F0795E"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b. </w:t>
      </w:r>
    </w:p>
    <w:p w14:paraId="3F6CDF2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The names of the persons who were present for discussions and votes relating to the transaction or arrangement, the content of the discussion, including any alternatives to the proposed transaction or arrangement, and a record of any votes taken in connection with the proceedings.</w:t>
      </w:r>
    </w:p>
    <w:p w14:paraId="4EB970AC"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V. COMPENSATION</w:t>
      </w:r>
    </w:p>
    <w:p w14:paraId="3B245558" w14:textId="77777777" w:rsidR="004E0EBB" w:rsidRDefault="004E0EBB">
      <w:pPr>
        <w:pStyle w:val="pxformfl"/>
        <w:ind w:left="500"/>
      </w:pPr>
      <w:r>
        <w:t xml:space="preserve"> </w:t>
      </w:r>
    </w:p>
    <w:p w14:paraId="7BEAE92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a. </w:t>
      </w:r>
    </w:p>
    <w:p w14:paraId="7DFF9BB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 voting member of the governing board who receives compensation, directly or indirectly, from the Organization for services is precluded from voting on matters pertaining to that member's compensation.</w:t>
      </w:r>
    </w:p>
    <w:p w14:paraId="5205A2CE"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b. </w:t>
      </w:r>
    </w:p>
    <w:p w14:paraId="3D43A54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A voting member of any committee whose jurisdiction includes compensation matters and who receives compensation, directly or indirectly, from the Organization for services is precluded from voting on matters pertaining to that member's compensation.</w:t>
      </w:r>
    </w:p>
    <w:p w14:paraId="6727A872"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c. </w:t>
      </w:r>
    </w:p>
    <w:p w14:paraId="7776049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No voting member of the governing board or any committee whose jurisdiction includes compensation matters and who receives compensation, directly or indirectly, from the Organization, either individually or collectively, is prohibited from providing information to any committee regarding compensation.</w:t>
      </w:r>
    </w:p>
    <w:p w14:paraId="059AF345"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VI. ANNUAL STATEMENTS</w:t>
      </w:r>
    </w:p>
    <w:p w14:paraId="24734C7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Each director, principal officer, and member of a committee with governing board delegated powers shall annually sign a statement which affirms such person:</w:t>
      </w:r>
    </w:p>
    <w:p w14:paraId="76489BF6" w14:textId="77777777" w:rsidR="004E0EBB" w:rsidRDefault="004E0EBB">
      <w:pPr>
        <w:pStyle w:val="pxformfl"/>
        <w:ind w:left="500"/>
      </w:pPr>
      <w:r>
        <w:t xml:space="preserve"> </w:t>
      </w:r>
    </w:p>
    <w:p w14:paraId="5A941172"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a. </w:t>
      </w:r>
    </w:p>
    <w:p w14:paraId="7D6E1D9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Has received a copy of the conflict of interest policy;</w:t>
      </w:r>
    </w:p>
    <w:p w14:paraId="047278F6"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b. </w:t>
      </w:r>
    </w:p>
    <w:p w14:paraId="36972AF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Has read and understands the policy;</w:t>
      </w:r>
    </w:p>
    <w:p w14:paraId="60573485"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c. </w:t>
      </w:r>
    </w:p>
    <w:p w14:paraId="0C86AB6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Has agreed to comply with the policy; and</w:t>
      </w:r>
    </w:p>
    <w:p w14:paraId="256A8D8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d. </w:t>
      </w:r>
    </w:p>
    <w:p w14:paraId="03C31D6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Understands the Organization is charitable and in order to maintain its federal tax exemption it must engage primarily in activities that accomplish one or more of its tax-exempt purposes.</w:t>
      </w:r>
    </w:p>
    <w:p w14:paraId="6F4AB65A"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VII. PERIODIC REVIEWS</w:t>
      </w:r>
    </w:p>
    <w:p w14:paraId="204289A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To ensure the Organization operates in a manner consistent with charitable purposes and does not engage in activities that could jeopardize its tax-exempt status, periodic reviews shall be conducted. The periodic reviews shall, at a minimum, include the following subjects:</w:t>
      </w:r>
    </w:p>
    <w:p w14:paraId="33A8190C" w14:textId="77777777" w:rsidR="004E0EBB" w:rsidRDefault="004E0EBB">
      <w:pPr>
        <w:pStyle w:val="pxformfl"/>
        <w:ind w:left="500"/>
      </w:pPr>
      <w:r>
        <w:t xml:space="preserve"> </w:t>
      </w:r>
    </w:p>
    <w:p w14:paraId="52D5B67A"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a. </w:t>
      </w:r>
    </w:p>
    <w:p w14:paraId="6BC64D5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Whether compensation arrangements and benefits are reasonable, based on competent survey information, and the result of arm's length bargaining.</w:t>
      </w:r>
    </w:p>
    <w:p w14:paraId="31921FCE"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b. </w:t>
      </w:r>
    </w:p>
    <w:p w14:paraId="4DDAFEF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Whether partnerships, joint ventures, and arrangements with management organizations conform to the Organization's written policies; are properly recorded; reflect reasonable investment or payments for goods and services; further charitable purposes; and do not result in inurement, impermissible private benefit, or in an excess benefit transaction.</w:t>
      </w:r>
    </w:p>
    <w:p w14:paraId="657467D4"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VIII. USE OF OUTSIDE EXPERTS</w:t>
      </w:r>
    </w:p>
    <w:p w14:paraId="3DC013E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When conducting the periodic reviews as provided for in Part VII, the Organization may, but need not, use outside advisors. If outside experts are used, their use shall not relieve the governing board of its responsibility for ensuring periodic reviews are conducted.</w:t>
      </w:r>
    </w:p>
    <w:p w14:paraId="0CC816E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 xml:space="preserve">Adopted by the Board of Directors: </w:t>
      </w:r>
      <w:r>
        <w:rPr>
          <w:rStyle w:val="pxfinstr"/>
          <w:i/>
          <w:iCs/>
        </w:rPr>
        <w:t>[date of adoption]</w:t>
      </w:r>
      <w:r>
        <w:t>.</w:t>
      </w:r>
    </w:p>
    <w:p w14:paraId="7323662B" w14:textId="77777777" w:rsidR="004E0EBB" w:rsidRDefault="004E0EBB">
      <w:pPr>
        <w:pStyle w:val="pxformnotes"/>
        <w:jc w:val="center"/>
        <w:rPr>
          <w:sz w:val="24"/>
          <w:szCs w:val="24"/>
        </w:rPr>
      </w:pPr>
      <w:r>
        <w:rPr>
          <w:rStyle w:val="pxvis"/>
          <w:rFonts w:cs="Arial"/>
          <w:bCs/>
          <w:szCs w:val="28"/>
        </w:rPr>
        <w:t>Notes to Form</w:t>
      </w:r>
    </w:p>
    <w:p w14:paraId="3013800D" w14:textId="77777777" w:rsidR="004E0EBB" w:rsidRDefault="004E0EBB">
      <w:pPr>
        <w:pStyle w:val="pxformnotes"/>
        <w:rPr>
          <w:sz w:val="24"/>
          <w:szCs w:val="24"/>
        </w:rPr>
      </w:pPr>
    </w:p>
    <w:p w14:paraId="77243315" w14:textId="77777777" w:rsidR="004E0EBB" w:rsidRDefault="004E0EBB">
      <w:pPr>
        <w:pStyle w:val="pxformnote"/>
        <w:spacing w:before="180"/>
      </w:pPr>
      <w:del w:id="1609" w:author="Cara Cardinale" w:date="2025-02-08T22:58:00Z">
        <w:r w:rsidDel="00F74B46">
          <w:delText>Drafter's Note</w:delText>
        </w:r>
      </w:del>
      <w:r>
        <w:t xml:space="preserve"> </w:t>
      </w:r>
    </w:p>
    <w:p w14:paraId="42C8ADF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 xml:space="preserve">An </w:t>
      </w:r>
      <w:r>
        <w:rPr>
          <w:vanish/>
        </w:rPr>
        <w:t>&amp;ldquo;</w:t>
      </w:r>
      <w:r>
        <w:rPr>
          <w:rStyle w:val="pxvis"/>
          <w:rFonts w:ascii="Times NewRoman" w:hAnsi="Times NewRoman"/>
          <w:b w:val="0"/>
          <w:sz w:val="24"/>
        </w:rPr>
        <w:t>“</w:t>
      </w:r>
      <w:r>
        <w:t>excess benefit transaction</w:t>
      </w:r>
      <w:r>
        <w:rPr>
          <w:vanish/>
        </w:rPr>
        <w:t>&amp;rdquo;</w:t>
      </w:r>
      <w:r>
        <w:rPr>
          <w:rStyle w:val="pxvis"/>
          <w:rFonts w:ascii="Times NewRoman" w:hAnsi="Times NewRoman"/>
          <w:b w:val="0"/>
          <w:sz w:val="24"/>
        </w:rPr>
        <w:t>”</w:t>
      </w:r>
      <w:r>
        <w:t xml:space="preserve"> is a transaction in which an economic benefit is provided by an exempt organization to a disqualified person in excess of the consideration received. </w:t>
      </w:r>
      <w:r>
        <w:rPr>
          <w:rStyle w:val="pxst"/>
          <w:color w:val="FF0000"/>
          <w:sz w:val="20"/>
          <w:szCs w:val="20"/>
          <w:vertAlign w:val="superscript"/>
        </w:rPr>
        <w:t>►</w:t>
      </w:r>
      <w:r>
        <w:rPr>
          <w:rStyle w:val="pxst"/>
        </w:rPr>
        <w:fldChar w:fldCharType="begin"/>
      </w:r>
      <w:r>
        <w:rPr>
          <w:rStyle w:val="pxst"/>
        </w:rPr>
        <w:instrText>st.ref.id="I09MDT7"</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4958(c)(1)</w:t>
      </w:r>
      <w:r>
        <w:t>.</w:t>
      </w:r>
    </w:p>
    <w:p w14:paraId="27C6574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 xml:space="preserve">A </w:t>
      </w:r>
      <w:r>
        <w:rPr>
          <w:vanish/>
        </w:rPr>
        <w:t>&amp;ldquo;</w:t>
      </w:r>
      <w:r>
        <w:rPr>
          <w:rStyle w:val="pxvis"/>
          <w:rFonts w:ascii="Times NewRoman" w:hAnsi="Times NewRoman"/>
          <w:b w:val="0"/>
          <w:sz w:val="24"/>
        </w:rPr>
        <w:t>“</w:t>
      </w:r>
      <w:r>
        <w:t>disqualified person</w:t>
      </w:r>
      <w:r>
        <w:rPr>
          <w:vanish/>
        </w:rPr>
        <w:t>&amp;rdquo;</w:t>
      </w:r>
      <w:r>
        <w:rPr>
          <w:rStyle w:val="pxvis"/>
          <w:rFonts w:ascii="Times NewRoman" w:hAnsi="Times NewRoman"/>
          <w:b w:val="0"/>
          <w:sz w:val="24"/>
        </w:rPr>
        <w:t>”</w:t>
      </w:r>
      <w:r>
        <w:t xml:space="preserve"> is someone who, during the five years preceding the transaction, was in a position to exercise substantial influence over the affairs of the organization. Disqualified persons also include family members and certain entities in which at least 35</w:t>
      </w:r>
      <w:r>
        <w:rPr>
          <w:vanish/>
        </w:rPr>
        <w:t>&amp;percnt;</w:t>
      </w:r>
      <w:r>
        <w:rPr>
          <w:rStyle w:val="pxvis"/>
          <w:rFonts w:ascii="Times NewRoman" w:hAnsi="Times NewRoman"/>
          <w:b w:val="0"/>
          <w:sz w:val="24"/>
        </w:rPr>
        <w:t>%</w:t>
      </w:r>
      <w:r>
        <w:t xml:space="preserve"> of the control or beneficial interest are held by persons described in the preceding sentence. </w:t>
      </w:r>
      <w:r>
        <w:rPr>
          <w:rStyle w:val="pxst"/>
          <w:color w:val="FF0000"/>
          <w:sz w:val="20"/>
          <w:szCs w:val="20"/>
          <w:vertAlign w:val="superscript"/>
        </w:rPr>
        <w:t>►</w:t>
      </w:r>
      <w:r>
        <w:rPr>
          <w:rStyle w:val="pxst"/>
        </w:rPr>
        <w:fldChar w:fldCharType="begin"/>
      </w:r>
      <w:r>
        <w:rPr>
          <w:rStyle w:val="pxst"/>
        </w:rPr>
        <w:instrText>st.ref.id="I09P6Y3"</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4958(f)(1)</w:t>
      </w:r>
      <w:r>
        <w:t>.</w:t>
      </w:r>
    </w:p>
    <w:p w14:paraId="7F0E753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p.ct.id="f477b8b0b92511efa86bc22ba615bad8|79|31:77"</w:instrText>
      </w:r>
      <w:r>
        <w:fldChar w:fldCharType="end"/>
      </w:r>
      <w:r>
        <w:t>Initially, the person receiving the benefit must pay a tax of 25</w:t>
      </w:r>
      <w:r>
        <w:rPr>
          <w:vanish/>
        </w:rPr>
        <w:t>&amp;percnt;</w:t>
      </w:r>
      <w:r>
        <w:rPr>
          <w:rStyle w:val="pxvis"/>
          <w:rFonts w:ascii="Times NewRoman" w:hAnsi="Times NewRoman"/>
          <w:b w:val="0"/>
          <w:sz w:val="24"/>
        </w:rPr>
        <w:t>%</w:t>
      </w:r>
      <w:r>
        <w:t xml:space="preserve"> of the amount of the excess benefit. If not corrected within the prescribed period, the person must then pay a tax of 200</w:t>
      </w:r>
      <w:r>
        <w:rPr>
          <w:vanish/>
        </w:rPr>
        <w:t>&amp;percnt;</w:t>
      </w:r>
      <w:r>
        <w:rPr>
          <w:rStyle w:val="pxvis"/>
          <w:rFonts w:ascii="Times NewRoman" w:hAnsi="Times NewRoman"/>
          <w:b w:val="0"/>
          <w:sz w:val="24"/>
        </w:rPr>
        <w:t>%</w:t>
      </w:r>
      <w:r>
        <w:t xml:space="preserve"> of the excess benefit. In addition, an organization manager who knowingly participates in the excess benefit transaction must pay a tax of 10</w:t>
      </w:r>
      <w:r>
        <w:rPr>
          <w:vanish/>
        </w:rPr>
        <w:t>&amp;percnt;</w:t>
      </w:r>
      <w:r>
        <w:rPr>
          <w:rStyle w:val="pxvis"/>
          <w:rFonts w:ascii="Times NewRoman" w:hAnsi="Times NewRoman"/>
          <w:b w:val="0"/>
          <w:sz w:val="24"/>
        </w:rPr>
        <w:t>%</w:t>
      </w:r>
      <w:r>
        <w:t xml:space="preserve"> of the excess benefit. The maximum amount of this final tax is limited to $20,000. Persons liable for these taxes must file a Form 4720. See </w:t>
      </w:r>
      <w:r>
        <w:rPr>
          <w:rStyle w:val="pxst"/>
          <w:color w:val="FF0000"/>
          <w:sz w:val="20"/>
          <w:szCs w:val="20"/>
          <w:vertAlign w:val="superscript"/>
        </w:rPr>
        <w:t>►</w:t>
      </w:r>
      <w:r>
        <w:rPr>
          <w:rStyle w:val="pxst"/>
        </w:rPr>
        <w:fldChar w:fldCharType="begin"/>
      </w:r>
      <w:r>
        <w:rPr>
          <w:rStyle w:val="pxst"/>
        </w:rPr>
        <w:instrText>st.ref.id="I09S02Z"</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53.6011-1(b)</w:t>
      </w:r>
      <w:r>
        <w:t>.</w:t>
      </w:r>
    </w:p>
    <w:p w14:paraId="68B38A95" w14:textId="77777777" w:rsidR="004E0EBB" w:rsidRDefault="004E0EBB">
      <w:pPr>
        <w:pStyle w:val="pxformrr"/>
        <w:rPr>
          <w:sz w:val="24"/>
          <w:szCs w:val="24"/>
        </w:rPr>
      </w:pPr>
      <w:r>
        <w:rPr>
          <w:rStyle w:val="pxvis"/>
          <w:rFonts w:cs="Arial"/>
          <w:bCs/>
          <w:szCs w:val="28"/>
        </w:rPr>
        <w:t>Research References</w:t>
      </w:r>
    </w:p>
    <w:p w14:paraId="4AD85A9B"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tk.ref.id="I09UT7V"</w:instrText>
      </w:r>
      <w:r>
        <w:rPr>
          <w:rStyle w:val="pxtk"/>
        </w:rPr>
        <w:fldChar w:fldCharType="end"/>
      </w:r>
      <w:r>
        <w:rPr>
          <w:rStyle w:val="pxtk"/>
        </w:rPr>
        <w:t>West's Key Number Digest, Internal Revenue &amp;key;4045 to 4079</w:t>
      </w:r>
    </w:p>
    <w:p w14:paraId="6918DC66" w14:textId="77777777" w:rsidR="004E0EBB" w:rsidRDefault="004E0EBB">
      <w:pPr>
        <w:pStyle w:val="pxformrrp"/>
      </w:pPr>
      <w:r>
        <w:t xml:space="preserve"> </w:t>
      </w:r>
      <w:r>
        <w:rPr>
          <w:rStyle w:val="pxvis"/>
          <w:rFonts w:ascii="Times NewRoman" w:hAnsi="Times NewRoman"/>
          <w:b w:val="0"/>
          <w:sz w:val="24"/>
        </w:rPr>
        <w:tab/>
      </w:r>
      <w:r>
        <w:t xml:space="preserve">Excise taxes on excess benefit transactions, </w:t>
      </w:r>
      <w:r>
        <w:rPr>
          <w:rStyle w:val="pxrc"/>
          <w:color w:val="FF0000"/>
          <w:sz w:val="20"/>
          <w:szCs w:val="20"/>
          <w:vertAlign w:val="superscript"/>
        </w:rPr>
        <w:t>►</w:t>
      </w:r>
      <w:r>
        <w:rPr>
          <w:rStyle w:val="pxrc"/>
        </w:rPr>
        <w:fldChar w:fldCharType="begin"/>
      </w:r>
      <w:r>
        <w:rPr>
          <w:rStyle w:val="pxrc"/>
        </w:rPr>
        <w:instrText>rc.ref.id="I09XMCR"</w:instrText>
      </w:r>
      <w:r>
        <w:rPr>
          <w:rStyle w:val="pxrc"/>
        </w:rPr>
        <w:fldChar w:fldCharType="end"/>
      </w:r>
      <w:del w:id="1610" w:author="Cara Cardinale" w:date="2025-03-03T22:45:00Z">
        <w:r w:rsidDel="00BD480B">
          <w:rPr>
            <w:rStyle w:val="pxrc"/>
          </w:rPr>
          <w:delText xml:space="preserve">RIA </w:delText>
        </w:r>
      </w:del>
      <w:r>
        <w:rPr>
          <w:rStyle w:val="pxrc"/>
        </w:rPr>
        <w:t xml:space="preserve">Federal Tax Coordinator 2d </w:t>
      </w:r>
      <w:ins w:id="1611" w:author="Cara Cardinale" w:date="2025-03-03T22:45:00Z">
        <w:r w:rsidR="00BD480B">
          <w:rPr>
            <w:rStyle w:val="pxrc"/>
          </w:rPr>
          <w:t xml:space="preserve">(RIA) </w:t>
        </w:r>
      </w:ins>
      <w:r>
        <w:rPr>
          <w:rStyle w:val="pxrc"/>
        </w:rPr>
        <w:t>&amp;pp;D-6650 et seq.</w:t>
      </w:r>
    </w:p>
    <w:p w14:paraId="79CC2B10" w14:textId="77777777" w:rsidR="004E0EBB" w:rsidRDefault="004E0EBB">
      <w:pPr>
        <w:pStyle w:val="pxs"/>
        <w:spacing w:before="180"/>
        <w:rPr>
          <w:sz w:val="27"/>
          <w:szCs w:val="27"/>
        </w:rPr>
      </w:pPr>
      <w:r>
        <w:rPr>
          <w:sz w:val="27"/>
          <w:szCs w:val="27"/>
        </w:rPr>
        <w:t>31:78. Conflict of interest acknowledgment and disclosure</w:t>
      </w:r>
    </w:p>
    <w:p w14:paraId="289D083D" w14:textId="77777777" w:rsidR="004E0EBB" w:rsidRDefault="004E0EBB">
      <w:pPr>
        <w:pStyle w:val="pxov"/>
        <w:rPr>
          <w:vanish/>
        </w:rPr>
      </w:pPr>
      <w:r>
        <w:rPr>
          <w:vanish/>
        </w:rPr>
        <w:t>FMS</w:t>
      </w:r>
    </w:p>
    <w:p w14:paraId="2B51D6B7" w14:textId="77777777" w:rsidR="004E0EBB" w:rsidRDefault="004E0EBB">
      <w:pPr>
        <w:pStyle w:val="pxov"/>
        <w:rPr>
          <w:vanish/>
        </w:rPr>
      </w:pPr>
      <w:r>
        <w:rPr>
          <w:vanish/>
        </w:rPr>
        <w:t>COL</w:t>
      </w:r>
    </w:p>
    <w:p w14:paraId="7DA6FA0D" w14:textId="77777777" w:rsidR="004E0EBB" w:rsidRDefault="004E0EBB">
      <w:pPr>
        <w:pStyle w:val="pxov"/>
        <w:rPr>
          <w:vanish/>
        </w:rPr>
      </w:pPr>
      <w:r>
        <w:rPr>
          <w:vanish/>
        </w:rPr>
        <w:t>NFP</w:t>
      </w:r>
    </w:p>
    <w:p w14:paraId="09D3C12F" w14:textId="77777777" w:rsidR="004E0EBB" w:rsidRDefault="004E0EBB">
      <w:pPr>
        <w:pStyle w:val="pxov"/>
        <w:rPr>
          <w:vanish/>
        </w:rPr>
      </w:pPr>
      <w:r>
        <w:rPr>
          <w:vanish/>
        </w:rPr>
        <w:t>FCV</w:t>
      </w:r>
    </w:p>
    <w:p w14:paraId="1BA6D050" w14:textId="77777777" w:rsidR="004E0EBB" w:rsidRDefault="004E0EBB">
      <w:pPr>
        <w:pStyle w:val="pxov"/>
        <w:rPr>
          <w:vanish/>
        </w:rPr>
      </w:pPr>
      <w:r>
        <w:rPr>
          <w:vanish/>
        </w:rPr>
        <w:t>FTR</w:t>
      </w:r>
    </w:p>
    <w:p w14:paraId="6992554B" w14:textId="77777777" w:rsidR="004E0EBB" w:rsidRDefault="004E0EBB">
      <w:pPr>
        <w:pStyle w:val="pxov"/>
        <w:rPr>
          <w:vanish/>
        </w:rPr>
      </w:pPr>
      <w:r>
        <w:rPr>
          <w:vanish/>
        </w:rPr>
        <w:t>EBL</w:t>
      </w:r>
    </w:p>
    <w:p w14:paraId="2DDEFBFC" w14:textId="77777777" w:rsidR="004E0EBB" w:rsidRDefault="004E0EBB">
      <w:pPr>
        <w:pStyle w:val="pxov"/>
        <w:rPr>
          <w:vanish/>
        </w:rPr>
      </w:pPr>
      <w:r>
        <w:rPr>
          <w:vanish/>
        </w:rPr>
        <w:t>TEM</w:t>
      </w:r>
    </w:p>
    <w:p w14:paraId="5E75AEF0" w14:textId="77777777" w:rsidR="004E0EBB" w:rsidRDefault="004E0EBB">
      <w:pPr>
        <w:pStyle w:val="pxov"/>
        <w:rPr>
          <w:vanish/>
        </w:rPr>
      </w:pPr>
      <w:r>
        <w:rPr>
          <w:vanish/>
        </w:rPr>
        <w:t>MTD</w:t>
      </w:r>
    </w:p>
    <w:p w14:paraId="63C51676"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form.fid="Ic70d9ac0181b11e68c12afa7f3a24041"</w:instrText>
      </w:r>
      <w:r>
        <w:fldChar w:fldCharType="end"/>
      </w:r>
      <w:r>
        <w:t xml:space="preserve">CONFLICT OF INTEREST ACKNOWLEDGMENT AND DISCLOSURE FORM </w:t>
      </w:r>
    </w:p>
    <w:p w14:paraId="1AFB8E94"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3F9971D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p.ct.id="f477b8b0b92511efa86bc22ba615bad8|80|31:78"</w:instrText>
      </w:r>
      <w:r>
        <w:fldChar w:fldCharType="end"/>
      </w:r>
      <w:r>
        <w:t xml:space="preserve">I have read and received the conflict of interest policy set forth above and agree to comply fully with its terms and conditions at all times during my service as a </w:t>
      </w:r>
      <w:r>
        <w:rPr>
          <w:rStyle w:val="pxfinstr"/>
          <w:i/>
          <w:iCs/>
        </w:rPr>
        <w:t>[specification of role]</w:t>
      </w:r>
      <w:r>
        <w:t xml:space="preserve"> of </w:t>
      </w:r>
      <w:r>
        <w:rPr>
          <w:rStyle w:val="pxfinstr"/>
          <w:i/>
          <w:iCs/>
        </w:rPr>
        <w:t>[name of organization]</w:t>
      </w:r>
      <w:r>
        <w:t xml:space="preserve">. If at any time following the submission of this form I become aware of any actual or potential conflicts of interest, or if the information provided below becomes inaccurate or incomplete, I will promptly notify the </w:t>
      </w:r>
      <w:r>
        <w:rPr>
          <w:rStyle w:val="pxfinstr"/>
          <w:i/>
          <w:iCs/>
        </w:rPr>
        <w:t>[name of organization]</w:t>
      </w:r>
      <w:r>
        <w:t xml:space="preserve"> Board of Directors in writing.</w:t>
      </w:r>
    </w:p>
    <w:p w14:paraId="7CB16081"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3BD02A6D" w14:textId="77777777" w:rsidR="004E0EBB" w:rsidRDefault="004E0EBB">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Statement of Actual or Potential Conflicts of Interest:</w:t>
      </w:r>
    </w:p>
    <w:p w14:paraId="3BF8714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p.ct.id="f477b8b0b92511efa86bc22ba615bad8|80|31:78"</w:instrText>
      </w:r>
      <w:r>
        <w:fldChar w:fldCharType="end"/>
      </w:r>
      <w:r>
        <w:rPr>
          <w:rStyle w:val="pxfinstr"/>
          <w:i/>
          <w:iCs/>
        </w:rPr>
        <w:t>[Specification of conflict of interest]</w:t>
      </w:r>
      <w:r>
        <w:t>.</w:t>
      </w:r>
    </w:p>
    <w:p w14:paraId="451EE79E"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4DA87A0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p.ct.id="f477b8b0b92511efa86bc22ba615bad8|80|31:78"</w:instrText>
      </w:r>
      <w:r>
        <w:fldChar w:fldCharType="end"/>
      </w:r>
      <w:r>
        <w:t>I hereby certify that the information set forth above is true and complete to the best of my knowledge.</w:t>
      </w:r>
    </w:p>
    <w:p w14:paraId="535E5262"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48B4C65"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 xml:space="preserve">[Name of </w:t>
      </w:r>
      <w:del w:id="1612" w:author="Cara Cardinale" w:date="2025-03-03T22:48:00Z">
        <w:r w:rsidDel="00BD480B">
          <w:rPr>
            <w:rStyle w:val="pxfinstr"/>
            <w:i/>
            <w:iCs/>
            <w:szCs w:val="24"/>
          </w:rPr>
          <w:delText>signator</w:delText>
        </w:r>
      </w:del>
      <w:ins w:id="1613" w:author="Cara Cardinale" w:date="2025-03-03T22:48:00Z">
        <w:r w:rsidR="00BD480B">
          <w:rPr>
            <w:rStyle w:val="pxfinstr"/>
            <w:i/>
            <w:iCs/>
            <w:szCs w:val="24"/>
          </w:rPr>
          <w:t>signatory</w:t>
        </w:r>
      </w:ins>
      <w:r>
        <w:rPr>
          <w:rStyle w:val="pxfinstr"/>
          <w:i/>
          <w:iCs/>
          <w:szCs w:val="24"/>
        </w:rPr>
        <w:t>]</w:t>
      </w:r>
    </w:p>
    <w:p w14:paraId="4EFEB3E1" w14:textId="77777777" w:rsidR="004E0EBB" w:rsidRDefault="004E0EBB">
      <w:pPr>
        <w:pStyle w:val="pxformnotes"/>
        <w:jc w:val="center"/>
        <w:rPr>
          <w:sz w:val="24"/>
          <w:szCs w:val="24"/>
        </w:rPr>
      </w:pPr>
      <w:r>
        <w:rPr>
          <w:rStyle w:val="pxvis"/>
          <w:rFonts w:cs="Arial"/>
          <w:bCs/>
          <w:szCs w:val="28"/>
        </w:rPr>
        <w:t>Notes to Form</w:t>
      </w:r>
    </w:p>
    <w:p w14:paraId="1C479BE0" w14:textId="77777777" w:rsidR="004E0EBB" w:rsidRDefault="004E0EBB">
      <w:pPr>
        <w:pStyle w:val="pxformnotes"/>
        <w:rPr>
          <w:sz w:val="24"/>
          <w:szCs w:val="24"/>
        </w:rPr>
      </w:pPr>
    </w:p>
    <w:p w14:paraId="0233B1C0" w14:textId="77777777" w:rsidR="004E0EBB" w:rsidRDefault="004E0EBB">
      <w:pPr>
        <w:pStyle w:val="pxformnote"/>
        <w:spacing w:before="180"/>
      </w:pPr>
      <w:del w:id="1614" w:author="Cara Cardinale" w:date="2025-02-08T22:58:00Z">
        <w:r w:rsidDel="00F74B46">
          <w:delText>Drafter's Note</w:delText>
        </w:r>
      </w:del>
      <w:r>
        <w:t xml:space="preserve"> </w:t>
      </w:r>
    </w:p>
    <w:p w14:paraId="1436D04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p.ct.id="f477b8b0b92511efa86bc22ba615bad8|80|31:78"</w:instrText>
      </w:r>
      <w:r>
        <w:fldChar w:fldCharType="end"/>
      </w:r>
      <w:r>
        <w:t xml:space="preserve">See Notes following </w:t>
      </w:r>
      <w:r>
        <w:rPr>
          <w:rStyle w:val="pxx"/>
          <w:color w:val="FF0000"/>
          <w:sz w:val="20"/>
          <w:szCs w:val="20"/>
          <w:vertAlign w:val="superscript"/>
        </w:rPr>
        <w:t>►</w:t>
      </w:r>
      <w:r>
        <w:rPr>
          <w:rStyle w:val="pxx"/>
        </w:rPr>
        <w:fldChar w:fldCharType="begin"/>
      </w:r>
      <w:r>
        <w:rPr>
          <w:rStyle w:val="pxx"/>
        </w:rPr>
        <w:instrText>x.ref.id="I09MDT9"</w:instrText>
      </w:r>
      <w:r>
        <w:rPr>
          <w:rStyle w:val="pxx"/>
        </w:rPr>
        <w:fldChar w:fldCharType="end"/>
      </w:r>
      <w:r>
        <w:rPr>
          <w:rStyle w:val="pxx"/>
          <w:vanish/>
        </w:rPr>
        <w:t>&amp;s;</w:t>
      </w:r>
      <w:r>
        <w:rPr>
          <w:rStyle w:val="pxvis"/>
          <w:rFonts w:ascii="Times NewRoman" w:hAnsi="Times NewRoman"/>
          <w:b w:val="0"/>
          <w:sz w:val="24"/>
        </w:rPr>
        <w:t>§</w:t>
      </w:r>
      <w:r>
        <w:rPr>
          <w:rStyle w:val="pxx"/>
        </w:rPr>
        <w:t>31:77</w:t>
      </w:r>
      <w:r>
        <w:t>.</w:t>
      </w:r>
    </w:p>
    <w:p w14:paraId="15E09F6B" w14:textId="77777777" w:rsidR="004E0EBB" w:rsidRDefault="004E0EBB">
      <w:pPr>
        <w:pStyle w:val="pxformrr"/>
        <w:rPr>
          <w:sz w:val="24"/>
          <w:szCs w:val="24"/>
        </w:rPr>
      </w:pPr>
      <w:r>
        <w:rPr>
          <w:rStyle w:val="pxvis"/>
          <w:rFonts w:cs="Arial"/>
          <w:bCs/>
          <w:szCs w:val="28"/>
        </w:rPr>
        <w:t>Research References</w:t>
      </w:r>
    </w:p>
    <w:p w14:paraId="655086C3"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tk.ref.id="I057D7B"</w:instrText>
      </w:r>
      <w:r>
        <w:rPr>
          <w:rStyle w:val="pxtk"/>
        </w:rPr>
        <w:fldChar w:fldCharType="end"/>
      </w:r>
      <w:r>
        <w:rPr>
          <w:rStyle w:val="pxtk"/>
        </w:rPr>
        <w:t>West's Key Number Digest, Internal Revenue &amp;key;4045 to 4079</w:t>
      </w:r>
    </w:p>
    <w:p w14:paraId="5D4EDE33" w14:textId="77777777" w:rsidR="004E0EBB" w:rsidRDefault="004E0EBB">
      <w:pPr>
        <w:pStyle w:val="pxd"/>
        <w:spacing w:before="180"/>
      </w:pPr>
      <w:r>
        <w:t>C. Documents Related to Charitable Donations</w:t>
      </w:r>
    </w:p>
    <w:p w14:paraId="35AF31EE" w14:textId="77777777" w:rsidR="004E0EBB" w:rsidRDefault="004E0EBB">
      <w:pPr>
        <w:pStyle w:val="pxs"/>
        <w:spacing w:before="180"/>
        <w:rPr>
          <w:sz w:val="27"/>
          <w:szCs w:val="27"/>
        </w:rPr>
      </w:pPr>
      <w:r>
        <w:rPr>
          <w:sz w:val="27"/>
          <w:szCs w:val="27"/>
        </w:rPr>
        <w:t>31:79. Charitable foundation trust agreement</w:t>
      </w:r>
    </w:p>
    <w:p w14:paraId="1D1B446A" w14:textId="77777777" w:rsidR="004E0EBB" w:rsidRDefault="004E0EBB">
      <w:pPr>
        <w:pStyle w:val="pxov"/>
        <w:rPr>
          <w:vanish/>
        </w:rPr>
      </w:pPr>
      <w:r>
        <w:rPr>
          <w:vanish/>
        </w:rPr>
        <w:t>FMS</w:t>
      </w:r>
    </w:p>
    <w:p w14:paraId="3A1C5EE4" w14:textId="77777777" w:rsidR="004E0EBB" w:rsidRDefault="004E0EBB">
      <w:pPr>
        <w:pStyle w:val="pxov"/>
        <w:rPr>
          <w:vanish/>
        </w:rPr>
      </w:pPr>
      <w:r>
        <w:rPr>
          <w:vanish/>
        </w:rPr>
        <w:t>NFP</w:t>
      </w:r>
    </w:p>
    <w:p w14:paraId="6D711622" w14:textId="77777777" w:rsidR="004E0EBB" w:rsidRDefault="004E0EBB">
      <w:pPr>
        <w:pStyle w:val="pxov"/>
        <w:rPr>
          <w:vanish/>
        </w:rPr>
      </w:pPr>
      <w:r>
        <w:rPr>
          <w:vanish/>
        </w:rPr>
        <w:t>COL</w:t>
      </w:r>
    </w:p>
    <w:p w14:paraId="266B173B" w14:textId="77777777" w:rsidR="004E0EBB" w:rsidRDefault="004E0EBB">
      <w:pPr>
        <w:pStyle w:val="pxov"/>
        <w:rPr>
          <w:vanish/>
        </w:rPr>
      </w:pPr>
      <w:r>
        <w:rPr>
          <w:vanish/>
        </w:rPr>
        <w:t>FCV</w:t>
      </w:r>
    </w:p>
    <w:p w14:paraId="7566F617" w14:textId="77777777" w:rsidR="004E0EBB" w:rsidRDefault="004E0EBB">
      <w:pPr>
        <w:pStyle w:val="pxov"/>
        <w:rPr>
          <w:vanish/>
        </w:rPr>
      </w:pPr>
      <w:r>
        <w:rPr>
          <w:vanish/>
        </w:rPr>
        <w:t>FTR</w:t>
      </w:r>
    </w:p>
    <w:p w14:paraId="09FBD163" w14:textId="77777777" w:rsidR="004E0EBB" w:rsidRDefault="004E0EBB">
      <w:pPr>
        <w:pStyle w:val="pxov"/>
        <w:rPr>
          <w:vanish/>
        </w:rPr>
      </w:pPr>
      <w:r>
        <w:rPr>
          <w:vanish/>
        </w:rPr>
        <w:t>EPP</w:t>
      </w:r>
    </w:p>
    <w:p w14:paraId="1C9C6E5A" w14:textId="77777777" w:rsidR="004E0EBB" w:rsidRDefault="004E0EBB">
      <w:pPr>
        <w:pStyle w:val="pxov"/>
        <w:rPr>
          <w:vanish/>
        </w:rPr>
      </w:pPr>
      <w:r>
        <w:rPr>
          <w:vanish/>
        </w:rPr>
        <w:t>TAO</w:t>
      </w:r>
    </w:p>
    <w:p w14:paraId="38422CB1" w14:textId="77777777" w:rsidR="004E0EBB" w:rsidRDefault="004E0EBB">
      <w:pPr>
        <w:pStyle w:val="pxov"/>
        <w:rPr>
          <w:vanish/>
        </w:rPr>
      </w:pPr>
      <w:r>
        <w:rPr>
          <w:vanish/>
        </w:rPr>
        <w:t>EBL</w:t>
      </w:r>
    </w:p>
    <w:p w14:paraId="5DB94C67" w14:textId="77777777" w:rsidR="004E0EBB" w:rsidRDefault="004E0EBB">
      <w:pPr>
        <w:pStyle w:val="pxov"/>
        <w:rPr>
          <w:vanish/>
        </w:rPr>
      </w:pPr>
      <w:r>
        <w:rPr>
          <w:vanish/>
        </w:rPr>
        <w:t>TEM</w:t>
      </w:r>
    </w:p>
    <w:p w14:paraId="28B4FDE9" w14:textId="77777777" w:rsidR="004E0EBB" w:rsidRDefault="004E0EBB">
      <w:pPr>
        <w:pStyle w:val="pxov"/>
        <w:rPr>
          <w:vanish/>
        </w:rPr>
      </w:pPr>
      <w:r>
        <w:rPr>
          <w:vanish/>
        </w:rPr>
        <w:t>MTD</w:t>
      </w:r>
    </w:p>
    <w:p w14:paraId="427D9C1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form.fid="Ic70e0ff0181b11e68c12afa7f3a24041"</w:instrText>
      </w:r>
      <w:r>
        <w:fldChar w:fldCharType="end"/>
      </w:r>
      <w:r>
        <w:rPr>
          <w:color w:val="FF0000"/>
          <w:sz w:val="20"/>
          <w:szCs w:val="20"/>
          <w:vertAlign w:val="superscript"/>
        </w:rPr>
        <w:t>►</w:t>
      </w:r>
      <w:r>
        <w:fldChar w:fldCharType="begin"/>
      </w:r>
      <w:r>
        <w:instrText>p.ct.id="f477b8b0b92511efa86bc22ba615bad8|81|31:79"</w:instrText>
      </w:r>
      <w:r>
        <w:fldChar w:fldCharType="end"/>
      </w:r>
      <w:r>
        <w:rPr>
          <w:rStyle w:val="pxsc"/>
        </w:rPr>
        <w:t>Agreement</w:t>
      </w:r>
      <w:r>
        <w:t xml:space="preserve"> dated as of the day of </w:t>
      </w:r>
      <w:r>
        <w:rPr>
          <w:rStyle w:val="pxfinstr"/>
          <w:i/>
          <w:iCs/>
        </w:rPr>
        <w:t>[name of month]</w:t>
      </w:r>
      <w:r>
        <w:t xml:space="preserve"> </w:t>
      </w:r>
      <w:r>
        <w:rPr>
          <w:rStyle w:val="pxfinstr"/>
          <w:i/>
          <w:iCs/>
        </w:rPr>
        <w:t>[identification of year]</w:t>
      </w:r>
      <w:r>
        <w:t xml:space="preserve">, between </w:t>
      </w:r>
      <w:r>
        <w:rPr>
          <w:rStyle w:val="pxfinstr"/>
          <w:i/>
          <w:iCs/>
        </w:rPr>
        <w:t>[names of donors]</w:t>
      </w:r>
      <w:r>
        <w:t xml:space="preserve"> as Donors (hereinafter called the Donors), and </w:t>
      </w:r>
      <w:r>
        <w:rPr>
          <w:rStyle w:val="pxfinstr"/>
          <w:i/>
          <w:iCs/>
        </w:rPr>
        <w:t>[names of trustees]</w:t>
      </w:r>
      <w:r>
        <w:t>, as Trustees (hereinafter called the Trustees).</w:t>
      </w:r>
    </w:p>
    <w:p w14:paraId="67DA5DB8" w14:textId="77777777" w:rsidR="004E0EBB" w:rsidRDefault="004E0EBB">
      <w:pPr>
        <w:pStyle w:val="pxformfl"/>
        <w:ind w:left="500"/>
      </w:pPr>
      <w:r>
        <w:t xml:space="preserve"> </w:t>
      </w:r>
    </w:p>
    <w:p w14:paraId="3F4A589A"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WITNESSETH:</w:t>
      </w:r>
    </w:p>
    <w:p w14:paraId="2235CFF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That the Donors hereby assign, transfer, and set over unto the Trustees and their successors and assigns all the Donor's right, title, and interest in and to the property described in Schedule </w:t>
      </w:r>
      <w:r>
        <w:rPr>
          <w:rStyle w:val="pxfinstr"/>
          <w:i/>
          <w:iCs/>
        </w:rPr>
        <w:t>[designation of schedule]</w:t>
      </w:r>
      <w:r>
        <w:t xml:space="preserve"> hereto annexed and made a part of this Agreement, receipt of which the Trustees hereby acknowledge, this Trust to be known as the </w:t>
      </w:r>
      <w:r>
        <w:rPr>
          <w:rStyle w:val="pxfinstr"/>
          <w:i/>
          <w:iCs/>
        </w:rPr>
        <w:t>[name of trust]</w:t>
      </w:r>
      <w:r>
        <w:t>.</w:t>
      </w:r>
    </w:p>
    <w:p w14:paraId="0578A75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Said property, together with any additions, is termed the </w:t>
      </w:r>
      <w:r>
        <w:rPr>
          <w:vanish/>
        </w:rPr>
        <w:t>&amp;ldquo;</w:t>
      </w:r>
      <w:r>
        <w:rPr>
          <w:rStyle w:val="pxvis"/>
          <w:rFonts w:ascii="Times NewRoman" w:hAnsi="Times NewRoman"/>
          <w:b w:val="0"/>
          <w:sz w:val="24"/>
        </w:rPr>
        <w:t>“</w:t>
      </w:r>
      <w:r>
        <w:t>trust estate</w:t>
      </w:r>
      <w:r>
        <w:rPr>
          <w:vanish/>
        </w:rPr>
        <w:t>&amp;rdquo;</w:t>
      </w:r>
      <w:r>
        <w:rPr>
          <w:rStyle w:val="pxvis"/>
          <w:rFonts w:ascii="Times NewRoman" w:hAnsi="Times NewRoman"/>
          <w:b w:val="0"/>
          <w:sz w:val="24"/>
        </w:rPr>
        <w:t>”</w:t>
      </w:r>
      <w:r>
        <w:t xml:space="preserve"> and shall be held in trust upon the following terms.</w:t>
      </w:r>
    </w:p>
    <w:p w14:paraId="00B7FE8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First</w:t>
      </w:r>
      <w:r>
        <w:t xml:space="preserve">: The Trustees may receive and accept property, whether real, personal, or mixed, by way of gift, bequest, or devise, from any person, firm, trust, or corporation, to be held, administered, and disposed of in accordance with and pursuant to the provisions of this Trust, but no gift, bequest, or devise of any such property shall be received and accepted if it is conditioned or limited in such manner as to require the disposition of the income or its principal to any person or organization other than a charitable organization or for other than charitable purposes within the meaning of such terms, as defined in ARTICLE </w:t>
      </w:r>
      <w:r>
        <w:rPr>
          <w:rStyle w:val="pxsc"/>
        </w:rPr>
        <w:t>SECOND</w:t>
      </w:r>
      <w:r>
        <w:t xml:space="preserve"> of this Trust, or as shall, in the opinion of the Trustees, jeopardize the federal income tax exemption of this trust pursuant to </w:t>
      </w:r>
      <w:r>
        <w:rPr>
          <w:rStyle w:val="pxst"/>
          <w:color w:val="FF0000"/>
          <w:sz w:val="20"/>
          <w:szCs w:val="20"/>
          <w:vertAlign w:val="superscript"/>
        </w:rPr>
        <w:t>►</w:t>
      </w:r>
      <w:r>
        <w:rPr>
          <w:rStyle w:val="pxst"/>
        </w:rPr>
        <w:fldChar w:fldCharType="begin"/>
      </w:r>
      <w:r>
        <w:rPr>
          <w:rStyle w:val="pxst"/>
        </w:rPr>
        <w:instrText>st.ref.id="I05BKWN"</w:instrText>
      </w:r>
      <w:r>
        <w:rPr>
          <w:rStyle w:val="pxst"/>
        </w:rPr>
        <w:fldChar w:fldCharType="end"/>
      </w:r>
      <w:r>
        <w:rPr>
          <w:rStyle w:val="pxst"/>
        </w:rPr>
        <w:t>Section 501(c)(3) of the Internal Revenue Code</w:t>
      </w:r>
      <w:r>
        <w:t xml:space="preserve"> or the corresponding section of any future federal tax code.</w:t>
      </w:r>
    </w:p>
    <w:p w14:paraId="2DAB958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Second</w:t>
      </w:r>
      <w:r>
        <w:t>:</w:t>
      </w:r>
    </w:p>
    <w:p w14:paraId="2A93F66C" w14:textId="77777777" w:rsidR="004E0EBB" w:rsidRDefault="004E0EBB">
      <w:pPr>
        <w:pStyle w:val="pxformfl"/>
        <w:ind w:left="500"/>
      </w:pPr>
      <w:r>
        <w:t xml:space="preserve"> </w:t>
      </w:r>
    </w:p>
    <w:p w14:paraId="096149D1"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w:t>
      </w:r>
    </w:p>
    <w:p w14:paraId="7459981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The principal and income of all property received and accepted by the Trustees to be administered under this Trust shall be held in trust by them, and the Trustees may make payments or distributions from income or principal, or both, to or for the use of such charitable organizations, within the meaning of that term as defined in Paragraph D hereof, in such amounts and for such charitable purposes of the Trust as the Trustees shall, from time to time, select and determine; in addition, the Trustees may make payments or distributions from income or principal, or both, directly for such charitable purposes, within the meaning of that term as defined in Paragraph E hereof, in such amounts as the Trustees shall, from time to time, select and determine without making use of any other charitable organization. The Trustees may also make payments or distributions of all or any part of the income or principal to states, territories, or possessions of the United States, any political subdivision of any of the foregoing, or to the United States or the District of Columbia but only for charitable purposes within the meaning of that term as defined in Paragraph E hereof. Income or principal derived from contributions by corporations shall be distributed by the Trustees for use solely within the United States or its possessions. No part of the net earnings of this Trust shall inure or be payable to or for the benefit of any private shareholder or individual, except that the Trustees may make distributions to individuals in furtherance of the charitable purposes set forth in this Paragraph, and no substantial part of the activities of this Trust shall be the carrying on of propaganda or otherwise attempting to influence legislation. No part of the activities of this Trust shall be the participation in or intervention in (including the publishing or distributing of statements) any political campaign on behalf of any candidate for public office.</w:t>
      </w:r>
    </w:p>
    <w:p w14:paraId="2C2BFB7D"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w:t>
      </w:r>
    </w:p>
    <w:p w14:paraId="2E5BBFE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The Trust shall continue forever unless the Trustees terminate it and distribute all of the principal and income, which action may be taken by the Trustees in their discretion at any time. On such termination, assets shall be distributed for one or more exempt purposes within the meaning of </w:t>
      </w:r>
      <w:r>
        <w:rPr>
          <w:rStyle w:val="pxst"/>
          <w:color w:val="FF0000"/>
          <w:sz w:val="20"/>
          <w:szCs w:val="20"/>
          <w:vertAlign w:val="superscript"/>
        </w:rPr>
        <w:t>►</w:t>
      </w:r>
      <w:r>
        <w:rPr>
          <w:rStyle w:val="pxst"/>
        </w:rPr>
        <w:fldChar w:fldCharType="begin"/>
      </w:r>
      <w:r>
        <w:rPr>
          <w:rStyle w:val="pxst"/>
        </w:rPr>
        <w:instrText>st.ref.id="I09MDTE"</w:instrText>
      </w:r>
      <w:r>
        <w:rPr>
          <w:rStyle w:val="pxst"/>
        </w:rPr>
        <w:fldChar w:fldCharType="end"/>
      </w:r>
      <w:r>
        <w:rPr>
          <w:rStyle w:val="pxst"/>
        </w:rPr>
        <w:t>Section 501(c)(3) of the Internal Revenue Code</w:t>
      </w:r>
      <w:r>
        <w:t xml:space="preserve"> or the corresponding section of any future federal tax code or shall be distributed to the federal government, or to a state or local government, for a public purpose.</w:t>
      </w:r>
    </w:p>
    <w:p w14:paraId="10DDE46D"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(C). </w:t>
      </w:r>
    </w:p>
    <w:p w14:paraId="2B90E57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The Donors authorize and empower the Trustees to form and organize a nonprofit corporation limited to the uses and purposes provided for in this Trust, such corporation to be organized under the laws of any state or under the laws of the United States as may be determined by the Trustees and such corporation, when organized, to have power to administer and control the affairs and property and to carry out the uses, objects, and purposes of this Trust. Upon the creation and organization of such corporation, the Trustees are authorized and empowered to convey, transfer, and deliver to such corporation all the property and assets to which this Trust may be or become entitled. The charter, bylaws, and other provisions for the organization and management of such corporation and its affairs and property shall be such as the Trustees shall determine, consistent with the provisions of this Paragraph C.</w:t>
      </w:r>
    </w:p>
    <w:p w14:paraId="70BFE516"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(D). </w:t>
      </w:r>
    </w:p>
    <w:p w14:paraId="0CC47B8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In this Trust and in any amendments to it, references to </w:t>
      </w:r>
      <w:r>
        <w:rPr>
          <w:vanish/>
        </w:rPr>
        <w:t>&amp;ldquo;</w:t>
      </w:r>
      <w:r>
        <w:rPr>
          <w:rStyle w:val="pxvis"/>
          <w:rFonts w:ascii="Times NewRoman" w:hAnsi="Times NewRoman"/>
          <w:b w:val="0"/>
          <w:sz w:val="24"/>
        </w:rPr>
        <w:t>“</w:t>
      </w:r>
      <w:r>
        <w:t>charitable organizations</w:t>
      </w:r>
      <w:r>
        <w:rPr>
          <w:vanish/>
        </w:rPr>
        <w:t>&amp;rdquo;</w:t>
      </w:r>
      <w:r>
        <w:rPr>
          <w:rStyle w:val="pxvis"/>
          <w:rFonts w:ascii="Times NewRoman" w:hAnsi="Times NewRoman"/>
          <w:b w:val="0"/>
          <w:sz w:val="24"/>
        </w:rPr>
        <w:t>”</w:t>
      </w:r>
      <w:r>
        <w:t xml:space="preserve"> or </w:t>
      </w:r>
      <w:r>
        <w:rPr>
          <w:vanish/>
        </w:rPr>
        <w:t>&amp;ldquo;</w:t>
      </w:r>
      <w:r>
        <w:rPr>
          <w:rStyle w:val="pxvis"/>
          <w:rFonts w:ascii="Times NewRoman" w:hAnsi="Times NewRoman"/>
          <w:b w:val="0"/>
          <w:sz w:val="24"/>
        </w:rPr>
        <w:t>“</w:t>
      </w:r>
      <w:r>
        <w:t>charitable organization</w:t>
      </w:r>
      <w:r>
        <w:rPr>
          <w:vanish/>
        </w:rPr>
        <w:t>&amp;rdquo;</w:t>
      </w:r>
      <w:r>
        <w:rPr>
          <w:rStyle w:val="pxvis"/>
          <w:rFonts w:ascii="Times NewRoman" w:hAnsi="Times NewRoman"/>
          <w:b w:val="0"/>
          <w:sz w:val="24"/>
        </w:rPr>
        <w:t>”</w:t>
      </w:r>
      <w:r>
        <w:t xml:space="preserve"> mean corporations, trusts, funds, foundations, or community chests organized and operated exclusively for charitable purposes, no part of the net earnings of which inures or is payable to or for the benefit of any private shareholder or individual and no substantial part of the activities of which is carrying on propaganda or otherwise attempting to influence legislation, and which do not participate in, or intervene in, (including the publishing or distributing of statements) any political campaign on behalf of or in opposition to any candidate for public office. It is intended that the organizations described in this Paragraph D shall be entitled to exemption from federal income tax under </w:t>
      </w:r>
      <w:r>
        <w:rPr>
          <w:rStyle w:val="pxst"/>
          <w:color w:val="FF0000"/>
          <w:sz w:val="20"/>
          <w:szCs w:val="20"/>
          <w:vertAlign w:val="superscript"/>
        </w:rPr>
        <w:t>►</w:t>
      </w:r>
      <w:r>
        <w:rPr>
          <w:rStyle w:val="pxst"/>
        </w:rPr>
        <w:fldChar w:fldCharType="begin"/>
      </w:r>
      <w:r>
        <w:rPr>
          <w:rStyle w:val="pxst"/>
        </w:rPr>
        <w:instrText>st.ref.id="I09P6YA"</w:instrText>
      </w:r>
      <w:r>
        <w:rPr>
          <w:rStyle w:val="pxst"/>
        </w:rPr>
        <w:fldChar w:fldCharType="end"/>
      </w:r>
      <w:r>
        <w:rPr>
          <w:rStyle w:val="pxst"/>
        </w:rPr>
        <w:t>Section 501(c)(3) of the Internal Revenue Code</w:t>
      </w:r>
      <w:r>
        <w:t xml:space="preserve"> or the corresponding section of any future federal tax code.</w:t>
      </w:r>
    </w:p>
    <w:p w14:paraId="68C47BC1"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(E). </w:t>
      </w:r>
    </w:p>
    <w:p w14:paraId="54CC896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In this Trust and in any amendments to it, the term </w:t>
      </w:r>
      <w:r>
        <w:rPr>
          <w:vanish/>
        </w:rPr>
        <w:t>&amp;ldquo;</w:t>
      </w:r>
      <w:r>
        <w:rPr>
          <w:rStyle w:val="pxvis"/>
          <w:rFonts w:ascii="Times NewRoman" w:hAnsi="Times NewRoman"/>
          <w:b w:val="0"/>
          <w:sz w:val="24"/>
        </w:rPr>
        <w:t>“</w:t>
      </w:r>
      <w:r>
        <w:t>charitable purposes</w:t>
      </w:r>
      <w:r>
        <w:rPr>
          <w:vanish/>
        </w:rPr>
        <w:t>&amp;rdquo;</w:t>
      </w:r>
      <w:r>
        <w:rPr>
          <w:rStyle w:val="pxvis"/>
          <w:rFonts w:ascii="Times NewRoman" w:hAnsi="Times NewRoman"/>
          <w:b w:val="0"/>
          <w:sz w:val="24"/>
        </w:rPr>
        <w:t>”</w:t>
      </w:r>
      <w:r>
        <w:t xml:space="preserve"> shall be limited to and shall include only religious, charitable, scientific, literary, or educational purposes, within the meaning of those terms as used in </w:t>
      </w:r>
      <w:r>
        <w:rPr>
          <w:rStyle w:val="pxst"/>
          <w:color w:val="FF0000"/>
          <w:sz w:val="20"/>
          <w:szCs w:val="20"/>
          <w:vertAlign w:val="superscript"/>
        </w:rPr>
        <w:t>►</w:t>
      </w:r>
      <w:r>
        <w:rPr>
          <w:rStyle w:val="pxst"/>
        </w:rPr>
        <w:fldChar w:fldCharType="begin"/>
      </w:r>
      <w:r>
        <w:rPr>
          <w:rStyle w:val="pxst"/>
        </w:rPr>
        <w:instrText>st.ref.id="I09S036"</w:instrText>
      </w:r>
      <w:r>
        <w:rPr>
          <w:rStyle w:val="pxst"/>
        </w:rPr>
        <w:fldChar w:fldCharType="end"/>
      </w:r>
      <w:r>
        <w:rPr>
          <w:rStyle w:val="pxst"/>
        </w:rPr>
        <w:t>Section 501(c)(3) of the Internal Revenue Code</w:t>
      </w:r>
      <w:r>
        <w:t xml:space="preserve"> or the corresponding section of any future federal tax code, but only such purposes as also constitute public charitable purposes under the law of trusts of the State of New York.</w:t>
      </w:r>
    </w:p>
    <w:p w14:paraId="45C0430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Third</w:t>
      </w:r>
      <w:r>
        <w:t xml:space="preserve">: This Trust may be amended at any time or times by written instrument or instruments signed and sealed by the Trustees and acknowledged by a majority of the Trustees, provided that no amendment shall authorize the Trustees to conduct the affairs of this Trust in any manner or for any purpose contrary to the provisions of </w:t>
      </w:r>
      <w:r>
        <w:rPr>
          <w:rStyle w:val="pxst"/>
          <w:color w:val="FF0000"/>
          <w:sz w:val="20"/>
          <w:szCs w:val="20"/>
          <w:vertAlign w:val="superscript"/>
        </w:rPr>
        <w:t>►</w:t>
      </w:r>
      <w:r>
        <w:rPr>
          <w:rStyle w:val="pxst"/>
        </w:rPr>
        <w:fldChar w:fldCharType="begin"/>
      </w:r>
      <w:r>
        <w:rPr>
          <w:rStyle w:val="pxst"/>
        </w:rPr>
        <w:instrText>st.ref.id="I057D9R"</w:instrText>
      </w:r>
      <w:r>
        <w:rPr>
          <w:rStyle w:val="pxst"/>
        </w:rPr>
        <w:fldChar w:fldCharType="end"/>
      </w:r>
      <w:r>
        <w:rPr>
          <w:rStyle w:val="pxst"/>
        </w:rPr>
        <w:t>Section 501(c)(3) of the Internal Revenue Code</w:t>
      </w:r>
      <w:r>
        <w:t xml:space="preserve"> or the corresponding section of any future federal tax code. An amendment of the provisions of this ARTICLE </w:t>
      </w:r>
      <w:r>
        <w:rPr>
          <w:rStyle w:val="pxsc"/>
        </w:rPr>
        <w:t>THIRD</w:t>
      </w:r>
      <w:r>
        <w:t xml:space="preserve"> (or any amendment to it) shall be valid only if and to the extent that such amendment further restricts the Trustees' amending power. All instruments amending this Trust shall be noted upon or kept attached to the executed original of this Trust held by the Trustees.</w:t>
      </w:r>
    </w:p>
    <w:p w14:paraId="7BD7709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Fourth</w:t>
      </w:r>
      <w:r>
        <w:t>:</w:t>
      </w:r>
    </w:p>
    <w:p w14:paraId="1307ABB9" w14:textId="77777777" w:rsidR="004E0EBB" w:rsidRDefault="004E0EBB">
      <w:pPr>
        <w:pStyle w:val="pxformfl"/>
        <w:ind w:left="500"/>
      </w:pPr>
      <w:r>
        <w:t xml:space="preserve"> </w:t>
      </w:r>
    </w:p>
    <w:p w14:paraId="2853A1B7"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w:t>
      </w:r>
    </w:p>
    <w:p w14:paraId="2B6FA43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If </w:t>
      </w:r>
      <w:r>
        <w:rPr>
          <w:rStyle w:val="pxfinstr"/>
          <w:i/>
          <w:iCs/>
        </w:rPr>
        <w:t>[names of trustees]</w:t>
      </w:r>
      <w:r>
        <w:t xml:space="preserve"> shall fail or cease to act as Trustees hereunder, then </w:t>
      </w:r>
      <w:r>
        <w:rPr>
          <w:rStyle w:val="pxfinstr"/>
          <w:i/>
          <w:iCs/>
        </w:rPr>
        <w:t>[name of trustee 1]</w:t>
      </w:r>
      <w:r>
        <w:t xml:space="preserve"> shall become a Trustee hereunder. If </w:t>
      </w:r>
      <w:r>
        <w:rPr>
          <w:rStyle w:val="pxfinstr"/>
          <w:i/>
          <w:iCs/>
        </w:rPr>
        <w:t>[name of trustee 1]</w:t>
      </w:r>
      <w:r>
        <w:t xml:space="preserve"> shall fail or cease to act as a Trustee hereunder, then </w:t>
      </w:r>
      <w:r>
        <w:rPr>
          <w:rStyle w:val="pxfinstr"/>
          <w:i/>
          <w:iCs/>
        </w:rPr>
        <w:t>[name of trustee 2]</w:t>
      </w:r>
      <w:r>
        <w:t xml:space="preserve"> shall become a Trustee hereunder. Subject to the foregoing order of designation, any Trustee in office hereunder shall have the power to appoint an individual successor Trustee or a succession of individuals to succeed him or her and to serve as a Trustee hereunder if he or she shall fail or cease to act as a Trustee hereunder.</w:t>
      </w:r>
    </w:p>
    <w:p w14:paraId="74FC0821"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w:t>
      </w:r>
    </w:p>
    <w:p w14:paraId="03D0C9A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Any Trustee under this Trust may, by written instrument, signed and acknowledged, resign his or her office, provided, however, that a sole Trustee shall not be permitted to resign unless and until a successor is appointed.</w:t>
      </w:r>
    </w:p>
    <w:p w14:paraId="7BD41833"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(C). </w:t>
      </w:r>
    </w:p>
    <w:p w14:paraId="12B1604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A Trustee may appoint one or more additional Trustees. Appointments shall be made by the Trustee or Trustees for the time in office by written instruments signed and acknowledged. Any succeeding or additional Trustee shall, upon his or her acceptance of the office by written instrument signed and acknowledged, have the same powers, rights, and duties and the same title to the Trust estate jointly with the surviving or remaining Trustee or Trustees as if originally appointed.</w:t>
      </w:r>
    </w:p>
    <w:p w14:paraId="39C65DAD"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(D). </w:t>
      </w:r>
    </w:p>
    <w:p w14:paraId="0A049B4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Except as otherwise provided herein, if there shall be three or more Trustees, the decisions and acts of a majority of the Trustees shall be required to exercise the powers and discretions conferred upon the Trustees. Except as otherwise provided herein, if there shall be one or two Trustees at any time, a unanimous vote of the Trustees shall be and constitute an exercise of the Trust powers and discretions conferred upon the Trustees.</w:t>
      </w:r>
    </w:p>
    <w:p w14:paraId="6DC6B090"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(E). </w:t>
      </w:r>
    </w:p>
    <w:p w14:paraId="7A706B1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No Trustee shall be required to furnish any bond or surety. No Trustee shall be responsible or liable for the acts or omissions of any other Trustee or of any predecessor or of a custodian, agent, depositary, or counsel selected with reasonable care.</w:t>
      </w:r>
    </w:p>
    <w:p w14:paraId="45CA1977"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(F). </w:t>
      </w:r>
    </w:p>
    <w:p w14:paraId="753FD3A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A Trustee may, by appropriate written instrument, delegate all or any part of his or her powers to another or others of the Trustees for such periods and subject to such conditions as such delegating Trustee may determine.</w:t>
      </w:r>
    </w:p>
    <w:p w14:paraId="2CA79D50"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(G). </w:t>
      </w:r>
    </w:p>
    <w:p w14:paraId="354AD26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The Trustees serving under this Trust are authorized to pay to themselves amounts for reasonable expenses incurred and reasonable compensation for services rendered in the administration of this Trust, but in no event shall any Trustee who has made a contribution to this Trust receive any compensation thereafter.</w:t>
      </w:r>
    </w:p>
    <w:p w14:paraId="127709D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Fifth</w:t>
      </w:r>
      <w:r>
        <w:t>: In extension and not in limitation of the common-law and statutory powers of Trustees and other powers granted in this Trust, the Trustees shall have the following discretionary powers:</w:t>
      </w:r>
    </w:p>
    <w:p w14:paraId="7BC26FEC" w14:textId="77777777" w:rsidR="004E0EBB" w:rsidRDefault="004E0EBB">
      <w:pPr>
        <w:pStyle w:val="pxformfl"/>
        <w:ind w:left="500"/>
      </w:pPr>
      <w:r>
        <w:t xml:space="preserve"> </w:t>
      </w:r>
    </w:p>
    <w:p w14:paraId="6D4CAE9D"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w:t>
      </w:r>
    </w:p>
    <w:p w14:paraId="31D39CD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To invest and reinvest the principal and income of the Trust in such property, real, personal, or mixed, and in such manner as they shall deem proper and, from time to time, to change investments as they shall deem advisable; to invest in or retain any stocks, shares, bonds, notes, obligations, or personal or real property (including without limitation any interests in or obligations of any corporation, association, business trust, investment trust, common Trust Fund, or investment company), although some or all of the property so acquired or retained is a kind or size which, but for this express authority, would not be considered proper and although all of the trust funds are invested in the securities of one company. No principal or income, however, shall be loaned, directly or indirectly, to any Trustee or to anyone else, corporate or otherwise, who has at any time made a contribution to this Trust nor to anyone except on the basis of an adequate interest charge and with adequate security.</w:t>
      </w:r>
    </w:p>
    <w:p w14:paraId="1E35D6C7"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w:t>
      </w:r>
    </w:p>
    <w:p w14:paraId="127D59E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To sell, lease, or exchange any personal, mixed, or real property at public auction or by private contract for such consideration and on such terms as to credit or otherwise and to make such contracts and enter into such undertakings relating to the Trust property, as they consider advisable, whether or not such leases or contracts may extend beyond the duration of the Trust.</w:t>
      </w:r>
    </w:p>
    <w:p w14:paraId="6DEDA816"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(C). </w:t>
      </w:r>
    </w:p>
    <w:p w14:paraId="5156394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To borrow money for such periods, at such rates of interest, and upon such terms as the Trustees consider advisable and, as security for such loans, to mortgage or pledge any real or personal property with or without power of sale; to acquire or hold any real or personal property, subject to any mortgage or pledge; and to assume any mortgage or pledge on or of property acquired or held by this Trust.</w:t>
      </w:r>
    </w:p>
    <w:p w14:paraId="73E0E243"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(D). </w:t>
      </w:r>
    </w:p>
    <w:p w14:paraId="1555136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To execute and deliver deeds, assignments, transfers, mortgages, pledges, leases, covenants, contracts, promissory notes, releases, and other instruments, sealed or unsealed, incident to any transaction in which they engage.</w:t>
      </w:r>
    </w:p>
    <w:p w14:paraId="7BD577EE"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(E). </w:t>
      </w:r>
    </w:p>
    <w:p w14:paraId="4766E3C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To vote, to give proxies, to participate in the reorganization, merger, or consolidation of any concern or in the </w:t>
      </w:r>
      <w:r>
        <w:rPr>
          <w:rStyle w:val="pxfinstr"/>
          <w:i/>
          <w:iCs/>
        </w:rPr>
        <w:t>[description of article]</w:t>
      </w:r>
      <w:r>
        <w:t xml:space="preserve"> sale, lease, disposition, or distribution of its assets; to join with other security holders in acting through a committee, depositary, voting trustees, or otherwise and, in this connection, to delegate authority to such committee, depositary, or trustees and to deposit securities with them or transfer securities to them; and to pay assessments levied on securities or to exercise subscription rights in respect of securities.</w:t>
      </w:r>
    </w:p>
    <w:p w14:paraId="513D9FD0"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(F). </w:t>
      </w:r>
    </w:p>
    <w:p w14:paraId="4428C9D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To employ a bank or trust company as custodian of any funds or securities and to delegate to it such powers as they deem appropriate; to hold Trust property without indication of fiduciary capacity but only in the name of a registered nominee, provided the Trust property is at all times identified as such on the books of the Trust; to keep any or all of the Trust property or funds in any place or places in the United States of America; to employ clerks, accountants, investment counsel, investment agents, and any special services and to pay the reasonable compensation and expense of all such services in addition to the compensation of the Trustees.</w:t>
      </w:r>
    </w:p>
    <w:p w14:paraId="6BD386A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Sixth</w:t>
      </w:r>
      <w:r>
        <w:t xml:space="preserve">: The Trustees' powers are exercisable solely in a fiduciary capacity consistent with and in furtherance of the charitable purposes of this Trust as specified in ARTICLE </w:t>
      </w:r>
      <w:r>
        <w:rPr>
          <w:rStyle w:val="pxsc"/>
        </w:rPr>
        <w:t>SECOND</w:t>
      </w:r>
      <w:r>
        <w:t xml:space="preserve"> and not otherwise.</w:t>
      </w:r>
    </w:p>
    <w:p w14:paraId="2CE0CCA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Seventh</w:t>
      </w:r>
      <w:r>
        <w:t>:</w:t>
      </w:r>
    </w:p>
    <w:p w14:paraId="47189177" w14:textId="77777777" w:rsidR="004E0EBB" w:rsidRDefault="004E0EBB">
      <w:pPr>
        <w:pStyle w:val="pxformfl"/>
        <w:ind w:left="500"/>
      </w:pPr>
      <w:r>
        <w:t xml:space="preserve"> </w:t>
      </w:r>
    </w:p>
    <w:p w14:paraId="149157CD"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w:t>
      </w:r>
    </w:p>
    <w:p w14:paraId="26E2179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Any other provisions of this instrument notwithstanding, the Trustees shall distribute its income for each tax year at such time and in such manner so that it will not become subject to the tax on undistributed income imposed by </w:t>
      </w:r>
      <w:r>
        <w:rPr>
          <w:rStyle w:val="pxst"/>
          <w:color w:val="FF0000"/>
          <w:sz w:val="20"/>
          <w:szCs w:val="20"/>
          <w:vertAlign w:val="superscript"/>
        </w:rPr>
        <w:t>►</w:t>
      </w:r>
      <w:r>
        <w:rPr>
          <w:rStyle w:val="pxst"/>
        </w:rPr>
        <w:fldChar w:fldCharType="begin"/>
      </w:r>
      <w:r>
        <w:rPr>
          <w:rStyle w:val="pxst"/>
        </w:rPr>
        <w:instrText>st.ref.id="I09MDUM"</w:instrText>
      </w:r>
      <w:r>
        <w:rPr>
          <w:rStyle w:val="pxst"/>
        </w:rPr>
        <w:fldChar w:fldCharType="end"/>
      </w:r>
      <w:r>
        <w:rPr>
          <w:rStyle w:val="pxst"/>
        </w:rPr>
        <w:t>Section 4942 of the Internal Revenue Code</w:t>
      </w:r>
      <w:r>
        <w:t xml:space="preserve"> or corresponding provisions of any future federal tax laws.</w:t>
      </w:r>
    </w:p>
    <w:p w14:paraId="4AAF8D3D"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w:t>
      </w:r>
    </w:p>
    <w:p w14:paraId="4BCA3C6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Any other provisions of this instrument notwithstanding, the Trustees will not engage in any act of self-dealing as defined in </w:t>
      </w:r>
      <w:r>
        <w:rPr>
          <w:rStyle w:val="pxst"/>
          <w:color w:val="FF0000"/>
          <w:sz w:val="20"/>
          <w:szCs w:val="20"/>
          <w:vertAlign w:val="superscript"/>
        </w:rPr>
        <w:t>►</w:t>
      </w:r>
      <w:r>
        <w:rPr>
          <w:rStyle w:val="pxst"/>
        </w:rPr>
        <w:fldChar w:fldCharType="begin"/>
      </w:r>
      <w:r>
        <w:rPr>
          <w:rStyle w:val="pxst"/>
        </w:rPr>
        <w:instrText>st.ref.id="I09ME09"</w:instrText>
      </w:r>
      <w:r>
        <w:rPr>
          <w:rStyle w:val="pxst"/>
        </w:rPr>
        <w:fldChar w:fldCharType="end"/>
      </w:r>
      <w:r>
        <w:rPr>
          <w:rStyle w:val="pxst"/>
        </w:rPr>
        <w:t>Section 4941(d) of the Internal Revenue Code</w:t>
      </w:r>
      <w:r>
        <w:t xml:space="preserve"> or corresponding provisions of any future federal tax laws; nor retain any excess business holdings as defined in </w:t>
      </w:r>
      <w:r>
        <w:rPr>
          <w:rStyle w:val="pxst"/>
          <w:color w:val="FF0000"/>
          <w:sz w:val="20"/>
          <w:szCs w:val="20"/>
          <w:vertAlign w:val="superscript"/>
        </w:rPr>
        <w:t>►</w:t>
      </w:r>
      <w:r>
        <w:rPr>
          <w:rStyle w:val="pxst"/>
        </w:rPr>
        <w:fldChar w:fldCharType="begin"/>
      </w:r>
      <w:r>
        <w:rPr>
          <w:rStyle w:val="pxst"/>
        </w:rPr>
        <w:instrText>st.ref.id="I09P755"</w:instrText>
      </w:r>
      <w:r>
        <w:rPr>
          <w:rStyle w:val="pxst"/>
        </w:rPr>
        <w:fldChar w:fldCharType="end"/>
      </w:r>
      <w:r>
        <w:rPr>
          <w:rStyle w:val="pxst"/>
        </w:rPr>
        <w:t>Section 4943(c) of the Internal Revenue Code</w:t>
      </w:r>
      <w:r>
        <w:t xml:space="preserve"> or corresponding provisions of any future federal tax laws; nor make any investments in a manner that would incur tax liability under </w:t>
      </w:r>
      <w:r>
        <w:rPr>
          <w:rStyle w:val="pxst"/>
          <w:color w:val="FF0000"/>
          <w:sz w:val="20"/>
          <w:szCs w:val="20"/>
          <w:vertAlign w:val="superscript"/>
        </w:rPr>
        <w:t>►</w:t>
      </w:r>
      <w:r>
        <w:rPr>
          <w:rStyle w:val="pxst"/>
        </w:rPr>
        <w:fldChar w:fldCharType="begin"/>
      </w:r>
      <w:r>
        <w:rPr>
          <w:rStyle w:val="pxst"/>
        </w:rPr>
        <w:instrText>st.ref.id="I09S0A1"</w:instrText>
      </w:r>
      <w:r>
        <w:rPr>
          <w:rStyle w:val="pxst"/>
        </w:rPr>
        <w:fldChar w:fldCharType="end"/>
      </w:r>
      <w:r>
        <w:rPr>
          <w:rStyle w:val="pxst"/>
        </w:rPr>
        <w:t>Section 4944 of the Internal Revenue Code</w:t>
      </w:r>
      <w:r>
        <w:t xml:space="preserve"> or corresponding provisions of any future federal tax laws; nor make any taxable expenditures as defined in </w:t>
      </w:r>
      <w:r>
        <w:rPr>
          <w:rStyle w:val="pxst"/>
          <w:color w:val="FF0000"/>
          <w:sz w:val="20"/>
          <w:szCs w:val="20"/>
          <w:vertAlign w:val="superscript"/>
        </w:rPr>
        <w:t>►</w:t>
      </w:r>
      <w:r>
        <w:rPr>
          <w:rStyle w:val="pxst"/>
        </w:rPr>
        <w:fldChar w:fldCharType="begin"/>
      </w:r>
      <w:r>
        <w:rPr>
          <w:rStyle w:val="pxst"/>
        </w:rPr>
        <w:instrText>st.ref.id="I09UTEX"</w:instrText>
      </w:r>
      <w:r>
        <w:rPr>
          <w:rStyle w:val="pxst"/>
        </w:rPr>
        <w:fldChar w:fldCharType="end"/>
      </w:r>
      <w:r>
        <w:rPr>
          <w:rStyle w:val="pxst"/>
        </w:rPr>
        <w:t>Section 4945(d) of the Internal Revenue Code</w:t>
      </w:r>
      <w:r>
        <w:t>, or corresponding provisions of any future federal tax laws.</w:t>
      </w:r>
    </w:p>
    <w:p w14:paraId="287BC35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Eighth</w:t>
      </w:r>
      <w:r>
        <w:t xml:space="preserve">: In this Trust and in any amendment to it, references to </w:t>
      </w:r>
      <w:r>
        <w:rPr>
          <w:vanish/>
        </w:rPr>
        <w:t>&amp;ldquo;</w:t>
      </w:r>
      <w:r>
        <w:rPr>
          <w:rStyle w:val="pxvis"/>
          <w:rFonts w:ascii="Times NewRoman" w:hAnsi="Times NewRoman"/>
          <w:b w:val="0"/>
          <w:sz w:val="24"/>
        </w:rPr>
        <w:t>“</w:t>
      </w:r>
      <w:r>
        <w:t>Trustees</w:t>
      </w:r>
      <w:r>
        <w:rPr>
          <w:vanish/>
        </w:rPr>
        <w:t>&amp;rdquo;</w:t>
      </w:r>
      <w:r>
        <w:rPr>
          <w:rStyle w:val="pxvis"/>
          <w:rFonts w:ascii="Times NewRoman" w:hAnsi="Times NewRoman"/>
          <w:b w:val="0"/>
          <w:sz w:val="24"/>
        </w:rPr>
        <w:t>”</w:t>
      </w:r>
      <w:r>
        <w:t xml:space="preserve"> mean the one or more Trustees, whether original or successor, for the time being in office.</w:t>
      </w:r>
    </w:p>
    <w:p w14:paraId="2F02840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Ninth</w:t>
      </w:r>
      <w:r>
        <w:t>: Any person may rely on a copy, certified by a notary public, of the executed original of this Trust held by the Trustees and of any of the notations on it and writings attached to it, as fully as he or she might rely on the original documents themselves. Any such person may rely fully on any statements of fact certified by anyone who appears from such original documents or from such certified copy to be a Trustee under this Trust. No one dealing with the Trustees need inquire concerning the validity of anything the Trustees purport to do.</w:t>
      </w:r>
    </w:p>
    <w:p w14:paraId="0E8EDD3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Tenth</w:t>
      </w:r>
      <w:r>
        <w:t>: Except as the context shall otherwise plainly require, words in the masculine or feminine gender shall be deemed to include masculine, feminine, and neuter genders and words in the singular or plural number shall be deemed to include both singular and plural numbers.</w:t>
      </w:r>
    </w:p>
    <w:p w14:paraId="19C8C84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Eleventh</w:t>
      </w:r>
      <w:r>
        <w:t>: This Trust is to be governed in all respects by the laws of the State of New York.</w:t>
      </w:r>
    </w:p>
    <w:p w14:paraId="46B7B14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rPr>
          <w:rStyle w:val="pxsc"/>
        </w:rPr>
        <w:t>In Witnesseth Whereof</w:t>
      </w:r>
      <w:r>
        <w:t>, the parties hereto have set their respective hands and seals as of the day and year first written.</w:t>
      </w:r>
    </w:p>
    <w:p w14:paraId="1018725F"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14E852DF"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2FBFFCDF"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donors]</w:t>
      </w:r>
    </w:p>
    <w:p w14:paraId="7354B1E7"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1339E248"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2EAAA545"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63931BFC"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trustees]</w:t>
      </w:r>
    </w:p>
    <w:p w14:paraId="1DA57D2C" w14:textId="77777777" w:rsidR="004E0EBB" w:rsidRDefault="004E0EBB">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[Acknowledgments]</w:t>
      </w:r>
    </w:p>
    <w:p w14:paraId="70BFC6AA" w14:textId="77777777" w:rsidR="004E0EBB" w:rsidRDefault="004E0EBB">
      <w:pPr>
        <w:pStyle w:val="pxformattachfvs"/>
      </w:pPr>
      <w:r>
        <w:rPr>
          <w:color w:val="FF0000"/>
          <w:sz w:val="20"/>
          <w:szCs w:val="20"/>
          <w:vertAlign w:val="superscript"/>
        </w:rPr>
        <w:t>►</w:t>
      </w:r>
      <w:r>
        <w:fldChar w:fldCharType="begin"/>
      </w:r>
      <w:r>
        <w:instrText>fvs.amt="1"</w:instrText>
      </w:r>
      <w:r>
        <w:fldChar w:fldCharType="end"/>
      </w:r>
    </w:p>
    <w:p w14:paraId="0835651E" w14:textId="77777777" w:rsidR="004E0EBB" w:rsidRDefault="004E0EBB">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[Schedules]</w:t>
      </w:r>
    </w:p>
    <w:p w14:paraId="0374DF08"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359CF30C"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6124F597"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61EE80B7" w14:textId="77777777" w:rsidR="004E0EBB" w:rsidRDefault="004E0EBB">
      <w:pPr>
        <w:pStyle w:val="pxformattach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15CCC4AD"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6BA1CC4E"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3927B3AA"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432446D1"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61BD9365" w14:textId="77777777" w:rsidR="004E0EBB" w:rsidRDefault="004E0EBB">
      <w:pPr>
        <w:pStyle w:val="pxformattach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40CC70DE"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7E12D30E" w14:textId="77777777" w:rsidR="004E0EBB" w:rsidRDefault="004E0EBB">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3337BB32" w14:textId="77777777" w:rsidR="004E0EBB" w:rsidRDefault="004E0EBB">
      <w:pPr>
        <w:pStyle w:val="pxformnotes"/>
        <w:jc w:val="center"/>
        <w:rPr>
          <w:sz w:val="24"/>
          <w:szCs w:val="24"/>
        </w:rPr>
      </w:pPr>
      <w:r>
        <w:rPr>
          <w:rStyle w:val="pxvis"/>
          <w:rFonts w:cs="Arial"/>
          <w:bCs/>
          <w:szCs w:val="28"/>
        </w:rPr>
        <w:t>Notes to Form</w:t>
      </w:r>
    </w:p>
    <w:p w14:paraId="7C15316C" w14:textId="77777777" w:rsidR="004E0EBB" w:rsidRDefault="004E0EBB">
      <w:pPr>
        <w:pStyle w:val="pxformnotes"/>
        <w:rPr>
          <w:sz w:val="24"/>
          <w:szCs w:val="24"/>
        </w:rPr>
      </w:pPr>
    </w:p>
    <w:p w14:paraId="5415E848" w14:textId="77777777" w:rsidR="004E0EBB" w:rsidRDefault="004E0EBB">
      <w:pPr>
        <w:pStyle w:val="pxformnote"/>
        <w:spacing w:before="180"/>
      </w:pPr>
    </w:p>
    <w:p w14:paraId="677CE94C" w14:textId="77777777" w:rsidR="004E0EBB" w:rsidRDefault="004E0EBB">
      <w:pPr>
        <w:pStyle w:val="pxformp"/>
      </w:pPr>
      <w:r>
        <w:t xml:space="preserve"> </w:t>
      </w:r>
      <w:r>
        <w:rPr>
          <w:rStyle w:val="pxvis"/>
          <w:rFonts w:ascii="Times NewRoman" w:hAnsi="Times NewRoman"/>
          <w:b w:val="0"/>
          <w:sz w:val="24"/>
        </w:rPr>
        <w:tab/>
      </w:r>
      <w:del w:id="1615" w:author="Cara Cardinale" w:date="2025-02-19T19:50:00Z">
        <w:r w:rsidDel="003A6D09">
          <w:rPr>
            <w:color w:val="FF0000"/>
            <w:sz w:val="20"/>
            <w:szCs w:val="20"/>
            <w:vertAlign w:val="superscript"/>
          </w:rPr>
          <w:delText>►</w:delText>
        </w:r>
        <w:r w:rsidDel="003A6D09">
          <w:fldChar w:fldCharType="begin"/>
        </w:r>
        <w:r w:rsidDel="003A6D09">
          <w:delInstrText>p.ct.id="f477b8b0b92511efa86bc22ba615bad8|81|31:79"</w:delInstrText>
        </w:r>
        <w:r w:rsidDel="003A6D09">
          <w:fldChar w:fldCharType="end"/>
        </w:r>
        <w:r w:rsidDel="003A6D09">
          <w:delText xml:space="preserve">An Office of Attorney General's (OAG) subpoena duces tecum did not impermissibly infringe on First Amendment associational rights; anonymity of contributors would not be sacrificed where both the OAG and the court agreed to a confidentiality agreement. </w:delText>
        </w:r>
        <w:r w:rsidDel="003A6D09">
          <w:rPr>
            <w:rStyle w:val="pxcc"/>
            <w:color w:val="FF0000"/>
            <w:sz w:val="20"/>
            <w:szCs w:val="20"/>
            <w:vertAlign w:val="superscript"/>
          </w:rPr>
          <w:delText>►</w:delText>
        </w:r>
        <w:r w:rsidDel="003A6D09">
          <w:rPr>
            <w:rStyle w:val="pxcc"/>
          </w:rPr>
          <w:fldChar w:fldCharType="begin"/>
        </w:r>
        <w:r w:rsidDel="003A6D09">
          <w:rPr>
            <w:rStyle w:val="pxcc"/>
          </w:rPr>
          <w:delInstrText>cc.ref.id="I02OJ99"</w:delInstrText>
        </w:r>
        <w:r w:rsidDel="003A6D09">
          <w:rPr>
            <w:rStyle w:val="pxcc"/>
          </w:rPr>
          <w:fldChar w:fldCharType="end"/>
        </w:r>
        <w:r w:rsidDel="003A6D09">
          <w:rPr>
            <w:rStyle w:val="pxcc"/>
          </w:rPr>
          <w:delText>People by James v. VDARE Foundation, Inc., 224 A.D.3d 516, 205 N.Y.S.3d 348 (1st Dep't 2024), appeal dismissed, 41 N.Y.3d 1009, 213 N.Y.S.3d 752, 237 N.E.3d 818 (2024)</w:delText>
        </w:r>
        <w:r w:rsidDel="003A6D09">
          <w:delText>.</w:delText>
        </w:r>
      </w:del>
    </w:p>
    <w:p w14:paraId="3E0EEBF7" w14:textId="77777777" w:rsidR="004E0EBB" w:rsidRDefault="004E0EBB">
      <w:pPr>
        <w:pStyle w:val="pxformnote"/>
        <w:spacing w:before="180"/>
      </w:pPr>
      <w:del w:id="1616" w:author="Cara Cardinale" w:date="2025-02-08T22:58:00Z">
        <w:r w:rsidDel="00F74B46">
          <w:delText>Drafter's Note</w:delText>
        </w:r>
      </w:del>
      <w:r>
        <w:t xml:space="preserve"> </w:t>
      </w:r>
    </w:p>
    <w:p w14:paraId="5D7F370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This agreement will create a private foundation under </w:t>
      </w:r>
      <w:r>
        <w:rPr>
          <w:rStyle w:val="pxst"/>
          <w:color w:val="FF0000"/>
          <w:sz w:val="20"/>
          <w:szCs w:val="20"/>
          <w:vertAlign w:val="superscript"/>
        </w:rPr>
        <w:t>►</w:t>
      </w:r>
      <w:r>
        <w:rPr>
          <w:rStyle w:val="pxst"/>
        </w:rPr>
        <w:fldChar w:fldCharType="begin"/>
      </w:r>
      <w:r>
        <w:rPr>
          <w:rStyle w:val="pxst"/>
        </w:rPr>
        <w:instrText>st.ref.id="I09XMJT"</w:instrText>
      </w:r>
      <w:r>
        <w:rPr>
          <w:rStyle w:val="pxst"/>
        </w:rPr>
        <w:fldChar w:fldCharType="end"/>
      </w:r>
      <w:r>
        <w:rPr>
          <w:rStyle w:val="pxst"/>
        </w:rPr>
        <w:t>Section 509 of the Internal Revenue Code</w:t>
      </w:r>
      <w:r>
        <w:t xml:space="preserve"> with attendant excise taxes and reporting requirements resulting in additional administration expenses and restrictions. It is based in part on the suggested form found in </w:t>
      </w:r>
      <w:r>
        <w:rPr>
          <w:rStyle w:val="pxst"/>
          <w:color w:val="FF0000"/>
          <w:sz w:val="20"/>
          <w:szCs w:val="20"/>
          <w:vertAlign w:val="superscript"/>
        </w:rPr>
        <w:t>►</w:t>
      </w:r>
      <w:r>
        <w:rPr>
          <w:rStyle w:val="pxst"/>
        </w:rPr>
        <w:fldChar w:fldCharType="begin"/>
      </w:r>
      <w:r>
        <w:rPr>
          <w:rStyle w:val="pxst"/>
        </w:rPr>
        <w:instrText>st.ref.id="I09ME0C"</w:instrText>
      </w:r>
      <w:r>
        <w:rPr>
          <w:rStyle w:val="pxst"/>
        </w:rPr>
        <w:fldChar w:fldCharType="end"/>
      </w:r>
      <w:r>
        <w:rPr>
          <w:rStyle w:val="pxst"/>
        </w:rPr>
        <w:t>IRS Pub. 557</w:t>
      </w:r>
      <w:r>
        <w:t>.</w:t>
      </w:r>
    </w:p>
    <w:p w14:paraId="746EC847" w14:textId="77777777" w:rsidR="004E0EBB" w:rsidRDefault="004E0EBB">
      <w:pPr>
        <w:pStyle w:val="pxformrefn"/>
      </w:pPr>
      <w:r>
        <w:t xml:space="preserve">Seventh. </w:t>
      </w:r>
    </w:p>
    <w:p w14:paraId="59064999" w14:textId="77777777" w:rsidR="004E0EBB" w:rsidRDefault="004E0EBB">
      <w:pPr>
        <w:pStyle w:val="pxformrefnote"/>
        <w:spacing w:before="180"/>
      </w:pPr>
      <w:del w:id="1617" w:author="Cara Cardinale" w:date="2025-02-08T22:58:00Z">
        <w:r w:rsidDel="00F74B46">
          <w:delText>Drafter's Note</w:delText>
        </w:r>
      </w:del>
      <w:r>
        <w:t xml:space="preserve"> </w:t>
      </w:r>
    </w:p>
    <w:p w14:paraId="61424B85"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If a disqualified person engages in self-dealing with a trust, that person is subject to a 10</w:t>
      </w:r>
      <w:r>
        <w:rPr>
          <w:vanish/>
        </w:rPr>
        <w:t>&amp;percnt;</w:t>
      </w:r>
      <w:r>
        <w:rPr>
          <w:rStyle w:val="pxvis"/>
          <w:rFonts w:ascii="Times NewRoman" w:hAnsi="Times NewRoman"/>
          <w:b w:val="0"/>
          <w:sz w:val="24"/>
        </w:rPr>
        <w:t>%</w:t>
      </w:r>
      <w:r>
        <w:t xml:space="preserve"> tax that goes up to 200</w:t>
      </w:r>
      <w:r>
        <w:rPr>
          <w:vanish/>
        </w:rPr>
        <w:t>&amp;percnt;</w:t>
      </w:r>
      <w:r>
        <w:rPr>
          <w:rStyle w:val="pxvis"/>
          <w:rFonts w:ascii="Times NewRoman" w:hAnsi="Times NewRoman"/>
          <w:b w:val="0"/>
          <w:sz w:val="24"/>
        </w:rPr>
        <w:t>%</w:t>
      </w:r>
      <w:r>
        <w:t xml:space="preserve"> if the self-dealing is not rectified. </w:t>
      </w:r>
      <w:r>
        <w:rPr>
          <w:rStyle w:val="pxst"/>
          <w:color w:val="FF0000"/>
          <w:sz w:val="20"/>
          <w:szCs w:val="20"/>
          <w:vertAlign w:val="superscript"/>
        </w:rPr>
        <w:t>►</w:t>
      </w:r>
      <w:r>
        <w:rPr>
          <w:rStyle w:val="pxst"/>
        </w:rPr>
        <w:fldChar w:fldCharType="begin"/>
      </w:r>
      <w:r>
        <w:rPr>
          <w:rStyle w:val="pxst"/>
        </w:rPr>
        <w:instrText>st.ref.id="I09P758"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4941</w:t>
      </w:r>
      <w:r>
        <w:t xml:space="preserve">. A disqualified person is one or more of the following: (See </w:t>
      </w:r>
      <w:r>
        <w:rPr>
          <w:rStyle w:val="pxst"/>
          <w:color w:val="FF0000"/>
          <w:sz w:val="20"/>
          <w:szCs w:val="20"/>
          <w:vertAlign w:val="superscript"/>
        </w:rPr>
        <w:t>►</w:t>
      </w:r>
      <w:r>
        <w:rPr>
          <w:rStyle w:val="pxst"/>
        </w:rPr>
        <w:fldChar w:fldCharType="begin"/>
      </w:r>
      <w:r>
        <w:rPr>
          <w:rStyle w:val="pxst"/>
        </w:rPr>
        <w:instrText>st.ref.id="I09S0A4"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4946(a)</w:t>
      </w:r>
      <w:r>
        <w:t>.)</w:t>
      </w:r>
    </w:p>
    <w:p w14:paraId="47581E75"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1) a substantial contributor;</w:t>
      </w:r>
    </w:p>
    <w:p w14:paraId="1A9552FC"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2) a foundation manager;</w:t>
      </w:r>
    </w:p>
    <w:p w14:paraId="6D9D5746"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3) a person who owns more than 20</w:t>
      </w:r>
      <w:r>
        <w:rPr>
          <w:vanish/>
        </w:rPr>
        <w:t>&amp;percnt;</w:t>
      </w:r>
      <w:r>
        <w:rPr>
          <w:rStyle w:val="pxvis"/>
          <w:rFonts w:ascii="Times NewRoman" w:hAnsi="Times NewRoman"/>
          <w:b w:val="0"/>
          <w:sz w:val="24"/>
        </w:rPr>
        <w:t>%</w:t>
      </w:r>
      <w:r>
        <w:t xml:space="preserve"> of a corporation, partnership, trust, or unincorporated enterprise which is itself a substantial contributor; and/or</w:t>
      </w:r>
    </w:p>
    <w:p w14:paraId="482A0E71"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4) a member of the family of any individual of the first three categories.</w:t>
      </w:r>
    </w:p>
    <w:p w14:paraId="1078E231" w14:textId="77777777" w:rsidR="004E0EBB" w:rsidRDefault="004E0EBB">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p.ct.id="f477b8b0b92511efa86bc22ba615bad8|81|31:79"</w:instrText>
      </w:r>
      <w:r>
        <w:fldChar w:fldCharType="end"/>
      </w:r>
      <w:r>
        <w:t xml:space="preserve">Self-dealing includes certain financial transactions, engaged in directly or indirectly by a </w:t>
      </w:r>
      <w:r>
        <w:rPr>
          <w:vanish/>
        </w:rPr>
        <w:t>&amp;ldquo;</w:t>
      </w:r>
      <w:r>
        <w:rPr>
          <w:rStyle w:val="pxvis"/>
          <w:rFonts w:ascii="Times NewRoman" w:hAnsi="Times NewRoman"/>
          <w:b w:val="0"/>
          <w:sz w:val="24"/>
        </w:rPr>
        <w:t>“</w:t>
      </w:r>
      <w:r>
        <w:t>disqualified person.</w:t>
      </w:r>
      <w:r>
        <w:rPr>
          <w:vanish/>
        </w:rPr>
        <w:t>&amp;rdquo;</w:t>
      </w:r>
      <w:r>
        <w:rPr>
          <w:rStyle w:val="pxvis"/>
          <w:rFonts w:ascii="Times NewRoman" w:hAnsi="Times NewRoman"/>
          <w:b w:val="0"/>
          <w:sz w:val="24"/>
        </w:rPr>
        <w:t>”</w:t>
      </w:r>
      <w:r>
        <w:t xml:space="preserve"> See </w:t>
      </w:r>
      <w:r>
        <w:rPr>
          <w:rStyle w:val="pxst"/>
          <w:color w:val="FF0000"/>
          <w:sz w:val="20"/>
          <w:szCs w:val="20"/>
          <w:vertAlign w:val="superscript"/>
        </w:rPr>
        <w:t>►</w:t>
      </w:r>
      <w:r>
        <w:rPr>
          <w:rStyle w:val="pxst"/>
        </w:rPr>
        <w:fldChar w:fldCharType="begin"/>
      </w:r>
      <w:r>
        <w:rPr>
          <w:rStyle w:val="pxst"/>
        </w:rPr>
        <w:instrText>st.ref.id="I09UTF0"</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53.4941(d)-2</w:t>
      </w:r>
      <w:r>
        <w:t>.</w:t>
      </w:r>
    </w:p>
    <w:p w14:paraId="088A1CD0" w14:textId="77777777" w:rsidR="004E0EBB" w:rsidRDefault="004E0EBB">
      <w:pPr>
        <w:pStyle w:val="pxformrefrr"/>
        <w:rPr>
          <w:sz w:val="24"/>
          <w:szCs w:val="24"/>
        </w:rPr>
      </w:pPr>
      <w:r>
        <w:rPr>
          <w:rStyle w:val="pxvis"/>
          <w:rFonts w:cs="Arial"/>
          <w:bCs/>
          <w:szCs w:val="28"/>
        </w:rPr>
        <w:t>Research References</w:t>
      </w:r>
    </w:p>
    <w:p w14:paraId="35801514" w14:textId="77777777" w:rsidR="004E0EBB" w:rsidRDefault="004E0EBB">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tk.ref.id="I09ME0E"</w:instrText>
      </w:r>
      <w:r>
        <w:rPr>
          <w:rStyle w:val="pxtk"/>
        </w:rPr>
        <w:fldChar w:fldCharType="end"/>
      </w:r>
      <w:r>
        <w:rPr>
          <w:rStyle w:val="pxtk"/>
        </w:rPr>
        <w:t>West's Key Number Digest, Charities &amp;key;1 et seq.</w:t>
      </w:r>
    </w:p>
    <w:p w14:paraId="0DB57EFA" w14:textId="77777777" w:rsidR="004E0EBB" w:rsidRDefault="004E0EBB">
      <w:pPr>
        <w:pStyle w:val="pxs"/>
        <w:spacing w:before="180"/>
        <w:rPr>
          <w:sz w:val="27"/>
          <w:szCs w:val="27"/>
        </w:rPr>
      </w:pPr>
      <w:r>
        <w:rPr>
          <w:sz w:val="27"/>
          <w:szCs w:val="27"/>
        </w:rPr>
        <w:t>31:80. Charitable foundation trust agreement</w:t>
      </w:r>
      <w:r>
        <w:rPr>
          <w:rStyle w:val="pxsep"/>
        </w:rPr>
        <w:t xml:space="preserve">-- </w:t>
      </w:r>
      <w:r>
        <w:rPr>
          <w:sz w:val="27"/>
          <w:szCs w:val="27"/>
        </w:rPr>
        <w:t>Corporate settlor</w:t>
      </w:r>
    </w:p>
    <w:p w14:paraId="06D50714" w14:textId="77777777" w:rsidR="004E0EBB" w:rsidRDefault="004E0EBB">
      <w:pPr>
        <w:pStyle w:val="pxov"/>
        <w:rPr>
          <w:vanish/>
        </w:rPr>
      </w:pPr>
      <w:r>
        <w:rPr>
          <w:vanish/>
        </w:rPr>
        <w:t>FMS</w:t>
      </w:r>
    </w:p>
    <w:p w14:paraId="357D3DF8" w14:textId="77777777" w:rsidR="004E0EBB" w:rsidRDefault="004E0EBB">
      <w:pPr>
        <w:pStyle w:val="pxov"/>
        <w:rPr>
          <w:vanish/>
        </w:rPr>
      </w:pPr>
      <w:r>
        <w:rPr>
          <w:vanish/>
        </w:rPr>
        <w:t>NFP</w:t>
      </w:r>
    </w:p>
    <w:p w14:paraId="20BF134F" w14:textId="77777777" w:rsidR="004E0EBB" w:rsidRDefault="004E0EBB">
      <w:pPr>
        <w:pStyle w:val="pxov"/>
        <w:rPr>
          <w:vanish/>
        </w:rPr>
      </w:pPr>
      <w:r>
        <w:rPr>
          <w:vanish/>
        </w:rPr>
        <w:t>COL</w:t>
      </w:r>
    </w:p>
    <w:p w14:paraId="5D548AB9" w14:textId="77777777" w:rsidR="004E0EBB" w:rsidRDefault="004E0EBB">
      <w:pPr>
        <w:pStyle w:val="pxov"/>
        <w:rPr>
          <w:vanish/>
        </w:rPr>
      </w:pPr>
      <w:r>
        <w:rPr>
          <w:vanish/>
        </w:rPr>
        <w:t>FCV</w:t>
      </w:r>
    </w:p>
    <w:p w14:paraId="0F5AD0EC" w14:textId="77777777" w:rsidR="004E0EBB" w:rsidRDefault="004E0EBB">
      <w:pPr>
        <w:pStyle w:val="pxov"/>
        <w:rPr>
          <w:vanish/>
        </w:rPr>
      </w:pPr>
      <w:r>
        <w:rPr>
          <w:vanish/>
        </w:rPr>
        <w:t>FTR</w:t>
      </w:r>
    </w:p>
    <w:p w14:paraId="2A0DAEEC" w14:textId="77777777" w:rsidR="004E0EBB" w:rsidRDefault="004E0EBB">
      <w:pPr>
        <w:pStyle w:val="pxov"/>
        <w:rPr>
          <w:vanish/>
        </w:rPr>
      </w:pPr>
      <w:r>
        <w:rPr>
          <w:vanish/>
        </w:rPr>
        <w:t>EPP</w:t>
      </w:r>
    </w:p>
    <w:p w14:paraId="69FC6E9F" w14:textId="77777777" w:rsidR="004E0EBB" w:rsidRDefault="004E0EBB">
      <w:pPr>
        <w:pStyle w:val="pxov"/>
        <w:rPr>
          <w:vanish/>
        </w:rPr>
      </w:pPr>
      <w:r>
        <w:rPr>
          <w:vanish/>
        </w:rPr>
        <w:t>TAO</w:t>
      </w:r>
    </w:p>
    <w:p w14:paraId="142CB044" w14:textId="77777777" w:rsidR="004E0EBB" w:rsidRDefault="004E0EBB">
      <w:pPr>
        <w:pStyle w:val="pxov"/>
        <w:rPr>
          <w:vanish/>
        </w:rPr>
      </w:pPr>
      <w:r>
        <w:rPr>
          <w:vanish/>
        </w:rPr>
        <w:t>EBL</w:t>
      </w:r>
    </w:p>
    <w:p w14:paraId="1172E6C4" w14:textId="77777777" w:rsidR="004E0EBB" w:rsidRDefault="004E0EBB">
      <w:pPr>
        <w:pStyle w:val="pxov"/>
        <w:rPr>
          <w:vanish/>
        </w:rPr>
      </w:pPr>
      <w:r>
        <w:rPr>
          <w:vanish/>
        </w:rPr>
        <w:t>TEM</w:t>
      </w:r>
    </w:p>
    <w:p w14:paraId="000B9A50" w14:textId="77777777" w:rsidR="004E0EBB" w:rsidRDefault="004E0EBB">
      <w:pPr>
        <w:pStyle w:val="pxov"/>
        <w:rPr>
          <w:vanish/>
        </w:rPr>
      </w:pPr>
      <w:r>
        <w:rPr>
          <w:vanish/>
        </w:rPr>
        <w:t>MTD</w:t>
      </w:r>
    </w:p>
    <w:p w14:paraId="582BAFE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form.fid="Ic70e5e10181b11e68c12afa7f3a24041"</w:instrText>
      </w:r>
      <w:r>
        <w:fldChar w:fldCharType="end"/>
      </w:r>
      <w:r>
        <w:rPr>
          <w:color w:val="FF0000"/>
          <w:sz w:val="20"/>
          <w:szCs w:val="20"/>
          <w:vertAlign w:val="superscript"/>
        </w:rPr>
        <w:t>►</w:t>
      </w:r>
      <w:r>
        <w:fldChar w:fldCharType="begin"/>
      </w:r>
      <w:r>
        <w:instrText>p.ct.id="f477b8b0b92511efa86bc22ba615bad8|82|31:80"</w:instrText>
      </w:r>
      <w:r>
        <w:fldChar w:fldCharType="end"/>
      </w:r>
      <w:r>
        <w:t xml:space="preserve">This Agreement, made this </w:t>
      </w:r>
      <w:r>
        <w:rPr>
          <w:rStyle w:val="pxfinstr"/>
          <w:i/>
          <w:iCs/>
        </w:rPr>
        <w:t>[date of agreement]</w:t>
      </w:r>
      <w:r>
        <w:t xml:space="preserve">, between </w:t>
      </w:r>
      <w:r>
        <w:rPr>
          <w:rStyle w:val="pxfinstr"/>
          <w:i/>
          <w:iCs/>
        </w:rPr>
        <w:t>[name of settlor]</w:t>
      </w:r>
      <w:r>
        <w:t xml:space="preserve">, a corporation organized under the laws of the State of New York (hereinafter called </w:t>
      </w:r>
      <w:r>
        <w:rPr>
          <w:vanish/>
        </w:rPr>
        <w:t>&amp;ldquo;</w:t>
      </w:r>
      <w:r>
        <w:rPr>
          <w:rStyle w:val="pxvis"/>
          <w:rFonts w:ascii="Times NewRoman" w:hAnsi="Times NewRoman"/>
          <w:b w:val="0"/>
          <w:sz w:val="24"/>
        </w:rPr>
        <w:t>“</w:t>
      </w:r>
      <w:r>
        <w:t>Settlor</w:t>
      </w:r>
      <w:r>
        <w:rPr>
          <w:vanish/>
        </w:rPr>
        <w:t>&amp;rdquo;</w:t>
      </w:r>
      <w:r>
        <w:rPr>
          <w:rStyle w:val="pxvis"/>
          <w:rFonts w:ascii="Times NewRoman" w:hAnsi="Times NewRoman"/>
          <w:b w:val="0"/>
          <w:sz w:val="24"/>
        </w:rPr>
        <w:t>”</w:t>
      </w:r>
      <w:r>
        <w:t xml:space="preserve">) party of the first part, and </w:t>
      </w:r>
      <w:r>
        <w:rPr>
          <w:rStyle w:val="pxfinstr"/>
          <w:i/>
          <w:iCs/>
        </w:rPr>
        <w:t>[name of corporate trustee]</w:t>
      </w:r>
      <w:r>
        <w:t xml:space="preserve">, a corporation organized under the laws of the State of New York (hereinafter called </w:t>
      </w:r>
      <w:r>
        <w:rPr>
          <w:vanish/>
        </w:rPr>
        <w:t>&amp;ldquo;</w:t>
      </w:r>
      <w:r>
        <w:rPr>
          <w:rStyle w:val="pxvis"/>
          <w:rFonts w:ascii="Times NewRoman" w:hAnsi="Times NewRoman"/>
          <w:b w:val="0"/>
          <w:sz w:val="24"/>
        </w:rPr>
        <w:t>“</w:t>
      </w:r>
      <w:r>
        <w:t>Corporate Trustee</w:t>
      </w:r>
      <w:r>
        <w:rPr>
          <w:vanish/>
        </w:rPr>
        <w:t>&amp;rdquo;</w:t>
      </w:r>
      <w:r>
        <w:rPr>
          <w:rStyle w:val="pxvis"/>
          <w:rFonts w:ascii="Times NewRoman" w:hAnsi="Times NewRoman"/>
          <w:b w:val="0"/>
          <w:sz w:val="24"/>
        </w:rPr>
        <w:t>”</w:t>
      </w:r>
      <w:r>
        <w:t xml:space="preserve">), and </w:t>
      </w:r>
      <w:r>
        <w:rPr>
          <w:rStyle w:val="pxfinstr"/>
          <w:i/>
          <w:iCs/>
        </w:rPr>
        <w:t>[names of trustees]</w:t>
      </w:r>
      <w:r>
        <w:t xml:space="preserve"> (hereinafter called </w:t>
      </w:r>
      <w:r>
        <w:rPr>
          <w:vanish/>
        </w:rPr>
        <w:t>&amp;ldquo;</w:t>
      </w:r>
      <w:r>
        <w:rPr>
          <w:rStyle w:val="pxvis"/>
          <w:rFonts w:ascii="Times NewRoman" w:hAnsi="Times NewRoman"/>
          <w:b w:val="0"/>
          <w:sz w:val="24"/>
        </w:rPr>
        <w:t>“</w:t>
      </w:r>
      <w:r>
        <w:t>Individual Trustees</w:t>
      </w:r>
      <w:r>
        <w:rPr>
          <w:vanish/>
        </w:rPr>
        <w:t>&amp;rdquo;</w:t>
      </w:r>
      <w:r>
        <w:rPr>
          <w:rStyle w:val="pxvis"/>
          <w:rFonts w:ascii="Times NewRoman" w:hAnsi="Times NewRoman"/>
          <w:b w:val="0"/>
          <w:sz w:val="24"/>
        </w:rPr>
        <w:t>”</w:t>
      </w:r>
      <w:r>
        <w:t xml:space="preserve">) parties of the second part (hereinafter collectively called </w:t>
      </w:r>
      <w:r>
        <w:rPr>
          <w:vanish/>
        </w:rPr>
        <w:t>&amp;ldquo;</w:t>
      </w:r>
      <w:r>
        <w:rPr>
          <w:rStyle w:val="pxvis"/>
          <w:rFonts w:ascii="Times NewRoman" w:hAnsi="Times NewRoman"/>
          <w:b w:val="0"/>
          <w:sz w:val="24"/>
        </w:rPr>
        <w:t>“</w:t>
      </w:r>
      <w:r>
        <w:t>Trustees</w:t>
      </w:r>
      <w:r>
        <w:rPr>
          <w:vanish/>
        </w:rPr>
        <w:t>&amp;rdquo;</w:t>
      </w:r>
      <w:r>
        <w:rPr>
          <w:rStyle w:val="pxvis"/>
          <w:rFonts w:ascii="Times NewRoman" w:hAnsi="Times NewRoman"/>
          <w:b w:val="0"/>
          <w:sz w:val="24"/>
        </w:rPr>
        <w:t>”</w:t>
      </w:r>
      <w:r>
        <w:t>).</w:t>
      </w:r>
    </w:p>
    <w:p w14:paraId="1F0702CA" w14:textId="77777777" w:rsidR="004E0EBB" w:rsidRDefault="004E0EBB">
      <w:pPr>
        <w:pStyle w:val="pxformfl"/>
        <w:ind w:left="500"/>
      </w:pPr>
      <w:r>
        <w:t xml:space="preserve"> </w:t>
      </w:r>
    </w:p>
    <w:p w14:paraId="6B02BB66"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WITNESSETH:</w:t>
      </w:r>
    </w:p>
    <w:p w14:paraId="62DC24D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Whereas the Settlor has supported and is desirous of continuing to discharge its duty to support worthy philanthropic causes in the communities in which it operates and which it serves and of contributing generally to the public welfare through the alleviation of human suffering; the advancement of science, education, and the cultural arts; and the promotion of our traditional way of life and is further desirous of establishing a systematic plan for the accomplishment of such purposes;</w:t>
      </w:r>
    </w:p>
    <w:p w14:paraId="327E8F2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Now, Therefore, the Settlor gives to the Trustees the sum of $</w:t>
      </w:r>
      <w:r>
        <w:rPr>
          <w:rStyle w:val="pxfinstr"/>
          <w:i/>
          <w:iCs/>
        </w:rPr>
        <w:t>[dollar amount of payment]</w:t>
      </w:r>
      <w:r>
        <w:t>, the receipt whereof is hereby acknowledged by the Trustees;</w:t>
      </w:r>
    </w:p>
    <w:p w14:paraId="3C46510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To Have and to Hold the same and such monies and properties as may be added thereto by the Settlor or by any other corporations or persons (provided such additions are accepted by the Trustees) in trust for the uses and subject to the terms and conditions hereinafter set forth, as follows:</w:t>
      </w:r>
    </w:p>
    <w:p w14:paraId="709EC05F" w14:textId="77777777" w:rsidR="004E0EBB" w:rsidRDefault="004E0EBB">
      <w:pPr>
        <w:pStyle w:val="pxformfl"/>
        <w:ind w:left="500"/>
      </w:pPr>
      <w:r>
        <w:t xml:space="preserve"> </w:t>
      </w:r>
    </w:p>
    <w:p w14:paraId="1546E604"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I. NAME</w:t>
      </w:r>
    </w:p>
    <w:p w14:paraId="5BF2D15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 xml:space="preserve">The Trust hereby created shall be known as the </w:t>
      </w:r>
      <w:r>
        <w:rPr>
          <w:rStyle w:val="pxfinstr"/>
          <w:i/>
          <w:iCs/>
        </w:rPr>
        <w:t>[name of foundation]</w:t>
      </w:r>
      <w:r>
        <w:t>.</w:t>
      </w:r>
    </w:p>
    <w:p w14:paraId="0D55BEB1"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II. PURPOSES</w:t>
      </w:r>
    </w:p>
    <w:p w14:paraId="2D8135B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 xml:space="preserve">The earnings of the Trust Fund and so much of the principal as the Trustees, from time to time, shall deem appropriate shall be used (except to the extent necessary to defray administration expenses) exclusively for contributions to organizations, including governmental bodies, operated exclusively for religious, charitable, educational, veteran rehabilitation service, literary, or scientific purposes or for prevention of cruelty to children or animals, no substantial part of the activities of which is carrying on propaganda or otherwise attempting to influence legislation or the election of public officials, provided, however, that such contributions may be made only for use within the United States or its possessions and provided, also, that the organizations to which the contributions are made: (a) are exempt from taxation under the Internal Revenue Code of 1986; and (b) shall not be classified as a private foundation or private foundation charitable trust under the Internal Revenue Code of 1986, except that the restriction contained in this clause (b) shall not apply to operating private foundations as defined in </w:t>
      </w:r>
      <w:r>
        <w:rPr>
          <w:rStyle w:val="pxst"/>
          <w:color w:val="FF0000"/>
          <w:sz w:val="20"/>
          <w:szCs w:val="20"/>
          <w:vertAlign w:val="superscript"/>
        </w:rPr>
        <w:t>►</w:t>
      </w:r>
      <w:r>
        <w:rPr>
          <w:rStyle w:val="pxst"/>
        </w:rPr>
        <w:fldChar w:fldCharType="begin"/>
      </w:r>
      <w:r>
        <w:rPr>
          <w:rStyle w:val="pxst"/>
        </w:rPr>
        <w:instrText>st.ref.id="I09P75A"</w:instrText>
      </w:r>
      <w:r>
        <w:rPr>
          <w:rStyle w:val="pxst"/>
        </w:rPr>
        <w:fldChar w:fldCharType="end"/>
      </w:r>
      <w:r>
        <w:rPr>
          <w:rStyle w:val="pxst"/>
        </w:rPr>
        <w:t>Section 4942(j)(3) of the Internal Revenue Code of 1986</w:t>
      </w:r>
      <w:r>
        <w:t xml:space="preserve">. The Trust shall not engage in any activities that are unlawful under the laws of the United States of America, the State of New York, or any other state, district, territory, or possession of the United States where its activities or the activities of the Settlor are carried on, nor shall the Trust engage in any transaction described as </w:t>
      </w:r>
      <w:r>
        <w:rPr>
          <w:vanish/>
        </w:rPr>
        <w:t>&amp;ldquo;</w:t>
      </w:r>
      <w:r>
        <w:rPr>
          <w:rStyle w:val="pxvis"/>
          <w:rFonts w:ascii="Times NewRoman" w:hAnsi="Times NewRoman"/>
          <w:b w:val="0"/>
          <w:sz w:val="24"/>
        </w:rPr>
        <w:t>“</w:t>
      </w:r>
      <w:r>
        <w:t>prohibited</w:t>
      </w:r>
      <w:r>
        <w:rPr>
          <w:vanish/>
        </w:rPr>
        <w:t>&amp;rdquo;</w:t>
      </w:r>
      <w:r>
        <w:rPr>
          <w:rStyle w:val="pxvis"/>
          <w:rFonts w:ascii="Times NewRoman" w:hAnsi="Times NewRoman"/>
          <w:b w:val="0"/>
          <w:sz w:val="24"/>
        </w:rPr>
        <w:t>”</w:t>
      </w:r>
      <w:r>
        <w:t xml:space="preserve"> by requirements of the Internal Revenue Code relating to the exemption of organizations from income and profits taxes or that would attract an excise tax or otherwise result in loss of tax exempt status under the Internal Revenue Code of 1986. In furtherance and not limitation of the restrictions and limitations herein set forth, the Trust shall never be operated for the purpose of carrying on a trade or business for profit, and no payment of principal or income shall ever be made to the Settlor (as such term is defined in ARTICLE IV(1) of this Agreement) or to any private shareholder of the Settlor, unless the shareholder be an organization entitled to receive contributions hereunder, or to any officer, director, or employee of the Settlor or to any Trustee of this Trust, except as a reasonable allowance for actual expenditures or services actually rendered as such Trustee, it being the intent that no part of the Trust Fund or the earnings thereof shall ever inure to the benefit of any private individuals within the meaning of the tax-exemption requirements of the laws of the United States, the State of New York, or any other state, district, territory, or possession of the United States that might have or claim jurisdiction over the Settlor or the Trust.</w:t>
      </w:r>
    </w:p>
    <w:p w14:paraId="50F7584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 xml:space="preserve">All references in this Agreement to provisions or requirements in the Internal Revenue Code of 1986 shall also include corresponding provisions in such Code as amended from time to time and in subsequent tax laws of the United States. The term </w:t>
      </w:r>
      <w:r>
        <w:rPr>
          <w:vanish/>
        </w:rPr>
        <w:t>&amp;ldquo;</w:t>
      </w:r>
      <w:r>
        <w:rPr>
          <w:rStyle w:val="pxvis"/>
          <w:rFonts w:ascii="Times NewRoman" w:hAnsi="Times NewRoman"/>
          <w:b w:val="0"/>
          <w:sz w:val="24"/>
        </w:rPr>
        <w:t>“</w:t>
      </w:r>
      <w:r>
        <w:t>excise tax</w:t>
      </w:r>
      <w:r>
        <w:rPr>
          <w:vanish/>
        </w:rPr>
        <w:t>&amp;rdquo;</w:t>
      </w:r>
      <w:r>
        <w:rPr>
          <w:rStyle w:val="pxvis"/>
          <w:rFonts w:ascii="Times NewRoman" w:hAnsi="Times NewRoman"/>
          <w:b w:val="0"/>
          <w:sz w:val="24"/>
        </w:rPr>
        <w:t>”</w:t>
      </w:r>
      <w:r>
        <w:t xml:space="preserve"> as used in this Agreement shall not include the tax imposed by </w:t>
      </w:r>
      <w:r>
        <w:rPr>
          <w:rStyle w:val="pxst"/>
          <w:color w:val="FF0000"/>
          <w:sz w:val="20"/>
          <w:szCs w:val="20"/>
          <w:vertAlign w:val="superscript"/>
        </w:rPr>
        <w:t>►</w:t>
      </w:r>
      <w:r>
        <w:rPr>
          <w:rStyle w:val="pxst"/>
        </w:rPr>
        <w:fldChar w:fldCharType="begin"/>
      </w:r>
      <w:r>
        <w:rPr>
          <w:rStyle w:val="pxst"/>
        </w:rPr>
        <w:instrText>st.ref.id="I057DLL"</w:instrText>
      </w:r>
      <w:r>
        <w:rPr>
          <w:rStyle w:val="pxst"/>
        </w:rPr>
        <w:fldChar w:fldCharType="end"/>
      </w:r>
      <w:r>
        <w:rPr>
          <w:rStyle w:val="pxst"/>
        </w:rPr>
        <w:t>Section 4940 of the Internal Revenue Code of 1986</w:t>
      </w:r>
      <w:r>
        <w:t>.</w:t>
      </w:r>
    </w:p>
    <w:p w14:paraId="3C031DC6"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III. PAYMENTS</w:t>
      </w:r>
    </w:p>
    <w:p w14:paraId="5E99F75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It shall be the function of the Individual Trustees to determine to whom and in what amounts and at what times and under what conditions contributions shall be made in furtherance of the purposes of the Trust. Accordingly, the Corporate Trustee shall make such disbursements of principal and income as may be directed from time to time by a majority of the Individual Trustees in writing, signed by them, and delivered to the Corporate Trustee, certifying that the disbursement is proper under ARTICLE II of this Agreement, and, upon making such disbursement, the Corporate Trustee shall be discharged from any liability concerning such disbursement.</w:t>
      </w:r>
    </w:p>
    <w:p w14:paraId="53B1B5B7"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IV. POWERS OF TRUSTEE</w:t>
      </w:r>
    </w:p>
    <w:p w14:paraId="63951EC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It shall be the function of the Corporate Trustee to receive and to hold in safekeeping all assets of the Trust or appropriate evidences of ownership thereof, to make all authorized disbursements from the Trust, to keep records of all receipts and disbursements by and from the Trust, and generally to administer the Trust fund. Accordingly, the Corporate Trustee is vested hereby with all appropriate powers (to be exercised upon the determination of a majority of the then acting Trustees, including among them the Corporate Trustee) granted by law to Trustees, including (but not by way of limitation) the following:</w:t>
      </w:r>
    </w:p>
    <w:p w14:paraId="6ACA5DFB" w14:textId="77777777" w:rsidR="004E0EBB" w:rsidRDefault="004E0EBB">
      <w:pPr>
        <w:pStyle w:val="pxformfl"/>
        <w:ind w:left="500"/>
      </w:pPr>
      <w:r>
        <w:t xml:space="preserve"> </w:t>
      </w:r>
    </w:p>
    <w:p w14:paraId="70844E0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1. Investments. </w:t>
      </w:r>
    </w:p>
    <w:p w14:paraId="1EB27FD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 xml:space="preserve">To invest and reinvest the fund and keep the fund invested in such stocks, bonds, or other investments as the Corporate Trustee may deem suitable for the fund, whether or not the same are authorized, under the laws of the State of New York, for the investment of trust funds (but no part of the Trust Fund shall be invested in the shares or obligations of or loans to the Settlor). The Corporate Trustee in its discretion may keep such portion of the fund in cash balances as it may, from time to time, deem needful or appropriate, and it shall be without obligation to pay interest on any such cash balances. No investments shall be made hereunder that would attract an excise tax on account of such investments under the Internal Revenue Code of 1986. For the purposes of this paragraph 1 the term </w:t>
      </w:r>
      <w:r>
        <w:rPr>
          <w:vanish/>
        </w:rPr>
        <w:t>&amp;ldquo;</w:t>
      </w:r>
      <w:r>
        <w:rPr>
          <w:rStyle w:val="pxvis"/>
          <w:rFonts w:ascii="Times NewRoman" w:hAnsi="Times NewRoman"/>
          <w:b w:val="0"/>
          <w:sz w:val="24"/>
        </w:rPr>
        <w:t>“</w:t>
      </w:r>
      <w:r>
        <w:t>Settlor</w:t>
      </w:r>
      <w:r>
        <w:rPr>
          <w:vanish/>
        </w:rPr>
        <w:t>&amp;rdquo;</w:t>
      </w:r>
      <w:r>
        <w:rPr>
          <w:rStyle w:val="pxvis"/>
          <w:rFonts w:ascii="Times NewRoman" w:hAnsi="Times NewRoman"/>
          <w:b w:val="0"/>
          <w:sz w:val="24"/>
        </w:rPr>
        <w:t>”</w:t>
      </w:r>
      <w:r>
        <w:t xml:space="preserve"> shall include any business organization, foreign or domestic: (a) with which the Settlor could file a consolidated return under the Internal Revenue Code of the United States if such entity were a domestic corporation; or (b) the stockholdings of which are attributed to Settlor under any provision of the Internal Revenue Code of 1986.</w:t>
      </w:r>
    </w:p>
    <w:p w14:paraId="40DE58F5"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2. Sale. </w:t>
      </w:r>
    </w:p>
    <w:p w14:paraId="2D07754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To sell, exchange, convey, transfer, or otherwise dispose of any property held by it.</w:t>
      </w:r>
    </w:p>
    <w:p w14:paraId="122B59E6"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3. Owner. </w:t>
      </w:r>
    </w:p>
    <w:p w14:paraId="2424810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To vote upon any stocks, bonds, or other securities; to give general or special proxies or powers of attorney with or without power of substitution; to exercise any conversion privileges, subscription rights, or other options and to make any payments incidental thereto; to consent to or otherwise participate in corporate reorganization or other changes affecting corporate securities; to delegate discretionary powers; to pay any assessments or charges in connection therewith; and generally to exercise any of the powers of an owner with respect to stocks, bonds, securities, or other property held in the Fund.</w:t>
      </w:r>
    </w:p>
    <w:p w14:paraId="2775E2E6"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4. Execution of Instruments. </w:t>
      </w:r>
    </w:p>
    <w:p w14:paraId="708E5BB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To make, execute, acknowledge, and deliver any and all documents of transfer and conveyance and any and all other instruments that may be necessary or appropriate to carry out the powers herein granted.</w:t>
      </w:r>
    </w:p>
    <w:p w14:paraId="20620E65"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5. Registration. </w:t>
      </w:r>
    </w:p>
    <w:p w14:paraId="6CCEFD1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To register any investment held in the fund in its own name or in the name of a nominee and to hold any investment in bearer form, but the records of the Trustee shall at all times show that all such investments are part of the fund.</w:t>
      </w:r>
    </w:p>
    <w:p w14:paraId="5BD0A210"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6. Legal Counsel. </w:t>
      </w:r>
    </w:p>
    <w:p w14:paraId="6DE634E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To employ suitable agents and counsel and pay their reasonable expenses and compensation; to prosecute, defend, settle, or compromise or submit to arbitration any claims, debts, or damages due to or from the Trust.</w:t>
      </w:r>
    </w:p>
    <w:p w14:paraId="33893E44"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7. Borrow Money. </w:t>
      </w:r>
    </w:p>
    <w:p w14:paraId="33268C5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To borrow money (from itself or others, except the Settlor) in such amounts and upon such terms as it shall deem advisable to carry out the purposes of the Trust and to pledge any property for the repayment of any such loan.</w:t>
      </w:r>
    </w:p>
    <w:p w14:paraId="68E2FD68"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V. ACCOUNTS</w:t>
      </w:r>
    </w:p>
    <w:p w14:paraId="67207F2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 xml:space="preserve">The Trustees shall annually render to the Settlor an account of their transactions and the Settlor may approve each such account by instrument in writing signed by the President, a Vice President, the Treasurer, or Secretary of the Settlor and delivered to the Corporate Trustee. If no objection to any such account shall be filed in writing with the Corporate Trustee within </w:t>
      </w:r>
      <w:r>
        <w:rPr>
          <w:rStyle w:val="pxfinstr"/>
          <w:i/>
          <w:iCs/>
        </w:rPr>
        <w:t>[number of days]</w:t>
      </w:r>
      <w:r>
        <w:t xml:space="preserve"> days after delivery of the account to the Settlor, the Settlor shall be deemed to have approved the account. Upon approval by the Settlor, whether explicitly or by implication, as above, the Trustees shall be released and discharged with respect to all matters reported in the account as though the account had been settled in a court of competent jurisdiction. The Trustees nevertheless may at any time seek a judicial settlement of their accounts in the courts of the State of New York or may in the courts of the same state seek determination of a question of construction or otherwise ask for instruction, and, except as otherwise required by the laws of the State of New York, the only necessary parties to any such proceeding shall be the Settlor and the Trustees; the Trustees or the Corporate Trustee, however, at their or its election may name as parties in any such proceeding any other person, persons, or governmental authority.</w:t>
      </w:r>
    </w:p>
    <w:p w14:paraId="64BA1AF5"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VI. GENERAL PROVISIONS</w:t>
      </w:r>
    </w:p>
    <w:p w14:paraId="52A92084" w14:textId="77777777" w:rsidR="004E0EBB" w:rsidRDefault="004E0EBB">
      <w:pPr>
        <w:pStyle w:val="pxformfl"/>
        <w:ind w:left="500"/>
      </w:pPr>
      <w:r>
        <w:t xml:space="preserve"> </w:t>
      </w:r>
    </w:p>
    <w:p w14:paraId="3D5136EE"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1. Resignation of Trustee; Removal; Successor Trustee; Additional Trustees. </w:t>
      </w:r>
    </w:p>
    <w:p w14:paraId="6FB50D2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Any Trustee acting hereunder may resign at any time by giving written notice to the Settlor. The Settlor may remove any Trustee at any time. Upon the death, removal, or resignation of any Trustee, the Settlor shall appoint a successor Trustee by instrument in writing delivered to the then Corporate Trustee or successor Corporate Trustee, as the case may be, but, if at any time a vacancy shall exist among the Individual Trustees, the remaining Individual Trustees during such time shall have all of the powers herein granted to Individual Trustees. There shall always be a Corporate Trustee that shall be an organization authorized to act as such under the laws of the State of New York. Upon appointment of a successor Corporate Trustee, the predecessor Corporate Trustee shall deliver the Trust Fund to its successor after reserving such funds as it may deem necessary to pay all then existing proper charges against the Trust. Successor Trustees shall have the same powers as those conferred upon their class (that is, Corporate or Individual) by the terms of this Agreement. The Settlor may appoint an additional Trustee or additional Trustees at any time by instrument in writing delivered to the then Corporate Trustee or Successor Corporate Trustee, provided that notwithstanding anything contained in this ARTICLE VI(1), vacancy in the office of individual Trustee need not be filled.</w:t>
      </w:r>
    </w:p>
    <w:p w14:paraId="0FC71A1E"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2. Liability. </w:t>
      </w:r>
    </w:p>
    <w:p w14:paraId="6441AF2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No Trustee shall be liable hereunder for the acts or omissions of any other Trustee or for any cause, save for its, his, or her own negligence or breach of trust. All persons dealing with the Trustees are released from inquiry into the authority of the Trustees and from seeing to the application of any money or other property paid or delivered to the Corporate Trustee.</w:t>
      </w:r>
    </w:p>
    <w:p w14:paraId="46E9B5EC"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3. Compensation. </w:t>
      </w:r>
    </w:p>
    <w:p w14:paraId="0EF50C8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The Corporate Trustee shall be paid such reasonable compensation as shall, from time to time, be agreed upon between the Settlor and the Corporate Trustee. The Individual Trustees shall serve without compensation. Both the Corporate and the Individual Trustees shall be entitled to reimbursement for their reasonable expenses incurred in the performance of their duties as Trustees. The compensation of the Corporate Trustee and all expenses of administration shall be a charge against the Trust Fund, unless paid by the Settlor.</w:t>
      </w:r>
    </w:p>
    <w:p w14:paraId="69ED8EAC"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4. Exculpatory Clause. </w:t>
      </w:r>
    </w:p>
    <w:p w14:paraId="5987463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Any action by the Settlor pursuant to any of the provisions of this Agreement shall be evidenced by a resolution of its Board of Directors certified to the Trustees over the signature of its Secretary or Assistant Secretary under the Corporate seal. The Trustees severally shall be fully protected in acting upon any instrument in writing believed by them to be genuine and to be signed by the proper person or persons; they shall be under no duty to make any inquiry as to any statement contained in any such writing but may accept the same as conclusive evidence of the truth, completeness, and accuracy of the statements therein contained.</w:t>
      </w:r>
    </w:p>
    <w:p w14:paraId="359D446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5. Additional Trustees. </w:t>
      </w:r>
    </w:p>
    <w:p w14:paraId="6D562BD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Any additional or successor Trustee (including a Successor Corporate Trustee) may exercise all the power and authority vested in the original Trustees or the Original Corporate Trustee, as the case may be.</w:t>
      </w:r>
    </w:p>
    <w:p w14:paraId="1DDD8E36"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6. Bond. </w:t>
      </w:r>
    </w:p>
    <w:p w14:paraId="57A567A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No Trustee (individual or corporate, original or successor) shall be required to furnish any bond or undertaking or security for such Trustee's good behavior as such.</w:t>
      </w:r>
    </w:p>
    <w:p w14:paraId="7F879C02"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VII. AMENDMENT AND REVOCATION</w:t>
      </w:r>
    </w:p>
    <w:p w14:paraId="1078E71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 xml:space="preserve">It is intended that this shall be a permanent Trust. It may, nevertheless, be terminated or amended at any time by the Settlor, by instrument in writing, delivered to the Corporate Trustee, provided, however, that upon termination the principal of the Trust Fund and any income then undistributed shall be paid over to such organizations qualified under ARTICLE II hereof as the Individual Trustees, in their absolute discretion, shall deem appropriate to carry out the expressed purposes of this Agreement. If there shall, at any time, be no Corporate Trustee serving by reason of the Settlor's failure to appoint a successor within </w:t>
      </w:r>
      <w:r>
        <w:rPr>
          <w:rStyle w:val="pxfinstr"/>
          <w:i/>
          <w:iCs/>
        </w:rPr>
        <w:t>[number of days]</w:t>
      </w:r>
      <w:r>
        <w:t xml:space="preserve"> days after the resignation or removal of a Corporate Trustee, then the acting Individual Trustees (or, if there are none, the Supreme Court of the State of New York) shall appoint a successor Corporate Trustee. If there shall be, at any time, no Individual Trustee serving by reason of the Settlor's failure to appoint successors, then the Corporate Trustee may, in its absolute discretion, consider the Trust terminated and make a similar distribution of principal and income of the Trust or, in its discretion, appoint two or more individual trustees. In no event shall any principal or income from this Trust revert to the Settlor, (as such term is defined in ARTICLE IV(1) of this Agreement), but any principal or income that would otherwise revert to the Settlor shall be distributed to the </w:t>
      </w:r>
      <w:r>
        <w:rPr>
          <w:rStyle w:val="pxfinstr"/>
          <w:i/>
          <w:iCs/>
        </w:rPr>
        <w:t>[name of fund]</w:t>
      </w:r>
      <w:r>
        <w:t>; nor shall any distribution or amendment be made that will affect, impair, or remove the restrictions on income or principal distributions or reverters contained in ARTICLE II or this ARTICLE VII or impair or destroy the tax-exempt status of this Trust or result in denying tax-exempt status to donations made to the Trust, to the extent allowed by the provisions of the Internal Revenue Code of 1986 and other applicable legislation and regulations; nor shall any amendments be made that will increase the obligations of the Trustees or deny compensation to the Corporate Trustee without their and its consent.</w:t>
      </w:r>
    </w:p>
    <w:p w14:paraId="094672F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 xml:space="preserve">Notwithstanding anything to the contrary contained in this Agreement, all assets (whether principal or income) shall be distributed in such way upon occurrence of any event described in </w:t>
      </w:r>
      <w:r>
        <w:rPr>
          <w:rStyle w:val="pxst"/>
          <w:color w:val="FF0000"/>
          <w:sz w:val="20"/>
          <w:szCs w:val="20"/>
          <w:vertAlign w:val="superscript"/>
        </w:rPr>
        <w:t>►</w:t>
      </w:r>
      <w:r>
        <w:rPr>
          <w:rStyle w:val="pxst"/>
        </w:rPr>
        <w:fldChar w:fldCharType="begin"/>
      </w:r>
      <w:r>
        <w:rPr>
          <w:rStyle w:val="pxst"/>
        </w:rPr>
        <w:instrText>st.ref.id="I057DO1"</w:instrText>
      </w:r>
      <w:r>
        <w:rPr>
          <w:rStyle w:val="pxst"/>
        </w:rPr>
        <w:fldChar w:fldCharType="end"/>
      </w:r>
      <w:r>
        <w:rPr>
          <w:rStyle w:val="pxst"/>
        </w:rPr>
        <w:t>Section 507 of the Internal Revenue Code of 1986</w:t>
      </w:r>
      <w:r>
        <w:t xml:space="preserve"> that neither such occurrence nor such distribution shall attract any tax under </w:t>
      </w:r>
      <w:r>
        <w:rPr>
          <w:rStyle w:val="pxst"/>
          <w:color w:val="FF0000"/>
          <w:sz w:val="20"/>
          <w:szCs w:val="20"/>
          <w:vertAlign w:val="superscript"/>
        </w:rPr>
        <w:t>►</w:t>
      </w:r>
      <w:r>
        <w:rPr>
          <w:rStyle w:val="pxst"/>
        </w:rPr>
        <w:fldChar w:fldCharType="begin"/>
      </w:r>
      <w:r>
        <w:rPr>
          <w:rStyle w:val="pxst"/>
        </w:rPr>
        <w:instrText>st.ref.id="I05BLDD"</w:instrText>
      </w:r>
      <w:r>
        <w:rPr>
          <w:rStyle w:val="pxst"/>
        </w:rPr>
        <w:fldChar w:fldCharType="end"/>
      </w:r>
      <w:r>
        <w:rPr>
          <w:rStyle w:val="pxst"/>
        </w:rPr>
        <w:t>Section 507 of the Internal Revenue Code of 1986</w:t>
      </w:r>
      <w:r>
        <w:t>.</w:t>
      </w:r>
    </w:p>
    <w:p w14:paraId="6EB623A2"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VIII. SITUS</w:t>
      </w:r>
    </w:p>
    <w:p w14:paraId="5C81E1E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This Agreement and the Trust hereby created shall be administered, construed, and enforced according to the laws of the State of New York. All donations to the Trust shall be deemed to take place in the State of New York.</w:t>
      </w:r>
    </w:p>
    <w:p w14:paraId="7DC36175"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IX. COUNTERPARTS</w:t>
      </w:r>
    </w:p>
    <w:p w14:paraId="4B7EB4D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 xml:space="preserve">The Agreement has been executed in </w:t>
      </w:r>
      <w:r>
        <w:rPr>
          <w:rStyle w:val="pxfinstr"/>
          <w:i/>
          <w:iCs/>
        </w:rPr>
        <w:t>[number of original counterparts]</w:t>
      </w:r>
      <w:r>
        <w:t xml:space="preserve"> counterparts, each of which shall be deemed to be the original, although the others shall not be produced.</w:t>
      </w:r>
    </w:p>
    <w:p w14:paraId="56ECBFA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 xml:space="preserve">In Witnesseth Whereof, this instrument has been executed at </w:t>
      </w:r>
      <w:r>
        <w:rPr>
          <w:rStyle w:val="pxfinstr"/>
          <w:i/>
          <w:iCs/>
        </w:rPr>
        <w:t>[place of execution]</w:t>
      </w:r>
      <w:r>
        <w:t xml:space="preserve">, as of the </w:t>
      </w:r>
      <w:r>
        <w:rPr>
          <w:rStyle w:val="pxfinstr"/>
          <w:i/>
          <w:iCs/>
        </w:rPr>
        <w:t>[date of agreement]</w:t>
      </w:r>
      <w:r>
        <w:t xml:space="preserve">, by </w:t>
      </w:r>
      <w:r>
        <w:rPr>
          <w:rStyle w:val="pxfinstr"/>
          <w:i/>
          <w:iCs/>
        </w:rPr>
        <w:t>[name of settlor]</w:t>
      </w:r>
      <w:r>
        <w:t xml:space="preserve">, </w:t>
      </w:r>
      <w:r>
        <w:rPr>
          <w:rStyle w:val="pxfinstr"/>
          <w:i/>
          <w:iCs/>
        </w:rPr>
        <w:t>[name of corporate trustee]</w:t>
      </w:r>
      <w:r>
        <w:t xml:space="preserve"> and the Individual Trustees hereinabove named.</w:t>
      </w:r>
    </w:p>
    <w:p w14:paraId="53821754"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0C5D64B"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settlor]</w:t>
      </w:r>
    </w:p>
    <w:p w14:paraId="00BAE0DA" w14:textId="77777777" w:rsidR="004E0EBB" w:rsidRDefault="004E0EBB">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[Seal]</w:t>
      </w:r>
    </w:p>
    <w:p w14:paraId="1C50CA5D" w14:textId="77777777" w:rsidR="004E0EBB" w:rsidRDefault="004E0EBB">
      <w:pPr>
        <w:pStyle w:val="pxformattachfvs"/>
      </w:pPr>
      <w:r>
        <w:rPr>
          <w:color w:val="FF0000"/>
          <w:sz w:val="20"/>
          <w:szCs w:val="20"/>
          <w:vertAlign w:val="superscript"/>
        </w:rPr>
        <w:t>►</w:t>
      </w:r>
      <w:r>
        <w:fldChar w:fldCharType="begin"/>
      </w:r>
      <w:r>
        <w:instrText>fvs.amt="1"</w:instrText>
      </w:r>
      <w:r>
        <w:fldChar w:fldCharType="end"/>
      </w:r>
    </w:p>
    <w:p w14:paraId="627009FB"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corporate trustee]</w:t>
      </w:r>
    </w:p>
    <w:p w14:paraId="7F3BD05D"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34B570C7"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2FB458D6" w14:textId="77777777" w:rsidR="004E0EBB" w:rsidRDefault="004E0EBB">
      <w:pPr>
        <w:pStyle w:val="pxformattach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president]</w:t>
      </w:r>
    </w:p>
    <w:p w14:paraId="34C0DBB7"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President</w:t>
      </w:r>
    </w:p>
    <w:p w14:paraId="65B9CA61"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2395CF58"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45403038"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4A86B899" w14:textId="77777777" w:rsidR="004E0EBB" w:rsidRDefault="004E0EBB">
      <w:pPr>
        <w:pStyle w:val="pxformattach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2D64A0C5"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08788195"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120FE6B5" w14:textId="77777777" w:rsidR="004E0EBB" w:rsidRDefault="004E0EBB">
      <w:pPr>
        <w:pStyle w:val="pxformattach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07125C5D"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666E0E82" w14:textId="77777777" w:rsidR="004E0EBB" w:rsidRDefault="004E0EBB">
      <w:pPr>
        <w:pStyle w:val="pxformattach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trustees]</w:t>
      </w:r>
    </w:p>
    <w:p w14:paraId="272F904F" w14:textId="77777777" w:rsidR="004E0EBB" w:rsidRDefault="004E0EBB">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[Acknowledgments]</w:t>
      </w:r>
    </w:p>
    <w:p w14:paraId="66BFDC92" w14:textId="77777777" w:rsidR="004E0EBB" w:rsidRDefault="004E0EBB">
      <w:pPr>
        <w:pStyle w:val="pxformnotes"/>
        <w:jc w:val="center"/>
        <w:rPr>
          <w:sz w:val="24"/>
          <w:szCs w:val="24"/>
        </w:rPr>
      </w:pPr>
      <w:r>
        <w:rPr>
          <w:rStyle w:val="pxvis"/>
          <w:rFonts w:cs="Arial"/>
          <w:bCs/>
          <w:szCs w:val="28"/>
        </w:rPr>
        <w:t>Notes to Form</w:t>
      </w:r>
    </w:p>
    <w:p w14:paraId="697DBDE1" w14:textId="77777777" w:rsidR="004E0EBB" w:rsidRDefault="004E0EBB">
      <w:pPr>
        <w:pStyle w:val="pxformnotes"/>
        <w:rPr>
          <w:sz w:val="24"/>
          <w:szCs w:val="24"/>
        </w:rPr>
      </w:pPr>
    </w:p>
    <w:p w14:paraId="17EA4FB6" w14:textId="77777777" w:rsidR="004E0EBB" w:rsidRDefault="004E0EBB">
      <w:pPr>
        <w:pStyle w:val="pxformnote"/>
        <w:spacing w:before="180"/>
      </w:pPr>
      <w:del w:id="1618" w:author="Cara Cardinale" w:date="2025-02-08T22:58:00Z">
        <w:r w:rsidDel="00F74B46">
          <w:delText>Drafter's Note</w:delText>
        </w:r>
      </w:del>
      <w:r>
        <w:t xml:space="preserve"> </w:t>
      </w:r>
    </w:p>
    <w:p w14:paraId="1300ACF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 xml:space="preserve">This agreement will create a private foundation under </w:t>
      </w:r>
      <w:r>
        <w:rPr>
          <w:rStyle w:val="pxst"/>
          <w:color w:val="FF0000"/>
          <w:sz w:val="20"/>
          <w:szCs w:val="20"/>
          <w:vertAlign w:val="superscript"/>
        </w:rPr>
        <w:t>►</w:t>
      </w:r>
      <w:r>
        <w:rPr>
          <w:rStyle w:val="pxst"/>
        </w:rPr>
        <w:fldChar w:fldCharType="begin"/>
      </w:r>
      <w:r>
        <w:rPr>
          <w:rStyle w:val="pxst"/>
        </w:rPr>
        <w:instrText>st.ref.id="I09ME1R"</w:instrText>
      </w:r>
      <w:r>
        <w:rPr>
          <w:rStyle w:val="pxst"/>
        </w:rPr>
        <w:fldChar w:fldCharType="end"/>
      </w:r>
      <w:r>
        <w:rPr>
          <w:rStyle w:val="pxst"/>
        </w:rPr>
        <w:t>Section 509 of the Internal Revenue Code</w:t>
      </w:r>
      <w:r>
        <w:t xml:space="preserve"> with attendant 2</w:t>
      </w:r>
      <w:r>
        <w:rPr>
          <w:vanish/>
        </w:rPr>
        <w:t>&amp;percnt;</w:t>
      </w:r>
      <w:r>
        <w:rPr>
          <w:rStyle w:val="pxvis"/>
          <w:rFonts w:ascii="Times NewRoman" w:hAnsi="Times NewRoman"/>
          <w:b w:val="0"/>
          <w:sz w:val="24"/>
        </w:rPr>
        <w:t>%</w:t>
      </w:r>
      <w:r>
        <w:t xml:space="preserve"> excise tax and reporting requirements resulting in additional administration expenses and restrictions.</w:t>
      </w:r>
    </w:p>
    <w:p w14:paraId="1BF8743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p.ct.id="f477b8b0b92511efa86bc22ba615bad8|82|31:80"</w:instrText>
      </w:r>
      <w:r>
        <w:fldChar w:fldCharType="end"/>
      </w:r>
      <w:r>
        <w:t>The transfer to a private foundation contemplated by this form may also affect the amount of the charitable deduction available to the Settlor: (1) if appreciated property is transferred by any Settlor, whether individual or corporate; or (2) if by an individual, when the maximum amount of the charitable deduction will be lower than in the case of a contribution not made to a private foundation.</w:t>
      </w:r>
    </w:p>
    <w:p w14:paraId="259059AC" w14:textId="77777777" w:rsidR="004E0EBB" w:rsidRDefault="004E0EBB">
      <w:pPr>
        <w:pStyle w:val="pxformrr"/>
        <w:rPr>
          <w:sz w:val="24"/>
          <w:szCs w:val="24"/>
        </w:rPr>
      </w:pPr>
      <w:r>
        <w:rPr>
          <w:rStyle w:val="pxvis"/>
          <w:rFonts w:cs="Arial"/>
          <w:bCs/>
          <w:szCs w:val="28"/>
        </w:rPr>
        <w:t>Research References</w:t>
      </w:r>
    </w:p>
    <w:p w14:paraId="2DCCEB96"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tk.ref.id="I09P76N"</w:instrText>
      </w:r>
      <w:r>
        <w:rPr>
          <w:rStyle w:val="pxtk"/>
        </w:rPr>
        <w:fldChar w:fldCharType="end"/>
      </w:r>
      <w:r>
        <w:rPr>
          <w:rStyle w:val="pxtk"/>
        </w:rPr>
        <w:t>West's Key Number Digest, Charities &amp;key;1 et seq.</w:t>
      </w:r>
    </w:p>
    <w:p w14:paraId="297693A3" w14:textId="77777777" w:rsidR="004E0EBB" w:rsidRDefault="004E0EBB">
      <w:pPr>
        <w:pStyle w:val="pxs"/>
        <w:spacing w:before="180"/>
        <w:rPr>
          <w:sz w:val="27"/>
          <w:szCs w:val="27"/>
        </w:rPr>
      </w:pPr>
      <w:r>
        <w:rPr>
          <w:sz w:val="27"/>
          <w:szCs w:val="27"/>
        </w:rPr>
        <w:t>31:81. Charitable foundation trust agreement</w:t>
      </w:r>
      <w:r>
        <w:rPr>
          <w:rStyle w:val="pxsep"/>
        </w:rPr>
        <w:t xml:space="preserve">-- </w:t>
      </w:r>
      <w:r>
        <w:rPr>
          <w:sz w:val="27"/>
          <w:szCs w:val="27"/>
        </w:rPr>
        <w:t>Payments directed by committee</w:t>
      </w:r>
    </w:p>
    <w:p w14:paraId="450AAC41" w14:textId="77777777" w:rsidR="004E0EBB" w:rsidRDefault="004E0EBB">
      <w:pPr>
        <w:pStyle w:val="pxov"/>
        <w:rPr>
          <w:vanish/>
        </w:rPr>
      </w:pPr>
      <w:r>
        <w:rPr>
          <w:vanish/>
        </w:rPr>
        <w:t>FMS</w:t>
      </w:r>
    </w:p>
    <w:p w14:paraId="457F23DD" w14:textId="77777777" w:rsidR="004E0EBB" w:rsidRDefault="004E0EBB">
      <w:pPr>
        <w:pStyle w:val="pxov"/>
        <w:rPr>
          <w:vanish/>
        </w:rPr>
      </w:pPr>
      <w:r>
        <w:rPr>
          <w:vanish/>
        </w:rPr>
        <w:t>NFP</w:t>
      </w:r>
    </w:p>
    <w:p w14:paraId="398F9E7E" w14:textId="77777777" w:rsidR="004E0EBB" w:rsidRDefault="004E0EBB">
      <w:pPr>
        <w:pStyle w:val="pxov"/>
        <w:rPr>
          <w:vanish/>
        </w:rPr>
      </w:pPr>
      <w:r>
        <w:rPr>
          <w:vanish/>
        </w:rPr>
        <w:t>COL</w:t>
      </w:r>
    </w:p>
    <w:p w14:paraId="55C00D02" w14:textId="77777777" w:rsidR="004E0EBB" w:rsidRDefault="004E0EBB">
      <w:pPr>
        <w:pStyle w:val="pxov"/>
        <w:rPr>
          <w:vanish/>
        </w:rPr>
      </w:pPr>
      <w:r>
        <w:rPr>
          <w:vanish/>
        </w:rPr>
        <w:t>FCV</w:t>
      </w:r>
    </w:p>
    <w:p w14:paraId="43BFD946" w14:textId="77777777" w:rsidR="004E0EBB" w:rsidRDefault="004E0EBB">
      <w:pPr>
        <w:pStyle w:val="pxov"/>
        <w:rPr>
          <w:vanish/>
        </w:rPr>
      </w:pPr>
      <w:r>
        <w:rPr>
          <w:vanish/>
        </w:rPr>
        <w:t>FTR</w:t>
      </w:r>
    </w:p>
    <w:p w14:paraId="31FF1A36" w14:textId="77777777" w:rsidR="004E0EBB" w:rsidRDefault="004E0EBB">
      <w:pPr>
        <w:pStyle w:val="pxov"/>
        <w:rPr>
          <w:vanish/>
        </w:rPr>
      </w:pPr>
      <w:r>
        <w:rPr>
          <w:vanish/>
        </w:rPr>
        <w:t>EPP</w:t>
      </w:r>
    </w:p>
    <w:p w14:paraId="229D63E8" w14:textId="77777777" w:rsidR="004E0EBB" w:rsidRDefault="004E0EBB">
      <w:pPr>
        <w:pStyle w:val="pxov"/>
        <w:rPr>
          <w:vanish/>
        </w:rPr>
      </w:pPr>
      <w:r>
        <w:rPr>
          <w:vanish/>
        </w:rPr>
        <w:t>TAO</w:t>
      </w:r>
    </w:p>
    <w:p w14:paraId="0B0E9067" w14:textId="77777777" w:rsidR="004E0EBB" w:rsidRDefault="004E0EBB">
      <w:pPr>
        <w:pStyle w:val="pxov"/>
        <w:rPr>
          <w:vanish/>
        </w:rPr>
      </w:pPr>
      <w:r>
        <w:rPr>
          <w:vanish/>
        </w:rPr>
        <w:t>EBL</w:t>
      </w:r>
    </w:p>
    <w:p w14:paraId="48C68015" w14:textId="77777777" w:rsidR="004E0EBB" w:rsidRDefault="004E0EBB">
      <w:pPr>
        <w:pStyle w:val="pxov"/>
        <w:rPr>
          <w:vanish/>
        </w:rPr>
      </w:pPr>
      <w:r>
        <w:rPr>
          <w:vanish/>
        </w:rPr>
        <w:t>TEM</w:t>
      </w:r>
    </w:p>
    <w:p w14:paraId="022C761B" w14:textId="77777777" w:rsidR="004E0EBB" w:rsidRDefault="004E0EBB">
      <w:pPr>
        <w:pStyle w:val="pxov"/>
        <w:rPr>
          <w:vanish/>
        </w:rPr>
      </w:pPr>
      <w:r>
        <w:rPr>
          <w:vanish/>
        </w:rPr>
        <w:t>MTD</w:t>
      </w:r>
    </w:p>
    <w:p w14:paraId="7EBBA06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form.fid="Ic70ed340181b11e68c12afa7f3a24041"</w:instrText>
      </w:r>
      <w:r>
        <w:fldChar w:fldCharType="end"/>
      </w:r>
      <w:r>
        <w:rPr>
          <w:color w:val="FF0000"/>
          <w:sz w:val="20"/>
          <w:szCs w:val="20"/>
          <w:vertAlign w:val="superscript"/>
        </w:rPr>
        <w:t>►</w:t>
      </w:r>
      <w:r>
        <w:fldChar w:fldCharType="begin"/>
      </w:r>
      <w:r>
        <w:instrText>p.ct.id="f477b8b0b92511efa86bc22ba615bad8|83|31:81"</w:instrText>
      </w:r>
      <w:r>
        <w:fldChar w:fldCharType="end"/>
      </w:r>
      <w:r>
        <w:rPr>
          <w:rStyle w:val="pxsc"/>
        </w:rPr>
        <w:t>This Agreement</w:t>
      </w:r>
      <w:r>
        <w:t xml:space="preserve"> made as of </w:t>
      </w:r>
      <w:r>
        <w:rPr>
          <w:rStyle w:val="pxfinstr"/>
          <w:i/>
          <w:iCs/>
        </w:rPr>
        <w:t>[date of agreement]</w:t>
      </w:r>
      <w:r>
        <w:t xml:space="preserve"> by and between </w:t>
      </w:r>
      <w:r>
        <w:rPr>
          <w:rStyle w:val="pxfinstr"/>
          <w:i/>
          <w:iCs/>
        </w:rPr>
        <w:t>[name of settlor]</w:t>
      </w:r>
      <w:r>
        <w:t xml:space="preserve">, party of the first part (hereafter referred to as the </w:t>
      </w:r>
      <w:r>
        <w:rPr>
          <w:vanish/>
        </w:rPr>
        <w:t>&amp;ldquo;</w:t>
      </w:r>
      <w:r>
        <w:rPr>
          <w:rStyle w:val="pxvis"/>
          <w:rFonts w:ascii="Times NewRoman" w:hAnsi="Times NewRoman"/>
          <w:b w:val="0"/>
          <w:sz w:val="24"/>
        </w:rPr>
        <w:t>“</w:t>
      </w:r>
      <w:r>
        <w:t>Settlor</w:t>
      </w:r>
      <w:r>
        <w:rPr>
          <w:vanish/>
        </w:rPr>
        <w:t>&amp;rdquo;</w:t>
      </w:r>
      <w:r>
        <w:rPr>
          <w:rStyle w:val="pxvis"/>
          <w:rFonts w:ascii="Times NewRoman" w:hAnsi="Times NewRoman"/>
          <w:b w:val="0"/>
          <w:sz w:val="24"/>
        </w:rPr>
        <w:t>”</w:t>
      </w:r>
      <w:r>
        <w:t xml:space="preserve">), and </w:t>
      </w:r>
      <w:r>
        <w:rPr>
          <w:rStyle w:val="pxfinstr"/>
          <w:i/>
          <w:iCs/>
        </w:rPr>
        <w:t>[name of trustee]</w:t>
      </w:r>
      <w:r>
        <w:t xml:space="preserve">, party of the second part (hereinafter referred to as the </w:t>
      </w:r>
      <w:r>
        <w:rPr>
          <w:vanish/>
        </w:rPr>
        <w:t>&amp;ldquo;</w:t>
      </w:r>
      <w:r>
        <w:rPr>
          <w:rStyle w:val="pxvis"/>
          <w:rFonts w:ascii="Times NewRoman" w:hAnsi="Times NewRoman"/>
          <w:b w:val="0"/>
          <w:sz w:val="24"/>
        </w:rPr>
        <w:t>“</w:t>
      </w:r>
      <w:r>
        <w:t>Trustee</w:t>
      </w:r>
      <w:r>
        <w:rPr>
          <w:vanish/>
        </w:rPr>
        <w:t>&amp;rdquo;</w:t>
      </w:r>
      <w:r>
        <w:rPr>
          <w:rStyle w:val="pxvis"/>
          <w:rFonts w:ascii="Times NewRoman" w:hAnsi="Times NewRoman"/>
          <w:b w:val="0"/>
          <w:sz w:val="24"/>
        </w:rPr>
        <w:t>”</w:t>
      </w:r>
      <w:r>
        <w:t>).</w:t>
      </w:r>
    </w:p>
    <w:p w14:paraId="7F0685C2" w14:textId="77777777" w:rsidR="004E0EBB" w:rsidRDefault="004E0EBB">
      <w:pPr>
        <w:pStyle w:val="pxformfl"/>
        <w:ind w:left="500"/>
      </w:pPr>
      <w:r>
        <w:t xml:space="preserve"> </w:t>
      </w:r>
    </w:p>
    <w:p w14:paraId="384666AD"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WITNESSETH:</w:t>
      </w:r>
    </w:p>
    <w:p w14:paraId="7FDDD6C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WHEREAS, the Settlor intends to hereby create and establish a charitable trust for the exclusive purposes hereinafter set forth; and</w:t>
      </w:r>
    </w:p>
    <w:p w14:paraId="7C85B1F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WHEREAS, the Settlor intends to hereby provide that such charitable trust shall always exist and be operated for the exclusive purposes hereinafter set forth; and</w:t>
      </w:r>
    </w:p>
    <w:p w14:paraId="300A102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WHEREAS, the Settlor intends to provide hereby that all donations to and all income of such charitable trust shall always be received, held, administered, and (to the extent applicable) distributed for the exclusive purposes hereinafter set forth;</w:t>
      </w:r>
    </w:p>
    <w:p w14:paraId="0D1A688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NOW, THEREFORE, for the purpose of carrying out and giving effect to the above-stated intentions of the Settlor and also for the purpose of prescribing the terms and conditions upon which all donations to and all income of the charitable trust are to be held and administered and distributed for the exclusive purposes for which the charitable trust is created and for which the charitable trust is to be operated, and also for the purpose of defining the powers and duties of the Trustee, and also for such other purposes as may be required by law, the Settlor and the Trustee do hereby covenant and agree as follows:</w:t>
      </w:r>
    </w:p>
    <w:p w14:paraId="4929045E" w14:textId="77777777" w:rsidR="004E0EBB" w:rsidRDefault="004E0EBB">
      <w:pPr>
        <w:pStyle w:val="pxformfl"/>
        <w:ind w:left="500"/>
      </w:pPr>
      <w:r>
        <w:t xml:space="preserve"> </w:t>
      </w:r>
    </w:p>
    <w:p w14:paraId="4599779E"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I  CREATION OF THE TRUST</w:t>
      </w:r>
    </w:p>
    <w:p w14:paraId="2B8ED0B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The Settlor hereby creates and establishes a charitable trust (hereinafter referred to as the </w:t>
      </w:r>
      <w:r>
        <w:rPr>
          <w:vanish/>
        </w:rPr>
        <w:t>&amp;ldquo;</w:t>
      </w:r>
      <w:r>
        <w:rPr>
          <w:rStyle w:val="pxvis"/>
          <w:rFonts w:ascii="Times NewRoman" w:hAnsi="Times NewRoman"/>
          <w:b w:val="0"/>
          <w:sz w:val="24"/>
        </w:rPr>
        <w:t>“</w:t>
      </w:r>
      <w:r>
        <w:t>Trust</w:t>
      </w:r>
      <w:r>
        <w:rPr>
          <w:vanish/>
        </w:rPr>
        <w:t>&amp;rdquo;</w:t>
      </w:r>
      <w:r>
        <w:rPr>
          <w:rStyle w:val="pxvis"/>
          <w:rFonts w:ascii="Times NewRoman" w:hAnsi="Times NewRoman"/>
          <w:b w:val="0"/>
          <w:sz w:val="24"/>
        </w:rPr>
        <w:t>”</w:t>
      </w:r>
      <w:r>
        <w:t>) for the exclusive purposes hereinafter set forth, and the Trustee hereby accepts the Trust and agrees to act as Trustee of and under the Trust in accordance with the terms and conditions hereinafter set forth.</w:t>
      </w:r>
    </w:p>
    <w:p w14:paraId="20E936E0"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II  NAME OF THE TRUST</w:t>
      </w:r>
    </w:p>
    <w:p w14:paraId="2DEAECA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The Trust hereby created and established shall be known and designated as </w:t>
      </w:r>
      <w:r>
        <w:rPr>
          <w:rStyle w:val="pxfinstr"/>
          <w:i/>
          <w:iCs/>
        </w:rPr>
        <w:t>[name of foundation]</w:t>
      </w:r>
      <w:r>
        <w:t>.</w:t>
      </w:r>
    </w:p>
    <w:p w14:paraId="288625ED"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III  THE COMMITTEE</w:t>
      </w:r>
    </w:p>
    <w:p w14:paraId="3D69CBB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It is the intent of the Settlor to provide herein for a self-perpetuating Committee, which shall consist at all times of not less than </w:t>
      </w:r>
      <w:r>
        <w:rPr>
          <w:rStyle w:val="pxfinstr"/>
          <w:i/>
          <w:iCs/>
        </w:rPr>
        <w:t>[number of individuals]</w:t>
      </w:r>
      <w:r>
        <w:t xml:space="preserve"> individuals.</w:t>
      </w:r>
    </w:p>
    <w:p w14:paraId="1EB9046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The original members of the Committee shall be </w:t>
      </w:r>
      <w:r>
        <w:rPr>
          <w:rStyle w:val="pxfinstr"/>
          <w:i/>
          <w:iCs/>
        </w:rPr>
        <w:t>[names of original members]</w:t>
      </w:r>
      <w:r>
        <w:t>.</w:t>
      </w:r>
    </w:p>
    <w:p w14:paraId="3AEB6E0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At any time and times during his or her lifetime, the Settlor shall have the right, without the consent of the other then members of the Committee: (1) to appoint a new member in addition to the other then members of the Committee; (2) to appoint a new member to fill any vacancy in the Committee; and (3) to discharge any member of the Committee.</w:t>
      </w:r>
    </w:p>
    <w:p w14:paraId="74E84D9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At any time and times, a majority of the then members of the Committee shall have the right: (1) to appoint a new member in addition to the other then members of the Committee; (2) to appoint a new member to fill any vacancy in the Committee; and (3) to discharge any member of the Committee. However, the Settlor must consent to any such appointment or discharge made during the lifetime of the Settlor.</w:t>
      </w:r>
    </w:p>
    <w:p w14:paraId="0EF4A3C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Regardless of the existence of any vacancy, the Committee may act as long as there shall be in office at least </w:t>
      </w:r>
      <w:r>
        <w:rPr>
          <w:rStyle w:val="pxfinstr"/>
          <w:i/>
          <w:iCs/>
        </w:rPr>
        <w:t>[number of members]</w:t>
      </w:r>
      <w:r>
        <w:t xml:space="preserve"> members. If, at any time and for any reason or no reason, the Committee consists of less than </w:t>
      </w:r>
      <w:r>
        <w:rPr>
          <w:rStyle w:val="pxfinstr"/>
          <w:i/>
          <w:iCs/>
        </w:rPr>
        <w:t>[number of members]</w:t>
      </w:r>
      <w:r>
        <w:t xml:space="preserve"> members for a period of </w:t>
      </w:r>
      <w:r>
        <w:rPr>
          <w:rStyle w:val="pxfinstr"/>
          <w:i/>
          <w:iCs/>
        </w:rPr>
        <w:t>[number of days]</w:t>
      </w:r>
      <w:r>
        <w:t xml:space="preserve"> days, the Trustee shall appoint a new member or members to fill the vacancy or vacancies so that the Committee shall consist of </w:t>
      </w:r>
      <w:r>
        <w:rPr>
          <w:rStyle w:val="pxfinstr"/>
          <w:i/>
          <w:iCs/>
        </w:rPr>
        <w:t>[number of members]</w:t>
      </w:r>
      <w:r>
        <w:t xml:space="preserve"> members, and such appointment or appointments by the Trustee may be made without the consent of either the Settlor or any other then member of the Committee, provided that the Trustee shall give the Settlor at least 45-days prior written notice of the intention to fill any vacancy among the Committee hereunder so as to enable the Settlor to make an appointment or appointments to raise the number of members of the Committee to </w:t>
      </w:r>
      <w:r>
        <w:rPr>
          <w:rStyle w:val="pxfinstr"/>
          <w:i/>
          <w:iCs/>
        </w:rPr>
        <w:t>[number of members]</w:t>
      </w:r>
      <w:r>
        <w:t xml:space="preserve"> members. Upon the Settlor's appointment of new members pursuant to the preceding sentence, the Trustee's power to fill any vacancy prior to its notice to Settlor shall cease with respect to the vacancies existing prior to such written notice by the Trustee. The Trustee shall not make any appointments of new members during the Settlor's lifetime prior to the expiration of the 45-day period contemplated by the preceding sentence.</w:t>
      </w:r>
    </w:p>
    <w:p w14:paraId="5A3B8C3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If a member of the Committee is discharged under the prior provisions of this ARTICLE III, he or she shall not be entitled to ask for or receive any reason for his or her discharge or any prior notice of his or her discharge.</w:t>
      </w:r>
    </w:p>
    <w:p w14:paraId="397EF70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The Committee shall have the specific powers hereinafter granted and shall also have all other powers necessary or advisable to carry out the functions contemplated for the Committee hereunder in discharging the purposes of the Trust.</w:t>
      </w:r>
    </w:p>
    <w:p w14:paraId="56D82B6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On all matters and questions, a decision of the majority of the then members of the Committee shall govern and control, except as otherwise expressly provided herein to the contrary.</w:t>
      </w:r>
    </w:p>
    <w:p w14:paraId="3E05D00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If any written instrument is required to be signed or if any action is required to be taken by or on behalf of the Committee, such written instrument may be signed and such action may be taken on behalf of the Committee by any person or persons authorized by all members of the Committee to sign such written instrument or to take such action on its behalf. Any such authorized person need not be a member of the Committee.</w:t>
      </w:r>
    </w:p>
    <w:p w14:paraId="000B876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No bond or other security shall be required of any member of the Committee. No fee or other compensation shall be paid to any member of the Committee for his or her services as such member.</w:t>
      </w:r>
    </w:p>
    <w:p w14:paraId="5557080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The Committee may use the name of </w:t>
      </w:r>
      <w:r>
        <w:rPr>
          <w:rStyle w:val="pxfinstr"/>
          <w:i/>
          <w:iCs/>
        </w:rPr>
        <w:t>[name of foundation committee]</w:t>
      </w:r>
      <w:r>
        <w:t xml:space="preserve"> or any other name which the Committee may elect to use at any time or times.</w:t>
      </w:r>
    </w:p>
    <w:p w14:paraId="06DB2367"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IV  DONATIONS TO THE TRUST</w:t>
      </w:r>
    </w:p>
    <w:p w14:paraId="1FE9CC0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Donations to the Trust may be made by the Settlor. Without undertaking any legal obligation thereby, it is the expressed intention of the Settlor to make such donations from time to time.</w:t>
      </w:r>
    </w:p>
    <w:p w14:paraId="67452FC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Donations to the Trust may also be made by any person or party other than the Settlor, but expressly subject to the condition that the Trustee may refuse to accept as a donation from the Settlor or from any such other person or party any item of property of a type which the Trustee, in its sole and uncontrolled discretion, deems inadvisable or improper to accept.</w:t>
      </w:r>
    </w:p>
    <w:p w14:paraId="64472CE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Each donation to the Trust shall be made by paying or transferring or otherwise delivering to the Trustee the item or items of property representing such donation.</w:t>
      </w:r>
    </w:p>
    <w:p w14:paraId="19926F9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Any donation to the Trust may be in the form of cash, in the form of any type of check or any type of other instrument for the payment of money, or in the form of any type of security or other property.</w:t>
      </w:r>
    </w:p>
    <w:p w14:paraId="21CEB265"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V  THE TRUST FUND</w:t>
      </w:r>
    </w:p>
    <w:p w14:paraId="119E805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Subject to the right of refusal conferred by ARTICLE IV, the Trustee shall receive each donation paid or transferred or otherwise delivered to the Trustee by the Settlor and by any person or party other than the Settlor.</w:t>
      </w:r>
    </w:p>
    <w:p w14:paraId="08AD830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All such donations so received by the Trustee, together with all income therefrom and thereon, is hereinafter referred to as the </w:t>
      </w:r>
      <w:r>
        <w:rPr>
          <w:vanish/>
        </w:rPr>
        <w:t>&amp;ldquo;</w:t>
      </w:r>
      <w:r>
        <w:rPr>
          <w:rStyle w:val="pxvis"/>
          <w:rFonts w:ascii="Times NewRoman" w:hAnsi="Times NewRoman"/>
          <w:b w:val="0"/>
          <w:sz w:val="24"/>
        </w:rPr>
        <w:t>“</w:t>
      </w:r>
      <w:r>
        <w:t>Trust Fund.</w:t>
      </w:r>
      <w:r>
        <w:rPr>
          <w:vanish/>
        </w:rPr>
        <w:t>&amp;rdquo;</w:t>
      </w:r>
      <w:r>
        <w:rPr>
          <w:rStyle w:val="pxvis"/>
          <w:rFonts w:ascii="Times NewRoman" w:hAnsi="Times NewRoman"/>
          <w:b w:val="0"/>
          <w:sz w:val="24"/>
        </w:rPr>
        <w:t>”</w:t>
      </w:r>
    </w:p>
    <w:p w14:paraId="0388C16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The Trustee shall receive, hold, manage, and administer the Trust Fund for the exclusive purposes hereinafter set forth and in accordance with the terms and conditions hereinafter prescribed.</w:t>
      </w:r>
    </w:p>
    <w:p w14:paraId="3070F4D9"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VI  EXCLUSIVE PURPOSES OF TRUST AND TRUST FUND</w:t>
      </w:r>
    </w:p>
    <w:p w14:paraId="786DED8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The Trust is created and shall exist and shall be operated exclusively for religious, charitable, scientific, literary, or educational purposes or for the prevention of cruelty to children or animals within the United States of America, and no part of the net earnings or principal of the Trust shall inure to the benefit of any contributor (including the Settlor) to the Trust Fund, member of the Committee or Trustee except that the Trustee shall be entitled to reasonable compensation as such; in addition, no part of the activities of the Trust shall consist of carrying on propaganda or otherwise attempting to influence legislation.</w:t>
      </w:r>
    </w:p>
    <w:p w14:paraId="2C3EB6A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The Trust Fund (other than such part as may be required to pay taxes and administration expenses) shall exist and shall be held, administered, and distributed exclusively for religious, charitable, scientific, literary, or educational purposes or for the prevention of cruelty to children or animals within the United States of America, and no part of the net earnings of the Trust Fund shall inure to the benefit of any contributor (including the Settlor) to the Trust Fund, member of the Committee or Trustee except that the Trustee shall be entitled to reasonable compensation as such, and no part of the activities of the Trust Fund shall consist of carrying on propaganda or otherwise attempting to influence legislation.</w:t>
      </w:r>
    </w:p>
    <w:p w14:paraId="7CF0FCC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It is the expressed intention of the Settlor that at all times the Trust and the Trust Fund shall be tax exempt and that at all times all donations to the Trust and Trust Fund shall be deductible from the taxable income of the donating party to the extent allowed by law.</w:t>
      </w:r>
    </w:p>
    <w:p w14:paraId="441D4FC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Neither the Trustee nor the Committee shall have any power or authority to take or omit any action or proceeding that would: (a) deprive the Trust or Trust Fund of tax exemption or otherwise constitute a prohibited transaction under the provisions of the Internal Revenue Code of 1986; (b) attract any excise tax under the Internal Revenue Code of 1986 (other than under Section 4940); or (c) result in any tax under </w:t>
      </w:r>
      <w:r>
        <w:rPr>
          <w:rStyle w:val="pxst"/>
          <w:color w:val="FF0000"/>
          <w:sz w:val="20"/>
          <w:szCs w:val="20"/>
          <w:vertAlign w:val="superscript"/>
        </w:rPr>
        <w:t>►</w:t>
      </w:r>
      <w:r>
        <w:rPr>
          <w:rStyle w:val="pxst"/>
        </w:rPr>
        <w:fldChar w:fldCharType="begin"/>
      </w:r>
      <w:r>
        <w:rPr>
          <w:rStyle w:val="pxst"/>
        </w:rPr>
        <w:instrText>st.ref.id="I09ME7H"</w:instrText>
      </w:r>
      <w:r>
        <w:rPr>
          <w:rStyle w:val="pxst"/>
        </w:rPr>
        <w:fldChar w:fldCharType="end"/>
      </w:r>
      <w:r>
        <w:rPr>
          <w:rStyle w:val="pxst"/>
        </w:rPr>
        <w:t>Section 507 of the Internal Revenue Code of 1986</w:t>
      </w:r>
      <w:r>
        <w:t>. All reference to the Internal Revenue Code of 1986 or any section thereof shall be to such Code or section, as amended from time to time, or to corresponding internal revenue laws of the United States or corresponding provisions thereof.</w:t>
      </w:r>
    </w:p>
    <w:p w14:paraId="338A7337"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VII  PAYMENTS FROM THE TRUST FUND</w:t>
      </w:r>
    </w:p>
    <w:p w14:paraId="6172CA5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Except only as hereinafter expressly provided to the contrary, the Trustee shall make payments of and from the Trust Fund only upon and in accordance with the written directions of the Committee and only in such manner and at such times and in such amounts and to such persons or parties as may be specified in such written directions of the Committee, which directions shall comply with all the requirements of ARTICLE VII of this Agreement.</w:t>
      </w:r>
    </w:p>
    <w:p w14:paraId="0BCA3345"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VIII  ADMINISTRATIVE POWERS</w:t>
      </w:r>
    </w:p>
    <w:p w14:paraId="671D9D9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The Trustee shall have the following powers and authorities in the administration of the Trust Fund, to wit:</w:t>
      </w:r>
    </w:p>
    <w:p w14:paraId="76341E58" w14:textId="77777777" w:rsidR="004E0EBB" w:rsidRDefault="004E0EBB">
      <w:pPr>
        <w:pStyle w:val="pxformfl"/>
        <w:ind w:left="500"/>
      </w:pPr>
      <w:r>
        <w:t xml:space="preserve"> </w:t>
      </w:r>
    </w:p>
    <w:p w14:paraId="487D0A68"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(1). </w:t>
      </w:r>
    </w:p>
    <w:p w14:paraId="00051C1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To invest and reinvest the Trust Fund by way of purchase or subscription or exchange or otherwise in any securities or other property and to retain in the Trust Fund any securities or other property, without regard to the proportion that any one item or any one type of such securities or other property may bear to the total principal of the Trust Fund at any time, subject, however, always to the directions of ARTICLE VI of this Agreement.</w:t>
      </w:r>
    </w:p>
    <w:p w14:paraId="5F144054"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(2). </w:t>
      </w:r>
    </w:p>
    <w:p w14:paraId="26F4AE6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To sell for cash or on credit, convert, redeem, exchange, or otherwise dispose of any securities or other property at any time held by the Trustee.</w:t>
      </w:r>
    </w:p>
    <w:p w14:paraId="13D3B5F5"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(3). </w:t>
      </w:r>
    </w:p>
    <w:p w14:paraId="3BF83A3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To exercise any conversion privilege and/or subscription right available in connection with any securities or other property held by it at any time.</w:t>
      </w:r>
    </w:p>
    <w:p w14:paraId="3CDF25E1"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(4). </w:t>
      </w:r>
    </w:p>
    <w:p w14:paraId="57BCFBE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To consent to the reorganization, consolidation, merger, or readjustment of the finances of any corporation, company, or association any of the securities of which may be held by it; to consent to the sale, mortgage, pledge, or lease of the property of any corporation, company, or association any of the securities of which may be held by it; to do any act with reference to or in connection with any of the foregoing that it may deem to be necessary or advisable, including the exercise of options, the making of agreements or subscriptions, and the holding and retaining of any securities or other property that it may acquire as a result of any of the foregoing.</w:t>
      </w:r>
    </w:p>
    <w:p w14:paraId="0818E4F4"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(5). </w:t>
      </w:r>
    </w:p>
    <w:p w14:paraId="3E1406C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To settle, compromise, or submit to arbitration any claims, debts, or damages due and owing to or from the Trust Fund and to commence or defend suits or legal proceedings and to represent the Trust in all suits and legal proceedings.</w:t>
      </w:r>
    </w:p>
    <w:p w14:paraId="21560672"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(6). </w:t>
      </w:r>
    </w:p>
    <w:p w14:paraId="7C4215A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To vote personally or by general or limited proxy any securities or other property held by it at any time and to exercise, personally or by general or limited power of attorney, any right appurtenant to any securities or other property held by it at any time.</w:t>
      </w:r>
    </w:p>
    <w:p w14:paraId="0E46C55A"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(7). </w:t>
      </w:r>
    </w:p>
    <w:p w14:paraId="4C0DBB0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To keep in cash at any time and times any part or all of the Trust Fund without payment of any interest thereon.</w:t>
      </w:r>
    </w:p>
    <w:p w14:paraId="45CCD143"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(8). </w:t>
      </w:r>
    </w:p>
    <w:p w14:paraId="5D84C96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To employ suitable agents and counsel and to pay their reasonable expenses and compensation from the Trust Fund.</w:t>
      </w:r>
    </w:p>
    <w:p w14:paraId="4A2EB0D5"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(9). </w:t>
      </w:r>
    </w:p>
    <w:p w14:paraId="7C42BB5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To register any securities or other property held by it at any time in its own name or in the name of a nominee with or without the addition of words, indicating that such securities or other property are held in a fiduciary capacity except as may otherwise be required by law, and to hold in bearer form any securities or other property held by it at any time so that the same will pass by delivery.</w:t>
      </w:r>
    </w:p>
    <w:p w14:paraId="271AAC6A" w14:textId="77777777" w:rsidR="004E0EBB" w:rsidRDefault="004E0EBB">
      <w:pPr>
        <w:pStyle w:val="pxformfin"/>
      </w:pPr>
      <w:r>
        <w:rPr>
          <w:color w:val="FF0000"/>
          <w:sz w:val="20"/>
          <w:szCs w:val="20"/>
          <w:vertAlign w:val="superscript"/>
        </w:rPr>
        <w:t>►</w:t>
      </w:r>
      <w:r>
        <w:fldChar w:fldCharType="begin"/>
      </w:r>
      <w:r>
        <w:instrText>fi.lvl="3"</w:instrText>
      </w:r>
      <w:r>
        <w:fldChar w:fldCharType="end"/>
      </w:r>
      <w:r>
        <w:t xml:space="preserve">(10). </w:t>
      </w:r>
    </w:p>
    <w:p w14:paraId="455518E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To make and execute and deliver, as Trustee, any and all instruments in writing necessary or proper for the accomplishment of any of the foregoing powers.</w:t>
      </w:r>
    </w:p>
    <w:p w14:paraId="6CA83651"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IX  DEFINITION OF SECURITIES OR OTHER PROPERTY</w:t>
      </w:r>
    </w:p>
    <w:p w14:paraId="0C38C5A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Wherever used in this Agreement, the words </w:t>
      </w:r>
      <w:r>
        <w:rPr>
          <w:vanish/>
        </w:rPr>
        <w:t>&amp;ldquo;</w:t>
      </w:r>
      <w:r>
        <w:rPr>
          <w:rStyle w:val="pxvis"/>
          <w:rFonts w:ascii="Times NewRoman" w:hAnsi="Times NewRoman"/>
          <w:b w:val="0"/>
          <w:sz w:val="24"/>
        </w:rPr>
        <w:t>“</w:t>
      </w:r>
      <w:r>
        <w:t>securities or other property</w:t>
      </w:r>
      <w:r>
        <w:rPr>
          <w:vanish/>
        </w:rPr>
        <w:t>&amp;rdquo;</w:t>
      </w:r>
      <w:r>
        <w:rPr>
          <w:rStyle w:val="pxvis"/>
          <w:rFonts w:ascii="Times NewRoman" w:hAnsi="Times NewRoman"/>
          <w:b w:val="0"/>
          <w:sz w:val="24"/>
        </w:rPr>
        <w:t>”</w:t>
      </w:r>
      <w:r>
        <w:t xml:space="preserve"> are hereby defined to mean and refer to all types or classes of any real property, personal property, common stocks, preferred stocks, capital stocks, notes, bonds, debentures, mortgages, evidences of indebtedness, evidences of ownership, life insurance policies, endowment policies, and annuity policies, regardless of whether or not any of the same are of the character authorized as legal investments for a Trustee under any laws applicable to the Trust or Trust Fund or the Trustee.</w:t>
      </w:r>
    </w:p>
    <w:p w14:paraId="79044840"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X  ACCOUNTINGS OF TRUSTEE</w:t>
      </w:r>
    </w:p>
    <w:p w14:paraId="3454A74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From time to time, the Trustee shall render accounts of its transactions to the Committee, but the Trustee shall not be required to account more than once a year. The Committee may approve such accounts by an instrument in writing delivered to the Trustee. In the absence of the filing in writing with the Trustee by the Committee of exceptions or objections to any such account within </w:t>
      </w:r>
      <w:r>
        <w:rPr>
          <w:rStyle w:val="pxfinstr"/>
          <w:i/>
          <w:iCs/>
        </w:rPr>
        <w:t>[number of days]</w:t>
      </w:r>
      <w:r>
        <w:t xml:space="preserve"> days after the date the same was rendered, the Committee shall be deemed to have approved such account. Upon the approval of any such account by the Committee, whether such approval be in writing or as set forth in the next preceding sentence, the Trustee shall be released and relieved and discharged with respect to all matters and things set forth in such account with the same force and effect as though such account had been settled by the decree of a court of competent jurisdiction. Except as otherwise provided by law, no person or party other than the Committee may require any such accounting by the Trustee.</w:t>
      </w:r>
    </w:p>
    <w:p w14:paraId="2EA1209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The Trustee may initiate at any time any action or proceedings for the settlement of its accounts or for the determination of any question of construction that may arise. In such event, except as otherwise provided by law, the only necessary parties to any such action or proceedings shall be the Committee, except that the Trustee, if it so elects, may name as parties any other person, party, or governmental authority.</w:t>
      </w:r>
    </w:p>
    <w:p w14:paraId="766BE844"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XI  TRUST AND TRUST FUND IRREVOCABLE</w:t>
      </w:r>
    </w:p>
    <w:p w14:paraId="24BA676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This agreement and the Trust and the Trust Fund shall be and shall remain irrevocable, and the Settlor shall not have the right at any time to revoke this Agreement or the Trust Fund.</w:t>
      </w:r>
    </w:p>
    <w:p w14:paraId="1E1C8C4B"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XII  AMENDMENTS TO TRUST</w:t>
      </w:r>
    </w:p>
    <w:p w14:paraId="483ED87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This Agreement may be amended at any time and times only: (a) by the Settlor during his or her lifetime; and (b) by the Committee after the death of the Settlor. However, no such amendment shall permit any part of the Trust Fund to be held or administered or distributed for any purposes other than the exclusive purposes set forth in ARTICLE VI hereof, and no such amendment shall effect or result in a revocation or termination of this Agreement or of the Trust, the Trust Fund, or any part thereof.</w:t>
      </w:r>
    </w:p>
    <w:p w14:paraId="2E03F29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An amendment shall be by a written instrument delivered to the Trustee and signed by the Settlor during his or her lifetime or by the survivor of him or her during his or her lifetime or by the Committee after the death of the Settlor. The signature of the Trustee shall not be required unless the amendment increases its duties or obligations or changes its compensation.</w:t>
      </w:r>
    </w:p>
    <w:p w14:paraId="687DCFF6"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XIII  GOVERNING LAW</w:t>
      </w:r>
    </w:p>
    <w:p w14:paraId="3D9FF30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This Agreement and the Trust and Trust Fund shall be construed, regulated, and administered under the laws of the State of New York. All donations to the Trust shall be deemed to take place in the State of New York. The Trustee shall be liable to account only in the courts of the State of New York.</w:t>
      </w:r>
    </w:p>
    <w:p w14:paraId="3C3BF5AA"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XIV  ADDITIONAL AND SUCCESSOR TRUSTEES</w:t>
      </w:r>
    </w:p>
    <w:p w14:paraId="634C609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At any time and times, the Committee may appoint one or more individuals or corporation to act as Trustee or Trustees hereunder with and in addition to the then acting Trustee or Trustees, provided, however, that only one bank or trust company shall be acting as corporate Trustee hereunder at any one time.</w:t>
      </w:r>
    </w:p>
    <w:p w14:paraId="04222E9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At any time and times, any Trustee then acting hereunder may resign or may be removed by the Committee, and any individual acting as Trustee hereunder shall automatically cease to be a Trustee upon the event of his or her death. If the resigning or removed or deceased Trustee is the sole Trustee then acting hereunder, the Committee is directed to appoint one or more individuals and/or corporations to act as successor Trustee or Trustees hereunder.</w:t>
      </w:r>
    </w:p>
    <w:p w14:paraId="2E611C8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Any Trustee who has resigned or who has been removed by the Committee shall transfer and deliver the Trust Fund or any part thereof in its possession to the then remaining Trustee or Trustees or, if none, to its successor Trustee or Trustees.</w:t>
      </w:r>
    </w:p>
    <w:p w14:paraId="5E8F8B0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There shall at all times be one corporate Trustee acting hereunder.</w:t>
      </w:r>
    </w:p>
    <w:p w14:paraId="43D589A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The appointment of any additional Trustee or any successor Trustee and the resignation or removal of any Trustee shall be by an instrument in writing satisfactory to both such Trustee and the Committee.</w:t>
      </w:r>
    </w:p>
    <w:p w14:paraId="720E73A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When more than one Trustee is acting hereunder, all such Trustees shall jointly have the same powers and duties as those conferred upon the original Trustee named in this Agreement, and, on all matters and questions, the decision of a majority of the then Trustees shall govern and control.</w:t>
      </w:r>
    </w:p>
    <w:p w14:paraId="2F78B3E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When more than one Trustee is acting hereunder, the words </w:t>
      </w:r>
      <w:r>
        <w:rPr>
          <w:vanish/>
        </w:rPr>
        <w:t>&amp;ldquo;</w:t>
      </w:r>
      <w:r>
        <w:rPr>
          <w:rStyle w:val="pxvis"/>
          <w:rFonts w:ascii="Times NewRoman" w:hAnsi="Times NewRoman"/>
          <w:b w:val="0"/>
          <w:sz w:val="24"/>
        </w:rPr>
        <w:t>“</w:t>
      </w:r>
      <w:r>
        <w:t>Trustee</w:t>
      </w:r>
      <w:r>
        <w:rPr>
          <w:vanish/>
        </w:rPr>
        <w:t>&amp;rdquo;</w:t>
      </w:r>
      <w:r>
        <w:rPr>
          <w:rStyle w:val="pxvis"/>
          <w:rFonts w:ascii="Times NewRoman" w:hAnsi="Times NewRoman"/>
          <w:b w:val="0"/>
          <w:sz w:val="24"/>
        </w:rPr>
        <w:t>”</w:t>
      </w:r>
      <w:r>
        <w:t xml:space="preserve"> and </w:t>
      </w:r>
      <w:r>
        <w:rPr>
          <w:vanish/>
        </w:rPr>
        <w:t>&amp;ldquo;</w:t>
      </w:r>
      <w:r>
        <w:rPr>
          <w:rStyle w:val="pxvis"/>
          <w:rFonts w:ascii="Times NewRoman" w:hAnsi="Times NewRoman"/>
          <w:b w:val="0"/>
          <w:sz w:val="24"/>
        </w:rPr>
        <w:t>“</w:t>
      </w:r>
      <w:r>
        <w:t>Trustees</w:t>
      </w:r>
      <w:r>
        <w:rPr>
          <w:vanish/>
        </w:rPr>
        <w:t>&amp;rdquo;</w:t>
      </w:r>
      <w:r>
        <w:rPr>
          <w:rStyle w:val="pxvis"/>
          <w:rFonts w:ascii="Times NewRoman" w:hAnsi="Times NewRoman"/>
          <w:b w:val="0"/>
          <w:sz w:val="24"/>
        </w:rPr>
        <w:t>”</w:t>
      </w:r>
      <w:r>
        <w:t xml:space="preserve"> shall be read and interpreted in the plural so as to refer to all such Trustees.</w:t>
      </w:r>
    </w:p>
    <w:p w14:paraId="449A68BA"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XV  TRUSTEE BOND AND COMPENSATION</w:t>
      </w:r>
    </w:p>
    <w:p w14:paraId="72B0902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No bond or other security shall be required of any Trustee hereunder, whether original, additional, or successor, for the faithful performance of its or </w:t>
      </w:r>
      <w:r>
        <w:rPr>
          <w:rStyle w:val="pxfinstr"/>
          <w:i/>
          <w:iCs/>
        </w:rPr>
        <w:t>[his/her/their]</w:t>
      </w:r>
      <w:r>
        <w:t xml:space="preserve"> duties in any jurisdiction.</w:t>
      </w:r>
    </w:p>
    <w:p w14:paraId="7A97B15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Any Corporate Trustee shall be paid such reasonable compensation as shall be agreed upon from time to time by the Committee and the Trustee. Such compensation and all expenses of administration, including counsel fees, shall be paid to and withdrawn by the Trustee from and out of the Trust Fund. No individual Trustee shall be entitled to any compensation as such.</w:t>
      </w:r>
    </w:p>
    <w:p w14:paraId="287B29D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Subject to the provisions of ARTICLE VI, the Trustee shall charge against and withdraw and pay from the Trust Fund all real and personal property taxes, income taxes, and other taxes of any and all kinds levied or assessed under existing or future laws of the United States of America or any state or jurisdiction thereof upon or in respect to the Trust Fund or any securities or other property forming a part of the Trust Fund.</w:t>
      </w:r>
    </w:p>
    <w:p w14:paraId="1801628B" w14:textId="77777777" w:rsidR="004E0EBB" w:rsidRDefault="004E0EBB">
      <w:pPr>
        <w:pStyle w:val="pxformfihac"/>
        <w:spacing w:before="180"/>
        <w:jc w:val="center"/>
      </w:pPr>
      <w:r>
        <w:rPr>
          <w:color w:val="FF0000"/>
          <w:sz w:val="20"/>
          <w:szCs w:val="20"/>
          <w:vertAlign w:val="superscript"/>
        </w:rPr>
        <w:t>►</w:t>
      </w:r>
      <w:r>
        <w:fldChar w:fldCharType="begin"/>
      </w:r>
      <w:r>
        <w:instrText>fi.lvl="2"</w:instrText>
      </w:r>
      <w:r>
        <w:fldChar w:fldCharType="end"/>
      </w:r>
      <w:r>
        <w:t>ARTICLE XVI  TRUSTEE LIABILITY</w:t>
      </w:r>
    </w:p>
    <w:p w14:paraId="082E39E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The Trustee shall not be liable hereunder for any matter or thing, except only for its own negligence or willful misconduct.</w:t>
      </w:r>
    </w:p>
    <w:p w14:paraId="706F15D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This Agreement shall be executed in </w:t>
      </w:r>
      <w:r>
        <w:rPr>
          <w:rStyle w:val="pxfinstr"/>
          <w:i/>
          <w:iCs/>
        </w:rPr>
        <w:t>[number of original counterparts]</w:t>
      </w:r>
      <w:r>
        <w:t xml:space="preserve"> counterparts, each one of which shall be deemed to be the original regardless of whether or not the others are produced.</w:t>
      </w:r>
    </w:p>
    <w:p w14:paraId="70A7017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In Witnesseth Whereof the Settlor has affixed his or her hand and seal on or as of the day and year first above written, and the Trustee has caused these presents to be executed by its duly authorized officer or officers and its corporate seal to be hereunto affixed on or as of the day and year first above written.</w:t>
      </w:r>
    </w:p>
    <w:p w14:paraId="51F15E25"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3B598C5"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settlor]</w:t>
      </w:r>
    </w:p>
    <w:p w14:paraId="58B2838C"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536D84B9" w14:textId="77777777" w:rsidR="004E0EBB" w:rsidRDefault="004E0EBB">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[Seal]</w:t>
      </w:r>
    </w:p>
    <w:p w14:paraId="2B899882"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trustee]</w:t>
      </w:r>
    </w:p>
    <w:p w14:paraId="58AC6AE6"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698DD1D1"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00B73E15" w14:textId="77777777" w:rsidR="004E0EBB" w:rsidRDefault="004E0EBB">
      <w:pPr>
        <w:pStyle w:val="pxformattach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president]</w:t>
      </w:r>
    </w:p>
    <w:p w14:paraId="10D56879"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President</w:t>
      </w:r>
    </w:p>
    <w:p w14:paraId="6615B050"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6919E7E8"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21E29496"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0C6B0826" w14:textId="77777777" w:rsidR="004E0EBB" w:rsidRDefault="004E0EBB">
      <w:pPr>
        <w:pStyle w:val="pxformattach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0124627D" w14:textId="77777777" w:rsidR="004E0EBB" w:rsidRDefault="004E0EBB">
      <w:pPr>
        <w:pStyle w:val="pxformattach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6BE3103A" w14:textId="77777777" w:rsidR="004E0EBB" w:rsidRDefault="004E0EBB">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[Acknowledgments]</w:t>
      </w:r>
    </w:p>
    <w:p w14:paraId="00F27178" w14:textId="77777777" w:rsidR="004E0EBB" w:rsidRDefault="004E0EBB">
      <w:pPr>
        <w:pStyle w:val="pxformnotes"/>
        <w:jc w:val="center"/>
        <w:rPr>
          <w:sz w:val="24"/>
          <w:szCs w:val="24"/>
        </w:rPr>
      </w:pPr>
      <w:r>
        <w:rPr>
          <w:rStyle w:val="pxvis"/>
          <w:rFonts w:cs="Arial"/>
          <w:bCs/>
          <w:szCs w:val="28"/>
        </w:rPr>
        <w:t>Notes to Form</w:t>
      </w:r>
    </w:p>
    <w:p w14:paraId="6FF7B2ED" w14:textId="77777777" w:rsidR="004E0EBB" w:rsidRDefault="004E0EBB">
      <w:pPr>
        <w:pStyle w:val="pxformnotes"/>
        <w:rPr>
          <w:sz w:val="24"/>
          <w:szCs w:val="24"/>
        </w:rPr>
      </w:pPr>
    </w:p>
    <w:p w14:paraId="0C981FFE" w14:textId="77777777" w:rsidR="004E0EBB" w:rsidRDefault="004E0EBB">
      <w:pPr>
        <w:pStyle w:val="pxformnote"/>
        <w:spacing w:before="180"/>
      </w:pPr>
    </w:p>
    <w:p w14:paraId="431015E3" w14:textId="77777777" w:rsidR="004E0EBB" w:rsidDel="003A6D09" w:rsidRDefault="004E0EBB">
      <w:pPr>
        <w:pStyle w:val="pxformp"/>
        <w:rPr>
          <w:del w:id="1619" w:author="Cara Cardinale" w:date="2025-02-19T19:59:00Z"/>
        </w:rPr>
      </w:pPr>
      <w:del w:id="1620" w:author="Cara Cardinale" w:date="2025-02-19T19:59:00Z">
        <w:r w:rsidDel="003A6D09">
          <w:delText xml:space="preserve"> </w:delText>
        </w:r>
        <w:r w:rsidDel="003A6D09">
          <w:rPr>
            <w:rStyle w:val="pxvis"/>
            <w:rFonts w:ascii="Times NewRoman" w:hAnsi="Times NewRoman"/>
            <w:b w:val="0"/>
            <w:sz w:val="24"/>
          </w:rPr>
          <w:tab/>
        </w:r>
        <w:r w:rsidDel="003A6D09">
          <w:rPr>
            <w:color w:val="FF0000"/>
            <w:sz w:val="20"/>
            <w:szCs w:val="20"/>
            <w:vertAlign w:val="superscript"/>
          </w:rPr>
          <w:delText>►</w:delText>
        </w:r>
        <w:r w:rsidDel="003A6D09">
          <w:fldChar w:fldCharType="begin"/>
        </w:r>
        <w:r w:rsidDel="003A6D09">
          <w:delInstrText>p.ct.id="f477b8b0b92511efa86bc22ba615bad8|83|31:81"</w:delInstrText>
        </w:r>
        <w:r w:rsidDel="003A6D09">
          <w:fldChar w:fldCharType="end"/>
        </w:r>
        <w:r w:rsidDel="003A6D09">
          <w:delText xml:space="preserve">An Office of Attorney General's (OAG) subpoena duces tecum did not impermissibly infringe on First Amendment associational rights; anonymity of contributors would not be sacrificed where both the OAG and the court agreed to a confidentiality agreement. </w:delText>
        </w:r>
        <w:r w:rsidDel="003A6D09">
          <w:rPr>
            <w:rStyle w:val="pxcc"/>
            <w:color w:val="FF0000"/>
            <w:sz w:val="20"/>
            <w:szCs w:val="20"/>
            <w:vertAlign w:val="superscript"/>
          </w:rPr>
          <w:delText>►</w:delText>
        </w:r>
        <w:r w:rsidDel="003A6D09">
          <w:rPr>
            <w:rStyle w:val="pxcc"/>
          </w:rPr>
          <w:fldChar w:fldCharType="begin"/>
        </w:r>
        <w:r w:rsidDel="003A6D09">
          <w:rPr>
            <w:rStyle w:val="pxcc"/>
          </w:rPr>
          <w:delInstrText>cc.ref.id="I02OJGE"</w:delInstrText>
        </w:r>
        <w:r w:rsidDel="003A6D09">
          <w:rPr>
            <w:rStyle w:val="pxcc"/>
          </w:rPr>
          <w:fldChar w:fldCharType="end"/>
        </w:r>
        <w:r w:rsidDel="003A6D09">
          <w:rPr>
            <w:rStyle w:val="pxcc"/>
          </w:rPr>
          <w:delText>People by James v. VDARE Foundation, Inc., 224 A.D.3d 516, 205 N.Y.S.3d 348 (1st Dep't 2024), appeal dismissed, 41 N.Y.3d 1009, 213 N.Y.S.3d 752, 237 N.E.3d 818 (2024)</w:delText>
        </w:r>
        <w:r w:rsidDel="003A6D09">
          <w:delText>.</w:delText>
        </w:r>
      </w:del>
    </w:p>
    <w:p w14:paraId="5B246B4C" w14:textId="77777777" w:rsidR="004E0EBB" w:rsidRDefault="004E0EBB">
      <w:pPr>
        <w:pStyle w:val="pxformnote"/>
        <w:spacing w:before="180"/>
      </w:pPr>
      <w:del w:id="1621" w:author="Cara Cardinale" w:date="2025-02-08T22:58:00Z">
        <w:r w:rsidDel="00F74B46">
          <w:delText>Drafter's Note</w:delText>
        </w:r>
      </w:del>
      <w:r>
        <w:t xml:space="preserve"> </w:t>
      </w:r>
    </w:p>
    <w:p w14:paraId="1F35278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 xml:space="preserve">This agreement will create a private foundation under </w:t>
      </w:r>
      <w:r>
        <w:rPr>
          <w:rStyle w:val="pxst"/>
          <w:color w:val="FF0000"/>
          <w:sz w:val="20"/>
          <w:szCs w:val="20"/>
          <w:vertAlign w:val="superscript"/>
        </w:rPr>
        <w:t>►</w:t>
      </w:r>
      <w:r>
        <w:rPr>
          <w:rStyle w:val="pxst"/>
        </w:rPr>
        <w:fldChar w:fldCharType="begin"/>
      </w:r>
      <w:r>
        <w:rPr>
          <w:rStyle w:val="pxst"/>
        </w:rPr>
        <w:instrText>st.ref.id="I09ME8R"</w:instrText>
      </w:r>
      <w:r>
        <w:rPr>
          <w:rStyle w:val="pxst"/>
        </w:rPr>
        <w:fldChar w:fldCharType="end"/>
      </w:r>
      <w:r>
        <w:rPr>
          <w:rStyle w:val="pxst"/>
        </w:rPr>
        <w:t>Section 509 of the Internal Revenue Code</w:t>
      </w:r>
      <w:r>
        <w:t xml:space="preserve"> with attendant 2</w:t>
      </w:r>
      <w:r>
        <w:rPr>
          <w:vanish/>
        </w:rPr>
        <w:t>&amp;percnt;</w:t>
      </w:r>
      <w:r>
        <w:rPr>
          <w:rStyle w:val="pxvis"/>
          <w:rFonts w:ascii="Times NewRoman" w:hAnsi="Times NewRoman"/>
          <w:b w:val="0"/>
          <w:sz w:val="24"/>
        </w:rPr>
        <w:t>%</w:t>
      </w:r>
      <w:r>
        <w:t xml:space="preserve"> excise tax and reporting requirements resulting in additional administration expenses and restrictions.</w:t>
      </w:r>
    </w:p>
    <w:p w14:paraId="553AA64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p.ct.id="f477b8b0b92511efa86bc22ba615bad8|83|31:81"</w:instrText>
      </w:r>
      <w:r>
        <w:fldChar w:fldCharType="end"/>
      </w:r>
      <w:r>
        <w:t>The transfer to a private foundation contemplated by this form may also affect the amount of the charitable deduction available to the Settlor: (1) if appreciated property is transferred by any Settlor, whether individual or corporate; or (2) if by an individual, when the maximum amount of the charitable deduction will be lower than in the case of a contribution not made to a private foundation.</w:t>
      </w:r>
    </w:p>
    <w:p w14:paraId="460B01FC" w14:textId="77777777" w:rsidR="004E0EBB" w:rsidRDefault="004E0EBB">
      <w:pPr>
        <w:pStyle w:val="pxformrr"/>
        <w:rPr>
          <w:sz w:val="24"/>
          <w:szCs w:val="24"/>
        </w:rPr>
      </w:pPr>
      <w:r>
        <w:rPr>
          <w:rStyle w:val="pxvis"/>
          <w:rFonts w:cs="Arial"/>
          <w:bCs/>
          <w:szCs w:val="28"/>
        </w:rPr>
        <w:t>Research References</w:t>
      </w:r>
    </w:p>
    <w:p w14:paraId="2F57FFDB"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tk.ref.id="I09P7DN"</w:instrText>
      </w:r>
      <w:r>
        <w:rPr>
          <w:rStyle w:val="pxtk"/>
        </w:rPr>
        <w:fldChar w:fldCharType="end"/>
      </w:r>
      <w:r>
        <w:rPr>
          <w:rStyle w:val="pxtk"/>
        </w:rPr>
        <w:t>West's Key Number Digest, Charities &amp;key;1 et seq.</w:t>
      </w:r>
    </w:p>
    <w:p w14:paraId="5DFF5032" w14:textId="77777777" w:rsidR="004E0EBB" w:rsidRDefault="004E0EBB">
      <w:pPr>
        <w:pStyle w:val="pxs"/>
        <w:spacing w:before="180"/>
        <w:rPr>
          <w:sz w:val="27"/>
          <w:szCs w:val="27"/>
        </w:rPr>
      </w:pPr>
      <w:r>
        <w:rPr>
          <w:sz w:val="27"/>
          <w:szCs w:val="27"/>
        </w:rPr>
        <w:t>31:82. Restricted endowment to educational, religious, or charitable institution</w:t>
      </w:r>
    </w:p>
    <w:p w14:paraId="26B46DA0" w14:textId="77777777" w:rsidR="004E0EBB" w:rsidRDefault="004E0EBB">
      <w:pPr>
        <w:pStyle w:val="pxov"/>
        <w:rPr>
          <w:vanish/>
        </w:rPr>
      </w:pPr>
      <w:r>
        <w:rPr>
          <w:vanish/>
        </w:rPr>
        <w:t>FMS</w:t>
      </w:r>
    </w:p>
    <w:p w14:paraId="72DE5655" w14:textId="77777777" w:rsidR="004E0EBB" w:rsidRDefault="004E0EBB">
      <w:pPr>
        <w:pStyle w:val="pxov"/>
        <w:rPr>
          <w:vanish/>
        </w:rPr>
      </w:pPr>
      <w:r>
        <w:rPr>
          <w:vanish/>
        </w:rPr>
        <w:t>NFP</w:t>
      </w:r>
    </w:p>
    <w:p w14:paraId="56A2F875" w14:textId="77777777" w:rsidR="004E0EBB" w:rsidRDefault="004E0EBB">
      <w:pPr>
        <w:pStyle w:val="pxov"/>
        <w:rPr>
          <w:vanish/>
        </w:rPr>
      </w:pPr>
      <w:r>
        <w:rPr>
          <w:vanish/>
        </w:rPr>
        <w:t>COL</w:t>
      </w:r>
    </w:p>
    <w:p w14:paraId="45228AD4" w14:textId="77777777" w:rsidR="004E0EBB" w:rsidRDefault="004E0EBB">
      <w:pPr>
        <w:pStyle w:val="pxov"/>
        <w:rPr>
          <w:vanish/>
        </w:rPr>
      </w:pPr>
      <w:r>
        <w:rPr>
          <w:vanish/>
        </w:rPr>
        <w:t>FCV</w:t>
      </w:r>
    </w:p>
    <w:p w14:paraId="5934B730" w14:textId="77777777" w:rsidR="004E0EBB" w:rsidRDefault="004E0EBB">
      <w:pPr>
        <w:pStyle w:val="pxov"/>
        <w:rPr>
          <w:vanish/>
        </w:rPr>
      </w:pPr>
      <w:r>
        <w:rPr>
          <w:vanish/>
        </w:rPr>
        <w:t>FTR</w:t>
      </w:r>
    </w:p>
    <w:p w14:paraId="566493EA" w14:textId="77777777" w:rsidR="004E0EBB" w:rsidRDefault="004E0EBB">
      <w:pPr>
        <w:pStyle w:val="pxov"/>
        <w:rPr>
          <w:vanish/>
        </w:rPr>
      </w:pPr>
      <w:r>
        <w:rPr>
          <w:vanish/>
        </w:rPr>
        <w:t>EBL</w:t>
      </w:r>
    </w:p>
    <w:p w14:paraId="6B8B4BED" w14:textId="77777777" w:rsidR="004E0EBB" w:rsidRDefault="004E0EBB">
      <w:pPr>
        <w:pStyle w:val="pxov"/>
        <w:rPr>
          <w:vanish/>
        </w:rPr>
      </w:pPr>
      <w:r>
        <w:rPr>
          <w:vanish/>
        </w:rPr>
        <w:t>TEM</w:t>
      </w:r>
    </w:p>
    <w:p w14:paraId="59ECADB8" w14:textId="77777777" w:rsidR="004E0EBB" w:rsidRDefault="004E0EBB">
      <w:pPr>
        <w:pStyle w:val="pxov"/>
        <w:rPr>
          <w:vanish/>
        </w:rPr>
      </w:pPr>
      <w:r>
        <w:rPr>
          <w:vanish/>
        </w:rPr>
        <w:t>MTD</w:t>
      </w:r>
    </w:p>
    <w:p w14:paraId="67D157F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form.fid="Ic70efa50181b11e68c12afa7f3a24041"</w:instrText>
      </w:r>
      <w:r>
        <w:fldChar w:fldCharType="end"/>
      </w:r>
      <w:r>
        <w:rPr>
          <w:color w:val="FF0000"/>
          <w:sz w:val="20"/>
          <w:szCs w:val="20"/>
          <w:vertAlign w:val="superscript"/>
        </w:rPr>
        <w:t>►</w:t>
      </w:r>
      <w:r>
        <w:fldChar w:fldCharType="begin"/>
      </w:r>
      <w:r>
        <w:instrText>p.ct.id="f477b8b0b92511efa86bc22ba615bad8|84|31:82"</w:instrText>
      </w:r>
      <w:r>
        <w:fldChar w:fldCharType="end"/>
      </w:r>
      <w:r>
        <w:t xml:space="preserve">I, </w:t>
      </w:r>
      <w:r>
        <w:rPr>
          <w:rStyle w:val="pxfinstr"/>
          <w:i/>
          <w:iCs/>
        </w:rPr>
        <w:t>[name of donor]</w:t>
      </w:r>
      <w:r>
        <w:t xml:space="preserve">, residing at </w:t>
      </w:r>
      <w:r>
        <w:rPr>
          <w:rStyle w:val="pxfinstr"/>
          <w:i/>
          <w:iCs/>
        </w:rPr>
        <w:t>[address of donor]</w:t>
      </w:r>
      <w:r>
        <w:t xml:space="preserve">, </w:t>
      </w:r>
      <w:r>
        <w:rPr>
          <w:rStyle w:val="pxfinstr"/>
          <w:i/>
          <w:iCs/>
        </w:rPr>
        <w:t>[name of city]</w:t>
      </w:r>
      <w:r>
        <w:t xml:space="preserve">, </w:t>
      </w:r>
      <w:r>
        <w:rPr>
          <w:rStyle w:val="pxfinstr"/>
          <w:i/>
          <w:iCs/>
        </w:rPr>
        <w:t>[name of county]</w:t>
      </w:r>
      <w:r>
        <w:t xml:space="preserve">, State of New York, desire and intend to make a gift to </w:t>
      </w:r>
      <w:r>
        <w:rPr>
          <w:rStyle w:val="pxfinstr"/>
          <w:i/>
          <w:iCs/>
        </w:rPr>
        <w:t>[name of institution]</w:t>
      </w:r>
      <w:r>
        <w:t xml:space="preserve">, of </w:t>
      </w:r>
      <w:r>
        <w:rPr>
          <w:rStyle w:val="pxfinstr"/>
          <w:i/>
          <w:iCs/>
        </w:rPr>
        <w:t>[address of institution]</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To that end, I hereby give to </w:t>
      </w:r>
      <w:r>
        <w:rPr>
          <w:rStyle w:val="pxfinstr"/>
          <w:i/>
          <w:iCs/>
        </w:rPr>
        <w:t>[name of institution]</w:t>
      </w:r>
      <w:r>
        <w:t xml:space="preserve">, </w:t>
      </w:r>
      <w:r>
        <w:rPr>
          <w:rStyle w:val="pxfinstr"/>
          <w:i/>
          <w:iCs/>
        </w:rPr>
        <w:t>[OPTIONAL: a New York corporation not-for-profit,]</w:t>
      </w:r>
      <w:r>
        <w:t xml:space="preserve"> the sum of $</w:t>
      </w:r>
      <w:r>
        <w:rPr>
          <w:rStyle w:val="pxfinstr"/>
          <w:i/>
          <w:iCs/>
        </w:rPr>
        <w:t>[dollar amount of donation]</w:t>
      </w:r>
      <w:r>
        <w:t xml:space="preserve">, together with the property described as follows: </w:t>
      </w:r>
      <w:r>
        <w:rPr>
          <w:rStyle w:val="pxfinstr"/>
          <w:i/>
          <w:iCs/>
        </w:rPr>
        <w:t>[description of property]</w:t>
      </w:r>
      <w:r>
        <w:t xml:space="preserve">, to be invested, sold, or reinvested, alone or in combination with other funds of </w:t>
      </w:r>
      <w:r>
        <w:rPr>
          <w:rStyle w:val="pxfinstr"/>
          <w:i/>
          <w:iCs/>
        </w:rPr>
        <w:t>[name of institution]</w:t>
      </w:r>
      <w:r>
        <w:t xml:space="preserve"> by the </w:t>
      </w:r>
      <w:r>
        <w:rPr>
          <w:rStyle w:val="pxfinstr"/>
          <w:i/>
          <w:iCs/>
        </w:rPr>
        <w:t>[title of proper officers]</w:t>
      </w:r>
      <w:r>
        <w:t xml:space="preserve"> as they see fit. Income from this sum is to be used exclusively for </w:t>
      </w:r>
      <w:r>
        <w:rPr>
          <w:rStyle w:val="pxfinstr"/>
          <w:i/>
          <w:iCs/>
        </w:rPr>
        <w:t>[specification of purpose of usage]</w:t>
      </w:r>
      <w:r>
        <w:t>.</w:t>
      </w:r>
    </w:p>
    <w:p w14:paraId="65287CB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p.ct.id="f477b8b0b92511efa86bc22ba615bad8|84|31:82"</w:instrText>
      </w:r>
      <w:r>
        <w:fldChar w:fldCharType="end"/>
      </w:r>
      <w:r>
        <w:t xml:space="preserve">My personal check made out to the order of </w:t>
      </w:r>
      <w:r>
        <w:rPr>
          <w:rStyle w:val="pxfinstr"/>
          <w:i/>
          <w:iCs/>
        </w:rPr>
        <w:t>[name of institution]</w:t>
      </w:r>
      <w:r>
        <w:t xml:space="preserve"> in the sum of $</w:t>
      </w:r>
      <w:r>
        <w:rPr>
          <w:rStyle w:val="pxfinstr"/>
          <w:i/>
          <w:iCs/>
        </w:rPr>
        <w:t>[dollar amount of check]</w:t>
      </w:r>
      <w:r>
        <w:t xml:space="preserve"> is enclosed in payment of the cash portion of this gift. The balance of the gift, consisting of the above-mentioned property, will be delivered </w:t>
      </w:r>
      <w:r>
        <w:rPr>
          <w:rStyle w:val="pxfinstr"/>
          <w:i/>
          <w:iCs/>
        </w:rPr>
        <w:t>[specification of delivery manner]</w:t>
      </w:r>
      <w:r>
        <w:t xml:space="preserve"> on </w:t>
      </w:r>
      <w:r>
        <w:rPr>
          <w:rStyle w:val="pxfinstr"/>
          <w:i/>
          <w:iCs/>
        </w:rPr>
        <w:t>[date of delivery]</w:t>
      </w:r>
      <w:r>
        <w:t>.</w:t>
      </w:r>
    </w:p>
    <w:p w14:paraId="5D446399"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23ADC17F"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gift]</w:t>
      </w:r>
    </w:p>
    <w:p w14:paraId="5BE4E19A"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6AFC12F"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donor]</w:t>
      </w:r>
    </w:p>
    <w:p w14:paraId="4F932C06" w14:textId="77777777" w:rsidR="004E0EBB" w:rsidRDefault="004E0EBB">
      <w:pPr>
        <w:pStyle w:val="pxformnotes"/>
        <w:jc w:val="center"/>
        <w:rPr>
          <w:sz w:val="24"/>
          <w:szCs w:val="24"/>
        </w:rPr>
      </w:pPr>
      <w:r>
        <w:rPr>
          <w:rStyle w:val="pxvis"/>
          <w:rFonts w:cs="Arial"/>
          <w:bCs/>
          <w:szCs w:val="28"/>
        </w:rPr>
        <w:t>Notes to Form</w:t>
      </w:r>
    </w:p>
    <w:p w14:paraId="5C0CB712" w14:textId="77777777" w:rsidR="004E0EBB" w:rsidRDefault="004E0EBB">
      <w:pPr>
        <w:pStyle w:val="pxformnotes"/>
        <w:rPr>
          <w:sz w:val="24"/>
          <w:szCs w:val="24"/>
        </w:rPr>
      </w:pPr>
    </w:p>
    <w:p w14:paraId="6ED82605" w14:textId="77777777" w:rsidR="004E0EBB" w:rsidRDefault="004E0EBB">
      <w:pPr>
        <w:pStyle w:val="pxformnote"/>
        <w:spacing w:before="180"/>
      </w:pPr>
      <w:del w:id="1622" w:author="Cara Cardinale" w:date="2025-02-08T22:58:00Z">
        <w:r w:rsidDel="00F74B46">
          <w:delText>Drafter's Note</w:delText>
        </w:r>
      </w:del>
      <w:r>
        <w:t xml:space="preserve"> </w:t>
      </w:r>
    </w:p>
    <w:p w14:paraId="7537910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p.ct.id="f477b8b0b92511efa86bc22ba615bad8|84|31:82"</w:instrText>
      </w:r>
      <w:r>
        <w:fldChar w:fldCharType="end"/>
      </w:r>
      <w:r>
        <w:rPr>
          <w:vanish/>
        </w:rPr>
        <w:t>&amp;ldquo;</w:t>
      </w:r>
      <w:r>
        <w:rPr>
          <w:rStyle w:val="pxvis"/>
          <w:rFonts w:ascii="Times NewRoman" w:hAnsi="Times NewRoman"/>
          <w:b w:val="0"/>
          <w:sz w:val="24"/>
        </w:rPr>
        <w:t>“</w:t>
      </w:r>
      <w:r>
        <w:t>Endowment fund</w:t>
      </w:r>
      <w:r>
        <w:rPr>
          <w:vanish/>
        </w:rPr>
        <w:t>&amp;rdquo;</w:t>
      </w:r>
      <w:r>
        <w:rPr>
          <w:rStyle w:val="pxvis"/>
          <w:rFonts w:ascii="Times NewRoman" w:hAnsi="Times NewRoman"/>
          <w:b w:val="0"/>
          <w:sz w:val="24"/>
        </w:rPr>
        <w:t>”</w:t>
      </w:r>
      <w:r>
        <w:t xml:space="preserve"> means an institutional fund or part thereof that, under the terms of a gift instrument, is not wholly expendable by the institution on a current basis. The term does not include assets that an institution may designate as an endowment fund for its own use, consistent with the terms of the applicable gift instrument. </w:t>
      </w:r>
      <w:r>
        <w:rPr>
          <w:rStyle w:val="pxst"/>
          <w:color w:val="FF0000"/>
          <w:sz w:val="20"/>
          <w:szCs w:val="20"/>
          <w:vertAlign w:val="superscript"/>
        </w:rPr>
        <w:t>►</w:t>
      </w:r>
      <w:r>
        <w:rPr>
          <w:rStyle w:val="pxst"/>
        </w:rPr>
        <w:fldChar w:fldCharType="begin"/>
      </w:r>
      <w:r>
        <w:rPr>
          <w:rStyle w:val="pxst"/>
        </w:rPr>
        <w:instrText>st.ref.id="I09S0IJ"</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551(b)</w:t>
      </w:r>
      <w:r>
        <w:t>.</w:t>
      </w:r>
    </w:p>
    <w:p w14:paraId="6FC3226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p.ct.id="f477b8b0b92511efa86bc22ba615bad8|84|31:82"</w:instrText>
      </w:r>
      <w:r>
        <w:fldChar w:fldCharType="end"/>
      </w:r>
      <w:r>
        <w:t xml:space="preserve">An institution, in managing and investing an institutional fund, must consider the purposes of the institution and the purposes of the institutional fund. In addition to complying with the duty of loyalty imposed by law other than this article, each person responsible for managing and investing an institutional fund must manage and invest the fund in good faith and with the care an ordinarily prudent person in a like position would exercise under similar circumstances. </w:t>
      </w:r>
      <w:r>
        <w:rPr>
          <w:rStyle w:val="pxst"/>
          <w:color w:val="FF0000"/>
          <w:sz w:val="20"/>
          <w:szCs w:val="20"/>
          <w:vertAlign w:val="superscript"/>
        </w:rPr>
        <w:t>►</w:t>
      </w:r>
      <w:r>
        <w:rPr>
          <w:rStyle w:val="pxst"/>
        </w:rPr>
        <w:fldChar w:fldCharType="begin"/>
      </w:r>
      <w:r>
        <w:rPr>
          <w:rStyle w:val="pxst"/>
        </w:rPr>
        <w:instrText>st.ref.id="I09UTNF"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552(a)</w:t>
      </w:r>
      <w:r>
        <w:t xml:space="preserve">. Therefore, while it may be unnecessary for the settlor to include additional language concerning duration of the fund in order to convey an intention that the gift be maintained as a permanent fund, the drafter may find it advisable to review the provisions of </w:t>
      </w:r>
      <w:r>
        <w:rPr>
          <w:rStyle w:val="pxst"/>
          <w:color w:val="FF0000"/>
          <w:sz w:val="20"/>
          <w:szCs w:val="20"/>
          <w:vertAlign w:val="superscript"/>
        </w:rPr>
        <w:t>►</w:t>
      </w:r>
      <w:r>
        <w:rPr>
          <w:rStyle w:val="pxst"/>
        </w:rPr>
        <w:fldChar w:fldCharType="begin"/>
      </w:r>
      <w:r>
        <w:rPr>
          <w:rStyle w:val="pxst"/>
        </w:rPr>
        <w:instrText>st.ref.id="I057E2B"</w:instrText>
      </w:r>
      <w:r>
        <w:rPr>
          <w:rStyle w:val="pxst"/>
        </w:rPr>
        <w:fldChar w:fldCharType="end"/>
      </w:r>
      <w:r>
        <w:rPr>
          <w:rStyle w:val="pxst"/>
        </w:rPr>
        <w:t>Article 5-A of the Not-for-Profit Corporation Law</w:t>
      </w:r>
      <w:r>
        <w:t xml:space="preserve">, Prudent Management of Institutional Funds Act. Note that an endowment fund is, by definition, a permanent fund. </w:t>
      </w:r>
      <w:r>
        <w:rPr>
          <w:rStyle w:val="pxcc"/>
          <w:color w:val="FF0000"/>
          <w:sz w:val="20"/>
          <w:szCs w:val="20"/>
          <w:vertAlign w:val="superscript"/>
        </w:rPr>
        <w:t>►</w:t>
      </w:r>
      <w:r>
        <w:rPr>
          <w:rStyle w:val="pxcc"/>
        </w:rPr>
        <w:fldChar w:fldCharType="begin"/>
      </w:r>
      <w:r>
        <w:rPr>
          <w:rStyle w:val="pxcc"/>
        </w:rPr>
        <w:instrText>cc.ref.id="I05BLRN"</w:instrText>
      </w:r>
      <w:r>
        <w:rPr>
          <w:rStyle w:val="pxcc"/>
        </w:rPr>
        <w:fldChar w:fldCharType="end"/>
      </w:r>
      <w:r>
        <w:rPr>
          <w:rStyle w:val="pxcc"/>
        </w:rPr>
        <w:t>In re Huntingdon College, 22 Misc. 3d 1124(A), 880 N.Y.S.2d 224, 2009 N.Y. Slip Op. 50276(U), 2009 WL 416088 (Sur. Ct. 2009)</w:t>
      </w:r>
      <w:r>
        <w:t>.</w:t>
      </w:r>
    </w:p>
    <w:p w14:paraId="2C0B2B60" w14:textId="77777777" w:rsidR="004E0EBB" w:rsidDel="00D32B94" w:rsidRDefault="004E0EBB">
      <w:pPr>
        <w:pStyle w:val="pxformp"/>
        <w:rPr>
          <w:del w:id="1623" w:author="Cara Cardinale" w:date="2025-02-19T20:02:00Z"/>
        </w:rPr>
      </w:pPr>
      <w:del w:id="1624" w:author="Cara Cardinale" w:date="2025-02-19T20:02: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p.ct.id="f477b8b0b92511efa86bc22ba615bad8|84|31:82"</w:delInstrText>
        </w:r>
        <w:r w:rsidDel="00D32B94">
          <w:fldChar w:fldCharType="end"/>
        </w:r>
        <w:r w:rsidDel="00D32B94">
          <w:rPr>
            <w:rStyle w:val="pxcc"/>
            <w:color w:val="FF0000"/>
            <w:sz w:val="20"/>
            <w:szCs w:val="20"/>
            <w:vertAlign w:val="superscript"/>
          </w:rPr>
          <w:delText>►</w:delText>
        </w:r>
        <w:r w:rsidDel="00D32B94">
          <w:rPr>
            <w:rStyle w:val="pxcc"/>
          </w:rPr>
          <w:fldChar w:fldCharType="begin"/>
        </w:r>
        <w:r w:rsidDel="00D32B94">
          <w:rPr>
            <w:rStyle w:val="pxcc"/>
          </w:rPr>
          <w:delInstrText>cc.ref.id="I09MEEH"</w:delInstrText>
        </w:r>
        <w:r w:rsidDel="00D32B94">
          <w:rPr>
            <w:rStyle w:val="pxcc"/>
          </w:rPr>
          <w:fldChar w:fldCharType="end"/>
        </w:r>
        <w:r w:rsidDel="00D32B94">
          <w:rPr>
            <w:rStyle w:val="pxcc"/>
          </w:rPr>
          <w:delText>In re Diocese of Buffalo, N.Y., 621 B.R. 91 (Bankr. W.D. N.Y. 2020)</w:delText>
        </w:r>
        <w:r w:rsidDel="00D32B94">
          <w:delText xml:space="preserve"> stating that the bankrupt Catholic diocese's obligation, while continuing to engage in its not-for-profit activity as Chapter 11 debtor-in-possession, to comply with directives of the Prudent Management of Institutional Funds Act and to engage in much more multi-faceted approach with regard to investment of funds of diocese, rather than acting primarily to assure and preserve capital value, as set forth in bankruptcy statute governing deposit of estate funds, was </w:delText>
        </w:r>
        <w:r w:rsidDel="00D32B94">
          <w:rPr>
            <w:vanish/>
          </w:rPr>
          <w:delText>&amp;ldquo;</w:delText>
        </w:r>
        <w:r w:rsidDel="00D32B94">
          <w:rPr>
            <w:rStyle w:val="pxvis"/>
            <w:rFonts w:ascii="Times NewRoman" w:hAnsi="Times NewRoman"/>
            <w:b w:val="0"/>
            <w:sz w:val="24"/>
          </w:rPr>
          <w:delText>“</w:delText>
        </w:r>
        <w:r w:rsidDel="00D32B94">
          <w:delText>cause</w:delText>
        </w:r>
        <w:r w:rsidDel="00D32B94">
          <w:rPr>
            <w:vanish/>
          </w:rPr>
          <w:delText>&amp;rdquo;</w:delText>
        </w:r>
        <w:r w:rsidDel="00D32B94">
          <w:rPr>
            <w:rStyle w:val="pxvis"/>
            <w:rFonts w:ascii="Times NewRoman" w:hAnsi="Times NewRoman"/>
            <w:b w:val="0"/>
            <w:sz w:val="24"/>
          </w:rPr>
          <w:delText>”</w:delText>
        </w:r>
        <w:r w:rsidDel="00D32B94">
          <w:delText xml:space="preserve"> for entry of order relieving diocese of bonding requirements imposed by bankruptcy statute.</w:delText>
        </w:r>
      </w:del>
    </w:p>
    <w:p w14:paraId="438BBBA5" w14:textId="77777777" w:rsidR="004E0EBB" w:rsidRDefault="004E0EBB">
      <w:pPr>
        <w:pStyle w:val="pxformrr"/>
        <w:rPr>
          <w:sz w:val="24"/>
          <w:szCs w:val="24"/>
        </w:rPr>
      </w:pPr>
      <w:r>
        <w:rPr>
          <w:rStyle w:val="pxvis"/>
          <w:rFonts w:cs="Arial"/>
          <w:bCs/>
          <w:szCs w:val="28"/>
        </w:rPr>
        <w:t>Research References</w:t>
      </w:r>
    </w:p>
    <w:p w14:paraId="62AA8481"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tk.ref.id="I09P7JD"</w:instrText>
      </w:r>
      <w:r>
        <w:rPr>
          <w:rStyle w:val="pxtk"/>
        </w:rPr>
        <w:fldChar w:fldCharType="end"/>
      </w:r>
      <w:r>
        <w:rPr>
          <w:rStyle w:val="pxtk"/>
        </w:rPr>
        <w:t>West's Key Number Digest, Charities &amp;key;6</w:t>
      </w:r>
    </w:p>
    <w:p w14:paraId="42AA215B"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tk.ref.id="I09S0O9"</w:instrText>
      </w:r>
      <w:r>
        <w:rPr>
          <w:rStyle w:val="pxtk"/>
        </w:rPr>
        <w:fldChar w:fldCharType="end"/>
      </w:r>
      <w:r>
        <w:rPr>
          <w:rStyle w:val="pxtk"/>
        </w:rPr>
        <w:t>West's Key Number Digest, Charities &amp;key;9 to 16</w:t>
      </w:r>
    </w:p>
    <w:p w14:paraId="13CE6765"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rc.ref.id="I09UTT5"</w:instrText>
      </w:r>
      <w:r>
        <w:rPr>
          <w:rStyle w:val="pxrc"/>
        </w:rPr>
        <w:fldChar w:fldCharType="end"/>
      </w:r>
      <w:r>
        <w:rPr>
          <w:rStyle w:val="pxrc"/>
        </w:rPr>
        <w:t xml:space="preserve">N.Y. Jur. 2d, Charities </w:t>
      </w:r>
      <w:r>
        <w:rPr>
          <w:rStyle w:val="pxrc"/>
          <w:vanish/>
        </w:rPr>
        <w:t>&amp;ss;</w:t>
      </w:r>
      <w:r>
        <w:rPr>
          <w:rStyle w:val="pxvis"/>
          <w:rFonts w:ascii="Times NewRoman" w:hAnsi="Times NewRoman"/>
          <w:b w:val="0"/>
          <w:sz w:val="24"/>
        </w:rPr>
        <w:t>§§</w:t>
      </w:r>
      <w:r>
        <w:rPr>
          <w:rStyle w:val="pxrc"/>
        </w:rPr>
        <w:t>3 et seq.</w:t>
      </w:r>
    </w:p>
    <w:p w14:paraId="70613E2B"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rc.ref.id="I09XMY1"</w:instrText>
      </w:r>
      <w:r>
        <w:rPr>
          <w:rStyle w:val="pxrc"/>
        </w:rPr>
        <w:fldChar w:fldCharType="end"/>
      </w:r>
      <w:r>
        <w:rPr>
          <w:rStyle w:val="pxrc"/>
        </w:rPr>
        <w:t xml:space="preserve">Am. Jur. 2d, Charities </w:t>
      </w:r>
      <w:r>
        <w:rPr>
          <w:rStyle w:val="pxrc"/>
          <w:vanish/>
        </w:rPr>
        <w:t>&amp;ss;</w:t>
      </w:r>
      <w:r>
        <w:rPr>
          <w:rStyle w:val="pxvis"/>
          <w:rFonts w:ascii="Times NewRoman" w:hAnsi="Times NewRoman"/>
          <w:b w:val="0"/>
          <w:sz w:val="24"/>
        </w:rPr>
        <w:t>§§</w:t>
      </w:r>
      <w:ins w:id="1625" w:author="Cara Cardinale" w:date="2025-02-19T20:03:00Z">
        <w:r w:rsidR="00D32B94">
          <w:rPr>
            <w:rStyle w:val="pxvis"/>
            <w:rFonts w:ascii="Times NewRoman" w:hAnsi="Times NewRoman"/>
            <w:b w:val="0"/>
            <w:sz w:val="24"/>
          </w:rPr>
          <w:t>3</w:t>
        </w:r>
      </w:ins>
      <w:del w:id="1626" w:author="Cara Cardinale" w:date="2025-02-19T20:03:00Z">
        <w:r w:rsidDel="00D32B94">
          <w:rPr>
            <w:rStyle w:val="pxrc"/>
          </w:rPr>
          <w:delText>4</w:delText>
        </w:r>
      </w:del>
      <w:r>
        <w:rPr>
          <w:rStyle w:val="pxrc"/>
        </w:rPr>
        <w:t xml:space="preserve"> et seq.</w:t>
      </w:r>
    </w:p>
    <w:p w14:paraId="5D9AE577" w14:textId="77777777" w:rsidR="004E0EBB" w:rsidRDefault="004E0EBB">
      <w:pPr>
        <w:pStyle w:val="pxs"/>
        <w:spacing w:before="180"/>
        <w:rPr>
          <w:sz w:val="27"/>
          <w:szCs w:val="27"/>
        </w:rPr>
      </w:pPr>
      <w:r>
        <w:rPr>
          <w:sz w:val="27"/>
          <w:szCs w:val="27"/>
        </w:rPr>
        <w:t>31:83. Subscription to university</w:t>
      </w:r>
    </w:p>
    <w:p w14:paraId="1A61EB29" w14:textId="77777777" w:rsidR="004E0EBB" w:rsidRDefault="004E0EBB">
      <w:pPr>
        <w:pStyle w:val="pxov"/>
        <w:rPr>
          <w:vanish/>
        </w:rPr>
      </w:pPr>
      <w:r>
        <w:rPr>
          <w:vanish/>
        </w:rPr>
        <w:t>FMS</w:t>
      </w:r>
    </w:p>
    <w:p w14:paraId="39875112" w14:textId="77777777" w:rsidR="004E0EBB" w:rsidRDefault="004E0EBB">
      <w:pPr>
        <w:pStyle w:val="pxov"/>
        <w:rPr>
          <w:vanish/>
        </w:rPr>
      </w:pPr>
      <w:r>
        <w:rPr>
          <w:vanish/>
        </w:rPr>
        <w:t>NFP</w:t>
      </w:r>
    </w:p>
    <w:p w14:paraId="173DFCD4" w14:textId="77777777" w:rsidR="004E0EBB" w:rsidRDefault="004E0EBB">
      <w:pPr>
        <w:pStyle w:val="pxov"/>
        <w:rPr>
          <w:vanish/>
        </w:rPr>
      </w:pPr>
      <w:r>
        <w:rPr>
          <w:vanish/>
        </w:rPr>
        <w:t>COL</w:t>
      </w:r>
    </w:p>
    <w:p w14:paraId="401909F6" w14:textId="77777777" w:rsidR="004E0EBB" w:rsidRDefault="004E0EBB">
      <w:pPr>
        <w:pStyle w:val="pxov"/>
        <w:rPr>
          <w:vanish/>
        </w:rPr>
      </w:pPr>
      <w:r>
        <w:rPr>
          <w:vanish/>
        </w:rPr>
        <w:t>FCV</w:t>
      </w:r>
    </w:p>
    <w:p w14:paraId="1B9FFE02" w14:textId="77777777" w:rsidR="004E0EBB" w:rsidRDefault="004E0EBB">
      <w:pPr>
        <w:pStyle w:val="pxov"/>
        <w:rPr>
          <w:vanish/>
        </w:rPr>
      </w:pPr>
      <w:r>
        <w:rPr>
          <w:vanish/>
        </w:rPr>
        <w:t>FTR</w:t>
      </w:r>
    </w:p>
    <w:p w14:paraId="63E04BD2" w14:textId="77777777" w:rsidR="004E0EBB" w:rsidRDefault="004E0EBB">
      <w:pPr>
        <w:pStyle w:val="pxov"/>
        <w:rPr>
          <w:vanish/>
        </w:rPr>
      </w:pPr>
      <w:r>
        <w:rPr>
          <w:vanish/>
        </w:rPr>
        <w:t>EBL</w:t>
      </w:r>
    </w:p>
    <w:p w14:paraId="2EC9A0DD" w14:textId="77777777" w:rsidR="004E0EBB" w:rsidRDefault="004E0EBB">
      <w:pPr>
        <w:pStyle w:val="pxov"/>
        <w:rPr>
          <w:vanish/>
        </w:rPr>
      </w:pPr>
      <w:r>
        <w:rPr>
          <w:vanish/>
        </w:rPr>
        <w:t>TEM</w:t>
      </w:r>
    </w:p>
    <w:p w14:paraId="082D1581" w14:textId="77777777" w:rsidR="004E0EBB" w:rsidRDefault="004E0EBB">
      <w:pPr>
        <w:pStyle w:val="pxov"/>
        <w:rPr>
          <w:vanish/>
        </w:rPr>
      </w:pPr>
      <w:r>
        <w:rPr>
          <w:vanish/>
        </w:rPr>
        <w:t>MTD</w:t>
      </w:r>
    </w:p>
    <w:p w14:paraId="449EB9D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form.fid="Ic70f4870181b11e68c12afa7f3a24041"</w:instrText>
      </w:r>
      <w:r>
        <w:fldChar w:fldCharType="end"/>
      </w:r>
      <w:r>
        <w:rPr>
          <w:color w:val="FF0000"/>
          <w:sz w:val="20"/>
          <w:szCs w:val="20"/>
          <w:vertAlign w:val="superscript"/>
        </w:rPr>
        <w:t>►</w:t>
      </w:r>
      <w:r>
        <w:fldChar w:fldCharType="begin"/>
      </w:r>
      <w:r>
        <w:instrText>p.ct.id="f477b8b0b92511efa86bc22ba615bad8|85|31:83"</w:instrText>
      </w:r>
      <w:r>
        <w:fldChar w:fldCharType="end"/>
      </w:r>
      <w:r>
        <w:t xml:space="preserve">I, </w:t>
      </w:r>
      <w:r>
        <w:rPr>
          <w:rStyle w:val="pxfinstr"/>
          <w:i/>
          <w:iCs/>
        </w:rPr>
        <w:t>[name of subscriber]</w:t>
      </w:r>
      <w:r>
        <w:t xml:space="preserve">, of </w:t>
      </w:r>
      <w:r>
        <w:rPr>
          <w:rStyle w:val="pxfinstr"/>
          <w:i/>
          <w:iCs/>
        </w:rPr>
        <w:t>[address of subscriber]</w:t>
      </w:r>
      <w:r>
        <w:t xml:space="preserve">, </w:t>
      </w:r>
      <w:r>
        <w:rPr>
          <w:rStyle w:val="pxfinstr"/>
          <w:i/>
          <w:iCs/>
        </w:rPr>
        <w:t>[name of city]</w:t>
      </w:r>
      <w:r>
        <w:t xml:space="preserve">, </w:t>
      </w:r>
      <w:r>
        <w:rPr>
          <w:rStyle w:val="pxfinstr"/>
          <w:i/>
          <w:iCs/>
        </w:rPr>
        <w:t>[name of county]</w:t>
      </w:r>
      <w:r>
        <w:t xml:space="preserve">, State of New York, in consideration of my interest in higher education, shall pay to </w:t>
      </w:r>
      <w:r>
        <w:rPr>
          <w:rStyle w:val="pxfinstr"/>
          <w:i/>
          <w:iCs/>
        </w:rPr>
        <w:t>[name of university]</w:t>
      </w:r>
      <w:r>
        <w:t xml:space="preserve">, located at </w:t>
      </w:r>
      <w:r>
        <w:rPr>
          <w:rStyle w:val="pxfinstr"/>
          <w:i/>
          <w:iCs/>
        </w:rPr>
        <w:t>[address of university]</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the sum of $</w:t>
      </w:r>
      <w:r>
        <w:rPr>
          <w:rStyle w:val="pxfinstr"/>
          <w:i/>
          <w:iCs/>
        </w:rPr>
        <w:t>[dollar amount of donation]</w:t>
      </w:r>
      <w:r>
        <w:t>.</w:t>
      </w:r>
    </w:p>
    <w:p w14:paraId="184BA3D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p.ct.id="f477b8b0b92511efa86bc22ba615bad8|85|31:83"</w:instrText>
      </w:r>
      <w:r>
        <w:fldChar w:fldCharType="end"/>
      </w:r>
      <w:r>
        <w:t>This subscription is made on the following conditions:</w:t>
      </w:r>
    </w:p>
    <w:p w14:paraId="28D8BD21" w14:textId="77777777" w:rsidR="004E0EBB" w:rsidRDefault="004E0EBB">
      <w:pPr>
        <w:pStyle w:val="pxformfl"/>
        <w:ind w:left="500"/>
      </w:pPr>
      <w:r>
        <w:t xml:space="preserve"> </w:t>
      </w:r>
    </w:p>
    <w:p w14:paraId="1DDC6EE9"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 </w:t>
      </w:r>
    </w:p>
    <w:p w14:paraId="2C97A4E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p.ct.id="f477b8b0b92511efa86bc22ba615bad8|85|31:83"</w:instrText>
      </w:r>
      <w:r>
        <w:fldChar w:fldCharType="end"/>
      </w:r>
      <w:r>
        <w:t xml:space="preserve">This subscription is to be used only for </w:t>
      </w:r>
      <w:r>
        <w:rPr>
          <w:rStyle w:val="pxfinstr"/>
          <w:i/>
          <w:iCs/>
        </w:rPr>
        <w:t>[specification of purpose]</w:t>
      </w:r>
      <w:r>
        <w:t>.</w:t>
      </w:r>
    </w:p>
    <w:p w14:paraId="509E1DF7"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2. </w:t>
      </w:r>
    </w:p>
    <w:p w14:paraId="5CF063B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p.ct.id="f477b8b0b92511efa86bc22ba615bad8|85|31:83"</w:instrText>
      </w:r>
      <w:r>
        <w:fldChar w:fldCharType="end"/>
      </w:r>
      <w:r>
        <w:t xml:space="preserve">This subscription shall be paid in 12 equal monthly installments, beginning </w:t>
      </w:r>
      <w:r>
        <w:rPr>
          <w:rStyle w:val="pxfinstr"/>
          <w:i/>
          <w:iCs/>
        </w:rPr>
        <w:t>[name of month]</w:t>
      </w:r>
      <w:r>
        <w:t xml:space="preserve"> </w:t>
      </w:r>
      <w:r>
        <w:rPr>
          <w:rStyle w:val="pxfinstr"/>
          <w:i/>
          <w:iCs/>
        </w:rPr>
        <w:t>[identification of year]</w:t>
      </w:r>
      <w:r>
        <w:t xml:space="preserve"> and continuing on the first day of each of the following months until fully paid.</w:t>
      </w:r>
    </w:p>
    <w:p w14:paraId="0D2E85A1" w14:textId="77777777" w:rsidR="004E0EBB" w:rsidRDefault="004E0EBB">
      <w:pPr>
        <w:pStyle w:val="pxformfvs"/>
      </w:pPr>
      <w:r>
        <w:rPr>
          <w:color w:val="FF0000"/>
          <w:sz w:val="20"/>
          <w:szCs w:val="20"/>
          <w:vertAlign w:val="superscript"/>
        </w:rPr>
        <w:t>►</w:t>
      </w:r>
      <w:r>
        <w:fldChar w:fldCharType="begin"/>
      </w:r>
      <w:r>
        <w:instrText>fvs.amt="1"</w:instrText>
      </w:r>
      <w:r>
        <w:fldChar w:fldCharType="end"/>
      </w:r>
    </w:p>
    <w:p w14:paraId="4CC927A9" w14:textId="77777777" w:rsidR="004E0EBB" w:rsidRDefault="004E0EBB">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subscription]</w:t>
      </w:r>
    </w:p>
    <w:p w14:paraId="5C0364BF"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93CD1E0"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subscriber]</w:t>
      </w:r>
    </w:p>
    <w:p w14:paraId="7D4C33B8" w14:textId="77777777" w:rsidR="004E0EBB" w:rsidRDefault="004E0EBB">
      <w:pPr>
        <w:pStyle w:val="pxformnotes"/>
        <w:jc w:val="center"/>
        <w:rPr>
          <w:sz w:val="24"/>
          <w:szCs w:val="24"/>
        </w:rPr>
      </w:pPr>
      <w:r>
        <w:rPr>
          <w:rStyle w:val="pxvis"/>
          <w:rFonts w:cs="Arial"/>
          <w:bCs/>
          <w:szCs w:val="28"/>
        </w:rPr>
        <w:t>Notes to Form</w:t>
      </w:r>
    </w:p>
    <w:p w14:paraId="6F6926A2" w14:textId="77777777" w:rsidR="004E0EBB" w:rsidRDefault="004E0EBB">
      <w:pPr>
        <w:pStyle w:val="pxformnotes"/>
        <w:rPr>
          <w:sz w:val="24"/>
          <w:szCs w:val="24"/>
        </w:rPr>
      </w:pPr>
    </w:p>
    <w:p w14:paraId="2FFBFA61" w14:textId="77777777" w:rsidR="004E0EBB" w:rsidRDefault="004E0EBB">
      <w:pPr>
        <w:pStyle w:val="pxformrr"/>
        <w:rPr>
          <w:sz w:val="24"/>
          <w:szCs w:val="24"/>
        </w:rPr>
      </w:pPr>
      <w:r>
        <w:rPr>
          <w:rStyle w:val="pxvis"/>
          <w:rFonts w:cs="Arial"/>
          <w:bCs/>
          <w:szCs w:val="28"/>
        </w:rPr>
        <w:t>Research References</w:t>
      </w:r>
    </w:p>
    <w:p w14:paraId="70C139DF"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tk.ref.id="I057EDR"</w:instrText>
      </w:r>
      <w:r>
        <w:rPr>
          <w:rStyle w:val="pxtk"/>
        </w:rPr>
        <w:fldChar w:fldCharType="end"/>
      </w:r>
      <w:r>
        <w:rPr>
          <w:rStyle w:val="pxtk"/>
        </w:rPr>
        <w:t>West's Key Number Digest, Subscriptions &amp;key;1</w:t>
      </w:r>
    </w:p>
    <w:p w14:paraId="3FD609A9"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rc.ref.id="I09P7JF"</w:instrText>
      </w:r>
      <w:r>
        <w:rPr>
          <w:rStyle w:val="pxrc"/>
        </w:rPr>
        <w:fldChar w:fldCharType="end"/>
      </w:r>
      <w:r>
        <w:rPr>
          <w:rStyle w:val="pxrc"/>
        </w:rPr>
        <w:t xml:space="preserve">N.Y. Jur. 2d, Charities </w:t>
      </w:r>
      <w:r>
        <w:rPr>
          <w:rStyle w:val="pxrc"/>
          <w:vanish/>
        </w:rPr>
        <w:t>&amp;s;</w:t>
      </w:r>
      <w:r>
        <w:rPr>
          <w:rStyle w:val="pxvis"/>
          <w:rFonts w:ascii="Times NewRoman" w:hAnsi="Times NewRoman"/>
          <w:b w:val="0"/>
          <w:sz w:val="24"/>
        </w:rPr>
        <w:t>§</w:t>
      </w:r>
      <w:r>
        <w:rPr>
          <w:rStyle w:val="pxrc"/>
        </w:rPr>
        <w:t>1</w:t>
      </w:r>
      <w:ins w:id="1627" w:author="Cara Cardinale" w:date="2025-02-19T20:03:00Z">
        <w:r w:rsidR="00D32B94">
          <w:rPr>
            <w:rStyle w:val="pxrc"/>
          </w:rPr>
          <w:t>3</w:t>
        </w:r>
      </w:ins>
      <w:del w:id="1628" w:author="Cara Cardinale" w:date="2025-02-19T20:03:00Z">
        <w:r w:rsidDel="00D32B94">
          <w:rPr>
            <w:rStyle w:val="pxrc"/>
          </w:rPr>
          <w:delText>4</w:delText>
        </w:r>
      </w:del>
    </w:p>
    <w:p w14:paraId="113D76BC"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rc.ref.id="I09S0OB"</w:instrText>
      </w:r>
      <w:r>
        <w:rPr>
          <w:rStyle w:val="pxrc"/>
        </w:rPr>
        <w:fldChar w:fldCharType="end"/>
      </w:r>
      <w:r>
        <w:rPr>
          <w:rStyle w:val="pxrc"/>
        </w:rPr>
        <w:t xml:space="preserve">Am. Jur. 2d, Charities </w:t>
      </w:r>
      <w:r>
        <w:rPr>
          <w:rStyle w:val="pxrc"/>
          <w:vanish/>
        </w:rPr>
        <w:t>&amp;ss;</w:t>
      </w:r>
      <w:r>
        <w:rPr>
          <w:rStyle w:val="pxvis"/>
          <w:rFonts w:ascii="Times NewRoman" w:hAnsi="Times NewRoman"/>
          <w:b w:val="0"/>
          <w:sz w:val="24"/>
        </w:rPr>
        <w:t>§§</w:t>
      </w:r>
      <w:r>
        <w:rPr>
          <w:rStyle w:val="pxrc"/>
        </w:rPr>
        <w:t>4</w:t>
      </w:r>
      <w:ins w:id="1629" w:author="Cara Cardinale" w:date="2025-02-19T20:05:00Z">
        <w:r w:rsidR="00D32B94">
          <w:rPr>
            <w:rStyle w:val="pxrc"/>
          </w:rPr>
          <w:t>0</w:t>
        </w:r>
      </w:ins>
      <w:del w:id="1630" w:author="Cara Cardinale" w:date="2025-02-19T20:05:00Z">
        <w:r w:rsidDel="00D32B94">
          <w:rPr>
            <w:rStyle w:val="pxrc"/>
          </w:rPr>
          <w:delText>1</w:delText>
        </w:r>
      </w:del>
      <w:r>
        <w:rPr>
          <w:rStyle w:val="pxrc"/>
        </w:rPr>
        <w:t xml:space="preserve"> to 4</w:t>
      </w:r>
      <w:del w:id="1631" w:author="Cara Cardinale" w:date="2025-02-19T20:05:00Z">
        <w:r w:rsidDel="00D32B94">
          <w:rPr>
            <w:rStyle w:val="pxrc"/>
          </w:rPr>
          <w:delText>9</w:delText>
        </w:r>
      </w:del>
      <w:ins w:id="1632" w:author="Cara Cardinale" w:date="2025-02-19T20:05:00Z">
        <w:r w:rsidR="00D32B94">
          <w:rPr>
            <w:rStyle w:val="pxrc"/>
          </w:rPr>
          <w:t>8</w:t>
        </w:r>
      </w:ins>
      <w:r>
        <w:rPr>
          <w:rStyle w:val="pxrc"/>
        </w:rPr>
        <w:t>, 1</w:t>
      </w:r>
      <w:del w:id="1633" w:author="Cara Cardinale" w:date="2025-02-19T20:05:00Z">
        <w:r w:rsidDel="00D32B94">
          <w:rPr>
            <w:rStyle w:val="pxrc"/>
          </w:rPr>
          <w:delText>1</w:delText>
        </w:r>
      </w:del>
      <w:r>
        <w:rPr>
          <w:rStyle w:val="pxrc"/>
        </w:rPr>
        <w:t>0</w:t>
      </w:r>
      <w:ins w:id="1634" w:author="Cara Cardinale" w:date="2025-02-19T20:05:00Z">
        <w:r w:rsidR="00D32B94">
          <w:rPr>
            <w:rStyle w:val="pxrc"/>
          </w:rPr>
          <w:t>9</w:t>
        </w:r>
      </w:ins>
    </w:p>
    <w:p w14:paraId="7E00B1B5" w14:textId="77777777" w:rsidR="004E0EBB" w:rsidRDefault="004E0EBB">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rc.ref.id="I09UTT7"</w:instrText>
      </w:r>
      <w:r>
        <w:rPr>
          <w:rStyle w:val="pxrc"/>
        </w:rPr>
        <w:fldChar w:fldCharType="end"/>
      </w:r>
      <w:r>
        <w:rPr>
          <w:rStyle w:val="pxrc"/>
        </w:rPr>
        <w:t xml:space="preserve">Am. Jur. 2d, Subscriptions </w:t>
      </w:r>
      <w:r>
        <w:rPr>
          <w:rStyle w:val="pxrc"/>
          <w:vanish/>
        </w:rPr>
        <w:t>&amp;ss;</w:t>
      </w:r>
      <w:r>
        <w:rPr>
          <w:rStyle w:val="pxvis"/>
          <w:rFonts w:ascii="Times NewRoman" w:hAnsi="Times NewRoman"/>
          <w:b w:val="0"/>
          <w:sz w:val="24"/>
        </w:rPr>
        <w:t>§§</w:t>
      </w:r>
      <w:r>
        <w:rPr>
          <w:rStyle w:val="pxrc"/>
        </w:rPr>
        <w:t>1 et seq.</w:t>
      </w:r>
    </w:p>
    <w:p w14:paraId="7BAE5B6B" w14:textId="77777777" w:rsidR="004E0EBB" w:rsidDel="006A6981" w:rsidRDefault="004E0EBB">
      <w:pPr>
        <w:pStyle w:val="pxs"/>
        <w:spacing w:before="180"/>
        <w:rPr>
          <w:del w:id="1635" w:author="Cara Cardinale" w:date="2025-02-19T20:49:00Z"/>
          <w:sz w:val="27"/>
          <w:szCs w:val="27"/>
        </w:rPr>
      </w:pPr>
      <w:del w:id="1636" w:author="Cara Cardinale" w:date="2025-02-19T20:49:00Z">
        <w:r w:rsidDel="006A6981">
          <w:rPr>
            <w:sz w:val="27"/>
            <w:szCs w:val="27"/>
          </w:rPr>
          <w:delText>31:83.40. Conditional grant to educational institution</w:delText>
        </w:r>
      </w:del>
    </w:p>
    <w:p w14:paraId="6AF62303" w14:textId="77777777" w:rsidR="004E0EBB" w:rsidDel="006A6981" w:rsidRDefault="004E0EBB">
      <w:pPr>
        <w:pStyle w:val="pxov"/>
        <w:rPr>
          <w:del w:id="1637" w:author="Cara Cardinale" w:date="2025-02-19T20:50:00Z"/>
          <w:vanish/>
        </w:rPr>
      </w:pPr>
      <w:del w:id="1638" w:author="Cara Cardinale" w:date="2025-02-19T20:50:00Z">
        <w:r w:rsidDel="006A6981">
          <w:rPr>
            <w:vanish/>
          </w:rPr>
          <w:delText>FMS</w:delText>
        </w:r>
      </w:del>
    </w:p>
    <w:p w14:paraId="7FAA0FC4" w14:textId="77777777" w:rsidR="004E0EBB" w:rsidDel="006A6981" w:rsidRDefault="004E0EBB">
      <w:pPr>
        <w:pStyle w:val="pxov"/>
        <w:rPr>
          <w:del w:id="1639" w:author="Cara Cardinale" w:date="2025-02-19T20:50:00Z"/>
          <w:vanish/>
        </w:rPr>
      </w:pPr>
      <w:del w:id="1640" w:author="Cara Cardinale" w:date="2025-02-19T20:50:00Z">
        <w:r w:rsidDel="006A6981">
          <w:rPr>
            <w:vanish/>
          </w:rPr>
          <w:delText>FCV</w:delText>
        </w:r>
      </w:del>
    </w:p>
    <w:p w14:paraId="3A2BBEC6" w14:textId="77777777" w:rsidR="004E0EBB" w:rsidDel="006A6981" w:rsidRDefault="004E0EBB">
      <w:pPr>
        <w:pStyle w:val="pxov"/>
        <w:rPr>
          <w:del w:id="1641" w:author="Cara Cardinale" w:date="2025-02-19T20:50:00Z"/>
          <w:vanish/>
        </w:rPr>
      </w:pPr>
      <w:del w:id="1642" w:author="Cara Cardinale" w:date="2025-02-19T20:50:00Z">
        <w:r w:rsidDel="006A6981">
          <w:rPr>
            <w:vanish/>
          </w:rPr>
          <w:delText>FTR</w:delText>
        </w:r>
      </w:del>
    </w:p>
    <w:p w14:paraId="3B429369" w14:textId="77777777" w:rsidR="004E0EBB" w:rsidDel="006A6981" w:rsidRDefault="004E0EBB">
      <w:pPr>
        <w:pStyle w:val="pxov"/>
        <w:rPr>
          <w:del w:id="1643" w:author="Cara Cardinale" w:date="2025-02-19T20:50:00Z"/>
          <w:vanish/>
        </w:rPr>
      </w:pPr>
      <w:del w:id="1644" w:author="Cara Cardinale" w:date="2025-02-19T20:50:00Z">
        <w:r w:rsidDel="006A6981">
          <w:rPr>
            <w:vanish/>
          </w:rPr>
          <w:delText>NUP</w:delText>
        </w:r>
      </w:del>
    </w:p>
    <w:p w14:paraId="041E090D" w14:textId="77777777" w:rsidR="004E0EBB" w:rsidDel="006A6981" w:rsidRDefault="004E0EBB">
      <w:pPr>
        <w:pStyle w:val="pxov"/>
        <w:rPr>
          <w:del w:id="1645" w:author="Cara Cardinale" w:date="2025-02-19T20:50:00Z"/>
          <w:vanish/>
        </w:rPr>
      </w:pPr>
      <w:del w:id="1646" w:author="Cara Cardinale" w:date="2025-02-19T20:50:00Z">
        <w:r w:rsidDel="006A6981">
          <w:rPr>
            <w:vanish/>
          </w:rPr>
          <w:delText>TEM</w:delText>
        </w:r>
      </w:del>
    </w:p>
    <w:p w14:paraId="0F4DEC67" w14:textId="77777777" w:rsidR="004E0EBB" w:rsidDel="006A6981" w:rsidRDefault="004E0EBB">
      <w:pPr>
        <w:pStyle w:val="pxov"/>
        <w:rPr>
          <w:del w:id="1647" w:author="Cara Cardinale" w:date="2025-02-19T20:50:00Z"/>
          <w:vanish/>
        </w:rPr>
      </w:pPr>
      <w:del w:id="1648" w:author="Cara Cardinale" w:date="2025-02-19T20:50:00Z">
        <w:r w:rsidDel="006A6981">
          <w:rPr>
            <w:vanish/>
          </w:rPr>
          <w:delText>EDX</w:delText>
        </w:r>
      </w:del>
    </w:p>
    <w:p w14:paraId="3B72D321" w14:textId="77777777" w:rsidR="004E0EBB" w:rsidDel="006A6981" w:rsidRDefault="004E0EBB">
      <w:pPr>
        <w:pStyle w:val="pxov"/>
        <w:rPr>
          <w:del w:id="1649" w:author="Cara Cardinale" w:date="2025-02-19T20:50:00Z"/>
          <w:vanish/>
        </w:rPr>
      </w:pPr>
      <w:del w:id="1650" w:author="Cara Cardinale" w:date="2025-02-19T20:50:00Z">
        <w:r w:rsidDel="006A6981">
          <w:rPr>
            <w:vanish/>
          </w:rPr>
          <w:delText>EDT</w:delText>
        </w:r>
      </w:del>
    </w:p>
    <w:p w14:paraId="3F1A7D2B" w14:textId="77777777" w:rsidR="004E0EBB" w:rsidDel="006A6981" w:rsidRDefault="004E0EBB">
      <w:pPr>
        <w:pStyle w:val="pxformp"/>
        <w:rPr>
          <w:del w:id="1651" w:author="Cara Cardinale" w:date="2025-02-19T20:50:00Z"/>
        </w:rPr>
      </w:pPr>
      <w:del w:id="1652" w:author="Cara Cardinale" w:date="2025-02-19T20:50:00Z">
        <w:r w:rsidDel="006A6981">
          <w:delText xml:space="preserve"> </w:delText>
        </w:r>
        <w:r w:rsidDel="006A6981">
          <w:rPr>
            <w:rStyle w:val="pxvis"/>
            <w:rFonts w:ascii="Times NewRoman" w:hAnsi="Times NewRoman"/>
            <w:b w:val="0"/>
            <w:sz w:val="24"/>
          </w:rPr>
          <w:tab/>
        </w:r>
        <w:r w:rsidDel="006A6981">
          <w:rPr>
            <w:color w:val="FF0000"/>
            <w:sz w:val="20"/>
            <w:szCs w:val="20"/>
            <w:vertAlign w:val="superscript"/>
          </w:rPr>
          <w:delText>►</w:delText>
        </w:r>
        <w:r w:rsidDel="006A6981">
          <w:fldChar w:fldCharType="begin"/>
        </w:r>
        <w:r w:rsidDel="006A6981">
          <w:delInstrText>form.du="0"</w:delInstrText>
        </w:r>
        <w:r w:rsidDel="006A6981">
          <w:fldChar w:fldCharType="end"/>
        </w:r>
        <w:r w:rsidDel="006A6981">
          <w:fldChar w:fldCharType="begin"/>
        </w:r>
        <w:r w:rsidDel="006A6981">
          <w:delInstrText>form.fid="Idf0176b0c0ff11eaa0049882ba686d80"</w:delInstrText>
        </w:r>
        <w:r w:rsidDel="006A6981">
          <w:fldChar w:fldCharType="end"/>
        </w:r>
        <w:r w:rsidDel="006A6981">
          <w:rPr>
            <w:color w:val="FF0000"/>
            <w:sz w:val="20"/>
            <w:szCs w:val="20"/>
            <w:vertAlign w:val="superscript"/>
          </w:rPr>
          <w:delText>►</w:delText>
        </w:r>
        <w:r w:rsidDel="006A6981">
          <w:fldChar w:fldCharType="begin"/>
        </w:r>
        <w:r w:rsidDel="006A6981">
          <w:delInstrText>p.ct.id="f477b8b0b92511efa86bc22ba615bad8|86|31:83.40"</w:delInstrText>
        </w:r>
        <w:r w:rsidDel="006A6981">
          <w:fldChar w:fldCharType="end"/>
        </w:r>
        <w:r w:rsidDel="006A6981">
          <w:delText xml:space="preserve">It is my intention to donate </w:delText>
        </w:r>
        <w:r w:rsidDel="006A6981">
          <w:rPr>
            <w:rStyle w:val="pxfinstr"/>
            <w:i/>
            <w:iCs/>
          </w:rPr>
          <w:delText>[dollar amount of sum]</w:delText>
        </w:r>
        <w:r w:rsidDel="006A6981">
          <w:delText xml:space="preserve"> to </w:delText>
        </w:r>
        <w:r w:rsidDel="006A6981">
          <w:rPr>
            <w:rStyle w:val="pxfinstr"/>
            <w:i/>
            <w:iCs/>
          </w:rPr>
          <w:delText>[name of educational institution]</w:delText>
        </w:r>
        <w:r w:rsidDel="006A6981">
          <w:delText xml:space="preserve"> for the express purpose of providing educational materials including but not limited to books, access to internet databases and research sites, historical manuscripts or other such archaic documents. My donation shall not be used for the following purposes: </w:delText>
        </w:r>
        <w:r w:rsidDel="006A6981">
          <w:rPr>
            <w:rStyle w:val="pxfinstr"/>
            <w:i/>
            <w:iCs/>
          </w:rPr>
          <w:delText>[description of purposes such as supporting sports teams or other non-ac</w:delText>
        </w:r>
      </w:del>
      <w:del w:id="1653" w:author="Cara Cardinale" w:date="2025-02-19T20:49:00Z">
        <w:r w:rsidDel="006A6981">
          <w:rPr>
            <w:rStyle w:val="pxfinstr"/>
            <w:i/>
            <w:iCs/>
          </w:rPr>
          <w:delText>e</w:delText>
        </w:r>
      </w:del>
      <w:del w:id="1654" w:author="Cara Cardinale" w:date="2025-02-19T20:50:00Z">
        <w:r w:rsidDel="006A6981">
          <w:rPr>
            <w:rStyle w:val="pxfinstr"/>
            <w:i/>
            <w:iCs/>
          </w:rPr>
          <w:delText>demic activities]</w:delText>
        </w:r>
        <w:r w:rsidDel="006A6981">
          <w:delText xml:space="preserve">. </w:delText>
        </w:r>
        <w:r w:rsidDel="006A6981">
          <w:rPr>
            <w:rStyle w:val="pxfinstr"/>
            <w:i/>
            <w:iCs/>
          </w:rPr>
          <w:delText>[Name of educational institution]</w:delText>
        </w:r>
        <w:r w:rsidDel="006A6981">
          <w:delText xml:space="preserve"> shall present a plan for the usage of the donation for my review prior to my donation. If such plan meets with my intentions for this donation, then such donation will be made in </w:delText>
        </w:r>
        <w:r w:rsidDel="006A6981">
          <w:rPr>
            <w:rStyle w:val="pxfinstr"/>
            <w:i/>
            <w:iCs/>
          </w:rPr>
          <w:delText>[annual/semi-annual/[description</w:delText>
        </w:r>
      </w:del>
      <w:del w:id="1655" w:author="Cara Cardinale" w:date="2025-02-19T20:04:00Z">
        <w:r w:rsidDel="00D32B94">
          <w:rPr>
            <w:rStyle w:val="pxfinstr"/>
            <w:i/>
            <w:iCs/>
          </w:rPr>
          <w:delText>f</w:delText>
        </w:r>
      </w:del>
      <w:del w:id="1656" w:author="Cara Cardinale" w:date="2025-02-19T20:50:00Z">
        <w:r w:rsidDel="006A6981">
          <w:rPr>
            <w:rStyle w:val="pxfinstr"/>
            <w:i/>
            <w:iCs/>
          </w:rPr>
          <w:delText xml:space="preserve"> of other such time period]]</w:delText>
        </w:r>
        <w:r w:rsidDel="006A6981">
          <w:delText xml:space="preserve"> until the total amount of the donation is made. In no event shall the donation made in more than one fiscal year.</w:delText>
        </w:r>
      </w:del>
    </w:p>
    <w:p w14:paraId="7640AED6" w14:textId="77777777" w:rsidR="004E0EBB" w:rsidDel="006A6981" w:rsidRDefault="004E0EBB">
      <w:pPr>
        <w:pStyle w:val="pxformfvs"/>
        <w:rPr>
          <w:del w:id="1657" w:author="Cara Cardinale" w:date="2025-02-19T20:50:00Z"/>
        </w:rPr>
      </w:pPr>
      <w:del w:id="1658" w:author="Cara Cardinale" w:date="2025-02-19T20:50:00Z">
        <w:r w:rsidDel="006A6981">
          <w:rPr>
            <w:color w:val="FF0000"/>
            <w:sz w:val="20"/>
            <w:szCs w:val="20"/>
            <w:vertAlign w:val="superscript"/>
          </w:rPr>
          <w:delText>►</w:delText>
        </w:r>
        <w:r w:rsidDel="006A6981">
          <w:fldChar w:fldCharType="begin"/>
        </w:r>
        <w:r w:rsidDel="006A6981">
          <w:delInstrText>fvs.amt="1"</w:delInstrText>
        </w:r>
        <w:r w:rsidDel="006A6981">
          <w:fldChar w:fldCharType="end"/>
        </w:r>
      </w:del>
    </w:p>
    <w:p w14:paraId="2A804E3D" w14:textId="77777777" w:rsidR="004E0EBB" w:rsidDel="006A6981" w:rsidRDefault="004E0EBB">
      <w:pPr>
        <w:pStyle w:val="pxformfal"/>
        <w:ind w:left="500"/>
        <w:rPr>
          <w:del w:id="1659" w:author="Cara Cardinale" w:date="2025-02-19T20:50:00Z"/>
          <w:sz w:val="24"/>
          <w:szCs w:val="24"/>
        </w:rPr>
      </w:pPr>
      <w:del w:id="1660" w:author="Cara Cardinale" w:date="2025-02-19T20:50:00Z">
        <w:r w:rsidDel="006A6981">
          <w:rPr>
            <w:sz w:val="24"/>
            <w:szCs w:val="24"/>
          </w:rPr>
          <w:delText xml:space="preserve"> </w:delText>
        </w:r>
        <w:r w:rsidDel="006A6981">
          <w:rPr>
            <w:color w:val="FF0000"/>
            <w:sz w:val="20"/>
            <w:szCs w:val="20"/>
            <w:vertAlign w:val="superscript"/>
          </w:rPr>
          <w:delText>►</w:delText>
        </w:r>
        <w:r w:rsidDel="006A6981">
          <w:rPr>
            <w:sz w:val="24"/>
            <w:szCs w:val="24"/>
          </w:rPr>
          <w:fldChar w:fldCharType="begin"/>
        </w:r>
        <w:r w:rsidDel="006A6981">
          <w:rPr>
            <w:sz w:val="24"/>
            <w:szCs w:val="24"/>
          </w:rPr>
          <w:delInstrText>fal.lo="n"</w:delInstrText>
        </w:r>
        <w:r w:rsidDel="006A6981">
          <w:rPr>
            <w:sz w:val="24"/>
            <w:szCs w:val="24"/>
          </w:rPr>
          <w:fldChar w:fldCharType="end"/>
        </w:r>
        <w:r w:rsidDel="006A6981">
          <w:rPr>
            <w:sz w:val="24"/>
            <w:szCs w:val="24"/>
          </w:rPr>
          <w:delText xml:space="preserve">Dated: </w:delText>
        </w:r>
        <w:r w:rsidDel="006A6981">
          <w:rPr>
            <w:rStyle w:val="pxfinstr"/>
            <w:i/>
            <w:iCs/>
            <w:szCs w:val="24"/>
          </w:rPr>
          <w:delText>[date of signing]</w:delText>
        </w:r>
      </w:del>
    </w:p>
    <w:p w14:paraId="174655CD" w14:textId="77777777" w:rsidR="004E0EBB" w:rsidDel="006A6981" w:rsidRDefault="004E0EBB">
      <w:pPr>
        <w:pStyle w:val="pxformfsigfvs"/>
        <w:rPr>
          <w:del w:id="1661" w:author="Cara Cardinale" w:date="2025-02-19T20:50:00Z"/>
        </w:rPr>
      </w:pPr>
      <w:del w:id="1662" w:author="Cara Cardinale" w:date="2025-02-19T20:50:00Z">
        <w:r w:rsidDel="006A6981">
          <w:rPr>
            <w:color w:val="FF0000"/>
            <w:sz w:val="20"/>
            <w:szCs w:val="20"/>
            <w:vertAlign w:val="superscript"/>
          </w:rPr>
          <w:delText>►</w:delText>
        </w:r>
        <w:r w:rsidDel="006A6981">
          <w:fldChar w:fldCharType="begin"/>
        </w:r>
        <w:r w:rsidDel="006A6981">
          <w:delInstrText>fsig.pos="r"</w:delInstrText>
        </w:r>
        <w:r w:rsidDel="006A6981">
          <w:fldChar w:fldCharType="end"/>
        </w:r>
        <w:r w:rsidDel="006A6981">
          <w:rPr>
            <w:color w:val="FF0000"/>
            <w:sz w:val="20"/>
            <w:szCs w:val="20"/>
            <w:vertAlign w:val="superscript"/>
          </w:rPr>
          <w:delText>►</w:delText>
        </w:r>
        <w:r w:rsidDel="006A6981">
          <w:fldChar w:fldCharType="begin"/>
        </w:r>
        <w:r w:rsidDel="006A6981">
          <w:delInstrText>fvs.amt="1"</w:delInstrText>
        </w:r>
        <w:r w:rsidDel="006A6981">
          <w:fldChar w:fldCharType="end"/>
        </w:r>
      </w:del>
    </w:p>
    <w:p w14:paraId="00565292" w14:textId="77777777" w:rsidR="004E0EBB" w:rsidDel="006A6981" w:rsidRDefault="004E0EBB">
      <w:pPr>
        <w:pStyle w:val="pxformfsigfal"/>
        <w:rPr>
          <w:del w:id="1663" w:author="Cara Cardinale" w:date="2025-02-19T20:50:00Z"/>
          <w:sz w:val="24"/>
          <w:szCs w:val="24"/>
        </w:rPr>
      </w:pPr>
      <w:del w:id="1664" w:author="Cara Cardinale" w:date="2025-02-19T20:50:00Z">
        <w:r w:rsidDel="006A6981">
          <w:rPr>
            <w:color w:val="FF0000"/>
            <w:sz w:val="20"/>
            <w:szCs w:val="20"/>
            <w:vertAlign w:val="superscript"/>
          </w:rPr>
          <w:delText>►</w:delText>
        </w:r>
        <w:r w:rsidDel="006A6981">
          <w:rPr>
            <w:sz w:val="24"/>
            <w:szCs w:val="24"/>
          </w:rPr>
          <w:fldChar w:fldCharType="begin"/>
        </w:r>
        <w:r w:rsidDel="006A6981">
          <w:rPr>
            <w:sz w:val="24"/>
            <w:szCs w:val="24"/>
          </w:rPr>
          <w:delInstrText>fal.lo="y"</w:delInstrText>
        </w:r>
        <w:r w:rsidDel="006A6981">
          <w:rPr>
            <w:sz w:val="24"/>
            <w:szCs w:val="24"/>
          </w:rPr>
          <w:fldChar w:fldCharType="end"/>
        </w:r>
        <w:r w:rsidDel="006A6981">
          <w:rPr>
            <w:sz w:val="24"/>
            <w:szCs w:val="24"/>
          </w:rPr>
          <w:delText xml:space="preserve"> </w:delText>
        </w:r>
        <w:r w:rsidDel="006A6981">
          <w:rPr>
            <w:rStyle w:val="pxvis"/>
            <w:rFonts w:ascii="Times NewRoman" w:hAnsi="Times NewRoman"/>
            <w:b w:val="0"/>
            <w:sz w:val="24"/>
            <w:szCs w:val="24"/>
          </w:rPr>
          <w:delText xml:space="preserve">______________ </w:delText>
        </w:r>
        <w:r w:rsidDel="006A6981">
          <w:rPr>
            <w:rStyle w:val="pxvis"/>
            <w:rFonts w:ascii="Times NewRoman" w:hAnsi="Times NewRoman"/>
            <w:b w:val="0"/>
            <w:sz w:val="24"/>
            <w:szCs w:val="24"/>
          </w:rPr>
          <w:br/>
        </w:r>
        <w:r w:rsidDel="006A6981">
          <w:rPr>
            <w:rStyle w:val="pxfinstr"/>
            <w:i/>
            <w:iCs/>
            <w:szCs w:val="24"/>
          </w:rPr>
          <w:delText>[Name of person]</w:delText>
        </w:r>
      </w:del>
    </w:p>
    <w:p w14:paraId="0AAA6E41" w14:textId="77777777" w:rsidR="004E0EBB" w:rsidDel="006A6981" w:rsidRDefault="004E0EBB">
      <w:pPr>
        <w:pStyle w:val="pxformnotes"/>
        <w:jc w:val="center"/>
        <w:rPr>
          <w:del w:id="1665" w:author="Cara Cardinale" w:date="2025-02-19T20:50:00Z"/>
          <w:sz w:val="24"/>
          <w:szCs w:val="24"/>
        </w:rPr>
      </w:pPr>
      <w:del w:id="1666" w:author="Cara Cardinale" w:date="2025-02-19T20:50:00Z">
        <w:r w:rsidDel="006A6981">
          <w:rPr>
            <w:rStyle w:val="pxvis"/>
            <w:rFonts w:cs="Arial"/>
            <w:bCs/>
            <w:szCs w:val="28"/>
          </w:rPr>
          <w:delText>Notes to Form</w:delText>
        </w:r>
      </w:del>
    </w:p>
    <w:p w14:paraId="47546478" w14:textId="77777777" w:rsidR="004E0EBB" w:rsidDel="006A6981" w:rsidRDefault="004E0EBB">
      <w:pPr>
        <w:pStyle w:val="pxformnotes"/>
        <w:rPr>
          <w:del w:id="1667" w:author="Cara Cardinale" w:date="2025-02-19T20:50:00Z"/>
          <w:sz w:val="24"/>
          <w:szCs w:val="24"/>
        </w:rPr>
      </w:pPr>
    </w:p>
    <w:p w14:paraId="0B9F21EF" w14:textId="77777777" w:rsidR="004E0EBB" w:rsidDel="006A6981" w:rsidRDefault="004E0EBB">
      <w:pPr>
        <w:pStyle w:val="pxformrr"/>
        <w:rPr>
          <w:del w:id="1668" w:author="Cara Cardinale" w:date="2025-02-19T20:50:00Z"/>
          <w:sz w:val="24"/>
          <w:szCs w:val="24"/>
        </w:rPr>
      </w:pPr>
      <w:del w:id="1669" w:author="Cara Cardinale" w:date="2025-02-19T20:50:00Z">
        <w:r w:rsidDel="006A6981">
          <w:rPr>
            <w:rStyle w:val="pxvis"/>
            <w:rFonts w:cs="Arial"/>
            <w:bCs/>
            <w:szCs w:val="28"/>
          </w:rPr>
          <w:delText>Research References</w:delText>
        </w:r>
      </w:del>
    </w:p>
    <w:p w14:paraId="72E589EA" w14:textId="77777777" w:rsidR="004E0EBB" w:rsidDel="006A6981" w:rsidRDefault="004E0EBB">
      <w:pPr>
        <w:pStyle w:val="pxformrrp"/>
        <w:rPr>
          <w:del w:id="1670" w:author="Cara Cardinale" w:date="2025-02-19T20:50:00Z"/>
        </w:rPr>
      </w:pPr>
      <w:del w:id="1671" w:author="Cara Cardinale" w:date="2025-02-19T20:50:00Z">
        <w:r w:rsidDel="006A6981">
          <w:delText xml:space="preserve"> </w:delText>
        </w:r>
        <w:r w:rsidDel="006A6981">
          <w:rPr>
            <w:rStyle w:val="pxvis"/>
            <w:rFonts w:ascii="Times NewRoman" w:hAnsi="Times NewRoman"/>
            <w:b w:val="0"/>
            <w:sz w:val="24"/>
          </w:rPr>
          <w:tab/>
        </w:r>
        <w:r w:rsidDel="006A6981">
          <w:rPr>
            <w:rStyle w:val="pxtk"/>
            <w:color w:val="FF0000"/>
            <w:sz w:val="20"/>
            <w:szCs w:val="20"/>
            <w:vertAlign w:val="superscript"/>
          </w:rPr>
          <w:delText>►</w:delText>
        </w:r>
        <w:r w:rsidDel="006A6981">
          <w:rPr>
            <w:rStyle w:val="pxtk"/>
          </w:rPr>
          <w:fldChar w:fldCharType="begin"/>
        </w:r>
        <w:r w:rsidDel="006A6981">
          <w:rPr>
            <w:rStyle w:val="pxtk"/>
          </w:rPr>
          <w:delInstrText>tk.ref.id="I09MEEM"</w:delInstrText>
        </w:r>
        <w:r w:rsidDel="006A6981">
          <w:rPr>
            <w:rStyle w:val="pxtk"/>
          </w:rPr>
          <w:fldChar w:fldCharType="end"/>
        </w:r>
        <w:r w:rsidDel="006A6981">
          <w:rPr>
            <w:rStyle w:val="pxtk"/>
          </w:rPr>
          <w:delText>West's Key Number Digest, Subscriptions &amp;key;2</w:delText>
        </w:r>
      </w:del>
    </w:p>
    <w:p w14:paraId="6AE8C9C5" w14:textId="77777777" w:rsidR="004E0EBB" w:rsidDel="006A6981" w:rsidRDefault="004E0EBB">
      <w:pPr>
        <w:pStyle w:val="pxformrrp"/>
        <w:rPr>
          <w:del w:id="1672" w:author="Cara Cardinale" w:date="2025-02-19T20:50:00Z"/>
        </w:rPr>
      </w:pPr>
      <w:del w:id="1673" w:author="Cara Cardinale" w:date="2025-02-19T20:50:00Z">
        <w:r w:rsidDel="006A6981">
          <w:delText xml:space="preserve"> </w:delText>
        </w:r>
        <w:r w:rsidDel="006A6981">
          <w:rPr>
            <w:rStyle w:val="pxvis"/>
            <w:rFonts w:ascii="Times NewRoman" w:hAnsi="Times NewRoman"/>
            <w:b w:val="0"/>
            <w:sz w:val="24"/>
          </w:rPr>
          <w:tab/>
        </w:r>
        <w:r w:rsidDel="006A6981">
          <w:rPr>
            <w:rStyle w:val="pxtk"/>
            <w:color w:val="FF0000"/>
            <w:sz w:val="20"/>
            <w:szCs w:val="20"/>
            <w:vertAlign w:val="superscript"/>
          </w:rPr>
          <w:delText>►</w:delText>
        </w:r>
        <w:r w:rsidDel="006A6981">
          <w:rPr>
            <w:rStyle w:val="pxtk"/>
          </w:rPr>
          <w:fldChar w:fldCharType="begin"/>
        </w:r>
        <w:r w:rsidDel="006A6981">
          <w:rPr>
            <w:rStyle w:val="pxtk"/>
          </w:rPr>
          <w:delInstrText>tk.ref.id="I09P7JI"</w:delInstrText>
        </w:r>
        <w:r w:rsidDel="006A6981">
          <w:rPr>
            <w:rStyle w:val="pxtk"/>
          </w:rPr>
          <w:fldChar w:fldCharType="end"/>
        </w:r>
        <w:r w:rsidDel="006A6981">
          <w:rPr>
            <w:rStyle w:val="pxtk"/>
          </w:rPr>
          <w:delText>West's Key Number Digest, Subscriptions &amp;key;3</w:delText>
        </w:r>
      </w:del>
    </w:p>
    <w:p w14:paraId="7F917CD4" w14:textId="77777777" w:rsidR="004E0EBB" w:rsidDel="006A6981" w:rsidRDefault="004E0EBB">
      <w:pPr>
        <w:pStyle w:val="pxformrrp"/>
        <w:rPr>
          <w:del w:id="1674" w:author="Cara Cardinale" w:date="2025-02-19T20:50:00Z"/>
        </w:rPr>
      </w:pPr>
      <w:del w:id="1675" w:author="Cara Cardinale" w:date="2025-02-19T20:50:00Z">
        <w:r w:rsidDel="006A6981">
          <w:delText xml:space="preserve"> </w:delText>
        </w:r>
        <w:r w:rsidDel="006A6981">
          <w:rPr>
            <w:rStyle w:val="pxvis"/>
            <w:rFonts w:ascii="Times NewRoman" w:hAnsi="Times NewRoman"/>
            <w:b w:val="0"/>
            <w:sz w:val="24"/>
          </w:rPr>
          <w:tab/>
        </w:r>
        <w:r w:rsidDel="006A6981">
          <w:rPr>
            <w:rStyle w:val="pxtk"/>
            <w:color w:val="FF0000"/>
            <w:sz w:val="20"/>
            <w:szCs w:val="20"/>
            <w:vertAlign w:val="superscript"/>
          </w:rPr>
          <w:delText>►</w:delText>
        </w:r>
        <w:r w:rsidDel="006A6981">
          <w:rPr>
            <w:rStyle w:val="pxtk"/>
          </w:rPr>
          <w:fldChar w:fldCharType="begin"/>
        </w:r>
        <w:r w:rsidDel="006A6981">
          <w:rPr>
            <w:rStyle w:val="pxtk"/>
          </w:rPr>
          <w:delInstrText>tk.ref.id="I09S0OE"</w:delInstrText>
        </w:r>
        <w:r w:rsidDel="006A6981">
          <w:rPr>
            <w:rStyle w:val="pxtk"/>
          </w:rPr>
          <w:fldChar w:fldCharType="end"/>
        </w:r>
        <w:r w:rsidDel="006A6981">
          <w:rPr>
            <w:rStyle w:val="pxtk"/>
          </w:rPr>
          <w:delText>West's Key Number Digest, Subscriptions &amp;key;6</w:delText>
        </w:r>
      </w:del>
    </w:p>
    <w:p w14:paraId="0B6ED15F" w14:textId="77777777" w:rsidR="004E0EBB" w:rsidDel="006A6981" w:rsidRDefault="004E0EBB">
      <w:pPr>
        <w:pStyle w:val="pxformrrp"/>
        <w:rPr>
          <w:del w:id="1676" w:author="Cara Cardinale" w:date="2025-02-19T20:50:00Z"/>
        </w:rPr>
      </w:pPr>
      <w:del w:id="1677" w:author="Cara Cardinale" w:date="2025-02-19T20:50:00Z">
        <w:r w:rsidDel="006A6981">
          <w:delText xml:space="preserve"> </w:delText>
        </w:r>
        <w:r w:rsidDel="006A6981">
          <w:rPr>
            <w:rStyle w:val="pxvis"/>
            <w:rFonts w:ascii="Times NewRoman" w:hAnsi="Times NewRoman"/>
            <w:b w:val="0"/>
            <w:sz w:val="24"/>
          </w:rPr>
          <w:tab/>
        </w:r>
        <w:r w:rsidDel="006A6981">
          <w:rPr>
            <w:rStyle w:val="pxtk"/>
            <w:color w:val="FF0000"/>
            <w:sz w:val="20"/>
            <w:szCs w:val="20"/>
            <w:vertAlign w:val="superscript"/>
          </w:rPr>
          <w:delText>►</w:delText>
        </w:r>
        <w:r w:rsidDel="006A6981">
          <w:rPr>
            <w:rStyle w:val="pxtk"/>
          </w:rPr>
          <w:fldChar w:fldCharType="begin"/>
        </w:r>
        <w:r w:rsidDel="006A6981">
          <w:rPr>
            <w:rStyle w:val="pxtk"/>
          </w:rPr>
          <w:delInstrText>tk.ref.id="I09UTTA"</w:delInstrText>
        </w:r>
        <w:r w:rsidDel="006A6981">
          <w:rPr>
            <w:rStyle w:val="pxtk"/>
          </w:rPr>
          <w:fldChar w:fldCharType="end"/>
        </w:r>
        <w:r w:rsidDel="006A6981">
          <w:rPr>
            <w:rStyle w:val="pxtk"/>
          </w:rPr>
          <w:delText>West's Key Number Digest, Subscriptions &amp;key;10</w:delText>
        </w:r>
      </w:del>
    </w:p>
    <w:p w14:paraId="3562E2D5" w14:textId="77777777" w:rsidR="004E0EBB" w:rsidDel="006A6981" w:rsidRDefault="004E0EBB">
      <w:pPr>
        <w:pStyle w:val="pxs"/>
        <w:spacing w:before="180"/>
        <w:rPr>
          <w:del w:id="1678" w:author="Cara Cardinale" w:date="2025-02-19T20:50:00Z"/>
          <w:sz w:val="27"/>
          <w:szCs w:val="27"/>
        </w:rPr>
      </w:pPr>
      <w:del w:id="1679" w:author="Cara Cardinale" w:date="2025-02-19T20:50:00Z">
        <w:r w:rsidDel="006A6981">
          <w:rPr>
            <w:sz w:val="27"/>
            <w:szCs w:val="27"/>
          </w:rPr>
          <w:delText>31:83.50. Donation of tangible personal property</w:delText>
        </w:r>
      </w:del>
    </w:p>
    <w:p w14:paraId="2DA4DD7F" w14:textId="77777777" w:rsidR="004E0EBB" w:rsidDel="006A6981" w:rsidRDefault="004E0EBB">
      <w:pPr>
        <w:pStyle w:val="pxov"/>
        <w:rPr>
          <w:del w:id="1680" w:author="Cara Cardinale" w:date="2025-02-19T20:50:00Z"/>
          <w:vanish/>
        </w:rPr>
      </w:pPr>
      <w:del w:id="1681" w:author="Cara Cardinale" w:date="2025-02-19T20:50:00Z">
        <w:r w:rsidDel="006A6981">
          <w:rPr>
            <w:vanish/>
          </w:rPr>
          <w:delText>FMS</w:delText>
        </w:r>
      </w:del>
    </w:p>
    <w:p w14:paraId="28D21BFE" w14:textId="77777777" w:rsidR="004E0EBB" w:rsidDel="006A6981" w:rsidRDefault="004E0EBB">
      <w:pPr>
        <w:pStyle w:val="pxov"/>
        <w:rPr>
          <w:del w:id="1682" w:author="Cara Cardinale" w:date="2025-02-19T20:50:00Z"/>
          <w:vanish/>
        </w:rPr>
      </w:pPr>
      <w:del w:id="1683" w:author="Cara Cardinale" w:date="2025-02-19T20:50:00Z">
        <w:r w:rsidDel="006A6981">
          <w:rPr>
            <w:vanish/>
          </w:rPr>
          <w:delText>CLS</w:delText>
        </w:r>
      </w:del>
    </w:p>
    <w:p w14:paraId="1F88A45C" w14:textId="77777777" w:rsidR="004E0EBB" w:rsidDel="006A6981" w:rsidRDefault="004E0EBB">
      <w:pPr>
        <w:pStyle w:val="pxov"/>
        <w:rPr>
          <w:del w:id="1684" w:author="Cara Cardinale" w:date="2025-02-19T20:50:00Z"/>
          <w:vanish/>
        </w:rPr>
      </w:pPr>
      <w:del w:id="1685" w:author="Cara Cardinale" w:date="2025-02-19T20:50:00Z">
        <w:r w:rsidDel="006A6981">
          <w:rPr>
            <w:vanish/>
          </w:rPr>
          <w:delText>FTR</w:delText>
        </w:r>
      </w:del>
    </w:p>
    <w:p w14:paraId="58162307" w14:textId="77777777" w:rsidR="004E0EBB" w:rsidDel="006A6981" w:rsidRDefault="004E0EBB">
      <w:pPr>
        <w:pStyle w:val="pxov"/>
        <w:rPr>
          <w:del w:id="1686" w:author="Cara Cardinale" w:date="2025-02-19T20:50:00Z"/>
          <w:vanish/>
        </w:rPr>
      </w:pPr>
      <w:del w:id="1687" w:author="Cara Cardinale" w:date="2025-02-19T20:50:00Z">
        <w:r w:rsidDel="006A6981">
          <w:rPr>
            <w:vanish/>
          </w:rPr>
          <w:delText>COL</w:delText>
        </w:r>
      </w:del>
    </w:p>
    <w:p w14:paraId="644AB9EE" w14:textId="77777777" w:rsidR="004E0EBB" w:rsidDel="006A6981" w:rsidRDefault="004E0EBB">
      <w:pPr>
        <w:pStyle w:val="pxov"/>
        <w:rPr>
          <w:del w:id="1688" w:author="Cara Cardinale" w:date="2025-02-19T20:50:00Z"/>
          <w:vanish/>
        </w:rPr>
      </w:pPr>
      <w:del w:id="1689" w:author="Cara Cardinale" w:date="2025-02-19T20:50:00Z">
        <w:r w:rsidDel="006A6981">
          <w:rPr>
            <w:vanish/>
          </w:rPr>
          <w:delText>NFP</w:delText>
        </w:r>
      </w:del>
    </w:p>
    <w:p w14:paraId="21CBB901" w14:textId="77777777" w:rsidR="004E0EBB" w:rsidDel="006A6981" w:rsidRDefault="004E0EBB">
      <w:pPr>
        <w:pStyle w:val="pxov"/>
        <w:rPr>
          <w:del w:id="1690" w:author="Cara Cardinale" w:date="2025-02-19T20:50:00Z"/>
          <w:vanish/>
        </w:rPr>
      </w:pPr>
      <w:del w:id="1691" w:author="Cara Cardinale" w:date="2025-02-19T20:50:00Z">
        <w:r w:rsidDel="006A6981">
          <w:rPr>
            <w:vanish/>
          </w:rPr>
          <w:delText>AMT</w:delText>
        </w:r>
      </w:del>
    </w:p>
    <w:p w14:paraId="1F85112A" w14:textId="77777777" w:rsidR="004E0EBB" w:rsidDel="006A6981" w:rsidRDefault="004E0EBB">
      <w:pPr>
        <w:pStyle w:val="pxov"/>
        <w:rPr>
          <w:del w:id="1692" w:author="Cara Cardinale" w:date="2025-02-19T20:50:00Z"/>
          <w:vanish/>
        </w:rPr>
      </w:pPr>
      <w:del w:id="1693" w:author="Cara Cardinale" w:date="2025-02-19T20:50:00Z">
        <w:r w:rsidDel="006A6981">
          <w:rPr>
            <w:vanish/>
          </w:rPr>
          <w:delText>MTD</w:delText>
        </w:r>
      </w:del>
    </w:p>
    <w:p w14:paraId="4EF03BC5" w14:textId="77777777" w:rsidR="004E0EBB" w:rsidDel="006A6981" w:rsidRDefault="004E0EBB">
      <w:pPr>
        <w:pStyle w:val="pxov"/>
        <w:rPr>
          <w:del w:id="1694" w:author="Cara Cardinale" w:date="2025-02-19T20:50:00Z"/>
          <w:vanish/>
        </w:rPr>
      </w:pPr>
      <w:del w:id="1695" w:author="Cara Cardinale" w:date="2025-02-19T20:50:00Z">
        <w:r w:rsidDel="006A6981">
          <w:rPr>
            <w:vanish/>
          </w:rPr>
          <w:delText>TEM</w:delText>
        </w:r>
      </w:del>
    </w:p>
    <w:p w14:paraId="7131C14A" w14:textId="77777777" w:rsidR="004E0EBB" w:rsidDel="006A6981" w:rsidRDefault="004E0EBB">
      <w:pPr>
        <w:pStyle w:val="pxformp"/>
        <w:rPr>
          <w:del w:id="1696" w:author="Cara Cardinale" w:date="2025-02-19T20:50:00Z"/>
        </w:rPr>
      </w:pPr>
      <w:del w:id="1697" w:author="Cara Cardinale" w:date="2025-02-19T20:50:00Z">
        <w:r w:rsidDel="006A6981">
          <w:delText xml:space="preserve"> </w:delText>
        </w:r>
        <w:r w:rsidDel="006A6981">
          <w:rPr>
            <w:rStyle w:val="pxvis"/>
            <w:rFonts w:ascii="Times NewRoman" w:hAnsi="Times NewRoman"/>
            <w:b w:val="0"/>
            <w:sz w:val="24"/>
          </w:rPr>
          <w:tab/>
        </w:r>
        <w:r w:rsidDel="006A6981">
          <w:rPr>
            <w:color w:val="FF0000"/>
            <w:sz w:val="20"/>
            <w:szCs w:val="20"/>
            <w:vertAlign w:val="superscript"/>
          </w:rPr>
          <w:delText>►</w:delText>
        </w:r>
        <w:r w:rsidDel="006A6981">
          <w:fldChar w:fldCharType="begin"/>
        </w:r>
        <w:r w:rsidDel="006A6981">
          <w:delInstrText>form.du="0"</w:delInstrText>
        </w:r>
        <w:r w:rsidDel="006A6981">
          <w:fldChar w:fldCharType="end"/>
        </w:r>
        <w:r w:rsidDel="006A6981">
          <w:fldChar w:fldCharType="begin"/>
        </w:r>
        <w:r w:rsidDel="006A6981">
          <w:delInstrText>form.fid="I6a7223007abe11e89837ca7ba78636e5"</w:delInstrText>
        </w:r>
        <w:r w:rsidDel="006A6981">
          <w:fldChar w:fldCharType="end"/>
        </w:r>
        <w:r w:rsidDel="006A6981">
          <w:rPr>
            <w:color w:val="FF0000"/>
            <w:sz w:val="20"/>
            <w:szCs w:val="20"/>
            <w:vertAlign w:val="superscript"/>
          </w:rPr>
          <w:delText>►</w:delText>
        </w:r>
        <w:r w:rsidDel="006A6981">
          <w:fldChar w:fldCharType="begin"/>
        </w:r>
        <w:r w:rsidDel="006A6981">
          <w:delInstrText>p.ct.id="f477b8b0b92511efa86bc22ba615bad8|87|31:83.50"</w:delInstrText>
        </w:r>
        <w:r w:rsidDel="006A6981">
          <w:fldChar w:fldCharType="end"/>
        </w:r>
        <w:r w:rsidDel="006A6981">
          <w:rPr>
            <w:rStyle w:val="pxfinstr"/>
            <w:i/>
            <w:iCs/>
          </w:rPr>
          <w:delText>[Name of donor]</w:delText>
        </w:r>
        <w:r w:rsidDel="006A6981">
          <w:delText xml:space="preserve"> does, hereby, give and donate all its ownership in </w:delText>
        </w:r>
        <w:r w:rsidDel="006A6981">
          <w:rPr>
            <w:rStyle w:val="pxfinstr"/>
            <w:i/>
            <w:iCs/>
          </w:rPr>
          <w:delText>[description of tangible personal property]</w:delText>
        </w:r>
        <w:r w:rsidDel="006A6981">
          <w:delText xml:space="preserve"> that was acquired by </w:delText>
        </w:r>
        <w:r w:rsidDel="006A6981">
          <w:rPr>
            <w:rStyle w:val="pxfinstr"/>
            <w:i/>
            <w:iCs/>
          </w:rPr>
          <w:delText>[name of donor]</w:delText>
        </w:r>
        <w:r w:rsidDel="006A6981">
          <w:delText xml:space="preserve"> on </w:delText>
        </w:r>
        <w:r w:rsidDel="006A6981">
          <w:rPr>
            <w:rStyle w:val="pxfinstr"/>
            <w:i/>
            <w:iCs/>
          </w:rPr>
          <w:delText>[[specification of date]/[name of month]/[identification of year]]</w:delText>
        </w:r>
        <w:r w:rsidDel="006A6981">
          <w:delText xml:space="preserve"> for the amount of $</w:delText>
        </w:r>
        <w:r w:rsidDel="006A6981">
          <w:rPr>
            <w:rStyle w:val="pxfinstr"/>
            <w:i/>
            <w:iCs/>
          </w:rPr>
          <w:delText>[dollar amount of sum]</w:delText>
        </w:r>
        <w:r w:rsidDel="006A6981">
          <w:delText xml:space="preserve">. Such </w:delText>
        </w:r>
        <w:r w:rsidDel="006A6981">
          <w:rPr>
            <w:rStyle w:val="pxfinstr"/>
            <w:i/>
            <w:iCs/>
          </w:rPr>
          <w:delText>[description of tangible personal property]</w:delText>
        </w:r>
        <w:r w:rsidDel="006A6981">
          <w:delText xml:space="preserve"> was used in accordance with normal usage and with normal care. </w:delText>
        </w:r>
        <w:r w:rsidDel="006A6981">
          <w:rPr>
            <w:rStyle w:val="pxfinstr"/>
            <w:i/>
            <w:iCs/>
          </w:rPr>
          <w:delText>[Name of donor]</w:delText>
        </w:r>
        <w:r w:rsidDel="006A6981">
          <w:delText xml:space="preserve"> engaged </w:delText>
        </w:r>
        <w:r w:rsidDel="006A6981">
          <w:rPr>
            <w:rStyle w:val="pxfinstr"/>
            <w:i/>
            <w:iCs/>
          </w:rPr>
          <w:delText>[name of valuation firm]</w:delText>
        </w:r>
        <w:r w:rsidDel="006A6981">
          <w:delText xml:space="preserve"> to provide a valuation report and analysis for </w:delText>
        </w:r>
        <w:r w:rsidDel="006A6981">
          <w:rPr>
            <w:rStyle w:val="pxfinstr"/>
            <w:i/>
            <w:iCs/>
          </w:rPr>
          <w:delText>[description of tangible personal property]</w:delText>
        </w:r>
        <w:r w:rsidDel="006A6981">
          <w:delText xml:space="preserve"> that is attached to this donation as Exhibit </w:delText>
        </w:r>
        <w:r w:rsidDel="006A6981">
          <w:rPr>
            <w:rStyle w:val="pxfinstr"/>
            <w:i/>
            <w:iCs/>
          </w:rPr>
          <w:delText>[designation of exhibit]</w:delText>
        </w:r>
        <w:r w:rsidDel="006A6981">
          <w:delText xml:space="preserve">. Such valuation analysis has determined that the fair market value of such </w:delText>
        </w:r>
        <w:r w:rsidDel="006A6981">
          <w:rPr>
            <w:rStyle w:val="pxfinstr"/>
            <w:i/>
            <w:iCs/>
          </w:rPr>
          <w:delText>[description of tangible personal property]</w:delText>
        </w:r>
        <w:r w:rsidDel="006A6981">
          <w:delText xml:space="preserve"> is $</w:delText>
        </w:r>
        <w:r w:rsidDel="006A6981">
          <w:rPr>
            <w:rStyle w:val="pxfinstr"/>
            <w:i/>
            <w:iCs/>
          </w:rPr>
          <w:delText>[dollar amount of sum]</w:delText>
        </w:r>
        <w:r w:rsidDel="006A6981">
          <w:delText xml:space="preserve">. Title to such </w:delText>
        </w:r>
        <w:r w:rsidDel="006A6981">
          <w:rPr>
            <w:rStyle w:val="pxfinstr"/>
            <w:i/>
            <w:iCs/>
          </w:rPr>
          <w:delText>[description tangible personal property]</w:delText>
        </w:r>
        <w:r w:rsidDel="006A6981">
          <w:delText xml:space="preserve"> shall be transferred in accordance with local law and all necessary documentation requirements will be made as required by both </w:delText>
        </w:r>
        <w:r w:rsidDel="006A6981">
          <w:rPr>
            <w:rStyle w:val="pxfinstr"/>
            <w:i/>
            <w:iCs/>
          </w:rPr>
          <w:delText>[name of donor]</w:delText>
        </w:r>
        <w:r w:rsidDel="006A6981">
          <w:delText xml:space="preserve"> and </w:delText>
        </w:r>
        <w:r w:rsidDel="006A6981">
          <w:rPr>
            <w:rStyle w:val="pxfinstr"/>
            <w:i/>
            <w:iCs/>
          </w:rPr>
          <w:delText>[name of charity]</w:delText>
        </w:r>
        <w:r w:rsidDel="006A6981">
          <w:delText xml:space="preserve">. Once title for </w:delText>
        </w:r>
        <w:r w:rsidDel="006A6981">
          <w:rPr>
            <w:rStyle w:val="pxfinstr"/>
            <w:i/>
            <w:iCs/>
          </w:rPr>
          <w:delText>[description of tangible personal property]</w:delText>
        </w:r>
        <w:r w:rsidDel="006A6981">
          <w:delText xml:space="preserve"> has been transferred, then </w:delText>
        </w:r>
        <w:r w:rsidDel="006A6981">
          <w:rPr>
            <w:rStyle w:val="pxfinstr"/>
            <w:i/>
            <w:iCs/>
          </w:rPr>
          <w:delText>[name of donor]</w:delText>
        </w:r>
        <w:r w:rsidDel="006A6981">
          <w:delText xml:space="preserve"> shall have no rights to or in </w:delText>
        </w:r>
        <w:r w:rsidDel="006A6981">
          <w:rPr>
            <w:rStyle w:val="pxfinstr"/>
            <w:i/>
            <w:iCs/>
          </w:rPr>
          <w:delText>[description of tangible personal property]</w:delText>
        </w:r>
        <w:r w:rsidDel="006A6981">
          <w:delText xml:space="preserve"> and shall not be liable for any injury or other liability that arises after the date of this donation.</w:delText>
        </w:r>
      </w:del>
    </w:p>
    <w:p w14:paraId="1CD13416" w14:textId="77777777" w:rsidR="004E0EBB" w:rsidDel="006A6981" w:rsidRDefault="004E0EBB">
      <w:pPr>
        <w:pStyle w:val="pxformnotes"/>
        <w:jc w:val="center"/>
        <w:rPr>
          <w:del w:id="1698" w:author="Cara Cardinale" w:date="2025-02-19T20:50:00Z"/>
          <w:sz w:val="24"/>
          <w:szCs w:val="24"/>
        </w:rPr>
      </w:pPr>
      <w:del w:id="1699" w:author="Cara Cardinale" w:date="2025-02-19T20:50:00Z">
        <w:r w:rsidDel="006A6981">
          <w:rPr>
            <w:rStyle w:val="pxvis"/>
            <w:rFonts w:cs="Arial"/>
            <w:bCs/>
            <w:szCs w:val="28"/>
          </w:rPr>
          <w:delText>Notes to Form</w:delText>
        </w:r>
      </w:del>
    </w:p>
    <w:p w14:paraId="20C801BE" w14:textId="77777777" w:rsidR="004E0EBB" w:rsidDel="006A6981" w:rsidRDefault="004E0EBB">
      <w:pPr>
        <w:pStyle w:val="pxformnotes"/>
        <w:rPr>
          <w:del w:id="1700" w:author="Cara Cardinale" w:date="2025-02-19T20:50:00Z"/>
          <w:sz w:val="24"/>
          <w:szCs w:val="24"/>
        </w:rPr>
      </w:pPr>
    </w:p>
    <w:p w14:paraId="33F79005" w14:textId="77777777" w:rsidR="004E0EBB" w:rsidDel="006A6981" w:rsidRDefault="004E0EBB">
      <w:pPr>
        <w:pStyle w:val="pxformnote"/>
        <w:spacing w:before="180"/>
        <w:rPr>
          <w:del w:id="1701" w:author="Cara Cardinale" w:date="2025-02-19T20:50:00Z"/>
        </w:rPr>
      </w:pPr>
    </w:p>
    <w:p w14:paraId="3B5CD9EC" w14:textId="77777777" w:rsidR="004E0EBB" w:rsidDel="00D32B94" w:rsidRDefault="004E0EBB">
      <w:pPr>
        <w:pStyle w:val="pxformp"/>
        <w:rPr>
          <w:del w:id="1702" w:author="Cara Cardinale" w:date="2025-02-19T20:06:00Z"/>
        </w:rPr>
      </w:pPr>
      <w:del w:id="1703" w:author="Cara Cardinale" w:date="2025-02-19T20:06: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p.ct.id="f477b8b0b92511efa86bc22ba615bad8|87|31:83.50"</w:delInstrText>
        </w:r>
        <w:r w:rsidDel="00D32B94">
          <w:fldChar w:fldCharType="end"/>
        </w:r>
        <w:r w:rsidDel="00D32B94">
          <w:delText xml:space="preserve">An Office of Attorney General's (OAG) subpoena duces tecum did not impermissibly infringe on First Amendment associational rights; anonymity of contributors would not be sacrificed where both the OAG and the court agreed to a confidentiality agreement. </w:delText>
        </w:r>
        <w:r w:rsidDel="00D32B94">
          <w:rPr>
            <w:rStyle w:val="pxcc"/>
            <w:color w:val="FF0000"/>
            <w:sz w:val="20"/>
            <w:szCs w:val="20"/>
            <w:vertAlign w:val="superscript"/>
          </w:rPr>
          <w:delText>►</w:delText>
        </w:r>
        <w:r w:rsidDel="00D32B94">
          <w:rPr>
            <w:rStyle w:val="pxcc"/>
          </w:rPr>
          <w:fldChar w:fldCharType="begin"/>
        </w:r>
        <w:r w:rsidDel="00D32B94">
          <w:rPr>
            <w:rStyle w:val="pxcc"/>
          </w:rPr>
          <w:delInstrText>cc.ref.id="I02OJHP"</w:delInstrText>
        </w:r>
        <w:r w:rsidDel="00D32B94">
          <w:rPr>
            <w:rStyle w:val="pxcc"/>
          </w:rPr>
          <w:fldChar w:fldCharType="end"/>
        </w:r>
        <w:r w:rsidDel="00D32B94">
          <w:rPr>
            <w:rStyle w:val="pxcc"/>
          </w:rPr>
          <w:delText>People by James v. VDARE Foundation, Inc., 224 A.D.3d 516, 205 N.Y.S.3d 348 (1st Dep't 2024), appeal dismissed, 41 N.Y.3d 1009, 213 N.Y.S.3d 752, 237 N.E.3d 818 (2024)</w:delText>
        </w:r>
        <w:r w:rsidDel="00D32B94">
          <w:delText>.</w:delText>
        </w:r>
      </w:del>
    </w:p>
    <w:p w14:paraId="7420FEDC" w14:textId="77777777" w:rsidR="004E0EBB" w:rsidDel="006A6981" w:rsidRDefault="004E0EBB">
      <w:pPr>
        <w:pStyle w:val="pxformrr"/>
        <w:rPr>
          <w:del w:id="1704" w:author="Cara Cardinale" w:date="2025-02-19T20:50:00Z"/>
          <w:sz w:val="24"/>
          <w:szCs w:val="24"/>
        </w:rPr>
      </w:pPr>
      <w:del w:id="1705" w:author="Cara Cardinale" w:date="2025-02-19T20:50:00Z">
        <w:r w:rsidDel="006A6981">
          <w:rPr>
            <w:rStyle w:val="pxvis"/>
            <w:rFonts w:cs="Arial"/>
            <w:bCs/>
            <w:szCs w:val="28"/>
          </w:rPr>
          <w:delText>Research References</w:delText>
        </w:r>
      </w:del>
    </w:p>
    <w:p w14:paraId="30DE2CBE" w14:textId="77777777" w:rsidR="004E0EBB" w:rsidDel="006A6981" w:rsidRDefault="004E0EBB">
      <w:pPr>
        <w:pStyle w:val="pxformrrp"/>
        <w:rPr>
          <w:del w:id="1706" w:author="Cara Cardinale" w:date="2025-02-19T20:50:00Z"/>
        </w:rPr>
      </w:pPr>
      <w:del w:id="1707" w:author="Cara Cardinale" w:date="2025-02-19T20:50:00Z">
        <w:r w:rsidDel="006A6981">
          <w:delText xml:space="preserve"> </w:delText>
        </w:r>
        <w:r w:rsidDel="006A6981">
          <w:rPr>
            <w:rStyle w:val="pxvis"/>
            <w:rFonts w:ascii="Times NewRoman" w:hAnsi="Times NewRoman"/>
            <w:b w:val="0"/>
            <w:sz w:val="24"/>
          </w:rPr>
          <w:tab/>
        </w:r>
        <w:r w:rsidDel="006A6981">
          <w:rPr>
            <w:rStyle w:val="pxtk"/>
            <w:color w:val="FF0000"/>
            <w:sz w:val="20"/>
            <w:szCs w:val="20"/>
            <w:vertAlign w:val="superscript"/>
          </w:rPr>
          <w:delText>►</w:delText>
        </w:r>
        <w:r w:rsidDel="006A6981">
          <w:rPr>
            <w:rStyle w:val="pxtk"/>
          </w:rPr>
          <w:fldChar w:fldCharType="begin"/>
        </w:r>
        <w:r w:rsidDel="006A6981">
          <w:rPr>
            <w:rStyle w:val="pxtk"/>
          </w:rPr>
          <w:delInstrText>tk.ref.id="I057EE1"</w:delInstrText>
        </w:r>
        <w:r w:rsidDel="006A6981">
          <w:rPr>
            <w:rStyle w:val="pxtk"/>
          </w:rPr>
          <w:fldChar w:fldCharType="end"/>
        </w:r>
        <w:r w:rsidDel="006A6981">
          <w:rPr>
            <w:rStyle w:val="pxtk"/>
          </w:rPr>
          <w:delText>West's Key Number Digest, Charities &amp;key;17</w:delText>
        </w:r>
      </w:del>
    </w:p>
    <w:p w14:paraId="56674160" w14:textId="77777777" w:rsidR="004E0EBB" w:rsidDel="006A6981" w:rsidRDefault="004E0EBB">
      <w:pPr>
        <w:pStyle w:val="pxformrrp"/>
        <w:rPr>
          <w:del w:id="1708" w:author="Cara Cardinale" w:date="2025-02-19T20:50:00Z"/>
        </w:rPr>
      </w:pPr>
      <w:del w:id="1709" w:author="Cara Cardinale" w:date="2025-02-19T20:50:00Z">
        <w:r w:rsidDel="006A6981">
          <w:delText xml:space="preserve"> </w:delText>
        </w:r>
        <w:r w:rsidDel="006A6981">
          <w:rPr>
            <w:rStyle w:val="pxvis"/>
            <w:rFonts w:ascii="Times NewRoman" w:hAnsi="Times NewRoman"/>
            <w:b w:val="0"/>
            <w:sz w:val="24"/>
          </w:rPr>
          <w:tab/>
        </w:r>
        <w:r w:rsidDel="006A6981">
          <w:rPr>
            <w:rStyle w:val="pxtk"/>
            <w:color w:val="FF0000"/>
            <w:sz w:val="20"/>
            <w:szCs w:val="20"/>
            <w:vertAlign w:val="superscript"/>
          </w:rPr>
          <w:delText>►</w:delText>
        </w:r>
        <w:r w:rsidDel="006A6981">
          <w:rPr>
            <w:rStyle w:val="pxtk"/>
          </w:rPr>
          <w:fldChar w:fldCharType="begin"/>
        </w:r>
        <w:r w:rsidDel="006A6981">
          <w:rPr>
            <w:rStyle w:val="pxtk"/>
          </w:rPr>
          <w:delInstrText>tk.ref.id="I09P7JK"</w:delInstrText>
        </w:r>
        <w:r w:rsidDel="006A6981">
          <w:rPr>
            <w:rStyle w:val="pxtk"/>
          </w:rPr>
          <w:fldChar w:fldCharType="end"/>
        </w:r>
        <w:r w:rsidDel="006A6981">
          <w:rPr>
            <w:rStyle w:val="pxtk"/>
          </w:rPr>
          <w:delText>West's Key Number Digest, Charities &amp;key;28</w:delText>
        </w:r>
      </w:del>
    </w:p>
    <w:p w14:paraId="5243DD3C" w14:textId="77777777" w:rsidR="004E0EBB" w:rsidDel="006A6981" w:rsidRDefault="004E0EBB">
      <w:pPr>
        <w:pStyle w:val="pxformrrp"/>
        <w:rPr>
          <w:del w:id="1710" w:author="Cara Cardinale" w:date="2025-02-19T20:50:00Z"/>
        </w:rPr>
      </w:pPr>
      <w:del w:id="1711" w:author="Cara Cardinale" w:date="2025-02-19T20:50:00Z">
        <w:r w:rsidDel="006A6981">
          <w:delText xml:space="preserve"> </w:delText>
        </w:r>
        <w:r w:rsidDel="006A6981">
          <w:rPr>
            <w:rStyle w:val="pxvis"/>
            <w:rFonts w:ascii="Times NewRoman" w:hAnsi="Times NewRoman"/>
            <w:b w:val="0"/>
            <w:sz w:val="24"/>
          </w:rPr>
          <w:tab/>
        </w:r>
        <w:r w:rsidDel="006A6981">
          <w:rPr>
            <w:rStyle w:val="pxtk"/>
            <w:color w:val="FF0000"/>
            <w:sz w:val="20"/>
            <w:szCs w:val="20"/>
            <w:vertAlign w:val="superscript"/>
          </w:rPr>
          <w:delText>►</w:delText>
        </w:r>
        <w:r w:rsidDel="006A6981">
          <w:rPr>
            <w:rStyle w:val="pxtk"/>
          </w:rPr>
          <w:fldChar w:fldCharType="begin"/>
        </w:r>
        <w:r w:rsidDel="006A6981">
          <w:rPr>
            <w:rStyle w:val="pxtk"/>
          </w:rPr>
          <w:delInstrText>tk.ref.id="I09S0OG"</w:delInstrText>
        </w:r>
        <w:r w:rsidDel="006A6981">
          <w:rPr>
            <w:rStyle w:val="pxtk"/>
          </w:rPr>
          <w:fldChar w:fldCharType="end"/>
        </w:r>
        <w:r w:rsidDel="006A6981">
          <w:rPr>
            <w:rStyle w:val="pxtk"/>
          </w:rPr>
          <w:delText>West's Key Number Digest, Charities &amp;key;35</w:delText>
        </w:r>
      </w:del>
    </w:p>
    <w:p w14:paraId="108B2D14" w14:textId="77777777" w:rsidR="004E0EBB" w:rsidDel="006A6981" w:rsidRDefault="004E0EBB">
      <w:pPr>
        <w:pStyle w:val="pxformrrp"/>
        <w:rPr>
          <w:del w:id="1712" w:author="Cara Cardinale" w:date="2025-02-19T20:50:00Z"/>
        </w:rPr>
      </w:pPr>
      <w:del w:id="1713" w:author="Cara Cardinale" w:date="2025-02-19T20:50:00Z">
        <w:r w:rsidDel="006A6981">
          <w:delText xml:space="preserve"> </w:delText>
        </w:r>
        <w:r w:rsidDel="006A6981">
          <w:rPr>
            <w:rStyle w:val="pxvis"/>
            <w:rFonts w:ascii="Times NewRoman" w:hAnsi="Times NewRoman"/>
            <w:b w:val="0"/>
            <w:sz w:val="24"/>
          </w:rPr>
          <w:tab/>
        </w:r>
        <w:r w:rsidDel="006A6981">
          <w:rPr>
            <w:rStyle w:val="pxtk"/>
            <w:color w:val="FF0000"/>
            <w:sz w:val="20"/>
            <w:szCs w:val="20"/>
            <w:vertAlign w:val="superscript"/>
          </w:rPr>
          <w:delText>►</w:delText>
        </w:r>
        <w:r w:rsidDel="006A6981">
          <w:rPr>
            <w:rStyle w:val="pxtk"/>
          </w:rPr>
          <w:fldChar w:fldCharType="begin"/>
        </w:r>
        <w:r w:rsidDel="006A6981">
          <w:rPr>
            <w:rStyle w:val="pxtk"/>
          </w:rPr>
          <w:delInstrText>tk.ref.id="I09UTTC"</w:delInstrText>
        </w:r>
        <w:r w:rsidDel="006A6981">
          <w:rPr>
            <w:rStyle w:val="pxtk"/>
          </w:rPr>
          <w:fldChar w:fldCharType="end"/>
        </w:r>
        <w:r w:rsidDel="006A6981">
          <w:rPr>
            <w:rStyle w:val="pxtk"/>
          </w:rPr>
          <w:delText>West's Key Number Digest, Charities &amp;key;45(1)</w:delText>
        </w:r>
      </w:del>
    </w:p>
    <w:p w14:paraId="464D096B" w14:textId="77777777" w:rsidR="004E0EBB" w:rsidRDefault="004E0EBB">
      <w:pPr>
        <w:pStyle w:val="pxs"/>
        <w:spacing w:before="180"/>
        <w:rPr>
          <w:sz w:val="27"/>
          <w:szCs w:val="27"/>
        </w:rPr>
      </w:pPr>
      <w:r>
        <w:rPr>
          <w:sz w:val="27"/>
          <w:szCs w:val="27"/>
        </w:rPr>
        <w:t>31:84. Church pledge card</w:t>
      </w:r>
    </w:p>
    <w:p w14:paraId="146F2DB5" w14:textId="77777777" w:rsidR="004E0EBB" w:rsidRDefault="004E0EBB">
      <w:pPr>
        <w:pStyle w:val="pxov"/>
        <w:rPr>
          <w:vanish/>
        </w:rPr>
      </w:pPr>
      <w:r>
        <w:rPr>
          <w:vanish/>
        </w:rPr>
        <w:t>FMS</w:t>
      </w:r>
    </w:p>
    <w:p w14:paraId="08393872" w14:textId="77777777" w:rsidR="004E0EBB" w:rsidRDefault="004E0EBB">
      <w:pPr>
        <w:pStyle w:val="pxov"/>
        <w:rPr>
          <w:vanish/>
        </w:rPr>
      </w:pPr>
      <w:r>
        <w:rPr>
          <w:vanish/>
        </w:rPr>
        <w:t>NFP</w:t>
      </w:r>
    </w:p>
    <w:p w14:paraId="16373007" w14:textId="77777777" w:rsidR="004E0EBB" w:rsidRDefault="004E0EBB">
      <w:pPr>
        <w:pStyle w:val="pxov"/>
        <w:rPr>
          <w:vanish/>
        </w:rPr>
      </w:pPr>
      <w:r>
        <w:rPr>
          <w:vanish/>
        </w:rPr>
        <w:t>COL</w:t>
      </w:r>
    </w:p>
    <w:p w14:paraId="5E3A4260" w14:textId="77777777" w:rsidR="004E0EBB" w:rsidRDefault="004E0EBB">
      <w:pPr>
        <w:pStyle w:val="pxov"/>
        <w:rPr>
          <w:vanish/>
        </w:rPr>
      </w:pPr>
      <w:r>
        <w:rPr>
          <w:vanish/>
        </w:rPr>
        <w:t>FCV</w:t>
      </w:r>
    </w:p>
    <w:p w14:paraId="7C1141CD" w14:textId="77777777" w:rsidR="004E0EBB" w:rsidRDefault="004E0EBB">
      <w:pPr>
        <w:pStyle w:val="pxov"/>
        <w:rPr>
          <w:vanish/>
        </w:rPr>
      </w:pPr>
      <w:r>
        <w:rPr>
          <w:vanish/>
        </w:rPr>
        <w:t>FTR</w:t>
      </w:r>
    </w:p>
    <w:p w14:paraId="3D164903" w14:textId="77777777" w:rsidR="004E0EBB" w:rsidRDefault="004E0EBB">
      <w:pPr>
        <w:pStyle w:val="pxov"/>
        <w:rPr>
          <w:vanish/>
        </w:rPr>
      </w:pPr>
      <w:r>
        <w:rPr>
          <w:vanish/>
        </w:rPr>
        <w:t>EBL</w:t>
      </w:r>
    </w:p>
    <w:p w14:paraId="1AFBD587" w14:textId="77777777" w:rsidR="004E0EBB" w:rsidRDefault="004E0EBB">
      <w:pPr>
        <w:pStyle w:val="pxov"/>
        <w:rPr>
          <w:vanish/>
        </w:rPr>
      </w:pPr>
      <w:r>
        <w:rPr>
          <w:vanish/>
        </w:rPr>
        <w:t>TEM</w:t>
      </w:r>
    </w:p>
    <w:p w14:paraId="4A3B62ED" w14:textId="77777777" w:rsidR="004E0EBB" w:rsidRDefault="004E0EBB">
      <w:pPr>
        <w:pStyle w:val="pxov"/>
        <w:rPr>
          <w:vanish/>
        </w:rPr>
      </w:pPr>
      <w:r>
        <w:rPr>
          <w:vanish/>
        </w:rPr>
        <w:t>MTD</w:t>
      </w:r>
    </w:p>
    <w:p w14:paraId="634EF17E" w14:textId="77777777" w:rsidR="004E0EBB" w:rsidRDefault="004E0EBB">
      <w:pPr>
        <w:pStyle w:val="pxformfcap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form.fid="Ic70f6f80181b11e68c12afa7f3a24041"</w:instrText>
      </w:r>
      <w:r>
        <w:fldChar w:fldCharType="end"/>
      </w:r>
      <w:r>
        <w:rPr>
          <w:color w:val="FF0000"/>
          <w:sz w:val="20"/>
          <w:szCs w:val="20"/>
          <w:vertAlign w:val="superscript"/>
        </w:rPr>
        <w:t>►</w:t>
      </w:r>
      <w:r>
        <w:fldChar w:fldCharType="begin"/>
      </w:r>
      <w:r>
        <w:instrText>fcap.ref="manual"</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tbl.ident="I03PZFU"</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tbl.uuid="I0202YB"</w:instrText>
      </w:r>
      <w:r>
        <w:fldChar w:fldCharType="end"/>
      </w:r>
    </w:p>
    <w:p w14:paraId="66934EFB" w14:textId="77777777" w:rsidR="004E0EBB" w:rsidRDefault="004E0EBB">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table.tabstyle="formcol"</w:instrText>
      </w:r>
      <w:r>
        <w:fldChar w:fldCharType="end"/>
      </w:r>
    </w:p>
    <w:p w14:paraId="3C49D5B7" w14:textId="77777777" w:rsidR="004E0EBB" w:rsidRDefault="004E0EBB">
      <w:pPr>
        <w:pStyle w:val="pxtgroup"/>
      </w:pPr>
      <w:r>
        <w:rPr>
          <w:color w:val="FF0000"/>
          <w:sz w:val="20"/>
          <w:szCs w:val="20"/>
          <w:vertAlign w:val="superscript"/>
        </w:rPr>
        <w:t>►</w:t>
      </w:r>
      <w:r>
        <w:fldChar w:fldCharType="begin"/>
      </w:r>
      <w:r>
        <w:instrText>tgroup.cols="2"</w:instrText>
      </w:r>
      <w:r>
        <w:fldChar w:fldCharType="end"/>
      </w:r>
    </w:p>
    <w:p w14:paraId="7798A1D9" w14:textId="77777777" w:rsidR="004E0EBB" w:rsidRDefault="004E0EBB">
      <w:pPr>
        <w:pStyle w:val="pxcolspec"/>
      </w:pPr>
      <w:r>
        <w:rPr>
          <w:color w:val="FF0000"/>
          <w:sz w:val="20"/>
          <w:szCs w:val="20"/>
          <w:vertAlign w:val="superscript"/>
        </w:rPr>
        <w:t>►</w:t>
      </w:r>
      <w:r>
        <w:fldChar w:fldCharType="begin"/>
      </w:r>
      <w:r>
        <w:instrText>colspec.align="left"</w:instrText>
      </w:r>
      <w:r>
        <w:fldChar w:fldCharType="end"/>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14:paraId="3585EFE7" w14:textId="77777777" w:rsidR="004E0EBB" w:rsidRDefault="004E0EBB">
      <w:pPr>
        <w:pStyle w:val="pxcolspec"/>
      </w:pPr>
      <w:r>
        <w:rPr>
          <w:color w:val="FF0000"/>
          <w:sz w:val="20"/>
          <w:szCs w:val="20"/>
          <w:vertAlign w:val="superscript"/>
        </w:rPr>
        <w:t>►</w:t>
      </w:r>
      <w:r>
        <w:fldChar w:fldCharType="begin"/>
      </w:r>
      <w:r>
        <w:instrText>colspec.align="right"</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4E0EBB" w14:paraId="7CEFE698" w14:textId="77777777">
        <w:tblPrEx>
          <w:tblCellMar>
            <w:top w:w="0" w:type="dxa"/>
            <w:left w:w="0" w:type="dxa"/>
            <w:bottom w:w="0" w:type="dxa"/>
            <w:right w:w="0" w:type="dxa"/>
          </w:tblCellMar>
        </w:tblPrEx>
        <w:tc>
          <w:tcPr>
            <w:tcW w:w="4320" w:type="dxa"/>
            <w:tcBorders>
              <w:top w:val="nil"/>
              <w:left w:val="nil"/>
              <w:bottom w:val="nil"/>
              <w:right w:val="nil"/>
            </w:tcBorders>
          </w:tcPr>
          <w:p w14:paraId="6E514450" w14:textId="77777777" w:rsidR="004E0EBB" w:rsidRDefault="004E0EB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w:t>
            </w:r>
            <w:r>
              <w:rPr>
                <w:rStyle w:val="pxfinstr"/>
                <w:i/>
                <w:iCs/>
              </w:rPr>
              <w:t>[Dollar amount of pledge]</w:t>
            </w:r>
          </w:p>
        </w:tc>
        <w:tc>
          <w:tcPr>
            <w:tcW w:w="4320" w:type="dxa"/>
            <w:tcBorders>
              <w:top w:val="nil"/>
              <w:left w:val="nil"/>
              <w:bottom w:val="nil"/>
              <w:right w:val="nil"/>
            </w:tcBorders>
          </w:tcPr>
          <w:p w14:paraId="3EB69145" w14:textId="77777777" w:rsidR="004E0EBB" w:rsidRDefault="004E0EBB">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[Date of pledge]</w:t>
            </w:r>
          </w:p>
        </w:tc>
      </w:tr>
    </w:tbl>
    <w:p w14:paraId="1A6E4FF4" w14:textId="77777777" w:rsidR="004E0EBB" w:rsidRDefault="004E0EBB">
      <w:pPr>
        <w:pStyle w:val="pxtbody"/>
      </w:pPr>
    </w:p>
    <w:p w14:paraId="14FE0B80" w14:textId="77777777" w:rsidR="004E0EBB" w:rsidRDefault="004E0EBB"/>
    <w:p w14:paraId="710BE86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p.ct.id="f477b8b0b92511efa86bc22ba615bad8|88|31:84"</w:instrText>
      </w:r>
      <w:r>
        <w:fldChar w:fldCharType="end"/>
      </w:r>
      <w:r>
        <w:t xml:space="preserve">In consideration of my devotion to the </w:t>
      </w:r>
      <w:r>
        <w:rPr>
          <w:rStyle w:val="pxfinstr"/>
          <w:i/>
          <w:iCs/>
        </w:rPr>
        <w:t>[name of religion]</w:t>
      </w:r>
      <w:r>
        <w:t xml:space="preserve">, I, </w:t>
      </w:r>
      <w:r>
        <w:rPr>
          <w:rStyle w:val="pxfinstr"/>
          <w:i/>
          <w:iCs/>
        </w:rPr>
        <w:t>[name of donor]</w:t>
      </w:r>
      <w:r>
        <w:t xml:space="preserve">, of </w:t>
      </w:r>
      <w:r>
        <w:rPr>
          <w:rStyle w:val="pxfinstr"/>
          <w:i/>
          <w:iCs/>
        </w:rPr>
        <w:t>[address of donor]</w:t>
      </w:r>
      <w:r>
        <w:t xml:space="preserve">, </w:t>
      </w:r>
      <w:r>
        <w:rPr>
          <w:rStyle w:val="pxfinstr"/>
          <w:i/>
          <w:iCs/>
        </w:rPr>
        <w:t>[name of city]</w:t>
      </w:r>
      <w:r>
        <w:t xml:space="preserve">, </w:t>
      </w:r>
      <w:r>
        <w:rPr>
          <w:rStyle w:val="pxfinstr"/>
          <w:i/>
          <w:iCs/>
        </w:rPr>
        <w:t>[name of county]</w:t>
      </w:r>
      <w:r>
        <w:t xml:space="preserve">, State of New York, pledge to pay to </w:t>
      </w:r>
      <w:r>
        <w:rPr>
          <w:rStyle w:val="pxfinstr"/>
          <w:i/>
          <w:iCs/>
        </w:rPr>
        <w:t>[name of church]</w:t>
      </w:r>
      <w:r>
        <w:t xml:space="preserve">, at </w:t>
      </w:r>
      <w:r>
        <w:rPr>
          <w:rStyle w:val="pxfinstr"/>
          <w:i/>
          <w:iCs/>
        </w:rPr>
        <w:t>[address of church]</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the sum of $</w:t>
      </w:r>
      <w:r>
        <w:rPr>
          <w:rStyle w:val="pxfinstr"/>
          <w:i/>
          <w:iCs/>
        </w:rPr>
        <w:t>[dollar amount of donation]</w:t>
      </w:r>
      <w:r>
        <w:t xml:space="preserve"> for the year </w:t>
      </w:r>
      <w:r>
        <w:rPr>
          <w:rStyle w:val="pxfinstr"/>
          <w:i/>
          <w:iCs/>
        </w:rPr>
        <w:t>[identification of year]</w:t>
      </w:r>
      <w:r>
        <w:t xml:space="preserve">, to be expended by </w:t>
      </w:r>
      <w:r>
        <w:rPr>
          <w:rStyle w:val="pxfinstr"/>
          <w:i/>
          <w:iCs/>
        </w:rPr>
        <w:t>[name of church]</w:t>
      </w:r>
      <w:r>
        <w:t xml:space="preserve"> in any manner whatsoever it deems fit.</w:t>
      </w:r>
    </w:p>
    <w:p w14:paraId="70DF3BB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p.ct.id="f477b8b0b92511efa86bc22ba615bad8|88|31:84"</w:instrText>
      </w:r>
      <w:r>
        <w:fldChar w:fldCharType="end"/>
      </w:r>
      <w:r>
        <w:t>I shall pay this subscription weekly in equal installments of $</w:t>
      </w:r>
      <w:r>
        <w:rPr>
          <w:rStyle w:val="pxfinstr"/>
          <w:i/>
          <w:iCs/>
        </w:rPr>
        <w:t>[dollar amount of equal installments]</w:t>
      </w:r>
      <w:r>
        <w:t xml:space="preserve">. My first weekly installment, for the week ending </w:t>
      </w:r>
      <w:r>
        <w:rPr>
          <w:rStyle w:val="pxfinstr"/>
          <w:i/>
          <w:iCs/>
        </w:rPr>
        <w:t>[name of month]</w:t>
      </w:r>
      <w:r>
        <w:t xml:space="preserve"> </w:t>
      </w:r>
      <w:r>
        <w:rPr>
          <w:rStyle w:val="pxfinstr"/>
          <w:i/>
          <w:iCs/>
        </w:rPr>
        <w:t>[identification of year]</w:t>
      </w:r>
      <w:r>
        <w:t>, is enclosed with this pledge card.</w:t>
      </w:r>
    </w:p>
    <w:p w14:paraId="3F01B66A"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FBFD481"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donor]</w:t>
      </w:r>
    </w:p>
    <w:p w14:paraId="3D482417" w14:textId="77777777" w:rsidR="004E0EBB" w:rsidRDefault="004E0EBB">
      <w:pPr>
        <w:pStyle w:val="pxformnotes"/>
        <w:jc w:val="center"/>
        <w:rPr>
          <w:sz w:val="24"/>
          <w:szCs w:val="24"/>
        </w:rPr>
      </w:pPr>
      <w:r>
        <w:rPr>
          <w:rStyle w:val="pxvis"/>
          <w:rFonts w:cs="Arial"/>
          <w:bCs/>
          <w:szCs w:val="28"/>
        </w:rPr>
        <w:t>Notes to Form</w:t>
      </w:r>
    </w:p>
    <w:p w14:paraId="139D6E49" w14:textId="77777777" w:rsidR="004E0EBB" w:rsidRDefault="004E0EBB">
      <w:pPr>
        <w:pStyle w:val="pxformnotes"/>
        <w:rPr>
          <w:sz w:val="24"/>
          <w:szCs w:val="24"/>
        </w:rPr>
      </w:pPr>
    </w:p>
    <w:p w14:paraId="199C9786" w14:textId="77777777" w:rsidR="004E0EBB" w:rsidRDefault="004E0EBB">
      <w:pPr>
        <w:pStyle w:val="pxformrr"/>
        <w:rPr>
          <w:sz w:val="24"/>
          <w:szCs w:val="24"/>
        </w:rPr>
      </w:pPr>
      <w:r>
        <w:rPr>
          <w:rStyle w:val="pxvis"/>
          <w:rFonts w:cs="Arial"/>
          <w:bCs/>
          <w:szCs w:val="28"/>
        </w:rPr>
        <w:t>Research References</w:t>
      </w:r>
    </w:p>
    <w:p w14:paraId="276DC194"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tk.ref.id="I09MEFU"</w:instrText>
      </w:r>
      <w:r>
        <w:rPr>
          <w:rStyle w:val="pxtk"/>
        </w:rPr>
        <w:fldChar w:fldCharType="end"/>
      </w:r>
      <w:r>
        <w:rPr>
          <w:rStyle w:val="pxtk"/>
        </w:rPr>
        <w:t>West's Key Number Digest, Charities &amp;key;1 et seq.</w:t>
      </w:r>
    </w:p>
    <w:p w14:paraId="38A812B3" w14:textId="77777777" w:rsidR="004E0EBB" w:rsidDel="00D32B94" w:rsidRDefault="004E0EBB">
      <w:pPr>
        <w:pStyle w:val="pxs"/>
        <w:spacing w:before="180"/>
        <w:rPr>
          <w:del w:id="1714" w:author="Cara Cardinale" w:date="2025-02-19T20:07:00Z"/>
          <w:sz w:val="27"/>
          <w:szCs w:val="27"/>
        </w:rPr>
      </w:pPr>
      <w:del w:id="1715" w:author="Cara Cardinale" w:date="2025-02-19T20:07:00Z">
        <w:r w:rsidDel="00D32B94">
          <w:rPr>
            <w:sz w:val="27"/>
            <w:szCs w:val="27"/>
          </w:rPr>
          <w:delText>31:85. Registration statement for charitable organizations</w:delText>
        </w:r>
        <w:r w:rsidDel="00D32B94">
          <w:rPr>
            <w:rStyle w:val="pxsep"/>
          </w:rPr>
          <w:delText xml:space="preserve">-- </w:delText>
        </w:r>
        <w:r w:rsidDel="00D32B94">
          <w:rPr>
            <w:sz w:val="27"/>
            <w:szCs w:val="27"/>
          </w:rPr>
          <w:delText>Official form</w:delText>
        </w:r>
      </w:del>
    </w:p>
    <w:p w14:paraId="22E21EE4" w14:textId="77777777" w:rsidR="004E0EBB" w:rsidDel="00D32B94" w:rsidRDefault="004E0EBB">
      <w:pPr>
        <w:pStyle w:val="pxov"/>
        <w:rPr>
          <w:del w:id="1716" w:author="Cara Cardinale" w:date="2025-02-19T20:08:00Z"/>
          <w:vanish/>
        </w:rPr>
      </w:pPr>
      <w:del w:id="1717" w:author="Cara Cardinale" w:date="2025-02-19T20:08:00Z">
        <w:r w:rsidDel="00D32B94">
          <w:rPr>
            <w:vanish/>
          </w:rPr>
          <w:delText>NFP</w:delText>
        </w:r>
      </w:del>
    </w:p>
    <w:p w14:paraId="57C7DDB4" w14:textId="77777777" w:rsidR="004E0EBB" w:rsidDel="00D32B94" w:rsidRDefault="004E0EBB">
      <w:pPr>
        <w:pStyle w:val="pxov"/>
        <w:rPr>
          <w:del w:id="1718" w:author="Cara Cardinale" w:date="2025-02-19T20:08:00Z"/>
          <w:vanish/>
        </w:rPr>
      </w:pPr>
      <w:del w:id="1719" w:author="Cara Cardinale" w:date="2025-02-19T20:08:00Z">
        <w:r w:rsidDel="00D32B94">
          <w:rPr>
            <w:vanish/>
          </w:rPr>
          <w:delText>COL</w:delText>
        </w:r>
      </w:del>
    </w:p>
    <w:p w14:paraId="29912A2B" w14:textId="77777777" w:rsidR="004E0EBB" w:rsidDel="00D32B94" w:rsidRDefault="004E0EBB">
      <w:pPr>
        <w:pStyle w:val="pxov"/>
        <w:rPr>
          <w:del w:id="1720" w:author="Cara Cardinale" w:date="2025-02-19T20:08:00Z"/>
          <w:vanish/>
        </w:rPr>
      </w:pPr>
      <w:del w:id="1721" w:author="Cara Cardinale" w:date="2025-02-19T20:08:00Z">
        <w:r w:rsidDel="00D32B94">
          <w:rPr>
            <w:vanish/>
          </w:rPr>
          <w:delText>FCV</w:delText>
        </w:r>
      </w:del>
    </w:p>
    <w:p w14:paraId="410B7D0D" w14:textId="77777777" w:rsidR="004E0EBB" w:rsidDel="00D32B94" w:rsidRDefault="004E0EBB">
      <w:pPr>
        <w:pStyle w:val="pxov"/>
        <w:rPr>
          <w:del w:id="1722" w:author="Cara Cardinale" w:date="2025-02-19T20:08:00Z"/>
          <w:vanish/>
        </w:rPr>
      </w:pPr>
      <w:del w:id="1723" w:author="Cara Cardinale" w:date="2025-02-19T20:08:00Z">
        <w:r w:rsidDel="00D32B94">
          <w:rPr>
            <w:vanish/>
          </w:rPr>
          <w:delText>FTR</w:delText>
        </w:r>
      </w:del>
    </w:p>
    <w:p w14:paraId="70C935DC" w14:textId="77777777" w:rsidR="004E0EBB" w:rsidDel="00D32B94" w:rsidRDefault="004E0EBB">
      <w:pPr>
        <w:pStyle w:val="pxov"/>
        <w:rPr>
          <w:del w:id="1724" w:author="Cara Cardinale" w:date="2025-02-19T20:08:00Z"/>
          <w:vanish/>
        </w:rPr>
      </w:pPr>
      <w:del w:id="1725" w:author="Cara Cardinale" w:date="2025-02-19T20:08:00Z">
        <w:r w:rsidDel="00D32B94">
          <w:rPr>
            <w:vanish/>
          </w:rPr>
          <w:delText>EFM</w:delText>
        </w:r>
      </w:del>
    </w:p>
    <w:p w14:paraId="72242677" w14:textId="77777777" w:rsidR="004E0EBB" w:rsidDel="00D32B94" w:rsidRDefault="004E0EBB">
      <w:pPr>
        <w:pStyle w:val="pxov"/>
        <w:rPr>
          <w:del w:id="1726" w:author="Cara Cardinale" w:date="2025-02-19T20:08:00Z"/>
          <w:vanish/>
        </w:rPr>
      </w:pPr>
      <w:del w:id="1727" w:author="Cara Cardinale" w:date="2025-02-19T20:08:00Z">
        <w:r w:rsidDel="00D32B94">
          <w:rPr>
            <w:vanish/>
          </w:rPr>
          <w:delText>EBL</w:delText>
        </w:r>
      </w:del>
    </w:p>
    <w:p w14:paraId="6FE492A5" w14:textId="77777777" w:rsidR="004E0EBB" w:rsidDel="00D32B94" w:rsidRDefault="004E0EBB">
      <w:pPr>
        <w:pStyle w:val="pxov"/>
        <w:rPr>
          <w:del w:id="1728" w:author="Cara Cardinale" w:date="2025-02-19T20:08:00Z"/>
          <w:vanish/>
        </w:rPr>
      </w:pPr>
      <w:del w:id="1729" w:author="Cara Cardinale" w:date="2025-02-19T20:08:00Z">
        <w:r w:rsidDel="00D32B94">
          <w:rPr>
            <w:vanish/>
          </w:rPr>
          <w:delText>TEM</w:delText>
        </w:r>
      </w:del>
    </w:p>
    <w:p w14:paraId="2EDAC80B" w14:textId="77777777" w:rsidR="004E0EBB" w:rsidDel="00D32B94" w:rsidRDefault="004E0EBB">
      <w:pPr>
        <w:pStyle w:val="pxov"/>
        <w:rPr>
          <w:del w:id="1730" w:author="Cara Cardinale" w:date="2025-02-19T20:08:00Z"/>
          <w:vanish/>
        </w:rPr>
      </w:pPr>
      <w:del w:id="1731" w:author="Cara Cardinale" w:date="2025-02-19T20:08:00Z">
        <w:r w:rsidDel="00D32B94">
          <w:rPr>
            <w:vanish/>
          </w:rPr>
          <w:delText>MTD</w:delText>
        </w:r>
      </w:del>
    </w:p>
    <w:p w14:paraId="1A390A77" w14:textId="77777777" w:rsidR="004E0EBB" w:rsidDel="00D32B94" w:rsidRDefault="004E0EBB">
      <w:pPr>
        <w:pStyle w:val="pxformibim"/>
        <w:rPr>
          <w:del w:id="1732" w:author="Cara Cardinale" w:date="2025-02-19T20:08:00Z"/>
        </w:rPr>
      </w:pPr>
      <w:del w:id="1733" w:author="Cara Cardinale" w:date="2025-02-19T20:08:00Z">
        <w:r w:rsidDel="00D32B94">
          <w:rPr>
            <w:color w:val="FF0000"/>
            <w:sz w:val="20"/>
            <w:szCs w:val="20"/>
            <w:vertAlign w:val="superscript"/>
          </w:rPr>
          <w:delText>►</w:delText>
        </w:r>
        <w:r w:rsidDel="00D32B94">
          <w:fldChar w:fldCharType="begin"/>
        </w:r>
        <w:r w:rsidDel="00D32B94">
          <w:delInstrText>form.du="0"</w:delInstrText>
        </w:r>
        <w:r w:rsidDel="00D32B94">
          <w:fldChar w:fldCharType="end"/>
        </w:r>
        <w:r w:rsidDel="00D32B94">
          <w:fldChar w:fldCharType="begin"/>
        </w:r>
        <w:r w:rsidDel="00D32B94">
          <w:delInstrText>form.fid="Ic70f9690181b11e68c12afa7f3a24041"</w:delInstrText>
        </w:r>
        <w:r w:rsidDel="00D32B94">
          <w:fldChar w:fldCharType="end"/>
        </w:r>
        <w:r w:rsidDel="00D32B94">
          <w:rPr>
            <w:color w:val="FF0000"/>
            <w:sz w:val="20"/>
            <w:szCs w:val="20"/>
            <w:vertAlign w:val="superscript"/>
          </w:rPr>
          <w:delText>►</w:delText>
        </w:r>
        <w:r w:rsidDel="00D32B94">
          <w:fldChar w:fldCharType="begin"/>
        </w:r>
        <w:r w:rsidDel="00D32B94">
          <w:delInstrText>ib.ct.id="f477b8b0b92511efa86bc22ba615bad8|89|31:85"</w:delInstrText>
        </w:r>
        <w:r w:rsidDel="00D32B94">
          <w:fldChar w:fldCharType="end"/>
        </w:r>
        <w:r w:rsidDel="00D32B94">
          <w:fldChar w:fldCharType="begin"/>
        </w:r>
        <w:r w:rsidDel="00D32B94">
          <w:delInstrText>ib.du="0"</w:delInstrText>
        </w:r>
        <w:r w:rsidDel="00D32B94">
          <w:fldChar w:fldCharType="end"/>
        </w:r>
        <w:r w:rsidDel="00D32B94">
          <w:rPr>
            <w:color w:val="FF0000"/>
            <w:sz w:val="20"/>
            <w:szCs w:val="20"/>
            <w:vertAlign w:val="superscript"/>
          </w:rPr>
          <w:delText>►</w:delText>
        </w:r>
        <w:r w:rsidDel="00D32B94">
          <w:fldChar w:fldCharType="begin"/>
        </w:r>
        <w:r w:rsidDel="00D32B94">
          <w:delInstrText>im.format="pdf"</w:delInstrText>
        </w:r>
        <w:r w:rsidDel="00D32B94">
          <w:fldChar w:fldCharType="end"/>
        </w:r>
        <w:r w:rsidDel="00D32B94">
          <w:fldChar w:fldCharType="begin"/>
        </w:r>
        <w:r w:rsidDel="00D32B94">
          <w:delInstrText>im.id="I04EAV3"</w:delInstrText>
        </w:r>
        <w:r w:rsidDel="00D32B94">
          <w:fldChar w:fldCharType="end"/>
        </w:r>
        <w:r w:rsidDel="00D32B94">
          <w:fldChar w:fldCharType="begin"/>
        </w:r>
        <w:r w:rsidDel="00D32B94">
          <w:delInstrText>im.suppress.print="yes"</w:delInstrText>
        </w:r>
        <w:r w:rsidDel="00D32B94">
          <w:fldChar w:fldCharType="end"/>
        </w:r>
      </w:del>
    </w:p>
    <w:p w14:paraId="1953411D" w14:textId="77777777" w:rsidR="004E0EBB" w:rsidDel="00D32B94" w:rsidRDefault="004E0EBB">
      <w:pPr>
        <w:pStyle w:val="pxformibim"/>
        <w:rPr>
          <w:del w:id="1734" w:author="Cara Cardinale" w:date="2025-02-19T20:08:00Z"/>
        </w:rPr>
      </w:pPr>
      <w:del w:id="1735" w:author="Cara Cardinale" w:date="2025-02-19T20:08:00Z">
        <w:r w:rsidDel="00D32B94">
          <w:rPr>
            <w:color w:val="FF0000"/>
            <w:sz w:val="20"/>
            <w:szCs w:val="20"/>
            <w:vertAlign w:val="superscript"/>
          </w:rPr>
          <w:delText>►</w:delText>
        </w:r>
        <w:r w:rsidDel="00D32B94">
          <w:fldChar w:fldCharType="begin"/>
        </w:r>
        <w:r w:rsidDel="00D32B94">
          <w:delInstrText>im.format="tif"</w:delInstrText>
        </w:r>
        <w:r w:rsidDel="00D32B94">
          <w:fldChar w:fldCharType="end"/>
        </w:r>
        <w:r w:rsidDel="00D32B94">
          <w:fldChar w:fldCharType="begin"/>
        </w:r>
        <w:r w:rsidDel="00D32B94">
          <w:delInstrText>im.id="I04FZPB"</w:delInstrText>
        </w:r>
        <w:r w:rsidDel="00D32B94">
          <w:fldChar w:fldCharType="end"/>
        </w:r>
        <w:r w:rsidDel="00D32B94">
          <w:fldChar w:fldCharType="begin"/>
        </w:r>
        <w:r w:rsidDel="00D32B94">
          <w:delInstrText>im.suppress.online="yes"</w:delInstrText>
        </w:r>
        <w:r w:rsidDel="00D32B94">
          <w:fldChar w:fldCharType="end"/>
        </w:r>
      </w:del>
    </w:p>
    <w:p w14:paraId="29F5ACC2" w14:textId="77777777" w:rsidR="004E0EBB" w:rsidDel="00D32B94" w:rsidRDefault="004E0EBB">
      <w:pPr>
        <w:pStyle w:val="pxformibimagelink"/>
        <w:ind w:left="500"/>
        <w:rPr>
          <w:del w:id="1736" w:author="Cara Cardinale" w:date="2025-02-19T20:08:00Z"/>
        </w:rPr>
      </w:pPr>
      <w:del w:id="1737" w:author="Cara Cardinale" w:date="2025-02-19T20:08:00Z">
        <w:r w:rsidDel="00D32B94">
          <w:delText xml:space="preserve"> </w:delText>
        </w:r>
        <w:r w:rsidDel="00D32B94">
          <w:rPr>
            <w:color w:val="FF0000"/>
            <w:sz w:val="20"/>
            <w:szCs w:val="20"/>
            <w:vertAlign w:val="superscript"/>
          </w:rPr>
          <w:delText>►</w:delText>
        </w:r>
        <w:r w:rsidDel="00D32B94">
          <w:fldChar w:fldCharType="begin"/>
        </w:r>
        <w:r w:rsidDel="00D32B94">
          <w:delInstrText>image.link.href="./Images/NYLB 31 (revision copy)-Images.pdf"</w:delInstrText>
        </w:r>
        <w:r w:rsidDel="00D32B94">
          <w:fldChar w:fldCharType="end"/>
        </w:r>
        <w:r w:rsidDel="00D32B94">
          <w:delText>Image #I04FZPB goes here</w:delText>
        </w:r>
      </w:del>
    </w:p>
    <w:p w14:paraId="50F1634B" w14:textId="77777777" w:rsidR="004E0EBB" w:rsidDel="00D32B94" w:rsidRDefault="004E0EBB">
      <w:pPr>
        <w:pStyle w:val="pxformibim"/>
        <w:rPr>
          <w:del w:id="1738" w:author="Cara Cardinale" w:date="2025-02-19T20:08:00Z"/>
        </w:rPr>
      </w:pPr>
      <w:del w:id="1739" w:author="Cara Cardinale" w:date="2025-02-19T20:08:00Z">
        <w:r w:rsidDel="00D32B94">
          <w:rPr>
            <w:color w:val="FF0000"/>
            <w:sz w:val="20"/>
            <w:szCs w:val="20"/>
            <w:vertAlign w:val="superscript"/>
          </w:rPr>
          <w:delText>►</w:delText>
        </w:r>
        <w:r w:rsidDel="00D32B94">
          <w:fldChar w:fldCharType="begin"/>
        </w:r>
        <w:r w:rsidDel="00D32B94">
          <w:delInstrText>im.format="tif"</w:delInstrText>
        </w:r>
        <w:r w:rsidDel="00D32B94">
          <w:fldChar w:fldCharType="end"/>
        </w:r>
        <w:r w:rsidDel="00D32B94">
          <w:fldChar w:fldCharType="begin"/>
        </w:r>
        <w:r w:rsidDel="00D32B94">
          <w:delInstrText>im.id="I05H1ZN"</w:delInstrText>
        </w:r>
        <w:r w:rsidDel="00D32B94">
          <w:fldChar w:fldCharType="end"/>
        </w:r>
        <w:r w:rsidDel="00D32B94">
          <w:fldChar w:fldCharType="begin"/>
        </w:r>
        <w:r w:rsidDel="00D32B94">
          <w:delInstrText>im.suppress.online="yes"</w:delInstrText>
        </w:r>
        <w:r w:rsidDel="00D32B94">
          <w:fldChar w:fldCharType="end"/>
        </w:r>
      </w:del>
    </w:p>
    <w:p w14:paraId="577B25C3" w14:textId="77777777" w:rsidR="004E0EBB" w:rsidDel="00D32B94" w:rsidRDefault="004E0EBB">
      <w:pPr>
        <w:pStyle w:val="pxformibimagelink"/>
        <w:ind w:left="500"/>
        <w:rPr>
          <w:del w:id="1740" w:author="Cara Cardinale" w:date="2025-02-19T20:08:00Z"/>
        </w:rPr>
      </w:pPr>
      <w:del w:id="1741" w:author="Cara Cardinale" w:date="2025-02-19T20:08:00Z">
        <w:r w:rsidDel="00D32B94">
          <w:delText xml:space="preserve"> </w:delText>
        </w:r>
        <w:r w:rsidDel="00D32B94">
          <w:rPr>
            <w:color w:val="FF0000"/>
            <w:sz w:val="20"/>
            <w:szCs w:val="20"/>
            <w:vertAlign w:val="superscript"/>
          </w:rPr>
          <w:delText>►</w:delText>
        </w:r>
        <w:r w:rsidDel="00D32B94">
          <w:fldChar w:fldCharType="begin"/>
        </w:r>
        <w:r w:rsidDel="00D32B94">
          <w:delInstrText>image.link.href="./Images/NYLB 31 (revision copy)-Images.pdf"</w:delInstrText>
        </w:r>
        <w:r w:rsidDel="00D32B94">
          <w:fldChar w:fldCharType="end"/>
        </w:r>
        <w:r w:rsidDel="00D32B94">
          <w:delText>Image #I05H1ZN goes here</w:delText>
        </w:r>
      </w:del>
    </w:p>
    <w:p w14:paraId="2A648ACC" w14:textId="77777777" w:rsidR="004E0EBB" w:rsidDel="00D32B94" w:rsidRDefault="004E0EBB">
      <w:pPr>
        <w:pStyle w:val="pxformibim"/>
        <w:rPr>
          <w:del w:id="1742" w:author="Cara Cardinale" w:date="2025-02-19T20:08:00Z"/>
        </w:rPr>
      </w:pPr>
      <w:del w:id="1743" w:author="Cara Cardinale" w:date="2025-02-19T20:08:00Z">
        <w:r w:rsidDel="00D32B94">
          <w:rPr>
            <w:color w:val="FF0000"/>
            <w:sz w:val="20"/>
            <w:szCs w:val="20"/>
            <w:vertAlign w:val="superscript"/>
          </w:rPr>
          <w:delText>►</w:delText>
        </w:r>
        <w:r w:rsidDel="00D32B94">
          <w:fldChar w:fldCharType="begin"/>
        </w:r>
        <w:r w:rsidDel="00D32B94">
          <w:delInstrText>im.format="tif"</w:delInstrText>
        </w:r>
        <w:r w:rsidDel="00D32B94">
          <w:fldChar w:fldCharType="end"/>
        </w:r>
        <w:r w:rsidDel="00D32B94">
          <w:fldChar w:fldCharType="begin"/>
        </w:r>
        <w:r w:rsidDel="00D32B94">
          <w:delInstrText>im.id="I02EX6N"</w:delInstrText>
        </w:r>
        <w:r w:rsidDel="00D32B94">
          <w:fldChar w:fldCharType="end"/>
        </w:r>
        <w:r w:rsidDel="00D32B94">
          <w:fldChar w:fldCharType="begin"/>
        </w:r>
        <w:r w:rsidDel="00D32B94">
          <w:delInstrText>im.suppress.online="yes"</w:delInstrText>
        </w:r>
        <w:r w:rsidDel="00D32B94">
          <w:fldChar w:fldCharType="end"/>
        </w:r>
      </w:del>
    </w:p>
    <w:p w14:paraId="6E2D8F98" w14:textId="77777777" w:rsidR="004E0EBB" w:rsidDel="00D32B94" w:rsidRDefault="004E0EBB">
      <w:pPr>
        <w:pStyle w:val="pxformibimagelink"/>
        <w:ind w:left="500"/>
        <w:rPr>
          <w:del w:id="1744" w:author="Cara Cardinale" w:date="2025-02-19T20:08:00Z"/>
        </w:rPr>
      </w:pPr>
      <w:del w:id="1745" w:author="Cara Cardinale" w:date="2025-02-19T20:08:00Z">
        <w:r w:rsidDel="00D32B94">
          <w:delText xml:space="preserve"> </w:delText>
        </w:r>
        <w:r w:rsidDel="00D32B94">
          <w:rPr>
            <w:color w:val="FF0000"/>
            <w:sz w:val="20"/>
            <w:szCs w:val="20"/>
            <w:vertAlign w:val="superscript"/>
          </w:rPr>
          <w:delText>►</w:delText>
        </w:r>
        <w:r w:rsidDel="00D32B94">
          <w:fldChar w:fldCharType="begin"/>
        </w:r>
        <w:r w:rsidDel="00D32B94">
          <w:delInstrText>image.link.href="./Images/NYLB 31 (revision copy)-Images.pdf"</w:delInstrText>
        </w:r>
        <w:r w:rsidDel="00D32B94">
          <w:fldChar w:fldCharType="end"/>
        </w:r>
        <w:r w:rsidDel="00D32B94">
          <w:delText>Image #I02EX6N goes here</w:delText>
        </w:r>
      </w:del>
    </w:p>
    <w:p w14:paraId="64EAB21A" w14:textId="77777777" w:rsidR="004E0EBB" w:rsidDel="00D32B94" w:rsidRDefault="004E0EBB">
      <w:pPr>
        <w:pStyle w:val="pxformnotes"/>
        <w:jc w:val="center"/>
        <w:rPr>
          <w:del w:id="1746" w:author="Cara Cardinale" w:date="2025-02-19T20:08:00Z"/>
          <w:sz w:val="24"/>
          <w:szCs w:val="24"/>
        </w:rPr>
      </w:pPr>
      <w:del w:id="1747" w:author="Cara Cardinale" w:date="2025-02-19T20:08:00Z">
        <w:r w:rsidDel="00D32B94">
          <w:rPr>
            <w:rStyle w:val="pxvis"/>
            <w:rFonts w:cs="Arial"/>
            <w:bCs/>
            <w:szCs w:val="28"/>
          </w:rPr>
          <w:delText>Notes to Form</w:delText>
        </w:r>
      </w:del>
    </w:p>
    <w:p w14:paraId="1ABF8144" w14:textId="77777777" w:rsidR="004E0EBB" w:rsidDel="00D32B94" w:rsidRDefault="004E0EBB">
      <w:pPr>
        <w:pStyle w:val="pxformnotes"/>
        <w:rPr>
          <w:del w:id="1748" w:author="Cara Cardinale" w:date="2025-02-19T20:08:00Z"/>
          <w:sz w:val="24"/>
          <w:szCs w:val="24"/>
        </w:rPr>
      </w:pPr>
    </w:p>
    <w:p w14:paraId="3FCEBDCF" w14:textId="77777777" w:rsidR="004E0EBB" w:rsidDel="00D32B94" w:rsidRDefault="004E0EBB">
      <w:pPr>
        <w:pStyle w:val="pxformnote"/>
        <w:spacing w:before="180"/>
        <w:rPr>
          <w:del w:id="1749" w:author="Cara Cardinale" w:date="2025-02-19T20:08:00Z"/>
        </w:rPr>
      </w:pPr>
      <w:del w:id="1750" w:author="Cara Cardinale" w:date="2025-02-08T22:58:00Z">
        <w:r w:rsidDel="00F74B46">
          <w:delText>Drafter's Note</w:delText>
        </w:r>
      </w:del>
      <w:del w:id="1751" w:author="Cara Cardinale" w:date="2025-02-19T20:08:00Z">
        <w:r w:rsidDel="00D32B94">
          <w:delText xml:space="preserve"> </w:delText>
        </w:r>
      </w:del>
    </w:p>
    <w:p w14:paraId="79547933" w14:textId="77777777" w:rsidR="004E0EBB" w:rsidDel="00D32B94" w:rsidRDefault="004E0EBB">
      <w:pPr>
        <w:pStyle w:val="pxformp"/>
        <w:rPr>
          <w:del w:id="1752" w:author="Cara Cardinale" w:date="2025-02-19T20:08:00Z"/>
        </w:rPr>
      </w:pPr>
      <w:del w:id="1753"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The above form, reprinted for illustrative purposes, is no longer available online from the New York State Office of the Attorney General, charities Bureau (</w:delText>
        </w:r>
        <w:r w:rsidDel="00D32B94">
          <w:rPr>
            <w:rStyle w:val="pxurl"/>
            <w:color w:val="FF0000"/>
            <w:sz w:val="20"/>
            <w:szCs w:val="20"/>
            <w:vertAlign w:val="superscript"/>
          </w:rPr>
          <w:delText>►</w:delText>
        </w:r>
        <w:r w:rsidDel="00D32B94">
          <w:rPr>
            <w:rStyle w:val="pxurl"/>
          </w:rPr>
          <w:fldChar w:fldCharType="begin"/>
        </w:r>
        <w:r w:rsidDel="00D32B94">
          <w:rPr>
            <w:rStyle w:val="pxurl"/>
          </w:rPr>
          <w:delInstrText>url.ref.id="I00YW9G"</w:delInstrText>
        </w:r>
        <w:r w:rsidDel="00D32B94">
          <w:rPr>
            <w:rStyle w:val="pxurl"/>
          </w:rPr>
          <w:fldChar w:fldCharType="end"/>
        </w:r>
        <w:r w:rsidDel="00D32B94">
          <w:rPr>
            <w:rStyle w:val="pxurl"/>
          </w:rPr>
          <w:delText>http://www.charitiesnys.com</w:delText>
        </w:r>
        <w:r w:rsidDel="00D32B94">
          <w:delText xml:space="preserve">). Organizations with charitable assets, or that engage in charitable activities or solicit charitable contributions in New York, are required to register with the Charities Bureau via an online portal, </w:delText>
        </w:r>
        <w:r w:rsidDel="00D32B94">
          <w:rPr>
            <w:rStyle w:val="pxurl"/>
            <w:color w:val="FF0000"/>
            <w:sz w:val="20"/>
            <w:szCs w:val="20"/>
            <w:vertAlign w:val="superscript"/>
          </w:rPr>
          <w:delText>►</w:delText>
        </w:r>
        <w:r w:rsidDel="00D32B94">
          <w:rPr>
            <w:rStyle w:val="pxurl"/>
          </w:rPr>
          <w:fldChar w:fldCharType="begin"/>
        </w:r>
        <w:r w:rsidDel="00D32B94">
          <w:rPr>
            <w:rStyle w:val="pxurl"/>
          </w:rPr>
          <w:delInstrText>url.ref.id="I011PEC"</w:delInstrText>
        </w:r>
        <w:r w:rsidDel="00D32B94">
          <w:rPr>
            <w:rStyle w:val="pxurl"/>
          </w:rPr>
          <w:fldChar w:fldCharType="end"/>
        </w:r>
        <w:r w:rsidDel="00D32B94">
          <w:rPr>
            <w:rStyle w:val="pxurl"/>
          </w:rPr>
          <w:delText>https://ag.ny.gov/resources/organizations/charities-nonprofits-fundraisers/charities-registration</w:delText>
        </w:r>
        <w:r w:rsidDel="00D32B94">
          <w:delText>.</w:delText>
        </w:r>
      </w:del>
    </w:p>
    <w:p w14:paraId="38BA92E9" w14:textId="77777777" w:rsidR="004E0EBB" w:rsidDel="00D32B94" w:rsidRDefault="004E0EBB">
      <w:pPr>
        <w:pStyle w:val="pxformp"/>
        <w:rPr>
          <w:del w:id="1754" w:author="Cara Cardinale" w:date="2025-02-19T20:08:00Z"/>
        </w:rPr>
      </w:pPr>
      <w:del w:id="1755"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 xml:space="preserve">Charitable organizations must register whenever they solicit or receive contributions in excess of $25,000 annually, or they pay anyone for fundraising functions, regardless of the amount of contributions solicited or received.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st.ref.id="I09P7KS"</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w:delText>
        </w:r>
        <w:r w:rsidDel="00D32B94">
          <w:delText>.</w:delText>
        </w:r>
      </w:del>
    </w:p>
    <w:p w14:paraId="68A2D85F" w14:textId="77777777" w:rsidR="004E0EBB" w:rsidDel="00D32B94" w:rsidRDefault="004E0EBB">
      <w:pPr>
        <w:pStyle w:val="pxformp"/>
        <w:rPr>
          <w:del w:id="1756" w:author="Cara Cardinale" w:date="2025-02-19T20:08:00Z"/>
        </w:rPr>
      </w:pPr>
      <w:del w:id="1757"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rPr>
            <w:vanish/>
          </w:rPr>
          <w:delText>&amp;ldquo;</w:delText>
        </w:r>
        <w:r w:rsidDel="00D32B94">
          <w:rPr>
            <w:rStyle w:val="pxvis"/>
            <w:rFonts w:ascii="Times NewRoman" w:hAnsi="Times NewRoman"/>
            <w:b w:val="0"/>
            <w:sz w:val="24"/>
          </w:rPr>
          <w:delText>“</w:delText>
        </w:r>
        <w:r w:rsidDel="00D32B94">
          <w:delText>Contributions</w:delText>
        </w:r>
        <w:r w:rsidDel="00D32B94">
          <w:rPr>
            <w:vanish/>
          </w:rPr>
          <w:delText>&amp;rdquo;</w:delText>
        </w:r>
        <w:r w:rsidDel="00D32B94">
          <w:rPr>
            <w:rStyle w:val="pxvis"/>
            <w:rFonts w:ascii="Times NewRoman" w:hAnsi="Times NewRoman"/>
            <w:b w:val="0"/>
            <w:sz w:val="24"/>
          </w:rPr>
          <w:delText>”</w:delText>
        </w:r>
        <w:r w:rsidDel="00D32B94">
          <w:delText xml:space="preserve"> include grants or other financial assistance from any agency of government.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st.ref.id="I09S0PO"</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171-a(2)</w:delText>
        </w:r>
        <w:r w:rsidDel="00D32B94">
          <w:delText xml:space="preserve">. Allocations from a United Way, incorporated community appeal, or federated fund should not be counted when determining the $25,000 limit.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st.ref.id="I09UTUK"</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172-a(2)(e)</w:delText>
        </w:r>
        <w:r w:rsidDel="00D32B94">
          <w:delText>.</w:delText>
        </w:r>
      </w:del>
    </w:p>
    <w:p w14:paraId="4A53ABA6" w14:textId="77777777" w:rsidR="004E0EBB" w:rsidDel="00D32B94" w:rsidRDefault="004E0EBB">
      <w:pPr>
        <w:pStyle w:val="pxformp"/>
        <w:rPr>
          <w:del w:id="1758" w:author="Cara Cardinale" w:date="2025-02-19T20:08:00Z"/>
        </w:rPr>
      </w:pPr>
      <w:del w:id="1759"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An organization that meets certain special conditions may be exempt from registration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st.ref.id="I09MEFZ"</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w:delText>
        </w:r>
        <w:r w:rsidDel="00D32B94">
          <w:delText>). Exempt categories include:</w:delText>
        </w:r>
      </w:del>
    </w:p>
    <w:p w14:paraId="06ECD1CE" w14:textId="77777777" w:rsidR="004E0EBB" w:rsidDel="00D32B94" w:rsidRDefault="004E0EBB">
      <w:pPr>
        <w:pStyle w:val="pxformp"/>
        <w:rPr>
          <w:del w:id="1760" w:author="Cara Cardinale" w:date="2025-02-19T20:08:00Z"/>
        </w:rPr>
      </w:pPr>
      <w:del w:id="1761"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 xml:space="preserve">1. A corporation organized under the religious corporations law and other religious organizations operated, supervised, or controlled by or in connection with a religious organization.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st.ref.id="I09P7KV"</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172-a(1)</w:delText>
        </w:r>
        <w:r w:rsidDel="00D32B94">
          <w:delText>.</w:delText>
        </w:r>
      </w:del>
    </w:p>
    <w:p w14:paraId="46397ECA" w14:textId="77777777" w:rsidR="004E0EBB" w:rsidDel="00D32B94" w:rsidRDefault="004E0EBB">
      <w:pPr>
        <w:pStyle w:val="pxformp"/>
        <w:rPr>
          <w:del w:id="1762" w:author="Cara Cardinale" w:date="2025-02-19T20:08:00Z"/>
        </w:rPr>
      </w:pPr>
      <w:del w:id="1763"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2. An educational institution that confines solicitation to its student body, alumni, faculty, and trustees and their families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st.ref.id="I09S0PR"</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172-a(2)(a)</w:delText>
        </w:r>
        <w:r w:rsidDel="00D32B94">
          <w:delText xml:space="preserve">), or an educational institution which files annual financial reports with the Regents of the University of the State of New York as required by the Education Law or with an agency having similar jurisdiction in another state or a library which files annual financial reports as required by the State Education Department.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st.ref.id="I09UTUN"</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172-a(2)(g)</w:delText>
        </w:r>
        <w:r w:rsidDel="00D32B94">
          <w:delText>.</w:delText>
        </w:r>
      </w:del>
    </w:p>
    <w:p w14:paraId="26C1D2A4" w14:textId="77777777" w:rsidR="004E0EBB" w:rsidDel="00D32B94" w:rsidRDefault="004E0EBB">
      <w:pPr>
        <w:pStyle w:val="pxformp"/>
        <w:rPr>
          <w:del w:id="1764" w:author="Cara Cardinale" w:date="2025-02-19T20:08:00Z"/>
        </w:rPr>
      </w:pPr>
      <w:del w:id="1765"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 xml:space="preserve">3. A fraternal, patriotic, social, alumni, law enforcement support organization or historical society chartered by the N.Y.S. Board of Regents when solicitation of contributions is confined to its membership.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st.ref.id="I09XMZJ"</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172-a(2)(b)</w:delText>
        </w:r>
        <w:r w:rsidDel="00D32B94">
          <w:delText>.</w:delText>
        </w:r>
      </w:del>
    </w:p>
    <w:p w14:paraId="74BAAD73" w14:textId="77777777" w:rsidR="004E0EBB" w:rsidDel="00D32B94" w:rsidRDefault="004E0EBB">
      <w:pPr>
        <w:pStyle w:val="pxformp"/>
        <w:rPr>
          <w:del w:id="1766" w:author="Cara Cardinale" w:date="2025-02-19T20:08:00Z"/>
        </w:rPr>
      </w:pPr>
      <w:del w:id="1767"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 xml:space="preserve">4. A person requesting contributions for the relief of an individual, specifically named at time of solicitation, providing all contributions collected, without any deductions whatsoever, are paid to or for the benefit of the named beneficiary.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st.ref.id="I000UQN"</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172-a(2)(c)</w:delText>
        </w:r>
        <w:r w:rsidDel="00D32B94">
          <w:delText>.</w:delText>
        </w:r>
      </w:del>
    </w:p>
    <w:p w14:paraId="389D06BE" w14:textId="77777777" w:rsidR="004E0EBB" w:rsidDel="00D32B94" w:rsidRDefault="004E0EBB">
      <w:pPr>
        <w:pStyle w:val="pxformp"/>
        <w:rPr>
          <w:del w:id="1768" w:author="Cara Cardinale" w:date="2025-02-19T20:08:00Z"/>
        </w:rPr>
      </w:pPr>
      <w:del w:id="1769"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 xml:space="preserve">5. An organization that solicits or receives less than $25,000 in contributions during its fiscal year (regardless of the total amount received from a community chest or united fund), provided all fundraising functions are carried on by persons who are unpaid for such services.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st.ref.id="I003NVJ"</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172-a(2)(d)</w:delText>
        </w:r>
        <w:r w:rsidDel="00D32B94">
          <w:delText>.</w:delText>
        </w:r>
      </w:del>
    </w:p>
    <w:p w14:paraId="7B188B80" w14:textId="77777777" w:rsidR="004E0EBB" w:rsidDel="00D32B94" w:rsidRDefault="004E0EBB">
      <w:pPr>
        <w:pStyle w:val="pxformp"/>
        <w:rPr>
          <w:del w:id="1770" w:author="Cara Cardinale" w:date="2025-02-19T20:08:00Z"/>
        </w:rPr>
      </w:pPr>
      <w:del w:id="1771"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 xml:space="preserve">6. A local post, camp, chapter, or county unit of a bona fide veterans', or volunteer firefighters', or ambulance service (as defined by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st.ref.id="I006H0F"</w:delInstrText>
        </w:r>
        <w:r w:rsidDel="00D32B94">
          <w:rPr>
            <w:rStyle w:val="pxst"/>
          </w:rPr>
          <w:fldChar w:fldCharType="end"/>
        </w:r>
        <w:r w:rsidDel="00D32B94">
          <w:rPr>
            <w:rStyle w:val="pxst"/>
          </w:rPr>
          <w:delText xml:space="preserve">N.Y. Pub. Health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3001</w:delText>
        </w:r>
        <w:r w:rsidDel="00D32B94">
          <w:delText xml:space="preserve">) or its auxiliary or affiliate, providing all fundraising is done by members for no compensation.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st.ref.id="I09MELM"</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172-a(2)(f)</w:delText>
        </w:r>
        <w:r w:rsidDel="00D32B94">
          <w:delText>.</w:delText>
        </w:r>
      </w:del>
    </w:p>
    <w:p w14:paraId="77AC9D97" w14:textId="77777777" w:rsidR="004E0EBB" w:rsidDel="00D32B94" w:rsidRDefault="004E0EBB">
      <w:pPr>
        <w:pStyle w:val="pxformp"/>
        <w:rPr>
          <w:del w:id="1772" w:author="Cara Cardinale" w:date="2025-02-19T20:08:00Z"/>
        </w:rPr>
      </w:pPr>
      <w:del w:id="1773"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 xml:space="preserve">7. An organization that receives (substantially) all of its funds from a single government agency to which it reports annually, providing the report contains financial information similar in content to that required by the Department and no more than $25,000 is received from sources other than the agency to which it reports.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st.ref.id="I09P7QI"</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172-a(2)(h)</w:delText>
        </w:r>
        <w:r w:rsidDel="00D32B94">
          <w:delText>.</w:delText>
        </w:r>
      </w:del>
    </w:p>
    <w:p w14:paraId="34269FDE" w14:textId="77777777" w:rsidR="004E0EBB" w:rsidDel="00D32B94" w:rsidRDefault="004E0EBB">
      <w:pPr>
        <w:pStyle w:val="pxformp"/>
        <w:rPr>
          <w:del w:id="1774" w:author="Cara Cardinale" w:date="2025-02-19T20:08:00Z"/>
        </w:rPr>
      </w:pPr>
      <w:del w:id="1775"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 xml:space="preserve">8. Any police department, sheriff's department, or other governmental law enforcement agency.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st.ref.id="I09S0VE"</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172-a(2)(i)</w:delText>
        </w:r>
        <w:r w:rsidDel="00D32B94">
          <w:delText>.</w:delText>
        </w:r>
      </w:del>
    </w:p>
    <w:p w14:paraId="48CFE4C9" w14:textId="77777777" w:rsidR="004E0EBB" w:rsidDel="00D32B94" w:rsidRDefault="004E0EBB">
      <w:pPr>
        <w:pStyle w:val="pxformp"/>
        <w:rPr>
          <w:del w:id="1776" w:author="Cara Cardinale" w:date="2025-02-19T20:08:00Z"/>
        </w:rPr>
      </w:pPr>
      <w:del w:id="1777"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p.ct.id="f477b8b0b92511efa86bc22ba615bad8|89|31:85"</w:delInstrText>
        </w:r>
        <w:r w:rsidDel="00D32B94">
          <w:fldChar w:fldCharType="end"/>
        </w:r>
        <w:r w:rsidDel="00D32B94">
          <w:delText>9. The state parent</w:delText>
        </w:r>
        <w:r w:rsidDel="00D32B94">
          <w:rPr>
            <w:vanish/>
          </w:rPr>
          <w:delText>&amp;ndash;</w:delText>
        </w:r>
        <w:r w:rsidDel="00D32B94">
          <w:rPr>
            <w:rStyle w:val="pxvis"/>
            <w:rFonts w:ascii="Times NewRoman" w:hAnsi="Times NewRoman"/>
            <w:b w:val="0"/>
            <w:sz w:val="24"/>
          </w:rPr>
          <w:delText>-</w:delText>
        </w:r>
        <w:r w:rsidDel="00D32B94">
          <w:delText>teachers' association and any parent</w:delText>
        </w:r>
        <w:r w:rsidDel="00D32B94">
          <w:rPr>
            <w:vanish/>
          </w:rPr>
          <w:delText>&amp;ndash;</w:delText>
        </w:r>
        <w:r w:rsidDel="00D32B94">
          <w:rPr>
            <w:rStyle w:val="pxvis"/>
            <w:rFonts w:ascii="Times NewRoman" w:hAnsi="Times NewRoman"/>
            <w:b w:val="0"/>
            <w:sz w:val="24"/>
          </w:rPr>
          <w:delText>-</w:delText>
        </w:r>
        <w:r w:rsidDel="00D32B94">
          <w:delText xml:space="preserve">teachers' association affiliated with an educational institution that is subject to the jurisdiction of the State Education Department.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st.ref.id="I09UU0A"</w:delInstrText>
        </w:r>
        <w:r w:rsidDel="00D32B94">
          <w:rPr>
            <w:rStyle w:val="pxst"/>
          </w:rPr>
          <w:fldChar w:fldCharType="end"/>
        </w:r>
        <w:r w:rsidDel="00D32B94">
          <w:rPr>
            <w:rStyle w:val="pxst"/>
          </w:rPr>
          <w:delText xml:space="preserve">Exec. Law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172-a(2)(j)</w:delText>
        </w:r>
        <w:r w:rsidDel="00D32B94">
          <w:delText>.</w:delText>
        </w:r>
      </w:del>
    </w:p>
    <w:p w14:paraId="6A88C464" w14:textId="77777777" w:rsidR="004E0EBB" w:rsidDel="00D32B94" w:rsidRDefault="004E0EBB">
      <w:pPr>
        <w:pStyle w:val="pxformrr"/>
        <w:rPr>
          <w:del w:id="1778" w:author="Cara Cardinale" w:date="2025-02-19T20:08:00Z"/>
          <w:sz w:val="24"/>
          <w:szCs w:val="24"/>
        </w:rPr>
      </w:pPr>
      <w:del w:id="1779" w:author="Cara Cardinale" w:date="2025-02-19T20:08:00Z">
        <w:r w:rsidDel="00D32B94">
          <w:rPr>
            <w:rStyle w:val="pxvis"/>
            <w:rFonts w:cs="Arial"/>
            <w:bCs/>
            <w:szCs w:val="28"/>
          </w:rPr>
          <w:delText>Research References</w:delText>
        </w:r>
      </w:del>
    </w:p>
    <w:p w14:paraId="1BE31436" w14:textId="77777777" w:rsidR="004E0EBB" w:rsidDel="00D32B94" w:rsidRDefault="004E0EBB">
      <w:pPr>
        <w:pStyle w:val="pxformrrp"/>
        <w:rPr>
          <w:del w:id="1780" w:author="Cara Cardinale" w:date="2025-02-19T20:08:00Z"/>
        </w:rPr>
      </w:pPr>
      <w:del w:id="1781" w:author="Cara Cardinale" w:date="2025-02-19T20:08:00Z">
        <w:r w:rsidDel="00D32B94">
          <w:delText xml:space="preserve"> </w:delText>
        </w:r>
        <w:r w:rsidDel="00D32B94">
          <w:rPr>
            <w:rStyle w:val="pxvis"/>
            <w:rFonts w:ascii="Times NewRoman" w:hAnsi="Times NewRoman"/>
            <w:b w:val="0"/>
            <w:sz w:val="24"/>
          </w:rPr>
          <w:tab/>
        </w:r>
        <w:r w:rsidDel="00D32B94">
          <w:rPr>
            <w:rStyle w:val="pxtk"/>
            <w:color w:val="FF0000"/>
            <w:sz w:val="20"/>
            <w:szCs w:val="20"/>
            <w:vertAlign w:val="superscript"/>
          </w:rPr>
          <w:delText>►</w:delText>
        </w:r>
        <w:r w:rsidDel="00D32B94">
          <w:rPr>
            <w:rStyle w:val="pxtk"/>
          </w:rPr>
          <w:fldChar w:fldCharType="begin"/>
        </w:r>
        <w:r w:rsidDel="00D32B94">
          <w:rPr>
            <w:rStyle w:val="pxtk"/>
          </w:rPr>
          <w:delInstrText>tk.ref.id="I09XN56"</w:delInstrText>
        </w:r>
        <w:r w:rsidDel="00D32B94">
          <w:rPr>
            <w:rStyle w:val="pxtk"/>
          </w:rPr>
          <w:fldChar w:fldCharType="end"/>
        </w:r>
        <w:r w:rsidDel="00D32B94">
          <w:rPr>
            <w:rStyle w:val="pxtk"/>
          </w:rPr>
          <w:delText>West's Key Number Digest, Charities &amp;key;42</w:delText>
        </w:r>
      </w:del>
    </w:p>
    <w:p w14:paraId="718B13F6" w14:textId="77777777" w:rsidR="004E0EBB" w:rsidDel="00D32B94" w:rsidRDefault="004E0EBB">
      <w:pPr>
        <w:pStyle w:val="pxs"/>
        <w:spacing w:before="180"/>
        <w:rPr>
          <w:del w:id="1782" w:author="Cara Cardinale" w:date="2025-02-19T20:08:00Z"/>
          <w:sz w:val="27"/>
          <w:szCs w:val="27"/>
        </w:rPr>
      </w:pPr>
      <w:del w:id="1783" w:author="Cara Cardinale" w:date="2025-02-19T20:08:00Z">
        <w:r w:rsidDel="00D32B94">
          <w:rPr>
            <w:sz w:val="27"/>
            <w:szCs w:val="27"/>
          </w:rPr>
          <w:delText>31:86. Request for registration exemption for charitable organizations</w:delText>
        </w:r>
        <w:r w:rsidDel="00D32B94">
          <w:rPr>
            <w:rStyle w:val="pxsep"/>
          </w:rPr>
          <w:delText xml:space="preserve">-- </w:delText>
        </w:r>
        <w:r w:rsidDel="00D32B94">
          <w:rPr>
            <w:sz w:val="27"/>
            <w:szCs w:val="27"/>
          </w:rPr>
          <w:delText>Official form</w:delText>
        </w:r>
      </w:del>
    </w:p>
    <w:p w14:paraId="7F89B4FB" w14:textId="77777777" w:rsidR="004E0EBB" w:rsidRDefault="004E0EBB">
      <w:pPr>
        <w:pStyle w:val="pxov"/>
        <w:rPr>
          <w:vanish/>
        </w:rPr>
      </w:pPr>
      <w:r>
        <w:rPr>
          <w:vanish/>
        </w:rPr>
        <w:t>NFP</w:t>
      </w:r>
    </w:p>
    <w:p w14:paraId="60F101AF" w14:textId="77777777" w:rsidR="004E0EBB" w:rsidRDefault="004E0EBB">
      <w:pPr>
        <w:pStyle w:val="pxov"/>
        <w:rPr>
          <w:vanish/>
        </w:rPr>
      </w:pPr>
      <w:r>
        <w:rPr>
          <w:vanish/>
        </w:rPr>
        <w:t>COL</w:t>
      </w:r>
    </w:p>
    <w:p w14:paraId="18DA8432" w14:textId="77777777" w:rsidR="004E0EBB" w:rsidRDefault="004E0EBB">
      <w:pPr>
        <w:pStyle w:val="pxov"/>
        <w:rPr>
          <w:vanish/>
        </w:rPr>
      </w:pPr>
      <w:r>
        <w:rPr>
          <w:vanish/>
        </w:rPr>
        <w:t>FCV</w:t>
      </w:r>
    </w:p>
    <w:p w14:paraId="120E420A" w14:textId="77777777" w:rsidR="004E0EBB" w:rsidRDefault="004E0EBB">
      <w:pPr>
        <w:pStyle w:val="pxov"/>
        <w:rPr>
          <w:vanish/>
        </w:rPr>
      </w:pPr>
      <w:r>
        <w:rPr>
          <w:vanish/>
        </w:rPr>
        <w:t>FTR</w:t>
      </w:r>
    </w:p>
    <w:p w14:paraId="4808453C" w14:textId="77777777" w:rsidR="004E0EBB" w:rsidRDefault="004E0EBB">
      <w:pPr>
        <w:pStyle w:val="pxov"/>
        <w:rPr>
          <w:vanish/>
        </w:rPr>
      </w:pPr>
      <w:r>
        <w:rPr>
          <w:vanish/>
        </w:rPr>
        <w:t>EFM</w:t>
      </w:r>
    </w:p>
    <w:p w14:paraId="0054F334" w14:textId="77777777" w:rsidR="004E0EBB" w:rsidRDefault="004E0EBB">
      <w:pPr>
        <w:pStyle w:val="pxov"/>
        <w:rPr>
          <w:vanish/>
        </w:rPr>
      </w:pPr>
      <w:r>
        <w:rPr>
          <w:vanish/>
        </w:rPr>
        <w:t>EBL</w:t>
      </w:r>
    </w:p>
    <w:p w14:paraId="5602D4A7" w14:textId="77777777" w:rsidR="004E0EBB" w:rsidRDefault="004E0EBB">
      <w:pPr>
        <w:pStyle w:val="pxov"/>
        <w:rPr>
          <w:vanish/>
        </w:rPr>
      </w:pPr>
      <w:r>
        <w:rPr>
          <w:vanish/>
        </w:rPr>
        <w:t>TEM</w:t>
      </w:r>
    </w:p>
    <w:p w14:paraId="45A4DE70" w14:textId="77777777" w:rsidR="004E0EBB" w:rsidRDefault="004E0EBB">
      <w:pPr>
        <w:pStyle w:val="pxov"/>
        <w:rPr>
          <w:vanish/>
        </w:rPr>
      </w:pPr>
      <w:r>
        <w:rPr>
          <w:vanish/>
        </w:rPr>
        <w:t>MTD</w:t>
      </w:r>
    </w:p>
    <w:p w14:paraId="60F659C2" w14:textId="77777777" w:rsidR="004E0EBB" w:rsidDel="00D32B94" w:rsidRDefault="004E0EBB">
      <w:pPr>
        <w:pStyle w:val="pxformibim"/>
        <w:rPr>
          <w:del w:id="1784" w:author="Cara Cardinale" w:date="2025-02-19T20:08:00Z"/>
        </w:rPr>
      </w:pPr>
      <w:del w:id="1785" w:author="Cara Cardinale" w:date="2025-02-19T20:08:00Z">
        <w:r w:rsidDel="00D32B94">
          <w:rPr>
            <w:color w:val="FF0000"/>
            <w:sz w:val="20"/>
            <w:szCs w:val="20"/>
            <w:vertAlign w:val="superscript"/>
          </w:rPr>
          <w:delText>►</w:delText>
        </w:r>
        <w:r w:rsidDel="00D32B94">
          <w:fldChar w:fldCharType="begin"/>
        </w:r>
        <w:r w:rsidDel="00D32B94">
          <w:delInstrText>form.du="0"</w:delInstrText>
        </w:r>
        <w:r w:rsidDel="00D32B94">
          <w:fldChar w:fldCharType="end"/>
        </w:r>
        <w:r w:rsidDel="00D32B94">
          <w:fldChar w:fldCharType="begin"/>
        </w:r>
        <w:r w:rsidDel="00D32B94">
          <w:delInstrText>form.fid="Ic70fbda0181b11e68c12afa7f3a24041"</w:delInstrText>
        </w:r>
        <w:r w:rsidDel="00D32B94">
          <w:fldChar w:fldCharType="end"/>
        </w:r>
        <w:r w:rsidDel="00D32B94">
          <w:rPr>
            <w:color w:val="FF0000"/>
            <w:sz w:val="20"/>
            <w:szCs w:val="20"/>
            <w:vertAlign w:val="superscript"/>
          </w:rPr>
          <w:delText>►</w:delText>
        </w:r>
        <w:r w:rsidDel="00D32B94">
          <w:fldChar w:fldCharType="begin"/>
        </w:r>
        <w:r w:rsidDel="00D32B94">
          <w:delInstrText>ib.ct.id="f477b8b0b92511efa86bc22ba615bad8|90|31:86"</w:delInstrText>
        </w:r>
        <w:r w:rsidDel="00D32B94">
          <w:fldChar w:fldCharType="end"/>
        </w:r>
        <w:r w:rsidDel="00D32B94">
          <w:fldChar w:fldCharType="begin"/>
        </w:r>
        <w:r w:rsidDel="00D32B94">
          <w:delInstrText>ib.du="0"</w:delInstrText>
        </w:r>
        <w:r w:rsidDel="00D32B94">
          <w:fldChar w:fldCharType="end"/>
        </w:r>
        <w:r w:rsidDel="00D32B94">
          <w:rPr>
            <w:color w:val="FF0000"/>
            <w:sz w:val="20"/>
            <w:szCs w:val="20"/>
            <w:vertAlign w:val="superscript"/>
          </w:rPr>
          <w:delText>►</w:delText>
        </w:r>
        <w:r w:rsidDel="00D32B94">
          <w:fldChar w:fldCharType="begin"/>
        </w:r>
        <w:r w:rsidDel="00D32B94">
          <w:delInstrText>im.format="pdf"</w:delInstrText>
        </w:r>
        <w:r w:rsidDel="00D32B94">
          <w:fldChar w:fldCharType="end"/>
        </w:r>
        <w:r w:rsidDel="00D32B94">
          <w:fldChar w:fldCharType="begin"/>
        </w:r>
        <w:r w:rsidDel="00D32B94">
          <w:delInstrText>im.id="I02G3UK"</w:delInstrText>
        </w:r>
        <w:r w:rsidDel="00D32B94">
          <w:fldChar w:fldCharType="end"/>
        </w:r>
        <w:r w:rsidDel="00D32B94">
          <w:fldChar w:fldCharType="begin"/>
        </w:r>
        <w:r w:rsidDel="00D32B94">
          <w:delInstrText>im.suppress.print="yes"</w:delInstrText>
        </w:r>
        <w:r w:rsidDel="00D32B94">
          <w:fldChar w:fldCharType="end"/>
        </w:r>
      </w:del>
    </w:p>
    <w:p w14:paraId="65DE56F8" w14:textId="77777777" w:rsidR="004E0EBB" w:rsidDel="00D32B94" w:rsidRDefault="004E0EBB">
      <w:pPr>
        <w:pStyle w:val="pxformibim"/>
        <w:rPr>
          <w:del w:id="1786" w:author="Cara Cardinale" w:date="2025-02-19T20:08:00Z"/>
        </w:rPr>
      </w:pPr>
      <w:del w:id="1787" w:author="Cara Cardinale" w:date="2025-02-19T20:08:00Z">
        <w:r w:rsidDel="00D32B94">
          <w:rPr>
            <w:color w:val="FF0000"/>
            <w:sz w:val="20"/>
            <w:szCs w:val="20"/>
            <w:vertAlign w:val="superscript"/>
          </w:rPr>
          <w:delText>►</w:delText>
        </w:r>
        <w:r w:rsidDel="00D32B94">
          <w:fldChar w:fldCharType="begin"/>
        </w:r>
        <w:r w:rsidDel="00D32B94">
          <w:delInstrText>im.format="tif"</w:delInstrText>
        </w:r>
        <w:r w:rsidDel="00D32B94">
          <w:fldChar w:fldCharType="end"/>
        </w:r>
        <w:r w:rsidDel="00D32B94">
          <w:fldChar w:fldCharType="begin"/>
        </w:r>
        <w:r w:rsidDel="00D32B94">
          <w:delInstrText>im.id="I02HI10"</w:delInstrText>
        </w:r>
        <w:r w:rsidDel="00D32B94">
          <w:fldChar w:fldCharType="end"/>
        </w:r>
        <w:r w:rsidDel="00D32B94">
          <w:fldChar w:fldCharType="begin"/>
        </w:r>
        <w:r w:rsidDel="00D32B94">
          <w:delInstrText>im.suppress.online="yes"</w:delInstrText>
        </w:r>
        <w:r w:rsidDel="00D32B94">
          <w:fldChar w:fldCharType="end"/>
        </w:r>
      </w:del>
    </w:p>
    <w:p w14:paraId="1DBB4CBA" w14:textId="77777777" w:rsidR="004E0EBB" w:rsidDel="00D32B94" w:rsidRDefault="004E0EBB">
      <w:pPr>
        <w:pStyle w:val="pxformibimagelink"/>
        <w:ind w:left="500"/>
        <w:rPr>
          <w:del w:id="1788" w:author="Cara Cardinale" w:date="2025-02-19T20:08:00Z"/>
        </w:rPr>
      </w:pPr>
      <w:del w:id="1789" w:author="Cara Cardinale" w:date="2025-02-19T20:08:00Z">
        <w:r w:rsidDel="00D32B94">
          <w:delText xml:space="preserve"> </w:delText>
        </w:r>
        <w:r w:rsidDel="00D32B94">
          <w:rPr>
            <w:color w:val="FF0000"/>
            <w:sz w:val="20"/>
            <w:szCs w:val="20"/>
            <w:vertAlign w:val="superscript"/>
          </w:rPr>
          <w:delText>►</w:delText>
        </w:r>
        <w:r w:rsidDel="00D32B94">
          <w:fldChar w:fldCharType="begin"/>
        </w:r>
        <w:r w:rsidDel="00D32B94">
          <w:delInstrText>image.link.href="./Images/NYLB 31 (revision copy)-Images.pdf"</w:delInstrText>
        </w:r>
        <w:r w:rsidDel="00D32B94">
          <w:fldChar w:fldCharType="end"/>
        </w:r>
        <w:r w:rsidDel="00D32B94">
          <w:delText>Image #I02HI10 goes here</w:delText>
        </w:r>
      </w:del>
    </w:p>
    <w:p w14:paraId="357B2CE0" w14:textId="77777777" w:rsidR="004E0EBB" w:rsidDel="00D32B94" w:rsidRDefault="004E0EBB">
      <w:pPr>
        <w:pStyle w:val="pxformibim"/>
        <w:rPr>
          <w:del w:id="1790" w:author="Cara Cardinale" w:date="2025-02-19T20:08:00Z"/>
        </w:rPr>
      </w:pPr>
      <w:del w:id="1791" w:author="Cara Cardinale" w:date="2025-02-19T20:08:00Z">
        <w:r w:rsidDel="00D32B94">
          <w:rPr>
            <w:color w:val="FF0000"/>
            <w:sz w:val="20"/>
            <w:szCs w:val="20"/>
            <w:vertAlign w:val="superscript"/>
          </w:rPr>
          <w:delText>►</w:delText>
        </w:r>
        <w:r w:rsidDel="00D32B94">
          <w:fldChar w:fldCharType="begin"/>
        </w:r>
        <w:r w:rsidDel="00D32B94">
          <w:delInstrText>im.format="tif"</w:delInstrText>
        </w:r>
        <w:r w:rsidDel="00D32B94">
          <w:fldChar w:fldCharType="end"/>
        </w:r>
        <w:r w:rsidDel="00D32B94">
          <w:fldChar w:fldCharType="begin"/>
        </w:r>
        <w:r w:rsidDel="00D32B94">
          <w:delInstrText>im.id="I02J5A5"</w:delInstrText>
        </w:r>
        <w:r w:rsidDel="00D32B94">
          <w:fldChar w:fldCharType="end"/>
        </w:r>
        <w:r w:rsidDel="00D32B94">
          <w:fldChar w:fldCharType="begin"/>
        </w:r>
        <w:r w:rsidDel="00D32B94">
          <w:delInstrText>im.suppress.online="yes"</w:delInstrText>
        </w:r>
        <w:r w:rsidDel="00D32B94">
          <w:fldChar w:fldCharType="end"/>
        </w:r>
      </w:del>
    </w:p>
    <w:p w14:paraId="517554C8" w14:textId="77777777" w:rsidR="004E0EBB" w:rsidDel="00D32B94" w:rsidRDefault="004E0EBB">
      <w:pPr>
        <w:pStyle w:val="pxformibimagelink"/>
        <w:ind w:left="500"/>
        <w:rPr>
          <w:del w:id="1792" w:author="Cara Cardinale" w:date="2025-02-19T20:08:00Z"/>
        </w:rPr>
      </w:pPr>
      <w:del w:id="1793" w:author="Cara Cardinale" w:date="2025-02-19T20:08:00Z">
        <w:r w:rsidDel="00D32B94">
          <w:delText xml:space="preserve"> </w:delText>
        </w:r>
        <w:r w:rsidDel="00D32B94">
          <w:rPr>
            <w:color w:val="FF0000"/>
            <w:sz w:val="20"/>
            <w:szCs w:val="20"/>
            <w:vertAlign w:val="superscript"/>
          </w:rPr>
          <w:delText>►</w:delText>
        </w:r>
        <w:r w:rsidDel="00D32B94">
          <w:fldChar w:fldCharType="begin"/>
        </w:r>
        <w:r w:rsidDel="00D32B94">
          <w:delInstrText>image.link.href="./Images/NYLB 31 (revision copy)-Images.pdf"</w:delInstrText>
        </w:r>
        <w:r w:rsidDel="00D32B94">
          <w:fldChar w:fldCharType="end"/>
        </w:r>
        <w:r w:rsidDel="00D32B94">
          <w:delText>Image #I02J5A5 goes here</w:delText>
        </w:r>
      </w:del>
    </w:p>
    <w:p w14:paraId="1D425A78" w14:textId="77777777" w:rsidR="004E0EBB" w:rsidDel="00D32B94" w:rsidRDefault="004E0EBB">
      <w:pPr>
        <w:pStyle w:val="pxformnotes"/>
        <w:jc w:val="center"/>
        <w:rPr>
          <w:del w:id="1794" w:author="Cara Cardinale" w:date="2025-02-19T20:08:00Z"/>
          <w:sz w:val="24"/>
          <w:szCs w:val="24"/>
        </w:rPr>
      </w:pPr>
      <w:del w:id="1795" w:author="Cara Cardinale" w:date="2025-02-19T20:08:00Z">
        <w:r w:rsidDel="00D32B94">
          <w:rPr>
            <w:rStyle w:val="pxvis"/>
            <w:rFonts w:cs="Arial"/>
            <w:bCs/>
            <w:szCs w:val="28"/>
          </w:rPr>
          <w:delText>Notes to Form</w:delText>
        </w:r>
      </w:del>
    </w:p>
    <w:p w14:paraId="159570F5" w14:textId="77777777" w:rsidR="004E0EBB" w:rsidDel="00D32B94" w:rsidRDefault="004E0EBB">
      <w:pPr>
        <w:pStyle w:val="pxformnotes"/>
        <w:rPr>
          <w:del w:id="1796" w:author="Cara Cardinale" w:date="2025-02-19T20:08:00Z"/>
          <w:sz w:val="24"/>
          <w:szCs w:val="24"/>
        </w:rPr>
      </w:pPr>
    </w:p>
    <w:p w14:paraId="211B25CC" w14:textId="77777777" w:rsidR="004E0EBB" w:rsidDel="00D32B94" w:rsidRDefault="004E0EBB">
      <w:pPr>
        <w:pStyle w:val="pxformnote"/>
        <w:spacing w:before="180"/>
        <w:rPr>
          <w:del w:id="1797" w:author="Cara Cardinale" w:date="2025-02-19T20:08:00Z"/>
        </w:rPr>
      </w:pPr>
      <w:del w:id="1798" w:author="Cara Cardinale" w:date="2025-02-08T22:58:00Z">
        <w:r w:rsidDel="00F74B46">
          <w:delText>Drafter's Note</w:delText>
        </w:r>
      </w:del>
      <w:del w:id="1799" w:author="Cara Cardinale" w:date="2025-02-19T20:08:00Z">
        <w:r w:rsidDel="00D32B94">
          <w:delText xml:space="preserve"> </w:delText>
        </w:r>
      </w:del>
    </w:p>
    <w:p w14:paraId="2985BED4" w14:textId="77777777" w:rsidR="004E0EBB" w:rsidDel="00D32B94" w:rsidRDefault="004E0EBB">
      <w:pPr>
        <w:pStyle w:val="pxformp"/>
        <w:rPr>
          <w:del w:id="1800" w:author="Cara Cardinale" w:date="2025-02-19T20:08:00Z"/>
        </w:rPr>
      </w:pPr>
      <w:del w:id="1801"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p.ct.id="f477b8b0b92511efa86bc22ba615bad8|90|31:86"</w:delInstrText>
        </w:r>
        <w:r w:rsidDel="00D32B94">
          <w:fldChar w:fldCharType="end"/>
        </w:r>
        <w:r w:rsidDel="00D32B94">
          <w:delText>The above form, reprinted for illustrative purposes, is no longer available online from the New York State Office of the Attorney General, charities Bureau (</w:delText>
        </w:r>
        <w:r w:rsidDel="00D32B94">
          <w:rPr>
            <w:rStyle w:val="pxurl"/>
            <w:color w:val="FF0000"/>
            <w:sz w:val="20"/>
            <w:szCs w:val="20"/>
            <w:vertAlign w:val="superscript"/>
          </w:rPr>
          <w:delText>►</w:delText>
        </w:r>
        <w:r w:rsidDel="00D32B94">
          <w:rPr>
            <w:rStyle w:val="pxurl"/>
          </w:rPr>
          <w:fldChar w:fldCharType="begin"/>
        </w:r>
        <w:r w:rsidDel="00D32B94">
          <w:rPr>
            <w:rStyle w:val="pxurl"/>
          </w:rPr>
          <w:delInstrText>url.ref.id="I00YW9I"</w:delInstrText>
        </w:r>
        <w:r w:rsidDel="00D32B94">
          <w:rPr>
            <w:rStyle w:val="pxurl"/>
          </w:rPr>
          <w:fldChar w:fldCharType="end"/>
        </w:r>
        <w:r w:rsidDel="00D32B94">
          <w:rPr>
            <w:rStyle w:val="pxurl"/>
          </w:rPr>
          <w:delText>http://www.charitiesnys.com</w:delText>
        </w:r>
        <w:r w:rsidDel="00D32B94">
          <w:delText xml:space="preserve">). Organizations with charitable assets, or that engage in charitable activities or solicit charitable contributions in New York, are required to register with the Charities Bureau via an online portal, </w:delText>
        </w:r>
        <w:r w:rsidDel="00D32B94">
          <w:rPr>
            <w:rStyle w:val="pxurl"/>
            <w:color w:val="FF0000"/>
            <w:sz w:val="20"/>
            <w:szCs w:val="20"/>
            <w:vertAlign w:val="superscript"/>
          </w:rPr>
          <w:delText>►</w:delText>
        </w:r>
        <w:r w:rsidDel="00D32B94">
          <w:rPr>
            <w:rStyle w:val="pxurl"/>
          </w:rPr>
          <w:fldChar w:fldCharType="begin"/>
        </w:r>
        <w:r w:rsidDel="00D32B94">
          <w:rPr>
            <w:rStyle w:val="pxurl"/>
          </w:rPr>
          <w:delInstrText>url.ref.id="I00YW9K"</w:delInstrText>
        </w:r>
        <w:r w:rsidDel="00D32B94">
          <w:rPr>
            <w:rStyle w:val="pxurl"/>
          </w:rPr>
          <w:fldChar w:fldCharType="end"/>
        </w:r>
        <w:r w:rsidDel="00D32B94">
          <w:rPr>
            <w:rStyle w:val="pxurl"/>
          </w:rPr>
          <w:delText>https://ag.ny.gov/resources/organizations/charities-nonprofits-fundraisers/charities-registration</w:delText>
        </w:r>
        <w:r w:rsidDel="00D32B94">
          <w:delText xml:space="preserve">. Registration as an exempt organization via the portal is available. </w:delText>
        </w:r>
      </w:del>
    </w:p>
    <w:p w14:paraId="0AF69BF1" w14:textId="77777777" w:rsidR="004E0EBB" w:rsidDel="00D32B94" w:rsidRDefault="004E0EBB">
      <w:pPr>
        <w:pStyle w:val="pxformrr"/>
        <w:rPr>
          <w:del w:id="1802" w:author="Cara Cardinale" w:date="2025-02-19T20:08:00Z"/>
          <w:sz w:val="24"/>
          <w:szCs w:val="24"/>
        </w:rPr>
      </w:pPr>
      <w:del w:id="1803" w:author="Cara Cardinale" w:date="2025-02-19T20:08:00Z">
        <w:r w:rsidDel="00D32B94">
          <w:rPr>
            <w:rStyle w:val="pxvis"/>
            <w:rFonts w:cs="Arial"/>
            <w:bCs/>
            <w:szCs w:val="28"/>
          </w:rPr>
          <w:delText>Research References</w:delText>
        </w:r>
      </w:del>
    </w:p>
    <w:p w14:paraId="31C9269F" w14:textId="77777777" w:rsidR="004E0EBB" w:rsidDel="00D32B94" w:rsidRDefault="004E0EBB">
      <w:pPr>
        <w:pStyle w:val="pxformrrp"/>
        <w:rPr>
          <w:del w:id="1804" w:author="Cara Cardinale" w:date="2025-02-19T20:08:00Z"/>
        </w:rPr>
      </w:pPr>
      <w:del w:id="1805" w:author="Cara Cardinale" w:date="2025-02-19T20:08:00Z">
        <w:r w:rsidDel="00D32B94">
          <w:delText xml:space="preserve"> </w:delText>
        </w:r>
        <w:r w:rsidDel="00D32B94">
          <w:rPr>
            <w:rStyle w:val="pxvis"/>
            <w:rFonts w:ascii="Times NewRoman" w:hAnsi="Times NewRoman"/>
            <w:b w:val="0"/>
            <w:sz w:val="24"/>
          </w:rPr>
          <w:tab/>
        </w:r>
        <w:r w:rsidDel="00D32B94">
          <w:rPr>
            <w:rStyle w:val="pxtk"/>
            <w:color w:val="FF0000"/>
            <w:sz w:val="20"/>
            <w:szCs w:val="20"/>
            <w:vertAlign w:val="superscript"/>
          </w:rPr>
          <w:delText>►</w:delText>
        </w:r>
        <w:r w:rsidDel="00D32B94">
          <w:rPr>
            <w:rStyle w:val="pxtk"/>
          </w:rPr>
          <w:fldChar w:fldCharType="begin"/>
        </w:r>
        <w:r w:rsidDel="00D32B94">
          <w:rPr>
            <w:rStyle w:val="pxtk"/>
          </w:rPr>
          <w:delInstrText>tk.ref.id="I09P7QK"</w:delInstrText>
        </w:r>
        <w:r w:rsidDel="00D32B94">
          <w:rPr>
            <w:rStyle w:val="pxtk"/>
          </w:rPr>
          <w:fldChar w:fldCharType="end"/>
        </w:r>
        <w:r w:rsidDel="00D32B94">
          <w:rPr>
            <w:rStyle w:val="pxtk"/>
          </w:rPr>
          <w:delText>West's Key Number Digest, Charities &amp;key;42</w:delText>
        </w:r>
      </w:del>
    </w:p>
    <w:p w14:paraId="0CDB72D6" w14:textId="77777777" w:rsidR="004E0EBB" w:rsidDel="00D32B94" w:rsidRDefault="004E0EBB">
      <w:pPr>
        <w:pStyle w:val="pxs"/>
        <w:spacing w:before="180"/>
        <w:rPr>
          <w:del w:id="1806" w:author="Cara Cardinale" w:date="2025-02-19T20:08:00Z"/>
          <w:sz w:val="27"/>
          <w:szCs w:val="27"/>
        </w:rPr>
      </w:pPr>
      <w:del w:id="1807" w:author="Cara Cardinale" w:date="2025-02-19T20:08:00Z">
        <w:r w:rsidDel="00D32B94">
          <w:rPr>
            <w:sz w:val="27"/>
            <w:szCs w:val="27"/>
          </w:rPr>
          <w:delText>31:87. Re-registration statement for charitable organizations</w:delText>
        </w:r>
        <w:r w:rsidDel="00D32B94">
          <w:rPr>
            <w:rStyle w:val="pxsep"/>
          </w:rPr>
          <w:delText xml:space="preserve">-- </w:delText>
        </w:r>
        <w:r w:rsidDel="00D32B94">
          <w:rPr>
            <w:sz w:val="27"/>
            <w:szCs w:val="27"/>
          </w:rPr>
          <w:delText>Official form</w:delText>
        </w:r>
      </w:del>
    </w:p>
    <w:p w14:paraId="59D143BF" w14:textId="77777777" w:rsidR="004E0EBB" w:rsidRDefault="004E0EBB">
      <w:pPr>
        <w:pStyle w:val="pxov"/>
        <w:rPr>
          <w:vanish/>
        </w:rPr>
      </w:pPr>
      <w:r>
        <w:rPr>
          <w:vanish/>
        </w:rPr>
        <w:t>NFP</w:t>
      </w:r>
    </w:p>
    <w:p w14:paraId="4C20E594" w14:textId="77777777" w:rsidR="004E0EBB" w:rsidRDefault="004E0EBB">
      <w:pPr>
        <w:pStyle w:val="pxov"/>
        <w:rPr>
          <w:vanish/>
        </w:rPr>
      </w:pPr>
      <w:r>
        <w:rPr>
          <w:vanish/>
        </w:rPr>
        <w:t>COL</w:t>
      </w:r>
    </w:p>
    <w:p w14:paraId="25144DE3" w14:textId="77777777" w:rsidR="004E0EBB" w:rsidRDefault="004E0EBB">
      <w:pPr>
        <w:pStyle w:val="pxov"/>
        <w:rPr>
          <w:vanish/>
        </w:rPr>
      </w:pPr>
      <w:r>
        <w:rPr>
          <w:vanish/>
        </w:rPr>
        <w:t>FCV</w:t>
      </w:r>
    </w:p>
    <w:p w14:paraId="16FCBF41" w14:textId="77777777" w:rsidR="004E0EBB" w:rsidRDefault="004E0EBB">
      <w:pPr>
        <w:pStyle w:val="pxov"/>
        <w:rPr>
          <w:vanish/>
        </w:rPr>
      </w:pPr>
      <w:r>
        <w:rPr>
          <w:vanish/>
        </w:rPr>
        <w:t>FTR</w:t>
      </w:r>
    </w:p>
    <w:p w14:paraId="7941E685" w14:textId="77777777" w:rsidR="004E0EBB" w:rsidRDefault="004E0EBB">
      <w:pPr>
        <w:pStyle w:val="pxov"/>
        <w:rPr>
          <w:vanish/>
        </w:rPr>
      </w:pPr>
      <w:r>
        <w:rPr>
          <w:vanish/>
        </w:rPr>
        <w:t>EFM</w:t>
      </w:r>
    </w:p>
    <w:p w14:paraId="70356836" w14:textId="77777777" w:rsidR="004E0EBB" w:rsidRDefault="004E0EBB">
      <w:pPr>
        <w:pStyle w:val="pxov"/>
        <w:rPr>
          <w:vanish/>
        </w:rPr>
      </w:pPr>
      <w:r>
        <w:rPr>
          <w:vanish/>
        </w:rPr>
        <w:t>EBL</w:t>
      </w:r>
    </w:p>
    <w:p w14:paraId="4BEBCF09" w14:textId="77777777" w:rsidR="004E0EBB" w:rsidRDefault="004E0EBB">
      <w:pPr>
        <w:pStyle w:val="pxov"/>
        <w:rPr>
          <w:vanish/>
        </w:rPr>
      </w:pPr>
      <w:r>
        <w:rPr>
          <w:vanish/>
        </w:rPr>
        <w:t>TEM</w:t>
      </w:r>
    </w:p>
    <w:p w14:paraId="30726A02" w14:textId="77777777" w:rsidR="004E0EBB" w:rsidRDefault="004E0EBB">
      <w:pPr>
        <w:pStyle w:val="pxov"/>
        <w:rPr>
          <w:vanish/>
        </w:rPr>
      </w:pPr>
      <w:r>
        <w:rPr>
          <w:vanish/>
        </w:rPr>
        <w:t>MTD</w:t>
      </w:r>
    </w:p>
    <w:p w14:paraId="30598B1F" w14:textId="77777777" w:rsidR="004E0EBB" w:rsidDel="00D32B94" w:rsidRDefault="004E0EBB">
      <w:pPr>
        <w:pStyle w:val="pxformibim"/>
        <w:rPr>
          <w:del w:id="1808" w:author="Cara Cardinale" w:date="2025-02-19T20:08:00Z"/>
        </w:rPr>
      </w:pPr>
      <w:del w:id="1809" w:author="Cara Cardinale" w:date="2025-02-19T20:08:00Z">
        <w:r w:rsidDel="00D32B94">
          <w:rPr>
            <w:color w:val="FF0000"/>
            <w:sz w:val="20"/>
            <w:szCs w:val="20"/>
            <w:vertAlign w:val="superscript"/>
          </w:rPr>
          <w:delText>►</w:delText>
        </w:r>
        <w:r w:rsidDel="00D32B94">
          <w:fldChar w:fldCharType="begin"/>
        </w:r>
        <w:r w:rsidDel="00D32B94">
          <w:delInstrText>form.du="0"</w:delInstrText>
        </w:r>
        <w:r w:rsidDel="00D32B94">
          <w:fldChar w:fldCharType="end"/>
        </w:r>
        <w:r w:rsidDel="00D32B94">
          <w:fldChar w:fldCharType="begin"/>
        </w:r>
        <w:r w:rsidDel="00D32B94">
          <w:delInstrText>form.fid="Ic7100bc0181b11e68c12afa7f3a24041"</w:delInstrText>
        </w:r>
        <w:r w:rsidDel="00D32B94">
          <w:fldChar w:fldCharType="end"/>
        </w:r>
        <w:r w:rsidDel="00D32B94">
          <w:rPr>
            <w:color w:val="FF0000"/>
            <w:sz w:val="20"/>
            <w:szCs w:val="20"/>
            <w:vertAlign w:val="superscript"/>
          </w:rPr>
          <w:delText>►</w:delText>
        </w:r>
        <w:r w:rsidDel="00D32B94">
          <w:fldChar w:fldCharType="begin"/>
        </w:r>
        <w:r w:rsidDel="00D32B94">
          <w:delInstrText>ib.ct.id="f477b8b0b92511efa86bc22ba615bad8|91|31:87"</w:delInstrText>
        </w:r>
        <w:r w:rsidDel="00D32B94">
          <w:fldChar w:fldCharType="end"/>
        </w:r>
        <w:r w:rsidDel="00D32B94">
          <w:fldChar w:fldCharType="begin"/>
        </w:r>
        <w:r w:rsidDel="00D32B94">
          <w:delInstrText>ib.du="0"</w:delInstrText>
        </w:r>
        <w:r w:rsidDel="00D32B94">
          <w:fldChar w:fldCharType="end"/>
        </w:r>
        <w:r w:rsidDel="00D32B94">
          <w:rPr>
            <w:color w:val="FF0000"/>
            <w:sz w:val="20"/>
            <w:szCs w:val="20"/>
            <w:vertAlign w:val="superscript"/>
          </w:rPr>
          <w:delText>►</w:delText>
        </w:r>
        <w:r w:rsidDel="00D32B94">
          <w:fldChar w:fldCharType="begin"/>
        </w:r>
        <w:r w:rsidDel="00D32B94">
          <w:delInstrText>im.format="pdf"</w:delInstrText>
        </w:r>
        <w:r w:rsidDel="00D32B94">
          <w:fldChar w:fldCharType="end"/>
        </w:r>
        <w:r w:rsidDel="00D32B94">
          <w:fldChar w:fldCharType="begin"/>
        </w:r>
        <w:r w:rsidDel="00D32B94">
          <w:delInstrText>im.id="I02LOQS"</w:delInstrText>
        </w:r>
        <w:r w:rsidDel="00D32B94">
          <w:fldChar w:fldCharType="end"/>
        </w:r>
        <w:r w:rsidDel="00D32B94">
          <w:fldChar w:fldCharType="begin"/>
        </w:r>
        <w:r w:rsidDel="00D32B94">
          <w:delInstrText>im.suppress.print="yes"</w:delInstrText>
        </w:r>
        <w:r w:rsidDel="00D32B94">
          <w:fldChar w:fldCharType="end"/>
        </w:r>
      </w:del>
    </w:p>
    <w:p w14:paraId="763AE72B" w14:textId="77777777" w:rsidR="004E0EBB" w:rsidDel="00D32B94" w:rsidRDefault="004E0EBB">
      <w:pPr>
        <w:pStyle w:val="pxformibim"/>
        <w:rPr>
          <w:del w:id="1810" w:author="Cara Cardinale" w:date="2025-02-19T20:08:00Z"/>
        </w:rPr>
      </w:pPr>
      <w:del w:id="1811" w:author="Cara Cardinale" w:date="2025-02-19T20:08:00Z">
        <w:r w:rsidDel="00D32B94">
          <w:rPr>
            <w:color w:val="FF0000"/>
            <w:sz w:val="20"/>
            <w:szCs w:val="20"/>
            <w:vertAlign w:val="superscript"/>
          </w:rPr>
          <w:delText>►</w:delText>
        </w:r>
        <w:r w:rsidDel="00D32B94">
          <w:fldChar w:fldCharType="begin"/>
        </w:r>
        <w:r w:rsidDel="00D32B94">
          <w:delInstrText>im.format="tif"</w:delInstrText>
        </w:r>
        <w:r w:rsidDel="00D32B94">
          <w:fldChar w:fldCharType="end"/>
        </w:r>
        <w:r w:rsidDel="00D32B94">
          <w:fldChar w:fldCharType="begin"/>
        </w:r>
        <w:r w:rsidDel="00D32B94">
          <w:delInstrText>im.id="I02N2Y9"</w:delInstrText>
        </w:r>
        <w:r w:rsidDel="00D32B94">
          <w:fldChar w:fldCharType="end"/>
        </w:r>
        <w:r w:rsidDel="00D32B94">
          <w:fldChar w:fldCharType="begin"/>
        </w:r>
        <w:r w:rsidDel="00D32B94">
          <w:delInstrText>im.suppress.online="yes"</w:delInstrText>
        </w:r>
        <w:r w:rsidDel="00D32B94">
          <w:fldChar w:fldCharType="end"/>
        </w:r>
      </w:del>
    </w:p>
    <w:p w14:paraId="4CC364B1" w14:textId="77777777" w:rsidR="004E0EBB" w:rsidDel="00D32B94" w:rsidRDefault="004E0EBB">
      <w:pPr>
        <w:pStyle w:val="pxformibimagelink"/>
        <w:ind w:left="500"/>
        <w:rPr>
          <w:del w:id="1812" w:author="Cara Cardinale" w:date="2025-02-19T20:08:00Z"/>
        </w:rPr>
      </w:pPr>
      <w:del w:id="1813" w:author="Cara Cardinale" w:date="2025-02-19T20:08:00Z">
        <w:r w:rsidDel="00D32B94">
          <w:delText xml:space="preserve"> </w:delText>
        </w:r>
        <w:r w:rsidDel="00D32B94">
          <w:rPr>
            <w:color w:val="FF0000"/>
            <w:sz w:val="20"/>
            <w:szCs w:val="20"/>
            <w:vertAlign w:val="superscript"/>
          </w:rPr>
          <w:delText>►</w:delText>
        </w:r>
        <w:r w:rsidDel="00D32B94">
          <w:fldChar w:fldCharType="begin"/>
        </w:r>
        <w:r w:rsidDel="00D32B94">
          <w:delInstrText>image.link.href="./Images/NYLB 31 (revision copy)-Images.pdf"</w:delInstrText>
        </w:r>
        <w:r w:rsidDel="00D32B94">
          <w:fldChar w:fldCharType="end"/>
        </w:r>
        <w:r w:rsidDel="00D32B94">
          <w:delText>Image #I02N2Y9 goes here</w:delText>
        </w:r>
      </w:del>
    </w:p>
    <w:p w14:paraId="7EFAAEBE" w14:textId="77777777" w:rsidR="004E0EBB" w:rsidDel="00D32B94" w:rsidRDefault="004E0EBB">
      <w:pPr>
        <w:pStyle w:val="pxformibim"/>
        <w:rPr>
          <w:del w:id="1814" w:author="Cara Cardinale" w:date="2025-02-19T20:08:00Z"/>
        </w:rPr>
      </w:pPr>
      <w:del w:id="1815" w:author="Cara Cardinale" w:date="2025-02-19T20:08:00Z">
        <w:r w:rsidDel="00D32B94">
          <w:rPr>
            <w:color w:val="FF0000"/>
            <w:sz w:val="20"/>
            <w:szCs w:val="20"/>
            <w:vertAlign w:val="superscript"/>
          </w:rPr>
          <w:delText>►</w:delText>
        </w:r>
        <w:r w:rsidDel="00D32B94">
          <w:fldChar w:fldCharType="begin"/>
        </w:r>
        <w:r w:rsidDel="00D32B94">
          <w:delInstrText>im.format="tif"</w:delInstrText>
        </w:r>
        <w:r w:rsidDel="00D32B94">
          <w:fldChar w:fldCharType="end"/>
        </w:r>
        <w:r w:rsidDel="00D32B94">
          <w:fldChar w:fldCharType="begin"/>
        </w:r>
        <w:r w:rsidDel="00D32B94">
          <w:delInstrText>im.id="I02OR74"</w:delInstrText>
        </w:r>
        <w:r w:rsidDel="00D32B94">
          <w:fldChar w:fldCharType="end"/>
        </w:r>
        <w:r w:rsidDel="00D32B94">
          <w:fldChar w:fldCharType="begin"/>
        </w:r>
        <w:r w:rsidDel="00D32B94">
          <w:delInstrText>im.suppress.online="yes"</w:delInstrText>
        </w:r>
        <w:r w:rsidDel="00D32B94">
          <w:fldChar w:fldCharType="end"/>
        </w:r>
      </w:del>
    </w:p>
    <w:p w14:paraId="720EA40F" w14:textId="77777777" w:rsidR="004E0EBB" w:rsidDel="00D32B94" w:rsidRDefault="004E0EBB">
      <w:pPr>
        <w:pStyle w:val="pxformibimagelink"/>
        <w:ind w:left="500"/>
        <w:rPr>
          <w:del w:id="1816" w:author="Cara Cardinale" w:date="2025-02-19T20:08:00Z"/>
        </w:rPr>
      </w:pPr>
      <w:del w:id="1817" w:author="Cara Cardinale" w:date="2025-02-19T20:08:00Z">
        <w:r w:rsidDel="00D32B94">
          <w:delText xml:space="preserve"> </w:delText>
        </w:r>
        <w:r w:rsidDel="00D32B94">
          <w:rPr>
            <w:color w:val="FF0000"/>
            <w:sz w:val="20"/>
            <w:szCs w:val="20"/>
            <w:vertAlign w:val="superscript"/>
          </w:rPr>
          <w:delText>►</w:delText>
        </w:r>
        <w:r w:rsidDel="00D32B94">
          <w:fldChar w:fldCharType="begin"/>
        </w:r>
        <w:r w:rsidDel="00D32B94">
          <w:delInstrText>image.link.href="./Images/NYLB 31 (revision copy)-Images.pdf"</w:delInstrText>
        </w:r>
        <w:r w:rsidDel="00D32B94">
          <w:fldChar w:fldCharType="end"/>
        </w:r>
        <w:r w:rsidDel="00D32B94">
          <w:delText>Image #I02OR74 goes here</w:delText>
        </w:r>
      </w:del>
    </w:p>
    <w:p w14:paraId="36B8C92A" w14:textId="77777777" w:rsidR="004E0EBB" w:rsidDel="00D32B94" w:rsidRDefault="004E0EBB">
      <w:pPr>
        <w:pStyle w:val="pxformibim"/>
        <w:rPr>
          <w:del w:id="1818" w:author="Cara Cardinale" w:date="2025-02-19T20:08:00Z"/>
        </w:rPr>
      </w:pPr>
      <w:del w:id="1819" w:author="Cara Cardinale" w:date="2025-02-19T20:08:00Z">
        <w:r w:rsidDel="00D32B94">
          <w:rPr>
            <w:color w:val="FF0000"/>
            <w:sz w:val="20"/>
            <w:szCs w:val="20"/>
            <w:vertAlign w:val="superscript"/>
          </w:rPr>
          <w:delText>►</w:delText>
        </w:r>
        <w:r w:rsidDel="00D32B94">
          <w:fldChar w:fldCharType="begin"/>
        </w:r>
        <w:r w:rsidDel="00D32B94">
          <w:delInstrText>im.format="tif"</w:delInstrText>
        </w:r>
        <w:r w:rsidDel="00D32B94">
          <w:fldChar w:fldCharType="end"/>
        </w:r>
        <w:r w:rsidDel="00D32B94">
          <w:fldChar w:fldCharType="begin"/>
        </w:r>
        <w:r w:rsidDel="00D32B94">
          <w:delInstrText>im.id="I02Q64K"</w:delInstrText>
        </w:r>
        <w:r w:rsidDel="00D32B94">
          <w:fldChar w:fldCharType="end"/>
        </w:r>
        <w:r w:rsidDel="00D32B94">
          <w:fldChar w:fldCharType="begin"/>
        </w:r>
        <w:r w:rsidDel="00D32B94">
          <w:delInstrText>im.suppress.online="yes"</w:delInstrText>
        </w:r>
        <w:r w:rsidDel="00D32B94">
          <w:fldChar w:fldCharType="end"/>
        </w:r>
      </w:del>
    </w:p>
    <w:p w14:paraId="6A0A1185" w14:textId="77777777" w:rsidR="004E0EBB" w:rsidDel="00D32B94" w:rsidRDefault="004E0EBB">
      <w:pPr>
        <w:pStyle w:val="pxformibimagelink"/>
        <w:ind w:left="500"/>
        <w:rPr>
          <w:del w:id="1820" w:author="Cara Cardinale" w:date="2025-02-19T20:08:00Z"/>
        </w:rPr>
      </w:pPr>
      <w:del w:id="1821" w:author="Cara Cardinale" w:date="2025-02-19T20:08:00Z">
        <w:r w:rsidDel="00D32B94">
          <w:delText xml:space="preserve"> </w:delText>
        </w:r>
        <w:r w:rsidDel="00D32B94">
          <w:rPr>
            <w:color w:val="FF0000"/>
            <w:sz w:val="20"/>
            <w:szCs w:val="20"/>
            <w:vertAlign w:val="superscript"/>
          </w:rPr>
          <w:delText>►</w:delText>
        </w:r>
        <w:r w:rsidDel="00D32B94">
          <w:fldChar w:fldCharType="begin"/>
        </w:r>
        <w:r w:rsidDel="00D32B94">
          <w:delInstrText>image.link.href="./Images/NYLB 31 (revision copy)-Images.pdf"</w:delInstrText>
        </w:r>
        <w:r w:rsidDel="00D32B94">
          <w:fldChar w:fldCharType="end"/>
        </w:r>
        <w:r w:rsidDel="00D32B94">
          <w:delText>Image #I02Q64K goes here</w:delText>
        </w:r>
      </w:del>
    </w:p>
    <w:p w14:paraId="1F4EFD2D" w14:textId="77777777" w:rsidR="004E0EBB" w:rsidDel="00D32B94" w:rsidRDefault="004E0EBB">
      <w:pPr>
        <w:pStyle w:val="pxformnotes"/>
        <w:jc w:val="center"/>
        <w:rPr>
          <w:del w:id="1822" w:author="Cara Cardinale" w:date="2025-02-19T20:08:00Z"/>
          <w:sz w:val="24"/>
          <w:szCs w:val="24"/>
        </w:rPr>
      </w:pPr>
      <w:del w:id="1823" w:author="Cara Cardinale" w:date="2025-02-19T20:08:00Z">
        <w:r w:rsidDel="00D32B94">
          <w:rPr>
            <w:rStyle w:val="pxvis"/>
            <w:rFonts w:cs="Arial"/>
            <w:bCs/>
            <w:szCs w:val="28"/>
          </w:rPr>
          <w:delText>Notes to Form</w:delText>
        </w:r>
      </w:del>
    </w:p>
    <w:p w14:paraId="3453635E" w14:textId="77777777" w:rsidR="004E0EBB" w:rsidDel="00D32B94" w:rsidRDefault="004E0EBB">
      <w:pPr>
        <w:pStyle w:val="pxformnotes"/>
        <w:rPr>
          <w:del w:id="1824" w:author="Cara Cardinale" w:date="2025-02-19T20:08:00Z"/>
          <w:sz w:val="24"/>
          <w:szCs w:val="24"/>
        </w:rPr>
      </w:pPr>
    </w:p>
    <w:p w14:paraId="7E17D394" w14:textId="77777777" w:rsidR="004E0EBB" w:rsidDel="00D32B94" w:rsidRDefault="004E0EBB">
      <w:pPr>
        <w:pStyle w:val="pxformnote"/>
        <w:spacing w:before="180"/>
        <w:rPr>
          <w:del w:id="1825" w:author="Cara Cardinale" w:date="2025-02-19T20:08:00Z"/>
        </w:rPr>
      </w:pPr>
      <w:del w:id="1826" w:author="Cara Cardinale" w:date="2025-02-08T22:58:00Z">
        <w:r w:rsidDel="00F74B46">
          <w:delText>Drafter's Note</w:delText>
        </w:r>
      </w:del>
      <w:del w:id="1827" w:author="Cara Cardinale" w:date="2025-02-19T20:08:00Z">
        <w:r w:rsidDel="00D32B94">
          <w:delText xml:space="preserve"> </w:delText>
        </w:r>
      </w:del>
    </w:p>
    <w:p w14:paraId="731CCB13" w14:textId="77777777" w:rsidR="004E0EBB" w:rsidDel="00D32B94" w:rsidRDefault="004E0EBB">
      <w:pPr>
        <w:pStyle w:val="pxformp"/>
        <w:rPr>
          <w:del w:id="1828" w:author="Cara Cardinale" w:date="2025-02-19T20:08:00Z"/>
        </w:rPr>
      </w:pPr>
      <w:del w:id="1829"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p.ct.id="f477b8b0b92511efa86bc22ba615bad8|91|31:87"</w:delInstrText>
        </w:r>
        <w:r w:rsidDel="00D32B94">
          <w:fldChar w:fldCharType="end"/>
        </w:r>
        <w:r w:rsidDel="00D32B94">
          <w:delText>The above form, reprinted for illustrative purposes, is no longer available online from the New York State Office of the Attorney General, charities Bureau (</w:delText>
        </w:r>
        <w:r w:rsidDel="00D32B94">
          <w:rPr>
            <w:rStyle w:val="pxurl"/>
            <w:color w:val="FF0000"/>
            <w:sz w:val="20"/>
            <w:szCs w:val="20"/>
            <w:vertAlign w:val="superscript"/>
          </w:rPr>
          <w:delText>►</w:delText>
        </w:r>
        <w:r w:rsidDel="00D32B94">
          <w:rPr>
            <w:rStyle w:val="pxurl"/>
          </w:rPr>
          <w:fldChar w:fldCharType="begin"/>
        </w:r>
        <w:r w:rsidDel="00D32B94">
          <w:rPr>
            <w:rStyle w:val="pxurl"/>
          </w:rPr>
          <w:delInstrText>url.ref.id="I011PEG"</w:delInstrText>
        </w:r>
        <w:r w:rsidDel="00D32B94">
          <w:rPr>
            <w:rStyle w:val="pxurl"/>
          </w:rPr>
          <w:fldChar w:fldCharType="end"/>
        </w:r>
        <w:r w:rsidDel="00D32B94">
          <w:rPr>
            <w:rStyle w:val="pxurl"/>
          </w:rPr>
          <w:delText>http://www.charitiesnys.com</w:delText>
        </w:r>
        <w:r w:rsidDel="00D32B94">
          <w:delText xml:space="preserve">). Organizations with charitable assets, or that engage in charitable activities or solicit charitable contributions in New York, are required to register with the Charities Bureau via an online portal, </w:delText>
        </w:r>
        <w:r w:rsidDel="00D32B94">
          <w:rPr>
            <w:rStyle w:val="pxurl"/>
            <w:color w:val="FF0000"/>
            <w:sz w:val="20"/>
            <w:szCs w:val="20"/>
            <w:vertAlign w:val="superscript"/>
          </w:rPr>
          <w:delText>►</w:delText>
        </w:r>
        <w:r w:rsidDel="00D32B94">
          <w:rPr>
            <w:rStyle w:val="pxurl"/>
          </w:rPr>
          <w:fldChar w:fldCharType="begin"/>
        </w:r>
        <w:r w:rsidDel="00D32B94">
          <w:rPr>
            <w:rStyle w:val="pxurl"/>
          </w:rPr>
          <w:delInstrText>url.ref.id="I00YWAQ"</w:delInstrText>
        </w:r>
        <w:r w:rsidDel="00D32B94">
          <w:rPr>
            <w:rStyle w:val="pxurl"/>
          </w:rPr>
          <w:fldChar w:fldCharType="end"/>
        </w:r>
        <w:r w:rsidDel="00D32B94">
          <w:rPr>
            <w:rStyle w:val="pxurl"/>
          </w:rPr>
          <w:delText>https://ag.ny.gov/resources/organizations/charities-nonprofits-fundraisers/charities-registration</w:delText>
        </w:r>
        <w:r w:rsidDel="00D32B94">
          <w:delText>. Re-registration may also be accomplished via the portal.</w:delText>
        </w:r>
      </w:del>
    </w:p>
    <w:p w14:paraId="32A790EA" w14:textId="77777777" w:rsidR="004E0EBB" w:rsidDel="00D32B94" w:rsidRDefault="004E0EBB">
      <w:pPr>
        <w:pStyle w:val="pxformp"/>
        <w:rPr>
          <w:del w:id="1830" w:author="Cara Cardinale" w:date="2025-02-19T20:08:00Z"/>
        </w:rPr>
      </w:pPr>
      <w:del w:id="1831" w:author="Cara Cardinale" w:date="2025-02-19T20:08:00Z">
        <w:r w:rsidDel="00D32B94">
          <w:delText xml:space="preserve"> </w:delText>
        </w:r>
        <w:r w:rsidDel="00D32B94">
          <w:rPr>
            <w:rStyle w:val="pxvis"/>
            <w:rFonts w:ascii="Times NewRoman" w:hAnsi="Times NewRoman"/>
            <w:b w:val="0"/>
            <w:sz w:val="24"/>
          </w:rPr>
          <w:tab/>
        </w:r>
        <w:r w:rsidDel="00D32B94">
          <w:rPr>
            <w:color w:val="FF0000"/>
            <w:sz w:val="20"/>
            <w:szCs w:val="20"/>
            <w:vertAlign w:val="superscript"/>
          </w:rPr>
          <w:delText>►</w:delText>
        </w:r>
        <w:r w:rsidDel="00D32B94">
          <w:fldChar w:fldCharType="begin"/>
        </w:r>
        <w:r w:rsidDel="00D32B94">
          <w:delInstrText>p.ct.id="f477b8b0b92511efa86bc22ba615bad8|91|31:87"</w:delInstrText>
        </w:r>
        <w:r w:rsidDel="00D32B94">
          <w:fldChar w:fldCharType="end"/>
        </w:r>
        <w:r w:rsidDel="00D32B94">
          <w:delText xml:space="preserve">When a charitable organization's registration has been canceled and that organization is required to be registered, the organization must file a re-registration statement form for charitable organizations. No re-registration is effective until all outstanding reports and fees have been settled. The information contained in the re-registration statement must be the same as the information contained in a registration statement. </w:delText>
        </w:r>
        <w:r w:rsidDel="00D32B94">
          <w:rPr>
            <w:rStyle w:val="pxst"/>
            <w:color w:val="FF0000"/>
            <w:sz w:val="20"/>
            <w:szCs w:val="20"/>
            <w:vertAlign w:val="superscript"/>
          </w:rPr>
          <w:delText>►</w:delText>
        </w:r>
        <w:r w:rsidDel="00D32B94">
          <w:rPr>
            <w:rStyle w:val="pxst"/>
          </w:rPr>
          <w:fldChar w:fldCharType="begin"/>
        </w:r>
        <w:r w:rsidDel="00D32B94">
          <w:rPr>
            <w:rStyle w:val="pxst"/>
          </w:rPr>
          <w:delInstrText>st.ref.id="I09MELR"</w:delInstrText>
        </w:r>
        <w:r w:rsidDel="00D32B94">
          <w:rPr>
            <w:rStyle w:val="pxst"/>
          </w:rPr>
          <w:fldChar w:fldCharType="end"/>
        </w:r>
        <w:r w:rsidDel="00D32B94">
          <w:rPr>
            <w:rStyle w:val="pxst"/>
          </w:rPr>
          <w:delText xml:space="preserve">13 NYCRR </w:delText>
        </w:r>
        <w:r w:rsidDel="00D32B94">
          <w:rPr>
            <w:rStyle w:val="pxst"/>
            <w:vanish/>
          </w:rPr>
          <w:delText>&amp;s;</w:delText>
        </w:r>
        <w:r w:rsidDel="00D32B94">
          <w:rPr>
            <w:rStyle w:val="pxvis"/>
            <w:rFonts w:ascii="Times NewRoman" w:hAnsi="Times NewRoman"/>
            <w:b w:val="0"/>
            <w:sz w:val="24"/>
          </w:rPr>
          <w:delText>§</w:delText>
        </w:r>
        <w:r w:rsidDel="00D32B94">
          <w:rPr>
            <w:rStyle w:val="pxst"/>
          </w:rPr>
          <w:delText>91.9</w:delText>
        </w:r>
        <w:r w:rsidDel="00D32B94">
          <w:delText>.</w:delText>
        </w:r>
      </w:del>
    </w:p>
    <w:p w14:paraId="616F21F8" w14:textId="77777777" w:rsidR="004E0EBB" w:rsidDel="00D32B94" w:rsidRDefault="004E0EBB">
      <w:pPr>
        <w:pStyle w:val="pxformrr"/>
        <w:rPr>
          <w:del w:id="1832" w:author="Cara Cardinale" w:date="2025-02-19T20:08:00Z"/>
          <w:sz w:val="24"/>
          <w:szCs w:val="24"/>
        </w:rPr>
      </w:pPr>
      <w:del w:id="1833" w:author="Cara Cardinale" w:date="2025-02-19T20:08:00Z">
        <w:r w:rsidDel="00D32B94">
          <w:rPr>
            <w:rStyle w:val="pxvis"/>
            <w:rFonts w:cs="Arial"/>
            <w:bCs/>
            <w:szCs w:val="28"/>
          </w:rPr>
          <w:delText>Research References</w:delText>
        </w:r>
      </w:del>
    </w:p>
    <w:p w14:paraId="7F771370" w14:textId="77777777" w:rsidR="004E0EBB" w:rsidDel="00D32B94" w:rsidRDefault="004E0EBB">
      <w:pPr>
        <w:pStyle w:val="pxformrrp"/>
        <w:rPr>
          <w:del w:id="1834" w:author="Cara Cardinale" w:date="2025-02-19T20:08:00Z"/>
        </w:rPr>
      </w:pPr>
      <w:del w:id="1835" w:author="Cara Cardinale" w:date="2025-02-19T20:08:00Z">
        <w:r w:rsidDel="00D32B94">
          <w:delText xml:space="preserve"> </w:delText>
        </w:r>
        <w:r w:rsidDel="00D32B94">
          <w:rPr>
            <w:rStyle w:val="pxvis"/>
            <w:rFonts w:ascii="Times NewRoman" w:hAnsi="Times NewRoman"/>
            <w:b w:val="0"/>
            <w:sz w:val="24"/>
          </w:rPr>
          <w:tab/>
        </w:r>
        <w:r w:rsidDel="00D32B94">
          <w:rPr>
            <w:rStyle w:val="pxtk"/>
            <w:color w:val="FF0000"/>
            <w:sz w:val="20"/>
            <w:szCs w:val="20"/>
            <w:vertAlign w:val="superscript"/>
          </w:rPr>
          <w:delText>►</w:delText>
        </w:r>
        <w:r w:rsidDel="00D32B94">
          <w:rPr>
            <w:rStyle w:val="pxtk"/>
          </w:rPr>
          <w:fldChar w:fldCharType="begin"/>
        </w:r>
        <w:r w:rsidDel="00D32B94">
          <w:rPr>
            <w:rStyle w:val="pxtk"/>
          </w:rPr>
          <w:delInstrText>tk.ref.id="I09P7QN"</w:delInstrText>
        </w:r>
        <w:r w:rsidDel="00D32B94">
          <w:rPr>
            <w:rStyle w:val="pxtk"/>
          </w:rPr>
          <w:fldChar w:fldCharType="end"/>
        </w:r>
        <w:r w:rsidDel="00D32B94">
          <w:rPr>
            <w:rStyle w:val="pxtk"/>
          </w:rPr>
          <w:delText>West's Key Number Digest, Charities &amp;key;42</w:delText>
        </w:r>
      </w:del>
    </w:p>
    <w:p w14:paraId="1631A28E" w14:textId="77777777" w:rsidR="004E0EBB" w:rsidDel="00D32B94" w:rsidRDefault="004E0EBB">
      <w:pPr>
        <w:pStyle w:val="pxs"/>
        <w:spacing w:before="180"/>
        <w:rPr>
          <w:del w:id="1836" w:author="Cara Cardinale" w:date="2025-02-19T20:08:00Z"/>
          <w:sz w:val="27"/>
          <w:szCs w:val="27"/>
        </w:rPr>
      </w:pPr>
      <w:del w:id="1837" w:author="Cara Cardinale" w:date="2025-02-19T20:08:00Z">
        <w:r w:rsidDel="00D32B94">
          <w:rPr>
            <w:sz w:val="27"/>
            <w:szCs w:val="27"/>
          </w:rPr>
          <w:delText>31:88. Amended registration statement for charitable organizations</w:delText>
        </w:r>
        <w:r w:rsidDel="00D32B94">
          <w:rPr>
            <w:rStyle w:val="pxsep"/>
          </w:rPr>
          <w:delText xml:space="preserve">-- </w:delText>
        </w:r>
        <w:r w:rsidDel="00D32B94">
          <w:rPr>
            <w:sz w:val="27"/>
            <w:szCs w:val="27"/>
          </w:rPr>
          <w:delText>Official form</w:delText>
        </w:r>
      </w:del>
    </w:p>
    <w:p w14:paraId="0935E699" w14:textId="77777777" w:rsidR="004E0EBB" w:rsidRDefault="004E0EBB">
      <w:pPr>
        <w:pStyle w:val="pxov"/>
        <w:rPr>
          <w:vanish/>
        </w:rPr>
      </w:pPr>
      <w:r>
        <w:rPr>
          <w:vanish/>
        </w:rPr>
        <w:t>NFP</w:t>
      </w:r>
    </w:p>
    <w:p w14:paraId="73DC3A38" w14:textId="77777777" w:rsidR="004E0EBB" w:rsidRDefault="004E0EBB">
      <w:pPr>
        <w:pStyle w:val="pxov"/>
        <w:rPr>
          <w:vanish/>
        </w:rPr>
      </w:pPr>
      <w:r>
        <w:rPr>
          <w:vanish/>
        </w:rPr>
        <w:t>COL</w:t>
      </w:r>
    </w:p>
    <w:p w14:paraId="62B270DA" w14:textId="77777777" w:rsidR="004E0EBB" w:rsidRDefault="004E0EBB">
      <w:pPr>
        <w:pStyle w:val="pxov"/>
        <w:rPr>
          <w:vanish/>
        </w:rPr>
      </w:pPr>
      <w:r>
        <w:rPr>
          <w:vanish/>
        </w:rPr>
        <w:t>FCV</w:t>
      </w:r>
    </w:p>
    <w:p w14:paraId="72A0346F" w14:textId="77777777" w:rsidR="004E0EBB" w:rsidRDefault="004E0EBB">
      <w:pPr>
        <w:pStyle w:val="pxov"/>
        <w:rPr>
          <w:vanish/>
        </w:rPr>
      </w:pPr>
      <w:r>
        <w:rPr>
          <w:vanish/>
        </w:rPr>
        <w:t>FTR</w:t>
      </w:r>
    </w:p>
    <w:p w14:paraId="07086CFB" w14:textId="77777777" w:rsidR="004E0EBB" w:rsidRDefault="004E0EBB">
      <w:pPr>
        <w:pStyle w:val="pxov"/>
        <w:rPr>
          <w:vanish/>
        </w:rPr>
      </w:pPr>
      <w:r>
        <w:rPr>
          <w:vanish/>
        </w:rPr>
        <w:t>EFM</w:t>
      </w:r>
    </w:p>
    <w:p w14:paraId="694986F6" w14:textId="77777777" w:rsidR="004E0EBB" w:rsidRDefault="004E0EBB">
      <w:pPr>
        <w:pStyle w:val="pxov"/>
        <w:rPr>
          <w:vanish/>
        </w:rPr>
      </w:pPr>
      <w:r>
        <w:rPr>
          <w:vanish/>
        </w:rPr>
        <w:t>EBL</w:t>
      </w:r>
    </w:p>
    <w:p w14:paraId="44CB8AE5" w14:textId="77777777" w:rsidR="004E0EBB" w:rsidRDefault="004E0EBB">
      <w:pPr>
        <w:pStyle w:val="pxov"/>
        <w:rPr>
          <w:vanish/>
        </w:rPr>
      </w:pPr>
      <w:r>
        <w:rPr>
          <w:vanish/>
        </w:rPr>
        <w:t>TEM</w:t>
      </w:r>
    </w:p>
    <w:p w14:paraId="4F9C52E0" w14:textId="77777777" w:rsidR="004E0EBB" w:rsidRDefault="004E0EBB">
      <w:pPr>
        <w:pStyle w:val="pxov"/>
        <w:rPr>
          <w:vanish/>
        </w:rPr>
      </w:pPr>
      <w:r>
        <w:rPr>
          <w:vanish/>
        </w:rPr>
        <w:t>MTD</w:t>
      </w:r>
    </w:p>
    <w:p w14:paraId="3B24337E" w14:textId="77777777" w:rsidR="004E0EBB" w:rsidDel="00692E57" w:rsidRDefault="004E0EBB">
      <w:pPr>
        <w:pStyle w:val="pxformibim"/>
        <w:rPr>
          <w:del w:id="1838" w:author="Cara Cardinale" w:date="2025-02-19T20:11:00Z"/>
        </w:rPr>
      </w:pPr>
      <w:del w:id="1839" w:author="Cara Cardinale" w:date="2025-02-19T20:11:00Z">
        <w:r w:rsidDel="00692E57">
          <w:rPr>
            <w:color w:val="FF0000"/>
            <w:sz w:val="20"/>
            <w:szCs w:val="20"/>
            <w:vertAlign w:val="superscript"/>
          </w:rPr>
          <w:delText>►</w:delText>
        </w:r>
        <w:r w:rsidDel="00692E57">
          <w:fldChar w:fldCharType="begin"/>
        </w:r>
        <w:r w:rsidDel="00692E57">
          <w:delInstrText>form.du="0"</w:delInstrText>
        </w:r>
        <w:r w:rsidDel="00692E57">
          <w:fldChar w:fldCharType="end"/>
        </w:r>
        <w:r w:rsidDel="00692E57">
          <w:fldChar w:fldCharType="begin"/>
        </w:r>
        <w:r w:rsidDel="00692E57">
          <w:delInstrText>form.fid="Ic71032d0181b11e68c12afa7f3a24041"</w:delInstrText>
        </w:r>
        <w:r w:rsidDel="00692E57">
          <w:fldChar w:fldCharType="end"/>
        </w:r>
        <w:r w:rsidDel="00692E57">
          <w:rPr>
            <w:color w:val="FF0000"/>
            <w:sz w:val="20"/>
            <w:szCs w:val="20"/>
            <w:vertAlign w:val="superscript"/>
          </w:rPr>
          <w:delText>►</w:delText>
        </w:r>
        <w:r w:rsidDel="00692E57">
          <w:fldChar w:fldCharType="begin"/>
        </w:r>
        <w:r w:rsidDel="00692E57">
          <w:delInstrText>ib.ct.id="f477b8b0b92511efa86bc22ba615bad8|92|31:88"</w:delInstrText>
        </w:r>
        <w:r w:rsidDel="00692E57">
          <w:fldChar w:fldCharType="end"/>
        </w:r>
        <w:r w:rsidDel="00692E57">
          <w:fldChar w:fldCharType="begin"/>
        </w:r>
        <w:r w:rsidDel="00692E57">
          <w:delInstrText>ib.du="0"</w:delInstrText>
        </w:r>
        <w:r w:rsidDel="00692E57">
          <w:fldChar w:fldCharType="end"/>
        </w:r>
        <w:r w:rsidDel="00692E57">
          <w:rPr>
            <w:color w:val="FF0000"/>
            <w:sz w:val="20"/>
            <w:szCs w:val="20"/>
            <w:vertAlign w:val="superscript"/>
          </w:rPr>
          <w:delText>►</w:delText>
        </w:r>
        <w:r w:rsidDel="00692E57">
          <w:fldChar w:fldCharType="begin"/>
        </w:r>
        <w:r w:rsidDel="00692E57">
          <w:delInstrText>im.format="pdf"</w:delInstrText>
        </w:r>
        <w:r w:rsidDel="00692E57">
          <w:fldChar w:fldCharType="end"/>
        </w:r>
        <w:r w:rsidDel="00692E57">
          <w:fldChar w:fldCharType="begin"/>
        </w:r>
        <w:r w:rsidDel="00692E57">
          <w:delInstrText>im.id="I02RKOR"</w:delInstrText>
        </w:r>
        <w:r w:rsidDel="00692E57">
          <w:fldChar w:fldCharType="end"/>
        </w:r>
        <w:r w:rsidDel="00692E57">
          <w:fldChar w:fldCharType="begin"/>
        </w:r>
        <w:r w:rsidDel="00692E57">
          <w:delInstrText>im.suppress.print="yes"</w:delInstrText>
        </w:r>
        <w:r w:rsidDel="00692E57">
          <w:fldChar w:fldCharType="end"/>
        </w:r>
      </w:del>
    </w:p>
    <w:p w14:paraId="76D833A0" w14:textId="77777777" w:rsidR="004E0EBB" w:rsidDel="00692E57" w:rsidRDefault="004E0EBB">
      <w:pPr>
        <w:pStyle w:val="pxformibim"/>
        <w:rPr>
          <w:del w:id="1840" w:author="Cara Cardinale" w:date="2025-02-19T20:11:00Z"/>
        </w:rPr>
      </w:pPr>
      <w:del w:id="1841" w:author="Cara Cardinale" w:date="2025-02-19T20:11:00Z">
        <w:r w:rsidDel="00692E57">
          <w:rPr>
            <w:color w:val="FF0000"/>
            <w:sz w:val="20"/>
            <w:szCs w:val="20"/>
            <w:vertAlign w:val="superscript"/>
          </w:rPr>
          <w:delText>►</w:delText>
        </w:r>
        <w:r w:rsidDel="00692E57">
          <w:fldChar w:fldCharType="begin"/>
        </w:r>
        <w:r w:rsidDel="00692E57">
          <w:delInstrText>im.format="tif"</w:delInstrText>
        </w:r>
        <w:r w:rsidDel="00692E57">
          <w:fldChar w:fldCharType="end"/>
        </w:r>
        <w:r w:rsidDel="00692E57">
          <w:fldChar w:fldCharType="begin"/>
        </w:r>
        <w:r w:rsidDel="00692E57">
          <w:delInstrText>im.id="I04BRLQ"</w:delInstrText>
        </w:r>
        <w:r w:rsidDel="00692E57">
          <w:fldChar w:fldCharType="end"/>
        </w:r>
        <w:r w:rsidDel="00692E57">
          <w:fldChar w:fldCharType="begin"/>
        </w:r>
        <w:r w:rsidDel="00692E57">
          <w:delInstrText>im.suppress.online="yes"</w:delInstrText>
        </w:r>
        <w:r w:rsidDel="00692E57">
          <w:fldChar w:fldCharType="end"/>
        </w:r>
      </w:del>
    </w:p>
    <w:p w14:paraId="5F416C92" w14:textId="77777777" w:rsidR="004E0EBB" w:rsidDel="00692E57" w:rsidRDefault="004E0EBB">
      <w:pPr>
        <w:pStyle w:val="pxformibimagelink"/>
        <w:ind w:left="500"/>
        <w:rPr>
          <w:del w:id="1842" w:author="Cara Cardinale" w:date="2025-02-19T20:11:00Z"/>
        </w:rPr>
      </w:pPr>
      <w:del w:id="1843" w:author="Cara Cardinale" w:date="2025-02-19T20:11:00Z">
        <w:r w:rsidDel="00692E57">
          <w:delText xml:space="preserve"> </w:delText>
        </w:r>
        <w:r w:rsidDel="00692E57">
          <w:rPr>
            <w:color w:val="FF0000"/>
            <w:sz w:val="20"/>
            <w:szCs w:val="20"/>
            <w:vertAlign w:val="superscript"/>
          </w:rPr>
          <w:delText>►</w:delText>
        </w:r>
        <w:r w:rsidDel="00692E57">
          <w:fldChar w:fldCharType="begin"/>
        </w:r>
        <w:r w:rsidDel="00692E57">
          <w:delInstrText>image.link.href="./Images/NYLB 31 (revision copy)-Images.pdf"</w:delInstrText>
        </w:r>
        <w:r w:rsidDel="00692E57">
          <w:fldChar w:fldCharType="end"/>
        </w:r>
        <w:r w:rsidDel="00692E57">
          <w:delText>Image #I04BRLQ goes here</w:delText>
        </w:r>
      </w:del>
    </w:p>
    <w:p w14:paraId="6BEF0929" w14:textId="77777777" w:rsidR="004E0EBB" w:rsidDel="00692E57" w:rsidRDefault="004E0EBB">
      <w:pPr>
        <w:pStyle w:val="pxformibim"/>
        <w:rPr>
          <w:del w:id="1844" w:author="Cara Cardinale" w:date="2025-02-19T20:11:00Z"/>
        </w:rPr>
      </w:pPr>
      <w:del w:id="1845" w:author="Cara Cardinale" w:date="2025-02-19T20:11:00Z">
        <w:r w:rsidDel="00692E57">
          <w:rPr>
            <w:color w:val="FF0000"/>
            <w:sz w:val="20"/>
            <w:szCs w:val="20"/>
            <w:vertAlign w:val="superscript"/>
          </w:rPr>
          <w:delText>►</w:delText>
        </w:r>
        <w:r w:rsidDel="00692E57">
          <w:fldChar w:fldCharType="begin"/>
        </w:r>
        <w:r w:rsidDel="00692E57">
          <w:delInstrText>im.format="tif"</w:delInstrText>
        </w:r>
        <w:r w:rsidDel="00692E57">
          <w:fldChar w:fldCharType="end"/>
        </w:r>
        <w:r w:rsidDel="00692E57">
          <w:fldChar w:fldCharType="begin"/>
        </w:r>
        <w:r w:rsidDel="00692E57">
          <w:delInstrText>im.id="I05MES3"</w:delInstrText>
        </w:r>
        <w:r w:rsidDel="00692E57">
          <w:fldChar w:fldCharType="end"/>
        </w:r>
        <w:r w:rsidDel="00692E57">
          <w:fldChar w:fldCharType="begin"/>
        </w:r>
        <w:r w:rsidDel="00692E57">
          <w:delInstrText>im.suppress.online="yes"</w:delInstrText>
        </w:r>
        <w:r w:rsidDel="00692E57">
          <w:fldChar w:fldCharType="end"/>
        </w:r>
      </w:del>
    </w:p>
    <w:p w14:paraId="4C3F47DB" w14:textId="77777777" w:rsidR="004E0EBB" w:rsidDel="00692E57" w:rsidRDefault="004E0EBB">
      <w:pPr>
        <w:pStyle w:val="pxformibimagelink"/>
        <w:ind w:left="500"/>
        <w:rPr>
          <w:del w:id="1846" w:author="Cara Cardinale" w:date="2025-02-19T20:11:00Z"/>
        </w:rPr>
      </w:pPr>
      <w:del w:id="1847" w:author="Cara Cardinale" w:date="2025-02-19T20:11:00Z">
        <w:r w:rsidDel="00692E57">
          <w:delText xml:space="preserve"> </w:delText>
        </w:r>
        <w:r w:rsidDel="00692E57">
          <w:rPr>
            <w:color w:val="FF0000"/>
            <w:sz w:val="20"/>
            <w:szCs w:val="20"/>
            <w:vertAlign w:val="superscript"/>
          </w:rPr>
          <w:delText>►</w:delText>
        </w:r>
        <w:r w:rsidDel="00692E57">
          <w:fldChar w:fldCharType="begin"/>
        </w:r>
        <w:r w:rsidDel="00692E57">
          <w:delInstrText>image.link.href="./Images/NYLB 31 (revision copy)-Images.pdf"</w:delInstrText>
        </w:r>
        <w:r w:rsidDel="00692E57">
          <w:fldChar w:fldCharType="end"/>
        </w:r>
        <w:r w:rsidDel="00692E57">
          <w:delText>Image #I05MES3 goes here</w:delText>
        </w:r>
      </w:del>
    </w:p>
    <w:p w14:paraId="32B46E02" w14:textId="77777777" w:rsidR="004E0EBB" w:rsidDel="00692E57" w:rsidRDefault="004E0EBB">
      <w:pPr>
        <w:pStyle w:val="pxformibim"/>
        <w:rPr>
          <w:del w:id="1848" w:author="Cara Cardinale" w:date="2025-02-19T20:11:00Z"/>
        </w:rPr>
      </w:pPr>
      <w:del w:id="1849" w:author="Cara Cardinale" w:date="2025-02-19T20:11:00Z">
        <w:r w:rsidDel="00692E57">
          <w:rPr>
            <w:color w:val="FF0000"/>
            <w:sz w:val="20"/>
            <w:szCs w:val="20"/>
            <w:vertAlign w:val="superscript"/>
          </w:rPr>
          <w:delText>►</w:delText>
        </w:r>
        <w:r w:rsidDel="00692E57">
          <w:fldChar w:fldCharType="begin"/>
        </w:r>
        <w:r w:rsidDel="00692E57">
          <w:delInstrText>im.format="tif"</w:delInstrText>
        </w:r>
        <w:r w:rsidDel="00692E57">
          <w:fldChar w:fldCharType="end"/>
        </w:r>
        <w:r w:rsidDel="00692E57">
          <w:fldChar w:fldCharType="begin"/>
        </w:r>
        <w:r w:rsidDel="00692E57">
          <w:delInstrText>im.id="I05JWB6"</w:delInstrText>
        </w:r>
        <w:r w:rsidDel="00692E57">
          <w:fldChar w:fldCharType="end"/>
        </w:r>
        <w:r w:rsidDel="00692E57">
          <w:fldChar w:fldCharType="begin"/>
        </w:r>
        <w:r w:rsidDel="00692E57">
          <w:delInstrText>im.suppress.online="yes"</w:delInstrText>
        </w:r>
        <w:r w:rsidDel="00692E57">
          <w:fldChar w:fldCharType="end"/>
        </w:r>
      </w:del>
    </w:p>
    <w:p w14:paraId="4EED0736" w14:textId="77777777" w:rsidR="004E0EBB" w:rsidDel="00692E57" w:rsidRDefault="004E0EBB">
      <w:pPr>
        <w:pStyle w:val="pxformibimagelink"/>
        <w:ind w:left="500"/>
        <w:rPr>
          <w:del w:id="1850" w:author="Cara Cardinale" w:date="2025-02-19T20:11:00Z"/>
        </w:rPr>
      </w:pPr>
      <w:del w:id="1851" w:author="Cara Cardinale" w:date="2025-02-19T20:11:00Z">
        <w:r w:rsidDel="00692E57">
          <w:delText xml:space="preserve"> </w:delText>
        </w:r>
        <w:r w:rsidDel="00692E57">
          <w:rPr>
            <w:color w:val="FF0000"/>
            <w:sz w:val="20"/>
            <w:szCs w:val="20"/>
            <w:vertAlign w:val="superscript"/>
          </w:rPr>
          <w:delText>►</w:delText>
        </w:r>
        <w:r w:rsidDel="00692E57">
          <w:fldChar w:fldCharType="begin"/>
        </w:r>
        <w:r w:rsidDel="00692E57">
          <w:delInstrText>image.link.href="./Images/NYLB 31 (revision copy)-Images.pdf"</w:delInstrText>
        </w:r>
        <w:r w:rsidDel="00692E57">
          <w:fldChar w:fldCharType="end"/>
        </w:r>
        <w:r w:rsidDel="00692E57">
          <w:delText>Image #I05JWB6 goes here</w:delText>
        </w:r>
      </w:del>
    </w:p>
    <w:p w14:paraId="763A7D34" w14:textId="77777777" w:rsidR="004E0EBB" w:rsidDel="00692E57" w:rsidRDefault="004E0EBB">
      <w:pPr>
        <w:pStyle w:val="pxformnotes"/>
        <w:jc w:val="center"/>
        <w:rPr>
          <w:del w:id="1852" w:author="Cara Cardinale" w:date="2025-02-19T20:11:00Z"/>
          <w:sz w:val="24"/>
          <w:szCs w:val="24"/>
        </w:rPr>
      </w:pPr>
      <w:del w:id="1853" w:author="Cara Cardinale" w:date="2025-02-19T20:11:00Z">
        <w:r w:rsidDel="00692E57">
          <w:rPr>
            <w:rStyle w:val="pxvis"/>
            <w:rFonts w:cs="Arial"/>
            <w:bCs/>
            <w:szCs w:val="28"/>
          </w:rPr>
          <w:delText>Notes to Form</w:delText>
        </w:r>
      </w:del>
    </w:p>
    <w:p w14:paraId="3CE224E2" w14:textId="77777777" w:rsidR="004E0EBB" w:rsidDel="00692E57" w:rsidRDefault="004E0EBB">
      <w:pPr>
        <w:pStyle w:val="pxformnotes"/>
        <w:rPr>
          <w:del w:id="1854" w:author="Cara Cardinale" w:date="2025-02-19T20:11:00Z"/>
          <w:sz w:val="24"/>
          <w:szCs w:val="24"/>
        </w:rPr>
      </w:pPr>
    </w:p>
    <w:p w14:paraId="4AADC8A5" w14:textId="77777777" w:rsidR="004E0EBB" w:rsidDel="00692E57" w:rsidRDefault="004E0EBB">
      <w:pPr>
        <w:pStyle w:val="pxformnote"/>
        <w:spacing w:before="180"/>
        <w:rPr>
          <w:del w:id="1855" w:author="Cara Cardinale" w:date="2025-02-19T20:11:00Z"/>
        </w:rPr>
      </w:pPr>
      <w:del w:id="1856" w:author="Cara Cardinale" w:date="2025-02-08T22:58:00Z">
        <w:r w:rsidDel="00F74B46">
          <w:delText>Drafter's Note</w:delText>
        </w:r>
      </w:del>
      <w:del w:id="1857" w:author="Cara Cardinale" w:date="2025-02-19T20:11:00Z">
        <w:r w:rsidDel="00692E57">
          <w:delText xml:space="preserve"> </w:delText>
        </w:r>
      </w:del>
    </w:p>
    <w:p w14:paraId="07F733EB" w14:textId="77777777" w:rsidR="004E0EBB" w:rsidDel="00692E57" w:rsidRDefault="004E0EBB">
      <w:pPr>
        <w:pStyle w:val="pxformp"/>
        <w:rPr>
          <w:del w:id="1858" w:author="Cara Cardinale" w:date="2025-02-19T20:11:00Z"/>
        </w:rPr>
      </w:pPr>
      <w:del w:id="1859" w:author="Cara Cardinale" w:date="2025-02-19T20:11:00Z">
        <w:r w:rsidDel="00692E57">
          <w:delText xml:space="preserve"> </w:delText>
        </w:r>
        <w:r w:rsidDel="00692E57">
          <w:rPr>
            <w:rStyle w:val="pxvis"/>
            <w:rFonts w:ascii="Times NewRoman" w:hAnsi="Times NewRoman"/>
            <w:b w:val="0"/>
            <w:sz w:val="24"/>
          </w:rPr>
          <w:tab/>
        </w:r>
        <w:r w:rsidDel="00692E57">
          <w:rPr>
            <w:color w:val="FF0000"/>
            <w:sz w:val="20"/>
            <w:szCs w:val="20"/>
            <w:vertAlign w:val="superscript"/>
          </w:rPr>
          <w:delText>►</w:delText>
        </w:r>
        <w:r w:rsidDel="00692E57">
          <w:fldChar w:fldCharType="begin"/>
        </w:r>
        <w:r w:rsidDel="00692E57">
          <w:delInstrText>p.ct.id="f477b8b0b92511efa86bc22ba615bad8|92|31:88"</w:delInstrText>
        </w:r>
        <w:r w:rsidDel="00692E57">
          <w:fldChar w:fldCharType="end"/>
        </w:r>
        <w:r w:rsidDel="00692E57">
          <w:delText>The above form, reprinted for illustrative purposes, is no longer available online from the New York State Office of the Attorney General, charities Bureau (</w:delText>
        </w:r>
        <w:r w:rsidDel="00692E57">
          <w:rPr>
            <w:rStyle w:val="pxurl"/>
            <w:color w:val="FF0000"/>
            <w:sz w:val="20"/>
            <w:szCs w:val="20"/>
            <w:vertAlign w:val="superscript"/>
          </w:rPr>
          <w:delText>►</w:delText>
        </w:r>
        <w:r w:rsidDel="00692E57">
          <w:rPr>
            <w:rStyle w:val="pxurl"/>
          </w:rPr>
          <w:fldChar w:fldCharType="begin"/>
        </w:r>
        <w:r w:rsidDel="00692E57">
          <w:rPr>
            <w:rStyle w:val="pxurl"/>
          </w:rPr>
          <w:delInstrText>url.ref.id="I00YWAS"</w:delInstrText>
        </w:r>
        <w:r w:rsidDel="00692E57">
          <w:rPr>
            <w:rStyle w:val="pxurl"/>
          </w:rPr>
          <w:fldChar w:fldCharType="end"/>
        </w:r>
        <w:r w:rsidDel="00692E57">
          <w:rPr>
            <w:rStyle w:val="pxurl"/>
          </w:rPr>
          <w:delText>http://www.charitiesnys.com</w:delText>
        </w:r>
        <w:r w:rsidDel="00692E57">
          <w:delText xml:space="preserve">). Organizations with charitable assets, or that engage in charitable activities or solicit charitable contributions in New York, are required to register with the Charities Bureau via an online portal, </w:delText>
        </w:r>
        <w:r w:rsidDel="00692E57">
          <w:rPr>
            <w:rStyle w:val="pxurl"/>
            <w:color w:val="FF0000"/>
            <w:sz w:val="20"/>
            <w:szCs w:val="20"/>
            <w:vertAlign w:val="superscript"/>
          </w:rPr>
          <w:delText>►</w:delText>
        </w:r>
        <w:r w:rsidDel="00692E57">
          <w:rPr>
            <w:rStyle w:val="pxurl"/>
          </w:rPr>
          <w:fldChar w:fldCharType="begin"/>
        </w:r>
        <w:r w:rsidDel="00692E57">
          <w:rPr>
            <w:rStyle w:val="pxurl"/>
          </w:rPr>
          <w:delInstrText>url.ref.id="I011PFO"</w:delInstrText>
        </w:r>
        <w:r w:rsidDel="00692E57">
          <w:rPr>
            <w:rStyle w:val="pxurl"/>
          </w:rPr>
          <w:fldChar w:fldCharType="end"/>
        </w:r>
        <w:r w:rsidDel="00692E57">
          <w:rPr>
            <w:rStyle w:val="pxurl"/>
          </w:rPr>
          <w:delText>https://ag.ny.gov/resources/organizations/charities-nonprofits-fundraisers/charities-registration</w:delText>
        </w:r>
        <w:r w:rsidDel="00692E57">
          <w:delText xml:space="preserve">, Amendment of a registration statement may also be accomplished via the portal. </w:delText>
        </w:r>
      </w:del>
    </w:p>
    <w:p w14:paraId="318F66E9" w14:textId="77777777" w:rsidR="004E0EBB" w:rsidDel="00692E57" w:rsidRDefault="004E0EBB">
      <w:pPr>
        <w:pStyle w:val="pxformrr"/>
        <w:rPr>
          <w:del w:id="1860" w:author="Cara Cardinale" w:date="2025-02-19T20:11:00Z"/>
          <w:sz w:val="24"/>
          <w:szCs w:val="24"/>
        </w:rPr>
      </w:pPr>
      <w:del w:id="1861" w:author="Cara Cardinale" w:date="2025-02-19T20:11:00Z">
        <w:r w:rsidDel="00692E57">
          <w:rPr>
            <w:rStyle w:val="pxvis"/>
            <w:rFonts w:cs="Arial"/>
            <w:bCs/>
            <w:szCs w:val="28"/>
          </w:rPr>
          <w:delText>Research References</w:delText>
        </w:r>
      </w:del>
    </w:p>
    <w:p w14:paraId="656BB662" w14:textId="77777777" w:rsidR="004E0EBB" w:rsidDel="00692E57" w:rsidRDefault="004E0EBB">
      <w:pPr>
        <w:pStyle w:val="pxformrrp"/>
        <w:rPr>
          <w:del w:id="1862" w:author="Cara Cardinale" w:date="2025-02-19T20:11:00Z"/>
        </w:rPr>
      </w:pPr>
      <w:del w:id="1863" w:author="Cara Cardinale" w:date="2025-02-19T20:11:00Z">
        <w:r w:rsidDel="00692E57">
          <w:delText xml:space="preserve"> </w:delText>
        </w:r>
        <w:r w:rsidDel="00692E57">
          <w:rPr>
            <w:rStyle w:val="pxvis"/>
            <w:rFonts w:ascii="Times NewRoman" w:hAnsi="Times NewRoman"/>
            <w:b w:val="0"/>
            <w:sz w:val="24"/>
          </w:rPr>
          <w:tab/>
        </w:r>
        <w:r w:rsidDel="00692E57">
          <w:rPr>
            <w:rStyle w:val="pxtk"/>
            <w:color w:val="FF0000"/>
            <w:sz w:val="20"/>
            <w:szCs w:val="20"/>
            <w:vertAlign w:val="superscript"/>
          </w:rPr>
          <w:delText>►</w:delText>
        </w:r>
        <w:r w:rsidDel="00692E57">
          <w:rPr>
            <w:rStyle w:val="pxtk"/>
          </w:rPr>
          <w:fldChar w:fldCharType="begin"/>
        </w:r>
        <w:r w:rsidDel="00692E57">
          <w:rPr>
            <w:rStyle w:val="pxtk"/>
          </w:rPr>
          <w:delInstrText>tk.ref.id="I05BMHN"</w:delInstrText>
        </w:r>
        <w:r w:rsidDel="00692E57">
          <w:rPr>
            <w:rStyle w:val="pxtk"/>
          </w:rPr>
          <w:fldChar w:fldCharType="end"/>
        </w:r>
        <w:r w:rsidDel="00692E57">
          <w:rPr>
            <w:rStyle w:val="pxtk"/>
          </w:rPr>
          <w:delText>West's Key Number Digest, Charities &amp;key;42</w:delText>
        </w:r>
      </w:del>
    </w:p>
    <w:p w14:paraId="7040C137" w14:textId="77777777" w:rsidR="004E0EBB" w:rsidRDefault="004E0EBB">
      <w:pPr>
        <w:pStyle w:val="pxs"/>
        <w:spacing w:before="180"/>
        <w:rPr>
          <w:sz w:val="27"/>
          <w:szCs w:val="27"/>
        </w:rPr>
      </w:pPr>
      <w:r>
        <w:rPr>
          <w:sz w:val="27"/>
          <w:szCs w:val="27"/>
        </w:rPr>
        <w:t>31:89. Professional fundraiser registration statement</w:t>
      </w:r>
      <w:r>
        <w:rPr>
          <w:rStyle w:val="pxsep"/>
        </w:rPr>
        <w:t xml:space="preserve">-- </w:t>
      </w:r>
      <w:r>
        <w:rPr>
          <w:sz w:val="27"/>
          <w:szCs w:val="27"/>
        </w:rPr>
        <w:t>Official form</w:t>
      </w:r>
    </w:p>
    <w:p w14:paraId="7F413F3B" w14:textId="77777777" w:rsidR="004E0EBB" w:rsidRDefault="004E0EBB">
      <w:pPr>
        <w:pStyle w:val="pxov"/>
        <w:rPr>
          <w:vanish/>
        </w:rPr>
      </w:pPr>
      <w:r>
        <w:rPr>
          <w:vanish/>
        </w:rPr>
        <w:t>NFP</w:t>
      </w:r>
    </w:p>
    <w:p w14:paraId="0523BC23" w14:textId="77777777" w:rsidR="004E0EBB" w:rsidRDefault="004E0EBB">
      <w:pPr>
        <w:pStyle w:val="pxov"/>
        <w:rPr>
          <w:vanish/>
        </w:rPr>
      </w:pPr>
      <w:r>
        <w:rPr>
          <w:vanish/>
        </w:rPr>
        <w:t>COL</w:t>
      </w:r>
    </w:p>
    <w:p w14:paraId="46F54E60" w14:textId="77777777" w:rsidR="004E0EBB" w:rsidRDefault="004E0EBB">
      <w:pPr>
        <w:pStyle w:val="pxov"/>
        <w:rPr>
          <w:vanish/>
        </w:rPr>
      </w:pPr>
      <w:r>
        <w:rPr>
          <w:vanish/>
        </w:rPr>
        <w:t>FCV</w:t>
      </w:r>
    </w:p>
    <w:p w14:paraId="4BCC938A" w14:textId="77777777" w:rsidR="004E0EBB" w:rsidRDefault="004E0EBB">
      <w:pPr>
        <w:pStyle w:val="pxov"/>
        <w:rPr>
          <w:vanish/>
        </w:rPr>
      </w:pPr>
      <w:r>
        <w:rPr>
          <w:vanish/>
        </w:rPr>
        <w:t>FTR</w:t>
      </w:r>
    </w:p>
    <w:p w14:paraId="0244E6BC" w14:textId="77777777" w:rsidR="004E0EBB" w:rsidRDefault="004E0EBB">
      <w:pPr>
        <w:pStyle w:val="pxov"/>
        <w:rPr>
          <w:vanish/>
        </w:rPr>
      </w:pPr>
      <w:r>
        <w:rPr>
          <w:vanish/>
        </w:rPr>
        <w:t>EFM</w:t>
      </w:r>
    </w:p>
    <w:p w14:paraId="2854665B" w14:textId="77777777" w:rsidR="004E0EBB" w:rsidRDefault="004E0EBB">
      <w:pPr>
        <w:pStyle w:val="pxov"/>
        <w:rPr>
          <w:vanish/>
        </w:rPr>
      </w:pPr>
      <w:r>
        <w:rPr>
          <w:vanish/>
        </w:rPr>
        <w:t>EBL</w:t>
      </w:r>
    </w:p>
    <w:p w14:paraId="48E78368" w14:textId="77777777" w:rsidR="004E0EBB" w:rsidRDefault="004E0EBB">
      <w:pPr>
        <w:pStyle w:val="pxov"/>
        <w:rPr>
          <w:vanish/>
        </w:rPr>
      </w:pPr>
      <w:r>
        <w:rPr>
          <w:vanish/>
        </w:rPr>
        <w:t>TEM</w:t>
      </w:r>
    </w:p>
    <w:p w14:paraId="74A90F29" w14:textId="77777777" w:rsidR="004E0EBB" w:rsidRDefault="004E0EBB">
      <w:pPr>
        <w:pStyle w:val="pxov"/>
        <w:rPr>
          <w:vanish/>
        </w:rPr>
      </w:pPr>
      <w:r>
        <w:rPr>
          <w:vanish/>
        </w:rPr>
        <w:t>MTD</w:t>
      </w:r>
    </w:p>
    <w:p w14:paraId="14B784B2"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form.fid="Ic71059e0181b11e68c12afa7f3a24041"</w:instrText>
      </w:r>
      <w:r>
        <w:fldChar w:fldCharType="end"/>
      </w:r>
      <w:r>
        <w:rPr>
          <w:color w:val="FF0000"/>
          <w:sz w:val="20"/>
          <w:szCs w:val="20"/>
          <w:vertAlign w:val="superscript"/>
        </w:rPr>
        <w:t>►</w:t>
      </w:r>
      <w:r>
        <w:fldChar w:fldCharType="begin"/>
      </w:r>
      <w:r>
        <w:instrText>ib.ct.id="f477b8b0b92511efa86bc22ba615bad8|93|31:89"</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im.id="I01N2AX"</w:instrText>
      </w:r>
      <w:r>
        <w:fldChar w:fldCharType="end"/>
      </w:r>
    </w:p>
    <w:p w14:paraId="5F6A4A3F"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im.id="I039SOF"</w:instrText>
      </w:r>
      <w:r>
        <w:fldChar w:fldCharType="end"/>
      </w:r>
    </w:p>
    <w:p w14:paraId="0BAF4BD3"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#I039SOF goes here</w:t>
      </w:r>
    </w:p>
    <w:p w14:paraId="5EFC9792"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im.id="I03FFQH"</w:instrText>
      </w:r>
      <w:r>
        <w:fldChar w:fldCharType="end"/>
      </w:r>
    </w:p>
    <w:p w14:paraId="1B4FA58A"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#I03FFQH goes here</w:t>
      </w:r>
    </w:p>
    <w:p w14:paraId="598E6F61"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im.id="I01D8X7"</w:instrText>
      </w:r>
      <w:r>
        <w:fldChar w:fldCharType="end"/>
      </w:r>
    </w:p>
    <w:p w14:paraId="4853CAAF"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#I01D8X7 goes here</w:t>
      </w:r>
    </w:p>
    <w:p w14:paraId="51936B5F"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im.id="I01H755"</w:instrText>
      </w:r>
      <w:r>
        <w:fldChar w:fldCharType="end"/>
      </w:r>
    </w:p>
    <w:p w14:paraId="1F8B0683"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#I01H755 goes here</w:t>
      </w:r>
    </w:p>
    <w:p w14:paraId="338591C1"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im.id="I01K9K7"</w:instrText>
      </w:r>
      <w:r>
        <w:fldChar w:fldCharType="end"/>
      </w:r>
    </w:p>
    <w:p w14:paraId="26355B80"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#I01K9K7 goes here</w:t>
      </w:r>
    </w:p>
    <w:p w14:paraId="680414CA"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im.id="I03CMU3"</w:instrText>
      </w:r>
      <w:r>
        <w:fldChar w:fldCharType="end"/>
      </w:r>
    </w:p>
    <w:p w14:paraId="7F9E7AAC"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#I03CMU3 goes here</w:t>
      </w:r>
    </w:p>
    <w:p w14:paraId="7DD50AE5"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im.id="I03FOMJ"</w:instrText>
      </w:r>
      <w:r>
        <w:fldChar w:fldCharType="end"/>
      </w:r>
    </w:p>
    <w:p w14:paraId="7110017A"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#I03FOMJ goes here</w:t>
      </w:r>
    </w:p>
    <w:p w14:paraId="0E15A321"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im.id="I01EDT7"</w:instrText>
      </w:r>
      <w:r>
        <w:fldChar w:fldCharType="end"/>
      </w:r>
    </w:p>
    <w:p w14:paraId="6F1FDB90"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#I01EDT7 goes here</w:t>
      </w:r>
    </w:p>
    <w:p w14:paraId="34371475" w14:textId="77777777" w:rsidR="004E0EBB" w:rsidRDefault="004E0EBB">
      <w:pPr>
        <w:pStyle w:val="pxformnotes"/>
        <w:jc w:val="center"/>
        <w:rPr>
          <w:sz w:val="24"/>
          <w:szCs w:val="24"/>
        </w:rPr>
      </w:pPr>
      <w:r>
        <w:rPr>
          <w:rStyle w:val="pxvis"/>
          <w:rFonts w:cs="Arial"/>
          <w:bCs/>
          <w:szCs w:val="28"/>
        </w:rPr>
        <w:t>Notes to Form</w:t>
      </w:r>
    </w:p>
    <w:p w14:paraId="40188AC5" w14:textId="77777777" w:rsidR="004E0EBB" w:rsidRDefault="004E0EBB">
      <w:pPr>
        <w:pStyle w:val="pxformnotes"/>
        <w:rPr>
          <w:sz w:val="24"/>
          <w:szCs w:val="24"/>
        </w:rPr>
      </w:pPr>
    </w:p>
    <w:p w14:paraId="08907F3C" w14:textId="77777777" w:rsidR="004E0EBB" w:rsidRDefault="004E0EBB">
      <w:pPr>
        <w:pStyle w:val="pxformnote"/>
        <w:spacing w:before="180"/>
      </w:pPr>
      <w:del w:id="1864" w:author="Cara Cardinale" w:date="2025-02-08T22:58:00Z">
        <w:r w:rsidDel="00F74B46">
          <w:delText>Drafter's Note</w:delText>
        </w:r>
      </w:del>
      <w:r>
        <w:t xml:space="preserve"> </w:t>
      </w:r>
    </w:p>
    <w:p w14:paraId="2A6DE83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p.ct.id="f477b8b0b92511efa86bc22ba615bad8|93|31:89"</w:instrText>
      </w:r>
      <w:r>
        <w:fldChar w:fldCharType="end"/>
      </w:r>
      <w:r>
        <w:t xml:space="preserve">The above form, revised in 2014, is available from the New York State Office of the Attorney General, Charities Bureau, </w:t>
      </w:r>
      <w:r>
        <w:rPr>
          <w:rStyle w:val="pxurl"/>
          <w:color w:val="FF0000"/>
          <w:sz w:val="20"/>
          <w:szCs w:val="20"/>
          <w:vertAlign w:val="superscript"/>
        </w:rPr>
        <w:t>►</w:t>
      </w:r>
      <w:r>
        <w:rPr>
          <w:rStyle w:val="pxurl"/>
        </w:rPr>
        <w:fldChar w:fldCharType="begin"/>
      </w:r>
      <w:r>
        <w:rPr>
          <w:rStyle w:val="pxurl"/>
        </w:rPr>
        <w:instrText>url.ref.id="I09MEMZ"</w:instrText>
      </w:r>
      <w:r>
        <w:rPr>
          <w:rStyle w:val="pxurl"/>
        </w:rPr>
        <w:fldChar w:fldCharType="end"/>
      </w:r>
      <w:r>
        <w:rPr>
          <w:rStyle w:val="pxurl"/>
        </w:rPr>
        <w:t>http://www.charitiesnys.com</w:t>
      </w:r>
      <w:r>
        <w:t>, and is reprinted here for illustrative purposes.</w:t>
      </w:r>
    </w:p>
    <w:p w14:paraId="5571F0B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p.ct.id="f477b8b0b92511efa86bc22ba615bad8|93|31:89"</w:instrText>
      </w:r>
      <w:r>
        <w:fldChar w:fldCharType="end"/>
      </w:r>
      <w:r>
        <w:t xml:space="preserve">No person may act as a professional fundraiser or fundraising counsel before he or she has registered with the Attorney General or after the expiration or cancellation of such registration or any renewal of the registration. </w:t>
      </w:r>
      <w:r>
        <w:rPr>
          <w:rStyle w:val="pxst"/>
          <w:color w:val="FF0000"/>
          <w:sz w:val="20"/>
          <w:szCs w:val="20"/>
          <w:vertAlign w:val="superscript"/>
        </w:rPr>
        <w:t>►</w:t>
      </w:r>
      <w:r>
        <w:rPr>
          <w:rStyle w:val="pxst"/>
        </w:rPr>
        <w:fldChar w:fldCharType="begin"/>
      </w:r>
      <w:r>
        <w:rPr>
          <w:rStyle w:val="pxst"/>
        </w:rPr>
        <w:instrText>st.ref.id="I09P7RV"</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173(1)</w:t>
      </w:r>
      <w:r>
        <w:t>.</w:t>
      </w:r>
    </w:p>
    <w:p w14:paraId="0F2BECC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p.ct.id="f477b8b0b92511efa86bc22ba615bad8|93|31:89"</w:instrText>
      </w:r>
      <w:r>
        <w:fldChar w:fldCharType="end"/>
      </w:r>
      <w:r>
        <w:t xml:space="preserve">Applications for registration and re-registration must be in writing, under oath, in the form prescribed by the Attorney General and must be accompanied by an annual fee in the sum of $800. </w:t>
      </w:r>
      <w:r>
        <w:rPr>
          <w:rStyle w:val="pxst"/>
          <w:color w:val="FF0000"/>
          <w:sz w:val="20"/>
          <w:szCs w:val="20"/>
          <w:vertAlign w:val="superscript"/>
        </w:rPr>
        <w:t>►</w:t>
      </w:r>
      <w:r>
        <w:rPr>
          <w:rStyle w:val="pxst"/>
        </w:rPr>
        <w:fldChar w:fldCharType="begin"/>
      </w:r>
      <w:r>
        <w:rPr>
          <w:rStyle w:val="pxst"/>
        </w:rPr>
        <w:instrText>st.ref.id="I09S0WR"</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173(1)</w:t>
      </w:r>
      <w:r>
        <w:t>.</w:t>
      </w:r>
    </w:p>
    <w:p w14:paraId="232666E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p.ct.id="f477b8b0b92511efa86bc22ba615bad8|93|31:89"</w:instrText>
      </w:r>
      <w:r>
        <w:fldChar w:fldCharType="end"/>
      </w:r>
      <w:r>
        <w:t xml:space="preserve">Registration or re-registration, when effected, shall be for a period of one year, expiring one year from the date of registration or re-registration, and may be renewed upon written application, under penalties for perjury, for additional one-year periods. Applications for registration and re-registration, when filed with the Attorney General, shall become public records of the Attorney General. If there is any material change in the information provided in any application for registration and re-registration, the applicant or registrant is required to notify the Attorney General in writing within 20 days of the change. </w:t>
      </w:r>
      <w:r>
        <w:rPr>
          <w:rStyle w:val="pxst"/>
          <w:color w:val="FF0000"/>
          <w:sz w:val="20"/>
          <w:szCs w:val="20"/>
          <w:vertAlign w:val="superscript"/>
        </w:rPr>
        <w:t>►</w:t>
      </w:r>
      <w:r>
        <w:rPr>
          <w:rStyle w:val="pxst"/>
        </w:rPr>
        <w:fldChar w:fldCharType="begin"/>
      </w:r>
      <w:r>
        <w:rPr>
          <w:rStyle w:val="pxst"/>
        </w:rPr>
        <w:instrText>st.ref.id="I09UU1N"</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173(1)</w:t>
      </w:r>
      <w:r>
        <w:t>.</w:t>
      </w:r>
    </w:p>
    <w:p w14:paraId="13468E0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p.ct.id="f477b8b0b92511efa86bc22ba615bad8|93|31:89"</w:instrText>
      </w:r>
      <w:r>
        <w:fldChar w:fldCharType="end"/>
      </w:r>
      <w:r>
        <w:t xml:space="preserve">For form of annual bond of professional fundraiser, see </w:t>
      </w:r>
      <w:r>
        <w:rPr>
          <w:rStyle w:val="pxx"/>
          <w:color w:val="FF0000"/>
          <w:sz w:val="20"/>
          <w:szCs w:val="20"/>
          <w:vertAlign w:val="superscript"/>
        </w:rPr>
        <w:t>►</w:t>
      </w:r>
      <w:r>
        <w:rPr>
          <w:rStyle w:val="pxx"/>
        </w:rPr>
        <w:fldChar w:fldCharType="begin"/>
      </w:r>
      <w:r>
        <w:rPr>
          <w:rStyle w:val="pxx"/>
        </w:rPr>
        <w:instrText>x.ref.id="I09XN6J"</w:instrText>
      </w:r>
      <w:r>
        <w:rPr>
          <w:rStyle w:val="pxx"/>
        </w:rPr>
        <w:fldChar w:fldCharType="end"/>
      </w:r>
      <w:r>
        <w:rPr>
          <w:rStyle w:val="pxx"/>
          <w:vanish/>
        </w:rPr>
        <w:t>&amp;s;</w:t>
      </w:r>
      <w:r>
        <w:rPr>
          <w:rStyle w:val="pxvis"/>
          <w:rFonts w:ascii="Times NewRoman" w:hAnsi="Times NewRoman"/>
          <w:b w:val="0"/>
          <w:sz w:val="24"/>
        </w:rPr>
        <w:t>§</w:t>
      </w:r>
      <w:r>
        <w:rPr>
          <w:rStyle w:val="pxx"/>
        </w:rPr>
        <w:t>31:90</w:t>
      </w:r>
      <w:r>
        <w:t>.</w:t>
      </w:r>
    </w:p>
    <w:p w14:paraId="14C266ED" w14:textId="77777777" w:rsidR="004E0EBB" w:rsidRDefault="004E0EBB">
      <w:pPr>
        <w:pStyle w:val="pxformrr"/>
        <w:rPr>
          <w:sz w:val="24"/>
          <w:szCs w:val="24"/>
        </w:rPr>
      </w:pPr>
      <w:r>
        <w:rPr>
          <w:rStyle w:val="pxvis"/>
          <w:rFonts w:cs="Arial"/>
          <w:bCs/>
          <w:szCs w:val="28"/>
        </w:rPr>
        <w:t>Research References</w:t>
      </w:r>
    </w:p>
    <w:p w14:paraId="00F34C2C"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tk.ref.id="I057EUR"</w:instrText>
      </w:r>
      <w:r>
        <w:rPr>
          <w:rStyle w:val="pxtk"/>
        </w:rPr>
        <w:fldChar w:fldCharType="end"/>
      </w:r>
      <w:r>
        <w:rPr>
          <w:rStyle w:val="pxtk"/>
        </w:rPr>
        <w:t>West's Key Number Digest, Licenses &amp;key;11(1)</w:t>
      </w:r>
    </w:p>
    <w:p w14:paraId="10BDDEB2" w14:textId="77777777" w:rsidR="004E0EBB" w:rsidRDefault="004E0EBB">
      <w:pPr>
        <w:pStyle w:val="pxs"/>
        <w:spacing w:before="180"/>
        <w:rPr>
          <w:sz w:val="27"/>
          <w:szCs w:val="27"/>
        </w:rPr>
      </w:pPr>
      <w:r>
        <w:rPr>
          <w:sz w:val="27"/>
          <w:szCs w:val="27"/>
        </w:rPr>
        <w:t>31:90. Annual bond for professional fundraisers</w:t>
      </w:r>
      <w:r>
        <w:rPr>
          <w:rStyle w:val="pxsep"/>
        </w:rPr>
        <w:t xml:space="preserve">-- </w:t>
      </w:r>
      <w:r>
        <w:rPr>
          <w:sz w:val="27"/>
          <w:szCs w:val="27"/>
        </w:rPr>
        <w:t>Official form</w:t>
      </w:r>
    </w:p>
    <w:p w14:paraId="5F151AAB" w14:textId="77777777" w:rsidR="004E0EBB" w:rsidRDefault="004E0EBB">
      <w:pPr>
        <w:pStyle w:val="pxov"/>
        <w:rPr>
          <w:vanish/>
        </w:rPr>
      </w:pPr>
      <w:r>
        <w:rPr>
          <w:vanish/>
        </w:rPr>
        <w:t>NFP</w:t>
      </w:r>
    </w:p>
    <w:p w14:paraId="47AD0CD1" w14:textId="77777777" w:rsidR="004E0EBB" w:rsidRDefault="004E0EBB">
      <w:pPr>
        <w:pStyle w:val="pxov"/>
        <w:rPr>
          <w:vanish/>
        </w:rPr>
      </w:pPr>
      <w:r>
        <w:rPr>
          <w:vanish/>
        </w:rPr>
        <w:t>COL</w:t>
      </w:r>
    </w:p>
    <w:p w14:paraId="54D1854B" w14:textId="77777777" w:rsidR="004E0EBB" w:rsidRDefault="004E0EBB">
      <w:pPr>
        <w:pStyle w:val="pxov"/>
        <w:rPr>
          <w:vanish/>
        </w:rPr>
      </w:pPr>
      <w:r>
        <w:rPr>
          <w:vanish/>
        </w:rPr>
        <w:t>FCV</w:t>
      </w:r>
    </w:p>
    <w:p w14:paraId="04F36026" w14:textId="77777777" w:rsidR="004E0EBB" w:rsidRDefault="004E0EBB">
      <w:pPr>
        <w:pStyle w:val="pxov"/>
        <w:rPr>
          <w:vanish/>
        </w:rPr>
      </w:pPr>
      <w:r>
        <w:rPr>
          <w:vanish/>
        </w:rPr>
        <w:t>FTR</w:t>
      </w:r>
    </w:p>
    <w:p w14:paraId="07BC3360" w14:textId="77777777" w:rsidR="004E0EBB" w:rsidRDefault="004E0EBB">
      <w:pPr>
        <w:pStyle w:val="pxov"/>
        <w:rPr>
          <w:vanish/>
        </w:rPr>
      </w:pPr>
      <w:r>
        <w:rPr>
          <w:vanish/>
        </w:rPr>
        <w:t>EFM</w:t>
      </w:r>
    </w:p>
    <w:p w14:paraId="5A0BABBC" w14:textId="77777777" w:rsidR="004E0EBB" w:rsidRDefault="004E0EBB">
      <w:pPr>
        <w:pStyle w:val="pxov"/>
        <w:rPr>
          <w:vanish/>
        </w:rPr>
      </w:pPr>
      <w:r>
        <w:rPr>
          <w:vanish/>
        </w:rPr>
        <w:t>EBL</w:t>
      </w:r>
    </w:p>
    <w:p w14:paraId="0CC83E8A" w14:textId="77777777" w:rsidR="004E0EBB" w:rsidRDefault="004E0EBB">
      <w:pPr>
        <w:pStyle w:val="pxov"/>
        <w:rPr>
          <w:vanish/>
        </w:rPr>
      </w:pPr>
      <w:r>
        <w:rPr>
          <w:vanish/>
        </w:rPr>
        <w:t>TEM</w:t>
      </w:r>
    </w:p>
    <w:p w14:paraId="7913F58B" w14:textId="77777777" w:rsidR="004E0EBB" w:rsidRDefault="004E0EBB">
      <w:pPr>
        <w:pStyle w:val="pxov"/>
        <w:rPr>
          <w:vanish/>
        </w:rPr>
      </w:pPr>
      <w:r>
        <w:rPr>
          <w:vanish/>
        </w:rPr>
        <w:t>MTD</w:t>
      </w:r>
    </w:p>
    <w:p w14:paraId="0DBFC54B"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form.fid="Ic71080f0181b11e68c12afa7f3a24041"</w:instrText>
      </w:r>
      <w:r>
        <w:fldChar w:fldCharType="end"/>
      </w:r>
      <w:r>
        <w:rPr>
          <w:color w:val="FF0000"/>
          <w:sz w:val="20"/>
          <w:szCs w:val="20"/>
          <w:vertAlign w:val="superscript"/>
        </w:rPr>
        <w:t>►</w:t>
      </w:r>
      <w:r>
        <w:fldChar w:fldCharType="begin"/>
      </w:r>
      <w:r>
        <w:instrText>ib.ct.id="f477b8b0b92511efa86bc22ba615bad8|94|31:90"</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im.id="I02YL6V"</w:instrText>
      </w:r>
      <w:r>
        <w:fldChar w:fldCharType="end"/>
      </w:r>
    </w:p>
    <w:p w14:paraId="11008206"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im.id="I00W5HH"</w:instrText>
      </w:r>
      <w:r>
        <w:fldChar w:fldCharType="end"/>
      </w:r>
    </w:p>
    <w:p w14:paraId="5B88E75C"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#I00W5HH goes here</w:t>
      </w:r>
    </w:p>
    <w:p w14:paraId="2E20A3B1"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im.id="I00XTJE"</w:instrText>
      </w:r>
      <w:r>
        <w:fldChar w:fldCharType="end"/>
      </w:r>
    </w:p>
    <w:p w14:paraId="35348D07"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#I00XTJE goes here</w:t>
      </w:r>
    </w:p>
    <w:p w14:paraId="3C130336" w14:textId="77777777" w:rsidR="004E0EBB" w:rsidRDefault="004E0EBB">
      <w:pPr>
        <w:pStyle w:val="pxformnotes"/>
        <w:jc w:val="center"/>
        <w:rPr>
          <w:sz w:val="24"/>
          <w:szCs w:val="24"/>
        </w:rPr>
      </w:pPr>
      <w:r>
        <w:rPr>
          <w:rStyle w:val="pxvis"/>
          <w:rFonts w:cs="Arial"/>
          <w:bCs/>
          <w:szCs w:val="28"/>
        </w:rPr>
        <w:t>Notes to Form</w:t>
      </w:r>
    </w:p>
    <w:p w14:paraId="406EF4E6" w14:textId="77777777" w:rsidR="004E0EBB" w:rsidRDefault="004E0EBB">
      <w:pPr>
        <w:pStyle w:val="pxformnotes"/>
        <w:rPr>
          <w:sz w:val="24"/>
          <w:szCs w:val="24"/>
        </w:rPr>
      </w:pPr>
    </w:p>
    <w:p w14:paraId="7BB603ED" w14:textId="77777777" w:rsidR="004E0EBB" w:rsidRDefault="004E0EBB">
      <w:pPr>
        <w:pStyle w:val="pxformnote"/>
        <w:spacing w:before="180"/>
      </w:pPr>
      <w:del w:id="1865" w:author="Cara Cardinale" w:date="2025-02-08T22:58:00Z">
        <w:r w:rsidDel="00F74B46">
          <w:delText>Drafter's Note</w:delText>
        </w:r>
      </w:del>
      <w:r>
        <w:t xml:space="preserve"> </w:t>
      </w:r>
    </w:p>
    <w:p w14:paraId="10C19C4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p.ct.id="f477b8b0b92511efa86bc22ba615bad8|94|31:90"</w:instrText>
      </w:r>
      <w:r>
        <w:fldChar w:fldCharType="end"/>
      </w:r>
      <w:r>
        <w:t xml:space="preserve">The above form, revised in 2010, is available from the New York State Office of the Attorney General, Charities Bureau, </w:t>
      </w:r>
      <w:r>
        <w:rPr>
          <w:rStyle w:val="pxurl"/>
          <w:color w:val="FF0000"/>
          <w:sz w:val="20"/>
          <w:szCs w:val="20"/>
          <w:vertAlign w:val="superscript"/>
        </w:rPr>
        <w:t>►</w:t>
      </w:r>
      <w:r>
        <w:rPr>
          <w:rStyle w:val="pxurl"/>
        </w:rPr>
        <w:fldChar w:fldCharType="begin"/>
      </w:r>
      <w:r>
        <w:rPr>
          <w:rStyle w:val="pxurl"/>
        </w:rPr>
        <w:instrText>url.ref.id="I09P7RX"</w:instrText>
      </w:r>
      <w:r>
        <w:rPr>
          <w:rStyle w:val="pxurl"/>
        </w:rPr>
        <w:fldChar w:fldCharType="end"/>
      </w:r>
      <w:r>
        <w:rPr>
          <w:rStyle w:val="pxurl"/>
        </w:rPr>
        <w:t>http://www.charitiesnys.com</w:t>
      </w:r>
      <w:r>
        <w:t>, and is reprinted here for illustrative purposes.</w:t>
      </w:r>
    </w:p>
    <w:p w14:paraId="6E9508F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p.ct.id="f477b8b0b92511efa86bc22ba615bad8|94|31:90"</w:instrText>
      </w:r>
      <w:r>
        <w:fldChar w:fldCharType="end"/>
      </w:r>
      <w:r>
        <w:t xml:space="preserve">A professional fundraiser shall at the time of filing each application for registration or re-registration, file with, and have approved by, the Attorney General a bond. In said bond, the filer shall be the principal obligor, in the sum of $10,000, with one or more sureties whose liability in the aggregate as such sureties will at least equal the said sum. The bond which may be in the form of a rider to a larger blanket liability bond shall run to the Attorney General for the use of the state and to any person who may have a cause of action against the obligor of said bond for any malfeasance or misfeasance in the conduct of such solicitation. </w:t>
      </w:r>
      <w:r>
        <w:rPr>
          <w:rStyle w:val="pxst"/>
          <w:color w:val="FF0000"/>
          <w:sz w:val="20"/>
          <w:szCs w:val="20"/>
          <w:vertAlign w:val="superscript"/>
        </w:rPr>
        <w:t>►</w:t>
      </w:r>
      <w:r>
        <w:rPr>
          <w:rStyle w:val="pxst"/>
        </w:rPr>
        <w:fldChar w:fldCharType="begin"/>
      </w:r>
      <w:r>
        <w:rPr>
          <w:rStyle w:val="pxst"/>
        </w:rPr>
        <w:instrText>st.ref.id="I09S0WT"</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173(1)</w:t>
      </w:r>
      <w:r>
        <w:t>.</w:t>
      </w:r>
    </w:p>
    <w:p w14:paraId="6685B5E8" w14:textId="77777777" w:rsidR="004E0EBB" w:rsidRDefault="004E0EBB">
      <w:pPr>
        <w:pStyle w:val="pxformrr"/>
        <w:rPr>
          <w:sz w:val="24"/>
          <w:szCs w:val="24"/>
        </w:rPr>
      </w:pPr>
      <w:r>
        <w:rPr>
          <w:rStyle w:val="pxvis"/>
          <w:rFonts w:cs="Arial"/>
          <w:bCs/>
          <w:szCs w:val="28"/>
        </w:rPr>
        <w:t>Research References</w:t>
      </w:r>
    </w:p>
    <w:p w14:paraId="32A07EE4"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tk.ref.id="I09UU1P"</w:instrText>
      </w:r>
      <w:r>
        <w:rPr>
          <w:rStyle w:val="pxtk"/>
        </w:rPr>
        <w:fldChar w:fldCharType="end"/>
      </w:r>
      <w:r>
        <w:rPr>
          <w:rStyle w:val="pxtk"/>
        </w:rPr>
        <w:t>West's Key Number Digest, Licenses &amp;key;11(1)</w:t>
      </w:r>
    </w:p>
    <w:p w14:paraId="5230C319" w14:textId="77777777" w:rsidR="004E0EBB" w:rsidRDefault="004E0EBB">
      <w:pPr>
        <w:pStyle w:val="pxs"/>
        <w:spacing w:before="180"/>
        <w:rPr>
          <w:sz w:val="27"/>
          <w:szCs w:val="27"/>
        </w:rPr>
      </w:pPr>
      <w:r>
        <w:rPr>
          <w:sz w:val="27"/>
          <w:szCs w:val="27"/>
        </w:rPr>
        <w:t>31:91. Fundraising counsel registration statement</w:t>
      </w:r>
      <w:r>
        <w:rPr>
          <w:rStyle w:val="pxsep"/>
        </w:rPr>
        <w:t xml:space="preserve">-- </w:t>
      </w:r>
      <w:r>
        <w:rPr>
          <w:sz w:val="27"/>
          <w:szCs w:val="27"/>
        </w:rPr>
        <w:t>Official form</w:t>
      </w:r>
    </w:p>
    <w:p w14:paraId="33B980DB" w14:textId="77777777" w:rsidR="004E0EBB" w:rsidRDefault="004E0EBB">
      <w:pPr>
        <w:pStyle w:val="pxov"/>
        <w:rPr>
          <w:vanish/>
        </w:rPr>
      </w:pPr>
      <w:r>
        <w:rPr>
          <w:vanish/>
        </w:rPr>
        <w:t>NFP</w:t>
      </w:r>
    </w:p>
    <w:p w14:paraId="6E91252D" w14:textId="77777777" w:rsidR="004E0EBB" w:rsidRDefault="004E0EBB">
      <w:pPr>
        <w:pStyle w:val="pxov"/>
        <w:rPr>
          <w:vanish/>
        </w:rPr>
      </w:pPr>
      <w:r>
        <w:rPr>
          <w:vanish/>
        </w:rPr>
        <w:t>COL</w:t>
      </w:r>
    </w:p>
    <w:p w14:paraId="514C2476" w14:textId="77777777" w:rsidR="004E0EBB" w:rsidRDefault="004E0EBB">
      <w:pPr>
        <w:pStyle w:val="pxov"/>
        <w:rPr>
          <w:vanish/>
        </w:rPr>
      </w:pPr>
      <w:r>
        <w:rPr>
          <w:vanish/>
        </w:rPr>
        <w:t>FCV</w:t>
      </w:r>
    </w:p>
    <w:p w14:paraId="711F991B" w14:textId="77777777" w:rsidR="004E0EBB" w:rsidRDefault="004E0EBB">
      <w:pPr>
        <w:pStyle w:val="pxov"/>
        <w:rPr>
          <w:vanish/>
        </w:rPr>
      </w:pPr>
      <w:r>
        <w:rPr>
          <w:vanish/>
        </w:rPr>
        <w:t>FTR</w:t>
      </w:r>
    </w:p>
    <w:p w14:paraId="6441A3A2" w14:textId="77777777" w:rsidR="004E0EBB" w:rsidRDefault="004E0EBB">
      <w:pPr>
        <w:pStyle w:val="pxov"/>
        <w:rPr>
          <w:vanish/>
        </w:rPr>
      </w:pPr>
      <w:r>
        <w:rPr>
          <w:vanish/>
        </w:rPr>
        <w:t>EFM</w:t>
      </w:r>
    </w:p>
    <w:p w14:paraId="452F5D63" w14:textId="77777777" w:rsidR="004E0EBB" w:rsidRDefault="004E0EBB">
      <w:pPr>
        <w:pStyle w:val="pxov"/>
        <w:rPr>
          <w:vanish/>
        </w:rPr>
      </w:pPr>
      <w:r>
        <w:rPr>
          <w:vanish/>
        </w:rPr>
        <w:t>EBL</w:t>
      </w:r>
    </w:p>
    <w:p w14:paraId="451E6925" w14:textId="77777777" w:rsidR="004E0EBB" w:rsidRDefault="004E0EBB">
      <w:pPr>
        <w:pStyle w:val="pxov"/>
        <w:rPr>
          <w:vanish/>
        </w:rPr>
      </w:pPr>
      <w:r>
        <w:rPr>
          <w:vanish/>
        </w:rPr>
        <w:t>TEM</w:t>
      </w:r>
    </w:p>
    <w:p w14:paraId="3AB4838A" w14:textId="77777777" w:rsidR="004E0EBB" w:rsidRDefault="004E0EBB">
      <w:pPr>
        <w:pStyle w:val="pxov"/>
        <w:rPr>
          <w:vanish/>
        </w:rPr>
      </w:pPr>
      <w:r>
        <w:rPr>
          <w:vanish/>
        </w:rPr>
        <w:t>MTD</w:t>
      </w:r>
    </w:p>
    <w:p w14:paraId="3A270978"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form.fid="Ic710a800181b11e68c12afa7f3a24041"</w:instrText>
      </w:r>
      <w:r>
        <w:fldChar w:fldCharType="end"/>
      </w:r>
      <w:r>
        <w:rPr>
          <w:color w:val="FF0000"/>
          <w:sz w:val="20"/>
          <w:szCs w:val="20"/>
          <w:vertAlign w:val="superscript"/>
        </w:rPr>
        <w:t>►</w:t>
      </w:r>
      <w:r>
        <w:fldChar w:fldCharType="begin"/>
      </w:r>
      <w:r>
        <w:instrText>ib.ct.id="f477b8b0b92511efa86bc22ba615bad8|95|31:91"</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im.id="I01ILQX"</w:instrText>
      </w:r>
      <w:r>
        <w:fldChar w:fldCharType="end"/>
      </w:r>
    </w:p>
    <w:p w14:paraId="06A30D40"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im.id="I01PVOD"</w:instrText>
      </w:r>
      <w:r>
        <w:fldChar w:fldCharType="end"/>
      </w:r>
    </w:p>
    <w:p w14:paraId="383FFCC2"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#I01PVOD goes here</w:t>
      </w:r>
    </w:p>
    <w:p w14:paraId="09D07446"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im.id="I03CLG9"</w:instrText>
      </w:r>
      <w:r>
        <w:fldChar w:fldCharType="end"/>
      </w:r>
    </w:p>
    <w:p w14:paraId="1D095415"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#I03CLG9 goes here</w:t>
      </w:r>
    </w:p>
    <w:p w14:paraId="09EB7B61"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im.id="I03FG60"</w:instrText>
      </w:r>
      <w:r>
        <w:fldChar w:fldCharType="end"/>
      </w:r>
    </w:p>
    <w:p w14:paraId="29E8F23C"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#I03FG60 goes here</w:t>
      </w:r>
    </w:p>
    <w:p w14:paraId="68A1B1E6"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im.id="I01EDEV"</w:instrText>
      </w:r>
      <w:r>
        <w:fldChar w:fldCharType="end"/>
      </w:r>
    </w:p>
    <w:p w14:paraId="1E32B70C"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#I01EDEV goes here</w:t>
      </w:r>
    </w:p>
    <w:p w14:paraId="1AA50FD1"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im.id="I01H76K"</w:instrText>
      </w:r>
      <w:r>
        <w:fldChar w:fldCharType="end"/>
      </w:r>
    </w:p>
    <w:p w14:paraId="495C9134"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#I01H76K goes here</w:t>
      </w:r>
    </w:p>
    <w:p w14:paraId="7F3B4E48"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im.id="I01PVH6"</w:instrText>
      </w:r>
      <w:r>
        <w:fldChar w:fldCharType="end"/>
      </w:r>
    </w:p>
    <w:p w14:paraId="21370A8E"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#I01PVH6 goes here</w:t>
      </w:r>
    </w:p>
    <w:p w14:paraId="579CC0BA"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im.id="I03CL7U"</w:instrText>
      </w:r>
      <w:r>
        <w:fldChar w:fldCharType="end"/>
      </w:r>
    </w:p>
    <w:p w14:paraId="339A82ED"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#I03CL7U goes here</w:t>
      </w:r>
    </w:p>
    <w:p w14:paraId="499D9264"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im.id="I03FOTQ"</w:instrText>
      </w:r>
      <w:r>
        <w:fldChar w:fldCharType="end"/>
      </w:r>
    </w:p>
    <w:p w14:paraId="3D05ED6E"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#I03FOTQ goes here</w:t>
      </w:r>
    </w:p>
    <w:p w14:paraId="27726C67" w14:textId="77777777" w:rsidR="004E0EBB" w:rsidRDefault="004E0EBB">
      <w:pPr>
        <w:pStyle w:val="pxformnotes"/>
        <w:jc w:val="center"/>
        <w:rPr>
          <w:sz w:val="24"/>
          <w:szCs w:val="24"/>
        </w:rPr>
      </w:pPr>
      <w:r>
        <w:rPr>
          <w:rStyle w:val="pxvis"/>
          <w:rFonts w:cs="Arial"/>
          <w:bCs/>
          <w:szCs w:val="28"/>
        </w:rPr>
        <w:t>Notes to Form</w:t>
      </w:r>
    </w:p>
    <w:p w14:paraId="6BB58448" w14:textId="77777777" w:rsidR="004E0EBB" w:rsidRDefault="004E0EBB">
      <w:pPr>
        <w:pStyle w:val="pxformnotes"/>
        <w:rPr>
          <w:sz w:val="24"/>
          <w:szCs w:val="24"/>
        </w:rPr>
      </w:pPr>
    </w:p>
    <w:p w14:paraId="2DA0A855" w14:textId="77777777" w:rsidR="004E0EBB" w:rsidRDefault="004E0EBB">
      <w:pPr>
        <w:pStyle w:val="pxformnote"/>
        <w:spacing w:before="180"/>
      </w:pPr>
      <w:del w:id="1866" w:author="Cara Cardinale" w:date="2025-02-08T22:58:00Z">
        <w:r w:rsidDel="00F74B46">
          <w:delText>Drafter's Note</w:delText>
        </w:r>
      </w:del>
      <w:r>
        <w:t xml:space="preserve"> </w:t>
      </w:r>
    </w:p>
    <w:p w14:paraId="0766873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p.ct.id="f477b8b0b92511efa86bc22ba615bad8|95|31:91"</w:instrText>
      </w:r>
      <w:r>
        <w:fldChar w:fldCharType="end"/>
      </w:r>
      <w:r>
        <w:t xml:space="preserve">The above form, revised in 2014, is available from the New York State Office of the Attorney General, Charities Bureau, </w:t>
      </w:r>
      <w:r>
        <w:rPr>
          <w:rStyle w:val="pxurl"/>
          <w:color w:val="FF0000"/>
          <w:sz w:val="20"/>
          <w:szCs w:val="20"/>
          <w:vertAlign w:val="superscript"/>
        </w:rPr>
        <w:t>►</w:t>
      </w:r>
      <w:r>
        <w:rPr>
          <w:rStyle w:val="pxurl"/>
        </w:rPr>
        <w:fldChar w:fldCharType="begin"/>
      </w:r>
      <w:r>
        <w:rPr>
          <w:rStyle w:val="pxurl"/>
        </w:rPr>
        <w:instrText>url.ref.id="I09MMI1"</w:instrText>
      </w:r>
      <w:r>
        <w:rPr>
          <w:rStyle w:val="pxurl"/>
        </w:rPr>
        <w:fldChar w:fldCharType="end"/>
      </w:r>
      <w:r>
        <w:rPr>
          <w:rStyle w:val="pxurl"/>
        </w:rPr>
        <w:t>http://www.charitiesnys.com</w:t>
      </w:r>
      <w:r>
        <w:t>, and is reprinted here for illustrative purposes.</w:t>
      </w:r>
    </w:p>
    <w:p w14:paraId="035D3321" w14:textId="77777777" w:rsidR="004E0EBB" w:rsidRDefault="004E0EBB">
      <w:pPr>
        <w:pStyle w:val="pxformrr"/>
        <w:rPr>
          <w:sz w:val="24"/>
          <w:szCs w:val="24"/>
        </w:rPr>
      </w:pPr>
      <w:r>
        <w:rPr>
          <w:rStyle w:val="pxvis"/>
          <w:rFonts w:cs="Arial"/>
          <w:bCs/>
          <w:szCs w:val="28"/>
        </w:rPr>
        <w:t>Research References</w:t>
      </w:r>
    </w:p>
    <w:p w14:paraId="297F21AD"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tk.ref.id="I09PFMX"</w:instrText>
      </w:r>
      <w:r>
        <w:rPr>
          <w:rStyle w:val="pxtk"/>
        </w:rPr>
        <w:fldChar w:fldCharType="end"/>
      </w:r>
      <w:r>
        <w:rPr>
          <w:rStyle w:val="pxtk"/>
        </w:rPr>
        <w:t>West's Key Number Digest, Licenses &amp;key;11(1)</w:t>
      </w:r>
    </w:p>
    <w:p w14:paraId="0D3BB587" w14:textId="77777777" w:rsidR="004E0EBB" w:rsidRDefault="004E0EBB">
      <w:pPr>
        <w:pStyle w:val="pxs"/>
        <w:spacing w:before="180"/>
        <w:rPr>
          <w:sz w:val="27"/>
          <w:szCs w:val="27"/>
        </w:rPr>
      </w:pPr>
      <w:r>
        <w:rPr>
          <w:sz w:val="27"/>
          <w:szCs w:val="27"/>
        </w:rPr>
        <w:t>31:92. Professional fundraiser interim</w:t>
      </w:r>
      <w:ins w:id="1867" w:author="Cara Cardinale" w:date="2025-02-19T20:16:00Z">
        <w:r w:rsidR="00692E57">
          <w:rPr>
            <w:sz w:val="27"/>
            <w:szCs w:val="27"/>
          </w:rPr>
          <w:t xml:space="preserve"> or </w:t>
        </w:r>
      </w:ins>
      <w:del w:id="1868" w:author="Cara Cardinale" w:date="2025-02-19T20:16:00Z">
        <w:r w:rsidDel="00692E57">
          <w:rPr>
            <w:sz w:val="27"/>
            <w:szCs w:val="27"/>
          </w:rPr>
          <w:delText>/</w:delText>
        </w:r>
      </w:del>
      <w:r>
        <w:rPr>
          <w:sz w:val="27"/>
          <w:szCs w:val="27"/>
        </w:rPr>
        <w:t>closing statement</w:t>
      </w:r>
      <w:r>
        <w:rPr>
          <w:rStyle w:val="pxsep"/>
        </w:rPr>
        <w:t xml:space="preserve">-- </w:t>
      </w:r>
      <w:r>
        <w:rPr>
          <w:sz w:val="27"/>
          <w:szCs w:val="27"/>
        </w:rPr>
        <w:t>Official form</w:t>
      </w:r>
    </w:p>
    <w:p w14:paraId="46AFC10D" w14:textId="77777777" w:rsidR="004E0EBB" w:rsidRDefault="004E0EBB">
      <w:pPr>
        <w:pStyle w:val="pxov"/>
        <w:rPr>
          <w:vanish/>
        </w:rPr>
      </w:pPr>
      <w:r>
        <w:rPr>
          <w:vanish/>
        </w:rPr>
        <w:t>NFP</w:t>
      </w:r>
    </w:p>
    <w:p w14:paraId="5F8DF4B9" w14:textId="77777777" w:rsidR="004E0EBB" w:rsidRDefault="004E0EBB">
      <w:pPr>
        <w:pStyle w:val="pxov"/>
        <w:rPr>
          <w:vanish/>
        </w:rPr>
      </w:pPr>
      <w:r>
        <w:rPr>
          <w:vanish/>
        </w:rPr>
        <w:t>COL</w:t>
      </w:r>
    </w:p>
    <w:p w14:paraId="63F257B7" w14:textId="77777777" w:rsidR="004E0EBB" w:rsidRDefault="004E0EBB">
      <w:pPr>
        <w:pStyle w:val="pxov"/>
        <w:rPr>
          <w:vanish/>
        </w:rPr>
      </w:pPr>
      <w:r>
        <w:rPr>
          <w:vanish/>
        </w:rPr>
        <w:t>FCV</w:t>
      </w:r>
    </w:p>
    <w:p w14:paraId="631BE0A5" w14:textId="77777777" w:rsidR="004E0EBB" w:rsidRDefault="004E0EBB">
      <w:pPr>
        <w:pStyle w:val="pxov"/>
        <w:rPr>
          <w:vanish/>
        </w:rPr>
      </w:pPr>
      <w:r>
        <w:rPr>
          <w:vanish/>
        </w:rPr>
        <w:t>FTR</w:t>
      </w:r>
    </w:p>
    <w:p w14:paraId="3F85F9A0" w14:textId="77777777" w:rsidR="004E0EBB" w:rsidRDefault="004E0EBB">
      <w:pPr>
        <w:pStyle w:val="pxov"/>
        <w:rPr>
          <w:vanish/>
        </w:rPr>
      </w:pPr>
      <w:r>
        <w:rPr>
          <w:vanish/>
        </w:rPr>
        <w:t>EFM</w:t>
      </w:r>
    </w:p>
    <w:p w14:paraId="11C6473E" w14:textId="77777777" w:rsidR="004E0EBB" w:rsidRDefault="004E0EBB">
      <w:pPr>
        <w:pStyle w:val="pxov"/>
        <w:rPr>
          <w:vanish/>
        </w:rPr>
      </w:pPr>
      <w:r>
        <w:rPr>
          <w:vanish/>
        </w:rPr>
        <w:t>EBL</w:t>
      </w:r>
    </w:p>
    <w:p w14:paraId="7EA7E060" w14:textId="77777777" w:rsidR="004E0EBB" w:rsidRDefault="004E0EBB">
      <w:pPr>
        <w:pStyle w:val="pxov"/>
        <w:rPr>
          <w:vanish/>
        </w:rPr>
      </w:pPr>
      <w:r>
        <w:rPr>
          <w:vanish/>
        </w:rPr>
        <w:t>TEM</w:t>
      </w:r>
    </w:p>
    <w:p w14:paraId="0957AE53" w14:textId="77777777" w:rsidR="004E0EBB" w:rsidRDefault="004E0EBB">
      <w:pPr>
        <w:pStyle w:val="pxov"/>
        <w:rPr>
          <w:vanish/>
        </w:rPr>
      </w:pPr>
      <w:r>
        <w:rPr>
          <w:vanish/>
        </w:rPr>
        <w:t>MTD</w:t>
      </w:r>
    </w:p>
    <w:p w14:paraId="03C76BEA"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form.fid="Ic710cf10181b11e68c12afa7f3a24041"</w:instrText>
      </w:r>
      <w:r>
        <w:fldChar w:fldCharType="end"/>
      </w:r>
      <w:r>
        <w:rPr>
          <w:color w:val="FF0000"/>
          <w:sz w:val="20"/>
          <w:szCs w:val="20"/>
          <w:vertAlign w:val="superscript"/>
        </w:rPr>
        <w:t>►</w:t>
      </w:r>
      <w:r>
        <w:fldChar w:fldCharType="begin"/>
      </w:r>
      <w:r>
        <w:instrText>ib.ct.id="f477b8b0b92511efa86bc22ba615bad8|96|31:92"</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im.id="I01EMQK"</w:instrText>
      </w:r>
      <w:r>
        <w:fldChar w:fldCharType="end"/>
      </w:r>
    </w:p>
    <w:p w14:paraId="1483A79C"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im.id="I01LEND"</w:instrText>
      </w:r>
      <w:r>
        <w:fldChar w:fldCharType="end"/>
      </w:r>
    </w:p>
    <w:p w14:paraId="19C1B69C"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#I01LEND goes here</w:t>
      </w:r>
    </w:p>
    <w:p w14:paraId="37873538"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im.id="I01OGHB"</w:instrText>
      </w:r>
      <w:r>
        <w:fldChar w:fldCharType="end"/>
      </w:r>
    </w:p>
    <w:p w14:paraId="5911882C"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#I01OGHB goes here</w:t>
      </w:r>
    </w:p>
    <w:p w14:paraId="10A1F03B"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im.id="I03A2CP"</w:instrText>
      </w:r>
      <w:r>
        <w:fldChar w:fldCharType="end"/>
      </w:r>
    </w:p>
    <w:p w14:paraId="2F89BEA8"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#I03A2CP goes here</w:t>
      </w:r>
    </w:p>
    <w:p w14:paraId="526407D9"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im.id="I01EEFU"</w:instrText>
      </w:r>
      <w:r>
        <w:fldChar w:fldCharType="end"/>
      </w:r>
    </w:p>
    <w:p w14:paraId="628E0159"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#I01EEFU goes here</w:t>
      </w:r>
    </w:p>
    <w:p w14:paraId="7CD69449" w14:textId="77777777" w:rsidR="004E0EBB" w:rsidRDefault="004E0EBB">
      <w:pPr>
        <w:pStyle w:val="pxformnotes"/>
        <w:jc w:val="center"/>
        <w:rPr>
          <w:sz w:val="24"/>
          <w:szCs w:val="24"/>
        </w:rPr>
      </w:pPr>
      <w:r>
        <w:rPr>
          <w:rStyle w:val="pxvis"/>
          <w:rFonts w:cs="Arial"/>
          <w:bCs/>
          <w:szCs w:val="28"/>
        </w:rPr>
        <w:t>Notes to Form</w:t>
      </w:r>
    </w:p>
    <w:p w14:paraId="4F03B65F" w14:textId="77777777" w:rsidR="004E0EBB" w:rsidRDefault="004E0EBB">
      <w:pPr>
        <w:pStyle w:val="pxformnotes"/>
        <w:rPr>
          <w:sz w:val="24"/>
          <w:szCs w:val="24"/>
        </w:rPr>
      </w:pPr>
    </w:p>
    <w:p w14:paraId="5C782C1B" w14:textId="77777777" w:rsidR="004E0EBB" w:rsidRDefault="004E0EBB">
      <w:pPr>
        <w:pStyle w:val="pxformnote"/>
        <w:spacing w:before="180"/>
      </w:pPr>
      <w:del w:id="1869" w:author="Cara Cardinale" w:date="2025-02-08T22:58:00Z">
        <w:r w:rsidDel="00F74B46">
          <w:delText>Drafter's Note</w:delText>
        </w:r>
      </w:del>
      <w:r>
        <w:t xml:space="preserve"> </w:t>
      </w:r>
    </w:p>
    <w:p w14:paraId="0941009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p.ct.id="f477b8b0b92511efa86bc22ba615bad8|96|31:92"</w:instrText>
      </w:r>
      <w:r>
        <w:fldChar w:fldCharType="end"/>
      </w:r>
      <w:r>
        <w:t xml:space="preserve">The above form, revised in 2014, is available from the New York State Office of the Attorney General, Charities Bureau, </w:t>
      </w:r>
      <w:r>
        <w:rPr>
          <w:rStyle w:val="pxurl"/>
          <w:color w:val="FF0000"/>
          <w:sz w:val="20"/>
          <w:szCs w:val="20"/>
          <w:vertAlign w:val="superscript"/>
        </w:rPr>
        <w:t>►</w:t>
      </w:r>
      <w:r>
        <w:rPr>
          <w:rStyle w:val="pxurl"/>
        </w:rPr>
        <w:fldChar w:fldCharType="begin"/>
      </w:r>
      <w:r>
        <w:rPr>
          <w:rStyle w:val="pxurl"/>
        </w:rPr>
        <w:instrText>url.ref.id="I09MMI3"</w:instrText>
      </w:r>
      <w:r>
        <w:rPr>
          <w:rStyle w:val="pxurl"/>
        </w:rPr>
        <w:fldChar w:fldCharType="end"/>
      </w:r>
      <w:r>
        <w:rPr>
          <w:rStyle w:val="pxurl"/>
        </w:rPr>
        <w:t>http://www.charitiesnys.com</w:t>
      </w:r>
      <w:r>
        <w:t>, and is reprinted here for illustrative purposes.</w:t>
      </w:r>
    </w:p>
    <w:p w14:paraId="1DC09991" w14:textId="77777777" w:rsidR="004E0EBB" w:rsidRDefault="004E0EBB">
      <w:pPr>
        <w:pStyle w:val="pxformrr"/>
        <w:rPr>
          <w:sz w:val="24"/>
          <w:szCs w:val="24"/>
        </w:rPr>
      </w:pPr>
      <w:r>
        <w:rPr>
          <w:rStyle w:val="pxvis"/>
          <w:rFonts w:cs="Arial"/>
          <w:bCs/>
          <w:szCs w:val="28"/>
        </w:rPr>
        <w:t>Research References</w:t>
      </w:r>
    </w:p>
    <w:p w14:paraId="00D01B0F"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tk.ref.id="I09PFMZ"</w:instrText>
      </w:r>
      <w:r>
        <w:rPr>
          <w:rStyle w:val="pxtk"/>
        </w:rPr>
        <w:fldChar w:fldCharType="end"/>
      </w:r>
      <w:r>
        <w:rPr>
          <w:rStyle w:val="pxtk"/>
        </w:rPr>
        <w:t>West's Key Number Digest, Licenses &amp;key;11(1)</w:t>
      </w:r>
    </w:p>
    <w:p w14:paraId="4AAAB796" w14:textId="77777777" w:rsidR="004E0EBB" w:rsidRDefault="004E0EBB">
      <w:pPr>
        <w:pStyle w:val="pxs"/>
        <w:spacing w:before="180"/>
        <w:rPr>
          <w:sz w:val="27"/>
          <w:szCs w:val="27"/>
        </w:rPr>
      </w:pPr>
      <w:r>
        <w:rPr>
          <w:sz w:val="27"/>
          <w:szCs w:val="27"/>
        </w:rPr>
        <w:t>31:93. Professional solicitor registration statement</w:t>
      </w:r>
      <w:r>
        <w:rPr>
          <w:rStyle w:val="pxsep"/>
        </w:rPr>
        <w:t xml:space="preserve">-- </w:t>
      </w:r>
      <w:r>
        <w:rPr>
          <w:sz w:val="27"/>
          <w:szCs w:val="27"/>
        </w:rPr>
        <w:t>Official form</w:t>
      </w:r>
    </w:p>
    <w:p w14:paraId="1251C49F" w14:textId="77777777" w:rsidR="004E0EBB" w:rsidRDefault="004E0EBB">
      <w:pPr>
        <w:pStyle w:val="pxov"/>
        <w:rPr>
          <w:vanish/>
        </w:rPr>
      </w:pPr>
      <w:r>
        <w:rPr>
          <w:vanish/>
        </w:rPr>
        <w:t>NFP</w:t>
      </w:r>
    </w:p>
    <w:p w14:paraId="65F0BF82" w14:textId="77777777" w:rsidR="004E0EBB" w:rsidRDefault="004E0EBB">
      <w:pPr>
        <w:pStyle w:val="pxov"/>
        <w:rPr>
          <w:vanish/>
        </w:rPr>
      </w:pPr>
      <w:r>
        <w:rPr>
          <w:vanish/>
        </w:rPr>
        <w:t>COL</w:t>
      </w:r>
    </w:p>
    <w:p w14:paraId="5FEFBD75" w14:textId="77777777" w:rsidR="004E0EBB" w:rsidRDefault="004E0EBB">
      <w:pPr>
        <w:pStyle w:val="pxov"/>
        <w:rPr>
          <w:vanish/>
        </w:rPr>
      </w:pPr>
      <w:r>
        <w:rPr>
          <w:vanish/>
        </w:rPr>
        <w:t>FCV</w:t>
      </w:r>
    </w:p>
    <w:p w14:paraId="0B442C8A" w14:textId="77777777" w:rsidR="004E0EBB" w:rsidRDefault="004E0EBB">
      <w:pPr>
        <w:pStyle w:val="pxov"/>
        <w:rPr>
          <w:vanish/>
        </w:rPr>
      </w:pPr>
      <w:r>
        <w:rPr>
          <w:vanish/>
        </w:rPr>
        <w:t>FTR</w:t>
      </w:r>
    </w:p>
    <w:p w14:paraId="516D6759" w14:textId="77777777" w:rsidR="004E0EBB" w:rsidRDefault="004E0EBB">
      <w:pPr>
        <w:pStyle w:val="pxov"/>
        <w:rPr>
          <w:vanish/>
        </w:rPr>
      </w:pPr>
      <w:r>
        <w:rPr>
          <w:vanish/>
        </w:rPr>
        <w:t>EFM</w:t>
      </w:r>
    </w:p>
    <w:p w14:paraId="6D22AA87" w14:textId="77777777" w:rsidR="004E0EBB" w:rsidRDefault="004E0EBB">
      <w:pPr>
        <w:pStyle w:val="pxov"/>
        <w:rPr>
          <w:vanish/>
        </w:rPr>
      </w:pPr>
      <w:r>
        <w:rPr>
          <w:vanish/>
        </w:rPr>
        <w:t>EBL</w:t>
      </w:r>
    </w:p>
    <w:p w14:paraId="65F4FE24" w14:textId="77777777" w:rsidR="004E0EBB" w:rsidRDefault="004E0EBB">
      <w:pPr>
        <w:pStyle w:val="pxov"/>
        <w:rPr>
          <w:vanish/>
        </w:rPr>
      </w:pPr>
      <w:r>
        <w:rPr>
          <w:vanish/>
        </w:rPr>
        <w:t>TEM</w:t>
      </w:r>
    </w:p>
    <w:p w14:paraId="02C6AA16" w14:textId="77777777" w:rsidR="004E0EBB" w:rsidRDefault="004E0EBB">
      <w:pPr>
        <w:pStyle w:val="pxov"/>
        <w:rPr>
          <w:vanish/>
        </w:rPr>
      </w:pPr>
      <w:r>
        <w:rPr>
          <w:vanish/>
        </w:rPr>
        <w:t>MTD</w:t>
      </w:r>
    </w:p>
    <w:p w14:paraId="1A77BCE6"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form.fid="Ic710f620181b11e68c12afa7f3a24041"</w:instrText>
      </w:r>
      <w:r>
        <w:fldChar w:fldCharType="end"/>
      </w:r>
      <w:r>
        <w:rPr>
          <w:color w:val="FF0000"/>
          <w:sz w:val="20"/>
          <w:szCs w:val="20"/>
          <w:vertAlign w:val="superscript"/>
        </w:rPr>
        <w:t>►</w:t>
      </w:r>
      <w:r>
        <w:fldChar w:fldCharType="begin"/>
      </w:r>
      <w:r>
        <w:instrText>ib.ct.id="f477b8b0b92511efa86bc22ba615bad8|97|31:93"</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im.id="I01HFOA"</w:instrText>
      </w:r>
      <w:r>
        <w:fldChar w:fldCharType="end"/>
      </w:r>
    </w:p>
    <w:p w14:paraId="7E969227"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im.id="I01JZON"</w:instrText>
      </w:r>
      <w:r>
        <w:fldChar w:fldCharType="end"/>
      </w:r>
    </w:p>
    <w:p w14:paraId="7171E7C3"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#I01JZON goes here</w:t>
      </w:r>
    </w:p>
    <w:p w14:paraId="39D51EF3"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im.id="I01MTEX"</w:instrText>
      </w:r>
      <w:r>
        <w:fldChar w:fldCharType="end"/>
      </w:r>
    </w:p>
    <w:p w14:paraId="4011148A"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#I01MTEX goes here</w:t>
      </w:r>
    </w:p>
    <w:p w14:paraId="6A4DB7D0"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im.id="I01PMY8"</w:instrText>
      </w:r>
      <w:r>
        <w:fldChar w:fldCharType="end"/>
      </w:r>
    </w:p>
    <w:p w14:paraId="4291A3EB"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#I01PMY8 goes here</w:t>
      </w:r>
    </w:p>
    <w:p w14:paraId="684A43CA"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im.id="I03CLND"</w:instrText>
      </w:r>
      <w:r>
        <w:fldChar w:fldCharType="end"/>
      </w:r>
    </w:p>
    <w:p w14:paraId="041778EC"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#I03CLND goes here</w:t>
      </w:r>
    </w:p>
    <w:p w14:paraId="1386B5BA"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im.id="I03FFDK"</w:instrText>
      </w:r>
      <w:r>
        <w:fldChar w:fldCharType="end"/>
      </w:r>
    </w:p>
    <w:p w14:paraId="31F658B1"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#I03FFDK goes here</w:t>
      </w:r>
    </w:p>
    <w:p w14:paraId="52B55A03" w14:textId="77777777" w:rsidR="004E0EBB" w:rsidRDefault="004E0EBB">
      <w:pPr>
        <w:pStyle w:val="pxformnotes"/>
        <w:jc w:val="center"/>
        <w:rPr>
          <w:sz w:val="24"/>
          <w:szCs w:val="24"/>
        </w:rPr>
      </w:pPr>
      <w:r>
        <w:rPr>
          <w:rStyle w:val="pxvis"/>
          <w:rFonts w:cs="Arial"/>
          <w:bCs/>
          <w:szCs w:val="28"/>
        </w:rPr>
        <w:t>Notes to Form</w:t>
      </w:r>
    </w:p>
    <w:p w14:paraId="124B0B85" w14:textId="77777777" w:rsidR="004E0EBB" w:rsidRDefault="004E0EBB">
      <w:pPr>
        <w:pStyle w:val="pxformnotes"/>
        <w:rPr>
          <w:sz w:val="24"/>
          <w:szCs w:val="24"/>
        </w:rPr>
      </w:pPr>
    </w:p>
    <w:p w14:paraId="6405AC67" w14:textId="77777777" w:rsidR="004E0EBB" w:rsidRDefault="004E0EBB">
      <w:pPr>
        <w:pStyle w:val="pxformnote"/>
        <w:spacing w:before="180"/>
      </w:pPr>
      <w:del w:id="1870" w:author="Cara Cardinale" w:date="2025-02-08T22:58:00Z">
        <w:r w:rsidDel="00F74B46">
          <w:delText>Drafter's Note</w:delText>
        </w:r>
      </w:del>
      <w:r>
        <w:t xml:space="preserve"> </w:t>
      </w:r>
    </w:p>
    <w:p w14:paraId="48B3E95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p.ct.id="f477b8b0b92511efa86bc22ba615bad8|97|31:93"</w:instrText>
      </w:r>
      <w:r>
        <w:fldChar w:fldCharType="end"/>
      </w:r>
      <w:r>
        <w:t xml:space="preserve">The above form, revised in 2014, is available from the New York State Office of the Attorney General, Charities Bureau, </w:t>
      </w:r>
      <w:r>
        <w:rPr>
          <w:rStyle w:val="pxurl"/>
          <w:color w:val="FF0000"/>
          <w:sz w:val="20"/>
          <w:szCs w:val="20"/>
          <w:vertAlign w:val="superscript"/>
        </w:rPr>
        <w:t>►</w:t>
      </w:r>
      <w:r>
        <w:rPr>
          <w:rStyle w:val="pxurl"/>
        </w:rPr>
        <w:fldChar w:fldCharType="begin"/>
      </w:r>
      <w:r>
        <w:rPr>
          <w:rStyle w:val="pxurl"/>
        </w:rPr>
        <w:instrText>url.ref.id="I09MMI6"</w:instrText>
      </w:r>
      <w:r>
        <w:rPr>
          <w:rStyle w:val="pxurl"/>
        </w:rPr>
        <w:fldChar w:fldCharType="end"/>
      </w:r>
      <w:r>
        <w:rPr>
          <w:rStyle w:val="pxurl"/>
        </w:rPr>
        <w:t>http://www.charitiesnys.com</w:t>
      </w:r>
      <w:r>
        <w:t>, and is reprinted here for illustrative purposes.</w:t>
      </w:r>
    </w:p>
    <w:p w14:paraId="390CC850" w14:textId="77777777" w:rsidR="004E0EBB" w:rsidRDefault="004E0EBB">
      <w:pPr>
        <w:pStyle w:val="pxformrr"/>
        <w:rPr>
          <w:sz w:val="24"/>
          <w:szCs w:val="24"/>
        </w:rPr>
      </w:pPr>
      <w:r>
        <w:rPr>
          <w:rStyle w:val="pxvis"/>
          <w:rFonts w:cs="Arial"/>
          <w:bCs/>
          <w:szCs w:val="28"/>
        </w:rPr>
        <w:t>Research References</w:t>
      </w:r>
    </w:p>
    <w:p w14:paraId="3A6D86FF"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tk.ref.id="I09PFN2"</w:instrText>
      </w:r>
      <w:r>
        <w:rPr>
          <w:rStyle w:val="pxtk"/>
        </w:rPr>
        <w:fldChar w:fldCharType="end"/>
      </w:r>
      <w:r>
        <w:rPr>
          <w:rStyle w:val="pxtk"/>
        </w:rPr>
        <w:t>West's Key Number Digest, Licenses &amp;key;11(1)</w:t>
      </w:r>
    </w:p>
    <w:p w14:paraId="16E0A7A0" w14:textId="77777777" w:rsidR="004E0EBB" w:rsidDel="00692E57" w:rsidRDefault="004E0EBB">
      <w:pPr>
        <w:pStyle w:val="pxs"/>
        <w:spacing w:before="180"/>
        <w:rPr>
          <w:del w:id="1871" w:author="Cara Cardinale" w:date="2025-02-19T20:19:00Z"/>
          <w:sz w:val="27"/>
          <w:szCs w:val="27"/>
        </w:rPr>
      </w:pPr>
      <w:del w:id="1872" w:author="Cara Cardinale" w:date="2025-02-19T20:19:00Z">
        <w:r w:rsidDel="00692E57">
          <w:rPr>
            <w:sz w:val="27"/>
            <w:szCs w:val="27"/>
          </w:rPr>
          <w:delText>31:94. NYS annual filing for charitable organizations</w:delText>
        </w:r>
        <w:r w:rsidDel="00692E57">
          <w:rPr>
            <w:rStyle w:val="pxsep"/>
          </w:rPr>
          <w:delText xml:space="preserve">-- </w:delText>
        </w:r>
        <w:r w:rsidDel="00692E57">
          <w:rPr>
            <w:sz w:val="27"/>
            <w:szCs w:val="27"/>
          </w:rPr>
          <w:delText>Official form</w:delText>
        </w:r>
      </w:del>
    </w:p>
    <w:p w14:paraId="438B6770" w14:textId="77777777" w:rsidR="004E0EBB" w:rsidDel="00C3293D" w:rsidRDefault="004E0EBB">
      <w:pPr>
        <w:pStyle w:val="pxov"/>
        <w:rPr>
          <w:del w:id="1873" w:author="Cara Cardinale" w:date="2025-02-19T20:20:00Z"/>
          <w:vanish/>
        </w:rPr>
      </w:pPr>
      <w:del w:id="1874" w:author="Cara Cardinale" w:date="2025-02-19T20:20:00Z">
        <w:r w:rsidDel="00C3293D">
          <w:rPr>
            <w:vanish/>
          </w:rPr>
          <w:delText>NFP</w:delText>
        </w:r>
      </w:del>
    </w:p>
    <w:p w14:paraId="560C0402" w14:textId="77777777" w:rsidR="004E0EBB" w:rsidDel="00C3293D" w:rsidRDefault="004E0EBB">
      <w:pPr>
        <w:pStyle w:val="pxov"/>
        <w:rPr>
          <w:del w:id="1875" w:author="Cara Cardinale" w:date="2025-02-19T20:20:00Z"/>
          <w:vanish/>
        </w:rPr>
      </w:pPr>
      <w:del w:id="1876" w:author="Cara Cardinale" w:date="2025-02-19T20:20:00Z">
        <w:r w:rsidDel="00C3293D">
          <w:rPr>
            <w:vanish/>
          </w:rPr>
          <w:delText>COL</w:delText>
        </w:r>
      </w:del>
    </w:p>
    <w:p w14:paraId="2602B624" w14:textId="77777777" w:rsidR="004E0EBB" w:rsidDel="00C3293D" w:rsidRDefault="004E0EBB">
      <w:pPr>
        <w:pStyle w:val="pxov"/>
        <w:rPr>
          <w:del w:id="1877" w:author="Cara Cardinale" w:date="2025-02-19T20:20:00Z"/>
          <w:vanish/>
        </w:rPr>
      </w:pPr>
      <w:del w:id="1878" w:author="Cara Cardinale" w:date="2025-02-19T20:20:00Z">
        <w:r w:rsidDel="00C3293D">
          <w:rPr>
            <w:vanish/>
          </w:rPr>
          <w:delText>FCV</w:delText>
        </w:r>
      </w:del>
    </w:p>
    <w:p w14:paraId="51124EC1" w14:textId="77777777" w:rsidR="004E0EBB" w:rsidDel="00C3293D" w:rsidRDefault="004E0EBB">
      <w:pPr>
        <w:pStyle w:val="pxov"/>
        <w:rPr>
          <w:del w:id="1879" w:author="Cara Cardinale" w:date="2025-02-19T20:20:00Z"/>
          <w:vanish/>
        </w:rPr>
      </w:pPr>
      <w:del w:id="1880" w:author="Cara Cardinale" w:date="2025-02-19T20:20:00Z">
        <w:r w:rsidDel="00C3293D">
          <w:rPr>
            <w:vanish/>
          </w:rPr>
          <w:delText>FTR</w:delText>
        </w:r>
      </w:del>
    </w:p>
    <w:p w14:paraId="46642D7C" w14:textId="77777777" w:rsidR="004E0EBB" w:rsidDel="00C3293D" w:rsidRDefault="004E0EBB">
      <w:pPr>
        <w:pStyle w:val="pxov"/>
        <w:rPr>
          <w:del w:id="1881" w:author="Cara Cardinale" w:date="2025-02-19T20:20:00Z"/>
          <w:vanish/>
        </w:rPr>
      </w:pPr>
      <w:del w:id="1882" w:author="Cara Cardinale" w:date="2025-02-19T20:20:00Z">
        <w:r w:rsidDel="00C3293D">
          <w:rPr>
            <w:vanish/>
          </w:rPr>
          <w:delText>EFM</w:delText>
        </w:r>
      </w:del>
    </w:p>
    <w:p w14:paraId="0C31D30E" w14:textId="77777777" w:rsidR="004E0EBB" w:rsidDel="00C3293D" w:rsidRDefault="004E0EBB">
      <w:pPr>
        <w:pStyle w:val="pxov"/>
        <w:rPr>
          <w:del w:id="1883" w:author="Cara Cardinale" w:date="2025-02-19T20:20:00Z"/>
          <w:vanish/>
        </w:rPr>
      </w:pPr>
      <w:del w:id="1884" w:author="Cara Cardinale" w:date="2025-02-19T20:20:00Z">
        <w:r w:rsidDel="00C3293D">
          <w:rPr>
            <w:vanish/>
          </w:rPr>
          <w:delText>EBL</w:delText>
        </w:r>
      </w:del>
    </w:p>
    <w:p w14:paraId="6E7A6DDD" w14:textId="77777777" w:rsidR="004E0EBB" w:rsidDel="00C3293D" w:rsidRDefault="004E0EBB">
      <w:pPr>
        <w:pStyle w:val="pxov"/>
        <w:rPr>
          <w:del w:id="1885" w:author="Cara Cardinale" w:date="2025-02-19T20:20:00Z"/>
          <w:vanish/>
        </w:rPr>
      </w:pPr>
      <w:del w:id="1886" w:author="Cara Cardinale" w:date="2025-02-19T20:20:00Z">
        <w:r w:rsidDel="00C3293D">
          <w:rPr>
            <w:vanish/>
          </w:rPr>
          <w:delText>TEM</w:delText>
        </w:r>
      </w:del>
    </w:p>
    <w:p w14:paraId="69D5B6D0" w14:textId="77777777" w:rsidR="004E0EBB" w:rsidDel="00C3293D" w:rsidRDefault="004E0EBB">
      <w:pPr>
        <w:pStyle w:val="pxov"/>
        <w:rPr>
          <w:del w:id="1887" w:author="Cara Cardinale" w:date="2025-02-19T20:20:00Z"/>
          <w:vanish/>
        </w:rPr>
      </w:pPr>
      <w:del w:id="1888" w:author="Cara Cardinale" w:date="2025-02-19T20:20:00Z">
        <w:r w:rsidDel="00C3293D">
          <w:rPr>
            <w:vanish/>
          </w:rPr>
          <w:delText>MTD</w:delText>
        </w:r>
      </w:del>
    </w:p>
    <w:p w14:paraId="46D32965" w14:textId="77777777" w:rsidR="004E0EBB" w:rsidDel="00C3293D" w:rsidRDefault="004E0EBB">
      <w:pPr>
        <w:pStyle w:val="pxformibim"/>
        <w:rPr>
          <w:del w:id="1889" w:author="Cara Cardinale" w:date="2025-02-19T20:20:00Z"/>
        </w:rPr>
      </w:pPr>
      <w:del w:id="1890" w:author="Cara Cardinale" w:date="2025-02-19T20:20:00Z">
        <w:r w:rsidDel="00C3293D">
          <w:rPr>
            <w:color w:val="FF0000"/>
            <w:sz w:val="20"/>
            <w:szCs w:val="20"/>
            <w:vertAlign w:val="superscript"/>
          </w:rPr>
          <w:delText>►</w:delText>
        </w:r>
        <w:r w:rsidDel="00C3293D">
          <w:fldChar w:fldCharType="begin"/>
        </w:r>
        <w:r w:rsidDel="00C3293D">
          <w:delInstrText>form.du="0"</w:delInstrText>
        </w:r>
        <w:r w:rsidDel="00C3293D">
          <w:fldChar w:fldCharType="end"/>
        </w:r>
        <w:r w:rsidDel="00C3293D">
          <w:fldChar w:fldCharType="begin"/>
        </w:r>
        <w:r w:rsidDel="00C3293D">
          <w:delInstrText>form.fid="Ic7111d30181b11e68c12afa7f3a24041"</w:delInstrText>
        </w:r>
        <w:r w:rsidDel="00C3293D">
          <w:fldChar w:fldCharType="end"/>
        </w:r>
        <w:r w:rsidDel="00C3293D">
          <w:rPr>
            <w:color w:val="FF0000"/>
            <w:sz w:val="20"/>
            <w:szCs w:val="20"/>
            <w:vertAlign w:val="superscript"/>
          </w:rPr>
          <w:delText>►</w:delText>
        </w:r>
        <w:r w:rsidDel="00C3293D">
          <w:fldChar w:fldCharType="begin"/>
        </w:r>
        <w:r w:rsidDel="00C3293D">
          <w:delInstrText>ib.ct.id="f477b8b0b92511efa86bc22ba615bad8|98|31:94"</w:delInstrText>
        </w:r>
        <w:r w:rsidDel="00C3293D">
          <w:fldChar w:fldCharType="end"/>
        </w:r>
        <w:r w:rsidDel="00C3293D">
          <w:fldChar w:fldCharType="begin"/>
        </w:r>
        <w:r w:rsidDel="00C3293D">
          <w:delInstrText>ib.du="0"</w:delInstrText>
        </w:r>
        <w:r w:rsidDel="00C3293D">
          <w:fldChar w:fldCharType="end"/>
        </w:r>
        <w:r w:rsidDel="00C3293D">
          <w:rPr>
            <w:color w:val="FF0000"/>
            <w:sz w:val="20"/>
            <w:szCs w:val="20"/>
            <w:vertAlign w:val="superscript"/>
          </w:rPr>
          <w:delText>►</w:delText>
        </w:r>
        <w:r w:rsidDel="00C3293D">
          <w:fldChar w:fldCharType="begin"/>
        </w:r>
        <w:r w:rsidDel="00C3293D">
          <w:delInstrText>im.format="pdf"</w:delInstrText>
        </w:r>
        <w:r w:rsidDel="00C3293D">
          <w:fldChar w:fldCharType="end"/>
        </w:r>
        <w:r w:rsidDel="00C3293D">
          <w:fldChar w:fldCharType="begin"/>
        </w:r>
        <w:r w:rsidDel="00C3293D">
          <w:delInstrText>im.id="I04C5L0"</w:delInstrText>
        </w:r>
        <w:r w:rsidDel="00C3293D">
          <w:fldChar w:fldCharType="end"/>
        </w:r>
      </w:del>
    </w:p>
    <w:p w14:paraId="2DE7EDBF" w14:textId="77777777" w:rsidR="004E0EBB" w:rsidDel="00C3293D" w:rsidRDefault="004E0EBB">
      <w:pPr>
        <w:pStyle w:val="pxformibim"/>
        <w:rPr>
          <w:del w:id="1891" w:author="Cara Cardinale" w:date="2025-02-19T20:20:00Z"/>
        </w:rPr>
      </w:pPr>
      <w:del w:id="1892" w:author="Cara Cardinale" w:date="2025-02-19T20:20:00Z">
        <w:r w:rsidDel="00C3293D">
          <w:rPr>
            <w:color w:val="FF0000"/>
            <w:sz w:val="20"/>
            <w:szCs w:val="20"/>
            <w:vertAlign w:val="superscript"/>
          </w:rPr>
          <w:delText>►</w:delText>
        </w:r>
        <w:r w:rsidDel="00C3293D">
          <w:fldChar w:fldCharType="begin"/>
        </w:r>
        <w:r w:rsidDel="00C3293D">
          <w:delInstrText>im.format="tif"</w:delInstrText>
        </w:r>
        <w:r w:rsidDel="00C3293D">
          <w:fldChar w:fldCharType="end"/>
        </w:r>
        <w:r w:rsidDel="00C3293D">
          <w:fldChar w:fldCharType="begin"/>
        </w:r>
        <w:r w:rsidDel="00C3293D">
          <w:delInstrText>im.id="I04CEI7"</w:delInstrText>
        </w:r>
        <w:r w:rsidDel="00C3293D">
          <w:fldChar w:fldCharType="end"/>
        </w:r>
        <w:r w:rsidDel="00C3293D">
          <w:fldChar w:fldCharType="begin"/>
        </w:r>
        <w:r w:rsidDel="00C3293D">
          <w:delInstrText>im.suppress.online="yes"</w:delInstrText>
        </w:r>
        <w:r w:rsidDel="00C3293D">
          <w:fldChar w:fldCharType="end"/>
        </w:r>
      </w:del>
    </w:p>
    <w:p w14:paraId="35987B00" w14:textId="77777777" w:rsidR="004E0EBB" w:rsidDel="00C3293D" w:rsidRDefault="004E0EBB">
      <w:pPr>
        <w:pStyle w:val="pxformibimagelink"/>
        <w:ind w:left="500"/>
        <w:rPr>
          <w:del w:id="1893" w:author="Cara Cardinale" w:date="2025-02-19T20:20:00Z"/>
        </w:rPr>
      </w:pPr>
      <w:del w:id="1894" w:author="Cara Cardinale" w:date="2025-02-19T20:20:00Z">
        <w:r w:rsidDel="00C3293D">
          <w:delText xml:space="preserve"> </w:delText>
        </w:r>
        <w:r w:rsidDel="00C3293D">
          <w:rPr>
            <w:color w:val="FF0000"/>
            <w:sz w:val="20"/>
            <w:szCs w:val="20"/>
            <w:vertAlign w:val="superscript"/>
          </w:rPr>
          <w:delText>►</w:delText>
        </w:r>
        <w:r w:rsidDel="00C3293D">
          <w:fldChar w:fldCharType="begin"/>
        </w:r>
        <w:r w:rsidDel="00C3293D">
          <w:delInstrText>image.link.href="./Images/NYLB 31 (revision copy)-Images.pdf"</w:delInstrText>
        </w:r>
        <w:r w:rsidDel="00C3293D">
          <w:fldChar w:fldCharType="end"/>
        </w:r>
        <w:r w:rsidDel="00C3293D">
          <w:delText>Image #I04CEI7 goes here</w:delText>
        </w:r>
      </w:del>
    </w:p>
    <w:p w14:paraId="35B374D6" w14:textId="77777777" w:rsidR="004E0EBB" w:rsidDel="00C3293D" w:rsidRDefault="004E0EBB">
      <w:pPr>
        <w:pStyle w:val="pxformibim"/>
        <w:rPr>
          <w:del w:id="1895" w:author="Cara Cardinale" w:date="2025-02-19T20:20:00Z"/>
        </w:rPr>
      </w:pPr>
      <w:del w:id="1896" w:author="Cara Cardinale" w:date="2025-02-19T20:20:00Z">
        <w:r w:rsidDel="00C3293D">
          <w:rPr>
            <w:color w:val="FF0000"/>
            <w:sz w:val="20"/>
            <w:szCs w:val="20"/>
            <w:vertAlign w:val="superscript"/>
          </w:rPr>
          <w:delText>►</w:delText>
        </w:r>
        <w:r w:rsidDel="00C3293D">
          <w:fldChar w:fldCharType="begin"/>
        </w:r>
        <w:r w:rsidDel="00C3293D">
          <w:delInstrText>im.format="tif"</w:delInstrText>
        </w:r>
        <w:r w:rsidDel="00C3293D">
          <w:fldChar w:fldCharType="end"/>
        </w:r>
        <w:r w:rsidDel="00C3293D">
          <w:fldChar w:fldCharType="begin"/>
        </w:r>
        <w:r w:rsidDel="00C3293D">
          <w:delInstrText>im.id="I04DJCW"</w:delInstrText>
        </w:r>
        <w:r w:rsidDel="00C3293D">
          <w:fldChar w:fldCharType="end"/>
        </w:r>
        <w:r w:rsidDel="00C3293D">
          <w:fldChar w:fldCharType="begin"/>
        </w:r>
        <w:r w:rsidDel="00C3293D">
          <w:delInstrText>im.suppress.online="yes"</w:delInstrText>
        </w:r>
        <w:r w:rsidDel="00C3293D">
          <w:fldChar w:fldCharType="end"/>
        </w:r>
      </w:del>
    </w:p>
    <w:p w14:paraId="4095F44F" w14:textId="77777777" w:rsidR="004E0EBB" w:rsidDel="00C3293D" w:rsidRDefault="004E0EBB">
      <w:pPr>
        <w:pStyle w:val="pxformibimagelink"/>
        <w:ind w:left="500"/>
        <w:rPr>
          <w:del w:id="1897" w:author="Cara Cardinale" w:date="2025-02-19T20:20:00Z"/>
        </w:rPr>
      </w:pPr>
      <w:del w:id="1898" w:author="Cara Cardinale" w:date="2025-02-19T20:20:00Z">
        <w:r w:rsidDel="00C3293D">
          <w:delText xml:space="preserve"> </w:delText>
        </w:r>
        <w:r w:rsidDel="00C3293D">
          <w:rPr>
            <w:color w:val="FF0000"/>
            <w:sz w:val="20"/>
            <w:szCs w:val="20"/>
            <w:vertAlign w:val="superscript"/>
          </w:rPr>
          <w:delText>►</w:delText>
        </w:r>
        <w:r w:rsidDel="00C3293D">
          <w:fldChar w:fldCharType="begin"/>
        </w:r>
        <w:r w:rsidDel="00C3293D">
          <w:delInstrText>image.link.href="./Images/NYLB 31 (revision copy)-Images.pdf"</w:delInstrText>
        </w:r>
        <w:r w:rsidDel="00C3293D">
          <w:fldChar w:fldCharType="end"/>
        </w:r>
        <w:r w:rsidDel="00C3293D">
          <w:delText>Image #I04DJCW goes here</w:delText>
        </w:r>
      </w:del>
    </w:p>
    <w:p w14:paraId="53CA47E0" w14:textId="77777777" w:rsidR="004E0EBB" w:rsidDel="00C3293D" w:rsidRDefault="004E0EBB">
      <w:pPr>
        <w:pStyle w:val="pxformibim"/>
        <w:rPr>
          <w:del w:id="1899" w:author="Cara Cardinale" w:date="2025-02-19T20:20:00Z"/>
        </w:rPr>
      </w:pPr>
      <w:del w:id="1900" w:author="Cara Cardinale" w:date="2025-02-19T20:20:00Z">
        <w:r w:rsidDel="00C3293D">
          <w:rPr>
            <w:color w:val="FF0000"/>
            <w:sz w:val="20"/>
            <w:szCs w:val="20"/>
            <w:vertAlign w:val="superscript"/>
          </w:rPr>
          <w:delText>►</w:delText>
        </w:r>
        <w:r w:rsidDel="00C3293D">
          <w:fldChar w:fldCharType="begin"/>
        </w:r>
        <w:r w:rsidDel="00C3293D">
          <w:delInstrText>im.format="tif"</w:delInstrText>
        </w:r>
        <w:r w:rsidDel="00C3293D">
          <w:fldChar w:fldCharType="end"/>
        </w:r>
        <w:r w:rsidDel="00C3293D">
          <w:fldChar w:fldCharType="begin"/>
        </w:r>
        <w:r w:rsidDel="00C3293D">
          <w:delInstrText>im.id="I04DKDR"</w:delInstrText>
        </w:r>
        <w:r w:rsidDel="00C3293D">
          <w:fldChar w:fldCharType="end"/>
        </w:r>
        <w:r w:rsidDel="00C3293D">
          <w:fldChar w:fldCharType="begin"/>
        </w:r>
        <w:r w:rsidDel="00C3293D">
          <w:delInstrText>im.suppress.online="yes"</w:delInstrText>
        </w:r>
        <w:r w:rsidDel="00C3293D">
          <w:fldChar w:fldCharType="end"/>
        </w:r>
      </w:del>
    </w:p>
    <w:p w14:paraId="123439AA" w14:textId="77777777" w:rsidR="004E0EBB" w:rsidDel="00C3293D" w:rsidRDefault="004E0EBB">
      <w:pPr>
        <w:pStyle w:val="pxformibimagelink"/>
        <w:ind w:left="500"/>
        <w:rPr>
          <w:del w:id="1901" w:author="Cara Cardinale" w:date="2025-02-19T20:20:00Z"/>
        </w:rPr>
      </w:pPr>
      <w:del w:id="1902" w:author="Cara Cardinale" w:date="2025-02-19T20:20:00Z">
        <w:r w:rsidDel="00C3293D">
          <w:delText xml:space="preserve"> </w:delText>
        </w:r>
        <w:r w:rsidDel="00C3293D">
          <w:rPr>
            <w:color w:val="FF0000"/>
            <w:sz w:val="20"/>
            <w:szCs w:val="20"/>
            <w:vertAlign w:val="superscript"/>
          </w:rPr>
          <w:delText>►</w:delText>
        </w:r>
        <w:r w:rsidDel="00C3293D">
          <w:fldChar w:fldCharType="begin"/>
        </w:r>
        <w:r w:rsidDel="00C3293D">
          <w:delInstrText>image.link.href="./Images/NYLB 31 (revision copy)-Images.pdf"</w:delInstrText>
        </w:r>
        <w:r w:rsidDel="00C3293D">
          <w:fldChar w:fldCharType="end"/>
        </w:r>
        <w:r w:rsidDel="00C3293D">
          <w:delText>Image #I04DKDR goes here</w:delText>
        </w:r>
      </w:del>
    </w:p>
    <w:p w14:paraId="7894E7B3" w14:textId="77777777" w:rsidR="004E0EBB" w:rsidDel="00C3293D" w:rsidRDefault="004E0EBB">
      <w:pPr>
        <w:pStyle w:val="pxformibim"/>
        <w:rPr>
          <w:del w:id="1903" w:author="Cara Cardinale" w:date="2025-02-19T20:20:00Z"/>
        </w:rPr>
      </w:pPr>
      <w:del w:id="1904" w:author="Cara Cardinale" w:date="2025-02-19T20:20:00Z">
        <w:r w:rsidDel="00C3293D">
          <w:rPr>
            <w:color w:val="FF0000"/>
            <w:sz w:val="20"/>
            <w:szCs w:val="20"/>
            <w:vertAlign w:val="superscript"/>
          </w:rPr>
          <w:delText>►</w:delText>
        </w:r>
        <w:r w:rsidDel="00C3293D">
          <w:fldChar w:fldCharType="begin"/>
        </w:r>
        <w:r w:rsidDel="00C3293D">
          <w:delInstrText>im.format="tif"</w:delInstrText>
        </w:r>
        <w:r w:rsidDel="00C3293D">
          <w:fldChar w:fldCharType="end"/>
        </w:r>
        <w:r w:rsidDel="00C3293D">
          <w:fldChar w:fldCharType="begin"/>
        </w:r>
        <w:r w:rsidDel="00C3293D">
          <w:delInstrText>im.id="I04EX4S"</w:delInstrText>
        </w:r>
        <w:r w:rsidDel="00C3293D">
          <w:fldChar w:fldCharType="end"/>
        </w:r>
        <w:r w:rsidDel="00C3293D">
          <w:fldChar w:fldCharType="begin"/>
        </w:r>
        <w:r w:rsidDel="00C3293D">
          <w:delInstrText>im.suppress.online="yes"</w:delInstrText>
        </w:r>
        <w:r w:rsidDel="00C3293D">
          <w:fldChar w:fldCharType="end"/>
        </w:r>
      </w:del>
    </w:p>
    <w:p w14:paraId="0389C008" w14:textId="77777777" w:rsidR="004E0EBB" w:rsidDel="00C3293D" w:rsidRDefault="004E0EBB">
      <w:pPr>
        <w:pStyle w:val="pxformibimagelink"/>
        <w:ind w:left="500"/>
        <w:rPr>
          <w:del w:id="1905" w:author="Cara Cardinale" w:date="2025-02-19T20:20:00Z"/>
        </w:rPr>
      </w:pPr>
      <w:del w:id="1906" w:author="Cara Cardinale" w:date="2025-02-19T20:20:00Z">
        <w:r w:rsidDel="00C3293D">
          <w:delText xml:space="preserve"> </w:delText>
        </w:r>
        <w:r w:rsidDel="00C3293D">
          <w:rPr>
            <w:color w:val="FF0000"/>
            <w:sz w:val="20"/>
            <w:szCs w:val="20"/>
            <w:vertAlign w:val="superscript"/>
          </w:rPr>
          <w:delText>►</w:delText>
        </w:r>
        <w:r w:rsidDel="00C3293D">
          <w:fldChar w:fldCharType="begin"/>
        </w:r>
        <w:r w:rsidDel="00C3293D">
          <w:delInstrText>image.link.href="./Images/NYLB 31 (revision copy)-Images.pdf"</w:delInstrText>
        </w:r>
        <w:r w:rsidDel="00C3293D">
          <w:fldChar w:fldCharType="end"/>
        </w:r>
        <w:r w:rsidDel="00C3293D">
          <w:delText>Image #I04EX4S goes here</w:delText>
        </w:r>
      </w:del>
    </w:p>
    <w:p w14:paraId="5698AC13" w14:textId="77777777" w:rsidR="004E0EBB" w:rsidDel="00C3293D" w:rsidRDefault="004E0EBB">
      <w:pPr>
        <w:pStyle w:val="pxformibim"/>
        <w:rPr>
          <w:del w:id="1907" w:author="Cara Cardinale" w:date="2025-02-19T20:20:00Z"/>
        </w:rPr>
      </w:pPr>
      <w:del w:id="1908" w:author="Cara Cardinale" w:date="2025-02-19T20:20:00Z">
        <w:r w:rsidDel="00C3293D">
          <w:rPr>
            <w:color w:val="FF0000"/>
            <w:sz w:val="20"/>
            <w:szCs w:val="20"/>
            <w:vertAlign w:val="superscript"/>
          </w:rPr>
          <w:delText>►</w:delText>
        </w:r>
        <w:r w:rsidDel="00C3293D">
          <w:fldChar w:fldCharType="begin"/>
        </w:r>
        <w:r w:rsidDel="00C3293D">
          <w:delInstrText>im.format="tif"</w:delInstrText>
        </w:r>
        <w:r w:rsidDel="00C3293D">
          <w:fldChar w:fldCharType="end"/>
        </w:r>
        <w:r w:rsidDel="00C3293D">
          <w:fldChar w:fldCharType="begin"/>
        </w:r>
        <w:r w:rsidDel="00C3293D">
          <w:delInstrText>im.id="I04EXYP"</w:delInstrText>
        </w:r>
        <w:r w:rsidDel="00C3293D">
          <w:fldChar w:fldCharType="end"/>
        </w:r>
        <w:r w:rsidDel="00C3293D">
          <w:fldChar w:fldCharType="begin"/>
        </w:r>
        <w:r w:rsidDel="00C3293D">
          <w:delInstrText>im.suppress.online="yes"</w:delInstrText>
        </w:r>
        <w:r w:rsidDel="00C3293D">
          <w:fldChar w:fldCharType="end"/>
        </w:r>
      </w:del>
    </w:p>
    <w:p w14:paraId="3A0E4572" w14:textId="77777777" w:rsidR="004E0EBB" w:rsidDel="00C3293D" w:rsidRDefault="004E0EBB">
      <w:pPr>
        <w:pStyle w:val="pxformibimagelink"/>
        <w:ind w:left="500"/>
        <w:rPr>
          <w:del w:id="1909" w:author="Cara Cardinale" w:date="2025-02-19T20:20:00Z"/>
        </w:rPr>
      </w:pPr>
      <w:del w:id="1910" w:author="Cara Cardinale" w:date="2025-02-19T20:20:00Z">
        <w:r w:rsidDel="00C3293D">
          <w:delText xml:space="preserve"> </w:delText>
        </w:r>
        <w:r w:rsidDel="00C3293D">
          <w:rPr>
            <w:color w:val="FF0000"/>
            <w:sz w:val="20"/>
            <w:szCs w:val="20"/>
            <w:vertAlign w:val="superscript"/>
          </w:rPr>
          <w:delText>►</w:delText>
        </w:r>
        <w:r w:rsidDel="00C3293D">
          <w:fldChar w:fldCharType="begin"/>
        </w:r>
        <w:r w:rsidDel="00C3293D">
          <w:delInstrText>image.link.href="./Images/NYLB 31 (revision copy)-Images.pdf"</w:delInstrText>
        </w:r>
        <w:r w:rsidDel="00C3293D">
          <w:fldChar w:fldCharType="end"/>
        </w:r>
        <w:r w:rsidDel="00C3293D">
          <w:delText>Image #I04EXYP goes here</w:delText>
        </w:r>
      </w:del>
    </w:p>
    <w:p w14:paraId="508AF982" w14:textId="77777777" w:rsidR="004E0EBB" w:rsidDel="00C3293D" w:rsidRDefault="004E0EBB">
      <w:pPr>
        <w:pStyle w:val="pxformnotes"/>
        <w:jc w:val="center"/>
        <w:rPr>
          <w:del w:id="1911" w:author="Cara Cardinale" w:date="2025-02-19T20:20:00Z"/>
          <w:sz w:val="24"/>
          <w:szCs w:val="24"/>
        </w:rPr>
      </w:pPr>
      <w:del w:id="1912" w:author="Cara Cardinale" w:date="2025-02-19T20:20:00Z">
        <w:r w:rsidDel="00C3293D">
          <w:rPr>
            <w:rStyle w:val="pxvis"/>
            <w:rFonts w:cs="Arial"/>
            <w:bCs/>
            <w:szCs w:val="28"/>
          </w:rPr>
          <w:delText>Notes to Form</w:delText>
        </w:r>
      </w:del>
    </w:p>
    <w:p w14:paraId="7E92DAEC" w14:textId="77777777" w:rsidR="004E0EBB" w:rsidDel="00C3293D" w:rsidRDefault="004E0EBB">
      <w:pPr>
        <w:pStyle w:val="pxformnotes"/>
        <w:rPr>
          <w:del w:id="1913" w:author="Cara Cardinale" w:date="2025-02-19T20:20:00Z"/>
          <w:sz w:val="24"/>
          <w:szCs w:val="24"/>
        </w:rPr>
      </w:pPr>
    </w:p>
    <w:p w14:paraId="62E582BF" w14:textId="77777777" w:rsidR="004E0EBB" w:rsidDel="00C3293D" w:rsidRDefault="004E0EBB">
      <w:pPr>
        <w:pStyle w:val="pxformnote"/>
        <w:spacing w:before="180"/>
        <w:rPr>
          <w:del w:id="1914" w:author="Cara Cardinale" w:date="2025-02-19T20:20:00Z"/>
        </w:rPr>
      </w:pPr>
    </w:p>
    <w:p w14:paraId="19D5D2B3" w14:textId="77777777" w:rsidR="004E0EBB" w:rsidDel="00C3293D" w:rsidRDefault="004E0EBB">
      <w:pPr>
        <w:pStyle w:val="pxformp"/>
        <w:rPr>
          <w:del w:id="1915" w:author="Cara Cardinale" w:date="2025-02-19T20:20:00Z"/>
        </w:rPr>
      </w:pPr>
      <w:del w:id="1916" w:author="Cara Cardinale" w:date="2025-02-19T20:20:00Z">
        <w:r w:rsidDel="00C3293D">
          <w:delText xml:space="preserve"> </w:delText>
        </w:r>
        <w:r w:rsidDel="00C3293D">
          <w:rPr>
            <w:rStyle w:val="pxvis"/>
            <w:rFonts w:ascii="Times NewRoman" w:hAnsi="Times NewRoman"/>
            <w:b w:val="0"/>
            <w:sz w:val="24"/>
          </w:rPr>
          <w:tab/>
        </w:r>
        <w:r w:rsidDel="00C3293D">
          <w:rPr>
            <w:color w:val="FF0000"/>
            <w:sz w:val="20"/>
            <w:szCs w:val="20"/>
            <w:vertAlign w:val="superscript"/>
          </w:rPr>
          <w:delText>►</w:delText>
        </w:r>
        <w:r w:rsidDel="00C3293D">
          <w:fldChar w:fldCharType="begin"/>
        </w:r>
        <w:r w:rsidDel="00C3293D">
          <w:delInstrText>p.ct.id="f477b8b0b92511efa86bc22ba615bad8|98|31:94"</w:delInstrText>
        </w:r>
        <w:r w:rsidDel="00C3293D">
          <w:fldChar w:fldCharType="end"/>
        </w:r>
        <w:r w:rsidDel="00C3293D">
          <w:delText xml:space="preserve">As of 2022, the above form must be filed electronically with the Office of the New York State Attorney General. See </w:delText>
        </w:r>
        <w:r w:rsidDel="00C3293D">
          <w:rPr>
            <w:rStyle w:val="pxurl"/>
            <w:color w:val="FF0000"/>
            <w:sz w:val="20"/>
            <w:szCs w:val="20"/>
            <w:vertAlign w:val="superscript"/>
          </w:rPr>
          <w:delText>►</w:delText>
        </w:r>
        <w:r w:rsidDel="00C3293D">
          <w:rPr>
            <w:rStyle w:val="pxurl"/>
          </w:rPr>
          <w:fldChar w:fldCharType="begin"/>
        </w:r>
        <w:r w:rsidDel="00C3293D">
          <w:rPr>
            <w:rStyle w:val="pxurl"/>
          </w:rPr>
          <w:delInstrText>url.ref.id="I09MMI8"</w:delInstrText>
        </w:r>
        <w:r w:rsidDel="00C3293D">
          <w:rPr>
            <w:rStyle w:val="pxurl"/>
          </w:rPr>
          <w:fldChar w:fldCharType="end"/>
        </w:r>
        <w:r w:rsidDel="00C3293D">
          <w:rPr>
            <w:rStyle w:val="pxurl"/>
          </w:rPr>
          <w:delText>https://ag.ny.gov/</w:delText>
        </w:r>
        <w:r w:rsidDel="00C3293D">
          <w:delText>.</w:delText>
        </w:r>
      </w:del>
    </w:p>
    <w:p w14:paraId="3B00D36D" w14:textId="77777777" w:rsidR="004E0EBB" w:rsidDel="00C3293D" w:rsidRDefault="004E0EBB">
      <w:pPr>
        <w:pStyle w:val="pxformrr"/>
        <w:rPr>
          <w:del w:id="1917" w:author="Cara Cardinale" w:date="2025-02-19T20:20:00Z"/>
          <w:sz w:val="24"/>
          <w:szCs w:val="24"/>
        </w:rPr>
      </w:pPr>
      <w:del w:id="1918" w:author="Cara Cardinale" w:date="2025-02-19T20:20:00Z">
        <w:r w:rsidDel="00C3293D">
          <w:rPr>
            <w:rStyle w:val="pxvis"/>
            <w:rFonts w:cs="Arial"/>
            <w:bCs/>
            <w:szCs w:val="28"/>
          </w:rPr>
          <w:delText>Research References</w:delText>
        </w:r>
      </w:del>
    </w:p>
    <w:p w14:paraId="29BBD17E" w14:textId="77777777" w:rsidR="004E0EBB" w:rsidDel="00C3293D" w:rsidRDefault="004E0EBB">
      <w:pPr>
        <w:pStyle w:val="pxformrrp"/>
        <w:rPr>
          <w:del w:id="1919" w:author="Cara Cardinale" w:date="2025-02-19T20:20:00Z"/>
        </w:rPr>
      </w:pPr>
      <w:del w:id="1920" w:author="Cara Cardinale" w:date="2025-02-19T20:20:00Z">
        <w:r w:rsidDel="00C3293D">
          <w:delText xml:space="preserve"> </w:delText>
        </w:r>
        <w:r w:rsidDel="00C3293D">
          <w:rPr>
            <w:rStyle w:val="pxvis"/>
            <w:rFonts w:ascii="Times NewRoman" w:hAnsi="Times NewRoman"/>
            <w:b w:val="0"/>
            <w:sz w:val="24"/>
          </w:rPr>
          <w:tab/>
        </w:r>
        <w:r w:rsidDel="00C3293D">
          <w:rPr>
            <w:rStyle w:val="pxtk"/>
            <w:color w:val="FF0000"/>
            <w:sz w:val="20"/>
            <w:szCs w:val="20"/>
            <w:vertAlign w:val="superscript"/>
          </w:rPr>
          <w:delText>►</w:delText>
        </w:r>
        <w:r w:rsidDel="00C3293D">
          <w:rPr>
            <w:rStyle w:val="pxtk"/>
          </w:rPr>
          <w:fldChar w:fldCharType="begin"/>
        </w:r>
        <w:r w:rsidDel="00C3293D">
          <w:rPr>
            <w:rStyle w:val="pxtk"/>
          </w:rPr>
          <w:delInstrText>tk.ref.id="I09PFN4"</w:delInstrText>
        </w:r>
        <w:r w:rsidDel="00C3293D">
          <w:rPr>
            <w:rStyle w:val="pxtk"/>
          </w:rPr>
          <w:fldChar w:fldCharType="end"/>
        </w:r>
        <w:r w:rsidDel="00C3293D">
          <w:rPr>
            <w:rStyle w:val="pxtk"/>
          </w:rPr>
          <w:delText>West's Key Number Digest, Charities &amp;key;42</w:delText>
        </w:r>
      </w:del>
    </w:p>
    <w:p w14:paraId="2560A0E6" w14:textId="77777777" w:rsidR="004E0EBB" w:rsidRDefault="004E0EBB">
      <w:pPr>
        <w:pStyle w:val="pxs"/>
        <w:spacing w:before="180"/>
        <w:rPr>
          <w:sz w:val="27"/>
          <w:szCs w:val="27"/>
        </w:rPr>
      </w:pPr>
      <w:r>
        <w:rPr>
          <w:sz w:val="27"/>
          <w:szCs w:val="27"/>
        </w:rPr>
        <w:t>31:95. Combined annual financial report</w:t>
      </w:r>
      <w:r>
        <w:rPr>
          <w:rStyle w:val="pxsep"/>
        </w:rPr>
        <w:t xml:space="preserve">-- </w:t>
      </w:r>
      <w:r>
        <w:rPr>
          <w:sz w:val="27"/>
          <w:szCs w:val="27"/>
        </w:rPr>
        <w:t>Official form</w:t>
      </w:r>
    </w:p>
    <w:p w14:paraId="07094E08" w14:textId="77777777" w:rsidR="004E0EBB" w:rsidRDefault="004E0EBB">
      <w:pPr>
        <w:pStyle w:val="pxov"/>
        <w:rPr>
          <w:vanish/>
        </w:rPr>
      </w:pPr>
      <w:r>
        <w:rPr>
          <w:vanish/>
        </w:rPr>
        <w:t>NFP</w:t>
      </w:r>
    </w:p>
    <w:p w14:paraId="0B033E69" w14:textId="77777777" w:rsidR="004E0EBB" w:rsidRDefault="004E0EBB">
      <w:pPr>
        <w:pStyle w:val="pxov"/>
        <w:rPr>
          <w:vanish/>
        </w:rPr>
      </w:pPr>
      <w:r>
        <w:rPr>
          <w:vanish/>
        </w:rPr>
        <w:t>COL</w:t>
      </w:r>
    </w:p>
    <w:p w14:paraId="167DE9C9" w14:textId="77777777" w:rsidR="004E0EBB" w:rsidRDefault="004E0EBB">
      <w:pPr>
        <w:pStyle w:val="pxov"/>
        <w:rPr>
          <w:vanish/>
        </w:rPr>
      </w:pPr>
      <w:r>
        <w:rPr>
          <w:vanish/>
        </w:rPr>
        <w:t>FCV</w:t>
      </w:r>
    </w:p>
    <w:p w14:paraId="777E7ADD" w14:textId="77777777" w:rsidR="004E0EBB" w:rsidRDefault="004E0EBB">
      <w:pPr>
        <w:pStyle w:val="pxov"/>
        <w:rPr>
          <w:vanish/>
        </w:rPr>
      </w:pPr>
      <w:r>
        <w:rPr>
          <w:vanish/>
        </w:rPr>
        <w:t>FTR</w:t>
      </w:r>
    </w:p>
    <w:p w14:paraId="4A3C6EFD" w14:textId="77777777" w:rsidR="004E0EBB" w:rsidRDefault="004E0EBB">
      <w:pPr>
        <w:pStyle w:val="pxov"/>
        <w:rPr>
          <w:vanish/>
        </w:rPr>
      </w:pPr>
      <w:r>
        <w:rPr>
          <w:vanish/>
        </w:rPr>
        <w:t>EFM</w:t>
      </w:r>
    </w:p>
    <w:p w14:paraId="0B7ABFBF" w14:textId="77777777" w:rsidR="004E0EBB" w:rsidRDefault="004E0EBB">
      <w:pPr>
        <w:pStyle w:val="pxov"/>
        <w:rPr>
          <w:vanish/>
        </w:rPr>
      </w:pPr>
      <w:r>
        <w:rPr>
          <w:vanish/>
        </w:rPr>
        <w:t>EBL</w:t>
      </w:r>
    </w:p>
    <w:p w14:paraId="7F1AC212" w14:textId="77777777" w:rsidR="004E0EBB" w:rsidRDefault="004E0EBB">
      <w:pPr>
        <w:pStyle w:val="pxov"/>
        <w:rPr>
          <w:vanish/>
        </w:rPr>
      </w:pPr>
      <w:r>
        <w:rPr>
          <w:vanish/>
        </w:rPr>
        <w:t>TEM</w:t>
      </w:r>
    </w:p>
    <w:p w14:paraId="40943BE1" w14:textId="77777777" w:rsidR="004E0EBB" w:rsidRDefault="004E0EBB">
      <w:pPr>
        <w:pStyle w:val="pxov"/>
        <w:rPr>
          <w:vanish/>
        </w:rPr>
      </w:pPr>
      <w:r>
        <w:rPr>
          <w:vanish/>
        </w:rPr>
        <w:t>MTD</w:t>
      </w:r>
    </w:p>
    <w:p w14:paraId="11C9ECA6" w14:textId="77777777" w:rsidR="004E0EBB" w:rsidRDefault="004E0EBB">
      <w:pPr>
        <w:pStyle w:val="pxformibim"/>
      </w:pPr>
      <w:r>
        <w:rPr>
          <w:color w:val="FF0000"/>
          <w:sz w:val="20"/>
          <w:szCs w:val="20"/>
          <w:vertAlign w:val="superscript"/>
        </w:rPr>
        <w:t>►</w:t>
      </w:r>
      <w:r>
        <w:fldChar w:fldCharType="begin"/>
      </w:r>
      <w:r>
        <w:instrText>form.du="0"</w:instrText>
      </w:r>
      <w:r>
        <w:fldChar w:fldCharType="end"/>
      </w:r>
      <w:r>
        <w:fldChar w:fldCharType="begin"/>
      </w:r>
      <w:r>
        <w:instrText>form.fid="Ic7114440181b11e68c12afa7f3a24041"</w:instrText>
      </w:r>
      <w:r>
        <w:fldChar w:fldCharType="end"/>
      </w:r>
      <w:r>
        <w:rPr>
          <w:color w:val="FF0000"/>
          <w:sz w:val="20"/>
          <w:szCs w:val="20"/>
          <w:vertAlign w:val="superscript"/>
        </w:rPr>
        <w:t>►</w:t>
      </w:r>
      <w:r>
        <w:fldChar w:fldCharType="begin"/>
      </w:r>
      <w:r>
        <w:instrText>ib.ct.id="f477b8b0b92511efa86bc22ba615bad8|99|31:95"</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im.id="I00CED3"</w:instrText>
      </w:r>
      <w:r>
        <w:fldChar w:fldCharType="end"/>
      </w:r>
    </w:p>
    <w:p w14:paraId="0A8861D7"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im.id="I00CN8X"</w:instrText>
      </w:r>
      <w:r>
        <w:fldChar w:fldCharType="end"/>
      </w:r>
    </w:p>
    <w:p w14:paraId="2D1E3E29"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#I00CN8X goes here</w:t>
      </w:r>
    </w:p>
    <w:p w14:paraId="7C43888D"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im.id="I00DTD1"</w:instrText>
      </w:r>
      <w:r>
        <w:fldChar w:fldCharType="end"/>
      </w:r>
    </w:p>
    <w:p w14:paraId="45DA8B60"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#I00DTD1 goes here</w:t>
      </w:r>
    </w:p>
    <w:p w14:paraId="6C21A8FB"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im.id="I00F7W0"</w:instrText>
      </w:r>
      <w:r>
        <w:fldChar w:fldCharType="end"/>
      </w:r>
    </w:p>
    <w:p w14:paraId="625C8D7B"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#I00F7W0 goes here</w:t>
      </w:r>
    </w:p>
    <w:p w14:paraId="13ACA1E5"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im.id="I00FGKZ"</w:instrText>
      </w:r>
      <w:r>
        <w:fldChar w:fldCharType="end"/>
      </w:r>
    </w:p>
    <w:p w14:paraId="60CB8B7B"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#I00FGKZ goes here</w:t>
      </w:r>
    </w:p>
    <w:p w14:paraId="7BB2DDD9"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im.id="I00GM9I"</w:instrText>
      </w:r>
      <w:r>
        <w:fldChar w:fldCharType="end"/>
      </w:r>
    </w:p>
    <w:p w14:paraId="17F5CAD1"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#I00GM9I goes here</w:t>
      </w:r>
    </w:p>
    <w:p w14:paraId="4B726681" w14:textId="77777777" w:rsidR="004E0EBB" w:rsidRDefault="004E0EBB">
      <w:pPr>
        <w:pStyle w:val="pxformibim"/>
      </w:pPr>
      <w:r>
        <w:rPr>
          <w:color w:val="FF0000"/>
          <w:sz w:val="20"/>
          <w:szCs w:val="20"/>
          <w:vertAlign w:val="superscript"/>
        </w:rPr>
        <w:t>►</w:t>
      </w:r>
      <w:r>
        <w:fldChar w:fldCharType="begin"/>
      </w:r>
      <w:r>
        <w:instrText>im.format="tif"</w:instrText>
      </w:r>
      <w:r>
        <w:fldChar w:fldCharType="end"/>
      </w:r>
      <w:r>
        <w:fldChar w:fldCharType="begin"/>
      </w:r>
      <w:r>
        <w:instrText>im.id="I00I0V4"</w:instrText>
      </w:r>
      <w:r>
        <w:fldChar w:fldCharType="end"/>
      </w:r>
    </w:p>
    <w:p w14:paraId="7ED32DA3" w14:textId="77777777" w:rsidR="004E0EBB" w:rsidRDefault="004E0EBB">
      <w:pPr>
        <w:pStyle w:val="pxformibimagelink"/>
        <w:ind w:left="500"/>
      </w:pPr>
      <w:r>
        <w:t xml:space="preserve"> </w:t>
      </w:r>
      <w:r>
        <w:rPr>
          <w:color w:val="FF0000"/>
          <w:sz w:val="20"/>
          <w:szCs w:val="20"/>
          <w:vertAlign w:val="superscript"/>
        </w:rPr>
        <w:t>►</w:t>
      </w:r>
      <w:r>
        <w:fldChar w:fldCharType="begin"/>
      </w:r>
      <w:r>
        <w:instrText>image.link.href="./Images/NYLB 31 (revision copy)-Images.pdf"</w:instrText>
      </w:r>
      <w:r>
        <w:fldChar w:fldCharType="end"/>
      </w:r>
      <w:r>
        <w:t>Image #I00I0V4 goes here</w:t>
      </w:r>
    </w:p>
    <w:p w14:paraId="068AD110" w14:textId="77777777" w:rsidR="004E0EBB" w:rsidRDefault="004E0EBB">
      <w:pPr>
        <w:pStyle w:val="pxformnotes"/>
        <w:jc w:val="center"/>
        <w:rPr>
          <w:sz w:val="24"/>
          <w:szCs w:val="24"/>
        </w:rPr>
      </w:pPr>
      <w:r>
        <w:rPr>
          <w:rStyle w:val="pxvis"/>
          <w:rFonts w:cs="Arial"/>
          <w:bCs/>
          <w:szCs w:val="28"/>
        </w:rPr>
        <w:t>Notes to Form</w:t>
      </w:r>
    </w:p>
    <w:p w14:paraId="1682F642" w14:textId="77777777" w:rsidR="004E0EBB" w:rsidRDefault="004E0EBB">
      <w:pPr>
        <w:pStyle w:val="pxformnotes"/>
        <w:rPr>
          <w:sz w:val="24"/>
          <w:szCs w:val="24"/>
        </w:rPr>
      </w:pPr>
    </w:p>
    <w:p w14:paraId="392DF23B" w14:textId="77777777" w:rsidR="004E0EBB" w:rsidRDefault="004E0EBB">
      <w:pPr>
        <w:pStyle w:val="pxformnote"/>
        <w:spacing w:before="180"/>
      </w:pPr>
      <w:del w:id="1921" w:author="Cara Cardinale" w:date="2025-02-08T22:58:00Z">
        <w:r w:rsidDel="00F74B46">
          <w:delText>Drafter's Note</w:delText>
        </w:r>
      </w:del>
      <w:r>
        <w:t xml:space="preserve"> </w:t>
      </w:r>
    </w:p>
    <w:p w14:paraId="32B29A6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p.ct.id="f477b8b0b92511efa86bc22ba615bad8|99|31:95"</w:instrText>
      </w:r>
      <w:r>
        <w:fldChar w:fldCharType="end"/>
      </w:r>
      <w:r>
        <w:t>The above form,</w:t>
      </w:r>
      <w:del w:id="1922" w:author="Cara Cardinale" w:date="2025-02-19T20:24:00Z">
        <w:r w:rsidDel="00C3293D">
          <w:delText xml:space="preserve"> revised in 2018,</w:delText>
        </w:r>
      </w:del>
      <w:r>
        <w:t xml:space="preserve"> is available from the New York State Office of the Attorney General, Charities Bureau, </w:t>
      </w:r>
      <w:r>
        <w:rPr>
          <w:rStyle w:val="pxurl"/>
          <w:color w:val="FF0000"/>
          <w:sz w:val="20"/>
          <w:szCs w:val="20"/>
          <w:vertAlign w:val="superscript"/>
        </w:rPr>
        <w:t>►</w:t>
      </w:r>
      <w:r>
        <w:rPr>
          <w:rStyle w:val="pxurl"/>
        </w:rPr>
        <w:fldChar w:fldCharType="begin"/>
      </w:r>
      <w:r>
        <w:rPr>
          <w:rStyle w:val="pxurl"/>
        </w:rPr>
        <w:instrText>url.ref.id="I09S8S0"</w:instrText>
      </w:r>
      <w:r>
        <w:rPr>
          <w:rStyle w:val="pxurl"/>
        </w:rPr>
        <w:fldChar w:fldCharType="end"/>
      </w:r>
      <w:del w:id="1923" w:author="Cara Cardinale" w:date="2025-02-19T20:24:00Z">
        <w:r w:rsidDel="00C3293D">
          <w:rPr>
            <w:rStyle w:val="pxurl"/>
          </w:rPr>
          <w:delText>http://www.charitiesnys.com</w:delText>
        </w:r>
      </w:del>
      <w:del w:id="1924" w:author="Cara Cardinale" w:date="2025-02-19T20:29:00Z">
        <w:r w:rsidDel="00C3293D">
          <w:delText>,</w:delText>
        </w:r>
      </w:del>
      <w:r>
        <w:t xml:space="preserve"> and is reprinted here for illustrative purposes.</w:t>
      </w:r>
    </w:p>
    <w:p w14:paraId="08D91FA8" w14:textId="77777777" w:rsidR="004E0EBB" w:rsidRDefault="004E0EBB">
      <w:pPr>
        <w:pStyle w:val="pxformrr"/>
        <w:rPr>
          <w:sz w:val="24"/>
          <w:szCs w:val="24"/>
        </w:rPr>
      </w:pPr>
      <w:r>
        <w:rPr>
          <w:rStyle w:val="pxvis"/>
          <w:rFonts w:cs="Arial"/>
          <w:bCs/>
          <w:szCs w:val="28"/>
        </w:rPr>
        <w:t>Research References</w:t>
      </w:r>
    </w:p>
    <w:p w14:paraId="0CA02E26"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tk.ref.id="I057UL9"</w:instrText>
      </w:r>
      <w:r>
        <w:rPr>
          <w:rStyle w:val="pxtk"/>
        </w:rPr>
        <w:fldChar w:fldCharType="end"/>
      </w:r>
      <w:r>
        <w:rPr>
          <w:rStyle w:val="pxtk"/>
        </w:rPr>
        <w:t>West's Key Number Digest, Charities &amp;key;42</w:t>
      </w:r>
    </w:p>
    <w:p w14:paraId="78173188" w14:textId="77777777" w:rsidR="004E0EBB" w:rsidRDefault="004E0EBB">
      <w:pPr>
        <w:pStyle w:val="pxd"/>
        <w:spacing w:before="180"/>
      </w:pPr>
      <w:r>
        <w:t>D. Miscellaneous Agreements</w:t>
      </w:r>
    </w:p>
    <w:p w14:paraId="2CD4246B" w14:textId="77777777" w:rsidR="004E0EBB" w:rsidRDefault="004E0EBB">
      <w:pPr>
        <w:pStyle w:val="pxs"/>
        <w:spacing w:before="180"/>
        <w:rPr>
          <w:sz w:val="27"/>
          <w:szCs w:val="27"/>
        </w:rPr>
      </w:pPr>
      <w:r>
        <w:rPr>
          <w:sz w:val="27"/>
          <w:szCs w:val="27"/>
        </w:rPr>
        <w:t>31:96. Contract to provide management services to charitable organization</w:t>
      </w:r>
    </w:p>
    <w:p w14:paraId="6185FA01" w14:textId="77777777" w:rsidR="004E0EBB" w:rsidRDefault="004E0EBB">
      <w:pPr>
        <w:pStyle w:val="pxov"/>
        <w:rPr>
          <w:vanish/>
        </w:rPr>
      </w:pPr>
      <w:r>
        <w:rPr>
          <w:vanish/>
        </w:rPr>
        <w:t>FMS</w:t>
      </w:r>
    </w:p>
    <w:p w14:paraId="6BD4F019" w14:textId="77777777" w:rsidR="004E0EBB" w:rsidRDefault="004E0EBB">
      <w:pPr>
        <w:pStyle w:val="pxov"/>
        <w:rPr>
          <w:vanish/>
        </w:rPr>
      </w:pPr>
      <w:r>
        <w:rPr>
          <w:vanish/>
        </w:rPr>
        <w:t>NFP</w:t>
      </w:r>
    </w:p>
    <w:p w14:paraId="630BD2F6" w14:textId="77777777" w:rsidR="004E0EBB" w:rsidRDefault="004E0EBB">
      <w:pPr>
        <w:pStyle w:val="pxov"/>
        <w:rPr>
          <w:vanish/>
        </w:rPr>
      </w:pPr>
      <w:r>
        <w:rPr>
          <w:vanish/>
        </w:rPr>
        <w:t>COL</w:t>
      </w:r>
    </w:p>
    <w:p w14:paraId="57A90626" w14:textId="77777777" w:rsidR="004E0EBB" w:rsidRDefault="004E0EBB">
      <w:pPr>
        <w:pStyle w:val="pxov"/>
        <w:rPr>
          <w:vanish/>
        </w:rPr>
      </w:pPr>
      <w:r>
        <w:rPr>
          <w:vanish/>
        </w:rPr>
        <w:t>FCV</w:t>
      </w:r>
    </w:p>
    <w:p w14:paraId="0A5DD765" w14:textId="77777777" w:rsidR="004E0EBB" w:rsidRDefault="004E0EBB">
      <w:pPr>
        <w:pStyle w:val="pxov"/>
        <w:rPr>
          <w:vanish/>
        </w:rPr>
      </w:pPr>
      <w:r>
        <w:rPr>
          <w:vanish/>
        </w:rPr>
        <w:t>FTR</w:t>
      </w:r>
    </w:p>
    <w:p w14:paraId="4D1CED45" w14:textId="77777777" w:rsidR="004E0EBB" w:rsidRDefault="004E0EBB">
      <w:pPr>
        <w:pStyle w:val="pxov"/>
        <w:rPr>
          <w:vanish/>
        </w:rPr>
      </w:pPr>
      <w:r>
        <w:rPr>
          <w:vanish/>
        </w:rPr>
        <w:t>CML</w:t>
      </w:r>
    </w:p>
    <w:p w14:paraId="69C75704" w14:textId="77777777" w:rsidR="004E0EBB" w:rsidRDefault="004E0EBB">
      <w:pPr>
        <w:pStyle w:val="pxov"/>
        <w:rPr>
          <w:vanish/>
        </w:rPr>
      </w:pPr>
      <w:r>
        <w:rPr>
          <w:vanish/>
        </w:rPr>
        <w:t>NUC</w:t>
      </w:r>
    </w:p>
    <w:p w14:paraId="1F622453" w14:textId="77777777" w:rsidR="004E0EBB" w:rsidRDefault="004E0EBB">
      <w:pPr>
        <w:pStyle w:val="pxov"/>
        <w:rPr>
          <w:vanish/>
        </w:rPr>
      </w:pPr>
      <w:r>
        <w:rPr>
          <w:vanish/>
        </w:rPr>
        <w:t>EBL</w:t>
      </w:r>
    </w:p>
    <w:p w14:paraId="13183EE6" w14:textId="77777777" w:rsidR="004E0EBB" w:rsidRDefault="004E0EBB">
      <w:pPr>
        <w:pStyle w:val="pxov"/>
        <w:rPr>
          <w:vanish/>
        </w:rPr>
      </w:pPr>
      <w:r>
        <w:rPr>
          <w:vanish/>
        </w:rPr>
        <w:t>TEM</w:t>
      </w:r>
    </w:p>
    <w:p w14:paraId="2431C09E" w14:textId="77777777" w:rsidR="004E0EBB" w:rsidRDefault="004E0EBB">
      <w:pPr>
        <w:pStyle w:val="pxov"/>
        <w:rPr>
          <w:vanish/>
        </w:rPr>
      </w:pPr>
      <w:r>
        <w:rPr>
          <w:vanish/>
        </w:rPr>
        <w:t>MTD</w:t>
      </w:r>
    </w:p>
    <w:p w14:paraId="23B736A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form.fid="Ic711b970181b11e68c12afa7f3a24041"</w:instrText>
      </w:r>
      <w:r>
        <w:fldChar w:fldCharType="end"/>
      </w:r>
      <w:r>
        <w:rPr>
          <w:color w:val="FF0000"/>
          <w:sz w:val="20"/>
          <w:szCs w:val="20"/>
          <w:vertAlign w:val="superscript"/>
        </w:rPr>
        <w:t>►</w:t>
      </w:r>
      <w:r>
        <w:fldChar w:fldCharType="begin"/>
      </w:r>
      <w:r>
        <w:instrText>p.ct.id="f477b8b0b92511efa86bc22ba615bad8|100|31:96"</w:instrText>
      </w:r>
      <w:r>
        <w:fldChar w:fldCharType="end"/>
      </w:r>
      <w:r>
        <w:t xml:space="preserve">Whereas </w:t>
      </w:r>
      <w:r>
        <w:rPr>
          <w:rStyle w:val="pxfinstr"/>
          <w:i/>
          <w:iCs/>
        </w:rPr>
        <w:t>[name of management firm]</w:t>
      </w:r>
      <w:r>
        <w:t xml:space="preserve"> is a New York corporation that is experienced in and offers management services to charitable organizations;</w:t>
      </w:r>
    </w:p>
    <w:p w14:paraId="46B97D6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 xml:space="preserve">Whereas </w:t>
      </w:r>
      <w:r>
        <w:rPr>
          <w:rStyle w:val="pxfinstr"/>
          <w:i/>
          <w:iCs/>
        </w:rPr>
        <w:t>[name of nonprofit organization]</w:t>
      </w:r>
      <w:r>
        <w:t xml:space="preserve"> is a nonprofit </w:t>
      </w:r>
      <w:r>
        <w:rPr>
          <w:rStyle w:val="pxfinstr"/>
          <w:i/>
          <w:iCs/>
        </w:rPr>
        <w:t>[association/corporation/[type of entity]]</w:t>
      </w:r>
      <w:r>
        <w:t xml:space="preserve"> and is largely operated by volunteers;</w:t>
      </w:r>
    </w:p>
    <w:p w14:paraId="550D1AE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 xml:space="preserve">Therefore, in consideration of the mutual promises contained in this agreement and other good and valuable consideration, the adequacy and receipt of which are hereby acknowledged, </w:t>
      </w:r>
      <w:r>
        <w:rPr>
          <w:rStyle w:val="pxfinstr"/>
          <w:i/>
          <w:iCs/>
        </w:rPr>
        <w:t>[name of nonprofit organization]</w:t>
      </w:r>
      <w:r>
        <w:t xml:space="preserve"> and </w:t>
      </w:r>
      <w:r>
        <w:rPr>
          <w:rStyle w:val="pxfinstr"/>
          <w:i/>
          <w:iCs/>
        </w:rPr>
        <w:t>[name of management firm]</w:t>
      </w:r>
      <w:r>
        <w:t xml:space="preserve"> hereby agree as follows:</w:t>
      </w:r>
    </w:p>
    <w:p w14:paraId="72CF0AFA" w14:textId="77777777" w:rsidR="004E0EBB" w:rsidRDefault="004E0EBB">
      <w:pPr>
        <w:pStyle w:val="pxformfl"/>
        <w:ind w:left="500"/>
      </w:pPr>
      <w:r>
        <w:t xml:space="preserve"> </w:t>
      </w:r>
    </w:p>
    <w:p w14:paraId="0BE515F4"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 Term. </w:t>
      </w:r>
    </w:p>
    <w:p w14:paraId="6E87F24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 xml:space="preserve">This agreement shall be for term of </w:t>
      </w:r>
      <w:r>
        <w:rPr>
          <w:rStyle w:val="pxfinstr"/>
          <w:i/>
          <w:iCs/>
        </w:rPr>
        <w:t>[[number of years] years/[number of months] months]</w:t>
      </w:r>
      <w:r>
        <w:t xml:space="preserve"> from the date hereof and shall be automatically renewed for successive additional periods of </w:t>
      </w:r>
      <w:r>
        <w:rPr>
          <w:rStyle w:val="pxfinstr"/>
          <w:i/>
          <w:iCs/>
        </w:rPr>
        <w:t>[[number of years] years/[number of months] months]</w:t>
      </w:r>
      <w:r>
        <w:t xml:space="preserve"> each unless earlier terminated as provided for in this agreement.</w:t>
      </w:r>
    </w:p>
    <w:p w14:paraId="70676AC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2. Services to Be Provided. </w:t>
      </w:r>
    </w:p>
    <w:p w14:paraId="4A79645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 xml:space="preserve">During the term of this agreement, </w:t>
      </w:r>
      <w:r>
        <w:rPr>
          <w:rStyle w:val="pxfinstr"/>
          <w:i/>
          <w:iCs/>
        </w:rPr>
        <w:t>[name of management firm]</w:t>
      </w:r>
      <w:r>
        <w:t xml:space="preserve"> shall manage the affairs of </w:t>
      </w:r>
      <w:r>
        <w:rPr>
          <w:rStyle w:val="pxfinstr"/>
          <w:i/>
          <w:iCs/>
        </w:rPr>
        <w:t>[name of nonprofit organization]</w:t>
      </w:r>
      <w:r>
        <w:t xml:space="preserve">, furnishing to </w:t>
      </w:r>
      <w:r>
        <w:rPr>
          <w:rStyle w:val="pxfinstr"/>
          <w:i/>
          <w:iCs/>
        </w:rPr>
        <w:t>[name of nonprofit organization]</w:t>
      </w:r>
      <w:r>
        <w:t xml:space="preserve"> the specific services, facilities, and personnel set forth in Exhibit </w:t>
      </w:r>
      <w:r>
        <w:rPr>
          <w:rStyle w:val="pxfinstr"/>
          <w:i/>
          <w:iCs/>
        </w:rPr>
        <w:t>[designation of exhibit]</w:t>
      </w:r>
      <w:r>
        <w:t xml:space="preserve"> to this agreement, as it may be revised by mutual agreement from time to time.</w:t>
      </w:r>
    </w:p>
    <w:p w14:paraId="2E0B08B1"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3. Fees and Expenses. </w:t>
      </w:r>
    </w:p>
    <w:p w14:paraId="785932C8"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rPr>
          <w:rStyle w:val="pxfinstr"/>
          <w:i/>
          <w:iCs/>
        </w:rPr>
        <w:t>[Name of nonprofit organization]</w:t>
      </w:r>
      <w:r>
        <w:t xml:space="preserve"> agrees to pay </w:t>
      </w:r>
      <w:r>
        <w:rPr>
          <w:rStyle w:val="pxfinstr"/>
          <w:i/>
          <w:iCs/>
        </w:rPr>
        <w:t>[name of management firm]</w:t>
      </w:r>
      <w:r>
        <w:t xml:space="preserve"> in consideration of the services to be furnished by </w:t>
      </w:r>
      <w:r>
        <w:rPr>
          <w:rStyle w:val="pxfinstr"/>
          <w:i/>
          <w:iCs/>
        </w:rPr>
        <w:t>[name of management firm]</w:t>
      </w:r>
      <w:r>
        <w:t xml:space="preserve">, set forth in Exhibit </w:t>
      </w:r>
      <w:r>
        <w:rPr>
          <w:rStyle w:val="pxfinstr"/>
          <w:i/>
          <w:iCs/>
        </w:rPr>
        <w:t>[designation of exhibit]</w:t>
      </w:r>
      <w:r>
        <w:t xml:space="preserve"> attached this agreement, the fees specified in Exhibit </w:t>
      </w:r>
      <w:r>
        <w:rPr>
          <w:rStyle w:val="pxfinstr"/>
          <w:i/>
          <w:iCs/>
        </w:rPr>
        <w:t>[designation of exhibit]</w:t>
      </w:r>
      <w:r>
        <w:t xml:space="preserve"> attached to this agreement, as it may be revised by mutual agreement from time to time. </w:t>
      </w:r>
      <w:r>
        <w:rPr>
          <w:rStyle w:val="pxfinstr"/>
          <w:i/>
          <w:iCs/>
        </w:rPr>
        <w:t>[Name of nonprofit organization]</w:t>
      </w:r>
      <w:r>
        <w:t xml:space="preserve"> agrees to pay monthly fees due to </w:t>
      </w:r>
      <w:r>
        <w:rPr>
          <w:rStyle w:val="pxfinstr"/>
          <w:i/>
          <w:iCs/>
        </w:rPr>
        <w:t>[name of management firm]</w:t>
      </w:r>
      <w:r>
        <w:t xml:space="preserve"> on or before the first of every month. Costs and expenses incurred by </w:t>
      </w:r>
      <w:r>
        <w:rPr>
          <w:rStyle w:val="pxfinstr"/>
          <w:i/>
          <w:iCs/>
        </w:rPr>
        <w:t>[name of management firm]</w:t>
      </w:r>
      <w:r>
        <w:t xml:space="preserve"> on behalf of </w:t>
      </w:r>
      <w:r>
        <w:rPr>
          <w:rStyle w:val="pxfinstr"/>
          <w:i/>
          <w:iCs/>
        </w:rPr>
        <w:t>[name of nonprofit organization]</w:t>
      </w:r>
      <w:r>
        <w:t xml:space="preserve"> shall be promptly reimbursed to </w:t>
      </w:r>
      <w:r>
        <w:rPr>
          <w:rStyle w:val="pxfinstr"/>
          <w:i/>
          <w:iCs/>
        </w:rPr>
        <w:t>[name of management firm]</w:t>
      </w:r>
      <w:r>
        <w:t xml:space="preserve"> by </w:t>
      </w:r>
      <w:r>
        <w:rPr>
          <w:rStyle w:val="pxfinstr"/>
          <w:i/>
          <w:iCs/>
        </w:rPr>
        <w:t>[name of nonprofit organization]</w:t>
      </w:r>
      <w:r>
        <w:t xml:space="preserve">. Fee or expense reimbursement amounts not paid by </w:t>
      </w:r>
      <w:r>
        <w:rPr>
          <w:rStyle w:val="pxfinstr"/>
          <w:i/>
          <w:iCs/>
        </w:rPr>
        <w:t>[name of nonprofit organization]</w:t>
      </w:r>
      <w:r>
        <w:t xml:space="preserve"> to </w:t>
      </w:r>
      <w:r>
        <w:rPr>
          <w:rStyle w:val="pxfinstr"/>
          <w:i/>
          <w:iCs/>
        </w:rPr>
        <w:t>[name of management firm]</w:t>
      </w:r>
      <w:r>
        <w:t xml:space="preserve"> when due pursuant to this agreement shall accrue interest at a per annum rate of over the prime rate of interest as provided in the </w:t>
      </w:r>
      <w:r>
        <w:rPr>
          <w:rStyle w:val="pxfinstr"/>
          <w:i/>
          <w:iCs/>
        </w:rPr>
        <w:t>[name of reporting source]</w:t>
      </w:r>
      <w:r>
        <w:t>, or the maximum amount of interest allowable by law, whichever is less, from the due date until the date of payment.</w:t>
      </w:r>
    </w:p>
    <w:p w14:paraId="10FE239C"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4. Charity's Responsibilities. </w:t>
      </w:r>
    </w:p>
    <w:p w14:paraId="00A8E26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rPr>
          <w:rStyle w:val="pxfinstr"/>
          <w:i/>
          <w:iCs/>
        </w:rPr>
        <w:t>[Name of nonprofit organization]</w:t>
      </w:r>
      <w:r>
        <w:t xml:space="preserve"> will be responsible for directing the activities of its Board and its committees and insuring that they made agreed-upon deadlines, travel and meeting commitments, and specific duties. The signature of the President of </w:t>
      </w:r>
      <w:r>
        <w:rPr>
          <w:rStyle w:val="pxfinstr"/>
          <w:i/>
          <w:iCs/>
        </w:rPr>
        <w:t>[name of nonprofit organization]</w:t>
      </w:r>
      <w:r>
        <w:t xml:space="preserve"> is required for all legal documents such as bank cards, tax forms, and hotel contracts. </w:t>
      </w:r>
      <w:r>
        <w:rPr>
          <w:rStyle w:val="pxfinstr"/>
          <w:i/>
          <w:iCs/>
        </w:rPr>
        <w:t>[Name of nonprofit organization]</w:t>
      </w:r>
      <w:r>
        <w:t xml:space="preserve"> will be responsible for payment of the management fee and all reasonable, direct, out-of-pocket (line-item) expenses, such as telephone, postage, printing, typesetting, mailing labor, travel, or other outside services related to day-to-day operation of the enterprise.</w:t>
      </w:r>
    </w:p>
    <w:p w14:paraId="6A015A6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 xml:space="preserve">Any problems that arise between a </w:t>
      </w:r>
      <w:r>
        <w:rPr>
          <w:rStyle w:val="pxfinstr"/>
          <w:i/>
          <w:iCs/>
        </w:rPr>
        <w:t>[name of nonprofit organization]</w:t>
      </w:r>
      <w:r>
        <w:t xml:space="preserve"> member, exhibitor, speaker, or any other individual regarding an issue that is not easily resolved should be referred to the President of </w:t>
      </w:r>
      <w:r>
        <w:rPr>
          <w:rStyle w:val="pxfinstr"/>
          <w:i/>
          <w:iCs/>
        </w:rPr>
        <w:t>[name of nonprofit organization]</w:t>
      </w:r>
      <w:r>
        <w:t xml:space="preserve">, who will mediate or refer to the proper Board member of </w:t>
      </w:r>
      <w:r>
        <w:rPr>
          <w:rStyle w:val="pxfinstr"/>
          <w:i/>
          <w:iCs/>
        </w:rPr>
        <w:t>[name of nonprofit organization]</w:t>
      </w:r>
      <w:r>
        <w:t xml:space="preserve"> for action.</w:t>
      </w:r>
    </w:p>
    <w:p w14:paraId="50F555D1"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5. Independent Contractor. </w:t>
      </w:r>
    </w:p>
    <w:p w14:paraId="6EEA0DA9"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 xml:space="preserve">In carrying out its responsibilities under this agreement, </w:t>
      </w:r>
      <w:r>
        <w:rPr>
          <w:rStyle w:val="pxfinstr"/>
          <w:i/>
          <w:iCs/>
        </w:rPr>
        <w:t>[name of management firm]</w:t>
      </w:r>
      <w:r>
        <w:t xml:space="preserve"> shall at all times be an independent contractor. Nothing contained in this agreement shall be construed to create an employer</w:t>
      </w:r>
      <w:r>
        <w:rPr>
          <w:vanish/>
        </w:rPr>
        <w:t>&amp;ndash;</w:t>
      </w:r>
      <w:r>
        <w:rPr>
          <w:rStyle w:val="pxvis"/>
          <w:rFonts w:ascii="Times NewRoman" w:hAnsi="Times NewRoman"/>
          <w:b w:val="0"/>
          <w:sz w:val="24"/>
        </w:rPr>
        <w:t>-</w:t>
      </w:r>
      <w:r>
        <w:t xml:space="preserve">employee relationship, a partnership, or joint venture between </w:t>
      </w:r>
      <w:r>
        <w:rPr>
          <w:rStyle w:val="pxfinstr"/>
          <w:i/>
          <w:iCs/>
        </w:rPr>
        <w:t>[name of nonprofit organization]</w:t>
      </w:r>
      <w:r>
        <w:t xml:space="preserve"> and </w:t>
      </w:r>
      <w:r>
        <w:rPr>
          <w:rStyle w:val="pxfinstr"/>
          <w:i/>
          <w:iCs/>
        </w:rPr>
        <w:t>[name of management firm]</w:t>
      </w:r>
      <w:r>
        <w:t>.</w:t>
      </w:r>
    </w:p>
    <w:p w14:paraId="241B0B53"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6. Indemnification. </w:t>
      </w:r>
    </w:p>
    <w:p w14:paraId="3C8E3D9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rPr>
          <w:rStyle w:val="pxfinstr"/>
          <w:i/>
          <w:iCs/>
        </w:rPr>
        <w:t>[Name of nonprofit organization]</w:t>
      </w:r>
      <w:r>
        <w:t xml:space="preserve"> shall indemnify, defend, and hold </w:t>
      </w:r>
      <w:r>
        <w:rPr>
          <w:rStyle w:val="pxfinstr"/>
          <w:i/>
          <w:iCs/>
        </w:rPr>
        <w:t>[name of management firm]</w:t>
      </w:r>
      <w:r>
        <w:t xml:space="preserve"> harmless against all claims, damages, suits, causes of action, judgments, and liabilities (and against all associated costs and expenses, including, without limitation, reasonable attorney's fees), arising from </w:t>
      </w:r>
      <w:r>
        <w:rPr>
          <w:rStyle w:val="pxfinstr"/>
          <w:i/>
          <w:iCs/>
        </w:rPr>
        <w:t>[name of management firm]</w:t>
      </w:r>
      <w:r>
        <w:t>'s proper performance of its obligations under this agreement.</w:t>
      </w:r>
    </w:p>
    <w:p w14:paraId="37DE1D9B"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7. Termination. </w:t>
      </w:r>
    </w:p>
    <w:p w14:paraId="5F2282E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 xml:space="preserve">This agreement may be terminated at any time by either party without cause, provided that written notice of termination given a specified in this agreement shall be delivered to the other party at least </w:t>
      </w:r>
      <w:r>
        <w:rPr>
          <w:rStyle w:val="pxfinstr"/>
          <w:i/>
          <w:iCs/>
        </w:rPr>
        <w:t>[number of days]</w:t>
      </w:r>
      <w:r>
        <w:t xml:space="preserve"> days before the intended termination date.</w:t>
      </w:r>
    </w:p>
    <w:p w14:paraId="4A0579B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8. Employment of [name of management firm] Personnel. </w:t>
      </w:r>
    </w:p>
    <w:p w14:paraId="4F1C37F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rPr>
          <w:rStyle w:val="pxfinstr"/>
          <w:i/>
          <w:iCs/>
        </w:rPr>
        <w:t>[Name of nonprofit organization]</w:t>
      </w:r>
      <w:r>
        <w:t xml:space="preserve"> agrees that it will not, during the term of this agreement, and for </w:t>
      </w:r>
      <w:r>
        <w:rPr>
          <w:rStyle w:val="pxfinstr"/>
          <w:i/>
          <w:iCs/>
        </w:rPr>
        <w:t>[number of months]</w:t>
      </w:r>
      <w:r>
        <w:t xml:space="preserve"> months after termination of this agreement, for any reason hire any person who had at any time during the </w:t>
      </w:r>
      <w:r>
        <w:rPr>
          <w:rStyle w:val="pxfinstr"/>
          <w:i/>
          <w:iCs/>
        </w:rPr>
        <w:t>[number of months]</w:t>
      </w:r>
      <w:r>
        <w:t xml:space="preserve">-months preceding the date of intended employment by </w:t>
      </w:r>
      <w:r>
        <w:rPr>
          <w:rStyle w:val="pxfinstr"/>
          <w:i/>
          <w:iCs/>
        </w:rPr>
        <w:t>[name of nonprofit organization]</w:t>
      </w:r>
      <w:r>
        <w:t xml:space="preserve"> been an employee of </w:t>
      </w:r>
      <w:r>
        <w:rPr>
          <w:rStyle w:val="pxfinstr"/>
          <w:i/>
          <w:iCs/>
        </w:rPr>
        <w:t>[name of management firm]</w:t>
      </w:r>
      <w:r>
        <w:t xml:space="preserve"> without the prior written approval of </w:t>
      </w:r>
      <w:r>
        <w:rPr>
          <w:rStyle w:val="pxfinstr"/>
          <w:i/>
          <w:iCs/>
        </w:rPr>
        <w:t>[name of management firm]</w:t>
      </w:r>
      <w:r>
        <w:t xml:space="preserve">. </w:t>
      </w:r>
      <w:r>
        <w:rPr>
          <w:rStyle w:val="pxfinstr"/>
          <w:i/>
          <w:iCs/>
        </w:rPr>
        <w:t>[Name of nonprofit organization]</w:t>
      </w:r>
      <w:r>
        <w:t xml:space="preserve"> acknowledges that it is impossible for </w:t>
      </w:r>
      <w:r>
        <w:rPr>
          <w:rStyle w:val="pxfinstr"/>
          <w:i/>
          <w:iCs/>
        </w:rPr>
        <w:t>[name of management firm]</w:t>
      </w:r>
      <w:r>
        <w:t xml:space="preserve"> to calculate at this time the damages </w:t>
      </w:r>
      <w:r>
        <w:rPr>
          <w:rStyle w:val="pxfinstr"/>
          <w:i/>
          <w:iCs/>
        </w:rPr>
        <w:t>[name of management firm]</w:t>
      </w:r>
      <w:r>
        <w:t xml:space="preserve"> will suffer in the event of a breach of this paragraph by </w:t>
      </w:r>
      <w:r>
        <w:rPr>
          <w:rStyle w:val="pxfinstr"/>
          <w:i/>
          <w:iCs/>
        </w:rPr>
        <w:t>[name of nonprofit organization]</w:t>
      </w:r>
      <w:r>
        <w:t xml:space="preserve">. Accordingly, </w:t>
      </w:r>
      <w:r>
        <w:rPr>
          <w:rStyle w:val="pxfinstr"/>
          <w:i/>
          <w:iCs/>
        </w:rPr>
        <w:t>[name of management firm]</w:t>
      </w:r>
      <w:r>
        <w:t xml:space="preserve"> and </w:t>
      </w:r>
      <w:r>
        <w:rPr>
          <w:rStyle w:val="pxfinstr"/>
          <w:i/>
          <w:iCs/>
        </w:rPr>
        <w:t>[name of nonprofit organization]</w:t>
      </w:r>
      <w:r>
        <w:t xml:space="preserve"> agree that if </w:t>
      </w:r>
      <w:r>
        <w:rPr>
          <w:rStyle w:val="pxfinstr"/>
          <w:i/>
          <w:iCs/>
        </w:rPr>
        <w:t>[name of nonprofit organization]</w:t>
      </w:r>
      <w:r>
        <w:t xml:space="preserve"> breaches this paragraph of the agreement, </w:t>
      </w:r>
      <w:r>
        <w:rPr>
          <w:rStyle w:val="pxfinstr"/>
          <w:i/>
          <w:iCs/>
        </w:rPr>
        <w:t>[name of nonprofit organization]</w:t>
      </w:r>
      <w:r>
        <w:t xml:space="preserve"> agrees to pay as liquidated damages to </w:t>
      </w:r>
      <w:r>
        <w:rPr>
          <w:rStyle w:val="pxfinstr"/>
          <w:i/>
          <w:iCs/>
        </w:rPr>
        <w:t>[name of management firm]</w:t>
      </w:r>
      <w:r>
        <w:t xml:space="preserve"> an amount equal to </w:t>
      </w:r>
      <w:r>
        <w:rPr>
          <w:rStyle w:val="pxfinstr"/>
          <w:i/>
          <w:iCs/>
        </w:rPr>
        <w:t>[percentage of annual salary]</w:t>
      </w:r>
      <w:r>
        <w:rPr>
          <w:vanish/>
        </w:rPr>
        <w:t>&amp;percnt;</w:t>
      </w:r>
      <w:r>
        <w:rPr>
          <w:rStyle w:val="pxvis"/>
          <w:rFonts w:ascii="Times NewRoman" w:hAnsi="Times NewRoman"/>
          <w:b w:val="0"/>
          <w:sz w:val="24"/>
        </w:rPr>
        <w:t>%</w:t>
      </w:r>
      <w:r>
        <w:t xml:space="preserve"> of the annual salary paid by </w:t>
      </w:r>
      <w:r>
        <w:rPr>
          <w:rStyle w:val="pxfinstr"/>
          <w:i/>
          <w:iCs/>
        </w:rPr>
        <w:t>[name of management firm]</w:t>
      </w:r>
      <w:r>
        <w:t xml:space="preserve"> to the employee or employees of </w:t>
      </w:r>
      <w:r>
        <w:rPr>
          <w:rStyle w:val="pxfinstr"/>
          <w:i/>
          <w:iCs/>
        </w:rPr>
        <w:t>[name of management firm]</w:t>
      </w:r>
      <w:r>
        <w:t xml:space="preserve"> hired by </w:t>
      </w:r>
      <w:r>
        <w:rPr>
          <w:rStyle w:val="pxfinstr"/>
          <w:i/>
          <w:iCs/>
        </w:rPr>
        <w:t>[name of nonprofit organization]</w:t>
      </w:r>
      <w:r>
        <w:t xml:space="preserve"> in breach of this agreement during the </w:t>
      </w:r>
      <w:r>
        <w:rPr>
          <w:rStyle w:val="pxfinstr"/>
          <w:i/>
          <w:iCs/>
        </w:rPr>
        <w:t>[number of months]</w:t>
      </w:r>
      <w:r>
        <w:t xml:space="preserve"> months immediately preceding the date the employee or employees are hired by </w:t>
      </w:r>
      <w:r>
        <w:rPr>
          <w:rStyle w:val="pxfinstr"/>
          <w:i/>
          <w:iCs/>
        </w:rPr>
        <w:t>[name of nonprofit organization]</w:t>
      </w:r>
      <w:r>
        <w:t xml:space="preserve">. </w:t>
      </w:r>
      <w:r>
        <w:rPr>
          <w:rStyle w:val="pxfinstr"/>
          <w:i/>
          <w:iCs/>
        </w:rPr>
        <w:t>[Name of nonprofit organization]</w:t>
      </w:r>
      <w:r>
        <w:t xml:space="preserve"> agrees that such amount is reasonable compensation to </w:t>
      </w:r>
      <w:r>
        <w:rPr>
          <w:rStyle w:val="pxfinstr"/>
          <w:i/>
          <w:iCs/>
        </w:rPr>
        <w:t>[name of management firm]</w:t>
      </w:r>
      <w:r>
        <w:t xml:space="preserve"> for </w:t>
      </w:r>
      <w:r>
        <w:rPr>
          <w:rStyle w:val="pxfinstr"/>
          <w:i/>
          <w:iCs/>
        </w:rPr>
        <w:t>[name of nonprofit organization]</w:t>
      </w:r>
      <w:r>
        <w:t xml:space="preserve">'s breach of this paragraph of the agreement. Such liquidated damages are to be paid to </w:t>
      </w:r>
      <w:r>
        <w:rPr>
          <w:rStyle w:val="pxfinstr"/>
          <w:i/>
          <w:iCs/>
        </w:rPr>
        <w:t>[name of management firm]</w:t>
      </w:r>
      <w:r>
        <w:t xml:space="preserve"> no later than the date on which the employment of </w:t>
      </w:r>
      <w:r>
        <w:rPr>
          <w:rStyle w:val="pxfinstr"/>
          <w:i/>
          <w:iCs/>
        </w:rPr>
        <w:t>[name of management firm]</w:t>
      </w:r>
      <w:r>
        <w:t xml:space="preserve">'s former employee or employees commences with </w:t>
      </w:r>
      <w:r>
        <w:rPr>
          <w:rStyle w:val="pxfinstr"/>
          <w:i/>
          <w:iCs/>
        </w:rPr>
        <w:t>[name of nonprofit organization]</w:t>
      </w:r>
      <w:r>
        <w:t>.</w:t>
      </w:r>
    </w:p>
    <w:p w14:paraId="089C5661"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9. Client Files. </w:t>
      </w:r>
    </w:p>
    <w:p w14:paraId="70AA719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 xml:space="preserve">All documents and files created by </w:t>
      </w:r>
      <w:r>
        <w:rPr>
          <w:rStyle w:val="pxfinstr"/>
          <w:i/>
          <w:iCs/>
        </w:rPr>
        <w:t>[name of management firm]</w:t>
      </w:r>
      <w:r>
        <w:t xml:space="preserve"> for </w:t>
      </w:r>
      <w:r>
        <w:rPr>
          <w:rStyle w:val="pxfinstr"/>
          <w:i/>
          <w:iCs/>
        </w:rPr>
        <w:t>[name of nonprofit organization]</w:t>
      </w:r>
      <w:r>
        <w:t xml:space="preserve"> shall be the property of </w:t>
      </w:r>
      <w:r>
        <w:rPr>
          <w:rStyle w:val="pxfinstr"/>
          <w:i/>
          <w:iCs/>
        </w:rPr>
        <w:t>[name of nonprofit organization]</w:t>
      </w:r>
      <w:r>
        <w:t xml:space="preserve">. Upon Termination of </w:t>
      </w:r>
      <w:r>
        <w:rPr>
          <w:rStyle w:val="pxfinstr"/>
          <w:i/>
          <w:iCs/>
        </w:rPr>
        <w:t>[name of management firm]</w:t>
      </w:r>
      <w:r>
        <w:t xml:space="preserve">'s services under this agreement, </w:t>
      </w:r>
      <w:r>
        <w:rPr>
          <w:rStyle w:val="pxfinstr"/>
          <w:i/>
          <w:iCs/>
        </w:rPr>
        <w:t>[name of management firm]</w:t>
      </w:r>
      <w:r>
        <w:t xml:space="preserve"> will return all of </w:t>
      </w:r>
      <w:r>
        <w:rPr>
          <w:rStyle w:val="pxfinstr"/>
          <w:i/>
          <w:iCs/>
        </w:rPr>
        <w:t>[name of nonprofit organization]</w:t>
      </w:r>
      <w:r>
        <w:t xml:space="preserve">'s files and documents to </w:t>
      </w:r>
      <w:r>
        <w:rPr>
          <w:rStyle w:val="pxfinstr"/>
          <w:i/>
          <w:iCs/>
        </w:rPr>
        <w:t>[name of nonprofit organization]</w:t>
      </w:r>
      <w:r>
        <w:t xml:space="preserve"> at a location specified by </w:t>
      </w:r>
      <w:r>
        <w:rPr>
          <w:rStyle w:val="pxfinstr"/>
          <w:i/>
          <w:iCs/>
        </w:rPr>
        <w:t>[name of nonprofit organization]</w:t>
      </w:r>
      <w:r>
        <w:t xml:space="preserve">. </w:t>
      </w:r>
      <w:r>
        <w:rPr>
          <w:rStyle w:val="pxfinstr"/>
          <w:i/>
          <w:iCs/>
        </w:rPr>
        <w:t>[Name of management firm]</w:t>
      </w:r>
      <w:r>
        <w:t xml:space="preserve"> shall not be required to return </w:t>
      </w:r>
      <w:r>
        <w:rPr>
          <w:rStyle w:val="pxfinstr"/>
          <w:i/>
          <w:iCs/>
        </w:rPr>
        <w:t>[name of nonprofit organization]</w:t>
      </w:r>
      <w:r>
        <w:t xml:space="preserve">'s files and documents after termination of this agreement until all of </w:t>
      </w:r>
      <w:r>
        <w:rPr>
          <w:rStyle w:val="pxfinstr"/>
          <w:i/>
          <w:iCs/>
        </w:rPr>
        <w:t>[name of nonprofit organization]</w:t>
      </w:r>
      <w:r>
        <w:t xml:space="preserve">'s financial obligations to </w:t>
      </w:r>
      <w:r>
        <w:rPr>
          <w:rStyle w:val="pxfinstr"/>
          <w:i/>
          <w:iCs/>
        </w:rPr>
        <w:t>[name of management firm]</w:t>
      </w:r>
      <w:r>
        <w:t xml:space="preserve"> under this agreement have been satisfied.</w:t>
      </w:r>
    </w:p>
    <w:p w14:paraId="55D3DFEE"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10. Notices. </w:t>
      </w:r>
    </w:p>
    <w:p w14:paraId="3C428AE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 xml:space="preserve">Any notice required to be given under this agreement by either party to the other shall be sufficient if addressed and mailed, certified mail, postage prepaid, to the President of </w:t>
      </w:r>
      <w:r>
        <w:rPr>
          <w:rStyle w:val="pxfinstr"/>
          <w:i/>
          <w:iCs/>
        </w:rPr>
        <w:t>[name of nonprofit organization]</w:t>
      </w:r>
      <w:r>
        <w:t xml:space="preserve"> at his or her business address with copies to the members of the executive committee of </w:t>
      </w:r>
      <w:r>
        <w:rPr>
          <w:rStyle w:val="pxfinstr"/>
          <w:i/>
          <w:iCs/>
        </w:rPr>
        <w:t>[name of nonprofit organization]</w:t>
      </w:r>
      <w:r>
        <w:t xml:space="preserve">. Any notice required to be given under this agreement to </w:t>
      </w:r>
      <w:r>
        <w:rPr>
          <w:rStyle w:val="pxfinstr"/>
          <w:i/>
          <w:iCs/>
        </w:rPr>
        <w:t>[name of management firm]</w:t>
      </w:r>
      <w:r>
        <w:t xml:space="preserve"> shall be sufficient if mailed by certified mail, postage prepaid, to </w:t>
      </w:r>
      <w:r>
        <w:rPr>
          <w:rStyle w:val="pxfinstr"/>
          <w:i/>
          <w:iCs/>
        </w:rPr>
        <w:t>[name of authorized person]</w:t>
      </w:r>
      <w:r>
        <w:t xml:space="preserve"> and </w:t>
      </w:r>
      <w:r>
        <w:rPr>
          <w:rStyle w:val="pxfinstr"/>
          <w:i/>
          <w:iCs/>
        </w:rPr>
        <w:t>[address of authorized person]</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w:t>
      </w:r>
    </w:p>
    <w:p w14:paraId="5FD7606F"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11. Applicable Law. </w:t>
      </w:r>
    </w:p>
    <w:p w14:paraId="649B7C1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This agreement shall be governed by and construed in accord with the laws of the State of New York as if entered into and to be put fully performed in the State of New York.</w:t>
      </w:r>
    </w:p>
    <w:p w14:paraId="3BF411D6"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12. Entire Agreement. </w:t>
      </w:r>
    </w:p>
    <w:p w14:paraId="1D5D214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This agreement sets forth the entire agreement and understanding between the parties on the subject matter of disagreement and supersedes all prior discussions and negotiations between the parties. Neither party shall be bound by any conditions, definitions, representations, or warranties with respect to subject matter of this agreement other than those as expressly provided herein.</w:t>
      </w:r>
    </w:p>
    <w:p w14:paraId="18D24ECD"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13. Amendment and Waiver. </w:t>
      </w:r>
    </w:p>
    <w:p w14:paraId="5725D62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No modification of this agreement shall be binding unless made in writing and executed by both parties. No waiver by either party of any breach or obligation of the other party under this agreement shall constitute a waiver of any other prior or subsequent breach or obligation.</w:t>
      </w:r>
    </w:p>
    <w:p w14:paraId="61967608"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14. Severability. </w:t>
      </w:r>
    </w:p>
    <w:p w14:paraId="643AEA2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If any provision of this agreement is held by a court of competent jurisdiction to be contrary to law, the remaining provisions in this agreement shall remain in full force and effect.</w:t>
      </w:r>
    </w:p>
    <w:p w14:paraId="43357418" w14:textId="77777777" w:rsidR="004E0EBB" w:rsidRDefault="004E0EBB">
      <w:pPr>
        <w:pStyle w:val="pxformfin"/>
      </w:pPr>
      <w:r>
        <w:rPr>
          <w:color w:val="FF0000"/>
          <w:sz w:val="20"/>
          <w:szCs w:val="20"/>
          <w:vertAlign w:val="superscript"/>
        </w:rPr>
        <w:t>►</w:t>
      </w:r>
      <w:r>
        <w:fldChar w:fldCharType="begin"/>
      </w:r>
      <w:r>
        <w:instrText>fi.lvl="1"</w:instrText>
      </w:r>
      <w:r>
        <w:fldChar w:fldCharType="end"/>
      </w:r>
      <w:r>
        <w:t xml:space="preserve">15. Arbitration. </w:t>
      </w:r>
    </w:p>
    <w:p w14:paraId="74B390B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 xml:space="preserve">Any differences, controversies, or claims arising out of, or relating to this agreement or the breach thereof, shall be settled by arbitration in accordance with the Commercial Arbitration Rules of the American Arbitration Association. The determination of the arbitrators will be accepted and binding upon both parties and a judgment upon the award of the arbitrators may be entered in any court having jurisdiction thereof. </w:t>
      </w:r>
      <w:r>
        <w:rPr>
          <w:rStyle w:val="pxfinstr"/>
          <w:i/>
          <w:iCs/>
        </w:rPr>
        <w:t>[Name of nonprofit organization]</w:t>
      </w:r>
      <w:r>
        <w:t xml:space="preserve"> and </w:t>
      </w:r>
      <w:r>
        <w:rPr>
          <w:rStyle w:val="pxfinstr"/>
          <w:i/>
          <w:iCs/>
        </w:rPr>
        <w:t>[name of management firm]</w:t>
      </w:r>
      <w:r>
        <w:t xml:space="preserve"> shall each select one arbitrator, which two arbitrators shall issue a final, binding decision. The parties shall share equally the costs of such arbitration.</w:t>
      </w:r>
    </w:p>
    <w:p w14:paraId="27C387B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p.ct.id="f477b8b0b92511efa86bc22ba615bad8|100|31:96"</w:instrText>
      </w:r>
      <w:r>
        <w:fldChar w:fldCharType="end"/>
      </w:r>
      <w:r>
        <w:t>In witness whereof, the parties have executed this agreement by their duly authorized representatives as of the date first written above.</w:t>
      </w:r>
    </w:p>
    <w:p w14:paraId="133A12AF"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5EB7494"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nonprofit organization]</w:t>
      </w:r>
    </w:p>
    <w:p w14:paraId="24E423AA"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5F38F8B0"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management firm]</w:t>
      </w:r>
    </w:p>
    <w:p w14:paraId="27A9602A" w14:textId="77777777" w:rsidR="004E0EBB" w:rsidRDefault="004E0EBB">
      <w:pPr>
        <w:pStyle w:val="pxformnotes"/>
        <w:jc w:val="center"/>
        <w:rPr>
          <w:sz w:val="24"/>
          <w:szCs w:val="24"/>
        </w:rPr>
      </w:pPr>
      <w:r>
        <w:rPr>
          <w:rStyle w:val="pxvis"/>
          <w:rFonts w:cs="Arial"/>
          <w:bCs/>
          <w:szCs w:val="28"/>
        </w:rPr>
        <w:t>Notes to Form</w:t>
      </w:r>
    </w:p>
    <w:p w14:paraId="27DAF823" w14:textId="77777777" w:rsidR="004E0EBB" w:rsidRDefault="004E0EBB">
      <w:pPr>
        <w:pStyle w:val="pxformnotes"/>
        <w:rPr>
          <w:sz w:val="24"/>
          <w:szCs w:val="24"/>
        </w:rPr>
      </w:pPr>
    </w:p>
    <w:p w14:paraId="166E1821" w14:textId="77777777" w:rsidR="004E0EBB" w:rsidRDefault="004E0EBB">
      <w:pPr>
        <w:pStyle w:val="pxformrr"/>
        <w:rPr>
          <w:sz w:val="24"/>
          <w:szCs w:val="24"/>
        </w:rPr>
      </w:pPr>
      <w:r>
        <w:rPr>
          <w:rStyle w:val="pxvis"/>
          <w:rFonts w:cs="Arial"/>
          <w:bCs/>
          <w:szCs w:val="28"/>
        </w:rPr>
        <w:t>Research References</w:t>
      </w:r>
    </w:p>
    <w:p w14:paraId="18A0736C"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tk.ref.id="I09MMP6"</w:instrText>
      </w:r>
      <w:r>
        <w:rPr>
          <w:rStyle w:val="pxtk"/>
        </w:rPr>
        <w:fldChar w:fldCharType="end"/>
      </w:r>
      <w:r>
        <w:rPr>
          <w:rStyle w:val="pxtk"/>
        </w:rPr>
        <w:t>West's Key Number Digest, Charities &amp;key;40</w:t>
      </w:r>
    </w:p>
    <w:p w14:paraId="5E78AA02" w14:textId="77777777" w:rsidR="004E0EBB" w:rsidDel="006A6981" w:rsidRDefault="004E0EBB">
      <w:pPr>
        <w:pStyle w:val="pxformrrp"/>
        <w:rPr>
          <w:del w:id="1925" w:author="Cara Cardinale" w:date="2025-02-19T20:46:00Z"/>
        </w:rPr>
      </w:pPr>
      <w:del w:id="1926" w:author="Cara Cardinale" w:date="2025-02-19T20:46:00Z">
        <w:r w:rsidDel="006A6981">
          <w:delText xml:space="preserve"> </w:delText>
        </w:r>
        <w:r w:rsidDel="006A6981">
          <w:rPr>
            <w:rStyle w:val="pxvis"/>
            <w:rFonts w:ascii="Times NewRoman" w:hAnsi="Times NewRoman"/>
            <w:b w:val="0"/>
            <w:sz w:val="24"/>
          </w:rPr>
          <w:tab/>
        </w:r>
        <w:r w:rsidDel="006A6981">
          <w:rPr>
            <w:rStyle w:val="pxrc"/>
            <w:color w:val="FF0000"/>
            <w:sz w:val="20"/>
            <w:szCs w:val="20"/>
            <w:vertAlign w:val="superscript"/>
          </w:rPr>
          <w:delText>►</w:delText>
        </w:r>
        <w:r w:rsidDel="006A6981">
          <w:rPr>
            <w:rStyle w:val="pxrc"/>
          </w:rPr>
          <w:fldChar w:fldCharType="begin"/>
        </w:r>
        <w:r w:rsidDel="006A6981">
          <w:rPr>
            <w:rStyle w:val="pxrc"/>
          </w:rPr>
          <w:delInstrText>rc.ref.id="I09PFU2"</w:delInstrText>
        </w:r>
        <w:r w:rsidDel="006A6981">
          <w:rPr>
            <w:rStyle w:val="pxrc"/>
          </w:rPr>
          <w:fldChar w:fldCharType="end"/>
        </w:r>
        <w:r w:rsidDel="006A6981">
          <w:rPr>
            <w:rStyle w:val="pxrc"/>
          </w:rPr>
          <w:delText xml:space="preserve">Am. Jur. 2d, Charities </w:delText>
        </w:r>
        <w:r w:rsidDel="006A6981">
          <w:rPr>
            <w:rStyle w:val="pxrc"/>
            <w:vanish/>
          </w:rPr>
          <w:delText>&amp;s;</w:delText>
        </w:r>
        <w:r w:rsidDel="006A6981">
          <w:rPr>
            <w:rStyle w:val="pxvis"/>
            <w:rFonts w:ascii="Times NewRoman" w:hAnsi="Times NewRoman"/>
            <w:b w:val="0"/>
            <w:sz w:val="24"/>
          </w:rPr>
          <w:delText>§</w:delText>
        </w:r>
        <w:r w:rsidDel="006A6981">
          <w:rPr>
            <w:rStyle w:val="pxrc"/>
          </w:rPr>
          <w:delText>173</w:delText>
        </w:r>
      </w:del>
    </w:p>
    <w:p w14:paraId="561EFC45" w14:textId="77777777" w:rsidR="004E0EBB" w:rsidRDefault="004E0EBB">
      <w:pPr>
        <w:pStyle w:val="pxs"/>
        <w:spacing w:before="180"/>
        <w:rPr>
          <w:sz w:val="27"/>
          <w:szCs w:val="27"/>
        </w:rPr>
      </w:pPr>
      <w:r>
        <w:rPr>
          <w:sz w:val="27"/>
          <w:szCs w:val="27"/>
        </w:rPr>
        <w:t>31:97. Contract to provide management services to charitable organization</w:t>
      </w:r>
      <w:r>
        <w:rPr>
          <w:rStyle w:val="pxsep"/>
        </w:rPr>
        <w:t xml:space="preserve">-- </w:t>
      </w:r>
      <w:r>
        <w:rPr>
          <w:sz w:val="27"/>
          <w:szCs w:val="27"/>
        </w:rPr>
        <w:t>With insurance clause</w:t>
      </w:r>
    </w:p>
    <w:p w14:paraId="7DC0D255" w14:textId="77777777" w:rsidR="004E0EBB" w:rsidRDefault="004E0EBB">
      <w:pPr>
        <w:pStyle w:val="pxov"/>
        <w:rPr>
          <w:vanish/>
        </w:rPr>
      </w:pPr>
      <w:r>
        <w:rPr>
          <w:vanish/>
        </w:rPr>
        <w:t>FMS</w:t>
      </w:r>
    </w:p>
    <w:p w14:paraId="6951FCF7" w14:textId="77777777" w:rsidR="004E0EBB" w:rsidRDefault="004E0EBB">
      <w:pPr>
        <w:pStyle w:val="pxov"/>
        <w:rPr>
          <w:vanish/>
        </w:rPr>
      </w:pPr>
      <w:r>
        <w:rPr>
          <w:vanish/>
        </w:rPr>
        <w:t>NFP</w:t>
      </w:r>
    </w:p>
    <w:p w14:paraId="096273C3" w14:textId="77777777" w:rsidR="004E0EBB" w:rsidRDefault="004E0EBB">
      <w:pPr>
        <w:pStyle w:val="pxov"/>
        <w:rPr>
          <w:vanish/>
        </w:rPr>
      </w:pPr>
      <w:r>
        <w:rPr>
          <w:vanish/>
        </w:rPr>
        <w:t>COL</w:t>
      </w:r>
    </w:p>
    <w:p w14:paraId="20FFC620" w14:textId="77777777" w:rsidR="004E0EBB" w:rsidRDefault="004E0EBB">
      <w:pPr>
        <w:pStyle w:val="pxov"/>
        <w:rPr>
          <w:vanish/>
        </w:rPr>
      </w:pPr>
      <w:r>
        <w:rPr>
          <w:vanish/>
        </w:rPr>
        <w:t>FCV</w:t>
      </w:r>
    </w:p>
    <w:p w14:paraId="0F607BA4" w14:textId="77777777" w:rsidR="004E0EBB" w:rsidRDefault="004E0EBB">
      <w:pPr>
        <w:pStyle w:val="pxov"/>
        <w:rPr>
          <w:vanish/>
        </w:rPr>
      </w:pPr>
      <w:r>
        <w:rPr>
          <w:vanish/>
        </w:rPr>
        <w:t>FTR</w:t>
      </w:r>
    </w:p>
    <w:p w14:paraId="0373F708" w14:textId="77777777" w:rsidR="004E0EBB" w:rsidRDefault="004E0EBB">
      <w:pPr>
        <w:pStyle w:val="pxov"/>
        <w:rPr>
          <w:vanish/>
        </w:rPr>
      </w:pPr>
      <w:r>
        <w:rPr>
          <w:vanish/>
        </w:rPr>
        <w:t>CML</w:t>
      </w:r>
    </w:p>
    <w:p w14:paraId="12D8A714" w14:textId="77777777" w:rsidR="004E0EBB" w:rsidRDefault="004E0EBB">
      <w:pPr>
        <w:pStyle w:val="pxov"/>
        <w:rPr>
          <w:vanish/>
        </w:rPr>
      </w:pPr>
      <w:r>
        <w:rPr>
          <w:vanish/>
        </w:rPr>
        <w:t>NUC</w:t>
      </w:r>
    </w:p>
    <w:p w14:paraId="1C8E7472" w14:textId="77777777" w:rsidR="004E0EBB" w:rsidRDefault="004E0EBB">
      <w:pPr>
        <w:pStyle w:val="pxov"/>
        <w:rPr>
          <w:vanish/>
        </w:rPr>
      </w:pPr>
      <w:r>
        <w:rPr>
          <w:vanish/>
        </w:rPr>
        <w:t>EBL</w:t>
      </w:r>
    </w:p>
    <w:p w14:paraId="20160C83" w14:textId="77777777" w:rsidR="004E0EBB" w:rsidRDefault="004E0EBB">
      <w:pPr>
        <w:pStyle w:val="pxov"/>
        <w:rPr>
          <w:vanish/>
        </w:rPr>
      </w:pPr>
      <w:r>
        <w:rPr>
          <w:vanish/>
        </w:rPr>
        <w:t>TEM</w:t>
      </w:r>
    </w:p>
    <w:p w14:paraId="08EAC1EE" w14:textId="77777777" w:rsidR="004E0EBB" w:rsidRDefault="004E0EBB">
      <w:pPr>
        <w:pStyle w:val="pxov"/>
        <w:rPr>
          <w:vanish/>
        </w:rPr>
      </w:pPr>
      <w:r>
        <w:rPr>
          <w:vanish/>
        </w:rPr>
        <w:t>MTD</w:t>
      </w:r>
    </w:p>
    <w:p w14:paraId="311E6DC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form.fid="Ic7122ea0181b11e68c12afa7f3a24041"</w:instrText>
      </w:r>
      <w:r>
        <w:fldChar w:fldCharType="end"/>
      </w:r>
      <w:r>
        <w:rPr>
          <w:color w:val="FF0000"/>
          <w:sz w:val="20"/>
          <w:szCs w:val="20"/>
          <w:vertAlign w:val="superscript"/>
        </w:rPr>
        <w:t>►</w:t>
      </w:r>
      <w:r>
        <w:fldChar w:fldCharType="begin"/>
      </w:r>
      <w:r>
        <w:instrText>p.ct.id="f477b8b0b92511efa86bc22ba615bad8|101|31:97"</w:instrText>
      </w:r>
      <w:r>
        <w:fldChar w:fldCharType="end"/>
      </w:r>
      <w:r>
        <w:t xml:space="preserve">This is an agreement between </w:t>
      </w:r>
      <w:r>
        <w:rPr>
          <w:rStyle w:val="pxfinstr"/>
          <w:i/>
          <w:iCs/>
        </w:rPr>
        <w:t>[name of management firm]</w:t>
      </w:r>
      <w:r>
        <w:t xml:space="preserve">, a corporation chartered in New York, to provide management and administrative services to </w:t>
      </w:r>
      <w:r>
        <w:rPr>
          <w:rStyle w:val="pxfinstr"/>
          <w:i/>
          <w:iCs/>
        </w:rPr>
        <w:t>[name of nonprofit organization]</w:t>
      </w:r>
      <w:r>
        <w:t xml:space="preserve">, a nonprofit </w:t>
      </w:r>
      <w:r>
        <w:rPr>
          <w:rStyle w:val="pxfinstr"/>
          <w:i/>
          <w:iCs/>
        </w:rPr>
        <w:t>[association/corporation/[specification of entity]]</w:t>
      </w:r>
      <w:r>
        <w:t>.</w:t>
      </w:r>
    </w:p>
    <w:p w14:paraId="7765319E" w14:textId="77777777" w:rsidR="004E0EBB" w:rsidRDefault="004E0EBB">
      <w:pPr>
        <w:pStyle w:val="pxformfl"/>
        <w:ind w:left="500"/>
      </w:pPr>
      <w:r>
        <w:t xml:space="preserve"> </w:t>
      </w:r>
    </w:p>
    <w:p w14:paraId="002D768F"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1. SERVICES</w:t>
      </w:r>
    </w:p>
    <w:p w14:paraId="6B29FEAC" w14:textId="77777777" w:rsidR="004E0EBB" w:rsidRDefault="004E0EBB">
      <w:pPr>
        <w:pStyle w:val="pxformfl"/>
        <w:ind w:left="500"/>
      </w:pPr>
      <w:r>
        <w:t xml:space="preserve"> </w:t>
      </w:r>
    </w:p>
    <w:p w14:paraId="451C0B90"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Routine Services. </w:t>
      </w:r>
    </w:p>
    <w:p w14:paraId="5FF47DE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management firm]</w:t>
      </w:r>
      <w:r>
        <w:t xml:space="preserve"> shall provide to </w:t>
      </w:r>
      <w:r>
        <w:rPr>
          <w:rStyle w:val="pxfinstr"/>
          <w:i/>
          <w:iCs/>
        </w:rPr>
        <w:t>[name of nonprofit organization]</w:t>
      </w:r>
      <w:r>
        <w:t xml:space="preserve"> the management and administrative services outlined in Attachment A for the duration of this agreement and any extensions thereof.</w:t>
      </w:r>
    </w:p>
    <w:p w14:paraId="419025DF"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Special Project Services. </w:t>
      </w:r>
    </w:p>
    <w:p w14:paraId="5209B30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management firm]</w:t>
      </w:r>
      <w:r>
        <w:t xml:space="preserve"> may provide management and administrative services to </w:t>
      </w:r>
      <w:r>
        <w:rPr>
          <w:rStyle w:val="pxfinstr"/>
          <w:i/>
          <w:iCs/>
        </w:rPr>
        <w:t>[name of nonprofit organization]</w:t>
      </w:r>
      <w:r>
        <w:t xml:space="preserve"> for special projects that are not otherwise included within the scope of this agreement if </w:t>
      </w:r>
      <w:r>
        <w:rPr>
          <w:rStyle w:val="pxfinstr"/>
          <w:i/>
          <w:iCs/>
        </w:rPr>
        <w:t>[name of nonprofit organization]</w:t>
      </w:r>
      <w:r>
        <w:t xml:space="preserve"> obtains preauthorization and approval for the provision of such special project services from </w:t>
      </w:r>
      <w:r>
        <w:rPr>
          <w:rStyle w:val="pxfinstr"/>
          <w:i/>
          <w:iCs/>
        </w:rPr>
        <w:t>[name of management firm]</w:t>
      </w:r>
      <w:r>
        <w:t>.</w:t>
      </w:r>
    </w:p>
    <w:p w14:paraId="592502C8"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2. SCOPE OF SERVICES</w:t>
      </w:r>
    </w:p>
    <w:p w14:paraId="7BE88F3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The scope of the services to be provided by </w:t>
      </w:r>
      <w:r>
        <w:rPr>
          <w:rStyle w:val="pxfinstr"/>
          <w:i/>
          <w:iCs/>
        </w:rPr>
        <w:t>[name of management firm]</w:t>
      </w:r>
      <w:r>
        <w:t xml:space="preserve"> is outlined in Attachment A which is incorporated herein by reference.</w:t>
      </w:r>
    </w:p>
    <w:p w14:paraId="23CA3128"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3. REMUNERATION AND REIMBURSEMENT</w:t>
      </w:r>
    </w:p>
    <w:p w14:paraId="1ECC83C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nonprofit organization]</w:t>
      </w:r>
      <w:r>
        <w:t xml:space="preserve"> shall pay to </w:t>
      </w:r>
      <w:r>
        <w:rPr>
          <w:rStyle w:val="pxfinstr"/>
          <w:i/>
          <w:iCs/>
        </w:rPr>
        <w:t>[name of management firm]</w:t>
      </w:r>
      <w:r>
        <w:t xml:space="preserve"> the sum of $</w:t>
      </w:r>
      <w:r>
        <w:rPr>
          <w:rStyle w:val="pxfinstr"/>
          <w:i/>
          <w:iCs/>
        </w:rPr>
        <w:t>[dollar amount of monthly compensation]</w:t>
      </w:r>
      <w:r>
        <w:t xml:space="preserve"> a month in compensation for routine services performed or to be performed by </w:t>
      </w:r>
      <w:r>
        <w:rPr>
          <w:rStyle w:val="pxfinstr"/>
          <w:i/>
          <w:iCs/>
        </w:rPr>
        <w:t>[name of management firm]</w:t>
      </w:r>
      <w:r>
        <w:t xml:space="preserve">. This compensation shall be payable </w:t>
      </w:r>
      <w:r>
        <w:rPr>
          <w:rStyle w:val="pxfinstr"/>
          <w:i/>
          <w:iCs/>
        </w:rPr>
        <w:t>[specification of terms of payment]</w:t>
      </w:r>
      <w:r>
        <w:t>.</w:t>
      </w:r>
    </w:p>
    <w:p w14:paraId="26E9392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nonprofit organization]</w:t>
      </w:r>
      <w:r>
        <w:t xml:space="preserve"> shall pay to </w:t>
      </w:r>
      <w:r>
        <w:rPr>
          <w:rStyle w:val="pxfinstr"/>
          <w:i/>
          <w:iCs/>
        </w:rPr>
        <w:t>[name of management firm]</w:t>
      </w:r>
      <w:r>
        <w:t xml:space="preserve"> for special project services performed or to be performed in accordance with the agreement reached by the parties for the performance of such special project services.</w:t>
      </w:r>
    </w:p>
    <w:p w14:paraId="5C413872"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management firm]</w:t>
      </w:r>
      <w:r>
        <w:t xml:space="preserve"> shall be promptly reimbursed for all expenses incurred by it in behalf of </w:t>
      </w:r>
      <w:r>
        <w:rPr>
          <w:rStyle w:val="pxfinstr"/>
          <w:i/>
          <w:iCs/>
        </w:rPr>
        <w:t>[name of nonprofit organization]</w:t>
      </w:r>
      <w:r>
        <w:t>.</w:t>
      </w:r>
    </w:p>
    <w:p w14:paraId="4D1F539E"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4. PERSONNEL</w:t>
      </w:r>
    </w:p>
    <w:p w14:paraId="45D7A4F2" w14:textId="77777777" w:rsidR="004E0EBB" w:rsidRDefault="004E0EBB">
      <w:pPr>
        <w:pStyle w:val="pxformfl"/>
        <w:ind w:left="500"/>
      </w:pPr>
      <w:r>
        <w:t xml:space="preserve"> </w:t>
      </w:r>
    </w:p>
    <w:p w14:paraId="7CDFBBDD"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w:t>
      </w:r>
    </w:p>
    <w:p w14:paraId="2E371954"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management firm]</w:t>
      </w:r>
      <w:r>
        <w:t xml:space="preserve"> will assign such support staff as it deems necessary to manage the day-to-day activities of </w:t>
      </w:r>
      <w:r>
        <w:rPr>
          <w:rStyle w:val="pxfinstr"/>
          <w:i/>
          <w:iCs/>
        </w:rPr>
        <w:t>[name of nonprofit organization]</w:t>
      </w:r>
      <w:r>
        <w:t xml:space="preserve">. All personnel assigned to provide services to </w:t>
      </w:r>
      <w:r>
        <w:rPr>
          <w:rStyle w:val="pxfinstr"/>
          <w:i/>
          <w:iCs/>
        </w:rPr>
        <w:t>[name of nonprofit organization]</w:t>
      </w:r>
      <w:r>
        <w:t xml:space="preserve"> will be employed by </w:t>
      </w:r>
      <w:r>
        <w:rPr>
          <w:rStyle w:val="pxfinstr"/>
          <w:i/>
          <w:iCs/>
        </w:rPr>
        <w:t>[name of management firm]</w:t>
      </w:r>
      <w:r>
        <w:t xml:space="preserve"> and </w:t>
      </w:r>
      <w:r>
        <w:rPr>
          <w:rStyle w:val="pxfinstr"/>
          <w:i/>
          <w:iCs/>
        </w:rPr>
        <w:t>[name of management firm]</w:t>
      </w:r>
      <w:r>
        <w:t xml:space="preserve"> assumes responsibility for their compensation and terms of employment. Employees of </w:t>
      </w:r>
      <w:r>
        <w:rPr>
          <w:rStyle w:val="pxfinstr"/>
          <w:i/>
          <w:iCs/>
        </w:rPr>
        <w:t>[name of management firm]</w:t>
      </w:r>
      <w:r>
        <w:t xml:space="preserve"> are not considered employees of </w:t>
      </w:r>
      <w:r>
        <w:rPr>
          <w:rStyle w:val="pxfinstr"/>
          <w:i/>
          <w:iCs/>
        </w:rPr>
        <w:t>[name of nonprofit organization]</w:t>
      </w:r>
      <w:r>
        <w:t xml:space="preserve"> within purview of Social Security accounts, workers' compensation laws, or in any other regard. All employees are bonded and will be bonded during the entire term of this contract and any extension thereof.</w:t>
      </w:r>
    </w:p>
    <w:p w14:paraId="12D371BA"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w:t>
      </w:r>
    </w:p>
    <w:p w14:paraId="54BEA79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nonprofit organization]</w:t>
      </w:r>
      <w:r>
        <w:t xml:space="preserve"> agrees that it will not during the term of this agreement or for </w:t>
      </w:r>
      <w:r>
        <w:rPr>
          <w:rStyle w:val="pxfinstr"/>
          <w:i/>
          <w:iCs/>
        </w:rPr>
        <w:t>[number of months]</w:t>
      </w:r>
      <w:r>
        <w:t xml:space="preserve"> months thereafter hire any executive or administrative personnel currently employed by </w:t>
      </w:r>
      <w:r>
        <w:rPr>
          <w:rStyle w:val="pxfinstr"/>
          <w:i/>
          <w:iCs/>
        </w:rPr>
        <w:t>[name of management firm]</w:t>
      </w:r>
      <w:r>
        <w:t xml:space="preserve"> without the express written approval of </w:t>
      </w:r>
      <w:r>
        <w:rPr>
          <w:rStyle w:val="pxfinstr"/>
          <w:i/>
          <w:iCs/>
        </w:rPr>
        <w:t>[name of officer of management firm]</w:t>
      </w:r>
      <w:r>
        <w:t>.</w:t>
      </w:r>
    </w:p>
    <w:p w14:paraId="313110F8"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5. OFFICE LOCATION AND HOURS</w:t>
      </w:r>
    </w:p>
    <w:p w14:paraId="4264D94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management firm]</w:t>
      </w:r>
      <w:r>
        <w:t xml:space="preserve"> shall provide for </w:t>
      </w:r>
      <w:r>
        <w:rPr>
          <w:rStyle w:val="pxfinstr"/>
          <w:i/>
          <w:iCs/>
        </w:rPr>
        <w:t>[name of nonprofit organization]</w:t>
      </w:r>
      <w:r>
        <w:t xml:space="preserve"> an office to be located at </w:t>
      </w:r>
      <w:r>
        <w:rPr>
          <w:rStyle w:val="pxfinstr"/>
          <w:i/>
          <w:iCs/>
        </w:rPr>
        <w:t>[address of office]</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or at such other location as </w:t>
      </w:r>
      <w:r>
        <w:rPr>
          <w:rStyle w:val="pxfinstr"/>
          <w:i/>
          <w:iCs/>
        </w:rPr>
        <w:t>[name of management firm]</w:t>
      </w:r>
      <w:r>
        <w:t xml:space="preserve"> may choose. </w:t>
      </w:r>
      <w:r>
        <w:rPr>
          <w:rStyle w:val="pxfinstr"/>
          <w:i/>
          <w:iCs/>
        </w:rPr>
        <w:t>[Name of management firm]</w:t>
      </w:r>
      <w:r>
        <w:t xml:space="preserve"> shall receive and transmit from this location mail, telephone calls, and e-mail messages in behalf of </w:t>
      </w:r>
      <w:r>
        <w:rPr>
          <w:rStyle w:val="pxfinstr"/>
          <w:i/>
          <w:iCs/>
        </w:rPr>
        <w:t>[name of management firm]</w:t>
      </w:r>
      <w:r>
        <w:t xml:space="preserve">. This office shall be open during normal business hours, which are </w:t>
      </w:r>
      <w:r>
        <w:rPr>
          <w:rStyle w:val="pxfinstr"/>
          <w:i/>
          <w:iCs/>
        </w:rPr>
        <w:t>[time of day business opens]</w:t>
      </w:r>
      <w:r>
        <w:t xml:space="preserve"> to </w:t>
      </w:r>
      <w:r>
        <w:rPr>
          <w:rStyle w:val="pxfinstr"/>
          <w:i/>
          <w:iCs/>
        </w:rPr>
        <w:t>[time of day business closes]</w:t>
      </w:r>
      <w:r>
        <w:t xml:space="preserve">, </w:t>
      </w:r>
      <w:r>
        <w:rPr>
          <w:rStyle w:val="pxfinstr"/>
          <w:i/>
          <w:iCs/>
        </w:rPr>
        <w:t>[specification of time zone]</w:t>
      </w:r>
      <w:r>
        <w:t xml:space="preserve">, </w:t>
      </w:r>
      <w:r>
        <w:rPr>
          <w:rStyle w:val="pxfinstr"/>
          <w:i/>
          <w:iCs/>
        </w:rPr>
        <w:t>[Monday through Friday/[specification of days business is opened]]</w:t>
      </w:r>
      <w:r>
        <w:t xml:space="preserve">, except for national holidays. to </w:t>
      </w:r>
      <w:r>
        <w:rPr>
          <w:rStyle w:val="pxfinstr"/>
          <w:i/>
          <w:iCs/>
        </w:rPr>
        <w:t>[Eastern/Central/Mountain/Pacific]</w:t>
      </w:r>
      <w:r>
        <w:t xml:space="preserve"> time, Monday through Friday, except for national holidays.</w:t>
      </w:r>
    </w:p>
    <w:p w14:paraId="31EF6051"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6 INTERNAL FINANCIAL CONTROLS AND INSPECTION OF RECORDS</w:t>
      </w:r>
    </w:p>
    <w:p w14:paraId="474EC4C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management firm]</w:t>
      </w:r>
      <w:r>
        <w:t xml:space="preserve"> agrees to exercise and maintain accounting and financial control over </w:t>
      </w:r>
      <w:r>
        <w:rPr>
          <w:rStyle w:val="pxfinstr"/>
          <w:i/>
          <w:iCs/>
        </w:rPr>
        <w:t>[name of nonprofit organization]</w:t>
      </w:r>
      <w:r>
        <w:t>'s cash receipts and expenditures in accordance with generally accepted accounting principles and standards.</w:t>
      </w:r>
    </w:p>
    <w:p w14:paraId="33DF55AA"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7. OWNERSHIP OF CASH RECEIPTS</w:t>
      </w:r>
    </w:p>
    <w:p w14:paraId="19E63905"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All cash remittances received by </w:t>
      </w:r>
      <w:r>
        <w:rPr>
          <w:rStyle w:val="pxfinstr"/>
          <w:i/>
          <w:iCs/>
        </w:rPr>
        <w:t>[name of management firm]</w:t>
      </w:r>
      <w:r>
        <w:t xml:space="preserve">, including by way of example but not limited to membership dues, seminar and workshop registration fees, and income from the sale of publications, shall at all times remain the property of </w:t>
      </w:r>
      <w:r>
        <w:rPr>
          <w:rStyle w:val="pxfinstr"/>
          <w:i/>
          <w:iCs/>
        </w:rPr>
        <w:t>[name of nonprofit organization]</w:t>
      </w:r>
      <w:r>
        <w:t xml:space="preserve">. </w:t>
      </w:r>
      <w:r>
        <w:rPr>
          <w:rStyle w:val="pxfinstr"/>
          <w:i/>
          <w:iCs/>
        </w:rPr>
        <w:t>[Name of management firm]</w:t>
      </w:r>
      <w:r>
        <w:t xml:space="preserve"> shall segregate in deposits such receipts in a separate bank account or accounts maintained for </w:t>
      </w:r>
      <w:r>
        <w:rPr>
          <w:rStyle w:val="pxfinstr"/>
          <w:i/>
          <w:iCs/>
        </w:rPr>
        <w:t>[name of nonprofit organization]</w:t>
      </w:r>
      <w:r>
        <w:t xml:space="preserve">. In the event of termination of this agreement for any reason, </w:t>
      </w:r>
      <w:r>
        <w:rPr>
          <w:rStyle w:val="pxfinstr"/>
          <w:i/>
          <w:iCs/>
        </w:rPr>
        <w:t>[name of management firm]</w:t>
      </w:r>
      <w:r>
        <w:t xml:space="preserve"> shall probably forward to </w:t>
      </w:r>
      <w:r>
        <w:rPr>
          <w:rStyle w:val="pxfinstr"/>
          <w:i/>
          <w:iCs/>
        </w:rPr>
        <w:t>[name of nonprofit organization]</w:t>
      </w:r>
      <w:r>
        <w:t xml:space="preserve"> all cash-in-bank balances and receipts on hand owned by </w:t>
      </w:r>
      <w:r>
        <w:rPr>
          <w:rStyle w:val="pxfinstr"/>
          <w:i/>
          <w:iCs/>
        </w:rPr>
        <w:t>[name of nonprofit organization]</w:t>
      </w:r>
      <w:r>
        <w:t>.</w:t>
      </w:r>
    </w:p>
    <w:p w14:paraId="30263BA0"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8. TERM AND TERMINATION</w:t>
      </w:r>
    </w:p>
    <w:p w14:paraId="45CA358D" w14:textId="77777777" w:rsidR="004E0EBB" w:rsidRDefault="004E0EBB">
      <w:pPr>
        <w:pStyle w:val="pxformfl"/>
        <w:ind w:left="500"/>
      </w:pPr>
      <w:r>
        <w:t xml:space="preserve"> </w:t>
      </w:r>
    </w:p>
    <w:p w14:paraId="7975468C"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Term. </w:t>
      </w:r>
    </w:p>
    <w:p w14:paraId="23207161"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The term of this agreement shall be </w:t>
      </w:r>
      <w:r>
        <w:rPr>
          <w:rStyle w:val="pxfinstr"/>
          <w:i/>
          <w:iCs/>
        </w:rPr>
        <w:t>[specification of time period]</w:t>
      </w:r>
      <w:r>
        <w:t>.</w:t>
      </w:r>
    </w:p>
    <w:p w14:paraId="2EAA6E48"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Termination for Cause. </w:t>
      </w:r>
    </w:p>
    <w:p w14:paraId="5B55840A"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Either party may terminate this agreement for cause as a result of a breach or default in terms of this agreement. In the event of such a breach or default, the defaulting party must be provided written notice of the breach or default and given a reasonable period to be agreed upon by both parties, not to exceed </w:t>
      </w:r>
      <w:r>
        <w:rPr>
          <w:rStyle w:val="pxfinstr"/>
          <w:i/>
          <w:iCs/>
        </w:rPr>
        <w:t>[number of days]</w:t>
      </w:r>
      <w:r>
        <w:t xml:space="preserve"> days, in which to cure the same. Failing in properly cure of the breach or default, this agreement may be immediately terminated upon written notice.</w:t>
      </w:r>
    </w:p>
    <w:p w14:paraId="7AB76333"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C. Termination at End of Term. </w:t>
      </w:r>
    </w:p>
    <w:p w14:paraId="6865871F"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Either party may choose not to renew this agreement, with or without cause, by giving the other party written notice thereof </w:t>
      </w:r>
      <w:r>
        <w:rPr>
          <w:rStyle w:val="pxfinstr"/>
          <w:i/>
          <w:iCs/>
        </w:rPr>
        <w:t>[number of days]</w:t>
      </w:r>
      <w:r>
        <w:t xml:space="preserve"> days prior to the end of the initial term or any renewal term thereof.</w:t>
      </w:r>
    </w:p>
    <w:p w14:paraId="19FDAA2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Upon termination, </w:t>
      </w:r>
      <w:r>
        <w:rPr>
          <w:rStyle w:val="pxfinstr"/>
          <w:i/>
          <w:iCs/>
        </w:rPr>
        <w:t>[name of management firm]</w:t>
      </w:r>
      <w:r>
        <w:t xml:space="preserve"> shall promptly return all books, records, supplies, and files of </w:t>
      </w:r>
      <w:r>
        <w:rPr>
          <w:rStyle w:val="pxfinstr"/>
          <w:i/>
          <w:iCs/>
        </w:rPr>
        <w:t>[name of nonprofit organization]</w:t>
      </w:r>
      <w:r>
        <w:t xml:space="preserve">. Upon receipt of a final invoice stating the amounts owed, </w:t>
      </w:r>
      <w:r>
        <w:rPr>
          <w:rStyle w:val="pxfinstr"/>
          <w:i/>
          <w:iCs/>
        </w:rPr>
        <w:t>[name of nonprofit organization]</w:t>
      </w:r>
      <w:r>
        <w:t xml:space="preserve"> shall reimburse </w:t>
      </w:r>
      <w:r>
        <w:rPr>
          <w:rStyle w:val="pxfinstr"/>
          <w:i/>
          <w:iCs/>
        </w:rPr>
        <w:t>[name of management firm]</w:t>
      </w:r>
      <w:r>
        <w:t xml:space="preserve"> for all expenses reasonably incurred on behalf of </w:t>
      </w:r>
      <w:r>
        <w:rPr>
          <w:rStyle w:val="pxfinstr"/>
          <w:i/>
          <w:iCs/>
        </w:rPr>
        <w:t>[name of nonprofit organization]</w:t>
      </w:r>
      <w:r>
        <w:t xml:space="preserve"> prior to the date of termination.</w:t>
      </w:r>
    </w:p>
    <w:p w14:paraId="337621C4"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D. </w:t>
      </w:r>
    </w:p>
    <w:p w14:paraId="55FA367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Notice required by Section 8B and C shall be given to the President of </w:t>
      </w:r>
      <w:r>
        <w:rPr>
          <w:rStyle w:val="pxfinstr"/>
          <w:i/>
          <w:iCs/>
        </w:rPr>
        <w:t>[name of nonprofit organization]</w:t>
      </w:r>
      <w:r>
        <w:t xml:space="preserve">, to </w:t>
      </w:r>
      <w:r>
        <w:rPr>
          <w:rStyle w:val="pxfinstr"/>
          <w:i/>
          <w:iCs/>
        </w:rPr>
        <w:t>[name of principal of management firm]</w:t>
      </w:r>
      <w:r>
        <w:t xml:space="preserve">, or to any other person designated in writing from time to time by </w:t>
      </w:r>
      <w:r>
        <w:rPr>
          <w:rStyle w:val="pxfinstr"/>
          <w:i/>
          <w:iCs/>
        </w:rPr>
        <w:t>[name of management firm]</w:t>
      </w:r>
      <w:r>
        <w:t>.</w:t>
      </w:r>
    </w:p>
    <w:p w14:paraId="7B0954E4"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9. INFORMATION</w:t>
      </w:r>
    </w:p>
    <w:p w14:paraId="300A95DB"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nonprofit organization]</w:t>
      </w:r>
      <w:r>
        <w:t xml:space="preserve"> will provide </w:t>
      </w:r>
      <w:r>
        <w:rPr>
          <w:rStyle w:val="pxfinstr"/>
          <w:i/>
          <w:iCs/>
        </w:rPr>
        <w:t>[name of management firm]</w:t>
      </w:r>
      <w:r>
        <w:t xml:space="preserve"> with all the information necessary for </w:t>
      </w:r>
      <w:r>
        <w:rPr>
          <w:rStyle w:val="pxfinstr"/>
          <w:i/>
          <w:iCs/>
        </w:rPr>
        <w:t>[name of management firm]</w:t>
      </w:r>
      <w:r>
        <w:t xml:space="preserve"> to provide the service as set forth in this agreement. All </w:t>
      </w:r>
      <w:r>
        <w:rPr>
          <w:rStyle w:val="pxfinstr"/>
          <w:i/>
          <w:iCs/>
        </w:rPr>
        <w:t>[name of nonprofit organization]</w:t>
      </w:r>
      <w:r>
        <w:t xml:space="preserve"> information and data provided to </w:t>
      </w:r>
      <w:r>
        <w:rPr>
          <w:rStyle w:val="pxfinstr"/>
          <w:i/>
          <w:iCs/>
        </w:rPr>
        <w:t>[name of management firm]</w:t>
      </w:r>
      <w:r>
        <w:t xml:space="preserve"> is the sole and exclusive confidential property of </w:t>
      </w:r>
      <w:r>
        <w:rPr>
          <w:rStyle w:val="pxfinstr"/>
          <w:i/>
          <w:iCs/>
        </w:rPr>
        <w:t>[name of nonprofit organization]</w:t>
      </w:r>
      <w:r>
        <w:t xml:space="preserve">. </w:t>
      </w:r>
      <w:r>
        <w:rPr>
          <w:rStyle w:val="pxfinstr"/>
          <w:i/>
          <w:iCs/>
        </w:rPr>
        <w:t>[Name of management firm]</w:t>
      </w:r>
      <w:r>
        <w:t xml:space="preserve"> shall not at any time disclose such information or data to any person or entity without the written authorization of </w:t>
      </w:r>
      <w:r>
        <w:rPr>
          <w:rStyle w:val="pxfinstr"/>
          <w:i/>
          <w:iCs/>
        </w:rPr>
        <w:t>[name of nonprofit organization]</w:t>
      </w:r>
      <w:r>
        <w:t xml:space="preserve">. Upon termination of this agreement, </w:t>
      </w:r>
      <w:r>
        <w:rPr>
          <w:rStyle w:val="pxfinstr"/>
          <w:i/>
          <w:iCs/>
        </w:rPr>
        <w:t>[name of management firm]</w:t>
      </w:r>
      <w:r>
        <w:t xml:space="preserve"> shall deliver to </w:t>
      </w:r>
      <w:r>
        <w:rPr>
          <w:rStyle w:val="pxfinstr"/>
          <w:i/>
          <w:iCs/>
        </w:rPr>
        <w:t>[name of nonprofit organization]</w:t>
      </w:r>
      <w:r>
        <w:t xml:space="preserve"> all such information and data and </w:t>
      </w:r>
      <w:r>
        <w:rPr>
          <w:rStyle w:val="pxfinstr"/>
          <w:i/>
          <w:iCs/>
        </w:rPr>
        <w:t>[name of management firm]</w:t>
      </w:r>
      <w:r>
        <w:t xml:space="preserve"> shall not retain copies thereof.</w:t>
      </w:r>
    </w:p>
    <w:p w14:paraId="2123C31C"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10. INSURANCE</w:t>
      </w:r>
    </w:p>
    <w:p w14:paraId="7400C6C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Throughout the term of this agreement and any renewal or extension thereof, </w:t>
      </w:r>
      <w:r>
        <w:rPr>
          <w:rStyle w:val="pxfinstr"/>
          <w:i/>
          <w:iCs/>
        </w:rPr>
        <w:t>[name of management firm]</w:t>
      </w:r>
      <w:r>
        <w:t xml:space="preserve"> shall maintain comprehensive general liability insurance for employees and </w:t>
      </w:r>
      <w:r>
        <w:rPr>
          <w:rStyle w:val="pxfinstr"/>
          <w:i/>
          <w:iCs/>
        </w:rPr>
        <w:t>[name of management firm]</w:t>
      </w:r>
      <w:r>
        <w:t xml:space="preserve"> in the amount of $</w:t>
      </w:r>
      <w:r>
        <w:rPr>
          <w:rStyle w:val="pxfinstr"/>
          <w:i/>
          <w:iCs/>
        </w:rPr>
        <w:t>[dollar amount of general liability insurance]</w:t>
      </w:r>
      <w:r>
        <w:t>.</w:t>
      </w:r>
    </w:p>
    <w:p w14:paraId="5CD60C84"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11. INDEMNIFICATION</w:t>
      </w:r>
    </w:p>
    <w:p w14:paraId="1AAB1087"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rPr>
          <w:rStyle w:val="pxfinstr"/>
          <w:i/>
          <w:iCs/>
        </w:rPr>
        <w:t>[Name of management firm]</w:t>
      </w:r>
      <w:r>
        <w:t xml:space="preserve"> hereby agrees to indemnify and hold </w:t>
      </w:r>
      <w:r>
        <w:rPr>
          <w:rStyle w:val="pxfinstr"/>
          <w:i/>
          <w:iCs/>
        </w:rPr>
        <w:t>[name of nonprofit organization]</w:t>
      </w:r>
      <w:r>
        <w:t xml:space="preserve"> harmless from and against all losses or damages </w:t>
      </w:r>
      <w:r>
        <w:rPr>
          <w:rStyle w:val="pxfinstr"/>
          <w:i/>
          <w:iCs/>
        </w:rPr>
        <w:t>[name of nonprofit organization]</w:t>
      </w:r>
      <w:r>
        <w:t xml:space="preserve"> made directly or indirectly sustained or incurred through the misconduct or negligence of </w:t>
      </w:r>
      <w:r>
        <w:rPr>
          <w:rStyle w:val="pxfinstr"/>
          <w:i/>
          <w:iCs/>
        </w:rPr>
        <w:t>[name of management firm]</w:t>
      </w:r>
      <w:r>
        <w:t>, its officers, or members. These indemnities are to be continuing and are to remain in force without intermission during the term of this agreement.</w:t>
      </w:r>
    </w:p>
    <w:p w14:paraId="2FA5C616"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12. RESOLUTION OF DISPUTES</w:t>
      </w:r>
    </w:p>
    <w:p w14:paraId="05AD18EE"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Any or all disputes arising out of or relating to this agreement shall be determined by arbitration in accordance with the Commercial Rules of the American Arbitration Association and shall be conducted in </w:t>
      </w:r>
      <w:r>
        <w:rPr>
          <w:rStyle w:val="pxfinstr"/>
          <w:i/>
          <w:iCs/>
        </w:rPr>
        <w:t>[name of state]</w:t>
      </w:r>
      <w:r>
        <w:t>.</w:t>
      </w:r>
    </w:p>
    <w:p w14:paraId="5CA21B41" w14:textId="77777777" w:rsidR="004E0EBB" w:rsidRDefault="004E0EBB">
      <w:pPr>
        <w:pStyle w:val="pxformfihac"/>
        <w:spacing w:before="180"/>
        <w:jc w:val="center"/>
      </w:pPr>
      <w:r>
        <w:rPr>
          <w:color w:val="FF0000"/>
          <w:sz w:val="20"/>
          <w:szCs w:val="20"/>
          <w:vertAlign w:val="superscript"/>
        </w:rPr>
        <w:t>►</w:t>
      </w:r>
      <w:r>
        <w:fldChar w:fldCharType="begin"/>
      </w:r>
      <w:r>
        <w:instrText>fi.lvl="1"</w:instrText>
      </w:r>
      <w:r>
        <w:fldChar w:fldCharType="end"/>
      </w:r>
      <w:r>
        <w:t>13. OTHER PROVISIONS</w:t>
      </w:r>
    </w:p>
    <w:p w14:paraId="51FC80AD" w14:textId="77777777" w:rsidR="004E0EBB" w:rsidRDefault="004E0EBB">
      <w:pPr>
        <w:pStyle w:val="pxformfl"/>
        <w:ind w:left="500"/>
      </w:pPr>
      <w:r>
        <w:t xml:space="preserve"> </w:t>
      </w:r>
    </w:p>
    <w:p w14:paraId="5EE1548C"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A. Governing Law. </w:t>
      </w:r>
    </w:p>
    <w:p w14:paraId="057567B0"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This agreement will be governed by and construed in accordance with the laws of the State of New York.</w:t>
      </w:r>
    </w:p>
    <w:p w14:paraId="041782D7"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B. Notices. </w:t>
      </w:r>
    </w:p>
    <w:p w14:paraId="1503128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The parties will send all notices to the persons and addressed noted at the end of this agreement or to such other persons or addresses as the parties designate.</w:t>
      </w:r>
    </w:p>
    <w:p w14:paraId="31EB77A7"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C. Entire Agreement. </w:t>
      </w:r>
    </w:p>
    <w:p w14:paraId="3159FFA3"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This is the entire agreement of the parties. All prior negotiations and representations are merged into this agreement. This agreement supersedes all prior agreements between the parties. No provisions of the agreement may be waived, modified, or terminated except by a written addition or modification to the agreement signed by both parties. No waiver of any breach under this agreement shall be deemed a waiver of any subsequent breach.</w:t>
      </w:r>
    </w:p>
    <w:p w14:paraId="64B0CC01" w14:textId="77777777" w:rsidR="004E0EBB" w:rsidRDefault="004E0EBB">
      <w:pPr>
        <w:pStyle w:val="pxformfin"/>
      </w:pPr>
      <w:r>
        <w:rPr>
          <w:color w:val="FF0000"/>
          <w:sz w:val="20"/>
          <w:szCs w:val="20"/>
          <w:vertAlign w:val="superscript"/>
        </w:rPr>
        <w:t>►</w:t>
      </w:r>
      <w:r>
        <w:fldChar w:fldCharType="begin"/>
      </w:r>
      <w:r>
        <w:instrText>fi.lvl="2"</w:instrText>
      </w:r>
      <w:r>
        <w:fldChar w:fldCharType="end"/>
      </w:r>
      <w:r>
        <w:t xml:space="preserve">D. Separability; Enforceability of Remaining Provisions. </w:t>
      </w:r>
    </w:p>
    <w:p w14:paraId="6D8F409D"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The invalidity or unenforceability of any provision of this agreement shall not affect the validity or enforceability of any other provision or of the agreement as a whole.</w:t>
      </w:r>
    </w:p>
    <w:p w14:paraId="2BAEC9B6"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In witness, the parties have executed this agreement at </w:t>
      </w:r>
      <w:r>
        <w:rPr>
          <w:rStyle w:val="pxfinstr"/>
          <w:i/>
          <w:iCs/>
        </w:rPr>
        <w:t>[place of execution]</w:t>
      </w:r>
      <w:r>
        <w:t xml:space="preserve"> on </w:t>
      </w:r>
      <w:r>
        <w:rPr>
          <w:rStyle w:val="pxfinstr"/>
          <w:i/>
          <w:iCs/>
        </w:rPr>
        <w:t>[date of agreement]</w:t>
      </w:r>
      <w:r>
        <w:t>.</w:t>
      </w:r>
    </w:p>
    <w:p w14:paraId="6B7D1C90" w14:textId="77777777" w:rsidR="004E0EBB" w:rsidRDefault="004E0EB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9BDAB29"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nonprofit organization]</w:t>
      </w:r>
    </w:p>
    <w:p w14:paraId="3C5C1EA2" w14:textId="77777777" w:rsidR="004E0EBB" w:rsidRDefault="004E0EBB">
      <w:pPr>
        <w:pStyle w:val="pxformfsigfvs"/>
      </w:pPr>
      <w:r>
        <w:rPr>
          <w:color w:val="FF0000"/>
          <w:sz w:val="20"/>
          <w:szCs w:val="20"/>
          <w:vertAlign w:val="superscript"/>
        </w:rPr>
        <w:t>►</w:t>
      </w:r>
      <w:r>
        <w:fldChar w:fldCharType="begin"/>
      </w:r>
      <w:r>
        <w:instrText>fvs.amt="1"</w:instrText>
      </w:r>
      <w:r>
        <w:fldChar w:fldCharType="end"/>
      </w:r>
    </w:p>
    <w:p w14:paraId="3510056B" w14:textId="77777777" w:rsidR="004E0EBB" w:rsidRDefault="004E0EBB">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management firm]</w:t>
      </w:r>
    </w:p>
    <w:p w14:paraId="42ACA82C" w14:textId="77777777" w:rsidR="004E0EBB" w:rsidRDefault="004E0EBB">
      <w:pPr>
        <w:pStyle w:val="pxformattachfl"/>
        <w:ind w:left="500"/>
      </w:pPr>
      <w:r>
        <w:t xml:space="preserve"> </w:t>
      </w:r>
    </w:p>
    <w:p w14:paraId="74BC72B4" w14:textId="77777777" w:rsidR="004E0EBB" w:rsidRDefault="004E0EBB">
      <w:pPr>
        <w:pStyle w:val="pxformattachfihac"/>
        <w:spacing w:before="180"/>
        <w:jc w:val="center"/>
      </w:pPr>
      <w:r>
        <w:rPr>
          <w:color w:val="FF0000"/>
          <w:sz w:val="20"/>
          <w:szCs w:val="20"/>
          <w:vertAlign w:val="superscript"/>
        </w:rPr>
        <w:t>►</w:t>
      </w:r>
      <w:r>
        <w:fldChar w:fldCharType="begin"/>
      </w:r>
      <w:r>
        <w:instrText>fi.lvl="1"</w:instrText>
      </w:r>
      <w:r>
        <w:fldChar w:fldCharType="end"/>
      </w:r>
      <w:r>
        <w:t>ATTACHMENT A SCOPE OF SERVICES</w:t>
      </w:r>
    </w:p>
    <w:p w14:paraId="7C89519B" w14:textId="77777777" w:rsidR="004E0EBB" w:rsidRDefault="004E0EBB">
      <w:pPr>
        <w:pStyle w:val="pxformattachfvs"/>
      </w:pPr>
      <w:r>
        <w:rPr>
          <w:color w:val="FF0000"/>
          <w:sz w:val="20"/>
          <w:szCs w:val="20"/>
          <w:vertAlign w:val="superscript"/>
        </w:rPr>
        <w:t>►</w:t>
      </w:r>
      <w:r>
        <w:fldChar w:fldCharType="begin"/>
      </w:r>
      <w:r>
        <w:instrText>fvs.amt="1"</w:instrText>
      </w:r>
      <w:r>
        <w:fldChar w:fldCharType="end"/>
      </w:r>
    </w:p>
    <w:p w14:paraId="3B0CAF01" w14:textId="77777777" w:rsidR="004E0EBB" w:rsidRDefault="004E0EBB">
      <w:pPr>
        <w:pStyle w:val="pxformattachfl"/>
        <w:ind w:left="500"/>
      </w:pPr>
      <w:r>
        <w:t xml:space="preserve"> </w:t>
      </w:r>
    </w:p>
    <w:p w14:paraId="70A29167"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1. MANAGEMENT CONSULTATION AND SUPPORT DUTIES AND SERVICES</w:t>
      </w:r>
    </w:p>
    <w:p w14:paraId="27B106AB" w14:textId="77777777" w:rsidR="004E0EBB" w:rsidRDefault="004E0EBB">
      <w:pPr>
        <w:pStyle w:val="pxformattachfl"/>
        <w:ind w:left="500"/>
      </w:pPr>
      <w:r>
        <w:t xml:space="preserve"> </w:t>
      </w:r>
    </w:p>
    <w:p w14:paraId="4D59977A"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0114F67F"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Consultation with Organization's officers, executive committee, and board of directors on all relevant matters.</w:t>
      </w:r>
    </w:p>
    <w:p w14:paraId="1C410B14"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0652C6CD"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Ongoing consultation regarding the development and implementation of Organization's long-term plans.</w:t>
      </w:r>
    </w:p>
    <w:p w14:paraId="30A15EDC"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39C0D87B"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periodic reports analyzing the progress and status of Organization's plans, programs, and policies. This analysis is to include insights garnered from Management Firm's experience working with its other clients without violating the confidentiality owed those clients.</w:t>
      </w:r>
    </w:p>
    <w:p w14:paraId="363DAB82"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76E95AA9"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Making periodic recommendations regarding the appropriateness and the possible improvement or refinement of policies adopted by Organization.</w:t>
      </w:r>
    </w:p>
    <w:p w14:paraId="71480DB0"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e. </w:t>
      </w:r>
    </w:p>
    <w:p w14:paraId="7442025C"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Participating in and making recommendations regarding the training and education of Organization's officers and directors with regard to the business-like operation of an endeavor like Organization.</w:t>
      </w:r>
    </w:p>
    <w:p w14:paraId="23617324"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2. GENERAL ADMINISTRATIVE AND SECRETARIAL DUTIES AND SERVICES</w:t>
      </w:r>
    </w:p>
    <w:p w14:paraId="6C8AFF52" w14:textId="77777777" w:rsidR="004E0EBB" w:rsidRDefault="004E0EBB">
      <w:pPr>
        <w:pStyle w:val="pxformattachfl"/>
        <w:ind w:left="500"/>
      </w:pPr>
      <w:r>
        <w:t xml:space="preserve"> </w:t>
      </w:r>
    </w:p>
    <w:p w14:paraId="2B71E56D"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4B7B4B28"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Operation of a </w:t>
      </w:r>
      <w:r>
        <w:rPr>
          <w:vanish/>
        </w:rPr>
        <w:t>&amp;ldquo;</w:t>
      </w:r>
      <w:r>
        <w:rPr>
          <w:rStyle w:val="pxvis"/>
          <w:rFonts w:ascii="Times NewRoman" w:hAnsi="Times NewRoman"/>
          <w:b w:val="0"/>
          <w:sz w:val="24"/>
        </w:rPr>
        <w:t>“</w:t>
      </w:r>
      <w:r>
        <w:t>headquarters</w:t>
      </w:r>
      <w:r>
        <w:rPr>
          <w:vanish/>
        </w:rPr>
        <w:t>&amp;rdquo;</w:t>
      </w:r>
      <w:r>
        <w:rPr>
          <w:rStyle w:val="pxvis"/>
          <w:rFonts w:ascii="Times NewRoman" w:hAnsi="Times NewRoman"/>
          <w:b w:val="0"/>
          <w:sz w:val="24"/>
        </w:rPr>
        <w:t>”</w:t>
      </w:r>
      <w:r>
        <w:t xml:space="preserve"> office for Organization at which members and the general public can make inquiries and from which operations of Organization can be directed and coordinated.</w:t>
      </w:r>
    </w:p>
    <w:p w14:paraId="53FF1F16"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7D587BDC"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Receiving, processing, and answering or forwarding, in a timely manner, all mail, telephonic, fax, and e-mail messages to Organization as appropriate. Maintaining a log of all such messages and reporting to Organization on that log periodically.</w:t>
      </w:r>
    </w:p>
    <w:p w14:paraId="4694A434"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4F6C2D57"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Maintaining all needed files and records of matters handled or processed by the Management Firm.</w:t>
      </w:r>
    </w:p>
    <w:p w14:paraId="04144344"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18654752"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Facilitating and processing all mass mailings from Organization to its members and to the general public. Inventorying and reprinting as needed all letterheads, envelopes, and printed material employed by Organization and its members, officers, and directors.</w:t>
      </w:r>
    </w:p>
    <w:p w14:paraId="006DD070"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e. </w:t>
      </w:r>
    </w:p>
    <w:p w14:paraId="0FE1FC48"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in obtaining and maintaining needed and appropriate insurance, including errors and omissions coverage.</w:t>
      </w:r>
    </w:p>
    <w:p w14:paraId="6B981458"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f. </w:t>
      </w:r>
    </w:p>
    <w:p w14:paraId="44517688"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such other agreed upon and needed services to insure the smooth operation of a central office for Organization.</w:t>
      </w:r>
    </w:p>
    <w:p w14:paraId="043D19B3"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3. FINANCIAL DUTIES AND SERVICES</w:t>
      </w:r>
    </w:p>
    <w:p w14:paraId="370F96C9" w14:textId="77777777" w:rsidR="004E0EBB" w:rsidRDefault="004E0EBB">
      <w:pPr>
        <w:pStyle w:val="pxformattachfl"/>
        <w:ind w:left="500"/>
      </w:pPr>
      <w:r>
        <w:t xml:space="preserve"> </w:t>
      </w:r>
    </w:p>
    <w:p w14:paraId="6C185DAE"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7DCED30B"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Working in conjunction with Organization's Treasurer to assure the smooth operation of Organization from a financial point of view.</w:t>
      </w:r>
    </w:p>
    <w:p w14:paraId="02835080"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02B3E996"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Receiving and depositing all monies received by Organization, including all credit card receipts.</w:t>
      </w:r>
    </w:p>
    <w:p w14:paraId="4B14E3FB"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7B7ADF67"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Paying all authorized financial obligations incurred by Organization.</w:t>
      </w:r>
    </w:p>
    <w:p w14:paraId="33D97911"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39064463"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Reconciling all bank accounts or other similar financial accounts on behalf of Organization.</w:t>
      </w:r>
    </w:p>
    <w:p w14:paraId="407A612F"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e. </w:t>
      </w:r>
    </w:p>
    <w:p w14:paraId="31EF0C09"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Providing the Organization's Treasurer with periodic financial statements and reports on a </w:t>
      </w:r>
      <w:r>
        <w:rPr>
          <w:rStyle w:val="pxfinstr"/>
          <w:i/>
          <w:iCs/>
        </w:rPr>
        <w:t>[specification of time period]</w:t>
      </w:r>
      <w:r>
        <w:t xml:space="preserve"> basis.</w:t>
      </w:r>
    </w:p>
    <w:p w14:paraId="3AAD8572"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f. </w:t>
      </w:r>
    </w:p>
    <w:p w14:paraId="2DE52787"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Monitoring the Organization's compliance with its budget, alerting Organization's Treasurer to any unusual financial situations, and assisting Organization's Treasurer in the development each year of an annual budget.</w:t>
      </w:r>
    </w:p>
    <w:p w14:paraId="4B2A39F6"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g. </w:t>
      </w:r>
    </w:p>
    <w:p w14:paraId="2DFE7CFE"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Obtaining approval from the Organization's Treasurer before paying any obligations that are not budgeted for or that exceed the budgeted amount.</w:t>
      </w:r>
    </w:p>
    <w:p w14:paraId="170DE1F6"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h. </w:t>
      </w:r>
    </w:p>
    <w:p w14:paraId="0AA24B00"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and its Treasurer in complying with all duties placed on them by federal and state tax law, rules, regulations, and revenue rulings. In performing this service and duty, the Management Firm shall, within the amounts authorized by the Organization's annual budget, retain accounting and legal services necessary to assure such compliance. The tax-related duties and services of the Management Firm shall include, but not be limited to, filing all required returns or other documents and paying all taxes in a timely manner.</w:t>
      </w:r>
    </w:p>
    <w:p w14:paraId="0F23EE0F"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i. </w:t>
      </w:r>
    </w:p>
    <w:p w14:paraId="70706B9F"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and its Treasurer in obtaining annually a certified audit of the Organization's statements of financial position, which audit shall be made in accordance with generally accepted accounting principles by an independent accountant or auditor.</w:t>
      </w:r>
    </w:p>
    <w:p w14:paraId="23DD991E"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j. </w:t>
      </w:r>
    </w:p>
    <w:p w14:paraId="0747CC2C"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such other agreed upon and needed services relating to the financial operations of the Organization.</w:t>
      </w:r>
    </w:p>
    <w:p w14:paraId="68707745"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4. PUBLICITY AND PUBLIC RELATIONS DUTIES AND SERVICES</w:t>
      </w:r>
    </w:p>
    <w:p w14:paraId="3D9C7040" w14:textId="77777777" w:rsidR="004E0EBB" w:rsidRDefault="004E0EBB">
      <w:pPr>
        <w:pStyle w:val="pxformattachfl"/>
        <w:ind w:left="500"/>
      </w:pPr>
      <w:r>
        <w:t xml:space="preserve"> </w:t>
      </w:r>
    </w:p>
    <w:p w14:paraId="358B2D74"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375B8BB0"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and its members, officers, directors, and executive committee in placing the name of the Organization before the general public in a positive light.</w:t>
      </w:r>
    </w:p>
    <w:p w14:paraId="4E0AC2E4"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0DE38A82"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in the development of an advertising campaign to publicize the Organization and in the sale of advertising space in the Organization's newsletter, journal, and other serial publications.</w:t>
      </w:r>
    </w:p>
    <w:p w14:paraId="6D45635B"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1A019ADD"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in the development of written material to publicize the Organization.</w:t>
      </w:r>
    </w:p>
    <w:p w14:paraId="4A9ECD0D"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492D517A"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in optimizing publicity-related aspects and features of the Organization's Web site.</w:t>
      </w:r>
    </w:p>
    <w:p w14:paraId="6A9B826B"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e. </w:t>
      </w:r>
    </w:p>
    <w:p w14:paraId="6AE73F8D"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such other agreed upon and needed services relating to the publicizing the Organization.</w:t>
      </w:r>
    </w:p>
    <w:p w14:paraId="447DE7A7"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5. MEMBERSHIP SUPPORT DUTIES AND SERVICES</w:t>
      </w:r>
    </w:p>
    <w:p w14:paraId="2D2CCD02" w14:textId="77777777" w:rsidR="004E0EBB" w:rsidRDefault="004E0EBB">
      <w:pPr>
        <w:pStyle w:val="pxformattachfl"/>
        <w:ind w:left="500"/>
      </w:pPr>
      <w:r>
        <w:t xml:space="preserve"> </w:t>
      </w:r>
    </w:p>
    <w:p w14:paraId="2AC18950"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5DBD95C2"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Maintaining membership records and data recording the Organization's retention rate and percentage of new members.</w:t>
      </w:r>
    </w:p>
    <w:p w14:paraId="4D270932"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6D989535"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in publicizing the benefits of membership in the Organization.</w:t>
      </w:r>
    </w:p>
    <w:p w14:paraId="11A10E7D"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6AB58B2D"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in programs for the recruitment of new members, including publicizing the ability to make a membership application online via the Organization's Web site.</w:t>
      </w:r>
    </w:p>
    <w:p w14:paraId="51A93F46"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64ED38EB"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Notifying existing members upon the impending expiration of their membership and facilitating renewal of those memberships, including renewal of membership online via the Organization's Web site.</w:t>
      </w:r>
    </w:p>
    <w:p w14:paraId="7BAD7D10"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e. </w:t>
      </w:r>
    </w:p>
    <w:p w14:paraId="49A3CC04"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Processing new memberships and renewal memberships and payment of membership dues.</w:t>
      </w:r>
    </w:p>
    <w:p w14:paraId="2BD6A360"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f. </w:t>
      </w:r>
    </w:p>
    <w:p w14:paraId="64465F42"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Verifying any particular member's eligibility for a particular class of membership.</w:t>
      </w:r>
    </w:p>
    <w:p w14:paraId="7AC14874"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g. </w:t>
      </w:r>
    </w:p>
    <w:p w14:paraId="64059668"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Mailing membership cards to new and renewed members annually.</w:t>
      </w:r>
    </w:p>
    <w:p w14:paraId="4567EED2"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h. </w:t>
      </w:r>
    </w:p>
    <w:p w14:paraId="3F41BC5D"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both print and electronic rosters of members, the latter to be available online via the Organization's Web site.</w:t>
      </w:r>
    </w:p>
    <w:p w14:paraId="57E41FF7"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i. </w:t>
      </w:r>
    </w:p>
    <w:p w14:paraId="65AB1AF3"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such other agreed upon and needed services relating to the supporting the membership of the Organization.</w:t>
      </w:r>
    </w:p>
    <w:p w14:paraId="7035BC68"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6. ELECTION DUTIES AND SERVICES</w:t>
      </w:r>
    </w:p>
    <w:p w14:paraId="5889E3B5" w14:textId="77777777" w:rsidR="004E0EBB" w:rsidRDefault="004E0EBB">
      <w:pPr>
        <w:pStyle w:val="pxformattachfl"/>
        <w:ind w:left="500"/>
      </w:pPr>
      <w:r>
        <w:t xml:space="preserve"> </w:t>
      </w:r>
    </w:p>
    <w:p w14:paraId="3CF16F65"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154B4AF6"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in soliciting candidates for election as an officer or director of the Organization.</w:t>
      </w:r>
    </w:p>
    <w:p w14:paraId="04878DF9"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5F5E2B53"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in verifying a candidate's satisfaction of the membership and other qualifications for office.</w:t>
      </w:r>
    </w:p>
    <w:p w14:paraId="3AB0ECE3"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307CA339"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Publicizing upcoming elections and the biographies and views of individual candidates for office.</w:t>
      </w:r>
    </w:p>
    <w:p w14:paraId="388E849E"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4E82831B"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in the development of ballots in print or electronic form.</w:t>
      </w:r>
    </w:p>
    <w:p w14:paraId="7FEC7740"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e. </w:t>
      </w:r>
    </w:p>
    <w:p w14:paraId="2DA7C74A"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Distributing ballots in print or electronic form.</w:t>
      </w:r>
    </w:p>
    <w:p w14:paraId="1895313C"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f. </w:t>
      </w:r>
    </w:p>
    <w:p w14:paraId="2E8E8BFC"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Tabulating election results and notifying the candidates, membership, officers, and directors of those results.</w:t>
      </w:r>
    </w:p>
    <w:p w14:paraId="2D9D1D70"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g. </w:t>
      </w:r>
    </w:p>
    <w:p w14:paraId="7F7F11D3"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Consulting with the Organization's officers, directors, and executive committee regarding the resolution of any disputes arising from an election.</w:t>
      </w:r>
    </w:p>
    <w:p w14:paraId="48DBB813"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h. </w:t>
      </w:r>
    </w:p>
    <w:p w14:paraId="30318473"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such other agreed upon and needed services relating to the nomination and election of officers and directors of the Organization.</w:t>
      </w:r>
    </w:p>
    <w:p w14:paraId="76B2F78E"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7. MEETING AND CONFERENCE DUTIES AND SERVICES</w:t>
      </w:r>
    </w:p>
    <w:p w14:paraId="4AD0033D" w14:textId="77777777" w:rsidR="004E0EBB" w:rsidRDefault="004E0EBB">
      <w:pPr>
        <w:pStyle w:val="pxformattachfl"/>
        <w:ind w:left="500"/>
      </w:pPr>
      <w:r>
        <w:t xml:space="preserve"> </w:t>
      </w:r>
    </w:p>
    <w:p w14:paraId="2919105B"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41953AB1"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and its members, officers, directors, and executive committee in the organization, promotion, and holding of meetings of the board of directors and national conferences.</w:t>
      </w:r>
    </w:p>
    <w:p w14:paraId="14F964A8"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3E973807"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and its members, officers, directors, and executive committee in the selecting a site for meetings and conferences.</w:t>
      </w:r>
    </w:p>
    <w:p w14:paraId="4A4D4AD2"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123C31CF"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and its members, officers, directors, and executive committee in the arranging for meeting facilities and related services for meetings and conferences.</w:t>
      </w:r>
    </w:p>
    <w:p w14:paraId="2A4F8BAC"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48AE052C"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and its members, officers, directors, and executive committee in the arranging for hotel and dining accommodations for meetings and conferences, including, but not restricted to, room block arrangements.</w:t>
      </w:r>
    </w:p>
    <w:p w14:paraId="570951F5"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e. </w:t>
      </w:r>
    </w:p>
    <w:p w14:paraId="1B9A1034"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and its members, officers, directors, and executive committee in the selecting speakers, exhibitors, and vendors at meetings and conferences.</w:t>
      </w:r>
    </w:p>
    <w:p w14:paraId="006C5976"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f. </w:t>
      </w:r>
    </w:p>
    <w:p w14:paraId="57B0AAAE"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Processing registrations for meetings and conferences, including fees paid therefore. Processing any refunds of registration fees in accordance with the policies of the Organization.</w:t>
      </w:r>
    </w:p>
    <w:p w14:paraId="2F90B280"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g. </w:t>
      </w:r>
    </w:p>
    <w:p w14:paraId="5D1C9CE8"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name labels or badges, tickets, and materials furnished to those who attend meetings and conferences.</w:t>
      </w:r>
    </w:p>
    <w:p w14:paraId="2DBC6A44"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h. </w:t>
      </w:r>
    </w:p>
    <w:p w14:paraId="30458174"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Arranging for the provision of teleprompters and audio-visual equipment as needed by speakers and presenters at meeting and conferences.</w:t>
      </w:r>
    </w:p>
    <w:p w14:paraId="7584154E"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i. </w:t>
      </w:r>
    </w:p>
    <w:p w14:paraId="67324D31"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Arranging for transportation to and from an airport and to off-site events, as needed.</w:t>
      </w:r>
    </w:p>
    <w:p w14:paraId="0FC83462"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j. </w:t>
      </w:r>
    </w:p>
    <w:p w14:paraId="0E8E5671"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in arranging child care facilities and programs for spouses, as needed.</w:t>
      </w:r>
    </w:p>
    <w:p w14:paraId="0596E16E"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k. </w:t>
      </w:r>
    </w:p>
    <w:p w14:paraId="0852EB2B"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in the promotion of local attractions as an inducement to attendance at meetings and conferences.</w:t>
      </w:r>
    </w:p>
    <w:p w14:paraId="7014788E"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l. </w:t>
      </w:r>
    </w:p>
    <w:p w14:paraId="5C61D8AB"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such other agreed upon and needed services relating to the meetings and conferences.</w:t>
      </w:r>
    </w:p>
    <w:p w14:paraId="30C20658"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8. PUBLICATIONS DUTIES AND SERVICES</w:t>
      </w:r>
    </w:p>
    <w:p w14:paraId="1E7A18DD" w14:textId="77777777" w:rsidR="004E0EBB" w:rsidRDefault="004E0EBB">
      <w:pPr>
        <w:pStyle w:val="pxformattachfl"/>
        <w:ind w:left="500"/>
      </w:pPr>
      <w:r>
        <w:t xml:space="preserve"> </w:t>
      </w:r>
    </w:p>
    <w:p w14:paraId="4D18A748"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45D65C8F"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the Organization and its members, officers, directors, and executive committee in providing, publishing, and promoting the Organization's newsletter, journal, and other publications.</w:t>
      </w:r>
    </w:p>
    <w:p w14:paraId="4BA9A6E6"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4674B44C"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assistance in the sale of advertising space in the Organization's newsletter, journal, and other serial publications.</w:t>
      </w:r>
    </w:p>
    <w:p w14:paraId="0635B349"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552BABAB"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Assisting and advising in the contracting for editors for the Organization's newsletter, journal, and other publications, as applicable, and in assisting and advising those editors in the performance of their duties as appropriate.</w:t>
      </w:r>
    </w:p>
    <w:p w14:paraId="0765A926"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6216CB1A"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Processing subscriptions and subscription renewals requests for the Organization's serial publications.</w:t>
      </w:r>
    </w:p>
    <w:p w14:paraId="1F7A9C68"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e. </w:t>
      </w:r>
    </w:p>
    <w:p w14:paraId="3DCF1434"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Processing back issue requests for the Organization's serial publications.</w:t>
      </w:r>
    </w:p>
    <w:p w14:paraId="4C46E13D"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f. </w:t>
      </w:r>
    </w:p>
    <w:p w14:paraId="563BAC89"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support for the mailing of the Organization's newsletter, journal, and other publications.</w:t>
      </w:r>
    </w:p>
    <w:p w14:paraId="4A56F9A2"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g. </w:t>
      </w:r>
    </w:p>
    <w:p w14:paraId="05B38AFB"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Proving consulting and support for the integration of the Organization's newsletter, journal, and other publications into an electronic format, as desired.</w:t>
      </w:r>
    </w:p>
    <w:p w14:paraId="53E76B77"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h. </w:t>
      </w:r>
    </w:p>
    <w:p w14:paraId="70129B7B"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such other agreed upon and needed services relating to the Organization's newsletter, journal, and other publications.</w:t>
      </w:r>
    </w:p>
    <w:p w14:paraId="14E3A311"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9. WEB SITE DUTIES AND SERVICES</w:t>
      </w:r>
    </w:p>
    <w:p w14:paraId="7BF36D82" w14:textId="77777777" w:rsidR="004E0EBB" w:rsidRDefault="004E0EBB">
      <w:pPr>
        <w:pStyle w:val="pxformattachfl"/>
        <w:ind w:left="500"/>
      </w:pPr>
      <w:r>
        <w:t xml:space="preserve"> </w:t>
      </w:r>
    </w:p>
    <w:p w14:paraId="44BD061E"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22A08A56"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Consulting and advising the Organization in the ongoing design and operation of its Web site in such a manner as to optimize the utility of that Web site.</w:t>
      </w:r>
    </w:p>
    <w:p w14:paraId="03E7CC21"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6E8EBB05"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Consulting and advising the Organization in the retention of professional assistance as needed to optimize the utility and publicity-related aspects and features of the Organization's Web site.</w:t>
      </w:r>
    </w:p>
    <w:p w14:paraId="74A98F05"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27E0BBB6"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Consulting and advising the Organization in monitoring and recording Web site activity in such a manner as to maximize the feedback obtained therefrom.</w:t>
      </w:r>
    </w:p>
    <w:p w14:paraId="738E098F"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2B11A7FD"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such other agreed upon and needed services relating to the Organization's Web site.</w:t>
      </w:r>
    </w:p>
    <w:p w14:paraId="5F666442"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10. E-MAIL DUTIES AND SERVICES</w:t>
      </w:r>
    </w:p>
    <w:p w14:paraId="76211F86" w14:textId="77777777" w:rsidR="004E0EBB" w:rsidRDefault="004E0EBB">
      <w:pPr>
        <w:pStyle w:val="pxformattachfl"/>
        <w:ind w:left="500"/>
      </w:pPr>
      <w:r>
        <w:t xml:space="preserve"> </w:t>
      </w:r>
    </w:p>
    <w:p w14:paraId="6FC358EE"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3437890A"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Consulting and advising the Organization in the ongoing design and operation of its e-mail mailing list in such a manner as to optimize communications among members of the Organization and interested members of the general public.</w:t>
      </w:r>
    </w:p>
    <w:p w14:paraId="519111BC"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45622F9D"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Consulting and advising the Organization in the retention of list moderator and in identifying the duties to be performed by that moderator.</w:t>
      </w:r>
    </w:p>
    <w:p w14:paraId="62C97D77"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66DF197E"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Consulting and advising the Organization in the archiving of activity of its e-mail mailing list.</w:t>
      </w:r>
    </w:p>
    <w:p w14:paraId="17E1D9C2"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4E6B98EE"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such other agreed upon and needed services relating to the Organization's e-mail mailing list.</w:t>
      </w:r>
    </w:p>
    <w:p w14:paraId="10D6B7CF" w14:textId="77777777" w:rsidR="004E0EBB" w:rsidRDefault="004E0EBB">
      <w:pPr>
        <w:pStyle w:val="pxformattachfihac"/>
        <w:spacing w:before="180"/>
        <w:jc w:val="center"/>
      </w:pPr>
      <w:r>
        <w:rPr>
          <w:color w:val="FF0000"/>
          <w:sz w:val="20"/>
          <w:szCs w:val="20"/>
          <w:vertAlign w:val="superscript"/>
        </w:rPr>
        <w:t>►</w:t>
      </w:r>
      <w:r>
        <w:fldChar w:fldCharType="begin"/>
      </w:r>
      <w:r>
        <w:instrText>fi.lvl="2"</w:instrText>
      </w:r>
      <w:r>
        <w:fldChar w:fldCharType="end"/>
      </w:r>
      <w:r>
        <w:t>11. MISCELLANEOUS DUTIES AND SERVICES</w:t>
      </w:r>
    </w:p>
    <w:p w14:paraId="18562F68" w14:textId="77777777" w:rsidR="004E0EBB" w:rsidRDefault="004E0EBB">
      <w:pPr>
        <w:pStyle w:val="pxformattachfl"/>
        <w:ind w:left="500"/>
      </w:pPr>
      <w:r>
        <w:t xml:space="preserve"> </w:t>
      </w:r>
    </w:p>
    <w:p w14:paraId="3D656CE4"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a. </w:t>
      </w:r>
    </w:p>
    <w:p w14:paraId="770F44EF"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Consulting and advising the organization with respect to operation of local chapters and special interest groups.</w:t>
      </w:r>
    </w:p>
    <w:p w14:paraId="1FD48A6C"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b. </w:t>
      </w:r>
    </w:p>
    <w:p w14:paraId="37CF25FB"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Providing the Organization with a </w:t>
      </w:r>
      <w:r>
        <w:rPr>
          <w:rStyle w:val="pxfinstr"/>
          <w:i/>
          <w:iCs/>
        </w:rPr>
        <w:t>[specification of time period]</w:t>
      </w:r>
      <w:r>
        <w:t xml:space="preserve"> statement of services performed for the Organization by the Management Firm.</w:t>
      </w:r>
    </w:p>
    <w:p w14:paraId="20F0D25F"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c. </w:t>
      </w:r>
    </w:p>
    <w:p w14:paraId="51C3453A"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Provide, on request, mailing labels addressed to members of the Organization.</w:t>
      </w:r>
    </w:p>
    <w:p w14:paraId="4B439D2F"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d. </w:t>
      </w:r>
    </w:p>
    <w:p w14:paraId="7BF1E91D"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Facilitate all special mailings.</w:t>
      </w:r>
    </w:p>
    <w:p w14:paraId="0A8903F6"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e. </w:t>
      </w:r>
    </w:p>
    <w:p w14:paraId="4569A2BF"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Facilitate the attendance of the Organization's officers and board members at seminars sponsored by </w:t>
      </w:r>
      <w:r>
        <w:rPr>
          <w:rStyle w:val="pxfinstr"/>
          <w:i/>
          <w:iCs/>
        </w:rPr>
        <w:t>[name of society]</w:t>
      </w:r>
      <w:r>
        <w:t>.</w:t>
      </w:r>
    </w:p>
    <w:p w14:paraId="009563F0" w14:textId="77777777" w:rsidR="004E0EBB" w:rsidRDefault="004E0EBB">
      <w:pPr>
        <w:pStyle w:val="pxformattachfin"/>
      </w:pPr>
      <w:r>
        <w:rPr>
          <w:color w:val="FF0000"/>
          <w:sz w:val="20"/>
          <w:szCs w:val="20"/>
          <w:vertAlign w:val="superscript"/>
        </w:rPr>
        <w:t>►</w:t>
      </w:r>
      <w:r>
        <w:fldChar w:fldCharType="begin"/>
      </w:r>
      <w:r>
        <w:instrText>fi.lvl="3"</w:instrText>
      </w:r>
      <w:r>
        <w:fldChar w:fldCharType="end"/>
      </w:r>
      <w:r>
        <w:t xml:space="preserve">f. </w:t>
      </w:r>
    </w:p>
    <w:p w14:paraId="7E27ACE6"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Providing such other agreed upon and needed services which will benefit the Organization and its members, officers, directors, and executive committee.</w:t>
      </w:r>
    </w:p>
    <w:p w14:paraId="5320F508" w14:textId="77777777" w:rsidR="004E0EBB" w:rsidRDefault="004E0EBB">
      <w:pPr>
        <w:pStyle w:val="pxformattach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p.ct.id="f477b8b0b92511efa86bc22ba615bad8|101|31:97"</w:instrText>
      </w:r>
      <w:r>
        <w:fldChar w:fldCharType="end"/>
      </w:r>
      <w:r>
        <w:t xml:space="preserve">In witness, the parties have executed this agreement at </w:t>
      </w:r>
      <w:r>
        <w:rPr>
          <w:rStyle w:val="pxfinstr"/>
          <w:i/>
          <w:iCs/>
        </w:rPr>
        <w:t>[place of execution]</w:t>
      </w:r>
      <w:r>
        <w:t xml:space="preserve"> on </w:t>
      </w:r>
      <w:r>
        <w:rPr>
          <w:rStyle w:val="pxfinstr"/>
          <w:i/>
          <w:iCs/>
        </w:rPr>
        <w:t>[date of agreement]</w:t>
      </w:r>
      <w:r>
        <w:t>.</w:t>
      </w:r>
    </w:p>
    <w:p w14:paraId="3265147D" w14:textId="77777777" w:rsidR="004E0EBB" w:rsidRDefault="004E0EBB">
      <w:pPr>
        <w:pStyle w:val="pxformattach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ACFDE6B" w14:textId="77777777" w:rsidR="004E0EBB" w:rsidRDefault="004E0EBB">
      <w:pPr>
        <w:pStyle w:val="pxformattach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nonprofit organization]</w:t>
      </w:r>
    </w:p>
    <w:p w14:paraId="43949500" w14:textId="77777777" w:rsidR="004E0EBB" w:rsidRDefault="004E0EBB">
      <w:pPr>
        <w:pStyle w:val="pxformattachfsigfvs"/>
      </w:pPr>
      <w:r>
        <w:rPr>
          <w:color w:val="FF0000"/>
          <w:sz w:val="20"/>
          <w:szCs w:val="20"/>
          <w:vertAlign w:val="superscript"/>
        </w:rPr>
        <w:t>►</w:t>
      </w:r>
      <w:r>
        <w:fldChar w:fldCharType="begin"/>
      </w:r>
      <w:r>
        <w:instrText>fvs.amt="1"</w:instrText>
      </w:r>
      <w:r>
        <w:fldChar w:fldCharType="end"/>
      </w:r>
    </w:p>
    <w:p w14:paraId="3624EAA8" w14:textId="77777777" w:rsidR="004E0EBB" w:rsidRDefault="004E0EBB">
      <w:pPr>
        <w:pStyle w:val="pxformattach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management firm]</w:t>
      </w:r>
    </w:p>
    <w:p w14:paraId="414AF7B6" w14:textId="77777777" w:rsidR="004E0EBB" w:rsidRDefault="004E0EBB">
      <w:pPr>
        <w:pStyle w:val="pxformnotes"/>
        <w:jc w:val="center"/>
        <w:rPr>
          <w:sz w:val="24"/>
          <w:szCs w:val="24"/>
        </w:rPr>
      </w:pPr>
      <w:r>
        <w:rPr>
          <w:rStyle w:val="pxvis"/>
          <w:rFonts w:cs="Arial"/>
          <w:bCs/>
          <w:szCs w:val="28"/>
        </w:rPr>
        <w:t>Notes to Form</w:t>
      </w:r>
    </w:p>
    <w:p w14:paraId="740DE24C" w14:textId="77777777" w:rsidR="004E0EBB" w:rsidRDefault="004E0EBB">
      <w:pPr>
        <w:pStyle w:val="pxformnotes"/>
        <w:rPr>
          <w:sz w:val="24"/>
          <w:szCs w:val="24"/>
        </w:rPr>
      </w:pPr>
    </w:p>
    <w:p w14:paraId="53AF6E00" w14:textId="77777777" w:rsidR="004E0EBB" w:rsidRDefault="004E0EBB">
      <w:pPr>
        <w:pStyle w:val="pxformrr"/>
        <w:rPr>
          <w:sz w:val="24"/>
          <w:szCs w:val="24"/>
        </w:rPr>
      </w:pPr>
      <w:r>
        <w:rPr>
          <w:rStyle w:val="pxvis"/>
          <w:rFonts w:cs="Arial"/>
          <w:bCs/>
          <w:szCs w:val="28"/>
        </w:rPr>
        <w:t>Research References</w:t>
      </w:r>
    </w:p>
    <w:p w14:paraId="0C1BE187"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tk.ref.id="I09MMWB"</w:instrText>
      </w:r>
      <w:r>
        <w:rPr>
          <w:rStyle w:val="pxtk"/>
        </w:rPr>
        <w:fldChar w:fldCharType="end"/>
      </w:r>
      <w:r>
        <w:rPr>
          <w:rStyle w:val="pxtk"/>
        </w:rPr>
        <w:t>West's Key Number Digest, Charities &amp;key;40</w:t>
      </w:r>
    </w:p>
    <w:p w14:paraId="24A79E42" w14:textId="77777777" w:rsidR="004E0EBB" w:rsidRDefault="004E0EBB">
      <w:pPr>
        <w:pStyle w:val="pxformrrp"/>
      </w:pPr>
      <w:del w:id="1927" w:author="Cara Cardinale" w:date="2025-02-19T20:45:00Z">
        <w:r w:rsidDel="006A6981">
          <w:delText xml:space="preserve"> </w:delText>
        </w:r>
        <w:r w:rsidDel="006A6981">
          <w:rPr>
            <w:rStyle w:val="pxvis"/>
            <w:rFonts w:ascii="Times NewRoman" w:hAnsi="Times NewRoman"/>
            <w:b w:val="0"/>
            <w:sz w:val="24"/>
          </w:rPr>
          <w:tab/>
        </w:r>
        <w:r w:rsidDel="006A6981">
          <w:rPr>
            <w:rStyle w:val="pxrc"/>
            <w:color w:val="FF0000"/>
            <w:sz w:val="20"/>
            <w:szCs w:val="20"/>
            <w:vertAlign w:val="superscript"/>
          </w:rPr>
          <w:delText>►</w:delText>
        </w:r>
        <w:r w:rsidDel="006A6981">
          <w:rPr>
            <w:rStyle w:val="pxrc"/>
          </w:rPr>
          <w:fldChar w:fldCharType="begin"/>
        </w:r>
        <w:r w:rsidDel="006A6981">
          <w:rPr>
            <w:rStyle w:val="pxrc"/>
          </w:rPr>
          <w:delInstrText>rc.ref.id="I09PG17"</w:delInstrText>
        </w:r>
        <w:r w:rsidDel="006A6981">
          <w:rPr>
            <w:rStyle w:val="pxrc"/>
          </w:rPr>
          <w:fldChar w:fldCharType="end"/>
        </w:r>
        <w:r w:rsidDel="006A6981">
          <w:rPr>
            <w:rStyle w:val="pxrc"/>
          </w:rPr>
          <w:delText xml:space="preserve">Am. Jur. 2d, Charities </w:delText>
        </w:r>
        <w:r w:rsidDel="006A6981">
          <w:rPr>
            <w:rStyle w:val="pxrc"/>
            <w:vanish/>
          </w:rPr>
          <w:delText>&amp;s;</w:delText>
        </w:r>
        <w:r w:rsidDel="006A6981">
          <w:rPr>
            <w:rStyle w:val="pxvis"/>
            <w:rFonts w:ascii="Times NewRoman" w:hAnsi="Times NewRoman"/>
            <w:b w:val="0"/>
            <w:sz w:val="24"/>
          </w:rPr>
          <w:delText>§</w:delText>
        </w:r>
        <w:r w:rsidDel="006A6981">
          <w:rPr>
            <w:rStyle w:val="pxrc"/>
          </w:rPr>
          <w:delText>173</w:delText>
        </w:r>
      </w:del>
    </w:p>
    <w:p w14:paraId="4D6F15E1" w14:textId="77777777" w:rsidR="004E0EBB" w:rsidRDefault="004E0EBB">
      <w:pPr>
        <w:pStyle w:val="pxs"/>
        <w:spacing w:before="180"/>
        <w:rPr>
          <w:sz w:val="27"/>
          <w:szCs w:val="27"/>
        </w:rPr>
      </w:pPr>
      <w:r>
        <w:rPr>
          <w:sz w:val="27"/>
          <w:szCs w:val="27"/>
        </w:rPr>
        <w:t>31:98. Contract to provide management services to charitable organization</w:t>
      </w:r>
      <w:r>
        <w:rPr>
          <w:rStyle w:val="pxsep"/>
        </w:rPr>
        <w:t xml:space="preserve">-- </w:t>
      </w:r>
      <w:r>
        <w:rPr>
          <w:sz w:val="27"/>
          <w:szCs w:val="27"/>
        </w:rPr>
        <w:t>Provision</w:t>
      </w:r>
      <w:r>
        <w:rPr>
          <w:rStyle w:val="pxsep"/>
        </w:rPr>
        <w:t xml:space="preserve">-- </w:t>
      </w:r>
      <w:r>
        <w:rPr>
          <w:sz w:val="27"/>
          <w:szCs w:val="27"/>
        </w:rPr>
        <w:t>Independent contractor status</w:t>
      </w:r>
    </w:p>
    <w:p w14:paraId="39A732A7" w14:textId="77777777" w:rsidR="004E0EBB" w:rsidRDefault="004E0EBB">
      <w:pPr>
        <w:pStyle w:val="pxov"/>
        <w:rPr>
          <w:vanish/>
        </w:rPr>
      </w:pPr>
      <w:r>
        <w:rPr>
          <w:vanish/>
        </w:rPr>
        <w:t>FCV</w:t>
      </w:r>
    </w:p>
    <w:p w14:paraId="5E4F094E" w14:textId="77777777" w:rsidR="004E0EBB" w:rsidRDefault="004E0EBB">
      <w:pPr>
        <w:pStyle w:val="pxov"/>
        <w:rPr>
          <w:vanish/>
        </w:rPr>
      </w:pPr>
      <w:r>
        <w:rPr>
          <w:vanish/>
        </w:rPr>
        <w:t>FTR</w:t>
      </w:r>
    </w:p>
    <w:p w14:paraId="1924F0F8" w14:textId="77777777" w:rsidR="004E0EBB" w:rsidRDefault="004E0EBB">
      <w:pPr>
        <w:pStyle w:val="pxov"/>
        <w:rPr>
          <w:vanish/>
        </w:rPr>
      </w:pPr>
      <w:r>
        <w:rPr>
          <w:vanish/>
        </w:rPr>
        <w:t>EMT</w:t>
      </w:r>
    </w:p>
    <w:p w14:paraId="393D28B2" w14:textId="77777777" w:rsidR="004E0EBB" w:rsidRDefault="004E0EBB">
      <w:pPr>
        <w:pStyle w:val="pxov"/>
        <w:rPr>
          <w:vanish/>
        </w:rPr>
      </w:pPr>
      <w:r>
        <w:rPr>
          <w:vanish/>
        </w:rPr>
        <w:t>AMT</w:t>
      </w:r>
    </w:p>
    <w:p w14:paraId="7A4EFCE4" w14:textId="77777777" w:rsidR="004E0EBB" w:rsidRDefault="004E0EBB">
      <w:pPr>
        <w:pStyle w:val="pxov"/>
        <w:rPr>
          <w:vanish/>
        </w:rPr>
      </w:pPr>
      <w:r>
        <w:rPr>
          <w:vanish/>
        </w:rPr>
        <w:t>CLS</w:t>
      </w:r>
    </w:p>
    <w:p w14:paraId="4348BAED" w14:textId="77777777" w:rsidR="004E0EBB" w:rsidRDefault="004E0EBB">
      <w:pPr>
        <w:pStyle w:val="pxov"/>
        <w:rPr>
          <w:vanish/>
        </w:rPr>
      </w:pPr>
      <w:r>
        <w:rPr>
          <w:vanish/>
        </w:rPr>
        <w:t>CML</w:t>
      </w:r>
    </w:p>
    <w:p w14:paraId="5837F8ED" w14:textId="77777777" w:rsidR="004E0EBB" w:rsidRDefault="004E0EBB">
      <w:pPr>
        <w:pStyle w:val="pxov"/>
        <w:rPr>
          <w:vanish/>
        </w:rPr>
      </w:pPr>
      <w:r>
        <w:rPr>
          <w:vanish/>
        </w:rPr>
        <w:t>NUC</w:t>
      </w:r>
    </w:p>
    <w:p w14:paraId="76558C56" w14:textId="77777777" w:rsidR="004E0EBB" w:rsidRDefault="004E0EBB">
      <w:pPr>
        <w:pStyle w:val="pxov"/>
        <w:rPr>
          <w:vanish/>
        </w:rPr>
      </w:pPr>
      <w:r>
        <w:rPr>
          <w:vanish/>
        </w:rPr>
        <w:t>COL</w:t>
      </w:r>
    </w:p>
    <w:p w14:paraId="4AF5C331" w14:textId="77777777" w:rsidR="004E0EBB" w:rsidRDefault="004E0EBB">
      <w:pPr>
        <w:pStyle w:val="pxov"/>
        <w:rPr>
          <w:vanish/>
        </w:rPr>
      </w:pPr>
      <w:r>
        <w:rPr>
          <w:vanish/>
        </w:rPr>
        <w:t>NFP</w:t>
      </w:r>
    </w:p>
    <w:p w14:paraId="514E03B2" w14:textId="77777777" w:rsidR="004E0EBB" w:rsidRDefault="004E0EBB">
      <w:pPr>
        <w:pStyle w:val="pxov"/>
        <w:rPr>
          <w:vanish/>
        </w:rPr>
      </w:pPr>
      <w:r>
        <w:rPr>
          <w:vanish/>
        </w:rPr>
        <w:t>MTD</w:t>
      </w:r>
    </w:p>
    <w:p w14:paraId="38F095C9" w14:textId="77777777" w:rsidR="004E0EBB" w:rsidRDefault="004E0EBB">
      <w:pPr>
        <w:pStyle w:val="pxov"/>
        <w:rPr>
          <w:vanish/>
        </w:rPr>
      </w:pPr>
      <w:r>
        <w:rPr>
          <w:vanish/>
        </w:rPr>
        <w:t>TEM</w:t>
      </w:r>
    </w:p>
    <w:p w14:paraId="00AF1CDC" w14:textId="77777777" w:rsidR="004E0EBB" w:rsidRDefault="004E0EBB">
      <w:pPr>
        <w:pStyle w:val="pxov"/>
        <w:rPr>
          <w:vanish/>
        </w:rPr>
      </w:pPr>
      <w:r>
        <w:rPr>
          <w:vanish/>
        </w:rPr>
        <w:t>EBL</w:t>
      </w:r>
    </w:p>
    <w:p w14:paraId="58F2D96B" w14:textId="77777777" w:rsidR="004E0EBB" w:rsidRDefault="004E0EBB">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form.fid="Ic71255b0181b11e68c12afa7f3a24041"</w:instrText>
      </w:r>
      <w:r>
        <w:fldChar w:fldCharType="end"/>
      </w:r>
      <w:r>
        <w:t xml:space="preserve">Independent Contractor </w:t>
      </w:r>
    </w:p>
    <w:p w14:paraId="778BD23C" w14:textId="77777777" w:rsidR="004E0EBB" w:rsidRDefault="004E0EB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p.ct.id="f477b8b0b92511efa86bc22ba615bad8|102|31:98"</w:instrText>
      </w:r>
      <w:r>
        <w:fldChar w:fldCharType="end"/>
      </w:r>
      <w:r>
        <w:t xml:space="preserve">The relationship of </w:t>
      </w:r>
      <w:r>
        <w:rPr>
          <w:rStyle w:val="pxfinstr"/>
          <w:i/>
          <w:iCs/>
        </w:rPr>
        <w:t>[name of service provider]</w:t>
      </w:r>
      <w:r>
        <w:t xml:space="preserve"> to </w:t>
      </w:r>
      <w:r>
        <w:rPr>
          <w:rStyle w:val="pxfinstr"/>
          <w:i/>
          <w:iCs/>
        </w:rPr>
        <w:t>[name of charitable organization]</w:t>
      </w:r>
      <w:r>
        <w:t xml:space="preserve"> will be that of independent contractors and nothing set forth in the agreement will be deemed or construed to render the parties as joint venturers, partners or employer and employee. </w:t>
      </w:r>
      <w:r>
        <w:rPr>
          <w:rStyle w:val="pxfinstr"/>
          <w:i/>
          <w:iCs/>
        </w:rPr>
        <w:t>[Name of service provider]</w:t>
      </w:r>
      <w:r>
        <w:t xml:space="preserve"> personnel are neither employees nor agents of </w:t>
      </w:r>
      <w:r>
        <w:rPr>
          <w:rStyle w:val="pxfinstr"/>
          <w:i/>
          <w:iCs/>
        </w:rPr>
        <w:t>[name of charitable organization]</w:t>
      </w:r>
      <w:r>
        <w:t xml:space="preserve"> and are not eligible to participate in any employment benefit plans or other conditions of employment available to </w:t>
      </w:r>
      <w:r>
        <w:rPr>
          <w:rStyle w:val="pxfinstr"/>
          <w:i/>
          <w:iCs/>
        </w:rPr>
        <w:t>[name of charitable organization]</w:t>
      </w:r>
      <w:r>
        <w:t xml:space="preserve">'s employees. </w:t>
      </w:r>
      <w:r>
        <w:rPr>
          <w:rStyle w:val="pxfinstr"/>
          <w:i/>
          <w:iCs/>
        </w:rPr>
        <w:t>[Name of service provider]</w:t>
      </w:r>
      <w:r>
        <w:t xml:space="preserve"> will be solely responsible for making or causing to be made all deductions and withholdings from its personnel's salaries and other compensation if personnel provide services to </w:t>
      </w:r>
      <w:r>
        <w:rPr>
          <w:rStyle w:val="pxfinstr"/>
          <w:i/>
          <w:iCs/>
        </w:rPr>
        <w:t>[name of charitable organization]</w:t>
      </w:r>
      <w:r>
        <w:t xml:space="preserve">. </w:t>
      </w:r>
      <w:r>
        <w:rPr>
          <w:rStyle w:val="pxfinstr"/>
          <w:i/>
          <w:iCs/>
        </w:rPr>
        <w:t>[Name of service provider]</w:t>
      </w:r>
      <w:r>
        <w:t xml:space="preserve"> will have exclusive control over its personnel and over the labor and employee relations, and the policies relating to wages, hours, working conditions or other conditions of its personnel. </w:t>
      </w:r>
      <w:r>
        <w:rPr>
          <w:rStyle w:val="pxfinstr"/>
          <w:i/>
          <w:iCs/>
        </w:rPr>
        <w:t>[Name of service provider]</w:t>
      </w:r>
      <w:r>
        <w:t xml:space="preserve"> will have the exclusive right to hire, transfer, suspend, lay off, recall, promote, assign, discipline, discharge and adjust grievances with its personnel. At any time, however, </w:t>
      </w:r>
      <w:r>
        <w:rPr>
          <w:rStyle w:val="pxfinstr"/>
          <w:i/>
          <w:iCs/>
        </w:rPr>
        <w:t>[name of charitable organization]</w:t>
      </w:r>
      <w:r>
        <w:t xml:space="preserve"> will have the right to require </w:t>
      </w:r>
      <w:r>
        <w:rPr>
          <w:rStyle w:val="pxfinstr"/>
          <w:i/>
          <w:iCs/>
        </w:rPr>
        <w:t>[name of service provider]</w:t>
      </w:r>
      <w:r>
        <w:t xml:space="preserve"> to remove from any </w:t>
      </w:r>
      <w:r>
        <w:rPr>
          <w:rStyle w:val="pxfinstr"/>
          <w:i/>
          <w:iCs/>
        </w:rPr>
        <w:t>[name of charitable organization]</w:t>
      </w:r>
      <w:r>
        <w:t xml:space="preserve"> project, initiative, fund raiser or event, any personnel objectionable to </w:t>
      </w:r>
      <w:r>
        <w:rPr>
          <w:rStyle w:val="pxfinstr"/>
          <w:i/>
          <w:iCs/>
        </w:rPr>
        <w:t>[name of charitable organization]</w:t>
      </w:r>
      <w:r>
        <w:t xml:space="preserve"> for any lawful reason.</w:t>
      </w:r>
    </w:p>
    <w:p w14:paraId="4A0D3079" w14:textId="77777777" w:rsidR="004E0EBB" w:rsidRDefault="004E0EBB">
      <w:pPr>
        <w:pStyle w:val="pxformnotes"/>
        <w:jc w:val="center"/>
        <w:rPr>
          <w:sz w:val="24"/>
          <w:szCs w:val="24"/>
        </w:rPr>
      </w:pPr>
      <w:r>
        <w:rPr>
          <w:rStyle w:val="pxvis"/>
          <w:rFonts w:cs="Arial"/>
          <w:bCs/>
          <w:szCs w:val="28"/>
        </w:rPr>
        <w:t>Notes to Form</w:t>
      </w:r>
    </w:p>
    <w:p w14:paraId="7709625A" w14:textId="77777777" w:rsidR="004E0EBB" w:rsidRDefault="004E0EBB">
      <w:pPr>
        <w:pStyle w:val="pxformnotes"/>
        <w:rPr>
          <w:sz w:val="24"/>
          <w:szCs w:val="24"/>
        </w:rPr>
      </w:pPr>
    </w:p>
    <w:p w14:paraId="3E0F1314" w14:textId="77777777" w:rsidR="004E0EBB" w:rsidRDefault="004E0EBB">
      <w:pPr>
        <w:pStyle w:val="pxformrr"/>
        <w:rPr>
          <w:sz w:val="24"/>
          <w:szCs w:val="24"/>
        </w:rPr>
      </w:pPr>
      <w:r>
        <w:rPr>
          <w:rStyle w:val="pxvis"/>
          <w:rFonts w:cs="Arial"/>
          <w:bCs/>
          <w:szCs w:val="28"/>
        </w:rPr>
        <w:t>Research References</w:t>
      </w:r>
    </w:p>
    <w:p w14:paraId="635BADD2" w14:textId="77777777" w:rsidR="004E0EBB" w:rsidRDefault="004E0EB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tk.ref.id="I09MMWD"</w:instrText>
      </w:r>
      <w:r>
        <w:rPr>
          <w:rStyle w:val="pxtk"/>
        </w:rPr>
        <w:fldChar w:fldCharType="end"/>
      </w:r>
      <w:r>
        <w:rPr>
          <w:rStyle w:val="pxtk"/>
        </w:rPr>
        <w:t>West's Key Number Digest, Charities &amp;key;40</w:t>
      </w:r>
    </w:p>
    <w:p w14:paraId="4F283D09" w14:textId="77777777" w:rsidR="004E0EBB" w:rsidDel="006A6981" w:rsidRDefault="004E0EBB">
      <w:pPr>
        <w:pStyle w:val="pxs"/>
        <w:spacing w:before="180"/>
        <w:rPr>
          <w:del w:id="1928" w:author="Cara Cardinale" w:date="2025-02-19T20:46:00Z"/>
          <w:sz w:val="27"/>
          <w:szCs w:val="27"/>
        </w:rPr>
      </w:pPr>
      <w:del w:id="1929" w:author="Cara Cardinale" w:date="2025-02-19T20:46:00Z">
        <w:r w:rsidDel="006A6981">
          <w:rPr>
            <w:sz w:val="27"/>
            <w:szCs w:val="27"/>
          </w:rPr>
          <w:delText>31:98.50. Organization and qualification provision</w:delText>
        </w:r>
      </w:del>
    </w:p>
    <w:p w14:paraId="55BA63C0" w14:textId="77777777" w:rsidR="004E0EBB" w:rsidDel="006A6981" w:rsidRDefault="004E0EBB">
      <w:pPr>
        <w:pStyle w:val="pxov"/>
        <w:rPr>
          <w:del w:id="1930" w:author="Cara Cardinale" w:date="2025-02-19T20:46:00Z"/>
          <w:vanish/>
        </w:rPr>
      </w:pPr>
      <w:del w:id="1931" w:author="Cara Cardinale" w:date="2025-02-19T20:46:00Z">
        <w:r w:rsidDel="006A6981">
          <w:rPr>
            <w:vanish/>
          </w:rPr>
          <w:delText>CLS</w:delText>
        </w:r>
      </w:del>
    </w:p>
    <w:p w14:paraId="6A91A2A6" w14:textId="77777777" w:rsidR="004E0EBB" w:rsidDel="006A6981" w:rsidRDefault="004E0EBB">
      <w:pPr>
        <w:pStyle w:val="pxov"/>
        <w:rPr>
          <w:del w:id="1932" w:author="Cara Cardinale" w:date="2025-02-19T20:46:00Z"/>
          <w:vanish/>
        </w:rPr>
      </w:pPr>
      <w:del w:id="1933" w:author="Cara Cardinale" w:date="2025-02-19T20:46:00Z">
        <w:r w:rsidDel="006A6981">
          <w:rPr>
            <w:vanish/>
          </w:rPr>
          <w:delText>FCV</w:delText>
        </w:r>
      </w:del>
    </w:p>
    <w:p w14:paraId="7019BBB4" w14:textId="77777777" w:rsidR="004E0EBB" w:rsidDel="006A6981" w:rsidRDefault="004E0EBB">
      <w:pPr>
        <w:pStyle w:val="pxov"/>
        <w:rPr>
          <w:del w:id="1934" w:author="Cara Cardinale" w:date="2025-02-19T20:46:00Z"/>
          <w:vanish/>
        </w:rPr>
      </w:pPr>
      <w:del w:id="1935" w:author="Cara Cardinale" w:date="2025-02-19T20:46:00Z">
        <w:r w:rsidDel="006A6981">
          <w:rPr>
            <w:vanish/>
          </w:rPr>
          <w:delText>FTR</w:delText>
        </w:r>
      </w:del>
    </w:p>
    <w:p w14:paraId="2642DCD5" w14:textId="77777777" w:rsidR="004E0EBB" w:rsidDel="006A6981" w:rsidRDefault="004E0EBB">
      <w:pPr>
        <w:pStyle w:val="pxov"/>
        <w:rPr>
          <w:del w:id="1936" w:author="Cara Cardinale" w:date="2025-02-19T20:46:00Z"/>
          <w:vanish/>
        </w:rPr>
      </w:pPr>
      <w:del w:id="1937" w:author="Cara Cardinale" w:date="2025-02-19T20:46:00Z">
        <w:r w:rsidDel="006A6981">
          <w:rPr>
            <w:vanish/>
          </w:rPr>
          <w:delText>COL</w:delText>
        </w:r>
      </w:del>
    </w:p>
    <w:p w14:paraId="6E1E9558" w14:textId="77777777" w:rsidR="004E0EBB" w:rsidDel="006A6981" w:rsidRDefault="004E0EBB">
      <w:pPr>
        <w:pStyle w:val="pxov"/>
        <w:rPr>
          <w:del w:id="1938" w:author="Cara Cardinale" w:date="2025-02-19T20:46:00Z"/>
          <w:vanish/>
        </w:rPr>
      </w:pPr>
      <w:del w:id="1939" w:author="Cara Cardinale" w:date="2025-02-19T20:46:00Z">
        <w:r w:rsidDel="006A6981">
          <w:rPr>
            <w:vanish/>
          </w:rPr>
          <w:delText>COR</w:delText>
        </w:r>
      </w:del>
    </w:p>
    <w:p w14:paraId="26543320" w14:textId="77777777" w:rsidR="004E0EBB" w:rsidDel="006A6981" w:rsidRDefault="004E0EBB">
      <w:pPr>
        <w:pStyle w:val="pxov"/>
        <w:rPr>
          <w:del w:id="1940" w:author="Cara Cardinale" w:date="2025-02-19T20:46:00Z"/>
          <w:vanish/>
        </w:rPr>
      </w:pPr>
      <w:del w:id="1941" w:author="Cara Cardinale" w:date="2025-02-19T20:46:00Z">
        <w:r w:rsidDel="006A6981">
          <w:rPr>
            <w:vanish/>
          </w:rPr>
          <w:delText>CFS</w:delText>
        </w:r>
      </w:del>
    </w:p>
    <w:p w14:paraId="073A2AAB" w14:textId="77777777" w:rsidR="004E0EBB" w:rsidDel="006A6981" w:rsidRDefault="004E0EBB">
      <w:pPr>
        <w:pStyle w:val="pxov"/>
        <w:rPr>
          <w:del w:id="1942" w:author="Cara Cardinale" w:date="2025-02-19T20:46:00Z"/>
          <w:vanish/>
        </w:rPr>
      </w:pPr>
      <w:del w:id="1943" w:author="Cara Cardinale" w:date="2025-02-19T20:46:00Z">
        <w:r w:rsidDel="006A6981">
          <w:rPr>
            <w:vanish/>
          </w:rPr>
          <w:delText>NFP</w:delText>
        </w:r>
      </w:del>
    </w:p>
    <w:p w14:paraId="5D83A601" w14:textId="77777777" w:rsidR="004E0EBB" w:rsidDel="006A6981" w:rsidRDefault="004E0EBB">
      <w:pPr>
        <w:pStyle w:val="pxformp"/>
        <w:rPr>
          <w:del w:id="1944" w:author="Cara Cardinale" w:date="2025-02-19T20:46:00Z"/>
        </w:rPr>
      </w:pPr>
      <w:del w:id="1945" w:author="Cara Cardinale" w:date="2025-02-19T20:46:00Z">
        <w:r w:rsidDel="006A6981">
          <w:delText xml:space="preserve"> </w:delText>
        </w:r>
        <w:r w:rsidDel="006A6981">
          <w:rPr>
            <w:rStyle w:val="pxvis"/>
            <w:rFonts w:ascii="Times NewRoman" w:hAnsi="Times NewRoman"/>
            <w:b w:val="0"/>
            <w:sz w:val="24"/>
          </w:rPr>
          <w:tab/>
        </w:r>
        <w:r w:rsidDel="006A6981">
          <w:rPr>
            <w:color w:val="FF0000"/>
            <w:sz w:val="20"/>
            <w:szCs w:val="20"/>
            <w:vertAlign w:val="superscript"/>
          </w:rPr>
          <w:delText>►</w:delText>
        </w:r>
        <w:r w:rsidDel="006A6981">
          <w:fldChar w:fldCharType="begin"/>
        </w:r>
        <w:r w:rsidDel="006A6981">
          <w:delInstrText>form.du="0"</w:delInstrText>
        </w:r>
        <w:r w:rsidDel="006A6981">
          <w:fldChar w:fldCharType="end"/>
        </w:r>
        <w:r w:rsidDel="006A6981">
          <w:fldChar w:fldCharType="begin"/>
        </w:r>
        <w:r w:rsidDel="006A6981">
          <w:delInstrText>form.fid="Id36010000e6411edbb898617d7be3680"</w:delInstrText>
        </w:r>
        <w:r w:rsidDel="006A6981">
          <w:fldChar w:fldCharType="end"/>
        </w:r>
        <w:r w:rsidDel="006A6981">
          <w:rPr>
            <w:color w:val="FF0000"/>
            <w:sz w:val="20"/>
            <w:szCs w:val="20"/>
            <w:vertAlign w:val="superscript"/>
          </w:rPr>
          <w:delText>►</w:delText>
        </w:r>
        <w:r w:rsidDel="006A6981">
          <w:fldChar w:fldCharType="begin"/>
        </w:r>
        <w:r w:rsidDel="006A6981">
          <w:delInstrText>p.ct.id="f477b8b0b92511efa86bc22ba615bad8|103|31:98.50"</w:delInstrText>
        </w:r>
        <w:r w:rsidDel="006A6981">
          <w:fldChar w:fldCharType="end"/>
        </w:r>
        <w:r w:rsidDel="006A6981">
          <w:rPr>
            <w:rStyle w:val="pxfinstr"/>
            <w:i/>
            <w:iCs/>
          </w:rPr>
          <w:delText>[Name of non-profit entity]</w:delText>
        </w:r>
        <w:r w:rsidDel="006A6981">
          <w:delText xml:space="preserve"> is an entity duly organized, validly existing and in good standing under the laws of the state of New York as the state of its formation and has the requisite power and authority to own, operate or lease all of the properties and assets that it purports to own, operate or lease and to operate its charitable activities and endeavors as it is now being conducted and as currently proposed to be conducted. </w:delText>
        </w:r>
        <w:r w:rsidDel="006A6981">
          <w:rPr>
            <w:rStyle w:val="pxfinstr"/>
            <w:i/>
            <w:iCs/>
          </w:rPr>
          <w:delText>[Name of non-profit entity]</w:delText>
        </w:r>
        <w:r w:rsidDel="006A6981">
          <w:delText xml:space="preserve"> is duly licensed and is in good standing (with respect to jurisdictions that recognize such concept) in each jurisdiction in which the nature of the charitable activities and endeavors.</w:delText>
        </w:r>
      </w:del>
    </w:p>
    <w:p w14:paraId="1E8463EF" w14:textId="77777777" w:rsidR="004E0EBB" w:rsidDel="006A6981" w:rsidRDefault="004E0EBB">
      <w:pPr>
        <w:pStyle w:val="pxformnotes"/>
        <w:jc w:val="center"/>
        <w:rPr>
          <w:del w:id="1946" w:author="Cara Cardinale" w:date="2025-02-19T20:46:00Z"/>
          <w:sz w:val="24"/>
          <w:szCs w:val="24"/>
        </w:rPr>
      </w:pPr>
      <w:del w:id="1947" w:author="Cara Cardinale" w:date="2025-02-19T20:46:00Z">
        <w:r w:rsidDel="006A6981">
          <w:rPr>
            <w:rStyle w:val="pxvis"/>
            <w:rFonts w:cs="Arial"/>
            <w:bCs/>
            <w:szCs w:val="28"/>
          </w:rPr>
          <w:delText>Notes to Form</w:delText>
        </w:r>
      </w:del>
    </w:p>
    <w:p w14:paraId="57FA8D0F" w14:textId="77777777" w:rsidR="004E0EBB" w:rsidDel="006A6981" w:rsidRDefault="004E0EBB">
      <w:pPr>
        <w:pStyle w:val="pxformnotes"/>
        <w:rPr>
          <w:del w:id="1948" w:author="Cara Cardinale" w:date="2025-02-19T20:46:00Z"/>
          <w:sz w:val="24"/>
          <w:szCs w:val="24"/>
        </w:rPr>
      </w:pPr>
    </w:p>
    <w:p w14:paraId="42024BFF" w14:textId="77777777" w:rsidR="004E0EBB" w:rsidDel="006A6981" w:rsidRDefault="004E0EBB">
      <w:pPr>
        <w:pStyle w:val="pxformrr"/>
        <w:rPr>
          <w:del w:id="1949" w:author="Cara Cardinale" w:date="2025-02-19T20:46:00Z"/>
          <w:sz w:val="24"/>
          <w:szCs w:val="24"/>
        </w:rPr>
      </w:pPr>
      <w:del w:id="1950" w:author="Cara Cardinale" w:date="2025-02-19T20:46:00Z">
        <w:r w:rsidDel="006A6981">
          <w:rPr>
            <w:rStyle w:val="pxvis"/>
            <w:rFonts w:cs="Arial"/>
            <w:bCs/>
            <w:szCs w:val="28"/>
          </w:rPr>
          <w:delText>Research References</w:delText>
        </w:r>
      </w:del>
    </w:p>
    <w:p w14:paraId="6D2A3D6A" w14:textId="77777777" w:rsidR="004E0EBB" w:rsidRDefault="004E0EBB">
      <w:pPr>
        <w:pStyle w:val="pxformrrp"/>
      </w:pPr>
      <w:del w:id="1951" w:author="Cara Cardinale" w:date="2025-02-19T20:46:00Z">
        <w:r w:rsidDel="006A6981">
          <w:delText xml:space="preserve"> </w:delText>
        </w:r>
        <w:r w:rsidDel="006A6981">
          <w:rPr>
            <w:rStyle w:val="pxvis"/>
            <w:rFonts w:ascii="Times NewRoman" w:hAnsi="Times NewRoman"/>
            <w:b w:val="0"/>
            <w:sz w:val="24"/>
          </w:rPr>
          <w:tab/>
        </w:r>
        <w:r w:rsidDel="006A6981">
          <w:rPr>
            <w:rStyle w:val="pxtk"/>
            <w:color w:val="FF0000"/>
            <w:sz w:val="20"/>
            <w:szCs w:val="20"/>
            <w:vertAlign w:val="superscript"/>
          </w:rPr>
          <w:delText>►</w:delText>
        </w:r>
        <w:r w:rsidDel="006A6981">
          <w:rPr>
            <w:rStyle w:val="pxtk"/>
          </w:rPr>
          <w:fldChar w:fldCharType="begin"/>
        </w:r>
        <w:r w:rsidDel="006A6981">
          <w:rPr>
            <w:rStyle w:val="pxtk"/>
          </w:rPr>
          <w:delInstrText>tk.ref.id="I09MMWG"</w:delInstrText>
        </w:r>
        <w:r w:rsidDel="006A6981">
          <w:rPr>
            <w:rStyle w:val="pxtk"/>
          </w:rPr>
          <w:fldChar w:fldCharType="end"/>
        </w:r>
        <w:r w:rsidDel="006A6981">
          <w:rPr>
            <w:rStyle w:val="pxtk"/>
          </w:rPr>
          <w:delText>West's Key Number Digest, Charities &amp;key;40</w:delText>
        </w:r>
      </w:del>
    </w:p>
    <w:sectPr w:rsidR="004E0EBB">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CA6D5" w14:textId="77777777" w:rsidR="00B37E8B" w:rsidRDefault="00B37E8B">
      <w:r>
        <w:separator/>
      </w:r>
    </w:p>
  </w:endnote>
  <w:endnote w:type="continuationSeparator" w:id="0">
    <w:p w14:paraId="08546B0C" w14:textId="77777777" w:rsidR="00B37E8B" w:rsidRDefault="00B37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2CFA8" w14:textId="77777777" w:rsidR="00B37E8B" w:rsidRDefault="00B37E8B">
      <w:r>
        <w:separator/>
      </w:r>
    </w:p>
  </w:footnote>
  <w:footnote w:type="continuationSeparator" w:id="0">
    <w:p w14:paraId="7F80BABC" w14:textId="77777777" w:rsidR="00B37E8B" w:rsidRDefault="00B37E8B">
      <w:r>
        <w:continuationSeparator/>
      </w:r>
    </w:p>
  </w:footnote>
  <w:footnote w:id="1">
    <w:p w14:paraId="3B075F23"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4D9842E" w14:textId="77777777" w:rsidR="004E0EBB" w:rsidRDefault="004E0EBB">
      <w:pPr>
        <w:pStyle w:val="pxp"/>
      </w:pPr>
      <w:r>
        <w:rPr>
          <w:color w:val="FF0000"/>
          <w:sz w:val="20"/>
          <w:szCs w:val="20"/>
          <w:vertAlign w:val="superscript"/>
        </w:rPr>
        <w:t>►</w:t>
      </w:r>
      <w:r>
        <w:fldChar w:fldCharType="begin"/>
      </w:r>
      <w:r>
        <w:instrText>p.ct.id="f477b8b0b92511efa86bc22ba615bad8|1|31:1"</w:instrText>
      </w:r>
      <w:r>
        <w:fldChar w:fldCharType="end"/>
      </w:r>
      <w:r>
        <w:t xml:space="preserve">Payne-Aldrich Tariff Act </w:t>
      </w:r>
      <w:r>
        <w:rPr>
          <w:vanish/>
        </w:rPr>
        <w:t>&amp;s;</w:t>
      </w:r>
      <w:r>
        <w:rPr>
          <w:rStyle w:val="pxvis"/>
          <w:rFonts w:ascii="Times NewRoman" w:hAnsi="Times NewRoman"/>
          <w:b w:val="0"/>
          <w:sz w:val="24"/>
        </w:rPr>
        <w:t>§</w:t>
      </w:r>
      <w:r>
        <w:t xml:space="preserve">38, 36 Stat. 113 (1909). Now codified as </w:t>
      </w:r>
      <w:r>
        <w:rPr>
          <w:rStyle w:val="pxst"/>
          <w:color w:val="FF0000"/>
          <w:sz w:val="20"/>
          <w:szCs w:val="20"/>
          <w:vertAlign w:val="superscript"/>
        </w:rPr>
        <w:t>►</w:t>
      </w:r>
      <w:r>
        <w:rPr>
          <w:rStyle w:val="pxst"/>
        </w:rPr>
        <w:fldChar w:fldCharType="begin"/>
      </w:r>
      <w:r>
        <w:rPr>
          <w:rStyle w:val="pxst"/>
        </w:rPr>
        <w:instrText>st.ref.id="I09H0GU"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501(a)</w:t>
      </w:r>
      <w:r>
        <w:t>.</w:t>
      </w:r>
    </w:p>
    <w:p w14:paraId="47B0909B" w14:textId="77777777" w:rsidR="004E0EBB" w:rsidDel="00AC2D11" w:rsidRDefault="004E0EBB">
      <w:pPr>
        <w:pStyle w:val="pxp"/>
        <w:rPr>
          <w:del w:id="41" w:author="Cara Cardinale" w:date="2025-02-08T14:22:00Z"/>
        </w:rPr>
      </w:pPr>
      <w:del w:id="42" w:author="Cara Cardinale" w:date="2025-02-08T14:22:00Z">
        <w:r w:rsidDel="00AC2D11">
          <w:rPr>
            <w:color w:val="FF0000"/>
            <w:sz w:val="20"/>
            <w:szCs w:val="20"/>
            <w:vertAlign w:val="superscript"/>
          </w:rPr>
          <w:delText>►</w:delText>
        </w:r>
        <w:r w:rsidDel="00AC2D11">
          <w:fldChar w:fldCharType="begin"/>
        </w:r>
        <w:r w:rsidDel="00AC2D11">
          <w:delInstrText>p.ct.id="f477b8b0b92511efa86bc22ba615bad8|1|31:1"</w:delInstrText>
        </w:r>
        <w:r w:rsidDel="00AC2D11">
          <w:fldChar w:fldCharType="end"/>
        </w:r>
        <w:r w:rsidDel="00AC2D11">
          <w:delText xml:space="preserve">For profit and non-for-profit entities are not similarly situated for purposes of equal protection Constitutional claims, see </w:delText>
        </w:r>
        <w:r w:rsidDel="00AC2D11">
          <w:rPr>
            <w:rStyle w:val="pxcc"/>
            <w:color w:val="FF0000"/>
            <w:sz w:val="20"/>
            <w:szCs w:val="20"/>
            <w:vertAlign w:val="superscript"/>
          </w:rPr>
          <w:delText>►</w:delText>
        </w:r>
        <w:r w:rsidDel="00AC2D11">
          <w:rPr>
            <w:rStyle w:val="pxcc"/>
          </w:rPr>
          <w:fldChar w:fldCharType="begin"/>
        </w:r>
        <w:r w:rsidDel="00AC2D11">
          <w:rPr>
            <w:rStyle w:val="pxcc"/>
          </w:rPr>
          <w:delInstrText>cc.ref.id="I02B4Q2"</w:delInstrText>
        </w:r>
        <w:r w:rsidDel="00AC2D11">
          <w:rPr>
            <w:rStyle w:val="pxcc"/>
          </w:rPr>
          <w:fldChar w:fldCharType="end"/>
        </w:r>
        <w:r w:rsidDel="00AC2D11">
          <w:rPr>
            <w:rStyle w:val="pxcc"/>
          </w:rPr>
          <w:delText>Aaron Manor Rehabilitation and Nursing Center, LLC v. Zucker, 42 N.Y.3d 46, 216 N.Y.S.3d 584, 241 N.E.3d 136, 2024 N.Y. Slip Op. 2126, 2024 WL 1723020 (2024)</w:delText>
        </w:r>
        <w:r w:rsidDel="00AC2D11">
          <w:delText xml:space="preserve"> (for profit and not-for profit nursing homes "have fundamentally different underlying economic purposes and incentives").</w:delText>
        </w:r>
      </w:del>
    </w:p>
    <w:p w14:paraId="5BA8777A" w14:textId="77777777" w:rsidR="00AA373E" w:rsidRDefault="00AA373E">
      <w:pPr>
        <w:pStyle w:val="pxp"/>
      </w:pPr>
    </w:p>
  </w:footnote>
  <w:footnote w:id="2">
    <w:p w14:paraId="68FC761C"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84BF480" w14:textId="77777777" w:rsidR="004E0EBB" w:rsidRDefault="004E0EBB">
      <w:pPr>
        <w:pStyle w:val="pxp"/>
      </w:pPr>
      <w:r>
        <w:rPr>
          <w:color w:val="FF0000"/>
          <w:sz w:val="20"/>
          <w:szCs w:val="20"/>
          <w:vertAlign w:val="superscript"/>
        </w:rPr>
        <w:t>►</w:t>
      </w:r>
      <w:r>
        <w:fldChar w:fldCharType="begin"/>
      </w:r>
      <w:r>
        <w:instrText>p.ct.id="f477b8b0b92511efa86bc22ba615bad8|1|31:1"</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x.ref.id="I09JTLQ"</w:instrText>
      </w:r>
      <w:r>
        <w:rPr>
          <w:rStyle w:val="pxx"/>
        </w:rPr>
        <w:fldChar w:fldCharType="end"/>
      </w:r>
      <w:r>
        <w:rPr>
          <w:rStyle w:val="pxx"/>
          <w:vanish/>
        </w:rPr>
        <w:t>&amp;s;</w:t>
      </w:r>
      <w:r>
        <w:rPr>
          <w:rStyle w:val="pxvis"/>
          <w:rFonts w:ascii="Times NewRoman" w:hAnsi="Times NewRoman"/>
          <w:b w:val="0"/>
          <w:sz w:val="24"/>
        </w:rPr>
        <w:t>§</w:t>
      </w:r>
      <w:r>
        <w:rPr>
          <w:rStyle w:val="pxx"/>
        </w:rPr>
        <w:t>31:9</w:t>
      </w:r>
      <w:r>
        <w:t>.</w:t>
      </w:r>
    </w:p>
    <w:p w14:paraId="54EFB4A8" w14:textId="77777777" w:rsidR="00AA373E" w:rsidRDefault="00AA373E">
      <w:pPr>
        <w:pStyle w:val="pxp"/>
      </w:pPr>
    </w:p>
  </w:footnote>
  <w:footnote w:id="3">
    <w:p w14:paraId="0AF268ED"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0B0020D" w14:textId="77777777" w:rsidR="004E0EBB" w:rsidRDefault="004E0EBB">
      <w:pPr>
        <w:pStyle w:val="pxp"/>
      </w:pPr>
      <w:r>
        <w:rPr>
          <w:color w:val="FF0000"/>
          <w:sz w:val="20"/>
          <w:szCs w:val="20"/>
          <w:vertAlign w:val="superscript"/>
        </w:rPr>
        <w:t>►</w:t>
      </w:r>
      <w:r>
        <w:fldChar w:fldCharType="begin"/>
      </w:r>
      <w:r>
        <w:instrText>p.ct.id="f477b8b0b92511efa86bc22ba615bad8|1|31:1"</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x.ref.id="I09MMQM"</w:instrText>
      </w:r>
      <w:r>
        <w:rPr>
          <w:rStyle w:val="pxx"/>
        </w:rPr>
        <w:fldChar w:fldCharType="end"/>
      </w:r>
      <w:r>
        <w:rPr>
          <w:rStyle w:val="pxx"/>
          <w:vanish/>
        </w:rPr>
        <w:t>&amp;s;</w:t>
      </w:r>
      <w:r>
        <w:rPr>
          <w:rStyle w:val="pxvis"/>
          <w:rFonts w:ascii="Times NewRoman" w:hAnsi="Times NewRoman"/>
          <w:b w:val="0"/>
          <w:sz w:val="24"/>
        </w:rPr>
        <w:t>§</w:t>
      </w:r>
      <w:r>
        <w:rPr>
          <w:rStyle w:val="pxx"/>
        </w:rPr>
        <w:t>31:16</w:t>
      </w:r>
      <w:r>
        <w:t>.</w:t>
      </w:r>
    </w:p>
    <w:p w14:paraId="4B4B57CE" w14:textId="77777777" w:rsidR="00AA373E" w:rsidRDefault="00AA373E">
      <w:pPr>
        <w:pStyle w:val="pxp"/>
      </w:pPr>
    </w:p>
  </w:footnote>
  <w:footnote w:id="4">
    <w:p w14:paraId="247464B0"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047682A" w14:textId="77777777" w:rsidR="004E0EBB" w:rsidRDefault="004E0EBB">
      <w:pPr>
        <w:pStyle w:val="pxp"/>
      </w:pPr>
      <w:r>
        <w:rPr>
          <w:color w:val="FF0000"/>
          <w:sz w:val="20"/>
          <w:szCs w:val="20"/>
          <w:vertAlign w:val="superscript"/>
        </w:rPr>
        <w:t>►</w:t>
      </w:r>
      <w:r>
        <w:fldChar w:fldCharType="begin"/>
      </w:r>
      <w:r>
        <w:instrText>p.ct.id="f477b8b0b92511efa86bc22ba615bad8|1|31:1"</w:instrText>
      </w:r>
      <w:r>
        <w:fldChar w:fldCharType="end"/>
      </w:r>
      <w:r>
        <w:rPr>
          <w:rStyle w:val="pxcc"/>
          <w:color w:val="FF0000"/>
          <w:sz w:val="20"/>
          <w:szCs w:val="20"/>
          <w:vertAlign w:val="superscript"/>
        </w:rPr>
        <w:t>►</w:t>
      </w:r>
      <w:r>
        <w:rPr>
          <w:rStyle w:val="pxcc"/>
        </w:rPr>
        <w:fldChar w:fldCharType="begin"/>
      </w:r>
      <w:r>
        <w:rPr>
          <w:rStyle w:val="pxcc"/>
        </w:rPr>
        <w:instrText>cc.ref.id="I09H0MH"</w:instrText>
      </w:r>
      <w:r>
        <w:rPr>
          <w:rStyle w:val="pxcc"/>
        </w:rPr>
        <w:fldChar w:fldCharType="end"/>
      </w:r>
      <w:r>
        <w:rPr>
          <w:rStyle w:val="pxcc"/>
        </w:rPr>
        <w:t>Sun-Herald Corporation v. Duggan, 73 F.2d 298 (C.C.A. 2d Cir. 1934)</w:t>
      </w:r>
      <w:r>
        <w:t>.</w:t>
      </w:r>
    </w:p>
    <w:p w14:paraId="6E73DDE2" w14:textId="77777777" w:rsidR="004E0EBB" w:rsidRDefault="004E0EBB">
      <w:pPr>
        <w:pStyle w:val="pxp"/>
      </w:pPr>
      <w:r>
        <w:rPr>
          <w:color w:val="FF0000"/>
          <w:sz w:val="20"/>
          <w:szCs w:val="20"/>
          <w:vertAlign w:val="superscript"/>
        </w:rPr>
        <w:t>►</w:t>
      </w:r>
      <w:r>
        <w:fldChar w:fldCharType="begin"/>
      </w:r>
      <w:r>
        <w:instrText>p.ct.id="f477b8b0b92511efa86bc22ba615bad8|1|31:1"</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x.ref.id="I09JTRD"</w:instrText>
      </w:r>
      <w:r>
        <w:rPr>
          <w:rStyle w:val="pxx"/>
        </w:rPr>
        <w:fldChar w:fldCharType="end"/>
      </w:r>
      <w:r>
        <w:rPr>
          <w:rStyle w:val="pxx"/>
          <w:vanish/>
        </w:rPr>
        <w:t>&amp;ss;</w:t>
      </w:r>
      <w:r>
        <w:rPr>
          <w:rStyle w:val="pxvis"/>
          <w:rFonts w:ascii="Times NewRoman" w:hAnsi="Times NewRoman"/>
          <w:b w:val="0"/>
          <w:sz w:val="24"/>
        </w:rPr>
        <w:t>§§</w:t>
      </w:r>
      <w:r>
        <w:rPr>
          <w:rStyle w:val="pxx"/>
        </w:rPr>
        <w:t>31:9 et seq.</w:t>
      </w:r>
    </w:p>
    <w:p w14:paraId="6E142401" w14:textId="77777777" w:rsidR="00AA373E" w:rsidRDefault="00AA373E">
      <w:pPr>
        <w:pStyle w:val="pxp"/>
      </w:pPr>
    </w:p>
  </w:footnote>
  <w:footnote w:id="5">
    <w:p w14:paraId="15B632C7"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09C6ABE0" w14:textId="77777777" w:rsidR="004E0EBB" w:rsidRDefault="004E0EBB">
      <w:pPr>
        <w:pStyle w:val="pxp"/>
      </w:pPr>
      <w:r>
        <w:rPr>
          <w:color w:val="FF0000"/>
          <w:sz w:val="20"/>
          <w:szCs w:val="20"/>
          <w:vertAlign w:val="superscript"/>
        </w:rPr>
        <w:t>►</w:t>
      </w:r>
      <w:r>
        <w:fldChar w:fldCharType="begin"/>
      </w:r>
      <w:r>
        <w:instrText>p.ct.id="f477b8b0b92511efa86bc22ba615bad8|1|31:1"</w:instrText>
      </w:r>
      <w:r>
        <w:fldChar w:fldCharType="end"/>
      </w:r>
      <w:r>
        <w:rPr>
          <w:rStyle w:val="pxcc"/>
          <w:color w:val="FF0000"/>
          <w:sz w:val="20"/>
          <w:szCs w:val="20"/>
          <w:vertAlign w:val="superscript"/>
        </w:rPr>
        <w:t>►</w:t>
      </w:r>
      <w:r>
        <w:rPr>
          <w:rStyle w:val="pxcc"/>
        </w:rPr>
        <w:fldChar w:fldCharType="begin"/>
      </w:r>
      <w:r>
        <w:rPr>
          <w:rStyle w:val="pxcc"/>
        </w:rPr>
        <w:instrText>cc.ref.id="I09H0MK"</w:instrText>
      </w:r>
      <w:r>
        <w:rPr>
          <w:rStyle w:val="pxcc"/>
        </w:rPr>
        <w:fldChar w:fldCharType="end"/>
      </w:r>
      <w:r>
        <w:rPr>
          <w:rStyle w:val="pxcc"/>
        </w:rPr>
        <w:t>Canton Human Services Initiatives, Inc. v. Town of Canton, 4 Misc. 3d 413, 780 N.Y.S.2d 714 (Sup 2004)</w:t>
      </w:r>
      <w:r>
        <w:t xml:space="preserve">, citing </w:t>
      </w:r>
      <w:r>
        <w:rPr>
          <w:rStyle w:val="pxcc"/>
          <w:color w:val="FF0000"/>
          <w:sz w:val="20"/>
          <w:szCs w:val="20"/>
          <w:vertAlign w:val="superscript"/>
        </w:rPr>
        <w:t>►</w:t>
      </w:r>
      <w:r>
        <w:rPr>
          <w:rStyle w:val="pxcc"/>
        </w:rPr>
        <w:fldChar w:fldCharType="begin"/>
      </w:r>
      <w:r>
        <w:rPr>
          <w:rStyle w:val="pxcc"/>
        </w:rPr>
        <w:instrText>cc.ref.id="I09JTRG"</w:instrText>
      </w:r>
      <w:r>
        <w:rPr>
          <w:rStyle w:val="pxcc"/>
        </w:rPr>
        <w:fldChar w:fldCharType="end"/>
      </w:r>
      <w:r>
        <w:rPr>
          <w:rStyle w:val="pxcc"/>
        </w:rPr>
        <w:t>Symphony Space, Inc. v. Tishelman, 60 N.Y.2d 33, 466 N.Y.S.2d 677, 453 N.E.2d 1094 (1983)</w:t>
      </w:r>
      <w:r>
        <w:t xml:space="preserve">; </w:t>
      </w:r>
      <w:r>
        <w:rPr>
          <w:rStyle w:val="pxcc"/>
          <w:color w:val="FF0000"/>
          <w:sz w:val="20"/>
          <w:szCs w:val="20"/>
          <w:vertAlign w:val="superscript"/>
        </w:rPr>
        <w:t>►</w:t>
      </w:r>
      <w:r>
        <w:rPr>
          <w:rStyle w:val="pxcc"/>
        </w:rPr>
        <w:fldChar w:fldCharType="begin"/>
      </w:r>
      <w:r>
        <w:rPr>
          <w:rStyle w:val="pxcc"/>
        </w:rPr>
        <w:instrText>cc.ref.id="I09MMWC"</w:instrText>
      </w:r>
      <w:r>
        <w:rPr>
          <w:rStyle w:val="pxcc"/>
        </w:rPr>
        <w:fldChar w:fldCharType="end"/>
      </w:r>
      <w:r>
        <w:rPr>
          <w:rStyle w:val="pxcc"/>
        </w:rPr>
        <w:t>New York Trust Co. v. U.S., 63 Ct. Cl. 100, 1927 WL 2914 (1927)</w:t>
      </w:r>
      <w:r>
        <w:t>.</w:t>
      </w:r>
    </w:p>
    <w:p w14:paraId="25BC70F7" w14:textId="77777777" w:rsidR="00AA373E" w:rsidRDefault="00AA373E">
      <w:pPr>
        <w:pStyle w:val="pxp"/>
      </w:pPr>
    </w:p>
  </w:footnote>
  <w:footnote w:id="6">
    <w:p w14:paraId="49467D3C"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303F47E8" w14:textId="77777777" w:rsidR="004E0EBB" w:rsidRDefault="004E0EBB">
      <w:pPr>
        <w:pStyle w:val="pxp"/>
      </w:pPr>
      <w:r>
        <w:rPr>
          <w:color w:val="FF0000"/>
          <w:sz w:val="20"/>
          <w:szCs w:val="20"/>
          <w:vertAlign w:val="superscript"/>
        </w:rPr>
        <w:t>►</w:t>
      </w:r>
      <w:r>
        <w:fldChar w:fldCharType="begin"/>
      </w:r>
      <w:r>
        <w:instrText>p.ct.id="f477b8b0b92511efa86bc22ba615bad8|1|31:1"</w:instrText>
      </w:r>
      <w:r>
        <w:fldChar w:fldCharType="end"/>
      </w:r>
      <w:r>
        <w:t xml:space="preserve">See, for example, </w:t>
      </w:r>
      <w:r>
        <w:rPr>
          <w:rStyle w:val="pxcc"/>
          <w:color w:val="FF0000"/>
          <w:sz w:val="20"/>
          <w:szCs w:val="20"/>
          <w:vertAlign w:val="superscript"/>
        </w:rPr>
        <w:t>►</w:t>
      </w:r>
      <w:r>
        <w:rPr>
          <w:rStyle w:val="pxcc"/>
        </w:rPr>
        <w:fldChar w:fldCharType="begin"/>
      </w:r>
      <w:r>
        <w:rPr>
          <w:rStyle w:val="pxcc"/>
        </w:rPr>
        <w:instrText>cc.ref.id="I09H0MM"</w:instrText>
      </w:r>
      <w:r>
        <w:rPr>
          <w:rStyle w:val="pxcc"/>
        </w:rPr>
        <w:fldChar w:fldCharType="end"/>
      </w:r>
      <w:r>
        <w:rPr>
          <w:rStyle w:val="pxcc"/>
        </w:rPr>
        <w:t>Enterprise Ry. Equipment Co. v. U.S., 142 Ct. Cl. 192, 161 F. Supp. 590 (1958)</w:t>
      </w:r>
      <w:r>
        <w:t>.</w:t>
      </w:r>
    </w:p>
    <w:p w14:paraId="06B65259" w14:textId="77777777" w:rsidR="00AA373E" w:rsidRDefault="00AA373E">
      <w:pPr>
        <w:pStyle w:val="pxp"/>
      </w:pPr>
    </w:p>
  </w:footnote>
  <w:footnote w:id="7">
    <w:p w14:paraId="1B81C340"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5C2C3A73"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A list of the purposes for which a charitable (nonprofit) corporation may be formed is contained in </w:t>
      </w:r>
      <w:r>
        <w:rPr>
          <w:rStyle w:val="pxst"/>
          <w:color w:val="FF0000"/>
          <w:sz w:val="20"/>
          <w:szCs w:val="20"/>
          <w:vertAlign w:val="superscript"/>
        </w:rPr>
        <w:t>►</w:t>
      </w:r>
      <w:r>
        <w:rPr>
          <w:rStyle w:val="pxst"/>
        </w:rPr>
        <w:fldChar w:fldCharType="begin"/>
      </w:r>
      <w:r>
        <w:rPr>
          <w:rStyle w:val="pxst"/>
        </w:rPr>
        <w:instrText>st.ref.id="I09H0MP"</w:instrText>
      </w:r>
      <w:r>
        <w:rPr>
          <w:rStyle w:val="pxst"/>
        </w:rPr>
        <w:fldChar w:fldCharType="end"/>
      </w:r>
      <w:r>
        <w:rPr>
          <w:rStyle w:val="pxst"/>
        </w:rPr>
        <w:t xml:space="preserve">N.Y. Not-for-Profit Corp. Law </w:t>
      </w:r>
      <w:r>
        <w:rPr>
          <w:rStyle w:val="pxst"/>
          <w:vanish/>
        </w:rPr>
        <w:t>&amp;s;</w:t>
      </w:r>
      <w:r>
        <w:rPr>
          <w:rStyle w:val="pxvis"/>
          <w:rFonts w:ascii="Times NewRoman" w:hAnsi="Times NewRoman"/>
          <w:b w:val="0"/>
          <w:sz w:val="24"/>
        </w:rPr>
        <w:t>§</w:t>
      </w:r>
      <w:r>
        <w:rPr>
          <w:rStyle w:val="pxst"/>
        </w:rPr>
        <w:t>201</w:t>
      </w:r>
      <w:r>
        <w:t>.</w:t>
      </w:r>
    </w:p>
    <w:p w14:paraId="27CB4391"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rPr>
          <w:rStyle w:val="pxcc"/>
          <w:color w:val="FF0000"/>
          <w:sz w:val="20"/>
          <w:szCs w:val="20"/>
          <w:vertAlign w:val="superscript"/>
        </w:rPr>
        <w:t>►</w:t>
      </w:r>
      <w:r>
        <w:rPr>
          <w:rStyle w:val="pxcc"/>
        </w:rPr>
        <w:fldChar w:fldCharType="begin"/>
      </w:r>
      <w:r>
        <w:rPr>
          <w:rStyle w:val="pxcc"/>
        </w:rPr>
        <w:instrText>cc.ref.id="I09H0NU"</w:instrText>
      </w:r>
      <w:r>
        <w:rPr>
          <w:rStyle w:val="pxcc"/>
        </w:rPr>
        <w:fldChar w:fldCharType="end"/>
      </w:r>
      <w:r>
        <w:rPr>
          <w:rStyle w:val="pxcc"/>
        </w:rPr>
        <w:t>Bob Jones University v. U.S., 461 U.S. 574, 103 S. Ct. 2017, 76 L. Ed. 2d 157, 10 Ed. Law Rep. 918 (1983)</w:t>
      </w:r>
      <w:r>
        <w:t xml:space="preserve">; </w:t>
      </w:r>
      <w:r>
        <w:rPr>
          <w:rStyle w:val="pxcc"/>
          <w:color w:val="FF0000"/>
          <w:sz w:val="20"/>
          <w:szCs w:val="20"/>
          <w:vertAlign w:val="superscript"/>
        </w:rPr>
        <w:t>►</w:t>
      </w:r>
      <w:r>
        <w:rPr>
          <w:rStyle w:val="pxcc"/>
        </w:rPr>
        <w:fldChar w:fldCharType="begin"/>
      </w:r>
      <w:r>
        <w:rPr>
          <w:rStyle w:val="pxcc"/>
        </w:rPr>
        <w:instrText>cc.ref.id="I09JTSQ"</w:instrText>
      </w:r>
      <w:r>
        <w:rPr>
          <w:rStyle w:val="pxcc"/>
        </w:rPr>
        <w:fldChar w:fldCharType="end"/>
      </w:r>
      <w:r>
        <w:rPr>
          <w:rStyle w:val="pxcc"/>
        </w:rPr>
        <w:t>Abrams v. Richmond County S.P.C., 125 Misc. 2d 530, 479 N.Y.S.2d 624 (Sup 1984)</w:t>
      </w:r>
      <w:r>
        <w:t>.</w:t>
      </w:r>
    </w:p>
    <w:p w14:paraId="3BEBD9D5"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For checklist of matters to be included in certificate of incorporation of nonprofit corporation for charitable purposes, see </w:t>
      </w:r>
      <w:r>
        <w:rPr>
          <w:rStyle w:val="pxx"/>
          <w:color w:val="FF0000"/>
          <w:sz w:val="20"/>
          <w:szCs w:val="20"/>
          <w:vertAlign w:val="superscript"/>
        </w:rPr>
        <w:t>►</w:t>
      </w:r>
      <w:r>
        <w:rPr>
          <w:rStyle w:val="pxx"/>
        </w:rPr>
        <w:fldChar w:fldCharType="begin"/>
      </w:r>
      <w:r>
        <w:rPr>
          <w:rStyle w:val="pxx"/>
        </w:rPr>
        <w:instrText>x.ref.id="I09H0NX"</w:instrText>
      </w:r>
      <w:r>
        <w:rPr>
          <w:rStyle w:val="pxx"/>
        </w:rPr>
        <w:fldChar w:fldCharType="end"/>
      </w:r>
      <w:r>
        <w:rPr>
          <w:rStyle w:val="pxx"/>
          <w:vanish/>
        </w:rPr>
        <w:t>&amp;s;</w:t>
      </w:r>
      <w:r>
        <w:rPr>
          <w:rStyle w:val="pxvis"/>
          <w:rFonts w:ascii="Times NewRoman" w:hAnsi="Times NewRoman"/>
          <w:b w:val="0"/>
          <w:sz w:val="24"/>
        </w:rPr>
        <w:t>§</w:t>
      </w:r>
      <w:r>
        <w:rPr>
          <w:rStyle w:val="pxx"/>
        </w:rPr>
        <w:t>31:25</w:t>
      </w:r>
      <w:r>
        <w:t>.</w:t>
      </w:r>
    </w:p>
    <w:p w14:paraId="62109725" w14:textId="77777777" w:rsidR="004E0EBB" w:rsidRDefault="004E0EBB">
      <w:pPr>
        <w:pStyle w:val="pxrr"/>
        <w:spacing w:before="180"/>
        <w:rPr>
          <w:sz w:val="24"/>
          <w:szCs w:val="24"/>
        </w:rPr>
      </w:pPr>
      <w:r>
        <w:rPr>
          <w:rStyle w:val="pxvis"/>
          <w:rFonts w:cs="Arial"/>
          <w:bCs/>
          <w:szCs w:val="28"/>
        </w:rPr>
        <w:t>Research References</w:t>
      </w:r>
    </w:p>
    <w:p w14:paraId="31834D52" w14:textId="77777777" w:rsidR="004E0EBB" w:rsidRDefault="004E0EBB">
      <w:pPr>
        <w:pStyle w:val="pxrrp"/>
      </w:pPr>
      <w:r>
        <w:t xml:space="preserve">Definition of charity, </w:t>
      </w:r>
      <w:r>
        <w:rPr>
          <w:rStyle w:val="pxrc"/>
          <w:color w:val="FF0000"/>
          <w:sz w:val="20"/>
          <w:szCs w:val="20"/>
          <w:vertAlign w:val="superscript"/>
        </w:rPr>
        <w:t>►</w:t>
      </w:r>
      <w:r>
        <w:rPr>
          <w:rStyle w:val="pxrc"/>
        </w:rPr>
        <w:fldChar w:fldCharType="begin"/>
      </w:r>
      <w:r>
        <w:rPr>
          <w:rStyle w:val="pxrc"/>
        </w:rPr>
        <w:instrText>rc.ref.id="I09JTST"</w:instrText>
      </w:r>
      <w:r>
        <w:rPr>
          <w:rStyle w:val="pxrc"/>
        </w:rPr>
        <w:fldChar w:fldCharType="end"/>
      </w:r>
      <w:r>
        <w:rPr>
          <w:rStyle w:val="pxrc"/>
        </w:rPr>
        <w:t xml:space="preserve">N.Y. Jur. 2d, Charities </w:t>
      </w:r>
      <w:r>
        <w:rPr>
          <w:rStyle w:val="pxrc"/>
          <w:vanish/>
        </w:rPr>
        <w:t>&amp;s;</w:t>
      </w:r>
      <w:r>
        <w:rPr>
          <w:rStyle w:val="pxvis"/>
          <w:rFonts w:ascii="Times NewRoman" w:hAnsi="Times NewRoman"/>
          <w:b w:val="0"/>
          <w:sz w:val="24"/>
        </w:rPr>
        <w:t>§</w:t>
      </w:r>
      <w:ins w:id="43" w:author="Cara Cardinale" w:date="2025-02-08T17:52:00Z">
        <w:r w:rsidR="00551C65">
          <w:rPr>
            <w:rStyle w:val="pxvis"/>
            <w:rFonts w:ascii="Times NewRoman" w:hAnsi="Times NewRoman"/>
            <w:b w:val="0"/>
            <w:sz w:val="24"/>
          </w:rPr>
          <w:t>1</w:t>
        </w:r>
      </w:ins>
      <w:del w:id="44" w:author="Cara Cardinale" w:date="2025-02-08T17:52:00Z">
        <w:r w:rsidDel="00551C65">
          <w:rPr>
            <w:rStyle w:val="pxrc"/>
          </w:rPr>
          <w:delText>2</w:delText>
        </w:r>
      </w:del>
      <w:r>
        <w:t>.</w:t>
      </w:r>
    </w:p>
    <w:p w14:paraId="153A0554" w14:textId="77777777" w:rsidR="004E0EBB" w:rsidRDefault="004E0EBB">
      <w:pPr>
        <w:pStyle w:val="pxrrp"/>
      </w:pPr>
      <w:r>
        <w:t xml:space="preserve">Meaning of charity, </w:t>
      </w:r>
      <w:r>
        <w:rPr>
          <w:rStyle w:val="pxrc"/>
          <w:color w:val="FF0000"/>
          <w:sz w:val="20"/>
          <w:szCs w:val="20"/>
          <w:vertAlign w:val="superscript"/>
        </w:rPr>
        <w:t>►</w:t>
      </w:r>
      <w:r>
        <w:rPr>
          <w:rStyle w:val="pxrc"/>
        </w:rPr>
        <w:fldChar w:fldCharType="begin"/>
      </w:r>
      <w:r>
        <w:rPr>
          <w:rStyle w:val="pxrc"/>
        </w:rPr>
        <w:instrText>rc.ref.id="I09MMXP"</w:instrText>
      </w:r>
      <w:r>
        <w:rPr>
          <w:rStyle w:val="pxrc"/>
        </w:rPr>
        <w:fldChar w:fldCharType="end"/>
      </w:r>
      <w:r>
        <w:rPr>
          <w:rStyle w:val="pxrc"/>
        </w:rPr>
        <w:t xml:space="preserve">Am. Jur. 2d, Charities </w:t>
      </w:r>
      <w:r>
        <w:rPr>
          <w:rStyle w:val="pxrc"/>
          <w:vanish/>
        </w:rPr>
        <w:t>&amp;ss;</w:t>
      </w:r>
      <w:r>
        <w:rPr>
          <w:rStyle w:val="pxvis"/>
          <w:rFonts w:ascii="Times NewRoman" w:hAnsi="Times NewRoman"/>
          <w:b w:val="0"/>
          <w:sz w:val="24"/>
        </w:rPr>
        <w:t>§§</w:t>
      </w:r>
      <w:r>
        <w:rPr>
          <w:rStyle w:val="pxrc"/>
        </w:rPr>
        <w:t>1</w:t>
      </w:r>
      <w:ins w:id="45" w:author="Cara Cardinale" w:date="2025-02-08T17:53:00Z">
        <w:r w:rsidR="00551C65">
          <w:rPr>
            <w:rStyle w:val="pxrc"/>
          </w:rPr>
          <w:t>, 2</w:t>
        </w:r>
      </w:ins>
      <w:del w:id="46" w:author="Cara Cardinale" w:date="2025-02-08T17:53:00Z">
        <w:r w:rsidDel="00551C65">
          <w:rPr>
            <w:rStyle w:val="pxrc"/>
          </w:rPr>
          <w:delText xml:space="preserve"> to 3</w:delText>
        </w:r>
      </w:del>
      <w:r>
        <w:t>.</w:t>
      </w:r>
    </w:p>
    <w:p w14:paraId="6DEB2661" w14:textId="77777777" w:rsidR="00AA373E" w:rsidRDefault="00AA373E">
      <w:pPr>
        <w:pStyle w:val="pxrrp"/>
      </w:pPr>
    </w:p>
  </w:footnote>
  <w:footnote w:id="8">
    <w:p w14:paraId="712C4049"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9AB23D5"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rPr>
          <w:rStyle w:val="pxst"/>
          <w:color w:val="FF0000"/>
          <w:sz w:val="20"/>
          <w:szCs w:val="20"/>
          <w:vertAlign w:val="superscript"/>
        </w:rPr>
        <w:t>►</w:t>
      </w:r>
      <w:r>
        <w:rPr>
          <w:rStyle w:val="pxst"/>
        </w:rPr>
        <w:fldChar w:fldCharType="begin"/>
      </w:r>
      <w:r>
        <w:rPr>
          <w:rStyle w:val="pxst"/>
        </w:rPr>
        <w:instrText>st.ref.id="I09JTSV"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458A9133"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For a list of additional organizations exempt from federal income taxation, see </w:t>
      </w:r>
      <w:r>
        <w:rPr>
          <w:rStyle w:val="pxst"/>
          <w:color w:val="FF0000"/>
          <w:sz w:val="20"/>
          <w:szCs w:val="20"/>
          <w:vertAlign w:val="superscript"/>
        </w:rPr>
        <w:t>►</w:t>
      </w:r>
      <w:r>
        <w:rPr>
          <w:rStyle w:val="pxst"/>
        </w:rPr>
        <w:fldChar w:fldCharType="begin"/>
      </w:r>
      <w:r>
        <w:rPr>
          <w:rStyle w:val="pxst"/>
        </w:rPr>
        <w:instrText>st.ref.id="I09MMXR"</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w:t>
      </w:r>
      <w:r>
        <w:t>.</w:t>
      </w:r>
    </w:p>
    <w:p w14:paraId="6FF11DCD"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As to a charity's exemption from various state taxes and from federal income tax, generally, see </w:t>
      </w:r>
      <w:r>
        <w:rPr>
          <w:rStyle w:val="pxx"/>
          <w:color w:val="FF0000"/>
          <w:sz w:val="20"/>
          <w:szCs w:val="20"/>
          <w:vertAlign w:val="superscript"/>
        </w:rPr>
        <w:t>►</w:t>
      </w:r>
      <w:r>
        <w:rPr>
          <w:rStyle w:val="pxx"/>
        </w:rPr>
        <w:fldChar w:fldCharType="begin"/>
      </w:r>
      <w:r>
        <w:rPr>
          <w:rStyle w:val="pxx"/>
        </w:rPr>
        <w:instrText>x.ref.id="I09PG2N"</w:instrText>
      </w:r>
      <w:r>
        <w:rPr>
          <w:rStyle w:val="pxx"/>
        </w:rPr>
        <w:fldChar w:fldCharType="end"/>
      </w:r>
      <w:r>
        <w:rPr>
          <w:rStyle w:val="pxx"/>
          <w:vanish/>
        </w:rPr>
        <w:t>&amp;ss;</w:t>
      </w:r>
      <w:r>
        <w:rPr>
          <w:rStyle w:val="pxvis"/>
          <w:rFonts w:ascii="Times NewRoman" w:hAnsi="Times NewRoman"/>
          <w:b w:val="0"/>
          <w:sz w:val="24"/>
        </w:rPr>
        <w:t>§§</w:t>
      </w:r>
      <w:r>
        <w:rPr>
          <w:rStyle w:val="pxx"/>
        </w:rPr>
        <w:t>31:9 et seq.</w:t>
      </w:r>
    </w:p>
    <w:p w14:paraId="10113E3B" w14:textId="77777777" w:rsidR="004E0EBB" w:rsidRDefault="004E0EBB">
      <w:pPr>
        <w:pStyle w:val="pxrr"/>
        <w:spacing w:before="180"/>
        <w:rPr>
          <w:sz w:val="24"/>
          <w:szCs w:val="24"/>
        </w:rPr>
      </w:pPr>
      <w:r>
        <w:rPr>
          <w:rStyle w:val="pxvis"/>
          <w:rFonts w:cs="Arial"/>
          <w:bCs/>
          <w:szCs w:val="28"/>
        </w:rPr>
        <w:t>Research References</w:t>
      </w:r>
    </w:p>
    <w:p w14:paraId="008D218C"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rc.ref.id="I09H0TN"</w:instrText>
      </w:r>
      <w:r>
        <w:rPr>
          <w:rStyle w:val="pxrc"/>
        </w:rPr>
        <w:fldChar w:fldCharType="end"/>
      </w:r>
      <w:del w:id="47" w:author="Cara Cardinale" w:date="2025-02-08T17:53:00Z">
        <w:r w:rsidDel="00551C65">
          <w:rPr>
            <w:rStyle w:val="pxrc"/>
          </w:rPr>
          <w:delText xml:space="preserve">RIA </w:delText>
        </w:r>
      </w:del>
      <w:r>
        <w:rPr>
          <w:rStyle w:val="pxrc"/>
        </w:rPr>
        <w:t>Federal Tax Coordinator 2d</w:t>
      </w:r>
      <w:ins w:id="48" w:author="Cara Cardinale" w:date="2025-02-08T17:53:00Z">
        <w:r w:rsidR="00551C65">
          <w:rPr>
            <w:rStyle w:val="pxrc"/>
          </w:rPr>
          <w:t xml:space="preserve"> (RIA)</w:t>
        </w:r>
      </w:ins>
      <w:r>
        <w:rPr>
          <w:rStyle w:val="pxrc"/>
        </w:rPr>
        <w:t xml:space="preserve">, </w:t>
      </w:r>
      <w:del w:id="49" w:author="Cara Cardinale" w:date="2025-02-08T17:53:00Z">
        <w:r w:rsidDel="00551C65">
          <w:rPr>
            <w:rStyle w:val="pxrc"/>
          </w:rPr>
          <w:delText xml:space="preserve">Exempt Organizations </w:delText>
        </w:r>
      </w:del>
      <w:r>
        <w:rPr>
          <w:rStyle w:val="pxrc"/>
        </w:rPr>
        <w:t>&amp;pp;D-4000 et seq.</w:t>
      </w:r>
    </w:p>
    <w:p w14:paraId="414CAF9B" w14:textId="77777777" w:rsidR="004E0EBB" w:rsidRDefault="004E0EBB">
      <w:pPr>
        <w:pStyle w:val="pxrrp"/>
      </w:pPr>
      <w:r>
        <w:t xml:space="preserve">Tax-exempt organizations, </w:t>
      </w:r>
      <w:r>
        <w:rPr>
          <w:rStyle w:val="pxrc"/>
          <w:color w:val="FF0000"/>
          <w:sz w:val="20"/>
          <w:szCs w:val="20"/>
          <w:vertAlign w:val="superscript"/>
        </w:rPr>
        <w:t>►</w:t>
      </w:r>
      <w:r>
        <w:rPr>
          <w:rStyle w:val="pxrc"/>
        </w:rPr>
        <w:fldChar w:fldCharType="begin"/>
      </w:r>
      <w:r>
        <w:rPr>
          <w:rStyle w:val="pxrc"/>
        </w:rPr>
        <w:instrText>rc.ref.id="I09JTYJ"</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et seq.</w:t>
      </w:r>
    </w:p>
    <w:p w14:paraId="35F9AC8B" w14:textId="77777777" w:rsidR="00AA373E" w:rsidRDefault="00AA373E">
      <w:pPr>
        <w:pStyle w:val="pxrrp"/>
      </w:pPr>
    </w:p>
  </w:footnote>
  <w:footnote w:id="9">
    <w:p w14:paraId="465D30A1"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01F6C0E"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st.ref.id="I09MN3F"</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501(h)</w:t>
      </w:r>
      <w:r>
        <w:t>.</w:t>
      </w:r>
    </w:p>
    <w:p w14:paraId="50810736" w14:textId="77777777" w:rsidR="00AA373E" w:rsidRDefault="00AA373E">
      <w:pPr>
        <w:pStyle w:val="pxp"/>
      </w:pPr>
    </w:p>
  </w:footnote>
  <w:footnote w:id="10">
    <w:p w14:paraId="00FE9051"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0F3324A"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In New York, an organization formed to carry out a charitable purpose is usually organized as a corporation, since an unincorporated association cannot take title to real estate or to a permanent fund. </w:t>
      </w:r>
      <w:r>
        <w:rPr>
          <w:rStyle w:val="pxcc"/>
          <w:color w:val="FF0000"/>
          <w:sz w:val="20"/>
          <w:szCs w:val="20"/>
          <w:vertAlign w:val="superscript"/>
        </w:rPr>
        <w:t>►</w:t>
      </w:r>
      <w:r>
        <w:rPr>
          <w:rStyle w:val="pxcc"/>
        </w:rPr>
        <w:fldChar w:fldCharType="begin"/>
      </w:r>
      <w:r>
        <w:rPr>
          <w:rStyle w:val="pxcc"/>
        </w:rPr>
        <w:instrText>cc.ref.id="I09H0TP"</w:instrText>
      </w:r>
      <w:r>
        <w:rPr>
          <w:rStyle w:val="pxcc"/>
        </w:rPr>
        <w:fldChar w:fldCharType="end"/>
      </w:r>
      <w:r>
        <w:rPr>
          <w:rStyle w:val="pxcc"/>
        </w:rPr>
        <w:t>Mount v. Tuttle, 183 N.Y. 358, 76 N.E. 873 (1906)</w:t>
      </w:r>
      <w:r>
        <w:t>.</w:t>
      </w:r>
    </w:p>
    <w:p w14:paraId="4CDD29EF"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Certain testamentary dispositions to unincorporated organizations are permissible where the organization incorporates within a specified period, </w:t>
      </w:r>
      <w:r>
        <w:rPr>
          <w:rStyle w:val="pxst"/>
          <w:color w:val="FF0000"/>
          <w:sz w:val="20"/>
          <w:szCs w:val="20"/>
          <w:vertAlign w:val="superscript"/>
        </w:rPr>
        <w:t>►</w:t>
      </w:r>
      <w:r>
        <w:rPr>
          <w:rStyle w:val="pxst"/>
        </w:rPr>
        <w:fldChar w:fldCharType="begin"/>
      </w:r>
      <w:r>
        <w:rPr>
          <w:rStyle w:val="pxst"/>
        </w:rPr>
        <w:instrText>st.ref.id="I09JTYL"</w:instrText>
      </w:r>
      <w:r>
        <w:rPr>
          <w:rStyle w:val="pxst"/>
        </w:rPr>
        <w:fldChar w:fldCharType="end"/>
      </w:r>
      <w:r>
        <w:rPr>
          <w:rStyle w:val="pxst"/>
        </w:rPr>
        <w:t xml:space="preserve">N.Y. Est. Powers &amp; Trusts Law </w:t>
      </w:r>
      <w:r>
        <w:rPr>
          <w:rStyle w:val="pxst"/>
          <w:vanish/>
        </w:rPr>
        <w:t>&amp;s;</w:t>
      </w:r>
      <w:r>
        <w:rPr>
          <w:rStyle w:val="pxvis"/>
          <w:rFonts w:ascii="Times NewRoman" w:hAnsi="Times NewRoman"/>
          <w:b w:val="0"/>
          <w:sz w:val="24"/>
        </w:rPr>
        <w:t>§</w:t>
      </w:r>
      <w:r>
        <w:rPr>
          <w:rStyle w:val="pxst"/>
        </w:rPr>
        <w:t>3-1.3(b)</w:t>
      </w:r>
      <w:r>
        <w:t xml:space="preserve">, or where the disposition is for a charitable purpose and is subject to court supervision. </w:t>
      </w:r>
      <w:r>
        <w:rPr>
          <w:rStyle w:val="pxst"/>
          <w:color w:val="FF0000"/>
          <w:sz w:val="20"/>
          <w:szCs w:val="20"/>
          <w:vertAlign w:val="superscript"/>
        </w:rPr>
        <w:t>►</w:t>
      </w:r>
      <w:r>
        <w:rPr>
          <w:rStyle w:val="pxst"/>
        </w:rPr>
        <w:fldChar w:fldCharType="begin"/>
      </w:r>
      <w:r>
        <w:rPr>
          <w:rStyle w:val="pxst"/>
        </w:rPr>
        <w:instrText>st.ref.id="I09MN3H"</w:instrText>
      </w:r>
      <w:r>
        <w:rPr>
          <w:rStyle w:val="pxst"/>
        </w:rPr>
        <w:fldChar w:fldCharType="end"/>
      </w:r>
      <w:r>
        <w:rPr>
          <w:rStyle w:val="pxst"/>
        </w:rPr>
        <w:t xml:space="preserve">EPTL </w:t>
      </w:r>
      <w:r>
        <w:rPr>
          <w:rStyle w:val="pxst"/>
          <w:vanish/>
        </w:rPr>
        <w:t>&amp;s;</w:t>
      </w:r>
      <w:r>
        <w:rPr>
          <w:rStyle w:val="pxvis"/>
          <w:rFonts w:ascii="Times NewRoman" w:hAnsi="Times NewRoman"/>
          <w:b w:val="0"/>
          <w:sz w:val="24"/>
        </w:rPr>
        <w:t>§</w:t>
      </w:r>
      <w:r>
        <w:rPr>
          <w:rStyle w:val="pxst"/>
        </w:rPr>
        <w:t>8-1.1</w:t>
      </w:r>
      <w:r>
        <w:t>.</w:t>
      </w:r>
    </w:p>
    <w:p w14:paraId="5B9E8E17"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Incorporation of a charitable organization is governed by the Not-for-Profit Corporation Law. See </w:t>
      </w:r>
      <w:r>
        <w:rPr>
          <w:rStyle w:val="pxst"/>
          <w:color w:val="FF0000"/>
          <w:sz w:val="20"/>
          <w:szCs w:val="20"/>
          <w:vertAlign w:val="superscript"/>
        </w:rPr>
        <w:t>►</w:t>
      </w:r>
      <w:r>
        <w:rPr>
          <w:rStyle w:val="pxst"/>
        </w:rPr>
        <w:fldChar w:fldCharType="begin"/>
      </w:r>
      <w:r>
        <w:rPr>
          <w:rStyle w:val="pxst"/>
        </w:rPr>
        <w:instrText>st.ref.id="I09H0TR"</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p>
    <w:p w14:paraId="6CBDE125"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An association must be organized and have an organizing instrument to qualify for the federal income tax exemption. See </w:t>
      </w:r>
      <w:r>
        <w:rPr>
          <w:rStyle w:val="pxst"/>
          <w:color w:val="FF0000"/>
          <w:sz w:val="20"/>
          <w:szCs w:val="20"/>
          <w:vertAlign w:val="superscript"/>
        </w:rPr>
        <w:t>►</w:t>
      </w:r>
      <w:r>
        <w:rPr>
          <w:rStyle w:val="pxst"/>
        </w:rPr>
        <w:fldChar w:fldCharType="begin"/>
      </w:r>
      <w:r>
        <w:rPr>
          <w:rStyle w:val="pxst"/>
        </w:rPr>
        <w:instrText>st.ref.id="I09JTYN"</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w:t>
      </w:r>
      <w:r>
        <w:t>.</w:t>
      </w:r>
    </w:p>
    <w:p w14:paraId="4B732BA5"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As to certain unincorporated associations authorized by statute, see Social and Recreation Nonprofit Organizations </w:t>
      </w:r>
      <w:r>
        <w:rPr>
          <w:rStyle w:val="pxx"/>
          <w:color w:val="FF0000"/>
          <w:sz w:val="20"/>
          <w:szCs w:val="20"/>
          <w:vertAlign w:val="superscript"/>
        </w:rPr>
        <w:t>►</w:t>
      </w:r>
      <w:r>
        <w:rPr>
          <w:rStyle w:val="pxx"/>
        </w:rPr>
        <w:fldChar w:fldCharType="begin"/>
      </w:r>
      <w:r>
        <w:rPr>
          <w:rStyle w:val="pxx"/>
        </w:rPr>
        <w:instrText>x.ref.id="I09MN3J"</w:instrText>
      </w:r>
      <w:r>
        <w:rPr>
          <w:rStyle w:val="pxx"/>
        </w:rPr>
        <w:fldChar w:fldCharType="end"/>
      </w:r>
      <w:r>
        <w:rPr>
          <w:rStyle w:val="pxx"/>
          <w:vanish/>
        </w:rPr>
        <w:t>&amp;ss;</w:t>
      </w:r>
      <w:r>
        <w:rPr>
          <w:rStyle w:val="pxvis"/>
          <w:rFonts w:ascii="Times NewRoman" w:hAnsi="Times NewRoman"/>
          <w:b w:val="0"/>
          <w:sz w:val="24"/>
        </w:rPr>
        <w:t>§§</w:t>
      </w:r>
      <w:r>
        <w:rPr>
          <w:rStyle w:val="pxx"/>
        </w:rPr>
        <w:t>30:1 et seq.</w:t>
      </w:r>
    </w:p>
    <w:p w14:paraId="1C5E45AA"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As to procedure and forms to incorporate charitable organizations, see </w:t>
      </w:r>
      <w:r>
        <w:rPr>
          <w:rStyle w:val="pxx"/>
          <w:color w:val="FF0000"/>
          <w:sz w:val="20"/>
          <w:szCs w:val="20"/>
          <w:vertAlign w:val="superscript"/>
        </w:rPr>
        <w:t>►</w:t>
      </w:r>
      <w:r>
        <w:rPr>
          <w:rStyle w:val="pxx"/>
        </w:rPr>
        <w:fldChar w:fldCharType="begin"/>
      </w:r>
      <w:r>
        <w:rPr>
          <w:rStyle w:val="pxx"/>
        </w:rPr>
        <w:instrText>x.ref.id="I09PG8F"</w:instrText>
      </w:r>
      <w:r>
        <w:rPr>
          <w:rStyle w:val="pxx"/>
        </w:rPr>
        <w:fldChar w:fldCharType="end"/>
      </w:r>
      <w:r>
        <w:rPr>
          <w:rStyle w:val="pxx"/>
          <w:vanish/>
        </w:rPr>
        <w:t>&amp;ss;</w:t>
      </w:r>
      <w:r>
        <w:rPr>
          <w:rStyle w:val="pxvis"/>
          <w:rFonts w:ascii="Times NewRoman" w:hAnsi="Times NewRoman"/>
          <w:b w:val="0"/>
          <w:sz w:val="24"/>
        </w:rPr>
        <w:t>§§</w:t>
      </w:r>
      <w:r>
        <w:rPr>
          <w:rStyle w:val="pxx"/>
        </w:rPr>
        <w:t>31:4 et seq.</w:t>
      </w:r>
    </w:p>
    <w:p w14:paraId="67A353BC"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t xml:space="preserve">As to qualifying for exemption, see </w:t>
      </w:r>
      <w:r>
        <w:rPr>
          <w:rStyle w:val="pxx"/>
          <w:color w:val="FF0000"/>
          <w:sz w:val="20"/>
          <w:szCs w:val="20"/>
          <w:vertAlign w:val="superscript"/>
        </w:rPr>
        <w:t>►</w:t>
      </w:r>
      <w:r>
        <w:rPr>
          <w:rStyle w:val="pxx"/>
        </w:rPr>
        <w:fldChar w:fldCharType="begin"/>
      </w:r>
      <w:r>
        <w:rPr>
          <w:rStyle w:val="pxx"/>
        </w:rPr>
        <w:instrText>x.ref.id="I09S9DB"</w:instrText>
      </w:r>
      <w:r>
        <w:rPr>
          <w:rStyle w:val="pxx"/>
        </w:rPr>
        <w:fldChar w:fldCharType="end"/>
      </w:r>
      <w:r>
        <w:rPr>
          <w:rStyle w:val="pxx"/>
          <w:vanish/>
        </w:rPr>
        <w:t>&amp;ss;</w:t>
      </w:r>
      <w:r>
        <w:rPr>
          <w:rStyle w:val="pxvis"/>
          <w:rFonts w:ascii="Times NewRoman" w:hAnsi="Times NewRoman"/>
          <w:b w:val="0"/>
          <w:sz w:val="24"/>
        </w:rPr>
        <w:t>§§</w:t>
      </w:r>
      <w:r>
        <w:rPr>
          <w:rStyle w:val="pxx"/>
        </w:rPr>
        <w:t>31:9 et seq.</w:t>
      </w:r>
    </w:p>
    <w:p w14:paraId="7FD05059" w14:textId="77777777" w:rsidR="004E0EBB" w:rsidDel="00823E3B" w:rsidRDefault="004E0EBB">
      <w:pPr>
        <w:pStyle w:val="pxp"/>
        <w:rPr>
          <w:del w:id="50" w:author="Cara Cardinale" w:date="2025-02-08T18:13:00Z"/>
        </w:rPr>
      </w:pPr>
      <w:del w:id="51" w:author="Cara Cardinale" w:date="2025-02-08T18:13:00Z">
        <w:r w:rsidDel="00823E3B">
          <w:rPr>
            <w:color w:val="FF0000"/>
            <w:sz w:val="20"/>
            <w:szCs w:val="20"/>
            <w:vertAlign w:val="superscript"/>
          </w:rPr>
          <w:delText>►</w:delText>
        </w:r>
        <w:r w:rsidDel="00823E3B">
          <w:fldChar w:fldCharType="begin"/>
        </w:r>
        <w:r w:rsidDel="00823E3B">
          <w:delInstrText>p.ct.id="f477b8b0b92511efa86bc22ba615bad8|2|31:2"</w:delInstrText>
        </w:r>
        <w:r w:rsidDel="00823E3B">
          <w:fldChar w:fldCharType="end"/>
        </w:r>
        <w:r w:rsidDel="00823E3B">
          <w:delText xml:space="preserve">See also </w:delText>
        </w:r>
        <w:r w:rsidDel="00823E3B">
          <w:rPr>
            <w:rStyle w:val="pxcc"/>
            <w:color w:val="FF0000"/>
            <w:sz w:val="20"/>
            <w:szCs w:val="20"/>
            <w:vertAlign w:val="superscript"/>
          </w:rPr>
          <w:delText>►</w:delText>
        </w:r>
        <w:r w:rsidDel="00823E3B">
          <w:rPr>
            <w:rStyle w:val="pxcc"/>
          </w:rPr>
          <w:fldChar w:fldCharType="begin"/>
        </w:r>
        <w:r w:rsidDel="00823E3B">
          <w:rPr>
            <w:rStyle w:val="pxcc"/>
          </w:rPr>
          <w:delInstrText>cc.ref.id="I09H0TU"</w:delInstrText>
        </w:r>
        <w:r w:rsidDel="00823E3B">
          <w:rPr>
            <w:rStyle w:val="pxcc"/>
          </w:rPr>
          <w:fldChar w:fldCharType="end"/>
        </w:r>
        <w:r w:rsidDel="00823E3B">
          <w:rPr>
            <w:rStyle w:val="pxcc"/>
          </w:rPr>
          <w:delText>Ohr Somayach/Joseph Tanenbaum Educational Center v. Farleigh International Limited, 483 F. Supp. 3d 195 (S.D. N.Y. 2020)</w:delText>
        </w:r>
        <w:r w:rsidDel="00823E3B">
          <w:delText xml:space="preserve"> stating that the donor of charitable gifts to religious not-for-profit organization had standing to assert claims under New York law for breach of contract, breach of fiduciary duty, and for an accounting, despite New York statute granting Attorney General supervisory power over charities, including instituting proceedings to secure proper administration of charities, since donor was in better position than Attorney General to be vigilant and, if so inclined, to enforce its own intent with respect to its gifts.</w:delText>
        </w:r>
      </w:del>
    </w:p>
    <w:p w14:paraId="75A76C9A" w14:textId="77777777" w:rsidR="00AA373E" w:rsidRDefault="00AA373E">
      <w:pPr>
        <w:pStyle w:val="pxp"/>
      </w:pPr>
    </w:p>
  </w:footnote>
  <w:footnote w:id="11">
    <w:p w14:paraId="32FE3CF8"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E75B4A8" w14:textId="77777777" w:rsidR="004E0EBB" w:rsidRDefault="004E0EBB">
      <w:pPr>
        <w:pStyle w:val="pxp"/>
      </w:pPr>
      <w:r>
        <w:rPr>
          <w:color w:val="FF0000"/>
          <w:sz w:val="20"/>
          <w:szCs w:val="20"/>
          <w:vertAlign w:val="superscript"/>
        </w:rPr>
        <w:t>►</w:t>
      </w:r>
      <w:r>
        <w:fldChar w:fldCharType="begin"/>
      </w:r>
      <w:r>
        <w:instrText>p.ct.id="f477b8b0b92511efa86bc22ba615bad8|2|31:2"</w:instrText>
      </w:r>
      <w:r>
        <w:fldChar w:fldCharType="end"/>
      </w:r>
      <w:r>
        <w:rPr>
          <w:rStyle w:val="pxst"/>
          <w:color w:val="FF0000"/>
          <w:sz w:val="20"/>
          <w:szCs w:val="20"/>
          <w:vertAlign w:val="superscript"/>
        </w:rPr>
        <w:t>►</w:t>
      </w:r>
      <w:r>
        <w:rPr>
          <w:rStyle w:val="pxst"/>
        </w:rPr>
        <w:fldChar w:fldCharType="begin"/>
      </w:r>
      <w:r>
        <w:rPr>
          <w:rStyle w:val="pxst"/>
        </w:rPr>
        <w:instrText>st.ref.id="I09H0UZ"</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1.501(c)(3)-1(d)(2)</w:t>
      </w:r>
      <w:r>
        <w:t>.</w:t>
      </w:r>
    </w:p>
    <w:p w14:paraId="64A08492" w14:textId="77777777" w:rsidR="004E0EBB" w:rsidRDefault="004E0EBB">
      <w:pPr>
        <w:pStyle w:val="pxrr"/>
        <w:spacing w:before="180"/>
        <w:rPr>
          <w:sz w:val="24"/>
          <w:szCs w:val="24"/>
        </w:rPr>
      </w:pPr>
      <w:r>
        <w:rPr>
          <w:rStyle w:val="pxvis"/>
          <w:rFonts w:cs="Arial"/>
          <w:bCs/>
          <w:szCs w:val="28"/>
        </w:rPr>
        <w:t>Research References</w:t>
      </w:r>
    </w:p>
    <w:p w14:paraId="7D0AB252"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rc.ref.id="I09JTZV"</w:instrText>
      </w:r>
      <w:r>
        <w:rPr>
          <w:rStyle w:val="pxrc"/>
        </w:rPr>
        <w:fldChar w:fldCharType="end"/>
      </w:r>
      <w:r>
        <w:rPr>
          <w:rStyle w:val="pxrc"/>
        </w:rPr>
        <w:t>Liability of Nonprofit Corporation for Engaging in For-Profit Business Activities, 46 Am. Jur. Proof of Facts 3d 431</w:t>
      </w:r>
      <w:r>
        <w:t>.</w:t>
      </w:r>
    </w:p>
    <w:p w14:paraId="1E67F977" w14:textId="77777777" w:rsidR="00AA373E" w:rsidRDefault="00AA373E">
      <w:pPr>
        <w:pStyle w:val="pxrrp"/>
      </w:pPr>
    </w:p>
  </w:footnote>
  <w:footnote w:id="12">
    <w:p w14:paraId="15D9FF82"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72BD752" w14:textId="77777777" w:rsidR="004E0EBB" w:rsidRDefault="004E0EBB">
      <w:pPr>
        <w:pStyle w:val="pxp"/>
      </w:pPr>
      <w:r>
        <w:rPr>
          <w:color w:val="FF0000"/>
          <w:sz w:val="20"/>
          <w:szCs w:val="20"/>
          <w:vertAlign w:val="superscript"/>
        </w:rPr>
        <w:t>►</w:t>
      </w:r>
      <w:r>
        <w:fldChar w:fldCharType="begin"/>
      </w:r>
      <w:r>
        <w:instrText>p.ct.id="f477b8b0b92511efa86bc22ba615bad8|3|31:3"</w:instrText>
      </w:r>
      <w:r>
        <w:fldChar w:fldCharType="end"/>
      </w:r>
      <w:r>
        <w:rPr>
          <w:rStyle w:val="pxst"/>
          <w:color w:val="FF0000"/>
          <w:sz w:val="20"/>
          <w:szCs w:val="20"/>
          <w:vertAlign w:val="superscript"/>
        </w:rPr>
        <w:t>►</w:t>
      </w:r>
      <w:r>
        <w:rPr>
          <w:rStyle w:val="pxst"/>
        </w:rPr>
        <w:fldChar w:fldCharType="begin"/>
      </w:r>
      <w:r>
        <w:rPr>
          <w:rStyle w:val="pxst"/>
        </w:rPr>
        <w:instrText>st.ref.id="I09JTZY"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508(b)</w:t>
      </w:r>
      <w:r>
        <w:t>. Unless the organization notifies the IRS that it is not a private foundation, it is presumed to be one. The notification is not required of churches or any other organization with income of $5,000 or less.</w:t>
      </w:r>
    </w:p>
    <w:p w14:paraId="17F04E5E" w14:textId="77777777" w:rsidR="004E0EBB" w:rsidRDefault="004E0EBB">
      <w:pPr>
        <w:pStyle w:val="pxrr"/>
        <w:spacing w:before="180"/>
        <w:rPr>
          <w:sz w:val="24"/>
          <w:szCs w:val="24"/>
        </w:rPr>
      </w:pPr>
      <w:r>
        <w:rPr>
          <w:rStyle w:val="pxvis"/>
          <w:rFonts w:cs="Arial"/>
          <w:bCs/>
          <w:szCs w:val="28"/>
        </w:rPr>
        <w:t>Research References</w:t>
      </w:r>
    </w:p>
    <w:p w14:paraId="78FB1D00" w14:textId="77777777" w:rsidR="004E0EBB" w:rsidRDefault="004E0EBB">
      <w:pPr>
        <w:pStyle w:val="pxrrp"/>
      </w:pPr>
      <w:r>
        <w:rPr>
          <w:rStyle w:val="pxst"/>
          <w:color w:val="FF0000"/>
          <w:sz w:val="20"/>
          <w:szCs w:val="20"/>
          <w:vertAlign w:val="superscript"/>
        </w:rPr>
        <w:t>►</w:t>
      </w:r>
      <w:r>
        <w:rPr>
          <w:rStyle w:val="pxst"/>
        </w:rPr>
        <w:fldChar w:fldCharType="begin"/>
      </w:r>
      <w:r>
        <w:rPr>
          <w:rStyle w:val="pxst"/>
        </w:rPr>
        <w:instrText>st.ref.id="I09MN4U"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508(c)</w:t>
      </w:r>
      <w:r>
        <w:t>.</w:t>
      </w:r>
    </w:p>
    <w:p w14:paraId="54947353" w14:textId="77777777" w:rsidR="004E0EBB" w:rsidRDefault="004E0EBB">
      <w:pPr>
        <w:pStyle w:val="pxrrp"/>
      </w:pPr>
      <w:r>
        <w:t xml:space="preserve">Presumption that exempt organization is private foundation, </w:t>
      </w:r>
      <w:r>
        <w:rPr>
          <w:rStyle w:val="pxrc"/>
          <w:color w:val="FF0000"/>
          <w:sz w:val="20"/>
          <w:szCs w:val="20"/>
          <w:vertAlign w:val="superscript"/>
        </w:rPr>
        <w:t>►</w:t>
      </w:r>
      <w:r>
        <w:rPr>
          <w:rStyle w:val="pxrc"/>
        </w:rPr>
        <w:fldChar w:fldCharType="begin"/>
      </w:r>
      <w:r>
        <w:rPr>
          <w:rStyle w:val="pxrc"/>
        </w:rPr>
        <w:instrText>rc.ref.id="I09H10P"</w:instrText>
      </w:r>
      <w:r>
        <w:rPr>
          <w:rStyle w:val="pxrc"/>
        </w:rPr>
        <w:fldChar w:fldCharType="end"/>
      </w:r>
      <w:del w:id="52" w:author="Cara Cardinale" w:date="2025-02-08T18:19:00Z">
        <w:r w:rsidDel="00823E3B">
          <w:rPr>
            <w:rStyle w:val="pxrc"/>
          </w:rPr>
          <w:delText>RIA Federal Tax Coordinator 2d</w:delText>
        </w:r>
      </w:del>
      <w:ins w:id="53" w:author="Cara Cardinale" w:date="2025-02-08T18:19:00Z">
        <w:r w:rsidR="00823E3B">
          <w:rPr>
            <w:rStyle w:val="pxrc"/>
          </w:rPr>
          <w:t>Federal Tax Coordinator 2d (RIA)</w:t>
        </w:r>
      </w:ins>
      <w:r>
        <w:rPr>
          <w:rStyle w:val="pxrc"/>
        </w:rPr>
        <w:t xml:space="preserve">, </w:t>
      </w:r>
      <w:del w:id="54" w:author="Cara Cardinale" w:date="2025-02-08T18:21:00Z">
        <w:r w:rsidDel="00823E3B">
          <w:rPr>
            <w:rStyle w:val="pxrc"/>
          </w:rPr>
          <w:delText xml:space="preserve">Private Foundations </w:delText>
        </w:r>
      </w:del>
      <w:r>
        <w:rPr>
          <w:rStyle w:val="pxrc"/>
        </w:rPr>
        <w:t>&amp;p;D-7200</w:t>
      </w:r>
      <w:r>
        <w:t>.</w:t>
      </w:r>
    </w:p>
    <w:p w14:paraId="5E190766" w14:textId="77777777" w:rsidR="00AA373E" w:rsidRDefault="00AA373E">
      <w:pPr>
        <w:pStyle w:val="pxrrp"/>
      </w:pPr>
    </w:p>
  </w:footnote>
  <w:footnote w:id="13">
    <w:p w14:paraId="013DC281"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95B784D" w14:textId="77777777" w:rsidR="004E0EBB" w:rsidRDefault="004E0EBB">
      <w:pPr>
        <w:pStyle w:val="pxp"/>
      </w:pPr>
      <w:r>
        <w:rPr>
          <w:color w:val="FF0000"/>
          <w:sz w:val="20"/>
          <w:szCs w:val="20"/>
          <w:vertAlign w:val="superscript"/>
        </w:rPr>
        <w:t>►</w:t>
      </w:r>
      <w:r>
        <w:fldChar w:fldCharType="begin"/>
      </w:r>
      <w:r>
        <w:instrText>p.ct.id="f477b8b0b92511efa86bc22ba615bad8|3|31:3"</w:instrText>
      </w:r>
      <w:r>
        <w:fldChar w:fldCharType="end"/>
      </w:r>
      <w:r>
        <w:rPr>
          <w:rStyle w:val="pxst"/>
          <w:color w:val="FF0000"/>
          <w:sz w:val="20"/>
          <w:szCs w:val="20"/>
          <w:vertAlign w:val="superscript"/>
        </w:rPr>
        <w:t>►</w:t>
      </w:r>
      <w:r>
        <w:rPr>
          <w:rStyle w:val="pxst"/>
        </w:rPr>
        <w:fldChar w:fldCharType="begin"/>
      </w:r>
      <w:r>
        <w:rPr>
          <w:rStyle w:val="pxst"/>
        </w:rPr>
        <w:instrText>st.ref.id="I09H10S"</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170(b)(1)(A)</w:t>
      </w:r>
      <w:r>
        <w:t>. The name comes from the ability of a taxpayer to contribute up to 50</w:t>
      </w:r>
      <w:r>
        <w:rPr>
          <w:vanish/>
        </w:rPr>
        <w:t>&amp;percnt;</w:t>
      </w:r>
      <w:r>
        <w:rPr>
          <w:rStyle w:val="pxvis"/>
          <w:rFonts w:ascii="Times NewRoman" w:hAnsi="Times NewRoman"/>
          <w:b w:val="0"/>
          <w:sz w:val="24"/>
        </w:rPr>
        <w:t>%</w:t>
      </w:r>
      <w:r>
        <w:t xml:space="preserve"> of income to these charities; contributions to other charities are limited to 30</w:t>
      </w:r>
      <w:r>
        <w:rPr>
          <w:vanish/>
        </w:rPr>
        <w:t>&amp;percnt;</w:t>
      </w:r>
      <w:r>
        <w:rPr>
          <w:rStyle w:val="pxvis"/>
          <w:rFonts w:ascii="Times NewRoman" w:hAnsi="Times NewRoman"/>
          <w:b w:val="0"/>
          <w:sz w:val="24"/>
        </w:rPr>
        <w:t>%</w:t>
      </w:r>
      <w:r>
        <w:t>.</w:t>
      </w:r>
    </w:p>
    <w:p w14:paraId="0522E69D" w14:textId="77777777" w:rsidR="004E0EBB" w:rsidRDefault="004E0EBB">
      <w:pPr>
        <w:pStyle w:val="pxrr"/>
        <w:spacing w:before="180"/>
        <w:rPr>
          <w:sz w:val="24"/>
          <w:szCs w:val="24"/>
        </w:rPr>
      </w:pPr>
      <w:r>
        <w:rPr>
          <w:rStyle w:val="pxvis"/>
          <w:rFonts w:cs="Arial"/>
          <w:bCs/>
          <w:szCs w:val="28"/>
        </w:rPr>
        <w:t>Research References</w:t>
      </w:r>
    </w:p>
    <w:p w14:paraId="26F5BC4D" w14:textId="77777777" w:rsidR="004E0EBB" w:rsidRDefault="004E0EBB">
      <w:pPr>
        <w:pStyle w:val="pxrrp"/>
      </w:pPr>
      <w:r>
        <w:t xml:space="preserve">Churches, schools, hospitals, etc., government supported charities and governmental units, </w:t>
      </w:r>
      <w:r>
        <w:rPr>
          <w:rStyle w:val="pxrc"/>
          <w:color w:val="FF0000"/>
          <w:sz w:val="20"/>
          <w:szCs w:val="20"/>
          <w:vertAlign w:val="superscript"/>
        </w:rPr>
        <w:t>►</w:t>
      </w:r>
      <w:r>
        <w:rPr>
          <w:rStyle w:val="pxrc"/>
        </w:rPr>
        <w:fldChar w:fldCharType="begin"/>
      </w:r>
      <w:r>
        <w:rPr>
          <w:rStyle w:val="pxrc"/>
        </w:rPr>
        <w:instrText>rc.ref.id="I09JU5O"</w:instrText>
      </w:r>
      <w:r>
        <w:rPr>
          <w:rStyle w:val="pxrc"/>
        </w:rPr>
        <w:fldChar w:fldCharType="end"/>
      </w:r>
      <w:del w:id="55" w:author="Cara Cardinale" w:date="2025-02-08T18:19:00Z">
        <w:r w:rsidDel="00823E3B">
          <w:rPr>
            <w:rStyle w:val="pxrc"/>
          </w:rPr>
          <w:delText>RIA Federal Tax Coordinator 2d</w:delText>
        </w:r>
      </w:del>
      <w:ins w:id="56" w:author="Cara Cardinale" w:date="2025-02-08T18:19:00Z">
        <w:r w:rsidR="00823E3B">
          <w:rPr>
            <w:rStyle w:val="pxrc"/>
          </w:rPr>
          <w:t>Federal Tax Coordinator 2d (RIA)</w:t>
        </w:r>
      </w:ins>
      <w:r>
        <w:rPr>
          <w:rStyle w:val="pxrc"/>
        </w:rPr>
        <w:t xml:space="preserve">, </w:t>
      </w:r>
      <w:del w:id="57" w:author="Cara Cardinale" w:date="2025-02-08T18:32:00Z">
        <w:r w:rsidDel="00FB2FE7">
          <w:rPr>
            <w:rStyle w:val="pxrc"/>
          </w:rPr>
          <w:delText xml:space="preserve">Private Foundations </w:delText>
        </w:r>
      </w:del>
      <w:r>
        <w:rPr>
          <w:rStyle w:val="pxrc"/>
        </w:rPr>
        <w:t>&amp;p;D-7203</w:t>
      </w:r>
      <w:r>
        <w:t>.</w:t>
      </w:r>
    </w:p>
    <w:p w14:paraId="3C459058" w14:textId="77777777" w:rsidR="004E0EBB" w:rsidRDefault="004E0EBB">
      <w:pPr>
        <w:pStyle w:val="pxrrp"/>
      </w:pPr>
      <w:r>
        <w:t xml:space="preserve">Private foundations defined, </w:t>
      </w:r>
      <w:r>
        <w:rPr>
          <w:rStyle w:val="pxrc"/>
          <w:color w:val="FF0000"/>
          <w:sz w:val="20"/>
          <w:szCs w:val="20"/>
          <w:vertAlign w:val="superscript"/>
        </w:rPr>
        <w:t>►</w:t>
      </w:r>
      <w:r>
        <w:rPr>
          <w:rStyle w:val="pxrc"/>
        </w:rPr>
        <w:fldChar w:fldCharType="begin"/>
      </w:r>
      <w:r>
        <w:rPr>
          <w:rStyle w:val="pxrc"/>
        </w:rPr>
        <w:instrText>rc.ref.id="I09MNAK"</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8" w:author="Cara Cardinale" w:date="2025-02-08T18:33:00Z">
        <w:r w:rsidDel="00FB2FE7">
          <w:rPr>
            <w:rStyle w:val="pxrc"/>
          </w:rPr>
          <w:delText>10:99</w:delText>
        </w:r>
      </w:del>
      <w:ins w:id="59" w:author="Cara Cardinale" w:date="2025-02-08T18:33:00Z">
        <w:r w:rsidR="00FB2FE7">
          <w:rPr>
            <w:rStyle w:val="pxrc"/>
          </w:rPr>
          <w:t>10:101</w:t>
        </w:r>
      </w:ins>
      <w:r>
        <w:t>.</w:t>
      </w:r>
    </w:p>
    <w:p w14:paraId="53BF468D" w14:textId="77777777" w:rsidR="00AA373E" w:rsidRDefault="00AA373E">
      <w:pPr>
        <w:pStyle w:val="pxrrp"/>
      </w:pPr>
    </w:p>
  </w:footnote>
  <w:footnote w:id="14">
    <w:p w14:paraId="6C026D1B"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4209580" w14:textId="77777777" w:rsidR="004E0EBB" w:rsidRDefault="004E0EBB">
      <w:pPr>
        <w:pStyle w:val="pxp"/>
      </w:pPr>
      <w:r>
        <w:rPr>
          <w:color w:val="FF0000"/>
          <w:sz w:val="20"/>
          <w:szCs w:val="20"/>
          <w:vertAlign w:val="superscript"/>
        </w:rPr>
        <w:t>►</w:t>
      </w:r>
      <w:r>
        <w:fldChar w:fldCharType="begin"/>
      </w:r>
      <w:r>
        <w:instrText>p.ct.id="f477b8b0b92511efa86bc22ba615bad8|3|31:3"</w:instrText>
      </w:r>
      <w:r>
        <w:fldChar w:fldCharType="end"/>
      </w:r>
      <w:r>
        <w:rPr>
          <w:rStyle w:val="pxst"/>
          <w:color w:val="FF0000"/>
          <w:sz w:val="20"/>
          <w:szCs w:val="20"/>
          <w:vertAlign w:val="superscript"/>
        </w:rPr>
        <w:t>►</w:t>
      </w:r>
      <w:r>
        <w:rPr>
          <w:rStyle w:val="pxst"/>
        </w:rPr>
        <w:fldChar w:fldCharType="begin"/>
      </w:r>
      <w:r>
        <w:rPr>
          <w:rStyle w:val="pxst"/>
        </w:rPr>
        <w:instrText>st.ref.id="I09PGFG"</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509(a)(2)</w:t>
      </w:r>
      <w:r>
        <w:t>.</w:t>
      </w:r>
    </w:p>
    <w:p w14:paraId="61143088" w14:textId="77777777" w:rsidR="004E0EBB" w:rsidRDefault="004E0EBB">
      <w:pPr>
        <w:pStyle w:val="pxrr"/>
        <w:spacing w:before="180"/>
        <w:rPr>
          <w:sz w:val="24"/>
          <w:szCs w:val="24"/>
        </w:rPr>
      </w:pPr>
      <w:r>
        <w:rPr>
          <w:rStyle w:val="pxvis"/>
          <w:rFonts w:cs="Arial"/>
          <w:bCs/>
          <w:szCs w:val="28"/>
        </w:rPr>
        <w:t>Research References</w:t>
      </w:r>
    </w:p>
    <w:p w14:paraId="5E96B3DC" w14:textId="77777777" w:rsidR="004E0EBB" w:rsidRDefault="004E0EBB">
      <w:pPr>
        <w:pStyle w:val="pxrrp"/>
      </w:pPr>
      <w:r>
        <w:t xml:space="preserve">Broadly supported organizations, </w:t>
      </w:r>
      <w:r>
        <w:rPr>
          <w:rStyle w:val="pxrc"/>
          <w:color w:val="FF0000"/>
          <w:sz w:val="20"/>
          <w:szCs w:val="20"/>
          <w:vertAlign w:val="superscript"/>
        </w:rPr>
        <w:t>►</w:t>
      </w:r>
      <w:r>
        <w:rPr>
          <w:rStyle w:val="pxrc"/>
        </w:rPr>
        <w:fldChar w:fldCharType="begin"/>
      </w:r>
      <w:r>
        <w:rPr>
          <w:rStyle w:val="pxrc"/>
        </w:rPr>
        <w:instrText>rc.ref.id="I09H10U"</w:instrText>
      </w:r>
      <w:r>
        <w:rPr>
          <w:rStyle w:val="pxrc"/>
        </w:rPr>
        <w:fldChar w:fldCharType="end"/>
      </w:r>
      <w:del w:id="60" w:author="Cara Cardinale" w:date="2025-02-08T18:19:00Z">
        <w:r w:rsidDel="00823E3B">
          <w:rPr>
            <w:rStyle w:val="pxrc"/>
          </w:rPr>
          <w:delText>RIA Federal Tax Coordinator 2d</w:delText>
        </w:r>
      </w:del>
      <w:ins w:id="61" w:author="Cara Cardinale" w:date="2025-02-08T18:19:00Z">
        <w:r w:rsidR="00823E3B">
          <w:rPr>
            <w:rStyle w:val="pxrc"/>
          </w:rPr>
          <w:t>Federal Tax Coordinator 2d (RIA)</w:t>
        </w:r>
      </w:ins>
      <w:r>
        <w:rPr>
          <w:rStyle w:val="pxrc"/>
        </w:rPr>
        <w:t xml:space="preserve">, </w:t>
      </w:r>
      <w:del w:id="62" w:author="Cara Cardinale" w:date="2025-02-08T18:35:00Z">
        <w:r w:rsidDel="005B44B1">
          <w:rPr>
            <w:rStyle w:val="pxrc"/>
          </w:rPr>
          <w:delText xml:space="preserve">Private Foundations </w:delText>
        </w:r>
      </w:del>
      <w:r>
        <w:rPr>
          <w:rStyle w:val="pxrc"/>
        </w:rPr>
        <w:t>&amp;pp;D-7204 et seq.</w:t>
      </w:r>
    </w:p>
    <w:p w14:paraId="567EF2AF" w14:textId="77777777" w:rsidR="004E0EBB" w:rsidRDefault="004E0EBB">
      <w:pPr>
        <w:pStyle w:val="pxrrp"/>
      </w:pPr>
      <w:r>
        <w:t xml:space="preserve">Private foundations defined, </w:t>
      </w:r>
      <w:r>
        <w:rPr>
          <w:rStyle w:val="pxrc"/>
          <w:color w:val="FF0000"/>
          <w:sz w:val="20"/>
          <w:szCs w:val="20"/>
          <w:vertAlign w:val="superscript"/>
        </w:rPr>
        <w:t>►</w:t>
      </w:r>
      <w:r>
        <w:rPr>
          <w:rStyle w:val="pxrc"/>
        </w:rPr>
        <w:fldChar w:fldCharType="begin"/>
      </w:r>
      <w:r>
        <w:rPr>
          <w:rStyle w:val="pxrc"/>
        </w:rPr>
        <w:instrText>rc.ref.id="I09JU5Q"</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63" w:author="Cara Cardinale" w:date="2025-02-08T18:33:00Z">
        <w:r w:rsidDel="00FB2FE7">
          <w:rPr>
            <w:rStyle w:val="pxrc"/>
          </w:rPr>
          <w:delText>10:99</w:delText>
        </w:r>
      </w:del>
      <w:ins w:id="64" w:author="Cara Cardinale" w:date="2025-02-08T18:33:00Z">
        <w:r w:rsidR="00FB2FE7">
          <w:rPr>
            <w:rStyle w:val="pxrc"/>
          </w:rPr>
          <w:t>10:101</w:t>
        </w:r>
      </w:ins>
      <w:r>
        <w:t>.</w:t>
      </w:r>
    </w:p>
    <w:p w14:paraId="5F3115C3" w14:textId="77777777" w:rsidR="00AA373E" w:rsidRDefault="00AA373E">
      <w:pPr>
        <w:pStyle w:val="pxrrp"/>
      </w:pPr>
    </w:p>
  </w:footnote>
  <w:footnote w:id="15">
    <w:p w14:paraId="791CD325"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1DD3590" w14:textId="77777777" w:rsidR="004E0EBB" w:rsidRDefault="004E0EBB">
      <w:pPr>
        <w:pStyle w:val="pxp"/>
      </w:pPr>
      <w:r>
        <w:rPr>
          <w:color w:val="FF0000"/>
          <w:sz w:val="20"/>
          <w:szCs w:val="20"/>
          <w:vertAlign w:val="superscript"/>
        </w:rPr>
        <w:t>►</w:t>
      </w:r>
      <w:r>
        <w:fldChar w:fldCharType="begin"/>
      </w:r>
      <w:r>
        <w:instrText>p.ct.id="f477b8b0b92511efa86bc22ba615bad8|3|31:3"</w:instrText>
      </w:r>
      <w:r>
        <w:fldChar w:fldCharType="end"/>
      </w:r>
      <w:r>
        <w:rPr>
          <w:rStyle w:val="pxst"/>
          <w:color w:val="FF0000"/>
          <w:sz w:val="20"/>
          <w:szCs w:val="20"/>
          <w:vertAlign w:val="superscript"/>
        </w:rPr>
        <w:t>►</w:t>
      </w:r>
      <w:r>
        <w:rPr>
          <w:rStyle w:val="pxst"/>
        </w:rPr>
        <w:fldChar w:fldCharType="begin"/>
      </w:r>
      <w:r>
        <w:rPr>
          <w:rStyle w:val="pxst"/>
        </w:rPr>
        <w:instrText>st.ref.id="I09H10W"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4946(a)</w:t>
      </w:r>
      <w:r>
        <w:t>. Family members of these persons, along with trusts, partnerships, and corporations associated with them, are included as disqualified persons.</w:t>
      </w:r>
    </w:p>
    <w:p w14:paraId="7E5CD0B7" w14:textId="77777777" w:rsidR="004E0EBB" w:rsidRDefault="004E0EBB">
      <w:pPr>
        <w:pStyle w:val="pxrr"/>
        <w:spacing w:before="180"/>
        <w:rPr>
          <w:sz w:val="24"/>
          <w:szCs w:val="24"/>
        </w:rPr>
      </w:pPr>
      <w:r>
        <w:rPr>
          <w:rStyle w:val="pxvis"/>
          <w:rFonts w:cs="Arial"/>
          <w:bCs/>
          <w:szCs w:val="28"/>
        </w:rPr>
        <w:t>Research References</w:t>
      </w:r>
    </w:p>
    <w:p w14:paraId="49C002E7" w14:textId="77777777" w:rsidR="004E0EBB" w:rsidRDefault="004E0EBB">
      <w:pPr>
        <w:pStyle w:val="pxrrp"/>
      </w:pPr>
      <w:r>
        <w:t xml:space="preserve">Disqualified persons with respect to private foundations, </w:t>
      </w:r>
      <w:r>
        <w:rPr>
          <w:rStyle w:val="pxrc"/>
          <w:color w:val="FF0000"/>
          <w:sz w:val="20"/>
          <w:szCs w:val="20"/>
          <w:vertAlign w:val="superscript"/>
        </w:rPr>
        <w:t>►</w:t>
      </w:r>
      <w:r>
        <w:rPr>
          <w:rStyle w:val="pxrc"/>
        </w:rPr>
        <w:fldChar w:fldCharType="begin"/>
      </w:r>
      <w:r>
        <w:rPr>
          <w:rStyle w:val="pxrc"/>
        </w:rPr>
        <w:instrText>rc.ref.id="I09JU5S"</w:instrText>
      </w:r>
      <w:r>
        <w:rPr>
          <w:rStyle w:val="pxrc"/>
        </w:rPr>
        <w:fldChar w:fldCharType="end"/>
      </w:r>
      <w:del w:id="65" w:author="Cara Cardinale" w:date="2025-02-08T18:19:00Z">
        <w:r w:rsidDel="00823E3B">
          <w:rPr>
            <w:rStyle w:val="pxrc"/>
          </w:rPr>
          <w:delText>RIA Federal Tax Coordinator 2d</w:delText>
        </w:r>
      </w:del>
      <w:ins w:id="66" w:author="Cara Cardinale" w:date="2025-02-08T18:19:00Z">
        <w:r w:rsidR="00823E3B">
          <w:rPr>
            <w:rStyle w:val="pxrc"/>
          </w:rPr>
          <w:t>Federal Tax Coordinator 2d (RIA)</w:t>
        </w:r>
      </w:ins>
      <w:r>
        <w:rPr>
          <w:rStyle w:val="pxrc"/>
        </w:rPr>
        <w:t xml:space="preserve">, </w:t>
      </w:r>
      <w:del w:id="67" w:author="Cara Cardinale" w:date="2025-02-08T18:36:00Z">
        <w:r w:rsidDel="005B44B1">
          <w:rPr>
            <w:rStyle w:val="pxrc"/>
          </w:rPr>
          <w:delText xml:space="preserve">Private Foundations </w:delText>
        </w:r>
      </w:del>
      <w:r>
        <w:rPr>
          <w:rStyle w:val="pxrc"/>
        </w:rPr>
        <w:t>&amp;p;D-8100</w:t>
      </w:r>
      <w:r>
        <w:t>.</w:t>
      </w:r>
    </w:p>
    <w:p w14:paraId="663C2CA9" w14:textId="77777777" w:rsidR="004E0EBB" w:rsidRDefault="004E0EBB">
      <w:pPr>
        <w:pStyle w:val="pxrrp"/>
      </w:pPr>
      <w:r>
        <w:t xml:space="preserve">Disqualified person transactions, </w:t>
      </w:r>
      <w:r>
        <w:rPr>
          <w:rStyle w:val="pxrc"/>
          <w:color w:val="FF0000"/>
          <w:sz w:val="20"/>
          <w:szCs w:val="20"/>
          <w:vertAlign w:val="superscript"/>
        </w:rPr>
        <w:t>►</w:t>
      </w:r>
      <w:r>
        <w:rPr>
          <w:rStyle w:val="pxrc"/>
        </w:rPr>
        <w:fldChar w:fldCharType="begin"/>
      </w:r>
      <w:r>
        <w:rPr>
          <w:rStyle w:val="pxrc"/>
        </w:rPr>
        <w:instrText>rc.ref.id="I09MNAO"</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del w:id="68" w:author="Cara Cardinale" w:date="2025-02-08T18:37:00Z">
        <w:r w:rsidDel="005B44B1">
          <w:rPr>
            <w:rStyle w:val="pxrc"/>
          </w:rPr>
          <w:delText>10:106 to 10:108</w:delText>
        </w:r>
      </w:del>
      <w:ins w:id="69" w:author="Cara Cardinale" w:date="2025-02-08T18:37:00Z">
        <w:r w:rsidR="005B44B1">
          <w:rPr>
            <w:rStyle w:val="pxrc"/>
          </w:rPr>
          <w:t>10:108 to 10:110</w:t>
        </w:r>
      </w:ins>
      <w:r>
        <w:t>.</w:t>
      </w:r>
    </w:p>
    <w:p w14:paraId="2D8A39F2" w14:textId="77777777" w:rsidR="00AA373E" w:rsidRDefault="00AA373E">
      <w:pPr>
        <w:pStyle w:val="pxrrp"/>
      </w:pPr>
    </w:p>
  </w:footnote>
  <w:footnote w:id="16">
    <w:p w14:paraId="2ADDB7A1"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16DA769B" w14:textId="77777777" w:rsidR="004E0EBB" w:rsidRDefault="004E0EBB">
      <w:pPr>
        <w:pStyle w:val="pxp"/>
      </w:pPr>
      <w:r>
        <w:rPr>
          <w:color w:val="FF0000"/>
          <w:sz w:val="20"/>
          <w:szCs w:val="20"/>
          <w:vertAlign w:val="superscript"/>
        </w:rPr>
        <w:t>►</w:t>
      </w:r>
      <w:r>
        <w:fldChar w:fldCharType="begin"/>
      </w:r>
      <w:r>
        <w:instrText>p.ct.id="f477b8b0b92511efa86bc22ba615bad8|3|31:3"</w:instrText>
      </w:r>
      <w:r>
        <w:fldChar w:fldCharType="end"/>
      </w:r>
      <w:r>
        <w:rPr>
          <w:rStyle w:val="pxst"/>
          <w:color w:val="FF0000"/>
          <w:sz w:val="20"/>
          <w:szCs w:val="20"/>
          <w:vertAlign w:val="superscript"/>
        </w:rPr>
        <w:t>►</w:t>
      </w:r>
      <w:r>
        <w:rPr>
          <w:rStyle w:val="pxst"/>
        </w:rPr>
        <w:fldChar w:fldCharType="begin"/>
      </w:r>
      <w:r>
        <w:rPr>
          <w:rStyle w:val="pxst"/>
        </w:rPr>
        <w:instrText>st.ref.id="I09H122"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4946(a)(2)</w:t>
      </w:r>
      <w:r>
        <w:t>.</w:t>
      </w:r>
    </w:p>
    <w:p w14:paraId="5604C6FD" w14:textId="77777777" w:rsidR="004E0EBB" w:rsidRDefault="004E0EBB">
      <w:pPr>
        <w:pStyle w:val="pxrr"/>
        <w:spacing w:before="180"/>
        <w:rPr>
          <w:sz w:val="24"/>
          <w:szCs w:val="24"/>
        </w:rPr>
      </w:pPr>
      <w:r>
        <w:rPr>
          <w:rStyle w:val="pxvis"/>
          <w:rFonts w:cs="Arial"/>
          <w:bCs/>
          <w:szCs w:val="28"/>
        </w:rPr>
        <w:t>Research References</w:t>
      </w:r>
    </w:p>
    <w:p w14:paraId="1052B7F9" w14:textId="77777777" w:rsidR="004E0EBB" w:rsidRDefault="004E0EBB">
      <w:pPr>
        <w:pStyle w:val="pxrrp"/>
      </w:pPr>
      <w:r>
        <w:t xml:space="preserve">Disqualified persons with respect to private foundations, </w:t>
      </w:r>
      <w:r>
        <w:rPr>
          <w:rStyle w:val="pxrc"/>
          <w:color w:val="FF0000"/>
          <w:sz w:val="20"/>
          <w:szCs w:val="20"/>
          <w:vertAlign w:val="superscript"/>
        </w:rPr>
        <w:t>►</w:t>
      </w:r>
      <w:r>
        <w:rPr>
          <w:rStyle w:val="pxrc"/>
        </w:rPr>
        <w:fldChar w:fldCharType="begin"/>
      </w:r>
      <w:r>
        <w:rPr>
          <w:rStyle w:val="pxrc"/>
        </w:rPr>
        <w:instrText>rc.ref.id="I09JU6Y"</w:instrText>
      </w:r>
      <w:r>
        <w:rPr>
          <w:rStyle w:val="pxrc"/>
        </w:rPr>
        <w:fldChar w:fldCharType="end"/>
      </w:r>
      <w:del w:id="70" w:author="Cara Cardinale" w:date="2025-02-08T18:19:00Z">
        <w:r w:rsidDel="00823E3B">
          <w:rPr>
            <w:rStyle w:val="pxrc"/>
          </w:rPr>
          <w:delText>RIA Federal Tax Coordinator 2d</w:delText>
        </w:r>
      </w:del>
      <w:ins w:id="71" w:author="Cara Cardinale" w:date="2025-02-08T18:19:00Z">
        <w:r w:rsidR="00823E3B">
          <w:rPr>
            <w:rStyle w:val="pxrc"/>
          </w:rPr>
          <w:t>Federal Tax Coordinator 2d (RIA)</w:t>
        </w:r>
      </w:ins>
      <w:r>
        <w:rPr>
          <w:rStyle w:val="pxrc"/>
        </w:rPr>
        <w:t xml:space="preserve">, </w:t>
      </w:r>
      <w:del w:id="72" w:author="Cara Cardinale" w:date="2025-02-08T18:42:00Z">
        <w:r w:rsidDel="005B44B1">
          <w:rPr>
            <w:rStyle w:val="pxrc"/>
          </w:rPr>
          <w:delText xml:space="preserve">Private Foundations </w:delText>
        </w:r>
      </w:del>
      <w:r>
        <w:rPr>
          <w:rStyle w:val="pxrc"/>
        </w:rPr>
        <w:t>&amp;p;D-8100</w:t>
      </w:r>
      <w:r>
        <w:t>.</w:t>
      </w:r>
    </w:p>
    <w:p w14:paraId="506879B0" w14:textId="77777777" w:rsidR="004E0EBB" w:rsidRDefault="004E0EBB">
      <w:pPr>
        <w:pStyle w:val="pxrrp"/>
      </w:pPr>
      <w:r>
        <w:t xml:space="preserve">Disqualified person transactions, </w:t>
      </w:r>
      <w:r>
        <w:rPr>
          <w:rStyle w:val="pxrc"/>
          <w:color w:val="FF0000"/>
          <w:sz w:val="20"/>
          <w:szCs w:val="20"/>
          <w:vertAlign w:val="superscript"/>
        </w:rPr>
        <w:t>►</w:t>
      </w:r>
      <w:r>
        <w:rPr>
          <w:rStyle w:val="pxrc"/>
        </w:rPr>
        <w:fldChar w:fldCharType="begin"/>
      </w:r>
      <w:r>
        <w:rPr>
          <w:rStyle w:val="pxrc"/>
        </w:rPr>
        <w:instrText>rc.ref.id="I09MNBU"</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del w:id="73" w:author="Cara Cardinale" w:date="2025-02-08T18:38:00Z">
        <w:r w:rsidDel="005B44B1">
          <w:rPr>
            <w:rStyle w:val="pxrc"/>
          </w:rPr>
          <w:delText>10:106 to 10:108</w:delText>
        </w:r>
      </w:del>
      <w:ins w:id="74" w:author="Cara Cardinale" w:date="2025-02-08T18:38:00Z">
        <w:r w:rsidR="005B44B1">
          <w:rPr>
            <w:rStyle w:val="pxrc"/>
          </w:rPr>
          <w:t>10:108 to 10:110</w:t>
        </w:r>
      </w:ins>
      <w:r>
        <w:t>.</w:t>
      </w:r>
    </w:p>
    <w:p w14:paraId="5311318C" w14:textId="77777777" w:rsidR="00AA373E" w:rsidRDefault="00AA373E">
      <w:pPr>
        <w:pStyle w:val="pxrrp"/>
      </w:pPr>
    </w:p>
  </w:footnote>
  <w:footnote w:id="17">
    <w:p w14:paraId="55A6B52E"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77818012" w14:textId="77777777" w:rsidR="004E0EBB" w:rsidRDefault="004E0EBB">
      <w:pPr>
        <w:pStyle w:val="pxp"/>
      </w:pPr>
      <w:r>
        <w:rPr>
          <w:color w:val="FF0000"/>
          <w:sz w:val="20"/>
          <w:szCs w:val="20"/>
          <w:vertAlign w:val="superscript"/>
        </w:rPr>
        <w:t>►</w:t>
      </w:r>
      <w:r>
        <w:fldChar w:fldCharType="begin"/>
      </w:r>
      <w:r>
        <w:instrText>p.ct.id="f477b8b0b92511efa86bc22ba615bad8|3|31:3"</w:instrText>
      </w:r>
      <w:r>
        <w:fldChar w:fldCharType="end"/>
      </w:r>
      <w:r>
        <w:rPr>
          <w:rStyle w:val="pxst"/>
          <w:color w:val="FF0000"/>
          <w:sz w:val="20"/>
          <w:szCs w:val="20"/>
          <w:vertAlign w:val="superscript"/>
        </w:rPr>
        <w:t>►</w:t>
      </w:r>
      <w:r>
        <w:rPr>
          <w:rStyle w:val="pxst"/>
        </w:rPr>
        <w:fldChar w:fldCharType="begin"/>
      </w:r>
      <w:r>
        <w:rPr>
          <w:rStyle w:val="pxst"/>
        </w:rPr>
        <w:instrText>st.ref.id="I09H124"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509(a)(3), (4)</w:t>
      </w:r>
      <w:r>
        <w:t>.</w:t>
      </w:r>
    </w:p>
    <w:p w14:paraId="3E1B34FD" w14:textId="77777777" w:rsidR="00AA373E" w:rsidRDefault="00AA373E">
      <w:pPr>
        <w:pStyle w:val="pxp"/>
      </w:pPr>
    </w:p>
  </w:footnote>
  <w:footnote w:id="18">
    <w:p w14:paraId="34CCB0E4"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2BAAF2A5" w14:textId="77777777" w:rsidR="004E0EBB" w:rsidRDefault="004E0EBB">
      <w:pPr>
        <w:pStyle w:val="pxp"/>
      </w:pPr>
      <w:r>
        <w:rPr>
          <w:color w:val="FF0000"/>
          <w:sz w:val="20"/>
          <w:szCs w:val="20"/>
          <w:vertAlign w:val="superscript"/>
        </w:rPr>
        <w:t>►</w:t>
      </w:r>
      <w:r>
        <w:fldChar w:fldCharType="begin"/>
      </w:r>
      <w:r>
        <w:instrText>p.ct.id="f477b8b0b92511efa86bc22ba615bad8|3|31:3"</w:instrText>
      </w:r>
      <w:r>
        <w:fldChar w:fldCharType="end"/>
      </w:r>
      <w:r>
        <w:rPr>
          <w:rStyle w:val="pxst"/>
          <w:color w:val="FF0000"/>
          <w:sz w:val="20"/>
          <w:szCs w:val="20"/>
          <w:vertAlign w:val="superscript"/>
        </w:rPr>
        <w:t>►</w:t>
      </w:r>
      <w:r>
        <w:rPr>
          <w:rStyle w:val="pxst"/>
        </w:rPr>
        <w:fldChar w:fldCharType="begin"/>
      </w:r>
      <w:r>
        <w:rPr>
          <w:rStyle w:val="pxst"/>
        </w:rPr>
        <w:instrText>st.ref.id="I09MNBW"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507(g)(2)</w:t>
      </w:r>
      <w:r>
        <w:t>.</w:t>
      </w:r>
    </w:p>
    <w:p w14:paraId="582B7949" w14:textId="77777777" w:rsidR="004E0EBB" w:rsidRDefault="004E0EBB">
      <w:pPr>
        <w:pStyle w:val="pxrr"/>
        <w:spacing w:before="180"/>
        <w:rPr>
          <w:sz w:val="24"/>
          <w:szCs w:val="24"/>
        </w:rPr>
      </w:pPr>
      <w:r>
        <w:rPr>
          <w:rStyle w:val="pxvis"/>
          <w:rFonts w:cs="Arial"/>
          <w:bCs/>
          <w:szCs w:val="28"/>
        </w:rPr>
        <w:t>Research References</w:t>
      </w:r>
    </w:p>
    <w:p w14:paraId="16D8BB17" w14:textId="77777777" w:rsidR="004E0EBB" w:rsidRDefault="004E0EBB">
      <w:pPr>
        <w:pStyle w:val="pxrrp"/>
      </w:pPr>
      <w:r>
        <w:t xml:space="preserve">Termination of private foundation status, </w:t>
      </w:r>
      <w:r>
        <w:rPr>
          <w:rStyle w:val="pxrc"/>
          <w:color w:val="FF0000"/>
          <w:sz w:val="20"/>
          <w:szCs w:val="20"/>
          <w:vertAlign w:val="superscript"/>
        </w:rPr>
        <w:t>►</w:t>
      </w:r>
      <w:r>
        <w:rPr>
          <w:rStyle w:val="pxrc"/>
        </w:rPr>
        <w:fldChar w:fldCharType="begin"/>
      </w:r>
      <w:r>
        <w:rPr>
          <w:rStyle w:val="pxrc"/>
        </w:rPr>
        <w:instrText>rc.ref.id="I09H127"</w:instrText>
      </w:r>
      <w:r>
        <w:rPr>
          <w:rStyle w:val="pxrc"/>
        </w:rPr>
        <w:fldChar w:fldCharType="end"/>
      </w:r>
      <w:del w:id="75" w:author="Cara Cardinale" w:date="2025-02-08T18:19:00Z">
        <w:r w:rsidDel="00823E3B">
          <w:rPr>
            <w:rStyle w:val="pxrc"/>
          </w:rPr>
          <w:delText>RIA Federal Tax Coordinator 2d</w:delText>
        </w:r>
      </w:del>
      <w:ins w:id="76" w:author="Cara Cardinale" w:date="2025-02-08T18:19:00Z">
        <w:r w:rsidR="00823E3B">
          <w:rPr>
            <w:rStyle w:val="pxrc"/>
          </w:rPr>
          <w:t>Federal Tax Coordinator 2d (RIA)</w:t>
        </w:r>
      </w:ins>
      <w:r>
        <w:rPr>
          <w:rStyle w:val="pxrc"/>
        </w:rPr>
        <w:t xml:space="preserve">, </w:t>
      </w:r>
      <w:del w:id="77" w:author="Cara Cardinale" w:date="2025-02-08T18:43:00Z">
        <w:r w:rsidDel="005B44B1">
          <w:rPr>
            <w:rStyle w:val="pxrc"/>
          </w:rPr>
          <w:delText xml:space="preserve">Private Foundations </w:delText>
        </w:r>
      </w:del>
      <w:r>
        <w:rPr>
          <w:rStyle w:val="pxrc"/>
        </w:rPr>
        <w:t>&amp;pp;D-7228 to D-7231</w:t>
      </w:r>
      <w:r>
        <w:t>.</w:t>
      </w:r>
    </w:p>
    <w:p w14:paraId="138E2578" w14:textId="77777777" w:rsidR="004E0EBB" w:rsidRDefault="004E0EBB">
      <w:pPr>
        <w:pStyle w:val="pxrrp"/>
      </w:pPr>
      <w:r>
        <w:t xml:space="preserve">Termination of private foundation status, </w:t>
      </w:r>
      <w:r>
        <w:rPr>
          <w:rStyle w:val="pxrc"/>
          <w:color w:val="FF0000"/>
          <w:sz w:val="20"/>
          <w:szCs w:val="20"/>
          <w:vertAlign w:val="superscript"/>
        </w:rPr>
        <w:t>►</w:t>
      </w:r>
      <w:r>
        <w:rPr>
          <w:rStyle w:val="pxrc"/>
        </w:rPr>
        <w:fldChar w:fldCharType="begin"/>
      </w:r>
      <w:r>
        <w:rPr>
          <w:rStyle w:val="pxrc"/>
        </w:rPr>
        <w:instrText>rc.ref.id="I09JU73"</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78" w:author="Cara Cardinale" w:date="2025-02-08T18:41:00Z">
        <w:r w:rsidDel="005B44B1">
          <w:rPr>
            <w:rStyle w:val="pxrc"/>
          </w:rPr>
          <w:delText>10:116</w:delText>
        </w:r>
      </w:del>
      <w:ins w:id="79" w:author="Cara Cardinale" w:date="2025-02-08T18:41:00Z">
        <w:r w:rsidR="005B44B1">
          <w:rPr>
            <w:rStyle w:val="pxrc"/>
          </w:rPr>
          <w:t>10:118</w:t>
        </w:r>
      </w:ins>
      <w:r>
        <w:t>.</w:t>
      </w:r>
    </w:p>
    <w:p w14:paraId="4F402457" w14:textId="77777777" w:rsidR="00AA373E" w:rsidRDefault="00AA373E">
      <w:pPr>
        <w:pStyle w:val="pxrrp"/>
      </w:pPr>
    </w:p>
  </w:footnote>
  <w:footnote w:id="19">
    <w:p w14:paraId="6ABEFCD6"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BF698C6"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rPr>
          <w:rStyle w:val="pxst"/>
          <w:color w:val="FF0000"/>
          <w:sz w:val="20"/>
          <w:szCs w:val="20"/>
          <w:vertAlign w:val="superscript"/>
        </w:rPr>
        <w:t>►</w:t>
      </w:r>
      <w:r>
        <w:rPr>
          <w:rStyle w:val="pxst"/>
        </w:rPr>
        <w:fldChar w:fldCharType="begin"/>
      </w:r>
      <w:r>
        <w:rPr>
          <w:rStyle w:val="pxst"/>
        </w:rPr>
        <w:instrText>st.ref.id="I09JUCQ"</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p>
    <w:p w14:paraId="7E4FC782"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t xml:space="preserve">The New York Not-for-Profit Corporation Law applies to a domestic corporation or to a foreign corporation that conducts activities in New York State if the corporation is formed exclusively for purposes for which a not-for-profit corporation may be organized and if no part of the assets, income, or profits of which may be distributed to, or inure to the benefit of, its members, directors, or officers unless permitted by statute. </w:t>
      </w:r>
      <w:r>
        <w:rPr>
          <w:rStyle w:val="pxst"/>
          <w:color w:val="FF0000"/>
          <w:sz w:val="20"/>
          <w:szCs w:val="20"/>
          <w:vertAlign w:val="superscript"/>
        </w:rPr>
        <w:t>►</w:t>
      </w:r>
      <w:r>
        <w:rPr>
          <w:rStyle w:val="pxst"/>
        </w:rPr>
        <w:fldChar w:fldCharType="begin"/>
      </w:r>
      <w:r>
        <w:rPr>
          <w:rStyle w:val="pxst"/>
        </w:rPr>
        <w:instrText>st.ref.id="I09H17X"</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102, 103</w:t>
      </w:r>
      <w:r>
        <w:t xml:space="preserve">. Certain specified types of organizations formed under other statutes are excepted from the Law. </w:t>
      </w:r>
      <w:r>
        <w:rPr>
          <w:rStyle w:val="pxst"/>
          <w:color w:val="FF0000"/>
          <w:sz w:val="20"/>
          <w:szCs w:val="20"/>
          <w:vertAlign w:val="superscript"/>
        </w:rPr>
        <w:t>►</w:t>
      </w:r>
      <w:r>
        <w:rPr>
          <w:rStyle w:val="pxst"/>
        </w:rPr>
        <w:fldChar w:fldCharType="begin"/>
      </w:r>
      <w:r>
        <w:rPr>
          <w:rStyle w:val="pxst"/>
        </w:rPr>
        <w:instrText>st.ref.id="I09MNHP"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103(a)</w:t>
      </w:r>
      <w:r>
        <w:t>.</w:t>
      </w:r>
    </w:p>
    <w:p w14:paraId="55A5AF6D" w14:textId="77777777" w:rsidR="00AA373E" w:rsidRDefault="00AA373E">
      <w:pPr>
        <w:pStyle w:val="pxp"/>
      </w:pPr>
    </w:p>
  </w:footnote>
  <w:footnote w:id="20">
    <w:p w14:paraId="5047C356"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C1D92CE"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rPr>
          <w:rStyle w:val="pxst"/>
          <w:color w:val="FF0000"/>
          <w:sz w:val="20"/>
          <w:szCs w:val="20"/>
          <w:vertAlign w:val="superscript"/>
        </w:rPr>
        <w:t>►</w:t>
      </w:r>
      <w:r>
        <w:rPr>
          <w:rStyle w:val="pxst"/>
        </w:rPr>
        <w:fldChar w:fldCharType="begin"/>
      </w:r>
      <w:r>
        <w:rPr>
          <w:rStyle w:val="pxst"/>
        </w:rPr>
        <w:instrText>st.ref.id="I09PGML"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401</w:t>
      </w:r>
      <w:r>
        <w:t>.</w:t>
      </w:r>
    </w:p>
    <w:p w14:paraId="4595DD80" w14:textId="77777777" w:rsidR="00AA373E" w:rsidRDefault="00AA373E">
      <w:pPr>
        <w:pStyle w:val="pxp"/>
      </w:pPr>
    </w:p>
  </w:footnote>
  <w:footnote w:id="21">
    <w:p w14:paraId="215F4A4C"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5FB2146F"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rPr>
          <w:rStyle w:val="pxst"/>
          <w:color w:val="FF0000"/>
          <w:sz w:val="20"/>
          <w:szCs w:val="20"/>
          <w:vertAlign w:val="superscript"/>
        </w:rPr>
        <w:t>►</w:t>
      </w:r>
      <w:r>
        <w:rPr>
          <w:rStyle w:val="pxst"/>
        </w:rPr>
        <w:fldChar w:fldCharType="begin"/>
      </w:r>
      <w:r>
        <w:rPr>
          <w:rStyle w:val="pxst"/>
        </w:rPr>
        <w:instrText>st.ref.id="I09S9RH"</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201(b)</w:t>
      </w:r>
      <w:r>
        <w:t>.</w:t>
      </w:r>
    </w:p>
    <w:p w14:paraId="4DC6C376"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t xml:space="preserve">Prior to its amendment by the Non-Profit Revitalization Act of 2013, the Law provided for four types of not-for-profit corporations, Types A, B, C and D. These four types were replaced with two types, charitable and noncharitable. Any corporation formed for both charitable purposes and noncharitable purposes will be deemed a charitable corporation for purposes of the Law. A type A not-for-profit corporation formed prior to July 1, 2014 will be deemed a noncharitable corporation under the Law. A Type B or C not-for-profit corporation will be deemed a charitable corporation. A Type D corporation formed for charitable purposes will be a charitable corporation and any other Type D corporation will be deemed a noncharitable corporation. </w:t>
      </w:r>
      <w:r>
        <w:rPr>
          <w:rStyle w:val="pxst"/>
          <w:color w:val="FF0000"/>
          <w:sz w:val="20"/>
          <w:szCs w:val="20"/>
          <w:vertAlign w:val="superscript"/>
        </w:rPr>
        <w:t>►</w:t>
      </w:r>
      <w:r>
        <w:rPr>
          <w:rStyle w:val="pxst"/>
        </w:rPr>
        <w:fldChar w:fldCharType="begin"/>
      </w:r>
      <w:r>
        <w:rPr>
          <w:rStyle w:val="pxst"/>
        </w:rPr>
        <w:instrText>st.ref.id="I09H17Z"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w:t>
      </w:r>
      <w:r>
        <w:t>.</w:t>
      </w:r>
    </w:p>
    <w:p w14:paraId="5D45573D" w14:textId="77777777" w:rsidR="00AA373E" w:rsidRDefault="00AA373E">
      <w:pPr>
        <w:pStyle w:val="pxp"/>
      </w:pPr>
    </w:p>
  </w:footnote>
  <w:footnote w:id="22">
    <w:p w14:paraId="4830A30A"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CEB9558"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t xml:space="preserve">For further discussion, see Social and Recreation Nonprofit Organizations </w:t>
      </w:r>
      <w:r>
        <w:rPr>
          <w:rStyle w:val="pxx"/>
          <w:color w:val="FF0000"/>
          <w:sz w:val="20"/>
          <w:szCs w:val="20"/>
          <w:vertAlign w:val="superscript"/>
        </w:rPr>
        <w:t>►</w:t>
      </w:r>
      <w:r>
        <w:rPr>
          <w:rStyle w:val="pxx"/>
        </w:rPr>
        <w:fldChar w:fldCharType="begin"/>
      </w:r>
      <w:r>
        <w:rPr>
          <w:rStyle w:val="pxx"/>
        </w:rPr>
        <w:instrText>x.ref.id="I09JUCV"</w:instrText>
      </w:r>
      <w:r>
        <w:rPr>
          <w:rStyle w:val="pxx"/>
        </w:rPr>
        <w:fldChar w:fldCharType="end"/>
      </w:r>
      <w:r>
        <w:rPr>
          <w:rStyle w:val="pxx"/>
          <w:vanish/>
        </w:rPr>
        <w:t>&amp;ss;</w:t>
      </w:r>
      <w:r>
        <w:rPr>
          <w:rStyle w:val="pxvis"/>
          <w:rFonts w:ascii="Times NewRoman" w:hAnsi="Times NewRoman"/>
          <w:b w:val="0"/>
          <w:sz w:val="24"/>
        </w:rPr>
        <w:t>§§</w:t>
      </w:r>
      <w:r>
        <w:rPr>
          <w:rStyle w:val="pxx"/>
        </w:rPr>
        <w:t>30:1 et seq.</w:t>
      </w:r>
    </w:p>
    <w:p w14:paraId="44CD1B39" w14:textId="77777777" w:rsidR="00AA373E" w:rsidRDefault="00AA373E">
      <w:pPr>
        <w:pStyle w:val="pxp"/>
      </w:pPr>
    </w:p>
  </w:footnote>
  <w:footnote w:id="23">
    <w:p w14:paraId="0B9A33C6"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35C0F325"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rPr>
          <w:rStyle w:val="pxst"/>
          <w:color w:val="FF0000"/>
          <w:sz w:val="20"/>
          <w:szCs w:val="20"/>
          <w:vertAlign w:val="superscript"/>
        </w:rPr>
        <w:t>►</w:t>
      </w:r>
      <w:r>
        <w:rPr>
          <w:rStyle w:val="pxst"/>
        </w:rPr>
        <w:fldChar w:fldCharType="begin"/>
      </w:r>
      <w:r>
        <w:rPr>
          <w:rStyle w:val="pxst"/>
        </w:rPr>
        <w:instrText>st.ref.id="I09MNHR"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w:t>
      </w:r>
      <w:r>
        <w:t>.</w:t>
      </w:r>
    </w:p>
    <w:p w14:paraId="463C9F78" w14:textId="77777777" w:rsidR="004E0EBB" w:rsidRDefault="004E0EBB">
      <w:pPr>
        <w:pStyle w:val="pxrr"/>
        <w:spacing w:before="180"/>
        <w:rPr>
          <w:sz w:val="24"/>
          <w:szCs w:val="24"/>
        </w:rPr>
      </w:pPr>
      <w:r>
        <w:rPr>
          <w:rStyle w:val="pxvis"/>
          <w:rFonts w:cs="Arial"/>
          <w:bCs/>
          <w:szCs w:val="28"/>
        </w:rPr>
        <w:t>Research References</w:t>
      </w:r>
    </w:p>
    <w:p w14:paraId="1EBE8DF2" w14:textId="77777777" w:rsidR="004E0EBB" w:rsidRDefault="004E0EBB">
      <w:pPr>
        <w:pStyle w:val="pxrrp"/>
      </w:pPr>
      <w:r>
        <w:t xml:space="preserve">Powers and functions of corporations, generally, </w:t>
      </w:r>
      <w:r>
        <w:rPr>
          <w:rStyle w:val="pxrc"/>
          <w:color w:val="FF0000"/>
          <w:sz w:val="20"/>
          <w:szCs w:val="20"/>
          <w:vertAlign w:val="superscript"/>
        </w:rPr>
        <w:t>►</w:t>
      </w:r>
      <w:r>
        <w:rPr>
          <w:rStyle w:val="pxrc"/>
        </w:rPr>
        <w:fldChar w:fldCharType="begin"/>
      </w:r>
      <w:r>
        <w:rPr>
          <w:rStyle w:val="pxrc"/>
        </w:rPr>
        <w:instrText>rc.ref.id="I09PGMN"</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42</w:t>
      </w:r>
      <w:ins w:id="80" w:author="Cara Cardinale" w:date="2025-02-08T22:10:00Z">
        <w:r w:rsidR="00D268B6">
          <w:rPr>
            <w:rStyle w:val="pxrc"/>
          </w:rPr>
          <w:t>1</w:t>
        </w:r>
      </w:ins>
      <w:del w:id="81" w:author="Cara Cardinale" w:date="2025-02-08T22:10:00Z">
        <w:r w:rsidDel="00D268B6">
          <w:rPr>
            <w:rStyle w:val="pxrc"/>
          </w:rPr>
          <w:delText>2</w:delText>
        </w:r>
      </w:del>
      <w:r>
        <w:t>.</w:t>
      </w:r>
    </w:p>
    <w:p w14:paraId="0F583E1B" w14:textId="77777777" w:rsidR="00AA373E" w:rsidRDefault="00AA373E">
      <w:pPr>
        <w:pStyle w:val="pxrrp"/>
      </w:pPr>
    </w:p>
  </w:footnote>
  <w:footnote w:id="24">
    <w:p w14:paraId="47534655"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60BE1161"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rPr>
          <w:rStyle w:val="pxst"/>
          <w:color w:val="FF0000"/>
          <w:sz w:val="20"/>
          <w:szCs w:val="20"/>
          <w:vertAlign w:val="superscript"/>
        </w:rPr>
        <w:t>►</w:t>
      </w:r>
      <w:r>
        <w:rPr>
          <w:rStyle w:val="pxst"/>
        </w:rPr>
        <w:fldChar w:fldCharType="begin"/>
      </w:r>
      <w:r>
        <w:rPr>
          <w:rStyle w:val="pxst"/>
        </w:rPr>
        <w:instrText>st.ref.id="I09H182"</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202(a)(4) to (6), 1307</w:t>
      </w:r>
      <w:r>
        <w:t>.</w:t>
      </w:r>
    </w:p>
    <w:p w14:paraId="76ADA2A8"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t xml:space="preserve">See also </w:t>
      </w:r>
      <w:r>
        <w:rPr>
          <w:rStyle w:val="pxst"/>
          <w:color w:val="FF0000"/>
          <w:sz w:val="20"/>
          <w:szCs w:val="20"/>
          <w:vertAlign w:val="superscript"/>
        </w:rPr>
        <w:t>►</w:t>
      </w:r>
      <w:r>
        <w:rPr>
          <w:rStyle w:val="pxst"/>
        </w:rPr>
        <w:fldChar w:fldCharType="begin"/>
      </w:r>
      <w:r>
        <w:rPr>
          <w:rStyle w:val="pxst"/>
        </w:rPr>
        <w:instrText>st.ref.id="I09MNHU"</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203</w:t>
      </w:r>
      <w:r>
        <w:t xml:space="preserve"> (corporation may have to obtain court approval to convey its property).</w:t>
      </w:r>
    </w:p>
    <w:p w14:paraId="7E4600DC"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t xml:space="preserve">The corporation may convey property to a member for a dwelling house. </w:t>
      </w:r>
      <w:r>
        <w:rPr>
          <w:rStyle w:val="pxst"/>
          <w:color w:val="FF0000"/>
          <w:sz w:val="20"/>
          <w:szCs w:val="20"/>
          <w:vertAlign w:val="superscript"/>
        </w:rPr>
        <w:t>►</w:t>
      </w:r>
      <w:r>
        <w:rPr>
          <w:rStyle w:val="pxst"/>
        </w:rPr>
        <w:fldChar w:fldCharType="begin"/>
      </w:r>
      <w:r>
        <w:rPr>
          <w:rStyle w:val="pxst"/>
        </w:rPr>
        <w:instrText>st.ref.id="I09H197"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205</w:t>
      </w:r>
      <w:r>
        <w:t>.</w:t>
      </w:r>
    </w:p>
    <w:p w14:paraId="5E9C059C" w14:textId="77777777" w:rsidR="00AA373E" w:rsidRDefault="00AA373E">
      <w:pPr>
        <w:pStyle w:val="pxp"/>
      </w:pPr>
    </w:p>
  </w:footnote>
  <w:footnote w:id="25">
    <w:p w14:paraId="22901E18"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DDF5231"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t xml:space="preserve">For definition and discussion of private foundation, see </w:t>
      </w:r>
      <w:r>
        <w:rPr>
          <w:rStyle w:val="pxx"/>
          <w:color w:val="FF0000"/>
          <w:sz w:val="20"/>
          <w:szCs w:val="20"/>
          <w:vertAlign w:val="superscript"/>
        </w:rPr>
        <w:t>►</w:t>
      </w:r>
      <w:r>
        <w:rPr>
          <w:rStyle w:val="pxx"/>
        </w:rPr>
        <w:fldChar w:fldCharType="begin"/>
      </w:r>
      <w:r>
        <w:rPr>
          <w:rStyle w:val="pxx"/>
        </w:rPr>
        <w:instrText>x.ref.id="I09JUE3"</w:instrText>
      </w:r>
      <w:r>
        <w:rPr>
          <w:rStyle w:val="pxx"/>
        </w:rPr>
        <w:fldChar w:fldCharType="end"/>
      </w:r>
      <w:r>
        <w:rPr>
          <w:rStyle w:val="pxx"/>
          <w:vanish/>
        </w:rPr>
        <w:t>&amp;s;</w:t>
      </w:r>
      <w:r>
        <w:rPr>
          <w:rStyle w:val="pxvis"/>
          <w:rFonts w:ascii="Times NewRoman" w:hAnsi="Times NewRoman"/>
          <w:b w:val="0"/>
          <w:sz w:val="24"/>
        </w:rPr>
        <w:t>§</w:t>
      </w:r>
      <w:r>
        <w:rPr>
          <w:rStyle w:val="pxx"/>
        </w:rPr>
        <w:t>31:3</w:t>
      </w:r>
      <w:r>
        <w:t>.</w:t>
      </w:r>
    </w:p>
    <w:p w14:paraId="4B60E29D" w14:textId="77777777" w:rsidR="00AA373E" w:rsidRDefault="00AA373E">
      <w:pPr>
        <w:pStyle w:val="pxp"/>
      </w:pPr>
    </w:p>
  </w:footnote>
  <w:footnote w:id="26">
    <w:p w14:paraId="5EE27F71"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2400D29"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rPr>
          <w:rStyle w:val="pxst"/>
          <w:color w:val="FF0000"/>
          <w:sz w:val="20"/>
          <w:szCs w:val="20"/>
          <w:vertAlign w:val="superscript"/>
        </w:rPr>
        <w:t>►</w:t>
      </w:r>
      <w:r>
        <w:rPr>
          <w:rStyle w:val="pxst"/>
        </w:rPr>
        <w:fldChar w:fldCharType="begin"/>
      </w:r>
      <w:r>
        <w:rPr>
          <w:rStyle w:val="pxst"/>
        </w:rPr>
        <w:instrText>st.ref.id="I09MNIZ"</w:instrText>
      </w:r>
      <w:r>
        <w:rPr>
          <w:rStyle w:val="pxst"/>
        </w:rPr>
        <w:fldChar w:fldCharType="end"/>
      </w:r>
      <w:r>
        <w:rPr>
          <w:rStyle w:val="pxst"/>
        </w:rPr>
        <w:t xml:space="preserve">EPTL </w:t>
      </w:r>
      <w:r>
        <w:rPr>
          <w:rStyle w:val="pxst"/>
          <w:vanish/>
        </w:rPr>
        <w:t>&amp;s;</w:t>
      </w:r>
      <w:r>
        <w:rPr>
          <w:rStyle w:val="pxvis"/>
          <w:rFonts w:ascii="Times NewRoman" w:hAnsi="Times NewRoman"/>
          <w:b w:val="0"/>
          <w:sz w:val="24"/>
        </w:rPr>
        <w:t>§</w:t>
      </w:r>
      <w:r>
        <w:rPr>
          <w:rStyle w:val="pxst"/>
        </w:rPr>
        <w:t>8-1.8</w:t>
      </w:r>
      <w:r>
        <w:t xml:space="preserve">; </w:t>
      </w:r>
      <w:r>
        <w:rPr>
          <w:rStyle w:val="pxst"/>
          <w:color w:val="FF0000"/>
          <w:sz w:val="20"/>
          <w:szCs w:val="20"/>
          <w:vertAlign w:val="superscript"/>
        </w:rPr>
        <w:t>►</w:t>
      </w:r>
      <w:r>
        <w:rPr>
          <w:rStyle w:val="pxst"/>
        </w:rPr>
        <w:fldChar w:fldCharType="begin"/>
      </w:r>
      <w:r>
        <w:rPr>
          <w:rStyle w:val="pxst"/>
        </w:rPr>
        <w:instrText>st.ref.id="I09PGNV"</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406</w:t>
      </w:r>
      <w:r>
        <w:t>.</w:t>
      </w:r>
    </w:p>
    <w:p w14:paraId="5E45A214" w14:textId="77777777" w:rsidR="004E0EBB" w:rsidRDefault="004E0EBB">
      <w:pPr>
        <w:pStyle w:val="pxrr"/>
        <w:spacing w:before="180"/>
        <w:rPr>
          <w:sz w:val="24"/>
          <w:szCs w:val="24"/>
        </w:rPr>
      </w:pPr>
      <w:r>
        <w:rPr>
          <w:rStyle w:val="pxvis"/>
          <w:rFonts w:cs="Arial"/>
          <w:bCs/>
          <w:szCs w:val="28"/>
        </w:rPr>
        <w:t>Research References</w:t>
      </w:r>
    </w:p>
    <w:p w14:paraId="3067BE58" w14:textId="77777777" w:rsidR="004E0EBB" w:rsidRDefault="004E0EBB">
      <w:pPr>
        <w:pStyle w:val="pxrrp"/>
      </w:pPr>
      <w:r>
        <w:t xml:space="preserve">Specific requirements of the Not-for-Profit Corporation Law, see </w:t>
      </w:r>
      <w:r>
        <w:rPr>
          <w:rStyle w:val="pxrc"/>
          <w:color w:val="FF0000"/>
          <w:sz w:val="20"/>
          <w:szCs w:val="20"/>
          <w:vertAlign w:val="superscript"/>
        </w:rPr>
        <w:t>►</w:t>
      </w:r>
      <w:r>
        <w:rPr>
          <w:rStyle w:val="pxrc"/>
        </w:rPr>
        <w:fldChar w:fldCharType="begin"/>
      </w:r>
      <w:r>
        <w:rPr>
          <w:rStyle w:val="pxrc"/>
        </w:rPr>
        <w:instrText>rc.ref.id="I09H199"</w:instrText>
      </w:r>
      <w:r>
        <w:rPr>
          <w:rStyle w:val="pxrc"/>
        </w:rPr>
        <w:fldChar w:fldCharType="end"/>
      </w:r>
      <w:r>
        <w:rPr>
          <w:rStyle w:val="pxrc"/>
        </w:rPr>
        <w:t xml:space="preserve">N.Y. Jur. 2d, Business Relationships </w:t>
      </w:r>
      <w:r>
        <w:rPr>
          <w:rStyle w:val="pxrc"/>
          <w:vanish/>
        </w:rPr>
        <w:t>&amp;s;</w:t>
      </w:r>
      <w:del w:id="82" w:author="Cara Cardinale" w:date="2025-02-08T22:16:00Z">
        <w:r w:rsidDel="00D268B6">
          <w:rPr>
            <w:rStyle w:val="pxvis"/>
            <w:rFonts w:ascii="Times NewRoman" w:hAnsi="Times NewRoman"/>
            <w:b w:val="0"/>
            <w:sz w:val="24"/>
          </w:rPr>
          <w:delText>§</w:delText>
        </w:r>
        <w:r w:rsidDel="00D268B6">
          <w:rPr>
            <w:rStyle w:val="pxrc"/>
          </w:rPr>
          <w:delText>72</w:delText>
        </w:r>
      </w:del>
      <w:ins w:id="83" w:author="Cara Cardinale" w:date="2025-02-08T22:16:00Z">
        <w:r w:rsidR="00D268B6">
          <w:rPr>
            <w:rStyle w:val="pxvis"/>
            <w:rFonts w:ascii="Times NewRoman" w:hAnsi="Times NewRoman"/>
            <w:b w:val="0"/>
            <w:sz w:val="24"/>
          </w:rPr>
          <w:t>§71</w:t>
        </w:r>
      </w:ins>
      <w:r>
        <w:t>.</w:t>
      </w:r>
    </w:p>
    <w:p w14:paraId="16FE1116" w14:textId="77777777" w:rsidR="00AA373E" w:rsidRDefault="00AA373E">
      <w:pPr>
        <w:pStyle w:val="pxrrp"/>
      </w:pPr>
    </w:p>
  </w:footnote>
  <w:footnote w:id="27">
    <w:p w14:paraId="2BE227AD" w14:textId="77777777" w:rsidR="004E0EBB" w:rsidRDefault="004E0EBB">
      <w:pPr>
        <w:rPr>
          <w:rStyle w:val="FootnoteReference"/>
        </w:rPr>
      </w:pPr>
      <w:r w:rsidRPr="00E32094">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1E18D18B"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rPr>
          <w:rStyle w:val="pxst"/>
          <w:color w:val="FF0000"/>
          <w:sz w:val="20"/>
          <w:szCs w:val="20"/>
          <w:vertAlign w:val="superscript"/>
        </w:rPr>
        <w:t>►</w:t>
      </w:r>
      <w:r>
        <w:rPr>
          <w:rStyle w:val="pxst"/>
        </w:rPr>
        <w:fldChar w:fldCharType="begin"/>
      </w:r>
      <w:r>
        <w:rPr>
          <w:rStyle w:val="pxst"/>
        </w:rPr>
        <w:instrText>st.ref.id="I09JUE5"</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204</w:t>
      </w:r>
      <w:r>
        <w:t>.</w:t>
      </w:r>
    </w:p>
    <w:p w14:paraId="392B9617" w14:textId="77777777" w:rsidR="004E0EBB" w:rsidRDefault="004E0EBB">
      <w:pPr>
        <w:pStyle w:val="pxrr"/>
        <w:spacing w:before="180"/>
        <w:rPr>
          <w:sz w:val="24"/>
          <w:szCs w:val="24"/>
        </w:rPr>
      </w:pPr>
      <w:r>
        <w:rPr>
          <w:rStyle w:val="pxvis"/>
          <w:rFonts w:cs="Arial"/>
          <w:bCs/>
          <w:szCs w:val="28"/>
        </w:rPr>
        <w:t>Research References</w:t>
      </w:r>
    </w:p>
    <w:p w14:paraId="5829CCF7" w14:textId="77777777" w:rsidR="004E0EBB" w:rsidRDefault="004E0EBB">
      <w:pPr>
        <w:pStyle w:val="pxrrp"/>
      </w:pPr>
      <w:r>
        <w:t xml:space="preserve">Purposes of not-for-profit corporations, </w:t>
      </w:r>
      <w:r>
        <w:rPr>
          <w:rStyle w:val="pxrc"/>
          <w:color w:val="FF0000"/>
          <w:sz w:val="20"/>
          <w:szCs w:val="20"/>
          <w:vertAlign w:val="superscript"/>
        </w:rPr>
        <w:t>►</w:t>
      </w:r>
      <w:r>
        <w:rPr>
          <w:rStyle w:val="pxrc"/>
        </w:rPr>
        <w:fldChar w:fldCharType="begin"/>
      </w:r>
      <w:r>
        <w:rPr>
          <w:rStyle w:val="pxrc"/>
        </w:rPr>
        <w:instrText>rc.ref.id="I09MNJ1"</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84" w:author="Cara Cardinale" w:date="2025-02-08T22:18:00Z">
        <w:r w:rsidRPr="005C0F4C" w:rsidDel="00D268B6">
          <w:delText>59, 60</w:delText>
        </w:r>
      </w:del>
      <w:ins w:id="85" w:author="Cara Cardinale" w:date="2025-02-08T22:18:00Z">
        <w:r w:rsidR="00D268B6">
          <w:t>57, 58</w:t>
        </w:r>
      </w:ins>
      <w:r>
        <w:t>.</w:t>
      </w:r>
    </w:p>
    <w:p w14:paraId="56A90D0D" w14:textId="77777777" w:rsidR="00AA373E" w:rsidRDefault="00AA373E">
      <w:pPr>
        <w:pStyle w:val="pxrrp"/>
      </w:pPr>
    </w:p>
  </w:footnote>
  <w:footnote w:id="28">
    <w:p w14:paraId="2E668616" w14:textId="77777777" w:rsidR="004E0EBB" w:rsidRDefault="004E0EBB">
      <w:pPr>
        <w:rPr>
          <w:rStyle w:val="FootnoteReference"/>
        </w:rPr>
      </w:pPr>
      <w:r w:rsidRPr="00E32094">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2E32D615"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t xml:space="preserve">For discussion of qualifying for exemption, see </w:t>
      </w:r>
      <w:r>
        <w:rPr>
          <w:rStyle w:val="pxx"/>
          <w:color w:val="FF0000"/>
          <w:sz w:val="20"/>
          <w:szCs w:val="20"/>
          <w:vertAlign w:val="superscript"/>
        </w:rPr>
        <w:t>►</w:t>
      </w:r>
      <w:r>
        <w:rPr>
          <w:rStyle w:val="pxx"/>
        </w:rPr>
        <w:fldChar w:fldCharType="begin"/>
      </w:r>
      <w:r>
        <w:rPr>
          <w:rStyle w:val="pxx"/>
        </w:rPr>
        <w:instrText>x.ref.id="I09I549"</w:instrText>
      </w:r>
      <w:r>
        <w:rPr>
          <w:rStyle w:val="pxx"/>
        </w:rPr>
        <w:fldChar w:fldCharType="end"/>
      </w:r>
      <w:r>
        <w:rPr>
          <w:rStyle w:val="pxx"/>
          <w:vanish/>
        </w:rPr>
        <w:t>&amp;s;</w:t>
      </w:r>
      <w:r>
        <w:rPr>
          <w:rStyle w:val="pxvis"/>
          <w:rFonts w:ascii="Times NewRoman" w:hAnsi="Times NewRoman"/>
          <w:b w:val="0"/>
          <w:sz w:val="24"/>
        </w:rPr>
        <w:t>§</w:t>
      </w:r>
      <w:r>
        <w:rPr>
          <w:rStyle w:val="pxx"/>
        </w:rPr>
        <w:t>31:10</w:t>
      </w:r>
      <w:r>
        <w:t>.</w:t>
      </w:r>
    </w:p>
    <w:p w14:paraId="6F4BA02B" w14:textId="77777777" w:rsidR="00AA373E" w:rsidRDefault="00AA373E">
      <w:pPr>
        <w:pStyle w:val="pxp"/>
      </w:pPr>
    </w:p>
  </w:footnote>
  <w:footnote w:id="29">
    <w:p w14:paraId="434C88D5" w14:textId="77777777" w:rsidR="004E0EBB" w:rsidRDefault="004E0EBB">
      <w:pPr>
        <w:rPr>
          <w:rStyle w:val="FootnoteReference"/>
        </w:rPr>
      </w:pPr>
      <w:r w:rsidRPr="00E32094">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6A2A2CEA"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rPr>
          <w:rStyle w:val="pxst"/>
          <w:color w:val="FF0000"/>
          <w:sz w:val="20"/>
          <w:szCs w:val="20"/>
          <w:vertAlign w:val="superscript"/>
        </w:rPr>
        <w:t>►</w:t>
      </w:r>
      <w:r>
        <w:rPr>
          <w:rStyle w:val="pxst"/>
        </w:rPr>
        <w:fldChar w:fldCharType="begin"/>
      </w:r>
      <w:r>
        <w:rPr>
          <w:rStyle w:val="pxst"/>
        </w:rPr>
        <w:instrText>st.ref.id="I09KY95"</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511</w:t>
      </w:r>
      <w:r>
        <w:t>.</w:t>
      </w:r>
    </w:p>
    <w:p w14:paraId="6F0A0F88" w14:textId="77777777" w:rsidR="004E0EBB" w:rsidRDefault="004E0EBB">
      <w:pPr>
        <w:pStyle w:val="pxp"/>
      </w:pPr>
      <w:r>
        <w:rPr>
          <w:color w:val="FF0000"/>
          <w:sz w:val="20"/>
          <w:szCs w:val="20"/>
          <w:vertAlign w:val="superscript"/>
        </w:rPr>
        <w:t>►</w:t>
      </w:r>
      <w:r>
        <w:fldChar w:fldCharType="begin"/>
      </w:r>
      <w:r>
        <w:instrText>p.ct.id="f477b8b0b92511efa86bc22ba615bad8|4|31:4"</w:instrText>
      </w:r>
      <w:r>
        <w:fldChar w:fldCharType="end"/>
      </w:r>
      <w:r>
        <w:t xml:space="preserve">As to taxation of unrelated business income, see </w:t>
      </w:r>
      <w:r>
        <w:rPr>
          <w:rStyle w:val="pxx"/>
          <w:color w:val="FF0000"/>
          <w:sz w:val="20"/>
          <w:szCs w:val="20"/>
          <w:vertAlign w:val="superscript"/>
        </w:rPr>
        <w:t>►</w:t>
      </w:r>
      <w:r>
        <w:rPr>
          <w:rStyle w:val="pxx"/>
        </w:rPr>
        <w:fldChar w:fldCharType="begin"/>
      </w:r>
      <w:r>
        <w:rPr>
          <w:rStyle w:val="pxx"/>
        </w:rPr>
        <w:instrText>x.ref.id="I09NRE1"</w:instrText>
      </w:r>
      <w:r>
        <w:rPr>
          <w:rStyle w:val="pxx"/>
        </w:rPr>
        <w:fldChar w:fldCharType="end"/>
      </w:r>
      <w:r>
        <w:rPr>
          <w:rStyle w:val="pxx"/>
          <w:vanish/>
        </w:rPr>
        <w:t>&amp;s;</w:t>
      </w:r>
      <w:r>
        <w:rPr>
          <w:rStyle w:val="pxvis"/>
          <w:rFonts w:ascii="Times NewRoman" w:hAnsi="Times NewRoman"/>
          <w:b w:val="0"/>
          <w:sz w:val="24"/>
        </w:rPr>
        <w:t>§</w:t>
      </w:r>
      <w:r>
        <w:rPr>
          <w:rStyle w:val="pxx"/>
        </w:rPr>
        <w:t>31:14</w:t>
      </w:r>
      <w:r>
        <w:t>.</w:t>
      </w:r>
    </w:p>
    <w:p w14:paraId="7002BE47" w14:textId="77777777" w:rsidR="00AA373E" w:rsidRDefault="00AA373E">
      <w:pPr>
        <w:pStyle w:val="pxp"/>
      </w:pPr>
    </w:p>
  </w:footnote>
  <w:footnote w:id="30">
    <w:p w14:paraId="344A9CF5"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D7443E3"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rPr>
          <w:rStyle w:val="pxst"/>
          <w:color w:val="FF0000"/>
          <w:sz w:val="20"/>
          <w:szCs w:val="20"/>
          <w:vertAlign w:val="superscript"/>
        </w:rPr>
        <w:t>►</w:t>
      </w:r>
      <w:r>
        <w:rPr>
          <w:rStyle w:val="pxst"/>
        </w:rPr>
        <w:fldChar w:fldCharType="begin"/>
      </w:r>
      <w:r>
        <w:rPr>
          <w:rStyle w:val="pxst"/>
        </w:rPr>
        <w:instrText>st.ref.id="I09KY97"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w:t>
      </w:r>
    </w:p>
    <w:p w14:paraId="605D2FFB"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t xml:space="preserve">For contents of the certificate, see </w:t>
      </w:r>
      <w:r>
        <w:rPr>
          <w:rStyle w:val="pxx"/>
          <w:color w:val="FF0000"/>
          <w:sz w:val="20"/>
          <w:szCs w:val="20"/>
          <w:vertAlign w:val="superscript"/>
        </w:rPr>
        <w:t>►</w:t>
      </w:r>
      <w:r>
        <w:rPr>
          <w:rStyle w:val="pxx"/>
        </w:rPr>
        <w:fldChar w:fldCharType="begin"/>
      </w:r>
      <w:r>
        <w:rPr>
          <w:rStyle w:val="pxx"/>
        </w:rPr>
        <w:instrText>x.ref.id="I09NRE3"</w:instrText>
      </w:r>
      <w:r>
        <w:rPr>
          <w:rStyle w:val="pxx"/>
        </w:rPr>
        <w:fldChar w:fldCharType="end"/>
      </w:r>
      <w:r>
        <w:rPr>
          <w:rStyle w:val="pxx"/>
          <w:vanish/>
        </w:rPr>
        <w:t>&amp;s;</w:t>
      </w:r>
      <w:r>
        <w:rPr>
          <w:rStyle w:val="pxvis"/>
          <w:rFonts w:ascii="Times NewRoman" w:hAnsi="Times NewRoman"/>
          <w:b w:val="0"/>
          <w:sz w:val="24"/>
        </w:rPr>
        <w:t>§</w:t>
      </w:r>
      <w:r>
        <w:rPr>
          <w:rStyle w:val="pxx"/>
        </w:rPr>
        <w:t>31:25</w:t>
      </w:r>
      <w:r>
        <w:t>.</w:t>
      </w:r>
    </w:p>
    <w:p w14:paraId="7206AC30" w14:textId="77777777" w:rsidR="004E0EBB" w:rsidRDefault="004E0EBB">
      <w:pPr>
        <w:pStyle w:val="pxrr"/>
        <w:spacing w:before="180"/>
        <w:rPr>
          <w:sz w:val="24"/>
          <w:szCs w:val="24"/>
        </w:rPr>
      </w:pPr>
      <w:r>
        <w:rPr>
          <w:rStyle w:val="pxvis"/>
          <w:rFonts w:cs="Arial"/>
          <w:bCs/>
          <w:szCs w:val="28"/>
        </w:rPr>
        <w:t>Research References</w:t>
      </w:r>
    </w:p>
    <w:p w14:paraId="05089EE2" w14:textId="77777777" w:rsidR="004E0EBB" w:rsidRDefault="004E0EBB">
      <w:pPr>
        <w:pStyle w:val="pxrrp"/>
      </w:pPr>
      <w:r>
        <w:t xml:space="preserve">Specific requirements of the Not-for-Profit Corporation Law, see </w:t>
      </w:r>
      <w:r>
        <w:rPr>
          <w:rStyle w:val="pxrc"/>
          <w:color w:val="FF0000"/>
          <w:sz w:val="20"/>
          <w:szCs w:val="20"/>
          <w:vertAlign w:val="superscript"/>
        </w:rPr>
        <w:t>►</w:t>
      </w:r>
      <w:r>
        <w:rPr>
          <w:rStyle w:val="pxrc"/>
        </w:rPr>
        <w:fldChar w:fldCharType="begin"/>
      </w:r>
      <w:r>
        <w:rPr>
          <w:rStyle w:val="pxrc"/>
        </w:rPr>
        <w:instrText>rc.ref.id="I09QKIZ"</w:instrText>
      </w:r>
      <w:r>
        <w:rPr>
          <w:rStyle w:val="pxrc"/>
        </w:rPr>
        <w:fldChar w:fldCharType="end"/>
      </w:r>
      <w:r>
        <w:rPr>
          <w:rStyle w:val="pxrc"/>
        </w:rPr>
        <w:t xml:space="preserve">N.Y. Jur. 2d, Business Relationships </w:t>
      </w:r>
      <w:r>
        <w:rPr>
          <w:rStyle w:val="pxrc"/>
          <w:vanish/>
        </w:rPr>
        <w:t>&amp;s;</w:t>
      </w:r>
      <w:del w:id="86" w:author="Cara Cardinale" w:date="2025-02-08T22:16:00Z">
        <w:r w:rsidDel="00D268B6">
          <w:rPr>
            <w:rStyle w:val="pxvis"/>
            <w:rFonts w:ascii="Times NewRoman" w:hAnsi="Times NewRoman"/>
            <w:b w:val="0"/>
            <w:sz w:val="24"/>
          </w:rPr>
          <w:delText>§</w:delText>
        </w:r>
        <w:r w:rsidDel="00D268B6">
          <w:rPr>
            <w:rStyle w:val="pxrc"/>
          </w:rPr>
          <w:delText>72</w:delText>
        </w:r>
      </w:del>
      <w:ins w:id="87" w:author="Cara Cardinale" w:date="2025-02-08T22:16:00Z">
        <w:r w:rsidR="00D268B6">
          <w:rPr>
            <w:rStyle w:val="pxvis"/>
            <w:rFonts w:ascii="Times NewRoman" w:hAnsi="Times NewRoman"/>
            <w:b w:val="0"/>
            <w:sz w:val="24"/>
          </w:rPr>
          <w:t>§71</w:t>
        </w:r>
      </w:ins>
      <w:r>
        <w:t>.</w:t>
      </w:r>
    </w:p>
    <w:p w14:paraId="36C3F7E1" w14:textId="77777777" w:rsidR="00AA373E" w:rsidRDefault="00AA373E">
      <w:pPr>
        <w:pStyle w:val="pxrrp"/>
      </w:pPr>
    </w:p>
  </w:footnote>
  <w:footnote w:id="31">
    <w:p w14:paraId="170939EC"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7FFDBA3"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rPr>
          <w:rStyle w:val="pxst"/>
          <w:color w:val="FF0000"/>
          <w:sz w:val="20"/>
          <w:szCs w:val="20"/>
          <w:vertAlign w:val="superscript"/>
        </w:rPr>
        <w:t>►</w:t>
      </w:r>
      <w:r>
        <w:rPr>
          <w:rStyle w:val="pxst"/>
        </w:rPr>
        <w:fldChar w:fldCharType="begin"/>
      </w:r>
      <w:r>
        <w:rPr>
          <w:rStyle w:val="pxst"/>
        </w:rPr>
        <w:instrText>st.ref.id="I09I54E"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w:t>
      </w:r>
      <w:r>
        <w:t>.</w:t>
      </w:r>
    </w:p>
    <w:p w14:paraId="0D99F24E" w14:textId="77777777" w:rsidR="004E0EBB" w:rsidRDefault="004E0EBB">
      <w:pPr>
        <w:pStyle w:val="pxrr"/>
        <w:spacing w:before="180"/>
        <w:rPr>
          <w:sz w:val="24"/>
          <w:szCs w:val="24"/>
        </w:rPr>
      </w:pPr>
      <w:r>
        <w:rPr>
          <w:rStyle w:val="pxvis"/>
          <w:rFonts w:cs="Arial"/>
          <w:bCs/>
          <w:szCs w:val="28"/>
        </w:rPr>
        <w:t>Research References</w:t>
      </w:r>
    </w:p>
    <w:p w14:paraId="65F15800" w14:textId="77777777" w:rsidR="004E0EBB" w:rsidRDefault="004E0EBB">
      <w:pPr>
        <w:pStyle w:val="pxrrp"/>
      </w:pPr>
      <w:r>
        <w:t xml:space="preserve">Specific requirements of the Not-for-Profit Corporation Law, see </w:t>
      </w:r>
      <w:r>
        <w:rPr>
          <w:rStyle w:val="pxrc"/>
          <w:color w:val="FF0000"/>
          <w:sz w:val="20"/>
          <w:szCs w:val="20"/>
          <w:vertAlign w:val="superscript"/>
        </w:rPr>
        <w:t>►</w:t>
      </w:r>
      <w:r>
        <w:rPr>
          <w:rStyle w:val="pxrc"/>
        </w:rPr>
        <w:fldChar w:fldCharType="begin"/>
      </w:r>
      <w:r>
        <w:rPr>
          <w:rStyle w:val="pxrc"/>
        </w:rPr>
        <w:instrText>rc.ref.id="I09KY9A"</w:instrText>
      </w:r>
      <w:r>
        <w:rPr>
          <w:rStyle w:val="pxrc"/>
        </w:rPr>
        <w:fldChar w:fldCharType="end"/>
      </w:r>
      <w:r>
        <w:rPr>
          <w:rStyle w:val="pxrc"/>
        </w:rPr>
        <w:t xml:space="preserve">N.Y. Jur. 2d, Business Relationships </w:t>
      </w:r>
      <w:r>
        <w:rPr>
          <w:rStyle w:val="pxrc"/>
          <w:vanish/>
        </w:rPr>
        <w:t>&amp;s;</w:t>
      </w:r>
      <w:del w:id="88" w:author="Cara Cardinale" w:date="2025-02-08T22:16:00Z">
        <w:r w:rsidDel="00D268B6">
          <w:rPr>
            <w:rStyle w:val="pxvis"/>
            <w:rFonts w:ascii="Times NewRoman" w:hAnsi="Times NewRoman"/>
            <w:b w:val="0"/>
            <w:sz w:val="24"/>
          </w:rPr>
          <w:delText>§</w:delText>
        </w:r>
        <w:r w:rsidDel="00D268B6">
          <w:rPr>
            <w:rStyle w:val="pxrc"/>
          </w:rPr>
          <w:delText>72</w:delText>
        </w:r>
      </w:del>
      <w:ins w:id="89" w:author="Cara Cardinale" w:date="2025-02-08T22:16:00Z">
        <w:r w:rsidR="00D268B6">
          <w:rPr>
            <w:rStyle w:val="pxvis"/>
            <w:rFonts w:ascii="Times NewRoman" w:hAnsi="Times NewRoman"/>
            <w:b w:val="0"/>
            <w:sz w:val="24"/>
          </w:rPr>
          <w:t>§71</w:t>
        </w:r>
      </w:ins>
      <w:r>
        <w:t>.</w:t>
      </w:r>
    </w:p>
    <w:p w14:paraId="76C9E4A5" w14:textId="77777777" w:rsidR="00AA373E" w:rsidRDefault="00AA373E">
      <w:pPr>
        <w:pStyle w:val="pxrrp"/>
      </w:pPr>
    </w:p>
  </w:footnote>
  <w:footnote w:id="32">
    <w:p w14:paraId="3A557651"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BA8DC4F"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rPr>
          <w:rStyle w:val="pxst"/>
          <w:color w:val="FF0000"/>
          <w:sz w:val="20"/>
          <w:szCs w:val="20"/>
          <w:vertAlign w:val="superscript"/>
        </w:rPr>
        <w:t>►</w:t>
      </w:r>
      <w:r>
        <w:rPr>
          <w:rStyle w:val="pxst"/>
        </w:rPr>
        <w:fldChar w:fldCharType="begin"/>
      </w:r>
      <w:r>
        <w:rPr>
          <w:rStyle w:val="pxst"/>
        </w:rPr>
        <w:instrText>st.ref.id="I09I54G"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w:t>
      </w:r>
    </w:p>
    <w:p w14:paraId="1818CF91" w14:textId="77777777" w:rsidR="00AA373E" w:rsidRDefault="00AA373E">
      <w:pPr>
        <w:pStyle w:val="pxp"/>
      </w:pPr>
    </w:p>
  </w:footnote>
  <w:footnote w:id="33">
    <w:p w14:paraId="0ADFB3BD"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2FF06C4"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rPr>
          <w:rStyle w:val="pxst"/>
          <w:color w:val="FF0000"/>
          <w:sz w:val="20"/>
          <w:szCs w:val="20"/>
          <w:vertAlign w:val="superscript"/>
        </w:rPr>
        <w:t>►</w:t>
      </w:r>
      <w:r>
        <w:rPr>
          <w:rStyle w:val="pxst"/>
        </w:rPr>
        <w:fldChar w:fldCharType="begin"/>
      </w:r>
      <w:r>
        <w:rPr>
          <w:rStyle w:val="pxst"/>
        </w:rPr>
        <w:instrText>st.ref.id="I09KY9C"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w:t>
      </w:r>
    </w:p>
    <w:p w14:paraId="4CB37461"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t xml:space="preserve">For a listing of filing fees, see </w:t>
      </w:r>
      <w:r>
        <w:rPr>
          <w:rStyle w:val="pxst"/>
          <w:color w:val="FF0000"/>
          <w:sz w:val="20"/>
          <w:szCs w:val="20"/>
          <w:vertAlign w:val="superscript"/>
        </w:rPr>
        <w:t>►</w:t>
      </w:r>
      <w:r>
        <w:rPr>
          <w:rStyle w:val="pxst"/>
        </w:rPr>
        <w:fldChar w:fldCharType="begin"/>
      </w:r>
      <w:r>
        <w:rPr>
          <w:rStyle w:val="pxst"/>
        </w:rPr>
        <w:instrText>st.ref.id="I09NRE8"</w:instrText>
      </w:r>
      <w:r>
        <w:rPr>
          <w:rStyle w:val="pxst"/>
        </w:rPr>
        <w:fldChar w:fldCharType="end"/>
      </w:r>
      <w:r>
        <w:rPr>
          <w:rStyle w:val="pxst"/>
        </w:rPr>
        <w:t xml:space="preserve">N.Y. Not-for-Profit Corp. Law </w:t>
      </w:r>
      <w:r>
        <w:rPr>
          <w:rStyle w:val="pxst"/>
          <w:vanish/>
        </w:rPr>
        <w:t>&amp;s;</w:t>
      </w:r>
      <w:r>
        <w:rPr>
          <w:rStyle w:val="pxvis"/>
          <w:rFonts w:ascii="Times NewRoman" w:hAnsi="Times NewRoman"/>
          <w:b w:val="0"/>
          <w:sz w:val="24"/>
        </w:rPr>
        <w:t>§</w:t>
      </w:r>
      <w:r>
        <w:rPr>
          <w:rStyle w:val="pxst"/>
        </w:rPr>
        <w:t>104-A</w:t>
      </w:r>
      <w:r>
        <w:t>.</w:t>
      </w:r>
    </w:p>
    <w:p w14:paraId="1B848BA7" w14:textId="77777777" w:rsidR="004E0EBB" w:rsidRDefault="004E0EBB">
      <w:pPr>
        <w:pStyle w:val="pxrr"/>
        <w:spacing w:before="180"/>
        <w:rPr>
          <w:sz w:val="24"/>
          <w:szCs w:val="24"/>
        </w:rPr>
      </w:pPr>
      <w:r>
        <w:rPr>
          <w:rStyle w:val="pxvis"/>
          <w:rFonts w:cs="Arial"/>
          <w:bCs/>
          <w:szCs w:val="28"/>
        </w:rPr>
        <w:t>Research References</w:t>
      </w:r>
    </w:p>
    <w:p w14:paraId="46EE340C" w14:textId="77777777" w:rsidR="004E0EBB" w:rsidRDefault="004E0EBB">
      <w:pPr>
        <w:pStyle w:val="pxrrp"/>
      </w:pPr>
      <w:r>
        <w:t xml:space="preserve">Specific requirements of the Not-for-Profit Corporation Law, see </w:t>
      </w:r>
      <w:r>
        <w:rPr>
          <w:rStyle w:val="pxrc"/>
          <w:color w:val="FF0000"/>
          <w:sz w:val="20"/>
          <w:szCs w:val="20"/>
          <w:vertAlign w:val="superscript"/>
        </w:rPr>
        <w:t>►</w:t>
      </w:r>
      <w:r>
        <w:rPr>
          <w:rStyle w:val="pxrc"/>
        </w:rPr>
        <w:fldChar w:fldCharType="begin"/>
      </w:r>
      <w:r>
        <w:rPr>
          <w:rStyle w:val="pxrc"/>
        </w:rPr>
        <w:instrText>rc.ref.id="I09QKJ4"</w:instrText>
      </w:r>
      <w:r>
        <w:rPr>
          <w:rStyle w:val="pxrc"/>
        </w:rPr>
        <w:fldChar w:fldCharType="end"/>
      </w:r>
      <w:r>
        <w:rPr>
          <w:rStyle w:val="pxrc"/>
        </w:rPr>
        <w:t xml:space="preserve">N.Y. Jur. 2d, Business Relationships </w:t>
      </w:r>
      <w:r>
        <w:rPr>
          <w:rStyle w:val="pxrc"/>
          <w:vanish/>
        </w:rPr>
        <w:t>&amp;s;</w:t>
      </w:r>
      <w:del w:id="90" w:author="Cara Cardinale" w:date="2025-02-08T22:16:00Z">
        <w:r w:rsidDel="00D268B6">
          <w:rPr>
            <w:rStyle w:val="pxvis"/>
            <w:rFonts w:ascii="Times NewRoman" w:hAnsi="Times NewRoman"/>
            <w:b w:val="0"/>
            <w:sz w:val="24"/>
          </w:rPr>
          <w:delText>§</w:delText>
        </w:r>
        <w:r w:rsidDel="00D268B6">
          <w:rPr>
            <w:rStyle w:val="pxrc"/>
          </w:rPr>
          <w:delText>72</w:delText>
        </w:r>
      </w:del>
      <w:ins w:id="91" w:author="Cara Cardinale" w:date="2025-02-08T22:16:00Z">
        <w:r w:rsidR="00D268B6">
          <w:rPr>
            <w:rStyle w:val="pxvis"/>
            <w:rFonts w:ascii="Times NewRoman" w:hAnsi="Times NewRoman"/>
            <w:b w:val="0"/>
            <w:sz w:val="24"/>
          </w:rPr>
          <w:t>§71</w:t>
        </w:r>
      </w:ins>
      <w:r>
        <w:t>.</w:t>
      </w:r>
    </w:p>
    <w:p w14:paraId="3B4F9AE8" w14:textId="77777777" w:rsidR="00AA373E" w:rsidRDefault="00AA373E">
      <w:pPr>
        <w:pStyle w:val="pxrrp"/>
      </w:pPr>
    </w:p>
  </w:footnote>
  <w:footnote w:id="34">
    <w:p w14:paraId="77F69B5B"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AB2F389"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rPr>
          <w:rStyle w:val="pxst"/>
          <w:color w:val="FF0000"/>
          <w:sz w:val="20"/>
          <w:szCs w:val="20"/>
          <w:vertAlign w:val="superscript"/>
        </w:rPr>
        <w:t>►</w:t>
      </w:r>
      <w:r>
        <w:rPr>
          <w:rStyle w:val="pxst"/>
        </w:rPr>
        <w:fldChar w:fldCharType="begin"/>
      </w:r>
      <w:r>
        <w:rPr>
          <w:rStyle w:val="pxst"/>
        </w:rPr>
        <w:instrText>st.ref.id="I09I55M"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402(b)</w:t>
      </w:r>
      <w:r>
        <w:t>.</w:t>
      </w:r>
    </w:p>
    <w:p w14:paraId="4E35A3D0" w14:textId="77777777" w:rsidR="004E0EBB" w:rsidRDefault="004E0EBB">
      <w:pPr>
        <w:pStyle w:val="pxrr"/>
        <w:spacing w:before="180"/>
        <w:rPr>
          <w:sz w:val="24"/>
          <w:szCs w:val="24"/>
        </w:rPr>
      </w:pPr>
      <w:r>
        <w:rPr>
          <w:rStyle w:val="pxvis"/>
          <w:rFonts w:cs="Arial"/>
          <w:bCs/>
          <w:szCs w:val="28"/>
        </w:rPr>
        <w:t>Research References</w:t>
      </w:r>
    </w:p>
    <w:p w14:paraId="7ADA429E" w14:textId="77777777" w:rsidR="004E0EBB" w:rsidRDefault="004E0EBB">
      <w:pPr>
        <w:pStyle w:val="pxrrp"/>
      </w:pPr>
      <w:r>
        <w:t xml:space="preserve">Specific requirements of the Not-for-Profit Corporation Law, see </w:t>
      </w:r>
      <w:r>
        <w:rPr>
          <w:rStyle w:val="pxrc"/>
          <w:color w:val="FF0000"/>
          <w:sz w:val="20"/>
          <w:szCs w:val="20"/>
          <w:vertAlign w:val="superscript"/>
        </w:rPr>
        <w:t>►</w:t>
      </w:r>
      <w:r>
        <w:rPr>
          <w:rStyle w:val="pxrc"/>
        </w:rPr>
        <w:fldChar w:fldCharType="begin"/>
      </w:r>
      <w:r>
        <w:rPr>
          <w:rStyle w:val="pxrc"/>
        </w:rPr>
        <w:instrText>rc.ref.id="I09KYAI"</w:instrText>
      </w:r>
      <w:r>
        <w:rPr>
          <w:rStyle w:val="pxrc"/>
        </w:rPr>
        <w:fldChar w:fldCharType="end"/>
      </w:r>
      <w:r>
        <w:rPr>
          <w:rStyle w:val="pxrc"/>
        </w:rPr>
        <w:t xml:space="preserve">N.Y. Jur. 2d, Business Relationships </w:t>
      </w:r>
      <w:r>
        <w:rPr>
          <w:rStyle w:val="pxrc"/>
          <w:vanish/>
        </w:rPr>
        <w:t>&amp;s;</w:t>
      </w:r>
      <w:del w:id="92" w:author="Cara Cardinale" w:date="2025-02-08T22:16:00Z">
        <w:r w:rsidDel="00D268B6">
          <w:rPr>
            <w:rStyle w:val="pxvis"/>
            <w:rFonts w:ascii="Times NewRoman" w:hAnsi="Times NewRoman"/>
            <w:b w:val="0"/>
            <w:sz w:val="24"/>
          </w:rPr>
          <w:delText>§</w:delText>
        </w:r>
        <w:r w:rsidDel="00D268B6">
          <w:rPr>
            <w:rStyle w:val="pxrc"/>
          </w:rPr>
          <w:delText>72</w:delText>
        </w:r>
      </w:del>
      <w:ins w:id="93" w:author="Cara Cardinale" w:date="2025-02-08T22:16:00Z">
        <w:r w:rsidR="00D268B6">
          <w:rPr>
            <w:rStyle w:val="pxvis"/>
            <w:rFonts w:ascii="Times NewRoman" w:hAnsi="Times NewRoman"/>
            <w:b w:val="0"/>
            <w:sz w:val="24"/>
          </w:rPr>
          <w:t>§71</w:t>
        </w:r>
      </w:ins>
      <w:r>
        <w:t>.</w:t>
      </w:r>
    </w:p>
    <w:p w14:paraId="223AA25C" w14:textId="77777777" w:rsidR="00AA373E" w:rsidRDefault="00AA373E">
      <w:pPr>
        <w:pStyle w:val="pxrrp"/>
      </w:pPr>
    </w:p>
  </w:footnote>
  <w:footnote w:id="35">
    <w:p w14:paraId="3E7359BF"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6A46C24F"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st.ref.id="I09I55O"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404(a) to (v)</w:t>
      </w:r>
      <w:r>
        <w:t>.</w:t>
      </w:r>
    </w:p>
    <w:p w14:paraId="37994D4E" w14:textId="77777777" w:rsidR="004E0EBB" w:rsidRDefault="004E0EBB">
      <w:pPr>
        <w:pStyle w:val="pxrr"/>
        <w:spacing w:before="180"/>
        <w:rPr>
          <w:sz w:val="24"/>
          <w:szCs w:val="24"/>
        </w:rPr>
      </w:pPr>
      <w:r>
        <w:rPr>
          <w:rStyle w:val="pxvis"/>
          <w:rFonts w:cs="Arial"/>
          <w:bCs/>
          <w:szCs w:val="28"/>
        </w:rPr>
        <w:t>Research References</w:t>
      </w:r>
    </w:p>
    <w:p w14:paraId="0F3785CD" w14:textId="77777777" w:rsidR="004E0EBB" w:rsidRDefault="004E0EBB">
      <w:pPr>
        <w:pStyle w:val="pxrrp"/>
      </w:pPr>
      <w:r>
        <w:t xml:space="preserve">Specific requirements of the Not-for-Profit Corporation Law, see </w:t>
      </w:r>
      <w:r>
        <w:rPr>
          <w:rStyle w:val="pxrc"/>
          <w:color w:val="FF0000"/>
          <w:sz w:val="20"/>
          <w:szCs w:val="20"/>
          <w:vertAlign w:val="superscript"/>
        </w:rPr>
        <w:t>►</w:t>
      </w:r>
      <w:r>
        <w:rPr>
          <w:rStyle w:val="pxrc"/>
        </w:rPr>
        <w:fldChar w:fldCharType="begin"/>
      </w:r>
      <w:r>
        <w:rPr>
          <w:rStyle w:val="pxrc"/>
        </w:rPr>
        <w:instrText>rc.ref.id="I09KYAK"</w:instrText>
      </w:r>
      <w:r>
        <w:rPr>
          <w:rStyle w:val="pxrc"/>
        </w:rPr>
        <w:fldChar w:fldCharType="end"/>
      </w:r>
      <w:r>
        <w:rPr>
          <w:rStyle w:val="pxrc"/>
        </w:rPr>
        <w:t xml:space="preserve">N.Y. Jur. 2d, Business Relationships </w:t>
      </w:r>
      <w:r>
        <w:rPr>
          <w:rStyle w:val="pxrc"/>
          <w:vanish/>
        </w:rPr>
        <w:t>&amp;s;</w:t>
      </w:r>
      <w:del w:id="94" w:author="Cara Cardinale" w:date="2025-02-08T22:16:00Z">
        <w:r w:rsidDel="00D268B6">
          <w:rPr>
            <w:rStyle w:val="pxvis"/>
            <w:rFonts w:ascii="Times NewRoman" w:hAnsi="Times NewRoman"/>
            <w:b w:val="0"/>
            <w:sz w:val="24"/>
          </w:rPr>
          <w:delText>§</w:delText>
        </w:r>
        <w:r w:rsidDel="00D268B6">
          <w:rPr>
            <w:rStyle w:val="pxrc"/>
          </w:rPr>
          <w:delText>72</w:delText>
        </w:r>
      </w:del>
      <w:ins w:id="95" w:author="Cara Cardinale" w:date="2025-02-08T22:16:00Z">
        <w:r w:rsidR="00D268B6">
          <w:rPr>
            <w:rStyle w:val="pxvis"/>
            <w:rFonts w:ascii="Times NewRoman" w:hAnsi="Times NewRoman"/>
            <w:b w:val="0"/>
            <w:sz w:val="24"/>
          </w:rPr>
          <w:t>§71</w:t>
        </w:r>
      </w:ins>
      <w:r>
        <w:t>.</w:t>
      </w:r>
    </w:p>
    <w:p w14:paraId="6014C27E" w14:textId="77777777" w:rsidR="004E0EBB" w:rsidRDefault="004E0EBB">
      <w:pPr>
        <w:pStyle w:val="pxrrp"/>
      </w:pPr>
      <w:r>
        <w:t xml:space="preserve">Not-for-profit corporations requiring administrative approval of certificate, </w:t>
      </w:r>
      <w:r>
        <w:rPr>
          <w:rStyle w:val="pxrc"/>
          <w:color w:val="FF0000"/>
          <w:sz w:val="20"/>
          <w:szCs w:val="20"/>
          <w:vertAlign w:val="superscript"/>
        </w:rPr>
        <w:t>►</w:t>
      </w:r>
      <w:r>
        <w:rPr>
          <w:rStyle w:val="pxrc"/>
        </w:rPr>
        <w:fldChar w:fldCharType="begin"/>
      </w:r>
      <w:r>
        <w:rPr>
          <w:rStyle w:val="pxrc"/>
        </w:rPr>
        <w:instrText>rc.ref.id="I09NRFG"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ins w:id="96" w:author="Cara Cardinale" w:date="2025-02-08T22:33:00Z">
        <w:r w:rsidR="009E100F">
          <w:rPr>
            <w:rStyle w:val="pxrc"/>
          </w:rPr>
          <w:t>7</w:t>
        </w:r>
      </w:ins>
      <w:del w:id="97" w:author="Cara Cardinale" w:date="2025-02-08T22:33:00Z">
        <w:r w:rsidDel="009E100F">
          <w:rPr>
            <w:rStyle w:val="pxrc"/>
          </w:rPr>
          <w:delText>9</w:delText>
        </w:r>
      </w:del>
      <w:r>
        <w:t>.</w:t>
      </w:r>
    </w:p>
    <w:p w14:paraId="17763E62" w14:textId="77777777" w:rsidR="00AA373E" w:rsidRDefault="00AA373E">
      <w:pPr>
        <w:pStyle w:val="pxrrp"/>
      </w:pPr>
    </w:p>
  </w:footnote>
  <w:footnote w:id="36">
    <w:p w14:paraId="2E43EA94"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7E8AF359"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t xml:space="preserve">The certificate of incorporation of a corporation that is a private foundation is deemed to include restrictions on the corporation's right to do any of the acts that may result in excise taxes being imposed on the corporation. </w:t>
      </w:r>
      <w:r>
        <w:rPr>
          <w:rStyle w:val="pxst"/>
          <w:color w:val="FF0000"/>
          <w:sz w:val="20"/>
          <w:szCs w:val="20"/>
          <w:vertAlign w:val="superscript"/>
        </w:rPr>
        <w:t>►</w:t>
      </w:r>
      <w:r>
        <w:rPr>
          <w:rStyle w:val="pxst"/>
        </w:rPr>
        <w:fldChar w:fldCharType="begin"/>
      </w:r>
      <w:r>
        <w:rPr>
          <w:rStyle w:val="pxst"/>
        </w:rPr>
        <w:instrText>st.ref.id="I09QKKC"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406(a)</w:t>
      </w:r>
      <w:r>
        <w:t>.</w:t>
      </w:r>
    </w:p>
    <w:p w14:paraId="33A69764" w14:textId="77777777" w:rsidR="004E0EBB" w:rsidRDefault="004E0EBB">
      <w:pPr>
        <w:pStyle w:val="pxrr"/>
        <w:spacing w:before="180"/>
        <w:rPr>
          <w:sz w:val="24"/>
          <w:szCs w:val="24"/>
        </w:rPr>
      </w:pPr>
      <w:r>
        <w:rPr>
          <w:rStyle w:val="pxvis"/>
          <w:rFonts w:cs="Arial"/>
          <w:bCs/>
          <w:szCs w:val="28"/>
        </w:rPr>
        <w:t>Research References</w:t>
      </w:r>
    </w:p>
    <w:p w14:paraId="190AAD20" w14:textId="77777777" w:rsidR="004E0EBB" w:rsidRDefault="004E0EBB">
      <w:pPr>
        <w:pStyle w:val="pxrrp"/>
      </w:pPr>
      <w:r>
        <w:t xml:space="preserve">Specific requirements of the Not-for-Profit Corporation Law, see </w:t>
      </w:r>
      <w:r>
        <w:rPr>
          <w:rStyle w:val="pxrc"/>
          <w:color w:val="FF0000"/>
          <w:sz w:val="20"/>
          <w:szCs w:val="20"/>
          <w:vertAlign w:val="superscript"/>
        </w:rPr>
        <w:t>►</w:t>
      </w:r>
      <w:r>
        <w:rPr>
          <w:rStyle w:val="pxrc"/>
        </w:rPr>
        <w:fldChar w:fldCharType="begin"/>
      </w:r>
      <w:r>
        <w:rPr>
          <w:rStyle w:val="pxrc"/>
        </w:rPr>
        <w:instrText>rc.ref.id="I09I55R"</w:instrText>
      </w:r>
      <w:r>
        <w:rPr>
          <w:rStyle w:val="pxrc"/>
        </w:rPr>
        <w:fldChar w:fldCharType="end"/>
      </w:r>
      <w:r>
        <w:rPr>
          <w:rStyle w:val="pxrc"/>
        </w:rPr>
        <w:t xml:space="preserve">N.Y. Jur. 2d, Business Relationships </w:t>
      </w:r>
      <w:r>
        <w:rPr>
          <w:rStyle w:val="pxrc"/>
          <w:vanish/>
        </w:rPr>
        <w:t>&amp;s;</w:t>
      </w:r>
      <w:del w:id="98" w:author="Cara Cardinale" w:date="2025-02-08T22:16:00Z">
        <w:r w:rsidDel="00D268B6">
          <w:rPr>
            <w:rStyle w:val="pxvis"/>
            <w:rFonts w:ascii="Times NewRoman" w:hAnsi="Times NewRoman"/>
            <w:b w:val="0"/>
            <w:sz w:val="24"/>
          </w:rPr>
          <w:delText>§</w:delText>
        </w:r>
        <w:r w:rsidDel="00D268B6">
          <w:rPr>
            <w:rStyle w:val="pxrc"/>
          </w:rPr>
          <w:delText>72</w:delText>
        </w:r>
      </w:del>
      <w:ins w:id="99" w:author="Cara Cardinale" w:date="2025-02-08T22:16:00Z">
        <w:r w:rsidR="00D268B6">
          <w:rPr>
            <w:rStyle w:val="pxvis"/>
            <w:rFonts w:ascii="Times NewRoman" w:hAnsi="Times NewRoman"/>
            <w:b w:val="0"/>
            <w:sz w:val="24"/>
          </w:rPr>
          <w:t>§71</w:t>
        </w:r>
      </w:ins>
      <w:r>
        <w:t>.</w:t>
      </w:r>
    </w:p>
    <w:p w14:paraId="49A05747" w14:textId="77777777" w:rsidR="004E0EBB" w:rsidRDefault="004E0EBB">
      <w:pPr>
        <w:pStyle w:val="pxrrp"/>
      </w:pPr>
      <w:r>
        <w:t xml:space="preserve">Conditions imposed by statute upon exercise of powers; limitation on activities, </w:t>
      </w:r>
      <w:r>
        <w:rPr>
          <w:rStyle w:val="pxrc"/>
          <w:color w:val="FF0000"/>
          <w:sz w:val="20"/>
          <w:szCs w:val="20"/>
          <w:vertAlign w:val="superscript"/>
        </w:rPr>
        <w:t>►</w:t>
      </w:r>
      <w:r>
        <w:rPr>
          <w:rStyle w:val="pxrc"/>
        </w:rPr>
        <w:fldChar w:fldCharType="begin"/>
      </w:r>
      <w:r>
        <w:rPr>
          <w:rStyle w:val="pxrc"/>
        </w:rPr>
        <w:instrText>rc.ref.id="I09KYAN"</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42</w:t>
      </w:r>
      <w:ins w:id="100" w:author="Cara Cardinale" w:date="2025-02-08T22:34:00Z">
        <w:r w:rsidR="009E100F">
          <w:rPr>
            <w:rStyle w:val="pxrc"/>
          </w:rPr>
          <w:t>3</w:t>
        </w:r>
      </w:ins>
      <w:del w:id="101" w:author="Cara Cardinale" w:date="2025-02-08T22:34:00Z">
        <w:r w:rsidDel="009E100F">
          <w:rPr>
            <w:rStyle w:val="pxrc"/>
          </w:rPr>
          <w:delText>4</w:delText>
        </w:r>
      </w:del>
      <w:r>
        <w:t>.</w:t>
      </w:r>
    </w:p>
    <w:p w14:paraId="2741108B" w14:textId="77777777" w:rsidR="004E0EBB" w:rsidRDefault="004E0EBB">
      <w:pPr>
        <w:pStyle w:val="pxrrp"/>
      </w:pPr>
      <w:r>
        <w:t xml:space="preserve">Purposes of not-for-profit corporations, </w:t>
      </w:r>
      <w:r>
        <w:rPr>
          <w:rStyle w:val="pxrc"/>
          <w:color w:val="FF0000"/>
          <w:sz w:val="20"/>
          <w:szCs w:val="20"/>
          <w:vertAlign w:val="superscript"/>
        </w:rPr>
        <w:t>►</w:t>
      </w:r>
      <w:r>
        <w:rPr>
          <w:rStyle w:val="pxrc"/>
        </w:rPr>
        <w:fldChar w:fldCharType="begin"/>
      </w:r>
      <w:r>
        <w:rPr>
          <w:rStyle w:val="pxrc"/>
        </w:rPr>
        <w:instrText>rc.ref.id="I09NRFJ"</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02" w:author="Cara Cardinale" w:date="2025-02-08T22:18:00Z">
        <w:r w:rsidDel="00D268B6">
          <w:rPr>
            <w:rStyle w:val="pxrc"/>
          </w:rPr>
          <w:delText>59, 60</w:delText>
        </w:r>
      </w:del>
      <w:ins w:id="103" w:author="Cara Cardinale" w:date="2025-02-08T22:18:00Z">
        <w:r w:rsidR="00D268B6">
          <w:rPr>
            <w:rStyle w:val="pxrc"/>
          </w:rPr>
          <w:t>57, 58</w:t>
        </w:r>
      </w:ins>
      <w:r>
        <w:t>.</w:t>
      </w:r>
    </w:p>
    <w:p w14:paraId="06245E7F" w14:textId="77777777" w:rsidR="00AA373E" w:rsidRDefault="00AA373E">
      <w:pPr>
        <w:pStyle w:val="pxrrp"/>
      </w:pPr>
    </w:p>
  </w:footnote>
  <w:footnote w:id="37">
    <w:p w14:paraId="3C49D1E1"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770570DD"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rPr>
          <w:rStyle w:val="pxst"/>
          <w:color w:val="FF0000"/>
          <w:sz w:val="20"/>
          <w:szCs w:val="20"/>
          <w:vertAlign w:val="superscript"/>
        </w:rPr>
        <w:t>►</w:t>
      </w:r>
      <w:r>
        <w:rPr>
          <w:rStyle w:val="pxst"/>
        </w:rPr>
        <w:fldChar w:fldCharType="begin"/>
      </w:r>
      <w:r>
        <w:rPr>
          <w:rStyle w:val="pxst"/>
        </w:rPr>
        <w:instrText>st.ref.id="I09QKKF"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w:t>
      </w:r>
    </w:p>
    <w:p w14:paraId="26C7BD1B" w14:textId="77777777" w:rsidR="004E0EBB" w:rsidRDefault="004E0EBB">
      <w:pPr>
        <w:pStyle w:val="pxrr"/>
        <w:spacing w:before="180"/>
        <w:rPr>
          <w:sz w:val="24"/>
          <w:szCs w:val="24"/>
        </w:rPr>
      </w:pPr>
      <w:r>
        <w:rPr>
          <w:rStyle w:val="pxvis"/>
          <w:rFonts w:cs="Arial"/>
          <w:bCs/>
          <w:szCs w:val="28"/>
        </w:rPr>
        <w:t>Research References</w:t>
      </w:r>
    </w:p>
    <w:p w14:paraId="57AE8129" w14:textId="77777777" w:rsidR="004E0EBB" w:rsidRDefault="004E0EBB">
      <w:pPr>
        <w:pStyle w:val="pxrrp"/>
      </w:pPr>
      <w:r>
        <w:t xml:space="preserve">Specific requirements of the Not-for-Profit Corporation Law, see </w:t>
      </w:r>
      <w:r>
        <w:rPr>
          <w:rStyle w:val="pxrc"/>
          <w:color w:val="FF0000"/>
          <w:sz w:val="20"/>
          <w:szCs w:val="20"/>
          <w:vertAlign w:val="superscript"/>
        </w:rPr>
        <w:t>►</w:t>
      </w:r>
      <w:r>
        <w:rPr>
          <w:rStyle w:val="pxrc"/>
        </w:rPr>
        <w:fldChar w:fldCharType="begin"/>
      </w:r>
      <w:r>
        <w:rPr>
          <w:rStyle w:val="pxrc"/>
        </w:rPr>
        <w:instrText>rc.ref.id="I09I5BE"</w:instrText>
      </w:r>
      <w:r>
        <w:rPr>
          <w:rStyle w:val="pxrc"/>
        </w:rPr>
        <w:fldChar w:fldCharType="end"/>
      </w:r>
      <w:r>
        <w:rPr>
          <w:rStyle w:val="pxrc"/>
        </w:rPr>
        <w:t xml:space="preserve">N.Y. Jur. 2d, Business Relationships </w:t>
      </w:r>
      <w:r>
        <w:rPr>
          <w:rStyle w:val="pxrc"/>
          <w:vanish/>
        </w:rPr>
        <w:t>&amp;s;</w:t>
      </w:r>
      <w:del w:id="104" w:author="Cara Cardinale" w:date="2025-02-08T22:16:00Z">
        <w:r w:rsidDel="00D268B6">
          <w:rPr>
            <w:rStyle w:val="pxvis"/>
            <w:rFonts w:ascii="Times NewRoman" w:hAnsi="Times NewRoman"/>
            <w:b w:val="0"/>
            <w:sz w:val="24"/>
          </w:rPr>
          <w:delText>§</w:delText>
        </w:r>
        <w:r w:rsidDel="00D268B6">
          <w:rPr>
            <w:rStyle w:val="pxrc"/>
          </w:rPr>
          <w:delText>72</w:delText>
        </w:r>
      </w:del>
      <w:ins w:id="105" w:author="Cara Cardinale" w:date="2025-02-08T22:16:00Z">
        <w:r w:rsidR="00D268B6">
          <w:rPr>
            <w:rStyle w:val="pxvis"/>
            <w:rFonts w:ascii="Times NewRoman" w:hAnsi="Times NewRoman"/>
            <w:b w:val="0"/>
            <w:sz w:val="24"/>
          </w:rPr>
          <w:t>§71</w:t>
        </w:r>
      </w:ins>
      <w:r>
        <w:t>.</w:t>
      </w:r>
    </w:p>
    <w:p w14:paraId="5C9DDF41" w14:textId="77777777" w:rsidR="00AA373E" w:rsidRDefault="00AA373E">
      <w:pPr>
        <w:pStyle w:val="pxrrp"/>
      </w:pPr>
    </w:p>
  </w:footnote>
  <w:footnote w:id="38">
    <w:p w14:paraId="2F8AA6E4" w14:textId="77777777" w:rsidR="004E0EBB" w:rsidRDefault="004E0EBB">
      <w:pPr>
        <w:rPr>
          <w:rStyle w:val="FootnoteReference"/>
        </w:rPr>
      </w:pPr>
      <w:r w:rsidRPr="00E32094">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75315057"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rPr>
          <w:rStyle w:val="pxst"/>
          <w:color w:val="FF0000"/>
          <w:sz w:val="20"/>
          <w:szCs w:val="20"/>
          <w:vertAlign w:val="superscript"/>
        </w:rPr>
        <w:t>►</w:t>
      </w:r>
      <w:r>
        <w:rPr>
          <w:rStyle w:val="pxst"/>
        </w:rPr>
        <w:fldChar w:fldCharType="begin"/>
      </w:r>
      <w:r>
        <w:rPr>
          <w:rStyle w:val="pxst"/>
        </w:rPr>
        <w:instrText>st.ref.id="I09KYGA"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7FE41FCC" w14:textId="77777777" w:rsidR="004E0EBB" w:rsidRDefault="004E0EBB">
      <w:pPr>
        <w:pStyle w:val="pxrr"/>
        <w:spacing w:before="180"/>
        <w:rPr>
          <w:sz w:val="24"/>
          <w:szCs w:val="24"/>
        </w:rPr>
      </w:pPr>
      <w:r>
        <w:rPr>
          <w:rStyle w:val="pxvis"/>
          <w:rFonts w:cs="Arial"/>
          <w:bCs/>
          <w:szCs w:val="28"/>
        </w:rPr>
        <w:t>Research References</w:t>
      </w:r>
    </w:p>
    <w:p w14:paraId="6DA4E199" w14:textId="77777777" w:rsidR="004E0EBB" w:rsidRDefault="004E0EBB">
      <w:pPr>
        <w:pStyle w:val="pxrrp"/>
      </w:pPr>
      <w:r>
        <w:t xml:space="preserve">Effective date of certificate; effect of filing, </w:t>
      </w:r>
      <w:r>
        <w:rPr>
          <w:rStyle w:val="pxrc"/>
          <w:color w:val="FF0000"/>
          <w:sz w:val="20"/>
          <w:szCs w:val="20"/>
          <w:vertAlign w:val="superscript"/>
        </w:rPr>
        <w:t>►</w:t>
      </w:r>
      <w:r>
        <w:rPr>
          <w:rStyle w:val="pxrc"/>
        </w:rPr>
        <w:fldChar w:fldCharType="begin"/>
      </w:r>
      <w:r>
        <w:rPr>
          <w:rStyle w:val="pxrc"/>
        </w:rPr>
        <w:instrText>rc.ref.id="I09NRL6"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06" w:author="Cara Cardinale" w:date="2025-02-08T22:37:00Z">
        <w:r w:rsidDel="009E100F">
          <w:rPr>
            <w:rStyle w:val="pxrc"/>
          </w:rPr>
          <w:delText>83, 84</w:delText>
        </w:r>
      </w:del>
      <w:ins w:id="107" w:author="Cara Cardinale" w:date="2025-02-08T22:37:00Z">
        <w:r w:rsidR="009E100F">
          <w:rPr>
            <w:rStyle w:val="pxrc"/>
          </w:rPr>
          <w:t>81, 82</w:t>
        </w:r>
      </w:ins>
      <w:r>
        <w:t>.</w:t>
      </w:r>
    </w:p>
    <w:p w14:paraId="696F9A99" w14:textId="77777777" w:rsidR="00AA373E" w:rsidRDefault="00AA373E">
      <w:pPr>
        <w:pStyle w:val="pxrrp"/>
      </w:pPr>
    </w:p>
  </w:footnote>
  <w:footnote w:id="39">
    <w:p w14:paraId="798ACEB3" w14:textId="77777777" w:rsidR="004E0EBB" w:rsidRDefault="004E0EBB">
      <w:pPr>
        <w:rPr>
          <w:rStyle w:val="FootnoteReference"/>
        </w:rPr>
      </w:pPr>
      <w:r w:rsidRPr="00E32094">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5D28912D"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rPr>
          <w:rStyle w:val="pxst"/>
          <w:color w:val="FF0000"/>
          <w:sz w:val="20"/>
          <w:szCs w:val="20"/>
          <w:vertAlign w:val="superscript"/>
        </w:rPr>
        <w:t>►</w:t>
      </w:r>
      <w:r>
        <w:rPr>
          <w:rStyle w:val="pxst"/>
        </w:rPr>
        <w:fldChar w:fldCharType="begin"/>
      </w:r>
      <w:r>
        <w:rPr>
          <w:rStyle w:val="pxst"/>
        </w:rPr>
        <w:instrText>st.ref.id="I09QKQ2"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202(a)(1)</w:t>
      </w:r>
      <w:r>
        <w:t>.</w:t>
      </w:r>
    </w:p>
    <w:p w14:paraId="785657C4" w14:textId="77777777" w:rsidR="004E0EBB" w:rsidRDefault="004E0EBB">
      <w:pPr>
        <w:pStyle w:val="pxrr"/>
        <w:spacing w:before="180"/>
        <w:rPr>
          <w:sz w:val="24"/>
          <w:szCs w:val="24"/>
        </w:rPr>
      </w:pPr>
      <w:r>
        <w:rPr>
          <w:rStyle w:val="pxvis"/>
          <w:rFonts w:cs="Arial"/>
          <w:bCs/>
          <w:szCs w:val="28"/>
        </w:rPr>
        <w:t>Research References</w:t>
      </w:r>
    </w:p>
    <w:p w14:paraId="2371F40A" w14:textId="77777777" w:rsidR="004E0EBB" w:rsidRDefault="004E0EBB">
      <w:pPr>
        <w:pStyle w:val="pxrrp"/>
      </w:pPr>
      <w:r>
        <w:t xml:space="preserve">Duration, generally, see </w:t>
      </w:r>
      <w:r>
        <w:rPr>
          <w:rStyle w:val="pxrc"/>
          <w:color w:val="FF0000"/>
          <w:sz w:val="20"/>
          <w:szCs w:val="20"/>
          <w:vertAlign w:val="superscript"/>
        </w:rPr>
        <w:t>►</w:t>
      </w:r>
      <w:r>
        <w:rPr>
          <w:rStyle w:val="pxrc"/>
        </w:rPr>
        <w:fldChar w:fldCharType="begin"/>
      </w:r>
      <w:r>
        <w:rPr>
          <w:rStyle w:val="pxrc"/>
        </w:rPr>
        <w:instrText>rc.ref.id="I09I5BG"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del w:id="108" w:author="Cara Cardinale" w:date="2025-02-08T22:36:00Z">
        <w:r w:rsidDel="009E100F">
          <w:rPr>
            <w:rStyle w:val="pxrc"/>
          </w:rPr>
          <w:delText>2</w:delText>
        </w:r>
      </w:del>
      <w:ins w:id="109" w:author="Cara Cardinale" w:date="2025-02-08T22:36:00Z">
        <w:r w:rsidR="009E100F">
          <w:rPr>
            <w:rStyle w:val="pxrc"/>
          </w:rPr>
          <w:t>0</w:t>
        </w:r>
      </w:ins>
      <w:r>
        <w:t>.</w:t>
      </w:r>
    </w:p>
    <w:p w14:paraId="65ABE498" w14:textId="77777777" w:rsidR="00AA373E" w:rsidRDefault="00AA373E">
      <w:pPr>
        <w:pStyle w:val="pxrrp"/>
      </w:pPr>
    </w:p>
  </w:footnote>
  <w:footnote w:id="40">
    <w:p w14:paraId="0E6D8792" w14:textId="77777777" w:rsidR="004E0EBB" w:rsidRDefault="004E0EBB">
      <w:pPr>
        <w:rPr>
          <w:rStyle w:val="FootnoteReference"/>
        </w:rPr>
      </w:pPr>
      <w:r w:rsidRPr="00E32094">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1AF6922E"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rPr>
          <w:rStyle w:val="pxst"/>
          <w:color w:val="FF0000"/>
          <w:sz w:val="20"/>
          <w:szCs w:val="20"/>
          <w:vertAlign w:val="superscript"/>
        </w:rPr>
        <w:t>►</w:t>
      </w:r>
      <w:r>
        <w:rPr>
          <w:rStyle w:val="pxst"/>
        </w:rPr>
        <w:fldChar w:fldCharType="begin"/>
      </w:r>
      <w:r>
        <w:rPr>
          <w:rStyle w:val="pxst"/>
        </w:rPr>
        <w:instrText>st.ref.id="I09I5BJ"</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0052B3A6" w14:textId="77777777" w:rsidR="004E0EBB" w:rsidRDefault="004E0EBB">
      <w:pPr>
        <w:pStyle w:val="pxrr"/>
        <w:spacing w:before="180"/>
        <w:rPr>
          <w:sz w:val="24"/>
          <w:szCs w:val="24"/>
        </w:rPr>
      </w:pPr>
      <w:r>
        <w:rPr>
          <w:rStyle w:val="pxvis"/>
          <w:rFonts w:cs="Arial"/>
          <w:bCs/>
          <w:szCs w:val="28"/>
        </w:rPr>
        <w:t>Research References</w:t>
      </w:r>
    </w:p>
    <w:p w14:paraId="7FC29EF9" w14:textId="77777777" w:rsidR="004E0EBB" w:rsidRDefault="004E0EBB">
      <w:pPr>
        <w:pStyle w:val="pxrrp"/>
      </w:pPr>
      <w:r>
        <w:t xml:space="preserve">Effect of filing, see </w:t>
      </w:r>
      <w:r>
        <w:rPr>
          <w:rStyle w:val="pxrc"/>
          <w:color w:val="FF0000"/>
          <w:sz w:val="20"/>
          <w:szCs w:val="20"/>
          <w:vertAlign w:val="superscript"/>
        </w:rPr>
        <w:t>►</w:t>
      </w:r>
      <w:r>
        <w:rPr>
          <w:rStyle w:val="pxrc"/>
        </w:rPr>
        <w:fldChar w:fldCharType="begin"/>
      </w:r>
      <w:r>
        <w:rPr>
          <w:rStyle w:val="pxrc"/>
        </w:rPr>
        <w:instrText>rc.ref.id="I09KYGF"</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del w:id="110" w:author="Cara Cardinale" w:date="2025-02-08T22:36:00Z">
        <w:r w:rsidDel="009E100F">
          <w:rPr>
            <w:rStyle w:val="pxrc"/>
          </w:rPr>
          <w:delText>83, 84</w:delText>
        </w:r>
      </w:del>
      <w:ins w:id="111" w:author="Cara Cardinale" w:date="2025-02-08T22:36:00Z">
        <w:r w:rsidR="009E100F">
          <w:rPr>
            <w:rStyle w:val="pxrc"/>
          </w:rPr>
          <w:t>81, 82</w:t>
        </w:r>
      </w:ins>
      <w:r>
        <w:t>.</w:t>
      </w:r>
    </w:p>
    <w:p w14:paraId="6859B516" w14:textId="77777777" w:rsidR="00AA373E" w:rsidRDefault="00AA373E">
      <w:pPr>
        <w:pStyle w:val="pxrrp"/>
      </w:pPr>
    </w:p>
  </w:footnote>
  <w:footnote w:id="41">
    <w:p w14:paraId="5484F42B" w14:textId="77777777" w:rsidR="004E0EBB" w:rsidRDefault="004E0EBB">
      <w:pPr>
        <w:rPr>
          <w:rStyle w:val="FootnoteReference"/>
        </w:rPr>
      </w:pPr>
      <w:r w:rsidRPr="00E32094">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0B97F409" w14:textId="77777777" w:rsidR="004E0EBB" w:rsidRDefault="004E0EBB">
      <w:pPr>
        <w:pStyle w:val="pxp"/>
      </w:pPr>
      <w:r>
        <w:rPr>
          <w:color w:val="FF0000"/>
          <w:sz w:val="20"/>
          <w:szCs w:val="20"/>
          <w:vertAlign w:val="superscript"/>
        </w:rPr>
        <w:t>►</w:t>
      </w:r>
      <w:r>
        <w:fldChar w:fldCharType="begin"/>
      </w:r>
      <w:r>
        <w:instrText>p.ct.id="f477b8b0b92511efa86bc22ba615bad8|5|31:5"</w:instrText>
      </w:r>
      <w:r>
        <w:fldChar w:fldCharType="end"/>
      </w:r>
      <w:r>
        <w:rPr>
          <w:rStyle w:val="pxst"/>
          <w:color w:val="FF0000"/>
          <w:sz w:val="20"/>
          <w:szCs w:val="20"/>
          <w:vertAlign w:val="superscript"/>
        </w:rPr>
        <w:t>►</w:t>
      </w:r>
      <w:r>
        <w:rPr>
          <w:rStyle w:val="pxst"/>
        </w:rPr>
        <w:fldChar w:fldCharType="begin"/>
      </w:r>
      <w:r>
        <w:rPr>
          <w:rStyle w:val="pxst"/>
        </w:rPr>
        <w:instrText>st.ref.id="I09NRLB"</w:instrText>
      </w:r>
      <w:r>
        <w:rPr>
          <w:rStyle w:val="pxst"/>
        </w:rPr>
        <w:fldChar w:fldCharType="end"/>
      </w:r>
      <w:r>
        <w:rPr>
          <w:rStyle w:val="pxst"/>
        </w:rPr>
        <w:t xml:space="preserve">15 U.S.C.A. </w:t>
      </w:r>
      <w:r>
        <w:rPr>
          <w:rStyle w:val="pxst"/>
          <w:vanish/>
        </w:rPr>
        <w:t>&amp;s;</w:t>
      </w:r>
      <w:r>
        <w:rPr>
          <w:rStyle w:val="pxvis"/>
          <w:rFonts w:ascii="Times NewRoman" w:hAnsi="Times NewRoman"/>
          <w:b w:val="0"/>
          <w:sz w:val="24"/>
        </w:rPr>
        <w:t>§</w:t>
      </w:r>
      <w:r>
        <w:rPr>
          <w:rStyle w:val="pxst"/>
        </w:rPr>
        <w:t>77c(a)(4)</w:t>
      </w:r>
      <w:r>
        <w:t xml:space="preserve">; </w:t>
      </w:r>
      <w:r>
        <w:rPr>
          <w:rStyle w:val="pxst"/>
          <w:color w:val="FF0000"/>
          <w:sz w:val="20"/>
          <w:szCs w:val="20"/>
          <w:vertAlign w:val="superscript"/>
        </w:rPr>
        <w:t>►</w:t>
      </w:r>
      <w:r>
        <w:rPr>
          <w:rStyle w:val="pxst"/>
        </w:rPr>
        <w:fldChar w:fldCharType="begin"/>
      </w:r>
      <w:r>
        <w:rPr>
          <w:rStyle w:val="pxst"/>
        </w:rPr>
        <w:instrText>st.ref.id="I09QKQ7"</w:instrText>
      </w:r>
      <w:r>
        <w:rPr>
          <w:rStyle w:val="pxst"/>
        </w:rPr>
        <w:fldChar w:fldCharType="end"/>
      </w:r>
      <w:r>
        <w:rPr>
          <w:rStyle w:val="pxst"/>
        </w:rPr>
        <w:t xml:space="preserve">GBL </w:t>
      </w:r>
      <w:r>
        <w:rPr>
          <w:rStyle w:val="pxst"/>
          <w:vanish/>
        </w:rPr>
        <w:t>&amp;s;</w:t>
      </w:r>
      <w:r>
        <w:rPr>
          <w:rStyle w:val="pxvis"/>
          <w:rFonts w:ascii="Times NewRoman" w:hAnsi="Times NewRoman"/>
          <w:b w:val="0"/>
          <w:sz w:val="24"/>
        </w:rPr>
        <w:t>§</w:t>
      </w:r>
      <w:r>
        <w:rPr>
          <w:rStyle w:val="pxst"/>
        </w:rPr>
        <w:t>359-f(e)</w:t>
      </w:r>
      <w:r>
        <w:t>.</w:t>
      </w:r>
    </w:p>
    <w:p w14:paraId="5F79ABA6" w14:textId="77777777" w:rsidR="00AA373E" w:rsidRDefault="00AA373E">
      <w:pPr>
        <w:pStyle w:val="pxp"/>
      </w:pPr>
    </w:p>
  </w:footnote>
  <w:footnote w:id="42">
    <w:p w14:paraId="59BAE9DA"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2AA3545"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The most notable exceptions are:</w:t>
      </w:r>
    </w:p>
    <w:p w14:paraId="06CA998C"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p.ct.id="f477b8b0b92511efa86bc22ba615bad8|6|31:6"</w:instrText>
      </w:r>
      <w:r>
        <w:fldChar w:fldCharType="end"/>
      </w:r>
      <w:r>
        <w:t>(1) charitable organizations that do not intend to solicit and receive and do not actually receive contributions in excess of $25,000 during a fiscal year and that do not carry on any fundraising activities through professional fundraisers;</w:t>
      </w:r>
    </w:p>
    <w:p w14:paraId="25713E8B"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p.ct.id="f477b8b0b92511efa86bc22ba615bad8|6|31:6"</w:instrText>
      </w:r>
      <w:r>
        <w:fldChar w:fldCharType="end"/>
      </w:r>
      <w:r>
        <w:t>(2) charitable organizations that receive allocations from another organization that is in compliance with the registration requirements, that does not actually receive contributions in excess of $25,000 in excess of that allocation, and that does not use paid fundraisers; and</w:t>
      </w:r>
    </w:p>
    <w:p w14:paraId="04791432" w14:textId="77777777" w:rsidR="004E0EBB" w:rsidRDefault="004E0EBB">
      <w:pPr>
        <w:pStyle w:val="pxlp"/>
        <w:ind w:left="500"/>
      </w:pPr>
      <w:r>
        <w:t xml:space="preserve"> </w:t>
      </w:r>
      <w:r>
        <w:rPr>
          <w:color w:val="FF0000"/>
          <w:sz w:val="20"/>
          <w:szCs w:val="20"/>
          <w:vertAlign w:val="superscript"/>
        </w:rPr>
        <w:t>►</w:t>
      </w:r>
      <w:r>
        <w:fldChar w:fldCharType="begin"/>
      </w:r>
      <w:r>
        <w:instrText>p.ct.id="f477b8b0b92511efa86bc22ba615bad8|6|31:6"</w:instrText>
      </w:r>
      <w:r>
        <w:fldChar w:fldCharType="end"/>
      </w:r>
      <w:r>
        <w:t xml:space="preserve">(3) any organization that receives substantially all of its funding from a single governmental agency and provides reports to that agency containing substantially the same information as required by the state registration statutes. For a complete list of exempt organizations, see </w:t>
      </w:r>
      <w:r>
        <w:rPr>
          <w:rStyle w:val="pxst"/>
          <w:color w:val="FF0000"/>
          <w:sz w:val="20"/>
          <w:szCs w:val="20"/>
          <w:vertAlign w:val="superscript"/>
        </w:rPr>
        <w:t>►</w:t>
      </w:r>
      <w:r>
        <w:rPr>
          <w:rStyle w:val="pxst"/>
        </w:rPr>
        <w:fldChar w:fldCharType="begin"/>
      </w:r>
      <w:r>
        <w:rPr>
          <w:rStyle w:val="pxst"/>
        </w:rPr>
        <w:instrText>st.ref.id="I09I5CR"</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172-a</w:t>
      </w:r>
      <w:r>
        <w:t>.</w:t>
      </w:r>
    </w:p>
    <w:p w14:paraId="34087065" w14:textId="77777777" w:rsidR="00AA373E" w:rsidRDefault="00AA373E">
      <w:pPr>
        <w:pStyle w:val="pxlp"/>
        <w:ind w:left="500"/>
      </w:pPr>
    </w:p>
  </w:footnote>
  <w:footnote w:id="43">
    <w:p w14:paraId="42CCAF4E"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16E0A4B"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rPr>
          <w:rStyle w:val="pxst"/>
          <w:color w:val="FF0000"/>
          <w:sz w:val="20"/>
          <w:szCs w:val="20"/>
          <w:vertAlign w:val="superscript"/>
        </w:rPr>
        <w:t>►</w:t>
      </w:r>
      <w:r>
        <w:rPr>
          <w:rStyle w:val="pxst"/>
        </w:rPr>
        <w:fldChar w:fldCharType="begin"/>
      </w:r>
      <w:r>
        <w:rPr>
          <w:rStyle w:val="pxst"/>
        </w:rPr>
        <w:instrText>st.ref.id="I09KYHN"</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w:t>
      </w:r>
      <w:r>
        <w:t>.</w:t>
      </w:r>
    </w:p>
    <w:p w14:paraId="358DB99C"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A </w:t>
      </w:r>
      <w:r>
        <w:rPr>
          <w:vanish/>
        </w:rPr>
        <w:t>&amp;ldquo;</w:t>
      </w:r>
      <w:r>
        <w:rPr>
          <w:rStyle w:val="pxvis"/>
          <w:rFonts w:ascii="Times NewRoman" w:hAnsi="Times NewRoman"/>
          <w:b w:val="0"/>
          <w:sz w:val="24"/>
        </w:rPr>
        <w:t>“</w:t>
      </w:r>
      <w:r>
        <w:t>charitable organization</w:t>
      </w:r>
      <w:r>
        <w:rPr>
          <w:vanish/>
        </w:rPr>
        <w:t>&amp;rdquo;</w:t>
      </w:r>
      <w:r>
        <w:rPr>
          <w:rStyle w:val="pxvis"/>
          <w:rFonts w:ascii="Times NewRoman" w:hAnsi="Times NewRoman"/>
          <w:b w:val="0"/>
          <w:sz w:val="24"/>
        </w:rPr>
        <w:t>”</w:t>
      </w:r>
      <w:r>
        <w:t xml:space="preserve"> for purposes of the filing requirement is any benevolent, philanthropic, patriotic, or eleemosynary person or one purporting to be such or a law enforcement support organization. </w:t>
      </w:r>
      <w:r>
        <w:rPr>
          <w:rStyle w:val="pxst"/>
          <w:color w:val="FF0000"/>
          <w:sz w:val="20"/>
          <w:szCs w:val="20"/>
          <w:vertAlign w:val="superscript"/>
        </w:rPr>
        <w:t>►</w:t>
      </w:r>
      <w:r>
        <w:rPr>
          <w:rStyle w:val="pxst"/>
        </w:rPr>
        <w:fldChar w:fldCharType="begin"/>
      </w:r>
      <w:r>
        <w:rPr>
          <w:rStyle w:val="pxst"/>
        </w:rPr>
        <w:instrText>st.ref.id="I09NRMJ"</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171-a(1), (11)</w:t>
      </w:r>
      <w:r>
        <w:t xml:space="preserve">. </w:t>
      </w:r>
      <w:r>
        <w:rPr>
          <w:vanish/>
        </w:rPr>
        <w:t>&amp;ldquo;</w:t>
      </w:r>
      <w:r>
        <w:rPr>
          <w:rStyle w:val="pxvis"/>
          <w:rFonts w:ascii="Times NewRoman" w:hAnsi="Times NewRoman"/>
          <w:b w:val="0"/>
          <w:sz w:val="24"/>
        </w:rPr>
        <w:t>“</w:t>
      </w:r>
      <w:r>
        <w:t>Contribution</w:t>
      </w:r>
      <w:r>
        <w:rPr>
          <w:vanish/>
        </w:rPr>
        <w:t>&amp;rdquo;</w:t>
      </w:r>
      <w:r>
        <w:rPr>
          <w:rStyle w:val="pxvis"/>
          <w:rFonts w:ascii="Times NewRoman" w:hAnsi="Times NewRoman"/>
          <w:b w:val="0"/>
          <w:sz w:val="24"/>
        </w:rPr>
        <w:t>”</w:t>
      </w:r>
      <w:r>
        <w:t xml:space="preserve"> is the promise or grant of money or property of any kind or value, whether or not in combination with the sale of goods, services, entertainment, or any other thing of value (including a grant or other financial assistance from a government agency), except for payments by members of an organization in certain circumstances. </w:t>
      </w:r>
      <w:r>
        <w:rPr>
          <w:rStyle w:val="pxst"/>
          <w:color w:val="FF0000"/>
          <w:sz w:val="20"/>
          <w:szCs w:val="20"/>
          <w:vertAlign w:val="superscript"/>
        </w:rPr>
        <w:t>►</w:t>
      </w:r>
      <w:r>
        <w:rPr>
          <w:rStyle w:val="pxst"/>
        </w:rPr>
        <w:fldChar w:fldCharType="begin"/>
      </w:r>
      <w:r>
        <w:rPr>
          <w:rStyle w:val="pxst"/>
        </w:rPr>
        <w:instrText>st.ref.id="I09I5CT"</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171-a(2)</w:t>
      </w:r>
      <w:r>
        <w:t xml:space="preserve">. </w:t>
      </w:r>
      <w:r>
        <w:rPr>
          <w:vanish/>
        </w:rPr>
        <w:t>&amp;ldquo;</w:t>
      </w:r>
      <w:r>
        <w:rPr>
          <w:rStyle w:val="pxvis"/>
          <w:rFonts w:ascii="Times NewRoman" w:hAnsi="Times NewRoman"/>
          <w:b w:val="0"/>
          <w:sz w:val="24"/>
        </w:rPr>
        <w:t>“</w:t>
      </w:r>
      <w:r>
        <w:t>Person</w:t>
      </w:r>
      <w:r>
        <w:rPr>
          <w:vanish/>
        </w:rPr>
        <w:t>&amp;rdquo;</w:t>
      </w:r>
      <w:r>
        <w:rPr>
          <w:rStyle w:val="pxvis"/>
          <w:rFonts w:ascii="Times NewRoman" w:hAnsi="Times NewRoman"/>
          <w:b w:val="0"/>
          <w:sz w:val="24"/>
        </w:rPr>
        <w:t>”</w:t>
      </w:r>
      <w:r>
        <w:t xml:space="preserve"> includes any individual, organization, group, association, partnership, corporation, or any combination of such entities. </w:t>
      </w:r>
      <w:r>
        <w:rPr>
          <w:rStyle w:val="pxst"/>
          <w:color w:val="FF0000"/>
          <w:sz w:val="20"/>
          <w:szCs w:val="20"/>
          <w:vertAlign w:val="superscript"/>
        </w:rPr>
        <w:t>►</w:t>
      </w:r>
      <w:r>
        <w:rPr>
          <w:rStyle w:val="pxst"/>
        </w:rPr>
        <w:fldChar w:fldCharType="begin"/>
      </w:r>
      <w:r>
        <w:rPr>
          <w:rStyle w:val="pxst"/>
        </w:rPr>
        <w:instrText>st.ref.id="I09KYHP"</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171-a(3)</w:t>
      </w:r>
      <w:r>
        <w:t xml:space="preserve">. </w:t>
      </w:r>
      <w:r>
        <w:rPr>
          <w:vanish/>
        </w:rPr>
        <w:t>&amp;ldquo;</w:t>
      </w:r>
      <w:r>
        <w:rPr>
          <w:rStyle w:val="pxvis"/>
          <w:rFonts w:ascii="Times NewRoman" w:hAnsi="Times NewRoman"/>
          <w:b w:val="0"/>
          <w:sz w:val="24"/>
        </w:rPr>
        <w:t>“</w:t>
      </w:r>
      <w:r>
        <w:t>Solicit</w:t>
      </w:r>
      <w:r>
        <w:rPr>
          <w:vanish/>
        </w:rPr>
        <w:t>&amp;rdquo;</w:t>
      </w:r>
      <w:r>
        <w:rPr>
          <w:rStyle w:val="pxvis"/>
          <w:rFonts w:ascii="Times NewRoman" w:hAnsi="Times NewRoman"/>
          <w:b w:val="0"/>
          <w:sz w:val="24"/>
        </w:rPr>
        <w:t>”</w:t>
      </w:r>
      <w:r>
        <w:t xml:space="preserve"> means to directly or indirectly make a request for a contribution, whether express or implied, through any medium. </w:t>
      </w:r>
      <w:r>
        <w:rPr>
          <w:rStyle w:val="pxst"/>
          <w:color w:val="FF0000"/>
          <w:sz w:val="20"/>
          <w:szCs w:val="20"/>
          <w:vertAlign w:val="superscript"/>
        </w:rPr>
        <w:t>►</w:t>
      </w:r>
      <w:r>
        <w:rPr>
          <w:rStyle w:val="pxst"/>
        </w:rPr>
        <w:fldChar w:fldCharType="begin"/>
      </w:r>
      <w:r>
        <w:rPr>
          <w:rStyle w:val="pxst"/>
        </w:rPr>
        <w:instrText>st.ref.id="I09NRML"</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171-a(10)</w:t>
      </w:r>
      <w:r>
        <w:t>.</w:t>
      </w:r>
    </w:p>
    <w:p w14:paraId="191671C3"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Professional fundraisers, commercial coventurers, and fundraising counsel are also required to register with the Attorney General. The mechanics of such registration are beyond the scope of this chapter. For statutory requirements, generally, see </w:t>
      </w:r>
      <w:r>
        <w:rPr>
          <w:rStyle w:val="pxst"/>
          <w:color w:val="FF0000"/>
          <w:sz w:val="20"/>
          <w:szCs w:val="20"/>
          <w:vertAlign w:val="superscript"/>
        </w:rPr>
        <w:t>►</w:t>
      </w:r>
      <w:r>
        <w:rPr>
          <w:rStyle w:val="pxst"/>
        </w:rPr>
        <w:fldChar w:fldCharType="begin"/>
      </w:r>
      <w:r>
        <w:rPr>
          <w:rStyle w:val="pxst"/>
        </w:rPr>
        <w:instrText>st.ref.id="I09I5IH"</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173</w:t>
      </w:r>
      <w:r>
        <w:t xml:space="preserve">. There is some indication that such requirements violate the registrant's constitutional right to free speech (see </w:t>
      </w:r>
      <w:r>
        <w:rPr>
          <w:rStyle w:val="pxcc"/>
          <w:color w:val="FF0000"/>
          <w:sz w:val="20"/>
          <w:szCs w:val="20"/>
          <w:vertAlign w:val="superscript"/>
        </w:rPr>
        <w:t>►</w:t>
      </w:r>
      <w:r>
        <w:rPr>
          <w:rStyle w:val="pxcc"/>
        </w:rPr>
        <w:fldChar w:fldCharType="begin"/>
      </w:r>
      <w:r>
        <w:rPr>
          <w:rStyle w:val="pxcc"/>
        </w:rPr>
        <w:instrText>cc.ref.id="I09KYND"</w:instrText>
      </w:r>
      <w:r>
        <w:rPr>
          <w:rStyle w:val="pxcc"/>
        </w:rPr>
        <w:fldChar w:fldCharType="end"/>
      </w:r>
      <w:r>
        <w:rPr>
          <w:rStyle w:val="pxcc"/>
        </w:rPr>
        <w:t>Riley v. National Federation of the Blind of North Carolina, Inc., 487 U.S. 781, 108 S. Ct. 2667, 101 L. Ed. 2d 669 (1988)</w:t>
      </w:r>
      <w:r>
        <w:t xml:space="preserve">). Such persons must file a copy of each contract with a charitable organization. </w:t>
      </w:r>
      <w:r>
        <w:rPr>
          <w:rStyle w:val="pxst"/>
          <w:color w:val="FF0000"/>
          <w:sz w:val="20"/>
          <w:szCs w:val="20"/>
          <w:vertAlign w:val="superscript"/>
        </w:rPr>
        <w:t>►</w:t>
      </w:r>
      <w:r>
        <w:rPr>
          <w:rStyle w:val="pxst"/>
        </w:rPr>
        <w:fldChar w:fldCharType="begin"/>
      </w:r>
      <w:r>
        <w:rPr>
          <w:rStyle w:val="pxst"/>
        </w:rPr>
        <w:instrText>st.ref.id="I09NRS9"</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173-a(1)</w:t>
      </w:r>
      <w:r>
        <w:t>.</w:t>
      </w:r>
    </w:p>
    <w:p w14:paraId="0D170263" w14:textId="77777777" w:rsidR="004E0EBB" w:rsidRDefault="004E0EBB">
      <w:pPr>
        <w:pStyle w:val="pxrr"/>
        <w:spacing w:before="180"/>
        <w:rPr>
          <w:sz w:val="24"/>
          <w:szCs w:val="24"/>
        </w:rPr>
      </w:pPr>
      <w:r>
        <w:rPr>
          <w:rStyle w:val="pxvis"/>
          <w:rFonts w:cs="Arial"/>
          <w:bCs/>
          <w:szCs w:val="28"/>
        </w:rPr>
        <w:t>Research References</w:t>
      </w:r>
    </w:p>
    <w:p w14:paraId="46C33A73" w14:textId="77777777" w:rsidR="004E0EBB" w:rsidRDefault="004E0EBB">
      <w:pPr>
        <w:pStyle w:val="pxrrp"/>
      </w:pPr>
      <w:r>
        <w:t xml:space="preserve">Regulation of fundraising activities, </w:t>
      </w:r>
      <w:r>
        <w:rPr>
          <w:rStyle w:val="pxrc"/>
          <w:color w:val="FF0000"/>
          <w:sz w:val="20"/>
          <w:szCs w:val="20"/>
          <w:vertAlign w:val="superscript"/>
        </w:rPr>
        <w:t>►</w:t>
      </w:r>
      <w:r>
        <w:rPr>
          <w:rStyle w:val="pxrc"/>
        </w:rPr>
        <w:fldChar w:fldCharType="begin"/>
      </w:r>
      <w:r>
        <w:rPr>
          <w:rStyle w:val="pxrc"/>
        </w:rPr>
        <w:instrText>rc.ref.id="I09I5IJ"</w:instrText>
      </w:r>
      <w:r>
        <w:rPr>
          <w:rStyle w:val="pxrc"/>
        </w:rPr>
        <w:fldChar w:fldCharType="end"/>
      </w:r>
      <w:r>
        <w:rPr>
          <w:rStyle w:val="pxrc"/>
        </w:rPr>
        <w:t xml:space="preserve">N.Y. Jur. 2d, Charities </w:t>
      </w:r>
      <w:r>
        <w:rPr>
          <w:rStyle w:val="pxrc"/>
          <w:vanish/>
        </w:rPr>
        <w:t>&amp;ss;</w:t>
      </w:r>
      <w:r>
        <w:rPr>
          <w:rStyle w:val="pxvis"/>
          <w:rFonts w:ascii="Times NewRoman" w:hAnsi="Times NewRoman"/>
          <w:b w:val="0"/>
          <w:sz w:val="24"/>
        </w:rPr>
        <w:t>§§</w:t>
      </w:r>
      <w:r>
        <w:rPr>
          <w:rStyle w:val="pxrc"/>
        </w:rPr>
        <w:t>8</w:t>
      </w:r>
      <w:ins w:id="112" w:author="Cara Cardinale" w:date="2025-02-08T22:43:00Z">
        <w:r w:rsidR="009E100F">
          <w:rPr>
            <w:rStyle w:val="pxrc"/>
          </w:rPr>
          <w:t>3</w:t>
        </w:r>
      </w:ins>
      <w:del w:id="113" w:author="Cara Cardinale" w:date="2025-02-08T22:43:00Z">
        <w:r w:rsidDel="009E100F">
          <w:rPr>
            <w:rStyle w:val="pxrc"/>
          </w:rPr>
          <w:delText>5</w:delText>
        </w:r>
      </w:del>
      <w:r>
        <w:rPr>
          <w:rStyle w:val="pxrc"/>
        </w:rPr>
        <w:t xml:space="preserve"> to 9</w:t>
      </w:r>
      <w:del w:id="114" w:author="Cara Cardinale" w:date="2025-02-08T22:43:00Z">
        <w:r w:rsidDel="009E100F">
          <w:rPr>
            <w:rStyle w:val="pxrc"/>
          </w:rPr>
          <w:delText>6</w:delText>
        </w:r>
      </w:del>
      <w:ins w:id="115" w:author="Cara Cardinale" w:date="2025-02-08T22:44:00Z">
        <w:r w:rsidR="008E2DB0">
          <w:rPr>
            <w:rStyle w:val="pxrc"/>
          </w:rPr>
          <w:t>3</w:t>
        </w:r>
      </w:ins>
      <w:r>
        <w:t>.</w:t>
      </w:r>
    </w:p>
    <w:p w14:paraId="4AA6273E" w14:textId="77777777" w:rsidR="00AA373E" w:rsidRDefault="00AA373E">
      <w:pPr>
        <w:pStyle w:val="pxrrp"/>
      </w:pPr>
    </w:p>
  </w:footnote>
  <w:footnote w:id="44">
    <w:p w14:paraId="633C4AB7"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B0B3C7A"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st.ref.id="I09KYNF"</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172(1)</w:t>
      </w:r>
      <w:r>
        <w:t>.</w:t>
      </w:r>
    </w:p>
    <w:p w14:paraId="191BE0AD"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For a checklist of matters to be included in an application for registration of solicitation, see </w:t>
      </w:r>
      <w:r>
        <w:rPr>
          <w:rStyle w:val="pxx"/>
          <w:color w:val="FF0000"/>
          <w:sz w:val="20"/>
          <w:szCs w:val="20"/>
          <w:vertAlign w:val="superscript"/>
        </w:rPr>
        <w:t>►</w:t>
      </w:r>
      <w:r>
        <w:rPr>
          <w:rStyle w:val="pxx"/>
        </w:rPr>
        <w:fldChar w:fldCharType="begin"/>
      </w:r>
      <w:r>
        <w:rPr>
          <w:rStyle w:val="pxx"/>
        </w:rPr>
        <w:instrText>x.ref.id="I09NRSB"</w:instrText>
      </w:r>
      <w:r>
        <w:rPr>
          <w:rStyle w:val="pxx"/>
        </w:rPr>
        <w:fldChar w:fldCharType="end"/>
      </w:r>
      <w:r>
        <w:rPr>
          <w:rStyle w:val="pxx"/>
          <w:vanish/>
        </w:rPr>
        <w:t>&amp;s;</w:t>
      </w:r>
      <w:r>
        <w:rPr>
          <w:rStyle w:val="pxvis"/>
          <w:rFonts w:ascii="Times NewRoman" w:hAnsi="Times NewRoman"/>
          <w:b w:val="0"/>
          <w:sz w:val="24"/>
        </w:rPr>
        <w:t>§</w:t>
      </w:r>
      <w:r>
        <w:rPr>
          <w:rStyle w:val="pxx"/>
        </w:rPr>
        <w:t>31:27</w:t>
      </w:r>
      <w:r>
        <w:t>.</w:t>
      </w:r>
    </w:p>
    <w:p w14:paraId="5D8703D8" w14:textId="77777777" w:rsidR="004E0EBB" w:rsidRDefault="004E0EBB">
      <w:pPr>
        <w:pStyle w:val="pxrr"/>
        <w:spacing w:before="180"/>
        <w:rPr>
          <w:sz w:val="24"/>
          <w:szCs w:val="24"/>
        </w:rPr>
      </w:pPr>
      <w:r>
        <w:rPr>
          <w:rStyle w:val="pxvis"/>
          <w:rFonts w:cs="Arial"/>
          <w:bCs/>
          <w:szCs w:val="28"/>
        </w:rPr>
        <w:t>Research References</w:t>
      </w:r>
    </w:p>
    <w:p w14:paraId="1FAB5BC0" w14:textId="77777777" w:rsidR="004E0EBB" w:rsidRDefault="004E0EBB">
      <w:pPr>
        <w:pStyle w:val="pxrrp"/>
      </w:pPr>
      <w:r>
        <w:t xml:space="preserve">Registration of charitable organizations, </w:t>
      </w:r>
      <w:r>
        <w:rPr>
          <w:rStyle w:val="pxrc"/>
          <w:color w:val="FF0000"/>
          <w:sz w:val="20"/>
          <w:szCs w:val="20"/>
          <w:vertAlign w:val="superscript"/>
        </w:rPr>
        <w:t>►</w:t>
      </w:r>
      <w:r>
        <w:rPr>
          <w:rStyle w:val="pxrc"/>
        </w:rPr>
        <w:fldChar w:fldCharType="begin"/>
      </w:r>
      <w:r>
        <w:rPr>
          <w:rStyle w:val="pxrc"/>
        </w:rPr>
        <w:instrText>rc.ref.id="I09QKX7"</w:instrText>
      </w:r>
      <w:r>
        <w:rPr>
          <w:rStyle w:val="pxrc"/>
        </w:rPr>
        <w:fldChar w:fldCharType="end"/>
      </w:r>
      <w:r>
        <w:rPr>
          <w:rStyle w:val="pxrc"/>
        </w:rPr>
        <w:t xml:space="preserve">N.Y. Jur. 2d, Charities </w:t>
      </w:r>
      <w:r>
        <w:rPr>
          <w:rStyle w:val="pxrc"/>
          <w:vanish/>
        </w:rPr>
        <w:t>&amp;s;</w:t>
      </w:r>
      <w:del w:id="116" w:author="Cara Cardinale" w:date="2025-02-08T22:45:00Z">
        <w:r w:rsidDel="008E2DB0">
          <w:rPr>
            <w:rStyle w:val="pxvis"/>
            <w:rFonts w:ascii="Times NewRoman" w:hAnsi="Times NewRoman"/>
            <w:b w:val="0"/>
            <w:sz w:val="24"/>
          </w:rPr>
          <w:delText>§</w:delText>
        </w:r>
        <w:r w:rsidDel="008E2DB0">
          <w:rPr>
            <w:rStyle w:val="pxrc"/>
          </w:rPr>
          <w:delText>87</w:delText>
        </w:r>
      </w:del>
      <w:ins w:id="117" w:author="Cara Cardinale" w:date="2025-02-08T22:45:00Z">
        <w:r w:rsidR="008E2DB0">
          <w:rPr>
            <w:rStyle w:val="pxvis"/>
            <w:rFonts w:ascii="Times NewRoman" w:hAnsi="Times NewRoman"/>
            <w:b w:val="0"/>
            <w:sz w:val="24"/>
          </w:rPr>
          <w:t>§85</w:t>
        </w:r>
      </w:ins>
      <w:r>
        <w:t>.</w:t>
      </w:r>
    </w:p>
    <w:p w14:paraId="0BEB85E8" w14:textId="77777777" w:rsidR="00AA373E" w:rsidRDefault="00AA373E">
      <w:pPr>
        <w:pStyle w:val="pxrrp"/>
      </w:pPr>
    </w:p>
  </w:footnote>
  <w:footnote w:id="45">
    <w:p w14:paraId="657CCEC0"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01481CE"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st.ref.id="I09I5IM"</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172(2)</w:t>
      </w:r>
      <w:r>
        <w:t>.</w:t>
      </w:r>
    </w:p>
    <w:p w14:paraId="2DC47E73" w14:textId="77777777" w:rsidR="00AA373E" w:rsidRDefault="00AA373E">
      <w:pPr>
        <w:pStyle w:val="pxp"/>
      </w:pPr>
    </w:p>
  </w:footnote>
  <w:footnote w:id="46">
    <w:p w14:paraId="6633C79C"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B7D9E3C"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st.ref.id="I09KYNI"</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172(3)</w:t>
      </w:r>
      <w:r>
        <w:t>.</w:t>
      </w:r>
    </w:p>
    <w:p w14:paraId="4D2C5995" w14:textId="77777777" w:rsidR="00AA373E" w:rsidRDefault="00AA373E">
      <w:pPr>
        <w:pStyle w:val="pxp"/>
      </w:pPr>
    </w:p>
  </w:footnote>
  <w:footnote w:id="47">
    <w:p w14:paraId="397597A6"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6F479212"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st.ref.id="I09TE26"</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172(4)</w:t>
      </w:r>
      <w:r>
        <w:t>.</w:t>
      </w:r>
    </w:p>
    <w:p w14:paraId="27BBA36B" w14:textId="77777777" w:rsidR="004E0EBB" w:rsidRDefault="004E0EBB">
      <w:pPr>
        <w:pStyle w:val="pxrr"/>
        <w:spacing w:before="180"/>
        <w:rPr>
          <w:sz w:val="24"/>
          <w:szCs w:val="24"/>
        </w:rPr>
      </w:pPr>
      <w:r>
        <w:rPr>
          <w:rStyle w:val="pxvis"/>
          <w:rFonts w:cs="Arial"/>
          <w:bCs/>
          <w:szCs w:val="28"/>
        </w:rPr>
        <w:t>Research References</w:t>
      </w:r>
    </w:p>
    <w:p w14:paraId="6479027B" w14:textId="77777777" w:rsidR="004E0EBB" w:rsidRDefault="004E0EBB">
      <w:pPr>
        <w:pStyle w:val="pxrrp"/>
      </w:pPr>
      <w:r>
        <w:t xml:space="preserve">Registration of charitable organizations, </w:t>
      </w:r>
      <w:r>
        <w:rPr>
          <w:rStyle w:val="pxrc"/>
          <w:color w:val="FF0000"/>
          <w:sz w:val="20"/>
          <w:szCs w:val="20"/>
          <w:vertAlign w:val="superscript"/>
        </w:rPr>
        <w:t>►</w:t>
      </w:r>
      <w:r>
        <w:rPr>
          <w:rStyle w:val="pxrc"/>
        </w:rPr>
        <w:fldChar w:fldCharType="begin"/>
      </w:r>
      <w:r>
        <w:rPr>
          <w:rStyle w:val="pxrc"/>
        </w:rPr>
        <w:instrText>rc.ref.id="I09I5IO"</w:instrText>
      </w:r>
      <w:r>
        <w:rPr>
          <w:rStyle w:val="pxrc"/>
        </w:rPr>
        <w:fldChar w:fldCharType="end"/>
      </w:r>
      <w:r>
        <w:rPr>
          <w:rStyle w:val="pxrc"/>
        </w:rPr>
        <w:t xml:space="preserve">N.Y. Jur. 2d, Charities </w:t>
      </w:r>
      <w:r>
        <w:rPr>
          <w:rStyle w:val="pxrc"/>
          <w:vanish/>
        </w:rPr>
        <w:t>&amp;s;</w:t>
      </w:r>
      <w:del w:id="118" w:author="Cara Cardinale" w:date="2025-02-08T22:45:00Z">
        <w:r w:rsidDel="008E2DB0">
          <w:rPr>
            <w:rStyle w:val="pxvis"/>
            <w:rFonts w:ascii="Times NewRoman" w:hAnsi="Times NewRoman"/>
            <w:b w:val="0"/>
            <w:sz w:val="24"/>
          </w:rPr>
          <w:delText>§</w:delText>
        </w:r>
        <w:r w:rsidDel="008E2DB0">
          <w:rPr>
            <w:rStyle w:val="pxrc"/>
          </w:rPr>
          <w:delText>87</w:delText>
        </w:r>
      </w:del>
      <w:ins w:id="119" w:author="Cara Cardinale" w:date="2025-02-08T22:45:00Z">
        <w:r w:rsidR="008E2DB0">
          <w:rPr>
            <w:rStyle w:val="pxvis"/>
            <w:rFonts w:ascii="Times NewRoman" w:hAnsi="Times NewRoman"/>
            <w:b w:val="0"/>
            <w:sz w:val="24"/>
          </w:rPr>
          <w:t>§85</w:t>
        </w:r>
      </w:ins>
      <w:r>
        <w:t>.</w:t>
      </w:r>
    </w:p>
    <w:p w14:paraId="116114E2" w14:textId="77777777" w:rsidR="00AA373E" w:rsidRDefault="00AA373E">
      <w:pPr>
        <w:pStyle w:val="pxrrp"/>
      </w:pPr>
    </w:p>
  </w:footnote>
  <w:footnote w:id="48">
    <w:p w14:paraId="546AE0AA"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2339CD4D"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st.ref.id="I09KYNK"</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172(5)</w:t>
      </w:r>
      <w:r>
        <w:t>.</w:t>
      </w:r>
    </w:p>
    <w:p w14:paraId="7B85B9E4" w14:textId="77777777" w:rsidR="004E0EBB" w:rsidRDefault="004E0EBB">
      <w:pPr>
        <w:pStyle w:val="pxrr"/>
        <w:spacing w:before="180"/>
        <w:rPr>
          <w:sz w:val="24"/>
          <w:szCs w:val="24"/>
        </w:rPr>
      </w:pPr>
      <w:r>
        <w:rPr>
          <w:rStyle w:val="pxvis"/>
          <w:rFonts w:cs="Arial"/>
          <w:bCs/>
          <w:szCs w:val="28"/>
        </w:rPr>
        <w:t>Research References</w:t>
      </w:r>
    </w:p>
    <w:p w14:paraId="54396580" w14:textId="77777777" w:rsidR="004E0EBB" w:rsidRDefault="004E0EBB">
      <w:pPr>
        <w:pStyle w:val="pxrrp"/>
      </w:pPr>
      <w:r>
        <w:t xml:space="preserve">Registration of charitable organizations, </w:t>
      </w:r>
      <w:r>
        <w:rPr>
          <w:rStyle w:val="pxrc"/>
          <w:color w:val="FF0000"/>
          <w:sz w:val="20"/>
          <w:szCs w:val="20"/>
          <w:vertAlign w:val="superscript"/>
        </w:rPr>
        <w:t>►</w:t>
      </w:r>
      <w:r>
        <w:rPr>
          <w:rStyle w:val="pxrc"/>
        </w:rPr>
        <w:fldChar w:fldCharType="begin"/>
      </w:r>
      <w:r>
        <w:rPr>
          <w:rStyle w:val="pxrc"/>
        </w:rPr>
        <w:instrText>rc.ref.id="I09NRSG"</w:instrText>
      </w:r>
      <w:r>
        <w:rPr>
          <w:rStyle w:val="pxrc"/>
        </w:rPr>
        <w:fldChar w:fldCharType="end"/>
      </w:r>
      <w:r>
        <w:rPr>
          <w:rStyle w:val="pxrc"/>
        </w:rPr>
        <w:t xml:space="preserve">N.Y. Jur. 2d, Charities </w:t>
      </w:r>
      <w:r>
        <w:rPr>
          <w:rStyle w:val="pxrc"/>
          <w:vanish/>
        </w:rPr>
        <w:t>&amp;s;</w:t>
      </w:r>
      <w:del w:id="120" w:author="Cara Cardinale" w:date="2025-02-08T22:45:00Z">
        <w:r w:rsidDel="008E2DB0">
          <w:rPr>
            <w:rStyle w:val="pxvis"/>
            <w:rFonts w:ascii="Times NewRoman" w:hAnsi="Times NewRoman"/>
            <w:b w:val="0"/>
            <w:sz w:val="24"/>
          </w:rPr>
          <w:delText>§</w:delText>
        </w:r>
        <w:r w:rsidDel="008E2DB0">
          <w:rPr>
            <w:rStyle w:val="pxrc"/>
          </w:rPr>
          <w:delText>87</w:delText>
        </w:r>
      </w:del>
      <w:ins w:id="121" w:author="Cara Cardinale" w:date="2025-02-08T22:45:00Z">
        <w:r w:rsidR="008E2DB0">
          <w:rPr>
            <w:rStyle w:val="pxvis"/>
            <w:rFonts w:ascii="Times NewRoman" w:hAnsi="Times NewRoman"/>
            <w:b w:val="0"/>
            <w:sz w:val="24"/>
          </w:rPr>
          <w:t>§85</w:t>
        </w:r>
      </w:ins>
      <w:r>
        <w:t>.</w:t>
      </w:r>
    </w:p>
    <w:p w14:paraId="38F7BB23" w14:textId="77777777" w:rsidR="00AA373E" w:rsidRDefault="00AA373E">
      <w:pPr>
        <w:pStyle w:val="pxrrp"/>
      </w:pPr>
    </w:p>
  </w:footnote>
  <w:footnote w:id="49">
    <w:p w14:paraId="12D30D2D"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45AD3A8F"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st.ref.id="I09QKXC"</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172(6)</w:t>
      </w:r>
      <w:r>
        <w:t>.</w:t>
      </w:r>
    </w:p>
    <w:p w14:paraId="21AC572B" w14:textId="77777777" w:rsidR="004E0EBB" w:rsidRDefault="004E0EBB">
      <w:pPr>
        <w:pStyle w:val="pxrr"/>
        <w:spacing w:before="180"/>
        <w:rPr>
          <w:sz w:val="24"/>
          <w:szCs w:val="24"/>
        </w:rPr>
      </w:pPr>
      <w:r>
        <w:rPr>
          <w:rStyle w:val="pxvis"/>
          <w:rFonts w:cs="Arial"/>
          <w:bCs/>
          <w:szCs w:val="28"/>
        </w:rPr>
        <w:t>Research References</w:t>
      </w:r>
    </w:p>
    <w:p w14:paraId="6B98D094" w14:textId="77777777" w:rsidR="004E0EBB" w:rsidRDefault="004E0EBB">
      <w:pPr>
        <w:pStyle w:val="pxrrp"/>
      </w:pPr>
      <w:r>
        <w:t xml:space="preserve">Registration of charitable organizations, </w:t>
      </w:r>
      <w:r>
        <w:rPr>
          <w:rStyle w:val="pxrc"/>
          <w:color w:val="FF0000"/>
          <w:sz w:val="20"/>
          <w:szCs w:val="20"/>
          <w:vertAlign w:val="superscript"/>
        </w:rPr>
        <w:t>►</w:t>
      </w:r>
      <w:r>
        <w:rPr>
          <w:rStyle w:val="pxrc"/>
        </w:rPr>
        <w:fldChar w:fldCharType="begin"/>
      </w:r>
      <w:r>
        <w:rPr>
          <w:rStyle w:val="pxrc"/>
        </w:rPr>
        <w:instrText>rc.ref.id="I09I5IQ"</w:instrText>
      </w:r>
      <w:r>
        <w:rPr>
          <w:rStyle w:val="pxrc"/>
        </w:rPr>
        <w:fldChar w:fldCharType="end"/>
      </w:r>
      <w:r>
        <w:rPr>
          <w:rStyle w:val="pxrc"/>
        </w:rPr>
        <w:t xml:space="preserve">N.Y. Jur. 2d, Charities </w:t>
      </w:r>
      <w:r>
        <w:rPr>
          <w:rStyle w:val="pxrc"/>
          <w:vanish/>
        </w:rPr>
        <w:t>&amp;s;</w:t>
      </w:r>
      <w:del w:id="122" w:author="Cara Cardinale" w:date="2025-02-08T22:45:00Z">
        <w:r w:rsidDel="008E2DB0">
          <w:rPr>
            <w:rStyle w:val="pxvis"/>
            <w:rFonts w:ascii="Times NewRoman" w:hAnsi="Times NewRoman"/>
            <w:b w:val="0"/>
            <w:sz w:val="24"/>
          </w:rPr>
          <w:delText>§</w:delText>
        </w:r>
        <w:r w:rsidDel="008E2DB0">
          <w:rPr>
            <w:rStyle w:val="pxrc"/>
          </w:rPr>
          <w:delText>87</w:delText>
        </w:r>
      </w:del>
      <w:ins w:id="123" w:author="Cara Cardinale" w:date="2025-02-08T22:45:00Z">
        <w:r w:rsidR="008E2DB0">
          <w:rPr>
            <w:rStyle w:val="pxvis"/>
            <w:rFonts w:ascii="Times NewRoman" w:hAnsi="Times NewRoman"/>
            <w:b w:val="0"/>
            <w:sz w:val="24"/>
          </w:rPr>
          <w:t>§85</w:t>
        </w:r>
      </w:ins>
      <w:r>
        <w:t>.</w:t>
      </w:r>
    </w:p>
    <w:p w14:paraId="6086B44D" w14:textId="77777777" w:rsidR="00AA373E" w:rsidRDefault="00AA373E">
      <w:pPr>
        <w:pStyle w:val="pxrrp"/>
      </w:pPr>
    </w:p>
  </w:footnote>
  <w:footnote w:id="50">
    <w:p w14:paraId="2ABFD59A" w14:textId="77777777" w:rsidR="004E0EBB" w:rsidRDefault="004E0EBB">
      <w:pPr>
        <w:rPr>
          <w:rStyle w:val="FootnoteReference"/>
        </w:rPr>
      </w:pPr>
      <w:r w:rsidRPr="00E32094">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1C723071"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st.ref.id="I09I5JW"</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172-b</w:t>
      </w:r>
      <w:r>
        <w:t>, specifying when the reports must be audited.</w:t>
      </w:r>
    </w:p>
    <w:p w14:paraId="63B91B11" w14:textId="77777777" w:rsidR="004E0EBB" w:rsidRDefault="004E0EBB">
      <w:pPr>
        <w:pStyle w:val="pxrr"/>
        <w:spacing w:before="180"/>
        <w:rPr>
          <w:sz w:val="24"/>
          <w:szCs w:val="24"/>
        </w:rPr>
      </w:pPr>
      <w:r>
        <w:rPr>
          <w:rStyle w:val="pxvis"/>
          <w:rFonts w:cs="Arial"/>
          <w:bCs/>
          <w:szCs w:val="28"/>
        </w:rPr>
        <w:t>Research References</w:t>
      </w:r>
    </w:p>
    <w:p w14:paraId="4F5047F9" w14:textId="77777777" w:rsidR="004E0EBB" w:rsidRDefault="004E0EBB">
      <w:pPr>
        <w:pStyle w:val="pxrrp"/>
      </w:pPr>
      <w:r>
        <w:t xml:space="preserve">Annual reporting by charitable organizations, </w:t>
      </w:r>
      <w:r>
        <w:rPr>
          <w:rStyle w:val="pxrc"/>
          <w:color w:val="FF0000"/>
          <w:sz w:val="20"/>
          <w:szCs w:val="20"/>
          <w:vertAlign w:val="superscript"/>
        </w:rPr>
        <w:t>►</w:t>
      </w:r>
      <w:r>
        <w:rPr>
          <w:rStyle w:val="pxrc"/>
        </w:rPr>
        <w:fldChar w:fldCharType="begin"/>
      </w:r>
      <w:r>
        <w:rPr>
          <w:rStyle w:val="pxrc"/>
        </w:rPr>
        <w:instrText>rc.ref.id="I09KYOS"</w:instrText>
      </w:r>
      <w:r>
        <w:rPr>
          <w:rStyle w:val="pxrc"/>
        </w:rPr>
        <w:fldChar w:fldCharType="end"/>
      </w:r>
      <w:r>
        <w:rPr>
          <w:rStyle w:val="pxrc"/>
        </w:rPr>
        <w:t xml:space="preserve">N.Y. Jur. 2d, Charities </w:t>
      </w:r>
      <w:r>
        <w:rPr>
          <w:rStyle w:val="pxrc"/>
          <w:vanish/>
        </w:rPr>
        <w:t>&amp;s;</w:t>
      </w:r>
      <w:del w:id="124" w:author="Cara Cardinale" w:date="2025-02-08T22:50:00Z">
        <w:r w:rsidDel="008E2DB0">
          <w:rPr>
            <w:rStyle w:val="pxvis"/>
            <w:rFonts w:ascii="Times NewRoman" w:hAnsi="Times NewRoman"/>
            <w:b w:val="0"/>
            <w:sz w:val="24"/>
          </w:rPr>
          <w:delText>§</w:delText>
        </w:r>
        <w:r w:rsidDel="008E2DB0">
          <w:rPr>
            <w:rStyle w:val="pxrc"/>
          </w:rPr>
          <w:delText>89</w:delText>
        </w:r>
      </w:del>
      <w:ins w:id="125" w:author="Cara Cardinale" w:date="2025-02-08T22:50:00Z">
        <w:r w:rsidR="008E2DB0">
          <w:rPr>
            <w:rStyle w:val="pxvis"/>
            <w:rFonts w:ascii="Times NewRoman" w:hAnsi="Times NewRoman"/>
            <w:b w:val="0"/>
            <w:sz w:val="24"/>
          </w:rPr>
          <w:t>§87</w:t>
        </w:r>
      </w:ins>
      <w:r>
        <w:t>.</w:t>
      </w:r>
    </w:p>
    <w:p w14:paraId="55E5EB68" w14:textId="77777777" w:rsidR="00AA373E" w:rsidRDefault="00AA373E">
      <w:pPr>
        <w:pStyle w:val="pxrrp"/>
      </w:pPr>
    </w:p>
  </w:footnote>
  <w:footnote w:id="51">
    <w:p w14:paraId="7084C759" w14:textId="77777777" w:rsidR="004E0EBB" w:rsidRDefault="004E0EBB">
      <w:pPr>
        <w:rPr>
          <w:rStyle w:val="FootnoteReference"/>
        </w:rPr>
      </w:pPr>
      <w:r w:rsidRPr="00E32094">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30E0A7FB"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st.ref.id="I09NRTO"</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172(7)</w:t>
      </w:r>
      <w:r>
        <w:t>.</w:t>
      </w:r>
    </w:p>
    <w:p w14:paraId="35990B65" w14:textId="77777777" w:rsidR="004E0EBB" w:rsidRDefault="004E0EBB">
      <w:pPr>
        <w:pStyle w:val="pxrr"/>
        <w:spacing w:before="180"/>
        <w:rPr>
          <w:sz w:val="24"/>
          <w:szCs w:val="24"/>
        </w:rPr>
      </w:pPr>
      <w:r>
        <w:rPr>
          <w:rStyle w:val="pxvis"/>
          <w:rFonts w:cs="Arial"/>
          <w:bCs/>
          <w:szCs w:val="28"/>
        </w:rPr>
        <w:t>Research References</w:t>
      </w:r>
    </w:p>
    <w:p w14:paraId="4B56F8E8" w14:textId="77777777" w:rsidR="004E0EBB" w:rsidRDefault="004E0EBB">
      <w:pPr>
        <w:pStyle w:val="pxrrp"/>
      </w:pPr>
      <w:r>
        <w:t xml:space="preserve">Annual reporting by charitable organizations, </w:t>
      </w:r>
      <w:r>
        <w:rPr>
          <w:rStyle w:val="pxrc"/>
          <w:color w:val="FF0000"/>
          <w:sz w:val="20"/>
          <w:szCs w:val="20"/>
          <w:vertAlign w:val="superscript"/>
        </w:rPr>
        <w:t>►</w:t>
      </w:r>
      <w:r>
        <w:rPr>
          <w:rStyle w:val="pxrc"/>
        </w:rPr>
        <w:fldChar w:fldCharType="begin"/>
      </w:r>
      <w:r>
        <w:rPr>
          <w:rStyle w:val="pxrc"/>
        </w:rPr>
        <w:instrText>rc.ref.id="I09QKYK"</w:instrText>
      </w:r>
      <w:r>
        <w:rPr>
          <w:rStyle w:val="pxrc"/>
        </w:rPr>
        <w:fldChar w:fldCharType="end"/>
      </w:r>
      <w:r>
        <w:rPr>
          <w:rStyle w:val="pxrc"/>
        </w:rPr>
        <w:t xml:space="preserve">N.Y. Jur. 2d, Charities </w:t>
      </w:r>
      <w:r>
        <w:rPr>
          <w:rStyle w:val="pxrc"/>
          <w:vanish/>
        </w:rPr>
        <w:t>&amp;s;</w:t>
      </w:r>
      <w:del w:id="126" w:author="Cara Cardinale" w:date="2025-02-08T22:50:00Z">
        <w:r w:rsidDel="008E2DB0">
          <w:rPr>
            <w:rStyle w:val="pxvis"/>
            <w:rFonts w:ascii="Times NewRoman" w:hAnsi="Times NewRoman"/>
            <w:b w:val="0"/>
            <w:sz w:val="24"/>
          </w:rPr>
          <w:delText>§</w:delText>
        </w:r>
        <w:r w:rsidDel="008E2DB0">
          <w:rPr>
            <w:rStyle w:val="pxrc"/>
          </w:rPr>
          <w:delText>89</w:delText>
        </w:r>
      </w:del>
      <w:ins w:id="127" w:author="Cara Cardinale" w:date="2025-02-08T22:50:00Z">
        <w:r w:rsidR="008E2DB0">
          <w:rPr>
            <w:rStyle w:val="pxvis"/>
            <w:rFonts w:ascii="Times NewRoman" w:hAnsi="Times NewRoman"/>
            <w:b w:val="0"/>
            <w:sz w:val="24"/>
          </w:rPr>
          <w:t>§87</w:t>
        </w:r>
      </w:ins>
      <w:r>
        <w:t>.</w:t>
      </w:r>
    </w:p>
    <w:p w14:paraId="6297C69A" w14:textId="77777777" w:rsidR="00AA373E" w:rsidRDefault="00AA373E">
      <w:pPr>
        <w:pStyle w:val="pxrrp"/>
      </w:pPr>
    </w:p>
  </w:footnote>
  <w:footnote w:id="52">
    <w:p w14:paraId="73AAF87B" w14:textId="77777777" w:rsidR="004E0EBB" w:rsidRDefault="004E0EBB">
      <w:pPr>
        <w:rPr>
          <w:rStyle w:val="FootnoteReference"/>
        </w:rPr>
      </w:pPr>
      <w:r w:rsidRPr="00E32094">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010B6E2A"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st.ref.id="I09I5JY"</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172(8)</w:t>
      </w:r>
      <w:r>
        <w:t>.</w:t>
      </w:r>
    </w:p>
    <w:p w14:paraId="2E8DEEE4" w14:textId="77777777" w:rsidR="00AA373E" w:rsidRDefault="00AA373E">
      <w:pPr>
        <w:pStyle w:val="pxp"/>
      </w:pPr>
    </w:p>
  </w:footnote>
  <w:footnote w:id="53">
    <w:p w14:paraId="16126C0F" w14:textId="77777777" w:rsidR="004E0EBB" w:rsidRDefault="004E0EBB">
      <w:pPr>
        <w:rPr>
          <w:rStyle w:val="FootnoteReference"/>
        </w:rPr>
      </w:pPr>
      <w:r w:rsidRPr="00E32094">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5BC84883" w14:textId="77777777" w:rsidR="004E0EBB" w:rsidRDefault="004E0EBB">
      <w:pPr>
        <w:pStyle w:val="pxp"/>
      </w:pPr>
      <w:r>
        <w:rPr>
          <w:color w:val="FF0000"/>
          <w:sz w:val="20"/>
          <w:szCs w:val="20"/>
          <w:vertAlign w:val="superscript"/>
        </w:rPr>
        <w:t>►</w:t>
      </w:r>
      <w:r>
        <w:fldChar w:fldCharType="begin"/>
      </w:r>
      <w:r>
        <w:instrText>p.ct.id="f477b8b0b92511efa86bc22ba615bad8|6|31:6"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st.ref.id="I09KYOU"</w:instrText>
      </w:r>
      <w:r>
        <w:rPr>
          <w:rStyle w:val="pxst"/>
        </w:rPr>
        <w:fldChar w:fldCharType="end"/>
      </w:r>
      <w:r>
        <w:rPr>
          <w:rStyle w:val="pxst"/>
        </w:rPr>
        <w:t xml:space="preserve">Exec. Law </w:t>
      </w:r>
      <w:r>
        <w:rPr>
          <w:rStyle w:val="pxst"/>
          <w:vanish/>
        </w:rPr>
        <w:t>&amp;s;</w:t>
      </w:r>
      <w:r>
        <w:rPr>
          <w:rStyle w:val="pxvis"/>
          <w:rFonts w:ascii="Times NewRoman" w:hAnsi="Times NewRoman"/>
          <w:b w:val="0"/>
          <w:sz w:val="24"/>
        </w:rPr>
        <w:t>§</w:t>
      </w:r>
      <w:r>
        <w:rPr>
          <w:rStyle w:val="pxst"/>
        </w:rPr>
        <w:t>172(9)</w:t>
      </w:r>
      <w:r>
        <w:t>.</w:t>
      </w:r>
    </w:p>
    <w:p w14:paraId="2D92AF9B" w14:textId="77777777" w:rsidR="004E0EBB" w:rsidDel="008E2DB0" w:rsidRDefault="004E0EBB">
      <w:pPr>
        <w:pStyle w:val="pxp"/>
        <w:rPr>
          <w:del w:id="145" w:author="Cara Cardinale" w:date="2025-02-08T22:52:00Z"/>
        </w:rPr>
      </w:pPr>
      <w:del w:id="146" w:author="Cara Cardinale" w:date="2025-02-08T22:52:00Z">
        <w:r w:rsidDel="008E2DB0">
          <w:rPr>
            <w:color w:val="FF0000"/>
            <w:sz w:val="20"/>
            <w:szCs w:val="20"/>
            <w:vertAlign w:val="superscript"/>
          </w:rPr>
          <w:delText>►</w:delText>
        </w:r>
        <w:r w:rsidDel="008E2DB0">
          <w:fldChar w:fldCharType="begin"/>
        </w:r>
        <w:r w:rsidDel="008E2DB0">
          <w:delInstrText>p.ct.id="f477b8b0b92511efa86bc22ba615bad8|6|31:6"</w:delInstrText>
        </w:r>
        <w:r w:rsidDel="008E2DB0">
          <w:fldChar w:fldCharType="end"/>
        </w:r>
        <w:r w:rsidDel="008E2DB0">
          <w:delText>A trial court's granting of the Office of Attorney General's (OAG) motion to compel a charitable not-for-profit corporation to comply with a subpoena duces tecum was a provident exercise of discretion where the information sought was highly relevant to the OAG's investigation into potential violations of the Not</w:delText>
        </w:r>
        <w:r w:rsidDel="008E2DB0">
          <w:rPr>
            <w:vanish/>
          </w:rPr>
          <w:delText>&amp;ndash;</w:delText>
        </w:r>
        <w:r w:rsidDel="008E2DB0">
          <w:rPr>
            <w:rStyle w:val="pxvis"/>
            <w:rFonts w:ascii="Times NewRoman" w:hAnsi="Times NewRoman"/>
            <w:b w:val="0"/>
            <w:sz w:val="24"/>
          </w:rPr>
          <w:delText>-</w:delText>
        </w:r>
        <w:r w:rsidDel="008E2DB0">
          <w:delText>for</w:delText>
        </w:r>
        <w:r w:rsidDel="008E2DB0">
          <w:rPr>
            <w:vanish/>
          </w:rPr>
          <w:delText>&amp;ndash;</w:delText>
        </w:r>
        <w:r w:rsidDel="008E2DB0">
          <w:rPr>
            <w:rStyle w:val="pxvis"/>
            <w:rFonts w:ascii="Times NewRoman" w:hAnsi="Times NewRoman"/>
            <w:b w:val="0"/>
            <w:sz w:val="24"/>
          </w:rPr>
          <w:delText>-</w:delText>
        </w:r>
        <w:r w:rsidDel="008E2DB0">
          <w:delText xml:space="preserve">Profit Corporation Law. </w:delText>
        </w:r>
        <w:r w:rsidDel="008E2DB0">
          <w:rPr>
            <w:rStyle w:val="pxcc"/>
            <w:color w:val="FF0000"/>
            <w:sz w:val="20"/>
            <w:szCs w:val="20"/>
            <w:vertAlign w:val="superscript"/>
          </w:rPr>
          <w:delText>►</w:delText>
        </w:r>
        <w:r w:rsidDel="008E2DB0">
          <w:rPr>
            <w:rStyle w:val="pxcc"/>
          </w:rPr>
          <w:fldChar w:fldCharType="begin"/>
        </w:r>
        <w:r w:rsidDel="008E2DB0">
          <w:rPr>
            <w:rStyle w:val="pxcc"/>
          </w:rPr>
          <w:delInstrText>cc.ref.id="I02O9DS"</w:delInstrText>
        </w:r>
        <w:r w:rsidDel="008E2DB0">
          <w:rPr>
            <w:rStyle w:val="pxcc"/>
          </w:rPr>
          <w:fldChar w:fldCharType="end"/>
        </w:r>
        <w:r w:rsidDel="008E2DB0">
          <w:rPr>
            <w:rStyle w:val="pxcc"/>
          </w:rPr>
          <w:delText>People by James v. VDARE Foundation, Inc., 224 A.D.3d 516, 205 N.Y.S.3d 348 (1st Dep't 2024), appeal dismissed, 41 N.Y.3d 1009, 213 N.Y.S.3d 752, 237 N.E.3d 818 (2024)</w:delText>
        </w:r>
        <w:r w:rsidDel="008E2DB0">
          <w:delText>.</w:delText>
        </w:r>
      </w:del>
    </w:p>
    <w:p w14:paraId="6F679F94" w14:textId="77777777" w:rsidR="004E0EBB" w:rsidRDefault="004E0EBB">
      <w:pPr>
        <w:pStyle w:val="pxrr"/>
        <w:spacing w:before="180"/>
        <w:rPr>
          <w:sz w:val="24"/>
          <w:szCs w:val="24"/>
        </w:rPr>
      </w:pPr>
      <w:r>
        <w:rPr>
          <w:rStyle w:val="pxvis"/>
          <w:rFonts w:cs="Arial"/>
          <w:bCs/>
          <w:szCs w:val="28"/>
        </w:rPr>
        <w:t>Research References</w:t>
      </w:r>
    </w:p>
    <w:p w14:paraId="7561DB89" w14:textId="77777777" w:rsidR="004E0EBB" w:rsidRDefault="004E0EBB">
      <w:pPr>
        <w:pStyle w:val="pxrrp"/>
      </w:pPr>
      <w:r>
        <w:t xml:space="preserve">Registration of charitable organizations, </w:t>
      </w:r>
      <w:r>
        <w:rPr>
          <w:rStyle w:val="pxrc"/>
          <w:color w:val="FF0000"/>
          <w:sz w:val="20"/>
          <w:szCs w:val="20"/>
          <w:vertAlign w:val="superscript"/>
        </w:rPr>
        <w:t>►</w:t>
      </w:r>
      <w:r>
        <w:rPr>
          <w:rStyle w:val="pxrc"/>
        </w:rPr>
        <w:fldChar w:fldCharType="begin"/>
      </w:r>
      <w:r>
        <w:rPr>
          <w:rStyle w:val="pxrc"/>
        </w:rPr>
        <w:instrText>rc.ref.id="I09NRTQ"</w:instrText>
      </w:r>
      <w:r>
        <w:rPr>
          <w:rStyle w:val="pxrc"/>
        </w:rPr>
        <w:fldChar w:fldCharType="end"/>
      </w:r>
      <w:r>
        <w:rPr>
          <w:rStyle w:val="pxrc"/>
        </w:rPr>
        <w:t xml:space="preserve">N.Y. Jur. 2d, Charities </w:t>
      </w:r>
      <w:r>
        <w:rPr>
          <w:rStyle w:val="pxrc"/>
          <w:vanish/>
        </w:rPr>
        <w:t>&amp;s;</w:t>
      </w:r>
      <w:del w:id="147" w:author="Cara Cardinale" w:date="2025-02-08T22:45:00Z">
        <w:r w:rsidDel="008E2DB0">
          <w:rPr>
            <w:rStyle w:val="pxvis"/>
            <w:rFonts w:ascii="Times NewRoman" w:hAnsi="Times NewRoman"/>
            <w:b w:val="0"/>
            <w:sz w:val="24"/>
          </w:rPr>
          <w:delText>§</w:delText>
        </w:r>
        <w:r w:rsidDel="008E2DB0">
          <w:rPr>
            <w:rStyle w:val="pxrc"/>
          </w:rPr>
          <w:delText>87</w:delText>
        </w:r>
      </w:del>
      <w:ins w:id="148" w:author="Cara Cardinale" w:date="2025-02-08T22:45:00Z">
        <w:r w:rsidR="008E2DB0">
          <w:rPr>
            <w:rStyle w:val="pxvis"/>
            <w:rFonts w:ascii="Times NewRoman" w:hAnsi="Times NewRoman"/>
            <w:b w:val="0"/>
            <w:sz w:val="24"/>
          </w:rPr>
          <w:t>§85</w:t>
        </w:r>
      </w:ins>
      <w:r>
        <w:t>.</w:t>
      </w:r>
    </w:p>
    <w:p w14:paraId="463010D4" w14:textId="77777777" w:rsidR="00AA373E" w:rsidRDefault="00AA373E">
      <w:pPr>
        <w:pStyle w:val="pxrrp"/>
      </w:pPr>
    </w:p>
  </w:footnote>
  <w:footnote w:id="54">
    <w:p w14:paraId="3D026ACF"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0C86037" w14:textId="77777777" w:rsidR="004E0EBB" w:rsidRDefault="004E0EBB">
      <w:pPr>
        <w:pStyle w:val="pxp"/>
      </w:pPr>
      <w:r>
        <w:rPr>
          <w:color w:val="FF0000"/>
          <w:sz w:val="20"/>
          <w:szCs w:val="20"/>
          <w:vertAlign w:val="superscript"/>
        </w:rPr>
        <w:t>►</w:t>
      </w:r>
      <w:r>
        <w:fldChar w:fldCharType="begin"/>
      </w:r>
      <w:r>
        <w:instrText>p.ct.id="f477b8b0b92511efa86bc22ba615bad8|8|31:8"</w:instrText>
      </w:r>
      <w:r>
        <w:fldChar w:fldCharType="end"/>
      </w:r>
      <w:r>
        <w:rPr>
          <w:rStyle w:val="pxst"/>
          <w:color w:val="FF0000"/>
          <w:sz w:val="20"/>
          <w:szCs w:val="20"/>
          <w:vertAlign w:val="superscript"/>
        </w:rPr>
        <w:t>►</w:t>
      </w:r>
      <w:r>
        <w:rPr>
          <w:rStyle w:val="pxst"/>
        </w:rPr>
        <w:fldChar w:fldCharType="begin"/>
      </w:r>
      <w:r>
        <w:rPr>
          <w:rStyle w:val="pxst"/>
        </w:rPr>
        <w:instrText>st.ref.id="I09I5PT"</w:instrText>
      </w:r>
      <w:r>
        <w:rPr>
          <w:rStyle w:val="pxst"/>
        </w:rPr>
        <w:fldChar w:fldCharType="end"/>
      </w:r>
      <w:r>
        <w:rPr>
          <w:rStyle w:val="pxst"/>
        </w:rPr>
        <w:t xml:space="preserve">EPTL </w:t>
      </w:r>
      <w:r>
        <w:rPr>
          <w:rStyle w:val="pxst"/>
          <w:vanish/>
        </w:rPr>
        <w:t>&amp;s;</w:t>
      </w:r>
      <w:r>
        <w:rPr>
          <w:rStyle w:val="pxvis"/>
          <w:rFonts w:ascii="Times NewRoman" w:hAnsi="Times NewRoman"/>
          <w:b w:val="0"/>
          <w:sz w:val="24"/>
        </w:rPr>
        <w:t>§</w:t>
      </w:r>
      <w:r>
        <w:rPr>
          <w:rStyle w:val="pxst"/>
        </w:rPr>
        <w:t>8-1.4(b)</w:t>
      </w:r>
      <w:r>
        <w:t>.</w:t>
      </w:r>
    </w:p>
    <w:p w14:paraId="421FEFBA" w14:textId="77777777" w:rsidR="004E0EBB" w:rsidDel="00F74B46" w:rsidRDefault="004E0EBB">
      <w:pPr>
        <w:pStyle w:val="pxp"/>
        <w:rPr>
          <w:del w:id="154" w:author="Cara Cardinale" w:date="2025-02-08T22:58:00Z"/>
        </w:rPr>
      </w:pPr>
      <w:del w:id="155" w:author="Cara Cardinale" w:date="2025-02-08T22:58:00Z">
        <w:r w:rsidDel="00F74B46">
          <w:rPr>
            <w:color w:val="FF0000"/>
            <w:sz w:val="20"/>
            <w:szCs w:val="20"/>
            <w:vertAlign w:val="superscript"/>
          </w:rPr>
          <w:delText>►</w:delText>
        </w:r>
        <w:r w:rsidDel="00F74B46">
          <w:fldChar w:fldCharType="begin"/>
        </w:r>
        <w:r w:rsidDel="00F74B46">
          <w:delInstrText>p.ct.id="f477b8b0b92511efa86bc22ba615bad8|8|31:8"</w:delInstrText>
        </w:r>
        <w:r w:rsidDel="00F74B46">
          <w:fldChar w:fldCharType="end"/>
        </w:r>
        <w:r w:rsidDel="00F74B46">
          <w:rPr>
            <w:rStyle w:val="pxcc"/>
            <w:color w:val="FF0000"/>
            <w:sz w:val="20"/>
            <w:szCs w:val="20"/>
            <w:vertAlign w:val="superscript"/>
          </w:rPr>
          <w:delText>►</w:delText>
        </w:r>
        <w:r w:rsidDel="00F74B46">
          <w:rPr>
            <w:rStyle w:val="pxcc"/>
          </w:rPr>
          <w:fldChar w:fldCharType="begin"/>
        </w:r>
        <w:r w:rsidDel="00F74B46">
          <w:rPr>
            <w:rStyle w:val="pxcc"/>
          </w:rPr>
          <w:delInstrText>cc.ref.id="I09KYUP"</w:delInstrText>
        </w:r>
        <w:r w:rsidDel="00F74B46">
          <w:rPr>
            <w:rStyle w:val="pxcc"/>
          </w:rPr>
          <w:fldChar w:fldCharType="end"/>
        </w:r>
        <w:r w:rsidDel="00F74B46">
          <w:rPr>
            <w:rStyle w:val="pxcc"/>
          </w:rPr>
          <w:delText>People by James v. National Rifle Association of America, Inc., 74 Misc. 3d 998, 165 N.Y.S.3d 234 (Sup 2022)</w:delText>
        </w:r>
        <w:r w:rsidDel="00F74B46">
          <w:delText xml:space="preserve"> stating that Attorney General adequately pleaded claims for breach of fiduciary duty by and removal of not-for-profit firearms advocacy organization's executive vice president and general counsel for their failure to properly administer charitable assets; vice president allegedly exploited organization for his financial benefit, abused his power, and generally disregarded corporate governance, general counsel allegedly was incompetent in supervising compliance with New York law, failed to ensure the accuracy of annual filings with the Attorney General, engaged in misconduct regarding supervision of policies on conflict-of-interest and related-party-transaction, failed to appropriately handle related party transactions, and failed to follow proper procedures regarding procurement.</w:delText>
        </w:r>
      </w:del>
    </w:p>
    <w:p w14:paraId="5E3C92ED" w14:textId="77777777" w:rsidR="00AA373E" w:rsidRDefault="00AA373E">
      <w:pPr>
        <w:pStyle w:val="pxp"/>
      </w:pPr>
    </w:p>
  </w:footnote>
  <w:footnote w:id="55">
    <w:p w14:paraId="54DD7E90"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04D4CCD" w14:textId="77777777" w:rsidR="004E0EBB" w:rsidRDefault="004E0EBB">
      <w:pPr>
        <w:pStyle w:val="pxp"/>
      </w:pPr>
      <w:r>
        <w:rPr>
          <w:color w:val="FF0000"/>
          <w:sz w:val="20"/>
          <w:szCs w:val="20"/>
          <w:vertAlign w:val="superscript"/>
        </w:rPr>
        <w:t>►</w:t>
      </w:r>
      <w:r>
        <w:fldChar w:fldCharType="begin"/>
      </w:r>
      <w:r>
        <w:instrText>p.ct.id="f477b8b0b92511efa86bc22ba615bad8|8|31:8"</w:instrText>
      </w:r>
      <w:r>
        <w:fldChar w:fldCharType="end"/>
      </w:r>
      <w:r>
        <w:rPr>
          <w:rStyle w:val="pxst"/>
          <w:color w:val="FF0000"/>
          <w:sz w:val="20"/>
          <w:szCs w:val="20"/>
          <w:vertAlign w:val="superscript"/>
        </w:rPr>
        <w:t>►</w:t>
      </w:r>
      <w:r>
        <w:rPr>
          <w:rStyle w:val="pxst"/>
        </w:rPr>
        <w:fldChar w:fldCharType="begin"/>
      </w:r>
      <w:r>
        <w:rPr>
          <w:rStyle w:val="pxst"/>
        </w:rPr>
        <w:instrText>st.ref.id="I09NRZL"</w:instrText>
      </w:r>
      <w:r>
        <w:rPr>
          <w:rStyle w:val="pxst"/>
        </w:rPr>
        <w:fldChar w:fldCharType="end"/>
      </w:r>
      <w:r>
        <w:rPr>
          <w:rStyle w:val="pxst"/>
        </w:rPr>
        <w:t xml:space="preserve">EPTL </w:t>
      </w:r>
      <w:r>
        <w:rPr>
          <w:rStyle w:val="pxst"/>
          <w:vanish/>
        </w:rPr>
        <w:t>&amp;s;</w:t>
      </w:r>
      <w:r>
        <w:rPr>
          <w:rStyle w:val="pxvis"/>
          <w:rFonts w:ascii="Times NewRoman" w:hAnsi="Times NewRoman"/>
          <w:b w:val="0"/>
          <w:sz w:val="24"/>
        </w:rPr>
        <w:t>§</w:t>
      </w:r>
      <w:r>
        <w:rPr>
          <w:rStyle w:val="pxst"/>
        </w:rPr>
        <w:t>8-1.4(d)</w:t>
      </w:r>
      <w:r>
        <w:t>.</w:t>
      </w:r>
    </w:p>
    <w:p w14:paraId="4088434B" w14:textId="77777777" w:rsidR="004E0EBB" w:rsidRDefault="004E0EBB">
      <w:pPr>
        <w:pStyle w:val="pxrr"/>
        <w:spacing w:before="180"/>
        <w:rPr>
          <w:sz w:val="24"/>
          <w:szCs w:val="24"/>
        </w:rPr>
      </w:pPr>
      <w:r>
        <w:rPr>
          <w:rStyle w:val="pxvis"/>
          <w:rFonts w:cs="Arial"/>
          <w:bCs/>
          <w:szCs w:val="28"/>
        </w:rPr>
        <w:t>Research References</w:t>
      </w:r>
    </w:p>
    <w:p w14:paraId="468A6086" w14:textId="77777777" w:rsidR="004E0EBB" w:rsidRDefault="004E0EBB">
      <w:pPr>
        <w:pStyle w:val="pxrrp"/>
      </w:pPr>
      <w:r>
        <w:t xml:space="preserve">Attorney General's supervisory powers under statutes pertaining to charitable trustees, </w:t>
      </w:r>
      <w:r>
        <w:rPr>
          <w:rStyle w:val="pxrc"/>
          <w:color w:val="FF0000"/>
          <w:sz w:val="20"/>
          <w:szCs w:val="20"/>
          <w:vertAlign w:val="superscript"/>
        </w:rPr>
        <w:t>►</w:t>
      </w:r>
      <w:r>
        <w:rPr>
          <w:rStyle w:val="pxrc"/>
        </w:rPr>
        <w:fldChar w:fldCharType="begin"/>
      </w:r>
      <w:r>
        <w:rPr>
          <w:rStyle w:val="pxrc"/>
        </w:rPr>
        <w:instrText>rc.ref.id="I09QL4H"</w:instrText>
      </w:r>
      <w:r>
        <w:rPr>
          <w:rStyle w:val="pxrc"/>
        </w:rPr>
        <w:fldChar w:fldCharType="end"/>
      </w:r>
      <w:r>
        <w:rPr>
          <w:rStyle w:val="pxrc"/>
        </w:rPr>
        <w:t xml:space="preserve">N.Y. Jur. 2d, Charities </w:t>
      </w:r>
      <w:r>
        <w:rPr>
          <w:rStyle w:val="pxrc"/>
          <w:vanish/>
        </w:rPr>
        <w:t>&amp;s;</w:t>
      </w:r>
      <w:r>
        <w:rPr>
          <w:rStyle w:val="pxvis"/>
          <w:rFonts w:ascii="Times NewRoman" w:hAnsi="Times NewRoman"/>
          <w:b w:val="0"/>
          <w:sz w:val="24"/>
        </w:rPr>
        <w:t>§</w:t>
      </w:r>
      <w:ins w:id="156" w:author="Cara Cardinale" w:date="2025-02-08T22:59:00Z">
        <w:r w:rsidR="00F74B46">
          <w:rPr>
            <w:rStyle w:val="pxrc"/>
          </w:rPr>
          <w:t>79</w:t>
        </w:r>
      </w:ins>
      <w:del w:id="157" w:author="Cara Cardinale" w:date="2025-02-08T22:59:00Z">
        <w:r w:rsidDel="00F74B46">
          <w:rPr>
            <w:rStyle w:val="pxrc"/>
          </w:rPr>
          <w:delText>82</w:delText>
        </w:r>
      </w:del>
      <w:r>
        <w:t>.</w:t>
      </w:r>
    </w:p>
    <w:p w14:paraId="45A5CB12" w14:textId="77777777" w:rsidR="00AA373E" w:rsidRDefault="00AA373E">
      <w:pPr>
        <w:pStyle w:val="pxrrp"/>
      </w:pPr>
    </w:p>
  </w:footnote>
  <w:footnote w:id="56">
    <w:p w14:paraId="046C5BF1"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C0FDD54" w14:textId="77777777" w:rsidR="004E0EBB" w:rsidRDefault="004E0EBB">
      <w:pPr>
        <w:pStyle w:val="pxp"/>
      </w:pPr>
      <w:r>
        <w:rPr>
          <w:color w:val="FF0000"/>
          <w:sz w:val="20"/>
          <w:szCs w:val="20"/>
          <w:vertAlign w:val="superscript"/>
        </w:rPr>
        <w:t>►</w:t>
      </w:r>
      <w:r>
        <w:fldChar w:fldCharType="begin"/>
      </w:r>
      <w:r>
        <w:instrText>p.ct.id="f477b8b0b92511efa86bc22ba615bad8|8|31:8"</w:instrText>
      </w:r>
      <w:r>
        <w:fldChar w:fldCharType="end"/>
      </w:r>
      <w:r>
        <w:rPr>
          <w:rStyle w:val="pxst"/>
          <w:color w:val="FF0000"/>
          <w:sz w:val="20"/>
          <w:szCs w:val="20"/>
          <w:vertAlign w:val="superscript"/>
        </w:rPr>
        <w:t>►</w:t>
      </w:r>
      <w:r>
        <w:rPr>
          <w:rStyle w:val="pxst"/>
        </w:rPr>
        <w:fldChar w:fldCharType="begin"/>
      </w:r>
      <w:r>
        <w:rPr>
          <w:rStyle w:val="pxst"/>
        </w:rPr>
        <w:instrText>st.ref.id="I09I5QZ"</w:instrText>
      </w:r>
      <w:r>
        <w:rPr>
          <w:rStyle w:val="pxst"/>
        </w:rPr>
        <w:fldChar w:fldCharType="end"/>
      </w:r>
      <w:r>
        <w:rPr>
          <w:rStyle w:val="pxst"/>
        </w:rPr>
        <w:t xml:space="preserve">EPTL </w:t>
      </w:r>
      <w:r>
        <w:rPr>
          <w:rStyle w:val="pxst"/>
          <w:vanish/>
        </w:rPr>
        <w:t>&amp;s;</w:t>
      </w:r>
      <w:r>
        <w:rPr>
          <w:rStyle w:val="pxvis"/>
          <w:rFonts w:ascii="Times NewRoman" w:hAnsi="Times NewRoman"/>
          <w:b w:val="0"/>
          <w:sz w:val="24"/>
        </w:rPr>
        <w:t>§</w:t>
      </w:r>
      <w:r>
        <w:rPr>
          <w:rStyle w:val="pxst"/>
        </w:rPr>
        <w:t>8-1.4(b)</w:t>
      </w:r>
      <w:r>
        <w:t>.</w:t>
      </w:r>
    </w:p>
    <w:p w14:paraId="17AAC2E0" w14:textId="77777777" w:rsidR="00AA373E" w:rsidRDefault="00AA373E">
      <w:pPr>
        <w:pStyle w:val="pxp"/>
      </w:pPr>
    </w:p>
  </w:footnote>
  <w:footnote w:id="57">
    <w:p w14:paraId="0D02B94F"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3C8BCC70" w14:textId="77777777" w:rsidR="004E0EBB" w:rsidRDefault="004E0EBB">
      <w:pPr>
        <w:pStyle w:val="pxp"/>
      </w:pPr>
      <w:r>
        <w:rPr>
          <w:color w:val="FF0000"/>
          <w:sz w:val="20"/>
          <w:szCs w:val="20"/>
          <w:vertAlign w:val="superscript"/>
        </w:rPr>
        <w:t>►</w:t>
      </w:r>
      <w:r>
        <w:fldChar w:fldCharType="begin"/>
      </w:r>
      <w:r>
        <w:instrText>p.ct.id="f477b8b0b92511efa86bc22ba615bad8|8|31:8"</w:instrText>
      </w:r>
      <w:r>
        <w:fldChar w:fldCharType="end"/>
      </w:r>
      <w:r>
        <w:rPr>
          <w:rStyle w:val="pxst"/>
          <w:color w:val="FF0000"/>
          <w:sz w:val="20"/>
          <w:szCs w:val="20"/>
          <w:vertAlign w:val="superscript"/>
        </w:rPr>
        <w:t>►</w:t>
      </w:r>
      <w:r>
        <w:rPr>
          <w:rStyle w:val="pxst"/>
        </w:rPr>
        <w:fldChar w:fldCharType="begin"/>
      </w:r>
      <w:r>
        <w:rPr>
          <w:rStyle w:val="pxst"/>
        </w:rPr>
        <w:instrText>st.ref.id="I09I5R1"</w:instrText>
      </w:r>
      <w:r>
        <w:rPr>
          <w:rStyle w:val="pxst"/>
        </w:rPr>
        <w:fldChar w:fldCharType="end"/>
      </w:r>
      <w:r>
        <w:rPr>
          <w:rStyle w:val="pxst"/>
        </w:rPr>
        <w:t xml:space="preserve">EPTL </w:t>
      </w:r>
      <w:r>
        <w:rPr>
          <w:rStyle w:val="pxst"/>
          <w:vanish/>
        </w:rPr>
        <w:t>&amp;s;</w:t>
      </w:r>
      <w:r>
        <w:rPr>
          <w:rStyle w:val="pxvis"/>
          <w:rFonts w:ascii="Times NewRoman" w:hAnsi="Times NewRoman"/>
          <w:b w:val="0"/>
          <w:sz w:val="24"/>
        </w:rPr>
        <w:t>§</w:t>
      </w:r>
      <w:r>
        <w:rPr>
          <w:rStyle w:val="pxst"/>
        </w:rPr>
        <w:t>8-1.4(f)(1)</w:t>
      </w:r>
      <w:r>
        <w:t>.</w:t>
      </w:r>
    </w:p>
    <w:p w14:paraId="5A2EBC21" w14:textId="77777777" w:rsidR="004E0EBB" w:rsidRDefault="004E0EBB">
      <w:pPr>
        <w:pStyle w:val="pxrr"/>
        <w:spacing w:before="180"/>
        <w:rPr>
          <w:sz w:val="24"/>
          <w:szCs w:val="24"/>
        </w:rPr>
      </w:pPr>
      <w:r>
        <w:rPr>
          <w:rStyle w:val="pxvis"/>
          <w:rFonts w:cs="Arial"/>
          <w:bCs/>
          <w:szCs w:val="28"/>
        </w:rPr>
        <w:t>Research References</w:t>
      </w:r>
    </w:p>
    <w:p w14:paraId="4DF416DA" w14:textId="77777777" w:rsidR="004E0EBB" w:rsidRDefault="004E0EBB">
      <w:pPr>
        <w:pStyle w:val="pxrrp"/>
      </w:pPr>
      <w:r>
        <w:t xml:space="preserve">Attorney General's supervisory powers under statutes pertaining to charitable trustees, </w:t>
      </w:r>
      <w:r>
        <w:rPr>
          <w:rStyle w:val="pxrc"/>
          <w:color w:val="FF0000"/>
          <w:sz w:val="20"/>
          <w:szCs w:val="20"/>
          <w:vertAlign w:val="superscript"/>
        </w:rPr>
        <w:t>►</w:t>
      </w:r>
      <w:r>
        <w:rPr>
          <w:rStyle w:val="pxrc"/>
        </w:rPr>
        <w:fldChar w:fldCharType="begin"/>
      </w:r>
      <w:r>
        <w:rPr>
          <w:rStyle w:val="pxrc"/>
        </w:rPr>
        <w:instrText>rc.ref.id="I09KYVX"</w:instrText>
      </w:r>
      <w:r>
        <w:rPr>
          <w:rStyle w:val="pxrc"/>
        </w:rPr>
        <w:fldChar w:fldCharType="end"/>
      </w:r>
      <w:r>
        <w:rPr>
          <w:rStyle w:val="pxrc"/>
        </w:rPr>
        <w:t xml:space="preserve">N.Y. Jur. 2d, Charities </w:t>
      </w:r>
      <w:r>
        <w:rPr>
          <w:rStyle w:val="pxrc"/>
          <w:vanish/>
        </w:rPr>
        <w:t>&amp;s;</w:t>
      </w:r>
      <w:r>
        <w:rPr>
          <w:rStyle w:val="pxvis"/>
          <w:rFonts w:ascii="Times NewRoman" w:hAnsi="Times NewRoman"/>
          <w:b w:val="0"/>
          <w:sz w:val="24"/>
        </w:rPr>
        <w:t>§</w:t>
      </w:r>
      <w:ins w:id="158" w:author="Cara Cardinale" w:date="2025-02-08T22:59:00Z">
        <w:r w:rsidR="00F74B46">
          <w:rPr>
            <w:rStyle w:val="pxrc"/>
          </w:rPr>
          <w:t>79</w:t>
        </w:r>
      </w:ins>
      <w:del w:id="159" w:author="Cara Cardinale" w:date="2025-02-08T22:59:00Z">
        <w:r w:rsidDel="00F74B46">
          <w:rPr>
            <w:rStyle w:val="pxrc"/>
          </w:rPr>
          <w:delText>82</w:delText>
        </w:r>
      </w:del>
      <w:r>
        <w:t>.</w:t>
      </w:r>
    </w:p>
    <w:p w14:paraId="281D935F" w14:textId="77777777" w:rsidR="00AA373E" w:rsidRDefault="00AA373E">
      <w:pPr>
        <w:pStyle w:val="pxrrp"/>
      </w:pPr>
    </w:p>
  </w:footnote>
  <w:footnote w:id="58">
    <w:p w14:paraId="11AB65C0"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76B401A" w14:textId="77777777" w:rsidR="004E0EBB" w:rsidRDefault="004E0EBB">
      <w:pPr>
        <w:pStyle w:val="pxp"/>
      </w:pPr>
      <w:r>
        <w:rPr>
          <w:color w:val="FF0000"/>
          <w:sz w:val="20"/>
          <w:szCs w:val="20"/>
          <w:vertAlign w:val="superscript"/>
        </w:rPr>
        <w:t>►</w:t>
      </w:r>
      <w:r>
        <w:fldChar w:fldCharType="begin"/>
      </w:r>
      <w:r>
        <w:instrText>p.ct.id="f477b8b0b92511efa86bc22ba615bad8|8|31:8"</w:instrText>
      </w:r>
      <w:r>
        <w:fldChar w:fldCharType="end"/>
      </w:r>
      <w:r>
        <w:rPr>
          <w:rStyle w:val="pxst"/>
          <w:color w:val="FF0000"/>
          <w:sz w:val="20"/>
          <w:szCs w:val="20"/>
          <w:vertAlign w:val="superscript"/>
        </w:rPr>
        <w:t>►</w:t>
      </w:r>
      <w:r>
        <w:rPr>
          <w:rStyle w:val="pxst"/>
        </w:rPr>
        <w:fldChar w:fldCharType="begin"/>
      </w:r>
      <w:r>
        <w:rPr>
          <w:rStyle w:val="pxst"/>
        </w:rPr>
        <w:instrText>st.ref.id="I09TEAL"</w:instrText>
      </w:r>
      <w:r>
        <w:rPr>
          <w:rStyle w:val="pxst"/>
        </w:rPr>
        <w:fldChar w:fldCharType="end"/>
      </w:r>
      <w:r>
        <w:rPr>
          <w:rStyle w:val="pxst"/>
        </w:rPr>
        <w:t xml:space="preserve">EPTL </w:t>
      </w:r>
      <w:r>
        <w:rPr>
          <w:rStyle w:val="pxst"/>
          <w:vanish/>
        </w:rPr>
        <w:t>&amp;s;</w:t>
      </w:r>
      <w:r>
        <w:rPr>
          <w:rStyle w:val="pxvis"/>
          <w:rFonts w:ascii="Times NewRoman" w:hAnsi="Times NewRoman"/>
          <w:b w:val="0"/>
          <w:sz w:val="24"/>
        </w:rPr>
        <w:t>§</w:t>
      </w:r>
      <w:r>
        <w:rPr>
          <w:rStyle w:val="pxst"/>
        </w:rPr>
        <w:t>8-1.4(f)(2)</w:t>
      </w:r>
      <w:r>
        <w:t>.</w:t>
      </w:r>
    </w:p>
    <w:p w14:paraId="68871EFA" w14:textId="77777777" w:rsidR="004E0EBB" w:rsidRDefault="004E0EBB">
      <w:pPr>
        <w:pStyle w:val="pxrr"/>
        <w:spacing w:before="180"/>
        <w:rPr>
          <w:sz w:val="24"/>
          <w:szCs w:val="24"/>
        </w:rPr>
      </w:pPr>
      <w:r>
        <w:rPr>
          <w:rStyle w:val="pxvis"/>
          <w:rFonts w:cs="Arial"/>
          <w:bCs/>
          <w:szCs w:val="28"/>
        </w:rPr>
        <w:t>Research References</w:t>
      </w:r>
    </w:p>
    <w:p w14:paraId="22BC4EA3" w14:textId="77777777" w:rsidR="004E0EBB" w:rsidRDefault="004E0EBB">
      <w:pPr>
        <w:pStyle w:val="pxrrp"/>
      </w:pPr>
      <w:r>
        <w:t xml:space="preserve">Registration and reporting requirements of trustees, </w:t>
      </w:r>
      <w:r>
        <w:rPr>
          <w:rStyle w:val="pxrc"/>
          <w:color w:val="FF0000"/>
          <w:sz w:val="20"/>
          <w:szCs w:val="20"/>
          <w:vertAlign w:val="superscript"/>
        </w:rPr>
        <w:t>►</w:t>
      </w:r>
      <w:r>
        <w:rPr>
          <w:rStyle w:val="pxrc"/>
        </w:rPr>
        <w:fldChar w:fldCharType="begin"/>
      </w:r>
      <w:r>
        <w:rPr>
          <w:rStyle w:val="pxrc"/>
        </w:rPr>
        <w:instrText>rc.ref.id="I09I5R3"</w:instrText>
      </w:r>
      <w:r>
        <w:rPr>
          <w:rStyle w:val="pxrc"/>
        </w:rPr>
        <w:fldChar w:fldCharType="end"/>
      </w:r>
      <w:r>
        <w:rPr>
          <w:rStyle w:val="pxrc"/>
        </w:rPr>
        <w:t xml:space="preserve">N.Y. Jur. 2d, Charities </w:t>
      </w:r>
      <w:r>
        <w:rPr>
          <w:rStyle w:val="pxrc"/>
          <w:vanish/>
        </w:rPr>
        <w:t>&amp;s;</w:t>
      </w:r>
      <w:del w:id="160" w:author="Cara Cardinale" w:date="2025-02-08T23:00:00Z">
        <w:r w:rsidDel="00C91050">
          <w:rPr>
            <w:rStyle w:val="pxvis"/>
            <w:rFonts w:ascii="Times NewRoman" w:hAnsi="Times NewRoman"/>
            <w:b w:val="0"/>
            <w:sz w:val="24"/>
          </w:rPr>
          <w:delText>§</w:delText>
        </w:r>
        <w:r w:rsidDel="00C91050">
          <w:rPr>
            <w:rStyle w:val="pxrc"/>
          </w:rPr>
          <w:delText>62</w:delText>
        </w:r>
      </w:del>
      <w:ins w:id="161" w:author="Cara Cardinale" w:date="2025-02-08T23:00:00Z">
        <w:r w:rsidR="00C91050">
          <w:rPr>
            <w:rStyle w:val="pxvis"/>
            <w:rFonts w:ascii="Times NewRoman" w:hAnsi="Times NewRoman"/>
            <w:b w:val="0"/>
            <w:sz w:val="24"/>
          </w:rPr>
          <w:t>§59</w:t>
        </w:r>
      </w:ins>
      <w:r>
        <w:t>.</w:t>
      </w:r>
    </w:p>
    <w:p w14:paraId="2D2199AF" w14:textId="77777777" w:rsidR="00AA373E" w:rsidRDefault="00AA373E">
      <w:pPr>
        <w:pStyle w:val="pxrrp"/>
      </w:pPr>
    </w:p>
  </w:footnote>
  <w:footnote w:id="59">
    <w:p w14:paraId="7D119993"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73D95CA" w14:textId="77777777" w:rsidR="004E0EBB" w:rsidRDefault="004E0EBB">
      <w:pPr>
        <w:pStyle w:val="pxp"/>
      </w:pPr>
      <w:r>
        <w:rPr>
          <w:color w:val="FF0000"/>
          <w:sz w:val="20"/>
          <w:szCs w:val="20"/>
          <w:vertAlign w:val="superscript"/>
        </w:rPr>
        <w:t>►</w:t>
      </w:r>
      <w:r>
        <w:fldChar w:fldCharType="begin"/>
      </w:r>
      <w:r>
        <w:instrText>p.ct.id="f477b8b0b92511efa86bc22ba615bad8|8|31:8"</w:instrText>
      </w:r>
      <w:r>
        <w:fldChar w:fldCharType="end"/>
      </w:r>
      <w:r>
        <w:rPr>
          <w:rStyle w:val="pxst"/>
          <w:color w:val="FF0000"/>
          <w:sz w:val="20"/>
          <w:szCs w:val="20"/>
          <w:vertAlign w:val="superscript"/>
        </w:rPr>
        <w:t>►</w:t>
      </w:r>
      <w:r>
        <w:rPr>
          <w:rStyle w:val="pxst"/>
        </w:rPr>
        <w:fldChar w:fldCharType="begin"/>
      </w:r>
      <w:r>
        <w:rPr>
          <w:rStyle w:val="pxst"/>
        </w:rPr>
        <w:instrText>st.ref.id="I09KYVZ"</w:instrText>
      </w:r>
      <w:r>
        <w:rPr>
          <w:rStyle w:val="pxst"/>
        </w:rPr>
        <w:fldChar w:fldCharType="end"/>
      </w:r>
      <w:r>
        <w:rPr>
          <w:rStyle w:val="pxst"/>
        </w:rPr>
        <w:t xml:space="preserve">EPTL </w:t>
      </w:r>
      <w:r>
        <w:rPr>
          <w:rStyle w:val="pxst"/>
          <w:vanish/>
        </w:rPr>
        <w:t>&amp;s;</w:t>
      </w:r>
      <w:r>
        <w:rPr>
          <w:rStyle w:val="pxvis"/>
          <w:rFonts w:ascii="Times NewRoman" w:hAnsi="Times NewRoman"/>
          <w:b w:val="0"/>
          <w:sz w:val="24"/>
        </w:rPr>
        <w:t>§</w:t>
      </w:r>
      <w:r>
        <w:rPr>
          <w:rStyle w:val="pxst"/>
        </w:rPr>
        <w:t>8-1.4(g)</w:t>
      </w:r>
      <w:r>
        <w:t>.</w:t>
      </w:r>
    </w:p>
    <w:p w14:paraId="00A823C1" w14:textId="77777777" w:rsidR="004E0EBB" w:rsidRDefault="004E0EBB">
      <w:pPr>
        <w:pStyle w:val="pxrr"/>
        <w:spacing w:before="180"/>
        <w:rPr>
          <w:sz w:val="24"/>
          <w:szCs w:val="24"/>
        </w:rPr>
      </w:pPr>
      <w:r>
        <w:rPr>
          <w:rStyle w:val="pxvis"/>
          <w:rFonts w:cs="Arial"/>
          <w:bCs/>
          <w:szCs w:val="28"/>
        </w:rPr>
        <w:t>Research References</w:t>
      </w:r>
    </w:p>
    <w:p w14:paraId="4D704D86" w14:textId="77777777" w:rsidR="004E0EBB" w:rsidRDefault="004E0EBB">
      <w:pPr>
        <w:pStyle w:val="pxrrp"/>
      </w:pPr>
      <w:r>
        <w:t xml:space="preserve">Registration and reporting requirements of trustees, </w:t>
      </w:r>
      <w:r>
        <w:rPr>
          <w:rStyle w:val="pxrc"/>
          <w:color w:val="FF0000"/>
          <w:sz w:val="20"/>
          <w:szCs w:val="20"/>
          <w:vertAlign w:val="superscript"/>
        </w:rPr>
        <w:t>►</w:t>
      </w:r>
      <w:r>
        <w:rPr>
          <w:rStyle w:val="pxrc"/>
        </w:rPr>
        <w:fldChar w:fldCharType="begin"/>
      </w:r>
      <w:r>
        <w:rPr>
          <w:rStyle w:val="pxrc"/>
        </w:rPr>
        <w:instrText>rc.ref.id="I09NS0V"</w:instrText>
      </w:r>
      <w:r>
        <w:rPr>
          <w:rStyle w:val="pxrc"/>
        </w:rPr>
        <w:fldChar w:fldCharType="end"/>
      </w:r>
      <w:r>
        <w:rPr>
          <w:rStyle w:val="pxrc"/>
        </w:rPr>
        <w:t xml:space="preserve">N.Y. Jur. 2d, Charities </w:t>
      </w:r>
      <w:r>
        <w:rPr>
          <w:rStyle w:val="pxrc"/>
          <w:vanish/>
        </w:rPr>
        <w:t>&amp;s;</w:t>
      </w:r>
      <w:del w:id="162" w:author="Cara Cardinale" w:date="2025-02-08T23:00:00Z">
        <w:r w:rsidDel="00C91050">
          <w:rPr>
            <w:rStyle w:val="pxvis"/>
            <w:rFonts w:ascii="Times NewRoman" w:hAnsi="Times NewRoman"/>
            <w:b w:val="0"/>
            <w:sz w:val="24"/>
          </w:rPr>
          <w:delText>§</w:delText>
        </w:r>
        <w:r w:rsidDel="00C91050">
          <w:rPr>
            <w:rStyle w:val="pxrc"/>
          </w:rPr>
          <w:delText>62</w:delText>
        </w:r>
      </w:del>
      <w:ins w:id="163" w:author="Cara Cardinale" w:date="2025-02-08T23:00:00Z">
        <w:r w:rsidR="00C91050">
          <w:rPr>
            <w:rStyle w:val="pxvis"/>
            <w:rFonts w:ascii="Times NewRoman" w:hAnsi="Times NewRoman"/>
            <w:b w:val="0"/>
            <w:sz w:val="24"/>
          </w:rPr>
          <w:t>§59</w:t>
        </w:r>
      </w:ins>
      <w:r>
        <w:t>.</w:t>
      </w:r>
    </w:p>
    <w:p w14:paraId="685AE02D" w14:textId="77777777" w:rsidR="00AA373E" w:rsidRDefault="00AA373E">
      <w:pPr>
        <w:pStyle w:val="pxrrp"/>
      </w:pPr>
    </w:p>
  </w:footnote>
  <w:footnote w:id="60">
    <w:p w14:paraId="01570321"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21FC83B" w14:textId="77777777" w:rsidR="004E0EBB" w:rsidRDefault="004E0EBB">
      <w:pPr>
        <w:pStyle w:val="pxp"/>
      </w:pPr>
      <w:r>
        <w:rPr>
          <w:color w:val="FF0000"/>
          <w:sz w:val="20"/>
          <w:szCs w:val="20"/>
          <w:vertAlign w:val="superscript"/>
        </w:rPr>
        <w:t>►</w:t>
      </w:r>
      <w:r>
        <w:fldChar w:fldCharType="begin"/>
      </w:r>
      <w:r>
        <w:instrText>p.ct.id="f477b8b0b92511efa86bc22ba615bad8|8|31:8"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st.ref.id="I09QL5R"</w:instrText>
      </w:r>
      <w:r>
        <w:rPr>
          <w:rStyle w:val="pxst"/>
        </w:rPr>
        <w:fldChar w:fldCharType="end"/>
      </w:r>
      <w:r>
        <w:rPr>
          <w:rStyle w:val="pxst"/>
        </w:rPr>
        <w:t xml:space="preserve">EPTL </w:t>
      </w:r>
      <w:r>
        <w:rPr>
          <w:rStyle w:val="pxst"/>
          <w:vanish/>
        </w:rPr>
        <w:t>&amp;s;</w:t>
      </w:r>
      <w:r>
        <w:rPr>
          <w:rStyle w:val="pxvis"/>
          <w:rFonts w:ascii="Times NewRoman" w:hAnsi="Times NewRoman"/>
          <w:b w:val="0"/>
          <w:sz w:val="24"/>
        </w:rPr>
        <w:t>§</w:t>
      </w:r>
      <w:r>
        <w:rPr>
          <w:rStyle w:val="pxst"/>
        </w:rPr>
        <w:t>8-14(p)</w:t>
      </w:r>
      <w:r>
        <w:t>.</w:t>
      </w:r>
    </w:p>
    <w:p w14:paraId="18513E9A" w14:textId="77777777" w:rsidR="004E0EBB" w:rsidRDefault="004E0EBB">
      <w:pPr>
        <w:pStyle w:val="pxrr"/>
        <w:spacing w:before="180"/>
        <w:rPr>
          <w:sz w:val="24"/>
          <w:szCs w:val="24"/>
        </w:rPr>
      </w:pPr>
      <w:r>
        <w:rPr>
          <w:rStyle w:val="pxvis"/>
          <w:rFonts w:cs="Arial"/>
          <w:bCs/>
          <w:szCs w:val="28"/>
        </w:rPr>
        <w:t>Research References</w:t>
      </w:r>
    </w:p>
    <w:p w14:paraId="7FDB5DA3" w14:textId="77777777" w:rsidR="004E0EBB" w:rsidRDefault="004E0EBB">
      <w:pPr>
        <w:pStyle w:val="pxrrp"/>
      </w:pPr>
      <w:r>
        <w:t xml:space="preserve">Registration and reporting requirements of trustees, </w:t>
      </w:r>
      <w:r>
        <w:rPr>
          <w:rStyle w:val="pxrc"/>
          <w:color w:val="FF0000"/>
          <w:sz w:val="20"/>
          <w:szCs w:val="20"/>
          <w:vertAlign w:val="superscript"/>
        </w:rPr>
        <w:t>►</w:t>
      </w:r>
      <w:r>
        <w:rPr>
          <w:rStyle w:val="pxrc"/>
        </w:rPr>
        <w:fldChar w:fldCharType="begin"/>
      </w:r>
      <w:r>
        <w:rPr>
          <w:rStyle w:val="pxrc"/>
        </w:rPr>
        <w:instrText>rc.ref.id="I09I5WR"</w:instrText>
      </w:r>
      <w:r>
        <w:rPr>
          <w:rStyle w:val="pxrc"/>
        </w:rPr>
        <w:fldChar w:fldCharType="end"/>
      </w:r>
      <w:r>
        <w:rPr>
          <w:rStyle w:val="pxrc"/>
        </w:rPr>
        <w:t xml:space="preserve">N.Y. Jur. 2d, Charities </w:t>
      </w:r>
      <w:r>
        <w:rPr>
          <w:rStyle w:val="pxrc"/>
          <w:vanish/>
        </w:rPr>
        <w:t>&amp;s;</w:t>
      </w:r>
      <w:del w:id="164" w:author="Cara Cardinale" w:date="2025-02-08T23:00:00Z">
        <w:r w:rsidDel="00C91050">
          <w:rPr>
            <w:rStyle w:val="pxvis"/>
            <w:rFonts w:ascii="Times NewRoman" w:hAnsi="Times NewRoman"/>
            <w:b w:val="0"/>
            <w:sz w:val="24"/>
          </w:rPr>
          <w:delText>§</w:delText>
        </w:r>
        <w:r w:rsidDel="00C91050">
          <w:rPr>
            <w:rStyle w:val="pxrc"/>
          </w:rPr>
          <w:delText>62</w:delText>
        </w:r>
      </w:del>
      <w:ins w:id="165" w:author="Cara Cardinale" w:date="2025-02-08T23:00:00Z">
        <w:r w:rsidR="00C91050">
          <w:rPr>
            <w:rStyle w:val="pxvis"/>
            <w:rFonts w:ascii="Times NewRoman" w:hAnsi="Times NewRoman"/>
            <w:b w:val="0"/>
            <w:sz w:val="24"/>
          </w:rPr>
          <w:t>§59</w:t>
        </w:r>
      </w:ins>
      <w:r>
        <w:t>.</w:t>
      </w:r>
    </w:p>
    <w:p w14:paraId="1DA436E8" w14:textId="77777777" w:rsidR="00AA373E" w:rsidRDefault="00AA373E">
      <w:pPr>
        <w:pStyle w:val="pxrrp"/>
      </w:pPr>
    </w:p>
  </w:footnote>
  <w:footnote w:id="61">
    <w:p w14:paraId="3FDB27BD"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5590661C" w14:textId="77777777" w:rsidR="004E0EBB" w:rsidRDefault="004E0EBB">
      <w:pPr>
        <w:pStyle w:val="pxp"/>
      </w:pPr>
      <w:r>
        <w:rPr>
          <w:color w:val="FF0000"/>
          <w:sz w:val="20"/>
          <w:szCs w:val="20"/>
          <w:vertAlign w:val="superscript"/>
        </w:rPr>
        <w:t>►</w:t>
      </w:r>
      <w:r>
        <w:fldChar w:fldCharType="begin"/>
      </w:r>
      <w:r>
        <w:instrText>p.ct.id="f477b8b0b92511efa86bc22ba615bad8|8|31:8"</w:instrText>
      </w:r>
      <w:r>
        <w:fldChar w:fldCharType="end"/>
      </w:r>
      <w:r>
        <w:rPr>
          <w:rStyle w:val="pxst"/>
          <w:color w:val="FF0000"/>
          <w:sz w:val="20"/>
          <w:szCs w:val="20"/>
          <w:vertAlign w:val="superscript"/>
        </w:rPr>
        <w:t>►</w:t>
      </w:r>
      <w:r>
        <w:rPr>
          <w:rStyle w:val="pxst"/>
        </w:rPr>
        <w:fldChar w:fldCharType="begin"/>
      </w:r>
      <w:r>
        <w:rPr>
          <w:rStyle w:val="pxst"/>
        </w:rPr>
        <w:instrText>st.ref.id="I09KZ1N"</w:instrText>
      </w:r>
      <w:r>
        <w:rPr>
          <w:rStyle w:val="pxst"/>
        </w:rPr>
        <w:fldChar w:fldCharType="end"/>
      </w:r>
      <w:r>
        <w:rPr>
          <w:rStyle w:val="pxst"/>
        </w:rPr>
        <w:t xml:space="preserve">EPTL </w:t>
      </w:r>
      <w:r>
        <w:rPr>
          <w:rStyle w:val="pxst"/>
          <w:vanish/>
        </w:rPr>
        <w:t>&amp;s;</w:t>
      </w:r>
      <w:r>
        <w:rPr>
          <w:rStyle w:val="pxvis"/>
          <w:rFonts w:ascii="Times NewRoman" w:hAnsi="Times NewRoman"/>
          <w:b w:val="0"/>
          <w:sz w:val="24"/>
        </w:rPr>
        <w:t>§</w:t>
      </w:r>
      <w:r>
        <w:rPr>
          <w:rStyle w:val="pxst"/>
        </w:rPr>
        <w:t>8-1.4(l)</w:t>
      </w:r>
      <w:r>
        <w:t>.</w:t>
      </w:r>
    </w:p>
    <w:p w14:paraId="1FAA21F5" w14:textId="77777777" w:rsidR="004E0EBB" w:rsidRDefault="004E0EBB">
      <w:pPr>
        <w:pStyle w:val="pxrr"/>
        <w:spacing w:before="180"/>
        <w:rPr>
          <w:sz w:val="24"/>
          <w:szCs w:val="24"/>
        </w:rPr>
      </w:pPr>
      <w:r>
        <w:rPr>
          <w:rStyle w:val="pxvis"/>
          <w:rFonts w:cs="Arial"/>
          <w:bCs/>
          <w:szCs w:val="28"/>
        </w:rPr>
        <w:t>Research References</w:t>
      </w:r>
    </w:p>
    <w:p w14:paraId="5CE5690D" w14:textId="77777777" w:rsidR="004E0EBB" w:rsidRDefault="004E0EBB">
      <w:pPr>
        <w:pStyle w:val="pxrrp"/>
      </w:pPr>
      <w:r>
        <w:t xml:space="preserve">Registration and reporting requirements of trustees, </w:t>
      </w:r>
      <w:r>
        <w:rPr>
          <w:rStyle w:val="pxrc"/>
          <w:color w:val="FF0000"/>
          <w:sz w:val="20"/>
          <w:szCs w:val="20"/>
          <w:vertAlign w:val="superscript"/>
        </w:rPr>
        <w:t>►</w:t>
      </w:r>
      <w:r>
        <w:rPr>
          <w:rStyle w:val="pxrc"/>
        </w:rPr>
        <w:fldChar w:fldCharType="begin"/>
      </w:r>
      <w:r>
        <w:rPr>
          <w:rStyle w:val="pxrc"/>
        </w:rPr>
        <w:instrText>rc.ref.id="I09NS6J"</w:instrText>
      </w:r>
      <w:r>
        <w:rPr>
          <w:rStyle w:val="pxrc"/>
        </w:rPr>
        <w:fldChar w:fldCharType="end"/>
      </w:r>
      <w:r>
        <w:rPr>
          <w:rStyle w:val="pxrc"/>
        </w:rPr>
        <w:t xml:space="preserve">N.Y. Jur. 2d, Charities </w:t>
      </w:r>
      <w:r>
        <w:rPr>
          <w:rStyle w:val="pxrc"/>
          <w:vanish/>
        </w:rPr>
        <w:t>&amp;s;</w:t>
      </w:r>
      <w:del w:id="166" w:author="Cara Cardinale" w:date="2025-02-08T23:00:00Z">
        <w:r w:rsidDel="00C91050">
          <w:rPr>
            <w:rStyle w:val="pxvis"/>
            <w:rFonts w:ascii="Times NewRoman" w:hAnsi="Times NewRoman"/>
            <w:b w:val="0"/>
            <w:sz w:val="24"/>
          </w:rPr>
          <w:delText>§</w:delText>
        </w:r>
        <w:r w:rsidDel="00C91050">
          <w:rPr>
            <w:rStyle w:val="pxrc"/>
          </w:rPr>
          <w:delText>62</w:delText>
        </w:r>
      </w:del>
      <w:ins w:id="167" w:author="Cara Cardinale" w:date="2025-02-08T23:00:00Z">
        <w:r w:rsidR="00C91050">
          <w:rPr>
            <w:rStyle w:val="pxvis"/>
            <w:rFonts w:ascii="Times NewRoman" w:hAnsi="Times NewRoman"/>
            <w:b w:val="0"/>
            <w:sz w:val="24"/>
          </w:rPr>
          <w:t>§59</w:t>
        </w:r>
      </w:ins>
      <w:r>
        <w:t>.</w:t>
      </w:r>
    </w:p>
    <w:p w14:paraId="67FC08A3" w14:textId="77777777" w:rsidR="00AA373E" w:rsidRDefault="00AA373E">
      <w:pPr>
        <w:pStyle w:val="pxrrp"/>
      </w:pPr>
    </w:p>
  </w:footnote>
  <w:footnote w:id="62">
    <w:p w14:paraId="4AE44B27"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323ED43"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rPr>
          <w:rStyle w:val="pxst"/>
          <w:color w:val="FF0000"/>
          <w:sz w:val="20"/>
          <w:szCs w:val="20"/>
          <w:vertAlign w:val="superscript"/>
        </w:rPr>
        <w:t>►</w:t>
      </w:r>
      <w:r>
        <w:rPr>
          <w:rStyle w:val="pxst"/>
        </w:rPr>
        <w:fldChar w:fldCharType="begin"/>
      </w:r>
      <w:r>
        <w:rPr>
          <w:rStyle w:val="pxst"/>
        </w:rPr>
        <w:instrText>st.ref.id="I09KZ1P"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0451F1DE" w14:textId="77777777" w:rsidR="00AA373E" w:rsidRDefault="00AA373E">
      <w:pPr>
        <w:pStyle w:val="pxp"/>
      </w:pPr>
    </w:p>
  </w:footnote>
  <w:footnote w:id="63">
    <w:p w14:paraId="56B892E9"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01E8D681"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rPr>
          <w:rStyle w:val="pxcc"/>
          <w:color w:val="FF0000"/>
          <w:sz w:val="20"/>
          <w:szCs w:val="20"/>
          <w:vertAlign w:val="superscript"/>
        </w:rPr>
        <w:t>►</w:t>
      </w:r>
      <w:r>
        <w:rPr>
          <w:rStyle w:val="pxcc"/>
        </w:rPr>
        <w:fldChar w:fldCharType="begin"/>
      </w:r>
      <w:r>
        <w:rPr>
          <w:rStyle w:val="pxcc"/>
        </w:rPr>
        <w:instrText>cc.ref.id="I09I5WW"</w:instrText>
      </w:r>
      <w:r>
        <w:rPr>
          <w:rStyle w:val="pxcc"/>
        </w:rPr>
        <w:fldChar w:fldCharType="end"/>
      </w:r>
      <w:r>
        <w:rPr>
          <w:rStyle w:val="pxcc"/>
        </w:rPr>
        <w:t>Sun-Herald Corporation v. Duggan, 73 F.2d 298 (C.C.A. 2d Cir. 1934)</w:t>
      </w:r>
      <w:r>
        <w:t>.</w:t>
      </w:r>
    </w:p>
    <w:p w14:paraId="5C79CEE1"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t xml:space="preserve">An organization operated for the primary purpose of carrying on a trade or business for profit is not exempt from taxation on the ground that all of its profits are payable to one or more organizations that are exempt from taxation. The term </w:t>
      </w:r>
      <w:r>
        <w:rPr>
          <w:vanish/>
        </w:rPr>
        <w:t>&amp;ldquo;</w:t>
      </w:r>
      <w:r>
        <w:rPr>
          <w:rStyle w:val="pxvis"/>
          <w:rFonts w:ascii="Times NewRoman" w:hAnsi="Times NewRoman"/>
          <w:b w:val="0"/>
          <w:sz w:val="24"/>
        </w:rPr>
        <w:t>“</w:t>
      </w:r>
      <w:r>
        <w:t>trade or business</w:t>
      </w:r>
      <w:r>
        <w:rPr>
          <w:vanish/>
        </w:rPr>
        <w:t>&amp;rdquo;</w:t>
      </w:r>
      <w:r>
        <w:rPr>
          <w:rStyle w:val="pxvis"/>
          <w:rFonts w:ascii="Times NewRoman" w:hAnsi="Times NewRoman"/>
          <w:b w:val="0"/>
          <w:sz w:val="24"/>
        </w:rPr>
        <w:t>”</w:t>
      </w:r>
      <w:r>
        <w:t xml:space="preserve"> does not, however, include: (1) the deriving of rents from real property (and personal property leased with it), with certain exceptions; (2) any trade or business in which substantially all the work in carrying it on is performed for the organization without compensation; or (3) any trade or business which is the selling of merchandise, substantially all of which has been received by the organization as gifts or contributions. </w:t>
      </w:r>
      <w:r>
        <w:rPr>
          <w:rStyle w:val="pxst"/>
          <w:color w:val="FF0000"/>
          <w:sz w:val="20"/>
          <w:szCs w:val="20"/>
          <w:vertAlign w:val="superscript"/>
        </w:rPr>
        <w:t>►</w:t>
      </w:r>
      <w:r>
        <w:rPr>
          <w:rStyle w:val="pxst"/>
        </w:rPr>
        <w:fldChar w:fldCharType="begin"/>
      </w:r>
      <w:r>
        <w:rPr>
          <w:rStyle w:val="pxst"/>
        </w:rPr>
        <w:instrText>st.ref.id="I09KZ1S"</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502</w:t>
      </w:r>
      <w:r>
        <w:t xml:space="preserve">. In determining the primary purpose of an organization, all of the circumstances must be considered, including the size and extent of the trade or business and the size and extent of those activities of such organization that are specified in the exemption statute. </w:t>
      </w:r>
      <w:r>
        <w:rPr>
          <w:rStyle w:val="pxst"/>
          <w:color w:val="FF0000"/>
          <w:sz w:val="20"/>
          <w:szCs w:val="20"/>
          <w:vertAlign w:val="superscript"/>
        </w:rPr>
        <w:t>►</w:t>
      </w:r>
      <w:r>
        <w:rPr>
          <w:rStyle w:val="pxst"/>
        </w:rPr>
        <w:fldChar w:fldCharType="begin"/>
      </w:r>
      <w:r>
        <w:rPr>
          <w:rStyle w:val="pxst"/>
        </w:rPr>
        <w:instrText>st.ref.id="I09NS6O"</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1.502-1(a)</w:t>
      </w:r>
      <w:r>
        <w:t>.</w:t>
      </w:r>
    </w:p>
    <w:p w14:paraId="48027A89"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t xml:space="preserve">For a definition of organizations that qualify under </w:t>
      </w:r>
      <w:r>
        <w:rPr>
          <w:rStyle w:val="pxst"/>
          <w:color w:val="FF0000"/>
          <w:sz w:val="20"/>
          <w:szCs w:val="20"/>
          <w:vertAlign w:val="superscript"/>
        </w:rPr>
        <w:t>►</w:t>
      </w:r>
      <w:r>
        <w:rPr>
          <w:rStyle w:val="pxst"/>
        </w:rPr>
        <w:fldChar w:fldCharType="begin"/>
      </w:r>
      <w:r>
        <w:rPr>
          <w:rStyle w:val="pxst"/>
        </w:rPr>
        <w:instrText>st.ref.id="I09I5WY"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 xml:space="preserve">, see </w:t>
      </w:r>
      <w:r>
        <w:rPr>
          <w:rStyle w:val="pxx"/>
          <w:color w:val="FF0000"/>
          <w:sz w:val="20"/>
          <w:szCs w:val="20"/>
          <w:vertAlign w:val="superscript"/>
        </w:rPr>
        <w:t>►</w:t>
      </w:r>
      <w:r>
        <w:rPr>
          <w:rStyle w:val="pxx"/>
        </w:rPr>
        <w:fldChar w:fldCharType="begin"/>
      </w:r>
      <w:r>
        <w:rPr>
          <w:rStyle w:val="pxx"/>
        </w:rPr>
        <w:instrText>x.ref.id="I09KZ1U"</w:instrText>
      </w:r>
      <w:r>
        <w:rPr>
          <w:rStyle w:val="pxx"/>
        </w:rPr>
        <w:fldChar w:fldCharType="end"/>
      </w:r>
      <w:r>
        <w:rPr>
          <w:rStyle w:val="pxx"/>
          <w:vanish/>
        </w:rPr>
        <w:t>&amp;s;</w:t>
      </w:r>
      <w:r>
        <w:rPr>
          <w:rStyle w:val="pxvis"/>
          <w:rFonts w:ascii="Times NewRoman" w:hAnsi="Times NewRoman"/>
          <w:b w:val="0"/>
          <w:sz w:val="24"/>
        </w:rPr>
        <w:t>§</w:t>
      </w:r>
      <w:r>
        <w:rPr>
          <w:rStyle w:val="pxx"/>
        </w:rPr>
        <w:t>31:1</w:t>
      </w:r>
      <w:r>
        <w:t>.</w:t>
      </w:r>
    </w:p>
    <w:p w14:paraId="2223C0B9" w14:textId="77777777" w:rsidR="004E0EBB" w:rsidRDefault="004E0EBB">
      <w:pPr>
        <w:pStyle w:val="pxrr"/>
        <w:spacing w:before="180"/>
        <w:rPr>
          <w:sz w:val="24"/>
          <w:szCs w:val="24"/>
        </w:rPr>
      </w:pPr>
      <w:r>
        <w:rPr>
          <w:rStyle w:val="pxvis"/>
          <w:rFonts w:cs="Arial"/>
          <w:bCs/>
          <w:szCs w:val="28"/>
        </w:rPr>
        <w:t>Research References</w:t>
      </w:r>
    </w:p>
    <w:p w14:paraId="50A542B6" w14:textId="77777777" w:rsidR="004E0EBB" w:rsidRDefault="004E0EBB">
      <w:pPr>
        <w:pStyle w:val="pxrrp"/>
      </w:pPr>
      <w:r>
        <w:t xml:space="preserve">For discussion of exempt organizations, generally, see </w:t>
      </w:r>
      <w:r>
        <w:rPr>
          <w:rStyle w:val="pxrc"/>
          <w:color w:val="FF0000"/>
          <w:sz w:val="20"/>
          <w:szCs w:val="20"/>
          <w:vertAlign w:val="superscript"/>
        </w:rPr>
        <w:t>►</w:t>
      </w:r>
      <w:r>
        <w:rPr>
          <w:rStyle w:val="pxrc"/>
        </w:rPr>
        <w:fldChar w:fldCharType="begin"/>
      </w:r>
      <w:r>
        <w:rPr>
          <w:rStyle w:val="pxrc"/>
        </w:rPr>
        <w:instrText>rc.ref.id="I09NS6Q"</w:instrText>
      </w:r>
      <w:r>
        <w:rPr>
          <w:rStyle w:val="pxrc"/>
        </w:rPr>
        <w:fldChar w:fldCharType="end"/>
      </w:r>
      <w:del w:id="168" w:author="Cara Cardinale" w:date="2025-02-08T18:19:00Z">
        <w:r w:rsidDel="00823E3B">
          <w:rPr>
            <w:rStyle w:val="pxrc"/>
          </w:rPr>
          <w:delText>RIA Federal Tax Coordinator 2d</w:delText>
        </w:r>
      </w:del>
      <w:ins w:id="169" w:author="Cara Cardinale" w:date="2025-02-08T18:19:00Z">
        <w:r w:rsidR="00823E3B">
          <w:rPr>
            <w:rStyle w:val="pxrc"/>
          </w:rPr>
          <w:t>Federal Tax Coordinator 2d (RIA)</w:t>
        </w:r>
      </w:ins>
      <w:ins w:id="170" w:author="Cara Cardinale" w:date="2025-02-09T12:33:00Z">
        <w:r w:rsidR="004B0CCA">
          <w:rPr>
            <w:rStyle w:val="pxrc"/>
          </w:rPr>
          <w:t xml:space="preserve"> </w:t>
        </w:r>
      </w:ins>
      <w:del w:id="171" w:author="Cara Cardinale" w:date="2025-02-09T12:33:00Z">
        <w:r w:rsidDel="004B0CCA">
          <w:rPr>
            <w:rStyle w:val="pxrc"/>
          </w:rPr>
          <w:delText xml:space="preserve">, </w:delText>
        </w:r>
      </w:del>
      <w:del w:id="172" w:author="Cara Cardinale" w:date="2025-02-09T12:32:00Z">
        <w:r w:rsidDel="004B0CCA">
          <w:rPr>
            <w:rStyle w:val="pxrc"/>
          </w:rPr>
          <w:delText xml:space="preserve">Private Foundations </w:delText>
        </w:r>
      </w:del>
      <w:r>
        <w:rPr>
          <w:rStyle w:val="pxrc"/>
        </w:rPr>
        <w:t>&amp;pp;D-4000 et seq.</w:t>
      </w:r>
      <w:r>
        <w:t xml:space="preserve">, and </w:t>
      </w:r>
      <w:r>
        <w:rPr>
          <w:rStyle w:val="pxrc"/>
          <w:color w:val="FF0000"/>
          <w:sz w:val="20"/>
          <w:szCs w:val="20"/>
          <w:vertAlign w:val="superscript"/>
        </w:rPr>
        <w:t>►</w:t>
      </w:r>
      <w:r>
        <w:rPr>
          <w:rStyle w:val="pxrc"/>
        </w:rPr>
        <w:fldChar w:fldCharType="begin"/>
      </w:r>
      <w:r>
        <w:rPr>
          <w:rStyle w:val="pxrc"/>
        </w:rPr>
        <w:instrText>rc.ref.id="I09QLBM"</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et seq.</w:t>
      </w:r>
    </w:p>
    <w:p w14:paraId="6EFD2139" w14:textId="77777777" w:rsidR="00AA373E" w:rsidRDefault="00AA373E">
      <w:pPr>
        <w:pStyle w:val="pxrrp"/>
      </w:pPr>
    </w:p>
  </w:footnote>
  <w:footnote w:id="64">
    <w:p w14:paraId="7FF07121"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630EEB5"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st.ref.id="I09TEGI"</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301.7701-1(b)</w:t>
      </w:r>
      <w:r>
        <w:t>.</w:t>
      </w:r>
    </w:p>
    <w:p w14:paraId="5E4268FF" w14:textId="77777777" w:rsidR="00AA373E" w:rsidRDefault="00AA373E">
      <w:pPr>
        <w:pStyle w:val="pxp"/>
      </w:pPr>
    </w:p>
  </w:footnote>
  <w:footnote w:id="65">
    <w:p w14:paraId="34C2F746"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3694FCD7"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rPr>
          <w:rStyle w:val="pxst"/>
          <w:color w:val="FF0000"/>
          <w:sz w:val="20"/>
          <w:szCs w:val="20"/>
          <w:vertAlign w:val="superscript"/>
        </w:rPr>
        <w:t>►</w:t>
      </w:r>
      <w:r>
        <w:rPr>
          <w:rStyle w:val="pxst"/>
        </w:rPr>
        <w:fldChar w:fldCharType="begin"/>
      </w:r>
      <w:r>
        <w:rPr>
          <w:rStyle w:val="pxst"/>
        </w:rPr>
        <w:instrText>st.ref.id="I09NS7W"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6033</w:t>
      </w:r>
      <w:r>
        <w:t>.</w:t>
      </w:r>
    </w:p>
    <w:p w14:paraId="0CB497BB"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t xml:space="preserve">Failure to file a return where required may result in the imposition of penalties. </w:t>
      </w:r>
      <w:r>
        <w:rPr>
          <w:rStyle w:val="pxst"/>
          <w:color w:val="FF0000"/>
          <w:sz w:val="20"/>
          <w:szCs w:val="20"/>
          <w:vertAlign w:val="superscript"/>
        </w:rPr>
        <w:t>►</w:t>
      </w:r>
      <w:r>
        <w:rPr>
          <w:rStyle w:val="pxst"/>
        </w:rPr>
        <w:fldChar w:fldCharType="begin"/>
      </w:r>
      <w:r>
        <w:rPr>
          <w:rStyle w:val="pxst"/>
        </w:rPr>
        <w:instrText>st.ref.id="I09QLCS"</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6652</w:t>
      </w:r>
      <w:r>
        <w:t>.</w:t>
      </w:r>
    </w:p>
    <w:p w14:paraId="072D8953" w14:textId="77777777" w:rsidR="004E0EBB" w:rsidRDefault="004E0EBB">
      <w:pPr>
        <w:pStyle w:val="pxrr"/>
        <w:spacing w:before="180"/>
        <w:rPr>
          <w:sz w:val="24"/>
          <w:szCs w:val="24"/>
        </w:rPr>
      </w:pPr>
      <w:r>
        <w:rPr>
          <w:rStyle w:val="pxvis"/>
          <w:rFonts w:cs="Arial"/>
          <w:bCs/>
          <w:szCs w:val="28"/>
        </w:rPr>
        <w:t>Research References</w:t>
      </w:r>
    </w:p>
    <w:p w14:paraId="78F9E4F4" w14:textId="77777777" w:rsidR="004E0EBB" w:rsidRDefault="004E0EBB">
      <w:pPr>
        <w:pStyle w:val="pxrrp"/>
      </w:pPr>
      <w:r>
        <w:t xml:space="preserve">Private foundation returns, </w:t>
      </w:r>
      <w:r>
        <w:rPr>
          <w:rStyle w:val="pxrc"/>
          <w:color w:val="FF0000"/>
          <w:sz w:val="20"/>
          <w:szCs w:val="20"/>
          <w:vertAlign w:val="superscript"/>
        </w:rPr>
        <w:t>►</w:t>
      </w:r>
      <w:r>
        <w:rPr>
          <w:rStyle w:val="pxrc"/>
        </w:rPr>
        <w:fldChar w:fldCharType="begin"/>
      </w:r>
      <w:r>
        <w:rPr>
          <w:rStyle w:val="pxrc"/>
        </w:rPr>
        <w:instrText>rc.ref.id="I09I5Y6"</w:instrText>
      </w:r>
      <w:r>
        <w:rPr>
          <w:rStyle w:val="pxrc"/>
        </w:rPr>
        <w:fldChar w:fldCharType="end"/>
      </w:r>
      <w:del w:id="173" w:author="Cara Cardinale" w:date="2025-02-08T18:19:00Z">
        <w:r w:rsidDel="00823E3B">
          <w:rPr>
            <w:rStyle w:val="pxrc"/>
          </w:rPr>
          <w:delText>RIA Federal Tax Coordinator 2d</w:delText>
        </w:r>
      </w:del>
      <w:ins w:id="174" w:author="Cara Cardinale" w:date="2025-02-08T18:19:00Z">
        <w:r w:rsidR="00823E3B">
          <w:rPr>
            <w:rStyle w:val="pxrc"/>
          </w:rPr>
          <w:t>Federal Tax Coordinator 2d (RIA)</w:t>
        </w:r>
      </w:ins>
      <w:r>
        <w:rPr>
          <w:rStyle w:val="pxrc"/>
        </w:rPr>
        <w:t xml:space="preserve"> &amp;pp;S-2860 to S-2862</w:t>
      </w:r>
      <w:r>
        <w:t>.</w:t>
      </w:r>
    </w:p>
    <w:p w14:paraId="25D16080" w14:textId="77777777" w:rsidR="00AA373E" w:rsidRDefault="00AA373E">
      <w:pPr>
        <w:pStyle w:val="pxrrp"/>
      </w:pPr>
    </w:p>
  </w:footnote>
  <w:footnote w:id="66">
    <w:p w14:paraId="6C6FCBB7"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17E714AF"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t xml:space="preserve">For a discussion of the taxes on private foundations, see </w:t>
      </w:r>
      <w:r>
        <w:rPr>
          <w:rStyle w:val="pxx"/>
          <w:color w:val="FF0000"/>
          <w:sz w:val="20"/>
          <w:szCs w:val="20"/>
          <w:vertAlign w:val="superscript"/>
        </w:rPr>
        <w:t>►</w:t>
      </w:r>
      <w:r>
        <w:rPr>
          <w:rStyle w:val="pxx"/>
        </w:rPr>
        <w:fldChar w:fldCharType="begin"/>
      </w:r>
      <w:r>
        <w:rPr>
          <w:rStyle w:val="pxx"/>
        </w:rPr>
        <w:instrText>x.ref.id="I09KZ32"</w:instrText>
      </w:r>
      <w:r>
        <w:rPr>
          <w:rStyle w:val="pxx"/>
        </w:rPr>
        <w:fldChar w:fldCharType="end"/>
      </w:r>
      <w:r>
        <w:rPr>
          <w:rStyle w:val="pxx"/>
          <w:vanish/>
        </w:rPr>
        <w:t>&amp;s;</w:t>
      </w:r>
      <w:r>
        <w:rPr>
          <w:rStyle w:val="pxvis"/>
          <w:rFonts w:ascii="Times NewRoman" w:hAnsi="Times NewRoman"/>
          <w:b w:val="0"/>
          <w:sz w:val="24"/>
        </w:rPr>
        <w:t>§</w:t>
      </w:r>
      <w:r>
        <w:rPr>
          <w:rStyle w:val="pxx"/>
        </w:rPr>
        <w:t>31:19</w:t>
      </w:r>
      <w:r>
        <w:t>.</w:t>
      </w:r>
    </w:p>
    <w:p w14:paraId="171131F4" w14:textId="77777777" w:rsidR="00AA373E" w:rsidRDefault="00AA373E">
      <w:pPr>
        <w:pStyle w:val="pxp"/>
      </w:pPr>
    </w:p>
  </w:footnote>
  <w:footnote w:id="67">
    <w:p w14:paraId="09B60FD9"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88A9FC5"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rPr>
          <w:rStyle w:val="pxst"/>
          <w:color w:val="FF0000"/>
          <w:sz w:val="20"/>
          <w:szCs w:val="20"/>
          <w:vertAlign w:val="superscript"/>
        </w:rPr>
        <w:t>►</w:t>
      </w:r>
      <w:r>
        <w:rPr>
          <w:rStyle w:val="pxst"/>
        </w:rPr>
        <w:fldChar w:fldCharType="begin"/>
      </w:r>
      <w:r>
        <w:rPr>
          <w:rStyle w:val="pxst"/>
        </w:rPr>
        <w:instrText>st.ref.id="I09NS7Y"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170</w:t>
      </w:r>
      <w:r>
        <w:t>.</w:t>
      </w:r>
    </w:p>
    <w:p w14:paraId="69201B49" w14:textId="77777777" w:rsidR="00AA373E" w:rsidRDefault="00AA373E">
      <w:pPr>
        <w:pStyle w:val="pxp"/>
      </w:pPr>
    </w:p>
  </w:footnote>
  <w:footnote w:id="68">
    <w:p w14:paraId="0FC3ADBE"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60ED0CEA"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rPr>
          <w:rStyle w:val="pxst"/>
          <w:color w:val="FF0000"/>
          <w:sz w:val="20"/>
          <w:szCs w:val="20"/>
          <w:vertAlign w:val="superscript"/>
        </w:rPr>
        <w:t>►</w:t>
      </w:r>
      <w:r>
        <w:rPr>
          <w:rStyle w:val="pxst"/>
        </w:rPr>
        <w:fldChar w:fldCharType="begin"/>
      </w:r>
      <w:r>
        <w:rPr>
          <w:rStyle w:val="pxst"/>
        </w:rPr>
        <w:instrText>st.ref.id="I09I63T"</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2055</w:t>
      </w:r>
      <w:r>
        <w:t>.</w:t>
      </w:r>
    </w:p>
    <w:p w14:paraId="0115645F" w14:textId="77777777" w:rsidR="00AA373E" w:rsidRDefault="00AA373E">
      <w:pPr>
        <w:pStyle w:val="pxp"/>
      </w:pPr>
    </w:p>
  </w:footnote>
  <w:footnote w:id="69">
    <w:p w14:paraId="2CB8518D"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61D5B2D"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rPr>
          <w:rStyle w:val="pxst"/>
          <w:color w:val="FF0000"/>
          <w:sz w:val="20"/>
          <w:szCs w:val="20"/>
          <w:vertAlign w:val="superscript"/>
        </w:rPr>
        <w:t>►</w:t>
      </w:r>
      <w:r>
        <w:rPr>
          <w:rStyle w:val="pxst"/>
        </w:rPr>
        <w:fldChar w:fldCharType="begin"/>
      </w:r>
      <w:r>
        <w:rPr>
          <w:rStyle w:val="pxst"/>
        </w:rPr>
        <w:instrText>st.ref.id="I09KZ8P"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2522</w:t>
      </w:r>
      <w:r>
        <w:t>.</w:t>
      </w:r>
    </w:p>
    <w:p w14:paraId="1F3FA13B" w14:textId="77777777" w:rsidR="00AA373E" w:rsidRDefault="00AA373E">
      <w:pPr>
        <w:pStyle w:val="pxp"/>
      </w:pPr>
    </w:p>
  </w:footnote>
  <w:footnote w:id="70">
    <w:p w14:paraId="6719285A" w14:textId="77777777" w:rsidR="004E0EBB" w:rsidRDefault="004E0EBB">
      <w:pPr>
        <w:rPr>
          <w:rStyle w:val="FootnoteReference"/>
        </w:rPr>
      </w:pPr>
      <w:r w:rsidRPr="00E32094">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4B2DEF51"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rPr>
          <w:rStyle w:val="pxst"/>
          <w:color w:val="FF0000"/>
          <w:sz w:val="20"/>
          <w:szCs w:val="20"/>
          <w:vertAlign w:val="superscript"/>
        </w:rPr>
        <w:t>►</w:t>
      </w:r>
      <w:r>
        <w:rPr>
          <w:rStyle w:val="pxst"/>
        </w:rPr>
        <w:fldChar w:fldCharType="begin"/>
      </w:r>
      <w:r>
        <w:rPr>
          <w:rStyle w:val="pxst"/>
        </w:rPr>
        <w:instrText>st.ref.id="I09NSDL"</w:instrText>
      </w:r>
      <w:r>
        <w:rPr>
          <w:rStyle w:val="pxst"/>
        </w:rPr>
        <w:fldChar w:fldCharType="end"/>
      </w:r>
      <w:r>
        <w:rPr>
          <w:rStyle w:val="pxst"/>
        </w:rPr>
        <w:t xml:space="preserve">N.Y. Const. Art. XVI, </w:t>
      </w:r>
      <w:r>
        <w:rPr>
          <w:rStyle w:val="pxst"/>
          <w:vanish/>
        </w:rPr>
        <w:t>&amp;s;</w:t>
      </w:r>
      <w:r>
        <w:rPr>
          <w:rStyle w:val="pxvis"/>
          <w:rFonts w:ascii="Times NewRoman" w:hAnsi="Times NewRoman"/>
          <w:b w:val="0"/>
          <w:sz w:val="24"/>
        </w:rPr>
        <w:t>§</w:t>
      </w:r>
      <w:r>
        <w:rPr>
          <w:rStyle w:val="pxst"/>
        </w:rPr>
        <w:t>1</w:t>
      </w:r>
      <w:r>
        <w:t>.</w:t>
      </w:r>
    </w:p>
    <w:p w14:paraId="3C42E279" w14:textId="77777777" w:rsidR="004E0EBB" w:rsidRDefault="004E0EBB">
      <w:pPr>
        <w:pStyle w:val="pxp"/>
      </w:pPr>
      <w:r>
        <w:rPr>
          <w:color w:val="FF0000"/>
          <w:sz w:val="20"/>
          <w:szCs w:val="20"/>
          <w:vertAlign w:val="superscript"/>
        </w:rPr>
        <w:t>►</w:t>
      </w:r>
      <w:r>
        <w:fldChar w:fldCharType="begin"/>
      </w:r>
      <w:r>
        <w:instrText>p.ct.id="f477b8b0b92511efa86bc22ba615bad8|9|31:9"</w:instrText>
      </w:r>
      <w:r>
        <w:fldChar w:fldCharType="end"/>
      </w:r>
      <w:r>
        <w:t xml:space="preserve">For a discussion of this exemption, see </w:t>
      </w:r>
      <w:r>
        <w:rPr>
          <w:rStyle w:val="pxx"/>
          <w:color w:val="FF0000"/>
          <w:sz w:val="20"/>
          <w:szCs w:val="20"/>
          <w:vertAlign w:val="superscript"/>
        </w:rPr>
        <w:t>►</w:t>
      </w:r>
      <w:r>
        <w:rPr>
          <w:rStyle w:val="pxx"/>
        </w:rPr>
        <w:fldChar w:fldCharType="begin"/>
      </w:r>
      <w:r>
        <w:rPr>
          <w:rStyle w:val="pxx"/>
        </w:rPr>
        <w:instrText>x.ref.id="I09I63W"</w:instrText>
      </w:r>
      <w:r>
        <w:rPr>
          <w:rStyle w:val="pxx"/>
        </w:rPr>
        <w:fldChar w:fldCharType="end"/>
      </w:r>
      <w:r>
        <w:rPr>
          <w:rStyle w:val="pxx"/>
          <w:vanish/>
        </w:rPr>
        <w:t>&amp;s;</w:t>
      </w:r>
      <w:r>
        <w:rPr>
          <w:rStyle w:val="pxvis"/>
          <w:rFonts w:ascii="Times NewRoman" w:hAnsi="Times NewRoman"/>
          <w:b w:val="0"/>
          <w:sz w:val="24"/>
        </w:rPr>
        <w:t>§</w:t>
      </w:r>
      <w:r>
        <w:rPr>
          <w:rStyle w:val="pxx"/>
        </w:rPr>
        <w:t>31:16</w:t>
      </w:r>
      <w:r>
        <w:t>.</w:t>
      </w:r>
    </w:p>
    <w:p w14:paraId="6CF712F2" w14:textId="77777777" w:rsidR="004E0EBB" w:rsidRDefault="004E0EBB">
      <w:pPr>
        <w:pStyle w:val="pxrr"/>
        <w:spacing w:before="180"/>
        <w:rPr>
          <w:sz w:val="24"/>
          <w:szCs w:val="24"/>
        </w:rPr>
      </w:pPr>
      <w:r>
        <w:rPr>
          <w:rStyle w:val="pxvis"/>
          <w:rFonts w:cs="Arial"/>
          <w:bCs/>
          <w:szCs w:val="28"/>
        </w:rPr>
        <w:t>Research References</w:t>
      </w:r>
    </w:p>
    <w:p w14:paraId="5D9EC9B2"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rc.ref.id="I09KZ8S"</w:instrText>
      </w:r>
      <w:r>
        <w:rPr>
          <w:rStyle w:val="pxrc"/>
        </w:rPr>
        <w:fldChar w:fldCharType="end"/>
      </w:r>
      <w:r>
        <w:rPr>
          <w:rStyle w:val="pxrc"/>
        </w:rPr>
        <w:t>Exemption from real-property taxation of residential facilities maintained by hospital for patients, staff, or others, 61 A.L.R.4th 1105</w:t>
      </w:r>
      <w:r>
        <w:t>.</w:t>
      </w:r>
    </w:p>
    <w:p w14:paraId="2FAC8E34"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rc.ref.id="I09NSDO"</w:instrText>
      </w:r>
      <w:r>
        <w:rPr>
          <w:rStyle w:val="pxrc"/>
        </w:rPr>
        <w:fldChar w:fldCharType="end"/>
      </w:r>
      <w:r>
        <w:rPr>
          <w:rStyle w:val="pxrc"/>
        </w:rPr>
        <w:t>Tax exemption of property of educational body as extending to property used by personnel as living quarters, 55 A.L.R.3d 485</w:t>
      </w:r>
      <w:r>
        <w:t>.</w:t>
      </w:r>
    </w:p>
    <w:p w14:paraId="09D820E2"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rc.ref.id="I09QLIK"</w:instrText>
      </w:r>
      <w:r>
        <w:rPr>
          <w:rStyle w:val="pxrc"/>
        </w:rPr>
        <w:fldChar w:fldCharType="end"/>
      </w:r>
      <w:r>
        <w:rPr>
          <w:rStyle w:val="pxrc"/>
        </w:rPr>
        <w:t>Taxation: exemption of parsonage or residence of minister, priest, rabbi, or other church personnel, 55 A.L.R.3d 356</w:t>
      </w:r>
      <w:r>
        <w:t>.</w:t>
      </w:r>
    </w:p>
    <w:p w14:paraId="43723639"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rc.ref.id="I09TENG"</w:instrText>
      </w:r>
      <w:r>
        <w:rPr>
          <w:rStyle w:val="pxrc"/>
        </w:rPr>
        <w:fldChar w:fldCharType="end"/>
      </w:r>
      <w:r>
        <w:rPr>
          <w:rStyle w:val="pxrc"/>
        </w:rPr>
        <w:t>Prospective use for tax-exempt purposes as entitling property to tax exemption, 54 A.L.R.3d 9</w:t>
      </w:r>
      <w:r>
        <w:t>.</w:t>
      </w:r>
    </w:p>
    <w:p w14:paraId="0F97046C"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rc.ref.id="I09I63Y"</w:instrText>
      </w:r>
      <w:r>
        <w:rPr>
          <w:rStyle w:val="pxrc"/>
        </w:rPr>
        <w:fldChar w:fldCharType="end"/>
      </w:r>
      <w:r>
        <w:rPr>
          <w:rStyle w:val="pxrc"/>
        </w:rPr>
        <w:t>Receipt of pay from beneficiaries as affecting tax exemption of charitable institutions, 37 A.L.R.3d 1191</w:t>
      </w:r>
      <w:r>
        <w:t>.</w:t>
      </w:r>
    </w:p>
    <w:p w14:paraId="2F91634D"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rc.ref.id="I09KZ8U"</w:instrText>
      </w:r>
      <w:r>
        <w:rPr>
          <w:rStyle w:val="pxrc"/>
        </w:rPr>
        <w:fldChar w:fldCharType="end"/>
      </w:r>
      <w:r>
        <w:rPr>
          <w:rStyle w:val="pxrc"/>
        </w:rPr>
        <w:t>Homes for the aged as exempt from property taxation, 37 A.L.R.3d 565</w:t>
      </w:r>
      <w:r>
        <w:t>.</w:t>
      </w:r>
    </w:p>
    <w:p w14:paraId="779B400F" w14:textId="77777777" w:rsidR="00AA373E" w:rsidRDefault="00AA373E">
      <w:pPr>
        <w:pStyle w:val="pxrrp"/>
      </w:pPr>
    </w:p>
  </w:footnote>
  <w:footnote w:id="71">
    <w:p w14:paraId="19F57D68"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9D8BF4B"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st.ref.id="I09QLIM"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0B2F8926" w14:textId="77777777" w:rsidR="004E0EBB" w:rsidRDefault="004E0EBB">
      <w:pPr>
        <w:pStyle w:val="pxrr"/>
        <w:spacing w:before="180"/>
        <w:rPr>
          <w:sz w:val="24"/>
          <w:szCs w:val="24"/>
        </w:rPr>
      </w:pPr>
      <w:r>
        <w:rPr>
          <w:rStyle w:val="pxvis"/>
          <w:rFonts w:cs="Arial"/>
          <w:bCs/>
          <w:szCs w:val="28"/>
        </w:rPr>
        <w:t>Research References</w:t>
      </w:r>
    </w:p>
    <w:p w14:paraId="39AD35AC" w14:textId="77777777" w:rsidR="004E0EBB" w:rsidRDefault="004E0EBB">
      <w:pPr>
        <w:pStyle w:val="pxrrp"/>
      </w:pPr>
      <w:r>
        <w:t xml:space="preserve">Tax-exempt organizations, </w:t>
      </w:r>
      <w:r>
        <w:rPr>
          <w:rStyle w:val="pxrc"/>
          <w:color w:val="FF0000"/>
          <w:sz w:val="20"/>
          <w:szCs w:val="20"/>
          <w:vertAlign w:val="superscript"/>
        </w:rPr>
        <w:t>►</w:t>
      </w:r>
      <w:r>
        <w:rPr>
          <w:rStyle w:val="pxrc"/>
        </w:rPr>
        <w:fldChar w:fldCharType="begin"/>
      </w:r>
      <w:r>
        <w:rPr>
          <w:rStyle w:val="pxrc"/>
        </w:rPr>
        <w:instrText>rc.ref.id="I09I641"</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 xml:space="preserve">10:53 </w:t>
      </w:r>
      <w:ins w:id="175" w:author="Cara Cardinale" w:date="2025-02-09T13:24:00Z">
        <w:r w:rsidR="003B6052">
          <w:rPr>
            <w:rStyle w:val="pxrc"/>
          </w:rPr>
          <w:t>e</w:t>
        </w:r>
      </w:ins>
      <w:r>
        <w:rPr>
          <w:rStyle w:val="pxrc"/>
        </w:rPr>
        <w:t>t</w:t>
      </w:r>
      <w:ins w:id="176" w:author="Cara Cardinale" w:date="2025-02-09T13:24:00Z">
        <w:r w:rsidR="003B6052">
          <w:rPr>
            <w:rStyle w:val="pxrc"/>
          </w:rPr>
          <w:t xml:space="preserve"> seq</w:t>
        </w:r>
      </w:ins>
      <w:del w:id="177" w:author="Cara Cardinale" w:date="2025-02-09T13:24:00Z">
        <w:r w:rsidDel="003B6052">
          <w:rPr>
            <w:rStyle w:val="pxrc"/>
          </w:rPr>
          <w:delText>o 10:79</w:delText>
        </w:r>
      </w:del>
      <w:r>
        <w:t>.</w:t>
      </w:r>
    </w:p>
    <w:p w14:paraId="44F0CA2C" w14:textId="77777777" w:rsidR="00AA373E" w:rsidRDefault="00AA373E">
      <w:pPr>
        <w:pStyle w:val="pxrrp"/>
      </w:pPr>
    </w:p>
  </w:footnote>
  <w:footnote w:id="72">
    <w:p w14:paraId="6488C6C9"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E3EEDD3"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cc"/>
          <w:color w:val="FF0000"/>
          <w:sz w:val="20"/>
          <w:szCs w:val="20"/>
          <w:vertAlign w:val="superscript"/>
        </w:rPr>
        <w:t>►</w:t>
      </w:r>
      <w:r>
        <w:rPr>
          <w:rStyle w:val="pxcc"/>
        </w:rPr>
        <w:fldChar w:fldCharType="begin"/>
      </w:r>
      <w:r>
        <w:rPr>
          <w:rStyle w:val="pxcc"/>
        </w:rPr>
        <w:instrText>cc.ref.id="I09KZ8X"</w:instrText>
      </w:r>
      <w:r>
        <w:rPr>
          <w:rStyle w:val="pxcc"/>
        </w:rPr>
        <w:fldChar w:fldCharType="end"/>
      </w:r>
      <w:r>
        <w:rPr>
          <w:rStyle w:val="pxcc"/>
        </w:rPr>
        <w:t>Bob Jones University v. U.S., 461 U.S. 574, 103 S. Ct. 2017, 76 L. Ed. 2d 157, 10 Ed. Law Rep. 918 (1983)</w:t>
      </w:r>
      <w:r>
        <w:t xml:space="preserve"> (the tax exemption may be denied if an otherwise qualified organization practices racial discrimination); </w:t>
      </w:r>
      <w:r>
        <w:rPr>
          <w:rStyle w:val="pxst"/>
          <w:color w:val="FF0000"/>
          <w:sz w:val="20"/>
          <w:szCs w:val="20"/>
          <w:vertAlign w:val="superscript"/>
        </w:rPr>
        <w:t>►</w:t>
      </w:r>
      <w:r>
        <w:rPr>
          <w:rStyle w:val="pxst"/>
        </w:rPr>
        <w:fldChar w:fldCharType="begin"/>
      </w:r>
      <w:r>
        <w:rPr>
          <w:rStyle w:val="pxst"/>
        </w:rPr>
        <w:instrText>st.ref.id="I09NSDT"</w:instrText>
      </w:r>
      <w:r>
        <w:rPr>
          <w:rStyle w:val="pxst"/>
        </w:rPr>
        <w:fldChar w:fldCharType="end"/>
      </w:r>
      <w:r>
        <w:rPr>
          <w:rStyle w:val="pxst"/>
        </w:rPr>
        <w:t>Rev. Rul. 71-447, 1971-2 C.B. 230</w:t>
      </w:r>
      <w:r>
        <w:t>.</w:t>
      </w:r>
    </w:p>
    <w:p w14:paraId="7F36AB90" w14:textId="77777777" w:rsidR="00AA373E" w:rsidRDefault="00AA373E">
      <w:pPr>
        <w:pStyle w:val="pxp"/>
      </w:pPr>
    </w:p>
  </w:footnote>
  <w:footnote w:id="73">
    <w:p w14:paraId="6F60B383"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BD3A0B3"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st.ref.id="I09QLIP"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30C8D376" w14:textId="77777777" w:rsidR="004E0EBB" w:rsidRDefault="004E0EBB">
      <w:pPr>
        <w:pStyle w:val="pxrr"/>
        <w:spacing w:before="180"/>
        <w:rPr>
          <w:sz w:val="24"/>
          <w:szCs w:val="24"/>
        </w:rPr>
      </w:pPr>
      <w:r>
        <w:rPr>
          <w:rStyle w:val="pxvis"/>
          <w:rFonts w:cs="Arial"/>
          <w:bCs/>
          <w:szCs w:val="28"/>
        </w:rPr>
        <w:t>Research References</w:t>
      </w:r>
    </w:p>
    <w:p w14:paraId="23652704" w14:textId="77777777" w:rsidR="004E0EBB" w:rsidRDefault="004E0EBB">
      <w:pPr>
        <w:pStyle w:val="pxrrp"/>
      </w:pPr>
      <w:r>
        <w:t xml:space="preserve">Form of organization, </w:t>
      </w:r>
      <w:r>
        <w:rPr>
          <w:rStyle w:val="pxrc"/>
          <w:color w:val="FF0000"/>
          <w:sz w:val="20"/>
          <w:szCs w:val="20"/>
          <w:vertAlign w:val="superscript"/>
        </w:rPr>
        <w:t>►</w:t>
      </w:r>
      <w:r>
        <w:rPr>
          <w:rStyle w:val="pxrc"/>
        </w:rPr>
        <w:fldChar w:fldCharType="begin"/>
      </w:r>
      <w:r>
        <w:rPr>
          <w:rStyle w:val="pxrc"/>
        </w:rPr>
        <w:instrText>rc.ref.id="I09I656"</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10:54</w:t>
      </w:r>
      <w:r>
        <w:t>.</w:t>
      </w:r>
    </w:p>
    <w:p w14:paraId="7A96936D" w14:textId="77777777" w:rsidR="004E0EBB" w:rsidRDefault="004E0EBB">
      <w:pPr>
        <w:pStyle w:val="pxrrp"/>
      </w:pPr>
      <w:r>
        <w:t xml:space="preserve">Exempt purposes, </w:t>
      </w:r>
      <w:r>
        <w:rPr>
          <w:rStyle w:val="pxrc"/>
          <w:color w:val="FF0000"/>
          <w:sz w:val="20"/>
          <w:szCs w:val="20"/>
          <w:vertAlign w:val="superscript"/>
        </w:rPr>
        <w:t>►</w:t>
      </w:r>
      <w:r>
        <w:rPr>
          <w:rStyle w:val="pxrc"/>
        </w:rPr>
        <w:fldChar w:fldCharType="begin"/>
      </w:r>
      <w:r>
        <w:rPr>
          <w:rStyle w:val="pxrc"/>
        </w:rPr>
        <w:instrText>rc.ref.id="I09I659"</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10:56</w:t>
      </w:r>
      <w:r>
        <w:t>.</w:t>
      </w:r>
    </w:p>
    <w:p w14:paraId="7DA2A7AB" w14:textId="77777777" w:rsidR="00AA373E" w:rsidRDefault="00AA373E">
      <w:pPr>
        <w:pStyle w:val="pxrrp"/>
      </w:pPr>
    </w:p>
  </w:footnote>
  <w:footnote w:id="74">
    <w:p w14:paraId="64073AB0"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4635D9D"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st.ref.id="I09KZA5"</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1.501(c)(3)-1(b)(1)(i), (2)</w:t>
      </w:r>
      <w:r>
        <w:t>.</w:t>
      </w:r>
    </w:p>
    <w:p w14:paraId="730B042F" w14:textId="77777777" w:rsidR="004E0EBB" w:rsidRDefault="004E0EBB">
      <w:pPr>
        <w:pStyle w:val="pxrr"/>
        <w:spacing w:before="180"/>
        <w:rPr>
          <w:sz w:val="24"/>
          <w:szCs w:val="24"/>
        </w:rPr>
      </w:pPr>
      <w:r>
        <w:rPr>
          <w:rStyle w:val="pxvis"/>
          <w:rFonts w:cs="Arial"/>
          <w:bCs/>
          <w:szCs w:val="28"/>
        </w:rPr>
        <w:t>Research References</w:t>
      </w:r>
    </w:p>
    <w:p w14:paraId="08AC691A" w14:textId="77777777" w:rsidR="004E0EBB" w:rsidRDefault="004E0EBB">
      <w:pPr>
        <w:pStyle w:val="pxrrp"/>
      </w:pPr>
      <w:r>
        <w:t xml:space="preserve">Form of organization, </w:t>
      </w:r>
      <w:r>
        <w:rPr>
          <w:rStyle w:val="pxrc"/>
          <w:color w:val="FF0000"/>
          <w:sz w:val="20"/>
          <w:szCs w:val="20"/>
          <w:vertAlign w:val="superscript"/>
        </w:rPr>
        <w:t>►</w:t>
      </w:r>
      <w:r>
        <w:rPr>
          <w:rStyle w:val="pxrc"/>
        </w:rPr>
        <w:fldChar w:fldCharType="begin"/>
      </w:r>
      <w:r>
        <w:rPr>
          <w:rStyle w:val="pxrc"/>
        </w:rPr>
        <w:instrText>rc.ref.id="I09QLJX"</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10:54</w:t>
      </w:r>
      <w:r>
        <w:t>.</w:t>
      </w:r>
    </w:p>
    <w:p w14:paraId="5948BED2" w14:textId="77777777" w:rsidR="00AA373E" w:rsidRDefault="00AA373E">
      <w:pPr>
        <w:pStyle w:val="pxrrp"/>
      </w:pPr>
    </w:p>
  </w:footnote>
  <w:footnote w:id="75">
    <w:p w14:paraId="56CD56DA"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1E89DDDC"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st.ref.id="I09I65B"</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1.501(c)(3)-1(b)(1)(ii), (iv)</w:t>
      </w:r>
      <w:r>
        <w:t>.</w:t>
      </w:r>
    </w:p>
    <w:p w14:paraId="2A1113A5" w14:textId="77777777" w:rsidR="00AA373E" w:rsidRDefault="00AA373E">
      <w:pPr>
        <w:pStyle w:val="pxp"/>
      </w:pPr>
    </w:p>
  </w:footnote>
  <w:footnote w:id="76">
    <w:p w14:paraId="6C2B68CC"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58603B5D"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st.ref.id="I09NSF3"</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1.501(c)(3)-1(b)(3)</w:t>
      </w:r>
      <w:r>
        <w:t>.</w:t>
      </w:r>
    </w:p>
    <w:p w14:paraId="7ED2564B" w14:textId="77777777" w:rsidR="004E0EBB" w:rsidRDefault="004E0EBB">
      <w:pPr>
        <w:pStyle w:val="pxrr"/>
        <w:spacing w:before="180"/>
        <w:rPr>
          <w:sz w:val="24"/>
          <w:szCs w:val="24"/>
        </w:rPr>
      </w:pPr>
      <w:r>
        <w:rPr>
          <w:rStyle w:val="pxvis"/>
          <w:rFonts w:cs="Arial"/>
          <w:bCs/>
          <w:szCs w:val="28"/>
        </w:rPr>
        <w:t>Research References</w:t>
      </w:r>
    </w:p>
    <w:p w14:paraId="66457095" w14:textId="77777777" w:rsidR="004E0EBB" w:rsidRDefault="004E0EBB">
      <w:pPr>
        <w:pStyle w:val="pxrrp"/>
      </w:pPr>
      <w:r>
        <w:t xml:space="preserve">Form of organization, </w:t>
      </w:r>
      <w:r>
        <w:rPr>
          <w:rStyle w:val="pxrc"/>
          <w:color w:val="FF0000"/>
          <w:sz w:val="20"/>
          <w:szCs w:val="20"/>
          <w:vertAlign w:val="superscript"/>
        </w:rPr>
        <w:t>►</w:t>
      </w:r>
      <w:r>
        <w:rPr>
          <w:rStyle w:val="pxrc"/>
        </w:rPr>
        <w:fldChar w:fldCharType="begin"/>
      </w:r>
      <w:r>
        <w:rPr>
          <w:rStyle w:val="pxrc"/>
        </w:rPr>
        <w:instrText>rc.ref.id="I09QLJZ"</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10:54</w:t>
      </w:r>
      <w:r>
        <w:t>.</w:t>
      </w:r>
    </w:p>
    <w:p w14:paraId="10FCEF5B" w14:textId="77777777" w:rsidR="004E0EBB" w:rsidRDefault="004E0EBB">
      <w:pPr>
        <w:pStyle w:val="pxrrp"/>
      </w:pPr>
      <w:r>
        <w:t xml:space="preserve">Exempt purposes, </w:t>
      </w:r>
      <w:r>
        <w:rPr>
          <w:rStyle w:val="pxrc"/>
          <w:color w:val="FF0000"/>
          <w:sz w:val="20"/>
          <w:szCs w:val="20"/>
          <w:vertAlign w:val="superscript"/>
        </w:rPr>
        <w:t>►</w:t>
      </w:r>
      <w:r>
        <w:rPr>
          <w:rStyle w:val="pxrc"/>
        </w:rPr>
        <w:fldChar w:fldCharType="begin"/>
      </w:r>
      <w:r>
        <w:rPr>
          <w:rStyle w:val="pxrc"/>
        </w:rPr>
        <w:instrText>rc.ref.id="I09TEOV"</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10:56</w:t>
      </w:r>
      <w:r>
        <w:t>.</w:t>
      </w:r>
    </w:p>
    <w:p w14:paraId="527726C3" w14:textId="77777777" w:rsidR="00AA373E" w:rsidRDefault="00AA373E">
      <w:pPr>
        <w:pStyle w:val="pxrrp"/>
      </w:pPr>
    </w:p>
  </w:footnote>
  <w:footnote w:id="77">
    <w:p w14:paraId="4016E33A"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4918007C"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st.ref.id="I09I6AZ"</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1.501(c)(3)-1(b)(4)</w:t>
      </w:r>
      <w:r>
        <w:t>.</w:t>
      </w:r>
    </w:p>
    <w:p w14:paraId="38D77BC6" w14:textId="77777777" w:rsidR="004E0EBB" w:rsidRDefault="004E0EBB">
      <w:pPr>
        <w:pStyle w:val="pxrr"/>
        <w:spacing w:before="180"/>
        <w:rPr>
          <w:sz w:val="24"/>
          <w:szCs w:val="24"/>
        </w:rPr>
      </w:pPr>
      <w:r>
        <w:rPr>
          <w:rStyle w:val="pxvis"/>
          <w:rFonts w:cs="Arial"/>
          <w:bCs/>
          <w:szCs w:val="28"/>
        </w:rPr>
        <w:t>Research References</w:t>
      </w:r>
    </w:p>
    <w:p w14:paraId="3DB435E5" w14:textId="77777777" w:rsidR="004E0EBB" w:rsidRDefault="004E0EBB">
      <w:pPr>
        <w:pStyle w:val="pxrrp"/>
      </w:pPr>
      <w:r>
        <w:t xml:space="preserve">Form of organization, </w:t>
      </w:r>
      <w:r>
        <w:rPr>
          <w:rStyle w:val="pxrc"/>
          <w:color w:val="FF0000"/>
          <w:sz w:val="20"/>
          <w:szCs w:val="20"/>
          <w:vertAlign w:val="superscript"/>
        </w:rPr>
        <w:t>►</w:t>
      </w:r>
      <w:r>
        <w:rPr>
          <w:rStyle w:val="pxrc"/>
        </w:rPr>
        <w:fldChar w:fldCharType="begin"/>
      </w:r>
      <w:r>
        <w:rPr>
          <w:rStyle w:val="pxrc"/>
        </w:rPr>
        <w:instrText>rc.ref.id="I09KZFV"</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10:54</w:t>
      </w:r>
      <w:r>
        <w:t>.</w:t>
      </w:r>
    </w:p>
    <w:p w14:paraId="4584594C" w14:textId="77777777" w:rsidR="00AA373E" w:rsidRDefault="00AA373E">
      <w:pPr>
        <w:pStyle w:val="pxrrp"/>
      </w:pPr>
    </w:p>
  </w:footnote>
  <w:footnote w:id="78">
    <w:p w14:paraId="0162A0EA"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FC3DE7D"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st.ref.id="I09NSKR"</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1.501(c)(3)-1(b)(5)</w:t>
      </w:r>
      <w:r>
        <w:t>.</w:t>
      </w:r>
    </w:p>
    <w:p w14:paraId="583B4511" w14:textId="77777777" w:rsidR="00AA373E" w:rsidRDefault="00AA373E">
      <w:pPr>
        <w:pStyle w:val="pxp"/>
      </w:pPr>
    </w:p>
  </w:footnote>
  <w:footnote w:id="79">
    <w:p w14:paraId="74D57271" w14:textId="77777777" w:rsidR="004E0EBB" w:rsidRDefault="004E0EBB">
      <w:pPr>
        <w:rPr>
          <w:rStyle w:val="FootnoteReference"/>
        </w:rPr>
      </w:pPr>
      <w:r w:rsidRPr="00E32094">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3B944E04"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st.ref.id="I09I6B3"</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1.501(c)(3)-1(c)(1)</w:t>
      </w:r>
      <w:r>
        <w:t>.</w:t>
      </w:r>
    </w:p>
    <w:p w14:paraId="4381B7C2" w14:textId="77777777" w:rsidR="00AA373E" w:rsidRDefault="00AA373E">
      <w:pPr>
        <w:pStyle w:val="pxp"/>
      </w:pPr>
    </w:p>
  </w:footnote>
  <w:footnote w:id="80">
    <w:p w14:paraId="6273722E" w14:textId="77777777" w:rsidR="004E0EBB" w:rsidRDefault="004E0EBB">
      <w:pPr>
        <w:rPr>
          <w:rStyle w:val="FootnoteReference"/>
        </w:rPr>
      </w:pPr>
      <w:r w:rsidRPr="00E32094">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01F02D59"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st.ref.id="I09KZFZ"</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w:t>
      </w:r>
      <w:ins w:id="178" w:author="Cara Cardinale" w:date="2025-02-09T13:44:00Z">
        <w:r w:rsidR="009D3981">
          <w:t>-</w:t>
        </w:r>
      </w:ins>
      <w:del w:id="179" w:author="Cara Cardinale" w:date="2025-02-09T13:43:00Z">
        <w:r w:rsidDel="009D3981">
          <w:delText xml:space="preserve"> to </w:delText>
        </w:r>
      </w:del>
      <w:del w:id="180" w:author="Cara Cardinale" w:date="2025-02-09T13:44:00Z">
        <w:r w:rsidDel="009D3981">
          <w:rPr>
            <w:rStyle w:val="pxst"/>
            <w:color w:val="FF0000"/>
            <w:sz w:val="20"/>
            <w:szCs w:val="20"/>
            <w:vertAlign w:val="superscript"/>
          </w:rPr>
          <w:delText>►</w:delText>
        </w:r>
      </w:del>
      <w:r>
        <w:rPr>
          <w:rStyle w:val="pxst"/>
        </w:rPr>
        <w:fldChar w:fldCharType="begin"/>
      </w:r>
      <w:r>
        <w:rPr>
          <w:rStyle w:val="pxst"/>
        </w:rPr>
        <w:instrText>st.ref.id="I09NSKV"</w:instrText>
      </w:r>
      <w:r>
        <w:rPr>
          <w:rStyle w:val="pxst"/>
        </w:rPr>
        <w:fldChar w:fldCharType="end"/>
      </w:r>
      <w:r>
        <w:rPr>
          <w:rStyle w:val="pxst"/>
        </w:rPr>
        <w:t>1(c)(2)</w:t>
      </w:r>
      <w:r>
        <w:t>.</w:t>
      </w:r>
    </w:p>
    <w:p w14:paraId="7608729D" w14:textId="77777777" w:rsidR="004E0EBB" w:rsidRDefault="004E0EBB">
      <w:pPr>
        <w:pStyle w:val="pxrr"/>
        <w:spacing w:before="180"/>
        <w:rPr>
          <w:sz w:val="24"/>
          <w:szCs w:val="24"/>
        </w:rPr>
      </w:pPr>
      <w:r>
        <w:rPr>
          <w:rStyle w:val="pxvis"/>
          <w:rFonts w:cs="Arial"/>
          <w:bCs/>
          <w:szCs w:val="28"/>
        </w:rPr>
        <w:t>Research References</w:t>
      </w:r>
    </w:p>
    <w:p w14:paraId="3D21F596" w14:textId="77777777" w:rsidR="004E0EBB" w:rsidRDefault="004E0EBB">
      <w:pPr>
        <w:pStyle w:val="pxrrp"/>
      </w:pPr>
      <w:r>
        <w:t xml:space="preserve">Private inurement, </w:t>
      </w:r>
      <w:r>
        <w:rPr>
          <w:rStyle w:val="pxrc"/>
          <w:color w:val="FF0000"/>
          <w:sz w:val="20"/>
          <w:szCs w:val="20"/>
          <w:vertAlign w:val="superscript"/>
        </w:rPr>
        <w:t>►</w:t>
      </w:r>
      <w:r>
        <w:rPr>
          <w:rStyle w:val="pxrc"/>
        </w:rPr>
        <w:fldChar w:fldCharType="begin"/>
      </w:r>
      <w:r>
        <w:rPr>
          <w:rStyle w:val="pxrc"/>
        </w:rPr>
        <w:instrText>rc.ref.id="I09QLPR"</w:instrText>
      </w:r>
      <w:r>
        <w:rPr>
          <w:rStyle w:val="pxrc"/>
        </w:rPr>
        <w:fldChar w:fldCharType="end"/>
      </w:r>
      <w:del w:id="181" w:author="Cara Cardinale" w:date="2025-02-08T18:19:00Z">
        <w:r w:rsidDel="00823E3B">
          <w:rPr>
            <w:rStyle w:val="pxrc"/>
          </w:rPr>
          <w:delText>RIA Federal Tax Coordinator 2d</w:delText>
        </w:r>
      </w:del>
      <w:ins w:id="182" w:author="Cara Cardinale" w:date="2025-02-08T18:19:00Z">
        <w:r w:rsidR="00823E3B">
          <w:rPr>
            <w:rStyle w:val="pxrc"/>
          </w:rPr>
          <w:t>Federal Tax Coordinator 2d (RIA)</w:t>
        </w:r>
      </w:ins>
      <w:del w:id="183" w:author="Cara Cardinale" w:date="2025-02-09T13:32:00Z">
        <w:r w:rsidDel="003B6052">
          <w:rPr>
            <w:rStyle w:val="pxrc"/>
          </w:rPr>
          <w:delText xml:space="preserve">, Private Foundations </w:delText>
        </w:r>
      </w:del>
      <w:r>
        <w:rPr>
          <w:rStyle w:val="pxrc"/>
        </w:rPr>
        <w:t>&amp;p</w:t>
      </w:r>
      <w:ins w:id="184" w:author="Cara Cardinale" w:date="2025-02-09T13:32:00Z">
        <w:r w:rsidR="003B6052">
          <w:rPr>
            <w:rStyle w:val="pxrc"/>
          </w:rPr>
          <w:t>p</w:t>
        </w:r>
      </w:ins>
      <w:r>
        <w:rPr>
          <w:rStyle w:val="pxrc"/>
        </w:rPr>
        <w:t>;D-4</w:t>
      </w:r>
      <w:ins w:id="185" w:author="Cara Cardinale" w:date="2025-02-09T13:32:00Z">
        <w:r w:rsidR="003B6052">
          <w:rPr>
            <w:rStyle w:val="pxrc"/>
          </w:rPr>
          <w:t>0</w:t>
        </w:r>
      </w:ins>
      <w:del w:id="186" w:author="Cara Cardinale" w:date="2025-02-09T13:32:00Z">
        <w:r w:rsidDel="003B6052">
          <w:rPr>
            <w:rStyle w:val="pxrc"/>
          </w:rPr>
          <w:delText>11</w:delText>
        </w:r>
      </w:del>
      <w:r>
        <w:rPr>
          <w:rStyle w:val="pxrc"/>
        </w:rPr>
        <w:t>4</w:t>
      </w:r>
      <w:ins w:id="187" w:author="Cara Cardinale" w:date="2025-02-09T13:32:00Z">
        <w:r w:rsidR="003B6052">
          <w:rPr>
            <w:rStyle w:val="pxrc"/>
          </w:rPr>
          <w:t>0 et seq</w:t>
        </w:r>
      </w:ins>
      <w:r>
        <w:t>.</w:t>
      </w:r>
    </w:p>
    <w:p w14:paraId="5AD75255" w14:textId="77777777" w:rsidR="004E0EBB" w:rsidRDefault="004E0EBB">
      <w:pPr>
        <w:pStyle w:val="pxrrp"/>
      </w:pPr>
      <w:r>
        <w:t xml:space="preserve">Private benefit rules, </w:t>
      </w:r>
      <w:r>
        <w:rPr>
          <w:rStyle w:val="pxrc"/>
          <w:color w:val="FF0000"/>
          <w:sz w:val="20"/>
          <w:szCs w:val="20"/>
          <w:vertAlign w:val="superscript"/>
        </w:rPr>
        <w:t>►</w:t>
      </w:r>
      <w:r>
        <w:rPr>
          <w:rStyle w:val="pxrc"/>
        </w:rPr>
        <w:fldChar w:fldCharType="begin"/>
      </w:r>
      <w:r>
        <w:rPr>
          <w:rStyle w:val="pxrc"/>
        </w:rPr>
        <w:instrText>rc.ref.id="I09TEUN"</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10:8</w:t>
      </w:r>
      <w:del w:id="188" w:author="Cara Cardinale" w:date="2025-02-09T13:33:00Z">
        <w:r w:rsidDel="003B6052">
          <w:rPr>
            <w:rStyle w:val="pxrc"/>
          </w:rPr>
          <w:delText>7</w:delText>
        </w:r>
      </w:del>
      <w:ins w:id="189" w:author="Cara Cardinale" w:date="2025-02-09T13:33:00Z">
        <w:r w:rsidR="003B6052">
          <w:rPr>
            <w:rStyle w:val="pxrc"/>
          </w:rPr>
          <w:t>8</w:t>
        </w:r>
      </w:ins>
      <w:r>
        <w:t>.</w:t>
      </w:r>
    </w:p>
    <w:p w14:paraId="117E74BA" w14:textId="77777777" w:rsidR="00AA373E" w:rsidRDefault="00AA373E">
      <w:pPr>
        <w:pStyle w:val="pxrrp"/>
      </w:pPr>
    </w:p>
  </w:footnote>
  <w:footnote w:id="81">
    <w:p w14:paraId="3B50C1FC" w14:textId="77777777" w:rsidR="004E0EBB" w:rsidRDefault="004E0EBB">
      <w:pPr>
        <w:rPr>
          <w:rStyle w:val="FootnoteReference"/>
        </w:rPr>
      </w:pPr>
      <w:r w:rsidRPr="00E32094">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242EC627"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st.ref.id="I09I6B6"</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w:t>
      </w:r>
      <w:r>
        <w:t>.</w:t>
      </w:r>
    </w:p>
    <w:p w14:paraId="31748555" w14:textId="77777777" w:rsidR="004E0EBB" w:rsidRDefault="004E0EBB">
      <w:pPr>
        <w:pStyle w:val="pxrr"/>
        <w:spacing w:before="180"/>
        <w:rPr>
          <w:sz w:val="24"/>
          <w:szCs w:val="24"/>
        </w:rPr>
      </w:pPr>
      <w:r>
        <w:rPr>
          <w:rStyle w:val="pxvis"/>
          <w:rFonts w:cs="Arial"/>
          <w:bCs/>
          <w:szCs w:val="28"/>
        </w:rPr>
        <w:t>Research References</w:t>
      </w:r>
    </w:p>
    <w:p w14:paraId="5E2BEC70" w14:textId="77777777" w:rsidR="004E0EBB" w:rsidRDefault="004E0EBB">
      <w:pPr>
        <w:pStyle w:val="pxrrp"/>
      </w:pPr>
      <w:r>
        <w:t xml:space="preserve">Excise taxes on excess benefit transactions, </w:t>
      </w:r>
      <w:r>
        <w:rPr>
          <w:rStyle w:val="pxrc"/>
          <w:color w:val="FF0000"/>
          <w:sz w:val="20"/>
          <w:szCs w:val="20"/>
          <w:vertAlign w:val="superscript"/>
        </w:rPr>
        <w:t>►</w:t>
      </w:r>
      <w:r>
        <w:rPr>
          <w:rStyle w:val="pxrc"/>
        </w:rPr>
        <w:fldChar w:fldCharType="begin"/>
      </w:r>
      <w:r>
        <w:rPr>
          <w:rStyle w:val="pxrc"/>
        </w:rPr>
        <w:instrText>rc.ref.id="I09KZG2"</w:instrText>
      </w:r>
      <w:r>
        <w:rPr>
          <w:rStyle w:val="pxrc"/>
        </w:rPr>
        <w:fldChar w:fldCharType="end"/>
      </w:r>
      <w:del w:id="190" w:author="Cara Cardinale" w:date="2025-02-08T18:20:00Z">
        <w:r w:rsidDel="00823E3B">
          <w:rPr>
            <w:rStyle w:val="pxrc"/>
          </w:rPr>
          <w:delText>RIA Federal Tax Coordinator 2d</w:delText>
        </w:r>
      </w:del>
      <w:ins w:id="191" w:author="Cara Cardinale" w:date="2025-02-08T18:20:00Z">
        <w:r w:rsidR="00823E3B">
          <w:rPr>
            <w:rStyle w:val="pxrc"/>
          </w:rPr>
          <w:t>Federal Tax Coordinator 2d (RIA)</w:t>
        </w:r>
      </w:ins>
      <w:del w:id="192" w:author="Cara Cardinale" w:date="2025-02-09T13:37:00Z">
        <w:r w:rsidDel="009D3981">
          <w:rPr>
            <w:rStyle w:val="pxrc"/>
          </w:rPr>
          <w:delText>, Private Foundations</w:delText>
        </w:r>
      </w:del>
      <w:r>
        <w:rPr>
          <w:rStyle w:val="pxrc"/>
        </w:rPr>
        <w:t xml:space="preserve"> &amp;pp;D-6650 et seq.</w:t>
      </w:r>
    </w:p>
    <w:p w14:paraId="561A675E" w14:textId="77777777" w:rsidR="00AA373E" w:rsidRDefault="00AA373E">
      <w:pPr>
        <w:pStyle w:val="pxrrp"/>
      </w:pPr>
    </w:p>
  </w:footnote>
  <w:footnote w:id="82">
    <w:p w14:paraId="4DFC6374" w14:textId="77777777" w:rsidR="004E0EBB" w:rsidRDefault="004E0EBB">
      <w:pPr>
        <w:rPr>
          <w:rStyle w:val="FootnoteReference"/>
        </w:rPr>
      </w:pPr>
      <w:r w:rsidRPr="00E32094">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66803EF7"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st.ref.id="I09NSKY"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4958(c)(1)</w:t>
      </w:r>
      <w:r>
        <w:t>.</w:t>
      </w:r>
    </w:p>
    <w:p w14:paraId="60FC8429" w14:textId="77777777" w:rsidR="004E0EBB" w:rsidRDefault="004E0EBB">
      <w:pPr>
        <w:pStyle w:val="pxrr"/>
        <w:spacing w:before="180"/>
        <w:rPr>
          <w:sz w:val="24"/>
          <w:szCs w:val="24"/>
        </w:rPr>
      </w:pPr>
      <w:r>
        <w:rPr>
          <w:rStyle w:val="pxvis"/>
          <w:rFonts w:cs="Arial"/>
          <w:bCs/>
          <w:szCs w:val="28"/>
        </w:rPr>
        <w:t>Research References</w:t>
      </w:r>
    </w:p>
    <w:p w14:paraId="52671174" w14:textId="77777777" w:rsidR="004E0EBB" w:rsidRDefault="004E0EBB">
      <w:pPr>
        <w:pStyle w:val="pxrrp"/>
      </w:pPr>
      <w:r>
        <w:t xml:space="preserve">Excise taxes on excess benefit transactions, </w:t>
      </w:r>
      <w:r>
        <w:rPr>
          <w:rStyle w:val="pxrc"/>
          <w:color w:val="FF0000"/>
          <w:sz w:val="20"/>
          <w:szCs w:val="20"/>
          <w:vertAlign w:val="superscript"/>
        </w:rPr>
        <w:t>►</w:t>
      </w:r>
      <w:r>
        <w:rPr>
          <w:rStyle w:val="pxrc"/>
        </w:rPr>
        <w:fldChar w:fldCharType="begin"/>
      </w:r>
      <w:r>
        <w:rPr>
          <w:rStyle w:val="pxrc"/>
        </w:rPr>
        <w:instrText>rc.ref.id="I09QLPU"</w:instrText>
      </w:r>
      <w:r>
        <w:rPr>
          <w:rStyle w:val="pxrc"/>
        </w:rPr>
        <w:fldChar w:fldCharType="end"/>
      </w:r>
      <w:del w:id="193" w:author="Cara Cardinale" w:date="2025-02-08T18:20:00Z">
        <w:r w:rsidDel="00823E3B">
          <w:rPr>
            <w:rStyle w:val="pxrc"/>
          </w:rPr>
          <w:delText>RIA Federal Tax Coordinator 2d</w:delText>
        </w:r>
      </w:del>
      <w:ins w:id="194" w:author="Cara Cardinale" w:date="2025-02-08T18:20:00Z">
        <w:r w:rsidR="00823E3B">
          <w:rPr>
            <w:rStyle w:val="pxrc"/>
          </w:rPr>
          <w:t>Federal Tax Coordinator 2d (RIA)</w:t>
        </w:r>
      </w:ins>
      <w:del w:id="195" w:author="Cara Cardinale" w:date="2025-02-09T13:35:00Z">
        <w:r w:rsidDel="009D3981">
          <w:rPr>
            <w:rStyle w:val="pxrc"/>
          </w:rPr>
          <w:delText xml:space="preserve">, Private Foundations </w:delText>
        </w:r>
      </w:del>
      <w:r>
        <w:rPr>
          <w:rStyle w:val="pxrc"/>
        </w:rPr>
        <w:t>&amp;pp;D-6650 et seq.</w:t>
      </w:r>
    </w:p>
    <w:p w14:paraId="571572F2" w14:textId="77777777" w:rsidR="00AA373E" w:rsidRDefault="00AA373E">
      <w:pPr>
        <w:pStyle w:val="pxrrp"/>
      </w:pPr>
    </w:p>
  </w:footnote>
  <w:footnote w:id="83">
    <w:p w14:paraId="6CE785A7" w14:textId="77777777" w:rsidR="004E0EBB" w:rsidRDefault="004E0EBB">
      <w:pPr>
        <w:rPr>
          <w:rStyle w:val="FootnoteReference"/>
        </w:rPr>
      </w:pPr>
      <w:r w:rsidRPr="00E32094">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08FF4C69"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st.ref.id="I09I6CB"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4958(f)(1)</w:t>
      </w:r>
      <w:r>
        <w:t>.</w:t>
      </w:r>
    </w:p>
    <w:p w14:paraId="45230B9F" w14:textId="77777777" w:rsidR="004E0EBB" w:rsidRDefault="004E0EBB">
      <w:pPr>
        <w:pStyle w:val="pxrr"/>
        <w:spacing w:before="180"/>
        <w:rPr>
          <w:sz w:val="24"/>
          <w:szCs w:val="24"/>
        </w:rPr>
      </w:pPr>
      <w:r>
        <w:rPr>
          <w:rStyle w:val="pxvis"/>
          <w:rFonts w:cs="Arial"/>
          <w:bCs/>
          <w:szCs w:val="28"/>
        </w:rPr>
        <w:t>Research References</w:t>
      </w:r>
    </w:p>
    <w:p w14:paraId="6C81A46E" w14:textId="77777777" w:rsidR="004E0EBB" w:rsidRDefault="004E0EBB">
      <w:pPr>
        <w:pStyle w:val="pxrrp"/>
      </w:pPr>
      <w:r>
        <w:t xml:space="preserve">Excise taxes on excess benefit transactions, </w:t>
      </w:r>
      <w:r>
        <w:rPr>
          <w:rStyle w:val="pxrc"/>
          <w:color w:val="FF0000"/>
          <w:sz w:val="20"/>
          <w:szCs w:val="20"/>
          <w:vertAlign w:val="superscript"/>
        </w:rPr>
        <w:t>►</w:t>
      </w:r>
      <w:r>
        <w:rPr>
          <w:rStyle w:val="pxrc"/>
        </w:rPr>
        <w:fldChar w:fldCharType="begin"/>
      </w:r>
      <w:r>
        <w:rPr>
          <w:rStyle w:val="pxrc"/>
        </w:rPr>
        <w:instrText>rc.ref.id="I09KZH7"</w:instrText>
      </w:r>
      <w:r>
        <w:rPr>
          <w:rStyle w:val="pxrc"/>
        </w:rPr>
        <w:fldChar w:fldCharType="end"/>
      </w:r>
      <w:del w:id="196" w:author="Cara Cardinale" w:date="2025-02-08T18:20:00Z">
        <w:r w:rsidDel="00823E3B">
          <w:rPr>
            <w:rStyle w:val="pxrc"/>
          </w:rPr>
          <w:delText>RIA Federal Tax Coordinator 2d</w:delText>
        </w:r>
      </w:del>
      <w:ins w:id="197" w:author="Cara Cardinale" w:date="2025-02-08T18:20:00Z">
        <w:r w:rsidR="00823E3B">
          <w:rPr>
            <w:rStyle w:val="pxrc"/>
          </w:rPr>
          <w:t>Federal Tax Coordinator 2d (RIA)</w:t>
        </w:r>
      </w:ins>
      <w:del w:id="198" w:author="Cara Cardinale" w:date="2025-02-09T13:38:00Z">
        <w:r w:rsidDel="009D3981">
          <w:rPr>
            <w:rStyle w:val="pxrc"/>
          </w:rPr>
          <w:delText>, Private Foundations</w:delText>
        </w:r>
      </w:del>
      <w:r>
        <w:rPr>
          <w:rStyle w:val="pxrc"/>
        </w:rPr>
        <w:t xml:space="preserve"> &amp;pp;D-6650 et seq.</w:t>
      </w:r>
    </w:p>
    <w:p w14:paraId="448E0FB7" w14:textId="77777777" w:rsidR="00AA373E" w:rsidRDefault="00AA373E">
      <w:pPr>
        <w:pStyle w:val="pxrrp"/>
      </w:pPr>
    </w:p>
  </w:footnote>
  <w:footnote w:id="84">
    <w:p w14:paraId="18FDADC9" w14:textId="77777777" w:rsidR="004E0EBB" w:rsidRDefault="004E0EBB">
      <w:pPr>
        <w:rPr>
          <w:rStyle w:val="FootnoteReference"/>
        </w:rPr>
      </w:pPr>
      <w:r w:rsidRPr="00E32094">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5700A460"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st.ref.id="I09NSM3"</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4958(a)(1)</w:t>
      </w:r>
      <w:r>
        <w:t>.</w:t>
      </w:r>
    </w:p>
    <w:p w14:paraId="4EAEE518" w14:textId="77777777" w:rsidR="00AA373E" w:rsidRDefault="00AA373E">
      <w:pPr>
        <w:pStyle w:val="pxp"/>
      </w:pPr>
    </w:p>
  </w:footnote>
  <w:footnote w:id="85">
    <w:p w14:paraId="2697AAFA" w14:textId="77777777" w:rsidR="004E0EBB" w:rsidRDefault="004E0EBB">
      <w:pPr>
        <w:rPr>
          <w:rStyle w:val="FootnoteReference"/>
        </w:rPr>
      </w:pPr>
      <w:r w:rsidRPr="00E32094">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238709D2"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st.ref.id="I09I6CE"</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4958(b)</w:t>
      </w:r>
      <w:r>
        <w:t>.</w:t>
      </w:r>
    </w:p>
    <w:p w14:paraId="0E907E55" w14:textId="77777777" w:rsidR="00AA373E" w:rsidRDefault="00AA373E">
      <w:pPr>
        <w:pStyle w:val="pxp"/>
      </w:pPr>
    </w:p>
  </w:footnote>
  <w:footnote w:id="86">
    <w:p w14:paraId="584B2977" w14:textId="77777777" w:rsidR="004E0EBB" w:rsidRDefault="004E0EBB">
      <w:pPr>
        <w:rPr>
          <w:rStyle w:val="FootnoteReference"/>
        </w:rPr>
      </w:pPr>
      <w:r w:rsidRPr="00E32094">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5682A8F9"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st.ref.id="I09I6I1"</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4958(a)(2)</w:t>
      </w:r>
      <w:r>
        <w:t>.</w:t>
      </w:r>
    </w:p>
    <w:p w14:paraId="6D994420" w14:textId="77777777" w:rsidR="00AA373E" w:rsidRDefault="00AA373E">
      <w:pPr>
        <w:pStyle w:val="pxp"/>
      </w:pPr>
    </w:p>
  </w:footnote>
  <w:footnote w:id="87">
    <w:p w14:paraId="2BD78081" w14:textId="77777777" w:rsidR="004E0EBB" w:rsidRDefault="004E0EBB">
      <w:pPr>
        <w:rPr>
          <w:rStyle w:val="FootnoteReference"/>
        </w:rPr>
      </w:pPr>
      <w:r w:rsidRPr="00E32094">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05699887"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st.ref.id="I09KZMX"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4958(d)</w:t>
      </w:r>
      <w:r>
        <w:t>.</w:t>
      </w:r>
    </w:p>
    <w:p w14:paraId="3F0D2758" w14:textId="77777777" w:rsidR="00AA373E" w:rsidRDefault="00AA373E">
      <w:pPr>
        <w:pStyle w:val="pxp"/>
      </w:pPr>
    </w:p>
  </w:footnote>
  <w:footnote w:id="88">
    <w:p w14:paraId="76AB2C90" w14:textId="77777777" w:rsidR="004E0EBB" w:rsidRDefault="004E0EBB">
      <w:pPr>
        <w:rPr>
          <w:rStyle w:val="FootnoteReference"/>
        </w:rPr>
      </w:pPr>
      <w:r w:rsidRPr="00E32094">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1FD98919"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st.ref.id="I09NSRT"</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53.6011-1(b)</w:t>
      </w:r>
      <w:r>
        <w:t>.</w:t>
      </w:r>
    </w:p>
    <w:p w14:paraId="776D566D" w14:textId="77777777" w:rsidR="004E0EBB" w:rsidRDefault="004E0EBB">
      <w:pPr>
        <w:pStyle w:val="pxrr"/>
        <w:spacing w:before="180"/>
        <w:rPr>
          <w:sz w:val="24"/>
          <w:szCs w:val="24"/>
        </w:rPr>
      </w:pPr>
      <w:r>
        <w:rPr>
          <w:rStyle w:val="pxvis"/>
          <w:rFonts w:cs="Arial"/>
          <w:bCs/>
          <w:szCs w:val="28"/>
        </w:rPr>
        <w:t>Research References</w:t>
      </w:r>
    </w:p>
    <w:p w14:paraId="38998557" w14:textId="77777777" w:rsidR="004E0EBB" w:rsidRDefault="004E0EBB">
      <w:pPr>
        <w:pStyle w:val="pxrrp"/>
      </w:pPr>
      <w:r>
        <w:t xml:space="preserve">Excise taxes on excess benefit transactions, </w:t>
      </w:r>
      <w:r>
        <w:rPr>
          <w:rStyle w:val="pxrc"/>
          <w:color w:val="FF0000"/>
          <w:sz w:val="20"/>
          <w:szCs w:val="20"/>
          <w:vertAlign w:val="superscript"/>
        </w:rPr>
        <w:t>►</w:t>
      </w:r>
      <w:r>
        <w:rPr>
          <w:rStyle w:val="pxrc"/>
        </w:rPr>
        <w:fldChar w:fldCharType="begin"/>
      </w:r>
      <w:r>
        <w:rPr>
          <w:rStyle w:val="pxrc"/>
        </w:rPr>
        <w:instrText>rc.ref.id="I09I6I4"</w:instrText>
      </w:r>
      <w:r>
        <w:rPr>
          <w:rStyle w:val="pxrc"/>
        </w:rPr>
        <w:fldChar w:fldCharType="end"/>
      </w:r>
      <w:del w:id="199" w:author="Cara Cardinale" w:date="2025-02-08T18:20:00Z">
        <w:r w:rsidDel="00823E3B">
          <w:rPr>
            <w:rStyle w:val="pxrc"/>
          </w:rPr>
          <w:delText>RIA Federal Tax Coordinator 2d</w:delText>
        </w:r>
      </w:del>
      <w:ins w:id="200" w:author="Cara Cardinale" w:date="2025-02-08T18:20:00Z">
        <w:r w:rsidR="00823E3B">
          <w:rPr>
            <w:rStyle w:val="pxrc"/>
          </w:rPr>
          <w:t>Federal Tax Coordinator 2d (RIA)</w:t>
        </w:r>
      </w:ins>
      <w:ins w:id="201" w:author="Cara Cardinale" w:date="2025-02-09T13:42:00Z">
        <w:r w:rsidR="009D3981">
          <w:rPr>
            <w:rStyle w:val="pxrc"/>
          </w:rPr>
          <w:t xml:space="preserve"> </w:t>
        </w:r>
      </w:ins>
      <w:del w:id="202" w:author="Cara Cardinale" w:date="2025-02-09T13:42:00Z">
        <w:r w:rsidDel="009D3981">
          <w:rPr>
            <w:rStyle w:val="pxrc"/>
          </w:rPr>
          <w:delText xml:space="preserve">, Private Foundations </w:delText>
        </w:r>
      </w:del>
      <w:r>
        <w:rPr>
          <w:rStyle w:val="pxrc"/>
        </w:rPr>
        <w:t>&amp;pp;D-6650 et seq.</w:t>
      </w:r>
    </w:p>
    <w:p w14:paraId="749D2A40" w14:textId="77777777" w:rsidR="00AA373E" w:rsidRDefault="00AA373E">
      <w:pPr>
        <w:pStyle w:val="pxrrp"/>
      </w:pPr>
    </w:p>
  </w:footnote>
  <w:footnote w:id="89">
    <w:p w14:paraId="4C6ADCAC" w14:textId="77777777" w:rsidR="004E0EBB" w:rsidRDefault="004E0EBB">
      <w:pPr>
        <w:rPr>
          <w:rStyle w:val="FootnoteReference"/>
        </w:rPr>
      </w:pPr>
      <w:r w:rsidRPr="00E32094">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3AA0A367"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st.ref.id="I09NSRW"</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1.501(c)(3)-1(c)(3)</w:t>
      </w:r>
      <w:r>
        <w:t>.</w:t>
      </w:r>
    </w:p>
    <w:p w14:paraId="3FA975FE" w14:textId="77777777" w:rsidR="004E0EBB" w:rsidRDefault="004E0EBB">
      <w:pPr>
        <w:pStyle w:val="pxrr"/>
        <w:spacing w:before="180"/>
        <w:rPr>
          <w:sz w:val="24"/>
          <w:szCs w:val="24"/>
        </w:rPr>
      </w:pPr>
      <w:r>
        <w:rPr>
          <w:rStyle w:val="pxvis"/>
          <w:rFonts w:cs="Arial"/>
          <w:bCs/>
          <w:szCs w:val="28"/>
        </w:rPr>
        <w:t>Research References</w:t>
      </w:r>
    </w:p>
    <w:p w14:paraId="6320675D" w14:textId="77777777" w:rsidR="004E0EBB" w:rsidRDefault="004E0EBB">
      <w:pPr>
        <w:pStyle w:val="pxrrp"/>
      </w:pPr>
      <w:r>
        <w:t xml:space="preserve">Political activities, </w:t>
      </w:r>
      <w:r>
        <w:rPr>
          <w:rStyle w:val="pxrc"/>
          <w:color w:val="FF0000"/>
          <w:sz w:val="20"/>
          <w:szCs w:val="20"/>
          <w:vertAlign w:val="superscript"/>
        </w:rPr>
        <w:t>►</w:t>
      </w:r>
      <w:r>
        <w:rPr>
          <w:rStyle w:val="pxrc"/>
        </w:rPr>
        <w:fldChar w:fldCharType="begin"/>
      </w:r>
      <w:r>
        <w:rPr>
          <w:rStyle w:val="pxrc"/>
        </w:rPr>
        <w:instrText>rc.ref.id="I09QLWS"</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10:9</w:t>
      </w:r>
      <w:ins w:id="203" w:author="Cara Cardinale" w:date="2025-02-09T13:44:00Z">
        <w:r w:rsidR="00B15832">
          <w:rPr>
            <w:rStyle w:val="pxrc"/>
          </w:rPr>
          <w:t>2</w:t>
        </w:r>
      </w:ins>
      <w:del w:id="204" w:author="Cara Cardinale" w:date="2025-02-09T13:44:00Z">
        <w:r w:rsidDel="00B15832">
          <w:rPr>
            <w:rStyle w:val="pxrc"/>
          </w:rPr>
          <w:delText>1</w:delText>
        </w:r>
      </w:del>
      <w:r>
        <w:t>.</w:t>
      </w:r>
    </w:p>
    <w:p w14:paraId="6D2A4FAC" w14:textId="77777777" w:rsidR="00AA373E" w:rsidRDefault="00AA373E">
      <w:pPr>
        <w:pStyle w:val="pxrrp"/>
      </w:pPr>
    </w:p>
  </w:footnote>
  <w:footnote w:id="90">
    <w:p w14:paraId="0B3F611D" w14:textId="77777777" w:rsidR="004E0EBB" w:rsidRDefault="004E0EBB">
      <w:pPr>
        <w:rPr>
          <w:rStyle w:val="FootnoteReference"/>
        </w:rPr>
      </w:pPr>
      <w:r w:rsidRPr="00E32094">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197D511B"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st.ref.id="I09I6I6"</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501(c)(4)</w:t>
      </w:r>
      <w:r>
        <w:t>.</w:t>
      </w:r>
    </w:p>
    <w:p w14:paraId="779D3BCB" w14:textId="77777777" w:rsidR="00AA373E" w:rsidRDefault="00AA373E">
      <w:pPr>
        <w:pStyle w:val="pxp"/>
      </w:pPr>
    </w:p>
  </w:footnote>
  <w:footnote w:id="91">
    <w:p w14:paraId="660BC36B" w14:textId="77777777" w:rsidR="004E0EBB" w:rsidRDefault="004E0EBB">
      <w:pPr>
        <w:rPr>
          <w:rStyle w:val="FootnoteReference"/>
        </w:rPr>
      </w:pPr>
      <w:r w:rsidRPr="00E32094">
        <w:rPr>
          <w:rStyle w:val="FootnoteReference"/>
        </w:rPr>
        <w:t>2</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fn.fnref="21"</w:instrText>
      </w:r>
      <w:r>
        <w:rPr>
          <w:rStyle w:val="FootnoteReference"/>
        </w:rPr>
        <w:fldChar w:fldCharType="end"/>
      </w:r>
    </w:p>
    <w:p w14:paraId="6C54D6A1" w14:textId="77777777" w:rsidR="004E0EBB" w:rsidRDefault="004E0EBB">
      <w:pPr>
        <w:pStyle w:val="pxp"/>
      </w:pPr>
      <w:r>
        <w:rPr>
          <w:color w:val="FF0000"/>
          <w:sz w:val="20"/>
          <w:szCs w:val="20"/>
          <w:vertAlign w:val="superscript"/>
        </w:rPr>
        <w:t>►</w:t>
      </w:r>
      <w:r>
        <w:fldChar w:fldCharType="begin"/>
      </w:r>
      <w:r>
        <w:instrText>p.ct.id="f477b8b0b92511efa86bc22ba615bad8|10|31:10"</w:instrText>
      </w:r>
      <w:r>
        <w:fldChar w:fldCharType="end"/>
      </w:r>
      <w:r>
        <w:rPr>
          <w:rStyle w:val="pxst"/>
          <w:color w:val="FF0000"/>
          <w:sz w:val="20"/>
          <w:szCs w:val="20"/>
          <w:vertAlign w:val="superscript"/>
        </w:rPr>
        <w:t>►</w:t>
      </w:r>
      <w:r>
        <w:rPr>
          <w:rStyle w:val="pxst"/>
        </w:rPr>
        <w:fldChar w:fldCharType="begin"/>
      </w:r>
      <w:r>
        <w:rPr>
          <w:rStyle w:val="pxst"/>
        </w:rPr>
        <w:instrText>st.ref.id="I09NSRY"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502</w:t>
      </w:r>
      <w:r>
        <w:t>.</w:t>
      </w:r>
    </w:p>
    <w:p w14:paraId="0DBADADF" w14:textId="77777777" w:rsidR="004E0EBB" w:rsidRDefault="004E0EBB">
      <w:pPr>
        <w:pStyle w:val="pxrr"/>
        <w:spacing w:before="180"/>
        <w:rPr>
          <w:sz w:val="24"/>
          <w:szCs w:val="24"/>
        </w:rPr>
      </w:pPr>
      <w:r>
        <w:rPr>
          <w:rStyle w:val="pxvis"/>
          <w:rFonts w:cs="Arial"/>
          <w:bCs/>
          <w:szCs w:val="28"/>
        </w:rPr>
        <w:t>Research References</w:t>
      </w:r>
    </w:p>
    <w:p w14:paraId="546B6491" w14:textId="77777777" w:rsidR="004E0EBB" w:rsidRDefault="004E0EBB">
      <w:pPr>
        <w:pStyle w:val="pxrrp"/>
      </w:pPr>
      <w:r>
        <w:t xml:space="preserve">Private inurement, </w:t>
      </w:r>
      <w:r>
        <w:rPr>
          <w:rStyle w:val="pxrc"/>
          <w:color w:val="FF0000"/>
          <w:sz w:val="20"/>
          <w:szCs w:val="20"/>
          <w:vertAlign w:val="superscript"/>
        </w:rPr>
        <w:t>►</w:t>
      </w:r>
      <w:r>
        <w:rPr>
          <w:rStyle w:val="pxrc"/>
        </w:rPr>
        <w:fldChar w:fldCharType="begin"/>
      </w:r>
      <w:r>
        <w:rPr>
          <w:rStyle w:val="pxrc"/>
        </w:rPr>
        <w:instrText>rc.ref.id="I09QLWU"</w:instrText>
      </w:r>
      <w:r>
        <w:rPr>
          <w:rStyle w:val="pxrc"/>
        </w:rPr>
        <w:fldChar w:fldCharType="end"/>
      </w:r>
      <w:del w:id="205" w:author="Cara Cardinale" w:date="2025-02-08T18:20:00Z">
        <w:r w:rsidDel="00823E3B">
          <w:rPr>
            <w:rStyle w:val="pxrc"/>
          </w:rPr>
          <w:delText>RIA Federal Tax Coordinator 2d</w:delText>
        </w:r>
      </w:del>
      <w:ins w:id="206" w:author="Cara Cardinale" w:date="2025-02-08T18:20:00Z">
        <w:r w:rsidR="00823E3B">
          <w:rPr>
            <w:rStyle w:val="pxrc"/>
          </w:rPr>
          <w:t>Federal Tax Coordinator 2d (RIA)</w:t>
        </w:r>
      </w:ins>
      <w:r>
        <w:rPr>
          <w:rStyle w:val="pxrc"/>
        </w:rPr>
        <w:t xml:space="preserve"> &amp;</w:t>
      </w:r>
      <w:ins w:id="207" w:author="Cara Cardinale" w:date="2025-02-09T13:36:00Z">
        <w:r w:rsidR="009D3981">
          <w:rPr>
            <w:rStyle w:val="pxrc"/>
          </w:rPr>
          <w:t>p</w:t>
        </w:r>
      </w:ins>
      <w:r>
        <w:rPr>
          <w:rStyle w:val="pxrc"/>
        </w:rPr>
        <w:t>p;D-4</w:t>
      </w:r>
      <w:del w:id="208" w:author="Cara Cardinale" w:date="2025-02-09T13:36:00Z">
        <w:r w:rsidDel="009D3981">
          <w:rPr>
            <w:rStyle w:val="pxrc"/>
          </w:rPr>
          <w:delText>11</w:delText>
        </w:r>
      </w:del>
      <w:ins w:id="209" w:author="Cara Cardinale" w:date="2025-02-09T13:36:00Z">
        <w:r w:rsidR="009D3981">
          <w:rPr>
            <w:rStyle w:val="pxrc"/>
          </w:rPr>
          <w:t>0</w:t>
        </w:r>
      </w:ins>
      <w:r>
        <w:rPr>
          <w:rStyle w:val="pxrc"/>
        </w:rPr>
        <w:t>4</w:t>
      </w:r>
      <w:ins w:id="210" w:author="Cara Cardinale" w:date="2025-02-09T13:36:00Z">
        <w:r w:rsidR="009D3981">
          <w:rPr>
            <w:rStyle w:val="pxrc"/>
          </w:rPr>
          <w:t>0 et seq</w:t>
        </w:r>
      </w:ins>
      <w:r>
        <w:t>.</w:t>
      </w:r>
    </w:p>
    <w:p w14:paraId="36FDFA6C" w14:textId="77777777" w:rsidR="004E0EBB" w:rsidRDefault="004E0EBB">
      <w:pPr>
        <w:pStyle w:val="pxrrp"/>
      </w:pPr>
      <w:r>
        <w:t xml:space="preserve">Private benefit rules, </w:t>
      </w:r>
      <w:r>
        <w:rPr>
          <w:rStyle w:val="pxrc"/>
          <w:color w:val="FF0000"/>
          <w:sz w:val="20"/>
          <w:szCs w:val="20"/>
          <w:vertAlign w:val="superscript"/>
        </w:rPr>
        <w:t>►</w:t>
      </w:r>
      <w:r>
        <w:rPr>
          <w:rStyle w:val="pxrc"/>
        </w:rPr>
        <w:fldChar w:fldCharType="begin"/>
      </w:r>
      <w:r>
        <w:rPr>
          <w:rStyle w:val="pxrc"/>
        </w:rPr>
        <w:instrText>rc.ref.id="I09I6I9"</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10:8</w:t>
      </w:r>
      <w:del w:id="211" w:author="Cara Cardinale" w:date="2025-02-09T13:35:00Z">
        <w:r w:rsidDel="009D3981">
          <w:rPr>
            <w:rStyle w:val="pxrc"/>
          </w:rPr>
          <w:delText>7</w:delText>
        </w:r>
      </w:del>
      <w:ins w:id="212" w:author="Cara Cardinale" w:date="2025-02-09T13:35:00Z">
        <w:r w:rsidR="009D3981">
          <w:rPr>
            <w:rStyle w:val="pxrc"/>
          </w:rPr>
          <w:t>8</w:t>
        </w:r>
      </w:ins>
      <w:r>
        <w:t>.</w:t>
      </w:r>
    </w:p>
    <w:p w14:paraId="487CE2B7" w14:textId="77777777" w:rsidR="00AA373E" w:rsidRDefault="00AA373E">
      <w:pPr>
        <w:pStyle w:val="pxrrp"/>
      </w:pPr>
    </w:p>
  </w:footnote>
  <w:footnote w:id="92">
    <w:p w14:paraId="7A126C61"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FD4C6A4"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rPr>
          <w:rStyle w:val="pxst"/>
          <w:color w:val="FF0000"/>
          <w:sz w:val="20"/>
          <w:szCs w:val="20"/>
          <w:vertAlign w:val="superscript"/>
        </w:rPr>
        <w:t>►</w:t>
      </w:r>
      <w:r>
        <w:rPr>
          <w:rStyle w:val="pxst"/>
        </w:rPr>
        <w:fldChar w:fldCharType="begin"/>
      </w:r>
      <w:r>
        <w:rPr>
          <w:rStyle w:val="pxst"/>
        </w:rPr>
        <w:instrText>st.ref.id="I09NSS1"</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508(a)</w:t>
      </w:r>
      <w:r>
        <w:t>.</w:t>
      </w:r>
    </w:p>
    <w:p w14:paraId="10D54FBB" w14:textId="77777777" w:rsidR="004E0EBB" w:rsidRDefault="004E0EBB">
      <w:pPr>
        <w:pStyle w:val="pxrr"/>
        <w:spacing w:before="180"/>
        <w:rPr>
          <w:sz w:val="24"/>
          <w:szCs w:val="24"/>
        </w:rPr>
      </w:pPr>
      <w:r>
        <w:rPr>
          <w:rStyle w:val="pxvis"/>
          <w:rFonts w:cs="Arial"/>
          <w:bCs/>
          <w:szCs w:val="28"/>
        </w:rPr>
        <w:t>Research References</w:t>
      </w:r>
    </w:p>
    <w:p w14:paraId="62607DB7" w14:textId="77777777" w:rsidR="004E0EBB" w:rsidRDefault="004E0EBB">
      <w:pPr>
        <w:pStyle w:val="pxrrp"/>
      </w:pPr>
      <w:r>
        <w:t xml:space="preserve">Exempt organization status, </w:t>
      </w:r>
      <w:r>
        <w:rPr>
          <w:rStyle w:val="pxrc"/>
          <w:color w:val="FF0000"/>
          <w:sz w:val="20"/>
          <w:szCs w:val="20"/>
          <w:vertAlign w:val="superscript"/>
        </w:rPr>
        <w:t>►</w:t>
      </w:r>
      <w:r>
        <w:rPr>
          <w:rStyle w:val="pxrc"/>
        </w:rPr>
        <w:fldChar w:fldCharType="begin"/>
      </w:r>
      <w:r>
        <w:rPr>
          <w:rStyle w:val="pxrc"/>
        </w:rPr>
        <w:instrText>rc.ref.id="I09I6JE"</w:instrText>
      </w:r>
      <w:r>
        <w:rPr>
          <w:rStyle w:val="pxrc"/>
        </w:rPr>
        <w:fldChar w:fldCharType="end"/>
      </w:r>
      <w:del w:id="213" w:author="Cara Cardinale" w:date="2025-02-08T18:20:00Z">
        <w:r w:rsidDel="00823E3B">
          <w:rPr>
            <w:rStyle w:val="pxrc"/>
          </w:rPr>
          <w:delText>RIA Federal Tax Coordinator 2d</w:delText>
        </w:r>
      </w:del>
      <w:ins w:id="214" w:author="Cara Cardinale" w:date="2025-02-08T18:20:00Z">
        <w:r w:rsidR="00823E3B">
          <w:rPr>
            <w:rStyle w:val="pxrc"/>
          </w:rPr>
          <w:t>Federal Tax Coordinator 2d (RIA)</w:t>
        </w:r>
      </w:ins>
      <w:del w:id="215" w:author="Cara Cardinale" w:date="2025-02-09T18:45:00Z">
        <w:r w:rsidDel="00B853A6">
          <w:rPr>
            <w:rStyle w:val="pxrc"/>
          </w:rPr>
          <w:delText>, Private Foundations</w:delText>
        </w:r>
      </w:del>
      <w:r>
        <w:rPr>
          <w:rStyle w:val="pxrc"/>
        </w:rPr>
        <w:t xml:space="preserve"> &amp;p;D-4000</w:t>
      </w:r>
      <w:r>
        <w:t>.</w:t>
      </w:r>
    </w:p>
    <w:p w14:paraId="2AC3CBF2" w14:textId="77777777" w:rsidR="004E0EBB" w:rsidRDefault="004E0EBB">
      <w:pPr>
        <w:pStyle w:val="pxrrp"/>
      </w:pPr>
      <w:r>
        <w:t xml:space="preserve">Application for exempt status, </w:t>
      </w:r>
      <w:r>
        <w:rPr>
          <w:rStyle w:val="pxrc"/>
          <w:color w:val="FF0000"/>
          <w:sz w:val="20"/>
          <w:szCs w:val="20"/>
          <w:vertAlign w:val="superscript"/>
        </w:rPr>
        <w:t>►</w:t>
      </w:r>
      <w:r>
        <w:rPr>
          <w:rStyle w:val="pxrc"/>
        </w:rPr>
        <w:fldChar w:fldCharType="begin"/>
      </w:r>
      <w:r>
        <w:rPr>
          <w:rStyle w:val="pxrc"/>
        </w:rPr>
        <w:instrText>rc.ref.id="I09I6JG"</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10:57</w:t>
      </w:r>
      <w:r>
        <w:t>.</w:t>
      </w:r>
    </w:p>
    <w:p w14:paraId="3473BD0F" w14:textId="77777777" w:rsidR="00AA373E" w:rsidRDefault="00AA373E">
      <w:pPr>
        <w:pStyle w:val="pxrrp"/>
      </w:pPr>
    </w:p>
  </w:footnote>
  <w:footnote w:id="93">
    <w:p w14:paraId="5728C07D"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16D65A8"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rPr>
          <w:rStyle w:val="pxst"/>
          <w:color w:val="FF0000"/>
          <w:sz w:val="20"/>
          <w:szCs w:val="20"/>
          <w:vertAlign w:val="superscript"/>
        </w:rPr>
        <w:t>►</w:t>
      </w:r>
      <w:r>
        <w:rPr>
          <w:rStyle w:val="pxst"/>
        </w:rPr>
        <w:fldChar w:fldCharType="begin"/>
      </w:r>
      <w:r>
        <w:rPr>
          <w:rStyle w:val="pxst"/>
        </w:rPr>
        <w:instrText>st.ref.id="I09KZOC"</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508(b)</w:t>
      </w:r>
      <w:r>
        <w:t>.</w:t>
      </w:r>
    </w:p>
    <w:p w14:paraId="6CE1CD99" w14:textId="77777777" w:rsidR="004E0EBB" w:rsidRDefault="004E0EBB">
      <w:pPr>
        <w:pStyle w:val="pxrr"/>
        <w:spacing w:before="180"/>
        <w:rPr>
          <w:sz w:val="24"/>
          <w:szCs w:val="24"/>
        </w:rPr>
      </w:pPr>
      <w:r>
        <w:rPr>
          <w:rStyle w:val="pxvis"/>
          <w:rFonts w:cs="Arial"/>
          <w:bCs/>
          <w:szCs w:val="28"/>
        </w:rPr>
        <w:t>Research References</w:t>
      </w:r>
    </w:p>
    <w:p w14:paraId="2D99522E" w14:textId="77777777" w:rsidR="004E0EBB" w:rsidRDefault="004E0EBB">
      <w:pPr>
        <w:pStyle w:val="pxrrp"/>
      </w:pPr>
      <w:r>
        <w:t xml:space="preserve">Presumption that exempt organization is private foundation, </w:t>
      </w:r>
      <w:r>
        <w:rPr>
          <w:rStyle w:val="pxrc"/>
          <w:color w:val="FF0000"/>
          <w:sz w:val="20"/>
          <w:szCs w:val="20"/>
          <w:vertAlign w:val="superscript"/>
        </w:rPr>
        <w:t>►</w:t>
      </w:r>
      <w:r>
        <w:rPr>
          <w:rStyle w:val="pxrc"/>
        </w:rPr>
        <w:fldChar w:fldCharType="begin"/>
      </w:r>
      <w:r>
        <w:rPr>
          <w:rStyle w:val="pxrc"/>
        </w:rPr>
        <w:instrText>rc.ref.id="I09NST8"</w:instrText>
      </w:r>
      <w:r>
        <w:rPr>
          <w:rStyle w:val="pxrc"/>
        </w:rPr>
        <w:fldChar w:fldCharType="end"/>
      </w:r>
      <w:del w:id="216" w:author="Cara Cardinale" w:date="2025-02-08T18:20:00Z">
        <w:r w:rsidDel="00823E3B">
          <w:rPr>
            <w:rStyle w:val="pxrc"/>
          </w:rPr>
          <w:delText>RIA Federal Tax Coordinator 2d</w:delText>
        </w:r>
      </w:del>
      <w:ins w:id="217" w:author="Cara Cardinale" w:date="2025-02-08T18:20:00Z">
        <w:r w:rsidR="00823E3B">
          <w:rPr>
            <w:rStyle w:val="pxrc"/>
          </w:rPr>
          <w:t>Federal Tax Coordinator 2d (RIA)</w:t>
        </w:r>
      </w:ins>
      <w:ins w:id="218" w:author="Cara Cardinale" w:date="2025-02-09T19:22:00Z">
        <w:r w:rsidR="001D6A4F">
          <w:rPr>
            <w:rStyle w:val="pxrc"/>
          </w:rPr>
          <w:t xml:space="preserve"> </w:t>
        </w:r>
      </w:ins>
      <w:del w:id="219" w:author="Cara Cardinale" w:date="2025-02-09T19:22:00Z">
        <w:r w:rsidDel="001D6A4F">
          <w:rPr>
            <w:rStyle w:val="pxrc"/>
          </w:rPr>
          <w:delText xml:space="preserve">, Private Foundations </w:delText>
        </w:r>
      </w:del>
      <w:r>
        <w:rPr>
          <w:rStyle w:val="pxrc"/>
        </w:rPr>
        <w:t>&amp;p;D-7200</w:t>
      </w:r>
      <w:r>
        <w:t>.</w:t>
      </w:r>
    </w:p>
    <w:p w14:paraId="6DF28241" w14:textId="77777777" w:rsidR="00AA373E" w:rsidRDefault="00AA373E">
      <w:pPr>
        <w:pStyle w:val="pxrrp"/>
      </w:pPr>
    </w:p>
  </w:footnote>
  <w:footnote w:id="94">
    <w:p w14:paraId="0B7BE5C3"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2B2A1DEB"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rPr>
          <w:rStyle w:val="pxst"/>
          <w:color w:val="FF0000"/>
          <w:sz w:val="20"/>
          <w:szCs w:val="20"/>
          <w:vertAlign w:val="superscript"/>
        </w:rPr>
        <w:t>►</w:t>
      </w:r>
      <w:r>
        <w:rPr>
          <w:rStyle w:val="pxst"/>
        </w:rPr>
        <w:fldChar w:fldCharType="begin"/>
      </w:r>
      <w:r>
        <w:rPr>
          <w:rStyle w:val="pxst"/>
        </w:rPr>
        <w:instrText>st.ref.id="I09QLY4"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508(c)</w:t>
      </w:r>
      <w:r>
        <w:t>.</w:t>
      </w:r>
    </w:p>
    <w:p w14:paraId="09CA7D11" w14:textId="77777777" w:rsidR="004E0EBB" w:rsidRDefault="004E0EBB">
      <w:pPr>
        <w:pStyle w:val="pxrr"/>
        <w:spacing w:before="180"/>
        <w:rPr>
          <w:sz w:val="24"/>
          <w:szCs w:val="24"/>
        </w:rPr>
      </w:pPr>
      <w:r>
        <w:rPr>
          <w:rStyle w:val="pxvis"/>
          <w:rFonts w:cs="Arial"/>
          <w:bCs/>
          <w:szCs w:val="28"/>
        </w:rPr>
        <w:t>Research References</w:t>
      </w:r>
    </w:p>
    <w:p w14:paraId="382CAD99" w14:textId="77777777" w:rsidR="004E0EBB" w:rsidRDefault="004E0EBB">
      <w:pPr>
        <w:pStyle w:val="pxrrp"/>
      </w:pPr>
      <w:r>
        <w:t xml:space="preserve">For a discussion of the application by a charitable organization for determination of exempt status, see </w:t>
      </w:r>
      <w:r>
        <w:rPr>
          <w:rStyle w:val="pxrc"/>
          <w:color w:val="FF0000"/>
          <w:sz w:val="20"/>
          <w:szCs w:val="20"/>
          <w:vertAlign w:val="superscript"/>
        </w:rPr>
        <w:t>►</w:t>
      </w:r>
      <w:r>
        <w:rPr>
          <w:rStyle w:val="pxrc"/>
        </w:rPr>
        <w:fldChar w:fldCharType="begin"/>
      </w:r>
      <w:r>
        <w:rPr>
          <w:rStyle w:val="pxrc"/>
        </w:rPr>
        <w:instrText>rc.ref.id="I09I6JJ"</w:instrText>
      </w:r>
      <w:r>
        <w:rPr>
          <w:rStyle w:val="pxrc"/>
        </w:rPr>
        <w:fldChar w:fldCharType="end"/>
      </w:r>
      <w:del w:id="220" w:author="Cara Cardinale" w:date="2025-02-08T18:20:00Z">
        <w:r w:rsidDel="00823E3B">
          <w:rPr>
            <w:rStyle w:val="pxrc"/>
          </w:rPr>
          <w:delText>RIA Federal Tax Coordinator 2d</w:delText>
        </w:r>
      </w:del>
      <w:ins w:id="221" w:author="Cara Cardinale" w:date="2025-02-08T18:20:00Z">
        <w:r w:rsidR="00823E3B">
          <w:rPr>
            <w:rStyle w:val="pxrc"/>
          </w:rPr>
          <w:t>Federal Tax Coordinator 2d (RIA)</w:t>
        </w:r>
      </w:ins>
      <w:del w:id="222" w:author="Cara Cardinale" w:date="2025-02-09T19:23:00Z">
        <w:r w:rsidDel="001D6A4F">
          <w:rPr>
            <w:rStyle w:val="pxrc"/>
          </w:rPr>
          <w:delText xml:space="preserve">, Private Foundations </w:delText>
        </w:r>
      </w:del>
      <w:r>
        <w:rPr>
          <w:rStyle w:val="pxrc"/>
        </w:rPr>
        <w:t>&amp;pp;D-4000 et seq.</w:t>
      </w:r>
    </w:p>
    <w:p w14:paraId="250C97CE"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rc.ref.id="I09KZOF"</w:instrText>
      </w:r>
      <w:r>
        <w:rPr>
          <w:rStyle w:val="pxrc"/>
        </w:rPr>
        <w:fldChar w:fldCharType="end"/>
      </w:r>
      <w:r>
        <w:rPr>
          <w:rStyle w:val="pxrc"/>
        </w:rPr>
        <w:t>Liability of Nonprofit Corporation for Engaging in For-Profit Business Activities, 46 Am. Jur. Proof of Facts 3d 431</w:t>
      </w:r>
      <w:r>
        <w:t>.</w:t>
      </w:r>
    </w:p>
    <w:p w14:paraId="6F288FC7" w14:textId="77777777" w:rsidR="00AA373E" w:rsidRDefault="00AA373E">
      <w:pPr>
        <w:pStyle w:val="pxrrp"/>
      </w:pPr>
    </w:p>
  </w:footnote>
  <w:footnote w:id="95">
    <w:p w14:paraId="0220AC40"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3A7CB68B"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rPr>
          <w:rStyle w:val="pxst"/>
          <w:color w:val="FF0000"/>
          <w:sz w:val="20"/>
          <w:szCs w:val="20"/>
          <w:vertAlign w:val="superscript"/>
        </w:rPr>
        <w:t>►</w:t>
      </w:r>
      <w:r>
        <w:rPr>
          <w:rStyle w:val="pxst"/>
        </w:rPr>
        <w:fldChar w:fldCharType="begin"/>
      </w:r>
      <w:r>
        <w:rPr>
          <w:rStyle w:val="pxst"/>
        </w:rPr>
        <w:instrText>st.ref.id="I09I6P6"</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1.508-1</w:t>
      </w:r>
      <w:del w:id="232" w:author="Cara Cardinale" w:date="2025-02-09T19:34:00Z">
        <w:r w:rsidDel="004E0D18">
          <w:rPr>
            <w:rStyle w:val="pxst"/>
          </w:rPr>
          <w:delText>T</w:delText>
        </w:r>
      </w:del>
      <w:r>
        <w:rPr>
          <w:rStyle w:val="pxst"/>
        </w:rPr>
        <w:t>(a)(2)(i)</w:t>
      </w:r>
      <w:r>
        <w:t xml:space="preserve"> (also providing that any requests for extension of time for the filing of such notice be submitted to the </w:t>
      </w:r>
      <w:del w:id="233" w:author="Cara Cardinale" w:date="2025-02-09T19:35:00Z">
        <w:r w:rsidDel="004E0D18">
          <w:delText xml:space="preserve">district </w:delText>
        </w:r>
      </w:del>
      <w:ins w:id="234" w:author="Cara Cardinale" w:date="2025-02-09T19:35:00Z">
        <w:r w:rsidR="004E0D18">
          <w:t>appropriate office</w:t>
        </w:r>
      </w:ins>
      <w:del w:id="235" w:author="Cara Cardinale" w:date="2025-02-09T19:35:00Z">
        <w:r w:rsidDel="004E0D18">
          <w:delText>director</w:delText>
        </w:r>
      </w:del>
      <w:r>
        <w:t>).</w:t>
      </w:r>
    </w:p>
    <w:p w14:paraId="5D73BB2D"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t xml:space="preserve">See also </w:t>
      </w:r>
      <w:r>
        <w:rPr>
          <w:rStyle w:val="pxcc"/>
          <w:color w:val="FF0000"/>
          <w:sz w:val="20"/>
          <w:szCs w:val="20"/>
          <w:vertAlign w:val="superscript"/>
        </w:rPr>
        <w:t>►</w:t>
      </w:r>
      <w:r>
        <w:rPr>
          <w:rStyle w:val="pxcc"/>
        </w:rPr>
        <w:fldChar w:fldCharType="begin"/>
      </w:r>
      <w:r>
        <w:rPr>
          <w:rStyle w:val="pxcc"/>
        </w:rPr>
        <w:instrText>cc.ref.id="I09KZU2"</w:instrText>
      </w:r>
      <w:r>
        <w:rPr>
          <w:rStyle w:val="pxcc"/>
        </w:rPr>
        <w:fldChar w:fldCharType="end"/>
      </w:r>
      <w:r>
        <w:rPr>
          <w:rStyle w:val="pxcc"/>
        </w:rPr>
        <w:t>National Paralegal Inst. Coalition v. C.I.R., T.C. Memo. 2005-293, T.C.M. (RIA) P 2005-293 (2005)</w:t>
      </w:r>
      <w:r>
        <w:t>, where the Service reviews procedural aspects of filing Form 1023.</w:t>
      </w:r>
    </w:p>
    <w:p w14:paraId="3BE0A589" w14:textId="77777777" w:rsidR="004E0EBB" w:rsidRDefault="004E0EBB">
      <w:pPr>
        <w:pStyle w:val="pxrr"/>
        <w:spacing w:before="180"/>
        <w:rPr>
          <w:sz w:val="24"/>
          <w:szCs w:val="24"/>
        </w:rPr>
      </w:pPr>
      <w:r>
        <w:rPr>
          <w:rStyle w:val="pxvis"/>
          <w:rFonts w:cs="Arial"/>
          <w:bCs/>
          <w:szCs w:val="28"/>
        </w:rPr>
        <w:t>Research References</w:t>
      </w:r>
    </w:p>
    <w:p w14:paraId="343B39BC" w14:textId="77777777" w:rsidR="004E0EBB" w:rsidRDefault="004E0EBB">
      <w:pPr>
        <w:pStyle w:val="pxrrp"/>
      </w:pPr>
      <w:r>
        <w:t xml:space="preserve">Application by a charitable organization for determination of exempt status, </w:t>
      </w:r>
      <w:r>
        <w:rPr>
          <w:rStyle w:val="pxrc"/>
          <w:color w:val="FF0000"/>
          <w:sz w:val="20"/>
          <w:szCs w:val="20"/>
          <w:vertAlign w:val="superscript"/>
        </w:rPr>
        <w:t>►</w:t>
      </w:r>
      <w:r>
        <w:rPr>
          <w:rStyle w:val="pxrc"/>
        </w:rPr>
        <w:fldChar w:fldCharType="begin"/>
      </w:r>
      <w:r>
        <w:rPr>
          <w:rStyle w:val="pxrc"/>
        </w:rPr>
        <w:instrText>rc.ref.id="I09NSYY"</w:instrText>
      </w:r>
      <w:r>
        <w:rPr>
          <w:rStyle w:val="pxrc"/>
        </w:rPr>
        <w:fldChar w:fldCharType="end"/>
      </w:r>
      <w:del w:id="236" w:author="Cara Cardinale" w:date="2025-02-08T18:20:00Z">
        <w:r w:rsidDel="00823E3B">
          <w:rPr>
            <w:rStyle w:val="pxrc"/>
          </w:rPr>
          <w:delText>RIA Federal Tax Coordinator 2d</w:delText>
        </w:r>
      </w:del>
      <w:ins w:id="237" w:author="Cara Cardinale" w:date="2025-02-08T18:20:00Z">
        <w:r w:rsidR="00823E3B">
          <w:rPr>
            <w:rStyle w:val="pxrc"/>
          </w:rPr>
          <w:t>Federal Tax Coordinator 2d (RIA)</w:t>
        </w:r>
      </w:ins>
      <w:del w:id="238" w:author="Cara Cardinale" w:date="2025-02-09T19:36:00Z">
        <w:r w:rsidDel="004E0D18">
          <w:rPr>
            <w:rStyle w:val="pxrc"/>
          </w:rPr>
          <w:delText>, Private Foundations</w:delText>
        </w:r>
      </w:del>
      <w:r>
        <w:rPr>
          <w:rStyle w:val="pxrc"/>
        </w:rPr>
        <w:t xml:space="preserve"> &amp;pp;D-4000 et seq.</w:t>
      </w:r>
    </w:p>
    <w:p w14:paraId="5F22A747" w14:textId="77777777" w:rsidR="004E0EBB" w:rsidRDefault="004E0EBB">
      <w:pPr>
        <w:pStyle w:val="pxrrp"/>
      </w:pPr>
      <w:r>
        <w:t xml:space="preserve">Application for exempt status, </w:t>
      </w:r>
      <w:r>
        <w:rPr>
          <w:rStyle w:val="pxrc"/>
          <w:color w:val="FF0000"/>
          <w:sz w:val="20"/>
          <w:szCs w:val="20"/>
          <w:vertAlign w:val="superscript"/>
        </w:rPr>
        <w:t>►</w:t>
      </w:r>
      <w:r>
        <w:rPr>
          <w:rStyle w:val="pxrc"/>
        </w:rPr>
        <w:fldChar w:fldCharType="begin"/>
      </w:r>
      <w:r>
        <w:rPr>
          <w:rStyle w:val="pxrc"/>
        </w:rPr>
        <w:instrText>rc.ref.id="I09QM3U"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10:57</w:t>
      </w:r>
      <w:r>
        <w:t>.</w:t>
      </w:r>
    </w:p>
    <w:p w14:paraId="4F7841A8" w14:textId="77777777" w:rsidR="00AA373E" w:rsidRDefault="00AA373E">
      <w:pPr>
        <w:pStyle w:val="pxrrp"/>
      </w:pPr>
    </w:p>
  </w:footnote>
  <w:footnote w:id="96">
    <w:p w14:paraId="537BB554"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BE8358D"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rPr>
          <w:rStyle w:val="pxst"/>
          <w:color w:val="FF0000"/>
          <w:sz w:val="20"/>
          <w:szCs w:val="20"/>
          <w:vertAlign w:val="superscript"/>
        </w:rPr>
        <w:t>►</w:t>
      </w:r>
      <w:r>
        <w:rPr>
          <w:rStyle w:val="pxst"/>
        </w:rPr>
        <w:fldChar w:fldCharType="begin"/>
      </w:r>
      <w:r>
        <w:rPr>
          <w:rStyle w:val="pxst"/>
        </w:rPr>
        <w:instrText>st.ref.id="I09I6P9"</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1.508-1(a)(4)</w:t>
      </w:r>
      <w:r>
        <w:t>.</w:t>
      </w:r>
    </w:p>
    <w:p w14:paraId="265B3A7D" w14:textId="77777777" w:rsidR="00AA373E" w:rsidRDefault="00AA373E">
      <w:pPr>
        <w:pStyle w:val="pxp"/>
      </w:pPr>
    </w:p>
  </w:footnote>
  <w:footnote w:id="97">
    <w:p w14:paraId="14DFA634"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62F7D5BB"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t xml:space="preserve">For discussion of organizational and operational requirements for exemption, see </w:t>
      </w:r>
      <w:r>
        <w:rPr>
          <w:rStyle w:val="pxx"/>
          <w:color w:val="FF0000"/>
          <w:sz w:val="20"/>
          <w:szCs w:val="20"/>
          <w:vertAlign w:val="superscript"/>
        </w:rPr>
        <w:t>►</w:t>
      </w:r>
      <w:r>
        <w:rPr>
          <w:rStyle w:val="pxx"/>
        </w:rPr>
        <w:fldChar w:fldCharType="begin"/>
      </w:r>
      <w:r>
        <w:rPr>
          <w:rStyle w:val="pxx"/>
        </w:rPr>
        <w:instrText>x.ref.id="I09NSZ1"</w:instrText>
      </w:r>
      <w:r>
        <w:rPr>
          <w:rStyle w:val="pxx"/>
        </w:rPr>
        <w:fldChar w:fldCharType="end"/>
      </w:r>
      <w:r>
        <w:rPr>
          <w:rStyle w:val="pxx"/>
          <w:vanish/>
        </w:rPr>
        <w:t>&amp;s;</w:t>
      </w:r>
      <w:r>
        <w:rPr>
          <w:rStyle w:val="pxvis"/>
          <w:rFonts w:ascii="Times NewRoman" w:hAnsi="Times NewRoman"/>
          <w:b w:val="0"/>
          <w:sz w:val="24"/>
        </w:rPr>
        <w:t>§</w:t>
      </w:r>
      <w:r>
        <w:rPr>
          <w:rStyle w:val="pxx"/>
        </w:rPr>
        <w:t>31:9</w:t>
      </w:r>
      <w:r>
        <w:t>.</w:t>
      </w:r>
    </w:p>
    <w:p w14:paraId="58CF53A7"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t xml:space="preserve">For a checklist of the documents that should accompany the application, see </w:t>
      </w:r>
      <w:r>
        <w:rPr>
          <w:rStyle w:val="pxx"/>
          <w:color w:val="FF0000"/>
          <w:sz w:val="20"/>
          <w:szCs w:val="20"/>
          <w:vertAlign w:val="superscript"/>
        </w:rPr>
        <w:t>►</w:t>
      </w:r>
      <w:r>
        <w:rPr>
          <w:rStyle w:val="pxx"/>
        </w:rPr>
        <w:fldChar w:fldCharType="begin"/>
      </w:r>
      <w:r>
        <w:rPr>
          <w:rStyle w:val="pxx"/>
        </w:rPr>
        <w:instrText>x.ref.id="I09I6PB"</w:instrText>
      </w:r>
      <w:r>
        <w:rPr>
          <w:rStyle w:val="pxx"/>
        </w:rPr>
        <w:fldChar w:fldCharType="end"/>
      </w:r>
      <w:r>
        <w:rPr>
          <w:rStyle w:val="pxx"/>
          <w:vanish/>
        </w:rPr>
        <w:t>&amp;s;</w:t>
      </w:r>
      <w:r>
        <w:rPr>
          <w:rStyle w:val="pxvis"/>
          <w:rFonts w:ascii="Times NewRoman" w:hAnsi="Times NewRoman"/>
          <w:b w:val="0"/>
          <w:sz w:val="24"/>
        </w:rPr>
        <w:t>§</w:t>
      </w:r>
      <w:r>
        <w:rPr>
          <w:rStyle w:val="pxx"/>
        </w:rPr>
        <w:t>31:28</w:t>
      </w:r>
      <w:r>
        <w:t>.</w:t>
      </w:r>
    </w:p>
    <w:p w14:paraId="24C91D03" w14:textId="77777777" w:rsidR="00AA373E" w:rsidRDefault="00AA373E">
      <w:pPr>
        <w:pStyle w:val="pxp"/>
      </w:pPr>
    </w:p>
  </w:footnote>
  <w:footnote w:id="98">
    <w:p w14:paraId="526AD2C8"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67252290"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rPr>
          <w:rStyle w:val="pxst"/>
          <w:color w:val="FF0000"/>
          <w:sz w:val="20"/>
          <w:szCs w:val="20"/>
          <w:vertAlign w:val="superscript"/>
        </w:rPr>
        <w:t>►</w:t>
      </w:r>
      <w:r>
        <w:rPr>
          <w:rStyle w:val="pxst"/>
        </w:rPr>
        <w:fldChar w:fldCharType="begin"/>
      </w:r>
      <w:r>
        <w:rPr>
          <w:rStyle w:val="pxst"/>
        </w:rPr>
        <w:instrText>st.ref.id="I09KZU7"</w:instrText>
      </w:r>
      <w:r>
        <w:rPr>
          <w:rStyle w:val="pxst"/>
        </w:rPr>
        <w:fldChar w:fldCharType="end"/>
      </w:r>
      <w:r>
        <w:rPr>
          <w:rStyle w:val="pxst"/>
        </w:rPr>
        <w:t>I.R.S. Pub. 557</w:t>
      </w:r>
      <w:r>
        <w:t>.</w:t>
      </w:r>
    </w:p>
    <w:p w14:paraId="16ABDB56" w14:textId="77777777" w:rsidR="00AA373E" w:rsidRDefault="00AA373E">
      <w:pPr>
        <w:pStyle w:val="pxp"/>
      </w:pPr>
    </w:p>
  </w:footnote>
  <w:footnote w:id="99">
    <w:p w14:paraId="5A0A30BB"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53FC6281"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rPr>
          <w:rStyle w:val="pxst"/>
          <w:color w:val="FF0000"/>
          <w:sz w:val="20"/>
          <w:szCs w:val="20"/>
          <w:vertAlign w:val="superscript"/>
        </w:rPr>
        <w:t>►</w:t>
      </w:r>
      <w:r>
        <w:rPr>
          <w:rStyle w:val="pxst"/>
        </w:rPr>
        <w:fldChar w:fldCharType="begin"/>
      </w:r>
      <w:r>
        <w:rPr>
          <w:rStyle w:val="pxst"/>
        </w:rPr>
        <w:instrText>st.ref.id="I09NSZ3"</w:instrText>
      </w:r>
      <w:r>
        <w:rPr>
          <w:rStyle w:val="pxst"/>
        </w:rPr>
        <w:fldChar w:fldCharType="end"/>
      </w:r>
      <w:r>
        <w:rPr>
          <w:rStyle w:val="pxst"/>
        </w:rPr>
        <w:t>I.R.S. Pub. 557</w:t>
      </w:r>
      <w:r>
        <w:t>.</w:t>
      </w:r>
    </w:p>
    <w:p w14:paraId="145BD046" w14:textId="77777777" w:rsidR="00AA373E" w:rsidRDefault="00AA373E">
      <w:pPr>
        <w:pStyle w:val="pxp"/>
      </w:pPr>
    </w:p>
  </w:footnote>
  <w:footnote w:id="100">
    <w:p w14:paraId="2151C601" w14:textId="77777777" w:rsidR="004E0EBB" w:rsidRDefault="004E0EBB">
      <w:pPr>
        <w:rPr>
          <w:rStyle w:val="FootnoteReference"/>
        </w:rPr>
      </w:pPr>
      <w:r w:rsidRPr="00E32094">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925CD28"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rPr>
          <w:rStyle w:val="pxst"/>
          <w:color w:val="FF0000"/>
          <w:sz w:val="20"/>
          <w:szCs w:val="20"/>
          <w:vertAlign w:val="superscript"/>
        </w:rPr>
        <w:t>►</w:t>
      </w:r>
      <w:r>
        <w:rPr>
          <w:rStyle w:val="pxst"/>
        </w:rPr>
        <w:fldChar w:fldCharType="begin"/>
      </w:r>
      <w:r>
        <w:rPr>
          <w:rStyle w:val="pxst"/>
        </w:rPr>
        <w:instrText>st.ref.id="I09I6PE"</w:instrText>
      </w:r>
      <w:r>
        <w:rPr>
          <w:rStyle w:val="pxst"/>
        </w:rPr>
        <w:fldChar w:fldCharType="end"/>
      </w:r>
      <w:r>
        <w:rPr>
          <w:rStyle w:val="pxst"/>
        </w:rPr>
        <w:t>I.R.S. Pub. 557</w:t>
      </w:r>
      <w:r>
        <w:t>.</w:t>
      </w:r>
    </w:p>
    <w:p w14:paraId="1A3C6B99" w14:textId="77777777" w:rsidR="00AA373E" w:rsidRDefault="00AA373E">
      <w:pPr>
        <w:pStyle w:val="pxp"/>
      </w:pPr>
    </w:p>
  </w:footnote>
  <w:footnote w:id="101">
    <w:p w14:paraId="1AF88DEC" w14:textId="77777777" w:rsidR="004E0EBB" w:rsidRDefault="004E0EBB">
      <w:pPr>
        <w:rPr>
          <w:rStyle w:val="FootnoteReference"/>
        </w:rPr>
      </w:pPr>
      <w:r w:rsidRPr="00E32094">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4C695932"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rPr>
          <w:rStyle w:val="pxst"/>
          <w:color w:val="FF0000"/>
          <w:sz w:val="20"/>
          <w:szCs w:val="20"/>
          <w:vertAlign w:val="superscript"/>
        </w:rPr>
        <w:t>►</w:t>
      </w:r>
      <w:r>
        <w:rPr>
          <w:rStyle w:val="pxst"/>
        </w:rPr>
        <w:fldChar w:fldCharType="begin"/>
      </w:r>
      <w:r>
        <w:rPr>
          <w:rStyle w:val="pxst"/>
        </w:rPr>
        <w:instrText>st.ref.id="I09KZUA"</w:instrText>
      </w:r>
      <w:r>
        <w:rPr>
          <w:rStyle w:val="pxst"/>
        </w:rPr>
        <w:fldChar w:fldCharType="end"/>
      </w:r>
      <w:r>
        <w:rPr>
          <w:rStyle w:val="pxst"/>
        </w:rPr>
        <w:t>I.R.S. Pub. 557</w:t>
      </w:r>
      <w:r>
        <w:t>.</w:t>
      </w:r>
    </w:p>
    <w:p w14:paraId="008FB16E" w14:textId="77777777" w:rsidR="00AA373E" w:rsidRDefault="00AA373E">
      <w:pPr>
        <w:pStyle w:val="pxp"/>
      </w:pPr>
    </w:p>
  </w:footnote>
  <w:footnote w:id="102">
    <w:p w14:paraId="23966968" w14:textId="77777777" w:rsidR="004E0EBB" w:rsidRDefault="004E0EBB">
      <w:pPr>
        <w:rPr>
          <w:rStyle w:val="FootnoteReference"/>
        </w:rPr>
      </w:pPr>
      <w:r w:rsidRPr="00E32094">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5C568735" w14:textId="77777777" w:rsidR="004E0EBB" w:rsidRDefault="004E0EBB">
      <w:pPr>
        <w:pStyle w:val="pxp"/>
      </w:pPr>
      <w:r>
        <w:rPr>
          <w:color w:val="FF0000"/>
          <w:sz w:val="20"/>
          <w:szCs w:val="20"/>
          <w:vertAlign w:val="superscript"/>
        </w:rPr>
        <w:t>►</w:t>
      </w:r>
      <w:r>
        <w:fldChar w:fldCharType="begin"/>
      </w:r>
      <w:r>
        <w:instrText>p.ct.id="f477b8b0b92511efa86bc22ba615bad8|11|31:11"</w:instrText>
      </w:r>
      <w:r>
        <w:fldChar w:fldCharType="end"/>
      </w:r>
      <w:r>
        <w:rPr>
          <w:rStyle w:val="pxst"/>
          <w:color w:val="FF0000"/>
          <w:sz w:val="20"/>
          <w:szCs w:val="20"/>
          <w:vertAlign w:val="superscript"/>
        </w:rPr>
        <w:t>►</w:t>
      </w:r>
      <w:r>
        <w:rPr>
          <w:rStyle w:val="pxst"/>
        </w:rPr>
        <w:fldChar w:fldCharType="begin"/>
      </w:r>
      <w:r>
        <w:rPr>
          <w:rStyle w:val="pxst"/>
        </w:rPr>
        <w:instrText>st.ref.id="I09NSZ6"</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601.201(n)(6)</w:t>
      </w:r>
      <w:r>
        <w:t>.</w:t>
      </w:r>
    </w:p>
    <w:p w14:paraId="7E8DEC15" w14:textId="77777777" w:rsidR="004E0EBB" w:rsidRDefault="004E0EBB">
      <w:pPr>
        <w:pStyle w:val="pxrr"/>
        <w:spacing w:before="180"/>
        <w:rPr>
          <w:sz w:val="24"/>
          <w:szCs w:val="24"/>
        </w:rPr>
      </w:pPr>
      <w:r>
        <w:rPr>
          <w:rStyle w:val="pxvis"/>
          <w:rFonts w:cs="Arial"/>
          <w:bCs/>
          <w:szCs w:val="28"/>
        </w:rPr>
        <w:t>Research References</w:t>
      </w:r>
    </w:p>
    <w:p w14:paraId="25A6D279" w14:textId="77777777" w:rsidR="004E0EBB" w:rsidRDefault="004E0EBB">
      <w:pPr>
        <w:pStyle w:val="pxrrp"/>
      </w:pPr>
      <w:r>
        <w:t xml:space="preserve">Continuity of exemption, </w:t>
      </w:r>
      <w:r>
        <w:rPr>
          <w:rStyle w:val="pxrc"/>
          <w:color w:val="FF0000"/>
          <w:sz w:val="20"/>
          <w:szCs w:val="20"/>
          <w:vertAlign w:val="superscript"/>
        </w:rPr>
        <w:t>►</w:t>
      </w:r>
      <w:r>
        <w:rPr>
          <w:rStyle w:val="pxrc"/>
        </w:rPr>
        <w:fldChar w:fldCharType="begin"/>
      </w:r>
      <w:r>
        <w:rPr>
          <w:rStyle w:val="pxrc"/>
        </w:rPr>
        <w:instrText>rc.ref.id="I09QM42"</w:instrText>
      </w:r>
      <w:r>
        <w:rPr>
          <w:rStyle w:val="pxrc"/>
        </w:rPr>
        <w:fldChar w:fldCharType="end"/>
      </w:r>
      <w:del w:id="239" w:author="Cara Cardinale" w:date="2025-02-08T18:20:00Z">
        <w:r w:rsidDel="00823E3B">
          <w:rPr>
            <w:rStyle w:val="pxrc"/>
          </w:rPr>
          <w:delText>RIA Federal Tax Coordinator 2d</w:delText>
        </w:r>
      </w:del>
      <w:ins w:id="240" w:author="Cara Cardinale" w:date="2025-02-08T18:20:00Z">
        <w:r w:rsidR="00823E3B">
          <w:rPr>
            <w:rStyle w:val="pxrc"/>
          </w:rPr>
          <w:t>Federal Tax Coordinator 2d (RIA)</w:t>
        </w:r>
      </w:ins>
      <w:del w:id="241" w:author="Cara Cardinale" w:date="2025-02-09T20:06:00Z">
        <w:r w:rsidDel="00832D00">
          <w:rPr>
            <w:rStyle w:val="pxrc"/>
          </w:rPr>
          <w:delText>, Private Foundations</w:delText>
        </w:r>
      </w:del>
      <w:r>
        <w:rPr>
          <w:rStyle w:val="pxrc"/>
        </w:rPr>
        <w:t xml:space="preserve"> &amp;p;D-4002</w:t>
      </w:r>
      <w:r>
        <w:t>.</w:t>
      </w:r>
    </w:p>
    <w:p w14:paraId="0BE534B7" w14:textId="77777777" w:rsidR="00AA373E" w:rsidRDefault="00AA373E">
      <w:pPr>
        <w:pStyle w:val="pxrrp"/>
      </w:pPr>
    </w:p>
  </w:footnote>
  <w:footnote w:id="103">
    <w:p w14:paraId="73241244"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9DDA6F9" w14:textId="77777777" w:rsidR="004E0EBB" w:rsidRDefault="004E0EBB">
      <w:pPr>
        <w:pStyle w:val="pxp"/>
      </w:pPr>
      <w:r>
        <w:rPr>
          <w:color w:val="FF0000"/>
          <w:sz w:val="20"/>
          <w:szCs w:val="20"/>
          <w:vertAlign w:val="superscript"/>
        </w:rPr>
        <w:t>►</w:t>
      </w:r>
      <w:r>
        <w:fldChar w:fldCharType="begin"/>
      </w:r>
      <w:r>
        <w:instrText>p.ct.id="f477b8b0b92511efa86bc22ba615bad8|12|31:12"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st.ref.id="I09KZVF"</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4940 et seq.</w:t>
      </w:r>
    </w:p>
    <w:p w14:paraId="575B8A6D" w14:textId="77777777" w:rsidR="004E0EBB" w:rsidRDefault="004E0EBB">
      <w:pPr>
        <w:pStyle w:val="pxp"/>
      </w:pPr>
      <w:r>
        <w:rPr>
          <w:color w:val="FF0000"/>
          <w:sz w:val="20"/>
          <w:szCs w:val="20"/>
          <w:vertAlign w:val="superscript"/>
        </w:rPr>
        <w:t>►</w:t>
      </w:r>
      <w:r>
        <w:fldChar w:fldCharType="begin"/>
      </w:r>
      <w:r>
        <w:instrText>p.ct.id="f477b8b0b92511efa86bc22ba615bad8|12|31:12"</w:instrText>
      </w:r>
      <w:r>
        <w:fldChar w:fldCharType="end"/>
      </w:r>
      <w:r>
        <w:t xml:space="preserve">For definition of private foundation, see </w:t>
      </w:r>
      <w:r>
        <w:rPr>
          <w:rStyle w:val="pxx"/>
          <w:color w:val="FF0000"/>
          <w:sz w:val="20"/>
          <w:szCs w:val="20"/>
          <w:vertAlign w:val="superscript"/>
        </w:rPr>
        <w:t>►</w:t>
      </w:r>
      <w:r>
        <w:rPr>
          <w:rStyle w:val="pxx"/>
        </w:rPr>
        <w:fldChar w:fldCharType="begin"/>
      </w:r>
      <w:r>
        <w:rPr>
          <w:rStyle w:val="pxx"/>
        </w:rPr>
        <w:instrText>x.ref.id="I09NT0B"</w:instrText>
      </w:r>
      <w:r>
        <w:rPr>
          <w:rStyle w:val="pxx"/>
        </w:rPr>
        <w:fldChar w:fldCharType="end"/>
      </w:r>
      <w:r>
        <w:rPr>
          <w:rStyle w:val="pxx"/>
          <w:vanish/>
        </w:rPr>
        <w:t>&amp;s;</w:t>
      </w:r>
      <w:r>
        <w:rPr>
          <w:rStyle w:val="pxvis"/>
          <w:rFonts w:ascii="Times NewRoman" w:hAnsi="Times NewRoman"/>
          <w:b w:val="0"/>
          <w:sz w:val="24"/>
        </w:rPr>
        <w:t>§</w:t>
      </w:r>
      <w:r>
        <w:rPr>
          <w:rStyle w:val="pxx"/>
        </w:rPr>
        <w:t>31:3</w:t>
      </w:r>
      <w:r>
        <w:t>.</w:t>
      </w:r>
    </w:p>
    <w:p w14:paraId="6DDA6DFB" w14:textId="77777777" w:rsidR="00AA373E" w:rsidRDefault="00AA373E">
      <w:pPr>
        <w:pStyle w:val="pxp"/>
      </w:pPr>
    </w:p>
  </w:footnote>
  <w:footnote w:id="104">
    <w:p w14:paraId="6FBA3615"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5B9C63A" w14:textId="77777777" w:rsidR="004E0EBB" w:rsidRDefault="004E0EBB">
      <w:pPr>
        <w:pStyle w:val="pxp"/>
      </w:pPr>
      <w:r>
        <w:rPr>
          <w:color w:val="FF0000"/>
          <w:sz w:val="20"/>
          <w:szCs w:val="20"/>
          <w:vertAlign w:val="superscript"/>
        </w:rPr>
        <w:t>►</w:t>
      </w:r>
      <w:r>
        <w:fldChar w:fldCharType="begin"/>
      </w:r>
      <w:r>
        <w:instrText>p.ct.id="f477b8b0b92511efa86bc22ba615bad8|12|31:12"</w:instrText>
      </w:r>
      <w:r>
        <w:fldChar w:fldCharType="end"/>
      </w:r>
      <w:r>
        <w:rPr>
          <w:rStyle w:val="pxst"/>
          <w:color w:val="FF0000"/>
          <w:sz w:val="20"/>
          <w:szCs w:val="20"/>
          <w:vertAlign w:val="superscript"/>
        </w:rPr>
        <w:t>►</w:t>
      </w:r>
      <w:r>
        <w:rPr>
          <w:rStyle w:val="pxst"/>
        </w:rPr>
        <w:fldChar w:fldCharType="begin"/>
      </w:r>
      <w:r>
        <w:rPr>
          <w:rStyle w:val="pxst"/>
        </w:rPr>
        <w:instrText>st.ref.id="I09I6QM"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501(a)</w:t>
      </w:r>
      <w:r>
        <w:t>.</w:t>
      </w:r>
    </w:p>
    <w:p w14:paraId="52F68FFD" w14:textId="77777777" w:rsidR="004E0EBB" w:rsidRDefault="004E0EBB">
      <w:pPr>
        <w:pStyle w:val="pxp"/>
      </w:pPr>
      <w:r>
        <w:rPr>
          <w:color w:val="FF0000"/>
          <w:sz w:val="20"/>
          <w:szCs w:val="20"/>
          <w:vertAlign w:val="superscript"/>
        </w:rPr>
        <w:t>►</w:t>
      </w:r>
      <w:r>
        <w:fldChar w:fldCharType="begin"/>
      </w:r>
      <w:r>
        <w:instrText>p.ct.id="f477b8b0b92511efa86bc22ba615bad8|12|31:12"</w:instrText>
      </w:r>
      <w:r>
        <w:fldChar w:fldCharType="end"/>
      </w:r>
      <w:r>
        <w:rPr>
          <w:rStyle w:val="pxst"/>
          <w:color w:val="FF0000"/>
          <w:sz w:val="20"/>
          <w:szCs w:val="20"/>
          <w:vertAlign w:val="superscript"/>
        </w:rPr>
        <w:t>►</w:t>
      </w:r>
      <w:r>
        <w:rPr>
          <w:rStyle w:val="pxst"/>
        </w:rPr>
        <w:fldChar w:fldCharType="begin"/>
      </w:r>
      <w:r>
        <w:rPr>
          <w:rStyle w:val="pxst"/>
        </w:rPr>
        <w:instrText>st.ref.id="I09KZVI"</w:instrText>
      </w:r>
      <w:r>
        <w:rPr>
          <w:rStyle w:val="pxst"/>
        </w:rPr>
        <w:fldChar w:fldCharType="end"/>
      </w:r>
      <w:r>
        <w:rPr>
          <w:rStyle w:val="pxst"/>
        </w:rPr>
        <w:t xml:space="preserve">NYTL </w:t>
      </w:r>
      <w:r>
        <w:rPr>
          <w:rStyle w:val="pxst"/>
          <w:vanish/>
        </w:rPr>
        <w:t>&amp;ss;</w:t>
      </w:r>
      <w:r>
        <w:rPr>
          <w:rStyle w:val="pxvis"/>
          <w:rFonts w:ascii="Times NewRoman" w:hAnsi="Times NewRoman"/>
          <w:b w:val="0"/>
          <w:sz w:val="24"/>
        </w:rPr>
        <w:t>§§</w:t>
      </w:r>
      <w:r>
        <w:rPr>
          <w:rStyle w:val="pxst"/>
        </w:rPr>
        <w:t>290 et seq.</w:t>
      </w:r>
    </w:p>
    <w:p w14:paraId="57FEAC7C" w14:textId="77777777" w:rsidR="004E0EBB" w:rsidRDefault="004E0EBB">
      <w:pPr>
        <w:pStyle w:val="pxp"/>
      </w:pPr>
      <w:r>
        <w:rPr>
          <w:color w:val="FF0000"/>
          <w:sz w:val="20"/>
          <w:szCs w:val="20"/>
          <w:vertAlign w:val="superscript"/>
        </w:rPr>
        <w:t>►</w:t>
      </w:r>
      <w:r>
        <w:fldChar w:fldCharType="begin"/>
      </w:r>
      <w:r>
        <w:instrText>p.ct.id="f477b8b0b92511efa86bc22ba615bad8|12|31:12"</w:instrText>
      </w:r>
      <w:r>
        <w:fldChar w:fldCharType="end"/>
      </w:r>
      <w:r>
        <w:t xml:space="preserve">As to taxation of unrelated business income, see </w:t>
      </w:r>
      <w:r>
        <w:rPr>
          <w:rStyle w:val="pxx"/>
          <w:color w:val="FF0000"/>
          <w:sz w:val="20"/>
          <w:szCs w:val="20"/>
          <w:vertAlign w:val="superscript"/>
        </w:rPr>
        <w:t>►</w:t>
      </w:r>
      <w:r>
        <w:rPr>
          <w:rStyle w:val="pxx"/>
        </w:rPr>
        <w:fldChar w:fldCharType="begin"/>
      </w:r>
      <w:r>
        <w:rPr>
          <w:rStyle w:val="pxx"/>
        </w:rPr>
        <w:instrText>x.ref.id="I09NT0E"</w:instrText>
      </w:r>
      <w:r>
        <w:rPr>
          <w:rStyle w:val="pxx"/>
        </w:rPr>
        <w:fldChar w:fldCharType="end"/>
      </w:r>
      <w:r>
        <w:rPr>
          <w:rStyle w:val="pxx"/>
          <w:vanish/>
        </w:rPr>
        <w:t>&amp;s;</w:t>
      </w:r>
      <w:r>
        <w:rPr>
          <w:rStyle w:val="pxvis"/>
          <w:rFonts w:ascii="Times NewRoman" w:hAnsi="Times NewRoman"/>
          <w:b w:val="0"/>
          <w:sz w:val="24"/>
        </w:rPr>
        <w:t>§</w:t>
      </w:r>
      <w:r>
        <w:rPr>
          <w:rStyle w:val="pxx"/>
        </w:rPr>
        <w:t>31:14</w:t>
      </w:r>
      <w:r>
        <w:t>.</w:t>
      </w:r>
    </w:p>
    <w:p w14:paraId="602BE723" w14:textId="77777777" w:rsidR="00AA373E" w:rsidRDefault="00AA373E">
      <w:pPr>
        <w:pStyle w:val="pxp"/>
      </w:pPr>
    </w:p>
  </w:footnote>
  <w:footnote w:id="105">
    <w:p w14:paraId="0F4F1E9B"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955E192" w14:textId="77777777" w:rsidR="004E0EBB" w:rsidRDefault="004E0EBB">
      <w:pPr>
        <w:pStyle w:val="pxp"/>
      </w:pPr>
      <w:r>
        <w:rPr>
          <w:color w:val="FF0000"/>
          <w:sz w:val="20"/>
          <w:szCs w:val="20"/>
          <w:vertAlign w:val="superscript"/>
        </w:rPr>
        <w:t>►</w:t>
      </w:r>
      <w:r>
        <w:fldChar w:fldCharType="begin"/>
      </w:r>
      <w:r>
        <w:instrText>p.ct.id="f477b8b0b92511efa86bc22ba615bad8|12|31:12"</w:instrText>
      </w:r>
      <w:r>
        <w:fldChar w:fldCharType="end"/>
      </w:r>
      <w:r>
        <w:rPr>
          <w:rStyle w:val="pxst"/>
          <w:color w:val="FF0000"/>
          <w:sz w:val="20"/>
          <w:szCs w:val="20"/>
          <w:vertAlign w:val="superscript"/>
        </w:rPr>
        <w:t>►</w:t>
      </w:r>
      <w:r>
        <w:rPr>
          <w:rStyle w:val="pxst"/>
        </w:rPr>
        <w:fldChar w:fldCharType="begin"/>
      </w:r>
      <w:r>
        <w:rPr>
          <w:rStyle w:val="pxst"/>
        </w:rPr>
        <w:instrText>st.ref.id="I09QM5A"</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6033</w:t>
      </w:r>
      <w:r>
        <w:t xml:space="preserve"> (</w:t>
      </w:r>
      <w:r>
        <w:rPr>
          <w:rStyle w:val="pxst"/>
          <w:color w:val="FF0000"/>
          <w:sz w:val="20"/>
          <w:szCs w:val="20"/>
          <w:vertAlign w:val="superscript"/>
        </w:rPr>
        <w:t>►</w:t>
      </w:r>
      <w:r>
        <w:rPr>
          <w:rStyle w:val="pxst"/>
        </w:rPr>
        <w:fldChar w:fldCharType="begin"/>
      </w:r>
      <w:r>
        <w:rPr>
          <w:rStyle w:val="pxst"/>
        </w:rPr>
        <w:instrText>st.ref.id="I09I6W9"</w:instrText>
      </w:r>
      <w:r>
        <w:rPr>
          <w:rStyle w:val="pxst"/>
        </w:rPr>
        <w:fldChar w:fldCharType="end"/>
      </w:r>
      <w:r>
        <w:rPr>
          <w:rStyle w:val="pxst"/>
        </w:rPr>
        <w:t>IRS Form 990</w:t>
      </w:r>
      <w:r>
        <w:t>).</w:t>
      </w:r>
    </w:p>
    <w:p w14:paraId="1EBB7FE6" w14:textId="77777777" w:rsidR="004E0EBB" w:rsidRDefault="004E0EBB">
      <w:pPr>
        <w:pStyle w:val="pxp"/>
      </w:pPr>
      <w:r>
        <w:rPr>
          <w:color w:val="FF0000"/>
          <w:sz w:val="20"/>
          <w:szCs w:val="20"/>
          <w:vertAlign w:val="superscript"/>
        </w:rPr>
        <w:t>►</w:t>
      </w:r>
      <w:r>
        <w:fldChar w:fldCharType="begin"/>
      </w:r>
      <w:r>
        <w:instrText>p.ct.id="f477b8b0b92511efa86bc22ba615bad8|12|31:12"</w:instrText>
      </w:r>
      <w:r>
        <w:fldChar w:fldCharType="end"/>
      </w:r>
      <w:r>
        <w:t xml:space="preserve">For exceptions to filing, see </w:t>
      </w:r>
      <w:r>
        <w:rPr>
          <w:rStyle w:val="pxst"/>
          <w:color w:val="FF0000"/>
          <w:sz w:val="20"/>
          <w:szCs w:val="20"/>
          <w:vertAlign w:val="superscript"/>
        </w:rPr>
        <w:t>►</w:t>
      </w:r>
      <w:r>
        <w:rPr>
          <w:rStyle w:val="pxst"/>
        </w:rPr>
        <w:fldChar w:fldCharType="begin"/>
      </w:r>
      <w:r>
        <w:rPr>
          <w:rStyle w:val="pxst"/>
        </w:rPr>
        <w:instrText>st.ref.id="I09I6WB"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6033(a)(3)</w:t>
      </w:r>
      <w:r>
        <w:t>.</w:t>
      </w:r>
    </w:p>
    <w:p w14:paraId="1A265693" w14:textId="77777777" w:rsidR="004E0EBB" w:rsidRDefault="004E0EBB">
      <w:pPr>
        <w:pStyle w:val="pxrr"/>
        <w:spacing w:before="180"/>
        <w:rPr>
          <w:sz w:val="24"/>
          <w:szCs w:val="24"/>
        </w:rPr>
      </w:pPr>
      <w:r>
        <w:rPr>
          <w:rStyle w:val="pxvis"/>
          <w:rFonts w:cs="Arial"/>
          <w:bCs/>
          <w:szCs w:val="28"/>
        </w:rPr>
        <w:t>Research References</w:t>
      </w:r>
    </w:p>
    <w:p w14:paraId="4BD40BD6" w14:textId="77777777" w:rsidR="004E0EBB" w:rsidRDefault="004E0EBB">
      <w:pPr>
        <w:pStyle w:val="pxrrp"/>
      </w:pPr>
      <w:r>
        <w:t xml:space="preserve">Private foundation returns, </w:t>
      </w:r>
      <w:r>
        <w:rPr>
          <w:rStyle w:val="pxrc"/>
          <w:color w:val="FF0000"/>
          <w:sz w:val="20"/>
          <w:szCs w:val="20"/>
          <w:vertAlign w:val="superscript"/>
        </w:rPr>
        <w:t>►</w:t>
      </w:r>
      <w:r>
        <w:rPr>
          <w:rStyle w:val="pxrc"/>
        </w:rPr>
        <w:fldChar w:fldCharType="begin"/>
      </w:r>
      <w:r>
        <w:rPr>
          <w:rStyle w:val="pxrc"/>
        </w:rPr>
        <w:instrText>rc.ref.id="I09L017"</w:instrText>
      </w:r>
      <w:r>
        <w:rPr>
          <w:rStyle w:val="pxrc"/>
        </w:rPr>
        <w:fldChar w:fldCharType="end"/>
      </w:r>
      <w:del w:id="242" w:author="Cara Cardinale" w:date="2025-02-08T18:20:00Z">
        <w:r w:rsidDel="00823E3B">
          <w:rPr>
            <w:rStyle w:val="pxrc"/>
          </w:rPr>
          <w:delText>RIA Federal Tax Coordinator 2d</w:delText>
        </w:r>
      </w:del>
      <w:ins w:id="243" w:author="Cara Cardinale" w:date="2025-02-08T18:20:00Z">
        <w:r w:rsidR="00823E3B">
          <w:rPr>
            <w:rStyle w:val="pxrc"/>
          </w:rPr>
          <w:t>Federal Tax Coordinator 2d (RIA)</w:t>
        </w:r>
      </w:ins>
      <w:r>
        <w:rPr>
          <w:rStyle w:val="pxrc"/>
        </w:rPr>
        <w:t xml:space="preserve"> &amp;pp;S-2860 to S-2862</w:t>
      </w:r>
      <w:r>
        <w:t>.</w:t>
      </w:r>
    </w:p>
    <w:p w14:paraId="20D6E0B1" w14:textId="77777777" w:rsidR="00AA373E" w:rsidRDefault="00AA373E">
      <w:pPr>
        <w:pStyle w:val="pxrrp"/>
      </w:pPr>
    </w:p>
  </w:footnote>
  <w:footnote w:id="106">
    <w:p w14:paraId="6E76B8DF"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B9F234B" w14:textId="77777777" w:rsidR="004E0EBB" w:rsidRDefault="004E0EBB">
      <w:pPr>
        <w:pStyle w:val="pxp"/>
      </w:pPr>
      <w:r>
        <w:rPr>
          <w:color w:val="FF0000"/>
          <w:sz w:val="20"/>
          <w:szCs w:val="20"/>
          <w:vertAlign w:val="superscript"/>
        </w:rPr>
        <w:t>►</w:t>
      </w:r>
      <w:r>
        <w:fldChar w:fldCharType="begin"/>
      </w:r>
      <w:r>
        <w:instrText>p.ct.id="f477b8b0b92511efa86bc22ba615bad8|12|31:12"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st.ref.id="I09NT63"</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6652</w:t>
      </w:r>
      <w:r>
        <w:t>.</w:t>
      </w:r>
    </w:p>
    <w:p w14:paraId="0319DDD3" w14:textId="77777777" w:rsidR="00AA373E" w:rsidRDefault="00AA373E">
      <w:pPr>
        <w:pStyle w:val="pxp"/>
      </w:pPr>
    </w:p>
  </w:footnote>
  <w:footnote w:id="107">
    <w:p w14:paraId="125F9882"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86A7730" w14:textId="77777777" w:rsidR="004E0EBB" w:rsidRDefault="004E0EBB">
      <w:pPr>
        <w:pStyle w:val="pxp"/>
      </w:pPr>
      <w:r>
        <w:rPr>
          <w:color w:val="FF0000"/>
          <w:sz w:val="20"/>
          <w:szCs w:val="20"/>
          <w:vertAlign w:val="superscript"/>
        </w:rPr>
        <w:t>►</w:t>
      </w:r>
      <w:r>
        <w:fldChar w:fldCharType="begin"/>
      </w:r>
      <w:r>
        <w:instrText>p.ct.id="f477b8b0b92511efa86bc22ba615bad8|12|31:12"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st.ref.id="I09QMAZ"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6104(d)</w:t>
      </w:r>
      <w:r>
        <w:t>.</w:t>
      </w:r>
    </w:p>
    <w:p w14:paraId="276B539E" w14:textId="77777777" w:rsidR="004E0EBB" w:rsidRDefault="004E0EBB">
      <w:pPr>
        <w:pStyle w:val="pxrr"/>
        <w:spacing w:before="180"/>
        <w:rPr>
          <w:sz w:val="24"/>
          <w:szCs w:val="24"/>
        </w:rPr>
      </w:pPr>
      <w:r>
        <w:rPr>
          <w:rStyle w:val="pxvis"/>
          <w:rFonts w:cs="Arial"/>
          <w:bCs/>
          <w:szCs w:val="28"/>
        </w:rPr>
        <w:t>Research References</w:t>
      </w:r>
    </w:p>
    <w:p w14:paraId="5B738C85" w14:textId="77777777" w:rsidR="004E0EBB" w:rsidRDefault="004E0EBB">
      <w:pPr>
        <w:pStyle w:val="pxrrp"/>
      </w:pPr>
      <w:r>
        <w:t xml:space="preserve">Disclosure requirements, </w:t>
      </w:r>
      <w:r>
        <w:rPr>
          <w:rStyle w:val="pxrc"/>
          <w:color w:val="FF0000"/>
          <w:sz w:val="20"/>
          <w:szCs w:val="20"/>
          <w:vertAlign w:val="superscript"/>
        </w:rPr>
        <w:t>►</w:t>
      </w:r>
      <w:r>
        <w:rPr>
          <w:rStyle w:val="pxrc"/>
        </w:rPr>
        <w:fldChar w:fldCharType="begin"/>
      </w:r>
      <w:r>
        <w:rPr>
          <w:rStyle w:val="pxrc"/>
        </w:rPr>
        <w:instrText>rc.ref.id="I09I6WE"</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10:58</w:t>
      </w:r>
      <w:r>
        <w:t>.</w:t>
      </w:r>
    </w:p>
    <w:p w14:paraId="7AE2A606" w14:textId="77777777" w:rsidR="00AA373E" w:rsidRDefault="00AA373E">
      <w:pPr>
        <w:pStyle w:val="pxrrp"/>
      </w:pPr>
    </w:p>
  </w:footnote>
  <w:footnote w:id="108">
    <w:p w14:paraId="640840F8"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BB14FA0" w14:textId="77777777" w:rsidR="004E0EBB" w:rsidRDefault="004E0EBB">
      <w:pPr>
        <w:pStyle w:val="pxp"/>
      </w:pPr>
      <w:r>
        <w:rPr>
          <w:color w:val="FF0000"/>
          <w:sz w:val="20"/>
          <w:szCs w:val="20"/>
          <w:vertAlign w:val="superscript"/>
        </w:rPr>
        <w:t>►</w:t>
      </w:r>
      <w:r>
        <w:fldChar w:fldCharType="begin"/>
      </w:r>
      <w:r>
        <w:instrText>p.ct.id="f477b8b0b92511efa86bc22ba615bad8|12|31:12"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st.ref.id="I09L01A"</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6104(d)</w:t>
      </w:r>
      <w:r>
        <w:t>.</w:t>
      </w:r>
    </w:p>
    <w:p w14:paraId="4C486552" w14:textId="77777777" w:rsidR="00AA373E" w:rsidRDefault="00AA373E">
      <w:pPr>
        <w:pStyle w:val="pxp"/>
      </w:pPr>
    </w:p>
  </w:footnote>
  <w:footnote w:id="109">
    <w:p w14:paraId="1063DD79"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23426E6" w14:textId="77777777" w:rsidR="004E0EBB" w:rsidRDefault="004E0EBB">
      <w:pPr>
        <w:pStyle w:val="pxp"/>
      </w:pPr>
      <w:r>
        <w:rPr>
          <w:color w:val="FF0000"/>
          <w:sz w:val="20"/>
          <w:szCs w:val="20"/>
          <w:vertAlign w:val="superscript"/>
        </w:rPr>
        <w:t>►</w:t>
      </w:r>
      <w:r>
        <w:fldChar w:fldCharType="begin"/>
      </w:r>
      <w:r>
        <w:instrText>p.ct.id="f477b8b0b92511efa86bc22ba615bad8|13|31:13"</w:instrText>
      </w:r>
      <w:r>
        <w:fldChar w:fldCharType="end"/>
      </w:r>
      <w:r>
        <w:rPr>
          <w:rStyle w:val="pxst"/>
          <w:color w:val="FF0000"/>
          <w:sz w:val="20"/>
          <w:szCs w:val="20"/>
          <w:vertAlign w:val="superscript"/>
        </w:rPr>
        <w:t>►</w:t>
      </w:r>
      <w:r>
        <w:rPr>
          <w:rStyle w:val="pxst"/>
        </w:rPr>
        <w:fldChar w:fldCharType="begin"/>
      </w:r>
      <w:r>
        <w:rPr>
          <w:rStyle w:val="pxst"/>
        </w:rPr>
        <w:instrText>st.ref.id="I09I6WG"</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501(i)</w:t>
      </w:r>
      <w:r>
        <w:t>.</w:t>
      </w:r>
    </w:p>
    <w:p w14:paraId="05C52B63" w14:textId="77777777" w:rsidR="004E0EBB" w:rsidRDefault="004E0EBB">
      <w:pPr>
        <w:pStyle w:val="pxrr"/>
        <w:spacing w:before="180"/>
        <w:rPr>
          <w:sz w:val="24"/>
          <w:szCs w:val="24"/>
        </w:rPr>
      </w:pPr>
      <w:r>
        <w:rPr>
          <w:rStyle w:val="pxvis"/>
          <w:rFonts w:cs="Arial"/>
          <w:bCs/>
          <w:szCs w:val="28"/>
        </w:rPr>
        <w:t>Research References</w:t>
      </w:r>
    </w:p>
    <w:p w14:paraId="781E22AB" w14:textId="77777777" w:rsidR="004E0EBB" w:rsidRDefault="004E0EBB">
      <w:pPr>
        <w:pStyle w:val="pxrrp"/>
      </w:pPr>
      <w:r>
        <w:t xml:space="preserve">Discriminatory actions of social clubs, </w:t>
      </w:r>
      <w:r>
        <w:rPr>
          <w:rStyle w:val="pxrc"/>
          <w:color w:val="FF0000"/>
          <w:sz w:val="20"/>
          <w:szCs w:val="20"/>
          <w:vertAlign w:val="superscript"/>
        </w:rPr>
        <w:t>►</w:t>
      </w:r>
      <w:r>
        <w:rPr>
          <w:rStyle w:val="pxrc"/>
        </w:rPr>
        <w:fldChar w:fldCharType="begin"/>
      </w:r>
      <w:r>
        <w:rPr>
          <w:rStyle w:val="pxrc"/>
        </w:rPr>
        <w:instrText>rc.ref.id="I09L01C"</w:instrText>
      </w:r>
      <w:r>
        <w:rPr>
          <w:rStyle w:val="pxrc"/>
        </w:rPr>
        <w:fldChar w:fldCharType="end"/>
      </w:r>
      <w:del w:id="244" w:author="Cara Cardinale" w:date="2025-02-08T18:20:00Z">
        <w:r w:rsidDel="00823E3B">
          <w:rPr>
            <w:rStyle w:val="pxrc"/>
          </w:rPr>
          <w:delText>RIA Federal Tax Coordinator 2d</w:delText>
        </w:r>
      </w:del>
      <w:ins w:id="245" w:author="Cara Cardinale" w:date="2025-02-08T18:20:00Z">
        <w:r w:rsidR="00823E3B">
          <w:rPr>
            <w:rStyle w:val="pxrc"/>
          </w:rPr>
          <w:t>Federal Tax Coordinator 2d (RIA)</w:t>
        </w:r>
      </w:ins>
      <w:ins w:id="246" w:author="Cara Cardinale" w:date="2025-02-09T21:09:00Z">
        <w:r w:rsidR="00244FA0">
          <w:rPr>
            <w:rStyle w:val="pxrc"/>
          </w:rPr>
          <w:t xml:space="preserve"> </w:t>
        </w:r>
      </w:ins>
      <w:del w:id="247" w:author="Cara Cardinale" w:date="2025-02-09T21:09:00Z">
        <w:r w:rsidDel="00244FA0">
          <w:rPr>
            <w:rStyle w:val="pxrc"/>
          </w:rPr>
          <w:delText xml:space="preserve">, Discriminatory Activities </w:delText>
        </w:r>
      </w:del>
      <w:r>
        <w:rPr>
          <w:rStyle w:val="pxrc"/>
        </w:rPr>
        <w:t>&amp;p;D-6607</w:t>
      </w:r>
      <w:r>
        <w:t>.</w:t>
      </w:r>
    </w:p>
    <w:p w14:paraId="3724F2AE" w14:textId="77777777" w:rsidR="004E0EBB" w:rsidRDefault="004E0EBB">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rc.ref.id="I09NT68"</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10:7</w:t>
      </w:r>
      <w:ins w:id="248" w:author="Cara Cardinale" w:date="2025-02-11T11:40:00Z">
        <w:r w:rsidR="001C23FF">
          <w:rPr>
            <w:rStyle w:val="pxrc"/>
          </w:rPr>
          <w:t>5</w:t>
        </w:r>
      </w:ins>
      <w:del w:id="249" w:author="Cara Cardinale" w:date="2025-02-11T11:40:00Z">
        <w:r w:rsidDel="001C23FF">
          <w:rPr>
            <w:rStyle w:val="pxrc"/>
          </w:rPr>
          <w:delText>4</w:delText>
        </w:r>
      </w:del>
      <w:r>
        <w:t>.</w:t>
      </w:r>
    </w:p>
    <w:p w14:paraId="1F7EE118" w14:textId="77777777" w:rsidR="00AA373E" w:rsidRDefault="00AA373E">
      <w:pPr>
        <w:pStyle w:val="pxrrp"/>
      </w:pPr>
    </w:p>
  </w:footnote>
  <w:footnote w:id="110">
    <w:p w14:paraId="618E0E10"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1BE6C6F" w14:textId="77777777" w:rsidR="004E0EBB" w:rsidRDefault="004E0EBB">
      <w:pPr>
        <w:pStyle w:val="pxp"/>
      </w:pPr>
      <w:r>
        <w:rPr>
          <w:color w:val="FF0000"/>
          <w:sz w:val="20"/>
          <w:szCs w:val="20"/>
          <w:vertAlign w:val="superscript"/>
        </w:rPr>
        <w:t>►</w:t>
      </w:r>
      <w:r>
        <w:fldChar w:fldCharType="begin"/>
      </w:r>
      <w:r>
        <w:instrText>p.ct.id="f477b8b0b92511efa86bc22ba615bad8|13|31:13"</w:instrText>
      </w:r>
      <w:r>
        <w:fldChar w:fldCharType="end"/>
      </w:r>
      <w:r>
        <w:rPr>
          <w:rStyle w:val="pxst"/>
          <w:color w:val="FF0000"/>
          <w:sz w:val="20"/>
          <w:szCs w:val="20"/>
          <w:vertAlign w:val="superscript"/>
        </w:rPr>
        <w:t>►</w:t>
      </w:r>
      <w:r>
        <w:rPr>
          <w:rStyle w:val="pxst"/>
        </w:rPr>
        <w:fldChar w:fldCharType="begin"/>
      </w:r>
      <w:r>
        <w:rPr>
          <w:rStyle w:val="pxst"/>
        </w:rPr>
        <w:instrText>st.ref.id="I09QMB4"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170(b)</w:t>
      </w:r>
      <w:r>
        <w:t>.</w:t>
      </w:r>
    </w:p>
    <w:p w14:paraId="21529207" w14:textId="77777777" w:rsidR="004E0EBB" w:rsidRDefault="004E0EBB">
      <w:pPr>
        <w:pStyle w:val="pxrr"/>
        <w:spacing w:before="180"/>
        <w:rPr>
          <w:sz w:val="24"/>
          <w:szCs w:val="24"/>
        </w:rPr>
      </w:pPr>
      <w:r>
        <w:rPr>
          <w:rStyle w:val="pxvis"/>
          <w:rFonts w:cs="Arial"/>
          <w:bCs/>
          <w:szCs w:val="28"/>
        </w:rPr>
        <w:t>Research References</w:t>
      </w:r>
    </w:p>
    <w:p w14:paraId="77B8D6C1" w14:textId="77777777" w:rsidR="004E0EBB" w:rsidRDefault="004E0EBB">
      <w:pPr>
        <w:pStyle w:val="pxrrp"/>
      </w:pPr>
      <w:r>
        <w:t xml:space="preserve">Qualified donee charitable organizations, </w:t>
      </w:r>
      <w:r>
        <w:rPr>
          <w:rStyle w:val="pxrc"/>
          <w:color w:val="FF0000"/>
          <w:sz w:val="20"/>
          <w:szCs w:val="20"/>
          <w:vertAlign w:val="superscript"/>
        </w:rPr>
        <w:t>►</w:t>
      </w:r>
      <w:r>
        <w:rPr>
          <w:rStyle w:val="pxrc"/>
        </w:rPr>
        <w:fldChar w:fldCharType="begin"/>
      </w:r>
      <w:r>
        <w:rPr>
          <w:rStyle w:val="pxrc"/>
        </w:rPr>
        <w:instrText>rc.ref.id="I09I6XM"</w:instrText>
      </w:r>
      <w:r>
        <w:rPr>
          <w:rStyle w:val="pxrc"/>
        </w:rPr>
        <w:fldChar w:fldCharType="end"/>
      </w:r>
      <w:del w:id="250" w:author="Cara Cardinale" w:date="2025-02-08T18:20:00Z">
        <w:r w:rsidDel="00823E3B">
          <w:rPr>
            <w:rStyle w:val="pxrc"/>
          </w:rPr>
          <w:delText>RIA Federal Tax Coordinator 2d</w:delText>
        </w:r>
      </w:del>
      <w:ins w:id="251" w:author="Cara Cardinale" w:date="2025-02-08T18:20:00Z">
        <w:r w:rsidR="00823E3B">
          <w:rPr>
            <w:rStyle w:val="pxrc"/>
          </w:rPr>
          <w:t>Federal Tax Coordinator 2d (RIA)</w:t>
        </w:r>
      </w:ins>
      <w:r>
        <w:rPr>
          <w:rStyle w:val="pxrc"/>
        </w:rPr>
        <w:t xml:space="preserve">, </w:t>
      </w:r>
      <w:del w:id="252" w:author="Cara Cardinale" w:date="2025-02-11T11:41:00Z">
        <w:r w:rsidDel="001C23FF">
          <w:rPr>
            <w:rStyle w:val="pxrc"/>
          </w:rPr>
          <w:delText xml:space="preserve">Deductions </w:delText>
        </w:r>
      </w:del>
      <w:r>
        <w:rPr>
          <w:rStyle w:val="pxrc"/>
        </w:rPr>
        <w:t>&amp;pp;K-2850 et seq.</w:t>
      </w:r>
    </w:p>
    <w:p w14:paraId="09139D82" w14:textId="77777777" w:rsidR="004E0EBB" w:rsidRDefault="004E0EBB">
      <w:pPr>
        <w:pStyle w:val="pxrrp"/>
      </w:pPr>
      <w:r>
        <w:t xml:space="preserve">Charitable contributions, </w:t>
      </w:r>
      <w:r>
        <w:rPr>
          <w:rStyle w:val="pxrc"/>
          <w:color w:val="FF0000"/>
          <w:sz w:val="20"/>
          <w:szCs w:val="20"/>
          <w:vertAlign w:val="superscript"/>
        </w:rPr>
        <w:t>►</w:t>
      </w:r>
      <w:r>
        <w:rPr>
          <w:rStyle w:val="pxrc"/>
        </w:rPr>
        <w:fldChar w:fldCharType="begin"/>
      </w:r>
      <w:r>
        <w:rPr>
          <w:rStyle w:val="pxrc"/>
        </w:rPr>
        <w:instrText>rc.ref.id="I09L02I"</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10:7</w:t>
      </w:r>
      <w:ins w:id="253" w:author="Cara Cardinale" w:date="2025-02-11T11:43:00Z">
        <w:r w:rsidR="001C23FF">
          <w:rPr>
            <w:rStyle w:val="pxrc"/>
          </w:rPr>
          <w:t>4</w:t>
        </w:r>
      </w:ins>
      <w:del w:id="254" w:author="Cara Cardinale" w:date="2025-02-11T11:43:00Z">
        <w:r w:rsidDel="001C23FF">
          <w:rPr>
            <w:rStyle w:val="pxrc"/>
          </w:rPr>
          <w:delText>3</w:delText>
        </w:r>
      </w:del>
      <w:r>
        <w:t>.</w:t>
      </w:r>
    </w:p>
    <w:p w14:paraId="508E2D36" w14:textId="77777777" w:rsidR="004E0EBB" w:rsidRDefault="004E0EBB">
      <w:pPr>
        <w:pStyle w:val="pxrrp"/>
      </w:pPr>
      <w:r>
        <w:t xml:space="preserve">Deductible contributions, </w:t>
      </w:r>
      <w:r>
        <w:rPr>
          <w:rStyle w:val="pxrc"/>
          <w:color w:val="FF0000"/>
          <w:sz w:val="20"/>
          <w:szCs w:val="20"/>
          <w:vertAlign w:val="superscript"/>
        </w:rPr>
        <w:t>►</w:t>
      </w:r>
      <w:r>
        <w:rPr>
          <w:rStyle w:val="pxrc"/>
        </w:rPr>
        <w:fldChar w:fldCharType="begin"/>
      </w:r>
      <w:r>
        <w:rPr>
          <w:rStyle w:val="pxrc"/>
        </w:rPr>
        <w:instrText>rc.ref.id="I09I6XO"</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10:11</w:t>
      </w:r>
      <w:ins w:id="255" w:author="Cara Cardinale" w:date="2025-02-11T11:44:00Z">
        <w:r w:rsidR="001C23FF">
          <w:rPr>
            <w:rStyle w:val="pxrc"/>
          </w:rPr>
          <w:t>9</w:t>
        </w:r>
      </w:ins>
      <w:del w:id="256" w:author="Cara Cardinale" w:date="2025-02-11T11:44:00Z">
        <w:r w:rsidDel="001C23FF">
          <w:rPr>
            <w:rStyle w:val="pxrc"/>
          </w:rPr>
          <w:delText>7</w:delText>
        </w:r>
      </w:del>
      <w:r>
        <w:rPr>
          <w:rStyle w:val="pxrc"/>
        </w:rPr>
        <w:t xml:space="preserve"> to 10:14</w:t>
      </w:r>
      <w:ins w:id="257" w:author="Cara Cardinale" w:date="2025-02-11T11:44:00Z">
        <w:r w:rsidR="001C23FF">
          <w:rPr>
            <w:rStyle w:val="pxrc"/>
          </w:rPr>
          <w:t>4</w:t>
        </w:r>
      </w:ins>
      <w:del w:id="258" w:author="Cara Cardinale" w:date="2025-02-11T11:44:00Z">
        <w:r w:rsidDel="001C23FF">
          <w:rPr>
            <w:rStyle w:val="pxrc"/>
          </w:rPr>
          <w:delText>2</w:delText>
        </w:r>
      </w:del>
      <w:r>
        <w:t>.</w:t>
      </w:r>
    </w:p>
    <w:p w14:paraId="7969582A" w14:textId="77777777" w:rsidR="00AA373E" w:rsidRDefault="00AA373E">
      <w:pPr>
        <w:pStyle w:val="pxrrp"/>
      </w:pPr>
    </w:p>
  </w:footnote>
  <w:footnote w:id="111">
    <w:p w14:paraId="59684482"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01915CF" w14:textId="77777777" w:rsidR="004E0EBB" w:rsidRDefault="004E0EBB">
      <w:pPr>
        <w:pStyle w:val="pxp"/>
      </w:pPr>
      <w:r>
        <w:rPr>
          <w:color w:val="FF0000"/>
          <w:sz w:val="20"/>
          <w:szCs w:val="20"/>
          <w:vertAlign w:val="superscript"/>
        </w:rPr>
        <w:t>►</w:t>
      </w:r>
      <w:r>
        <w:fldChar w:fldCharType="begin"/>
      </w:r>
      <w:r>
        <w:instrText>p.ct.id="f477b8b0b92511efa86bc22ba615bad8|13|31:13"</w:instrText>
      </w:r>
      <w:r>
        <w:fldChar w:fldCharType="end"/>
      </w:r>
      <w:r>
        <w:rPr>
          <w:rStyle w:val="pxst"/>
          <w:color w:val="FF0000"/>
          <w:sz w:val="20"/>
          <w:szCs w:val="20"/>
          <w:vertAlign w:val="superscript"/>
        </w:rPr>
        <w:t>►</w:t>
      </w:r>
      <w:r>
        <w:rPr>
          <w:rStyle w:val="pxst"/>
        </w:rPr>
        <w:fldChar w:fldCharType="begin"/>
      </w:r>
      <w:r>
        <w:rPr>
          <w:rStyle w:val="pxst"/>
        </w:rPr>
        <w:instrText>st.ref.id="I09L02K"</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511(a)</w:t>
      </w:r>
      <w:r>
        <w:t>.</w:t>
      </w:r>
    </w:p>
    <w:p w14:paraId="2D664CDD" w14:textId="77777777" w:rsidR="00AA373E" w:rsidRDefault="00AA373E">
      <w:pPr>
        <w:pStyle w:val="pxp"/>
      </w:pPr>
    </w:p>
  </w:footnote>
  <w:footnote w:id="112">
    <w:p w14:paraId="489F89A2"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B6FF367" w14:textId="77777777" w:rsidR="004E0EBB" w:rsidRDefault="004E0EBB">
      <w:pPr>
        <w:pStyle w:val="pxp"/>
      </w:pPr>
      <w:r>
        <w:rPr>
          <w:color w:val="FF0000"/>
          <w:sz w:val="20"/>
          <w:szCs w:val="20"/>
          <w:vertAlign w:val="superscript"/>
        </w:rPr>
        <w:t>►</w:t>
      </w:r>
      <w:r>
        <w:fldChar w:fldCharType="begin"/>
      </w:r>
      <w:r>
        <w:instrText>p.ct.id="f477b8b0b92511efa86bc22ba615bad8|13|31:13"</w:instrText>
      </w:r>
      <w:r>
        <w:fldChar w:fldCharType="end"/>
      </w:r>
      <w:r>
        <w:rPr>
          <w:rStyle w:val="pxst"/>
          <w:color w:val="FF0000"/>
          <w:sz w:val="20"/>
          <w:szCs w:val="20"/>
          <w:vertAlign w:val="superscript"/>
        </w:rPr>
        <w:t>►</w:t>
      </w:r>
      <w:r>
        <w:rPr>
          <w:rStyle w:val="pxst"/>
        </w:rPr>
        <w:fldChar w:fldCharType="begin"/>
      </w:r>
      <w:r>
        <w:rPr>
          <w:rStyle w:val="pxst"/>
        </w:rPr>
        <w:instrText>st.ref.id="I09NT7G"</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4911(c)</w:t>
      </w:r>
      <w:r>
        <w:t>.</w:t>
      </w:r>
    </w:p>
    <w:p w14:paraId="00D9914F" w14:textId="77777777" w:rsidR="004E0EBB" w:rsidRDefault="004E0EBB">
      <w:pPr>
        <w:pStyle w:val="pxp"/>
      </w:pPr>
      <w:r>
        <w:rPr>
          <w:color w:val="FF0000"/>
          <w:sz w:val="20"/>
          <w:szCs w:val="20"/>
          <w:vertAlign w:val="superscript"/>
        </w:rPr>
        <w:t>►</w:t>
      </w:r>
      <w:r>
        <w:fldChar w:fldCharType="begin"/>
      </w:r>
      <w:r>
        <w:instrText>p.ct.id="f477b8b0b92511efa86bc22ba615bad8|13|31:13"</w:instrText>
      </w:r>
      <w:r>
        <w:fldChar w:fldCharType="end"/>
      </w:r>
      <w:r>
        <w:t xml:space="preserve">Taxation of unrelated business income, see </w:t>
      </w:r>
      <w:r>
        <w:rPr>
          <w:rStyle w:val="pxx"/>
          <w:color w:val="FF0000"/>
          <w:sz w:val="20"/>
          <w:szCs w:val="20"/>
          <w:vertAlign w:val="superscript"/>
        </w:rPr>
        <w:t>►</w:t>
      </w:r>
      <w:r>
        <w:rPr>
          <w:rStyle w:val="pxx"/>
        </w:rPr>
        <w:fldChar w:fldCharType="begin"/>
      </w:r>
      <w:r>
        <w:rPr>
          <w:rStyle w:val="pxx"/>
        </w:rPr>
        <w:instrText>x.ref.id="I09I6XR"</w:instrText>
      </w:r>
      <w:r>
        <w:rPr>
          <w:rStyle w:val="pxx"/>
        </w:rPr>
        <w:fldChar w:fldCharType="end"/>
      </w:r>
      <w:r>
        <w:rPr>
          <w:rStyle w:val="pxx"/>
          <w:vanish/>
        </w:rPr>
        <w:t>&amp;s;</w:t>
      </w:r>
      <w:r>
        <w:rPr>
          <w:rStyle w:val="pxvis"/>
          <w:rFonts w:ascii="Times NewRoman" w:hAnsi="Times NewRoman"/>
          <w:b w:val="0"/>
          <w:sz w:val="24"/>
        </w:rPr>
        <w:t>§</w:t>
      </w:r>
      <w:r>
        <w:rPr>
          <w:rStyle w:val="pxx"/>
        </w:rPr>
        <w:t>31:14</w:t>
      </w:r>
      <w:r>
        <w:t>.</w:t>
      </w:r>
    </w:p>
    <w:p w14:paraId="35A843D7" w14:textId="77777777" w:rsidR="00AA373E" w:rsidRDefault="00AA373E">
      <w:pPr>
        <w:pStyle w:val="pxp"/>
      </w:pPr>
    </w:p>
  </w:footnote>
  <w:footnote w:id="113">
    <w:p w14:paraId="133F552B"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FB30B30" w14:textId="77777777" w:rsidR="004E0EBB" w:rsidRDefault="004E0EBB">
      <w:pPr>
        <w:pStyle w:val="pxp"/>
      </w:pPr>
      <w:r>
        <w:rPr>
          <w:color w:val="FF0000"/>
          <w:sz w:val="20"/>
          <w:szCs w:val="20"/>
          <w:vertAlign w:val="superscript"/>
        </w:rPr>
        <w:t>►</w:t>
      </w:r>
      <w:r>
        <w:fldChar w:fldCharType="begin"/>
      </w:r>
      <w:r>
        <w:instrText>p.ct.id="f477b8b0b92511efa86bc22ba615bad8|13|31:13"</w:instrText>
      </w:r>
      <w:r>
        <w:fldChar w:fldCharType="end"/>
      </w:r>
      <w:r>
        <w:rPr>
          <w:rStyle w:val="pxst"/>
          <w:color w:val="FF0000"/>
          <w:sz w:val="20"/>
          <w:szCs w:val="20"/>
          <w:vertAlign w:val="superscript"/>
        </w:rPr>
        <w:t>►</w:t>
      </w:r>
      <w:r>
        <w:rPr>
          <w:rStyle w:val="pxst"/>
        </w:rPr>
        <w:fldChar w:fldCharType="begin"/>
      </w:r>
      <w:r>
        <w:rPr>
          <w:rStyle w:val="pxst"/>
        </w:rPr>
        <w:instrText>st.ref.id="I09L02N"</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4940, 4941</w:t>
      </w:r>
      <w:r>
        <w:t>.</w:t>
      </w:r>
    </w:p>
    <w:p w14:paraId="12C135F6" w14:textId="77777777" w:rsidR="004E0EBB" w:rsidRDefault="004E0EBB">
      <w:pPr>
        <w:pStyle w:val="pxp"/>
      </w:pPr>
      <w:r>
        <w:rPr>
          <w:color w:val="FF0000"/>
          <w:sz w:val="20"/>
          <w:szCs w:val="20"/>
          <w:vertAlign w:val="superscript"/>
        </w:rPr>
        <w:t>►</w:t>
      </w:r>
      <w:r>
        <w:fldChar w:fldCharType="begin"/>
      </w:r>
      <w:r>
        <w:instrText>p.ct.id="f477b8b0b92511efa86bc22ba615bad8|13|31:13"</w:instrText>
      </w:r>
      <w:r>
        <w:fldChar w:fldCharType="end"/>
      </w:r>
      <w:r>
        <w:t xml:space="preserve">For rules on self-dealing see, </w:t>
      </w:r>
      <w:r>
        <w:rPr>
          <w:rStyle w:val="pxst"/>
          <w:color w:val="FF0000"/>
          <w:sz w:val="20"/>
          <w:szCs w:val="20"/>
          <w:vertAlign w:val="superscript"/>
        </w:rPr>
        <w:t>►</w:t>
      </w:r>
      <w:r>
        <w:rPr>
          <w:rStyle w:val="pxst"/>
        </w:rPr>
        <w:fldChar w:fldCharType="begin"/>
      </w:r>
      <w:r>
        <w:rPr>
          <w:rStyle w:val="pxst"/>
        </w:rPr>
        <w:instrText>st.ref.id="I09QMCF"</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4941(d)</w:t>
      </w:r>
      <w:r>
        <w:t xml:space="preserve">. Self-dealing involves certain acts by a disqualified person (see </w:t>
      </w:r>
      <w:r>
        <w:rPr>
          <w:rStyle w:val="pxst"/>
          <w:color w:val="FF0000"/>
          <w:sz w:val="20"/>
          <w:szCs w:val="20"/>
          <w:vertAlign w:val="superscript"/>
        </w:rPr>
        <w:t>►</w:t>
      </w:r>
      <w:r>
        <w:rPr>
          <w:rStyle w:val="pxst"/>
        </w:rPr>
        <w:fldChar w:fldCharType="begin"/>
      </w:r>
      <w:r>
        <w:rPr>
          <w:rStyle w:val="pxst"/>
        </w:rPr>
        <w:instrText>st.ref.id="I09TFHB"</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53.4941(d)-1(a)</w:t>
      </w:r>
      <w:r>
        <w:t>). A disqualified person is defined as a substantial contributor; a foundation manager; a person who owns more than 20</w:t>
      </w:r>
      <w:r>
        <w:rPr>
          <w:vanish/>
        </w:rPr>
        <w:t>&amp;percnt;</w:t>
      </w:r>
      <w:r>
        <w:rPr>
          <w:rStyle w:val="pxvis"/>
          <w:rFonts w:ascii="Times NewRoman" w:hAnsi="Times NewRoman"/>
          <w:b w:val="0"/>
          <w:sz w:val="24"/>
        </w:rPr>
        <w:t>%</w:t>
      </w:r>
      <w:r>
        <w:t xml:space="preserve"> of a corporation, partnership, trust, or unincorporated enterprise which is itself a substantial contributor; and/or a member of the family of any individual of the first three categories. See </w:t>
      </w:r>
      <w:r>
        <w:rPr>
          <w:rStyle w:val="pxst"/>
          <w:color w:val="FF0000"/>
          <w:sz w:val="20"/>
          <w:szCs w:val="20"/>
          <w:vertAlign w:val="superscript"/>
        </w:rPr>
        <w:t>►</w:t>
      </w:r>
      <w:r>
        <w:rPr>
          <w:rStyle w:val="pxst"/>
        </w:rPr>
        <w:fldChar w:fldCharType="begin"/>
      </w:r>
      <w:r>
        <w:rPr>
          <w:rStyle w:val="pxst"/>
        </w:rPr>
        <w:instrText>st.ref.id="I09IESQ"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4946(a)</w:t>
      </w:r>
      <w:r>
        <w:t>.</w:t>
      </w:r>
    </w:p>
    <w:p w14:paraId="193FEC38" w14:textId="77777777" w:rsidR="00AA373E" w:rsidRDefault="00AA373E">
      <w:pPr>
        <w:pStyle w:val="pxp"/>
      </w:pPr>
    </w:p>
  </w:footnote>
  <w:footnote w:id="114">
    <w:p w14:paraId="4455EF9E"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FD660FB" w14:textId="77777777" w:rsidR="004E0EBB" w:rsidRDefault="004E0EBB">
      <w:pPr>
        <w:pStyle w:val="pxp"/>
      </w:pPr>
      <w:r>
        <w:rPr>
          <w:color w:val="FF0000"/>
          <w:sz w:val="20"/>
          <w:szCs w:val="20"/>
          <w:vertAlign w:val="superscript"/>
        </w:rPr>
        <w:t>►</w:t>
      </w:r>
      <w:r>
        <w:fldChar w:fldCharType="begin"/>
      </w:r>
      <w:r>
        <w:instrText>p.ct.id="f477b8b0b92511efa86bc22ba615bad8|13|31:13"</w:instrText>
      </w:r>
      <w:r>
        <w:fldChar w:fldCharType="end"/>
      </w:r>
      <w:r>
        <w:rPr>
          <w:rStyle w:val="pxst"/>
          <w:color w:val="FF0000"/>
          <w:sz w:val="20"/>
          <w:szCs w:val="20"/>
          <w:vertAlign w:val="superscript"/>
        </w:rPr>
        <w:t>►</w:t>
      </w:r>
      <w:r>
        <w:rPr>
          <w:rStyle w:val="pxst"/>
        </w:rPr>
        <w:fldChar w:fldCharType="begin"/>
      </w:r>
      <w:r>
        <w:rPr>
          <w:rStyle w:val="pxst"/>
        </w:rPr>
        <w:instrText>st.ref.id="I09L7XM"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4942</w:t>
      </w:r>
      <w:r>
        <w:t>. An operating foundation need pay only two-thirds of its minimum return rather than the full amount required of a nonoperating foundation.</w:t>
      </w:r>
    </w:p>
    <w:p w14:paraId="4E535C31" w14:textId="77777777" w:rsidR="004E0EBB" w:rsidRDefault="004E0EBB">
      <w:pPr>
        <w:pStyle w:val="pxrr"/>
        <w:spacing w:before="180"/>
        <w:rPr>
          <w:sz w:val="24"/>
          <w:szCs w:val="24"/>
        </w:rPr>
      </w:pPr>
      <w:r>
        <w:rPr>
          <w:rStyle w:val="pxvis"/>
          <w:rFonts w:cs="Arial"/>
          <w:bCs/>
          <w:szCs w:val="28"/>
        </w:rPr>
        <w:t>Research References</w:t>
      </w:r>
    </w:p>
    <w:p w14:paraId="6F04A9ED" w14:textId="77777777" w:rsidR="004E0EBB" w:rsidRDefault="004E0EBB">
      <w:pPr>
        <w:pStyle w:val="pxrrp"/>
      </w:pPr>
      <w:r>
        <w:t xml:space="preserve">Tax on failure to distribute income, </w:t>
      </w:r>
      <w:r>
        <w:rPr>
          <w:rStyle w:val="pxrc"/>
          <w:color w:val="FF0000"/>
          <w:sz w:val="20"/>
          <w:szCs w:val="20"/>
          <w:vertAlign w:val="superscript"/>
        </w:rPr>
        <w:t>►</w:t>
      </w:r>
      <w:r>
        <w:rPr>
          <w:rStyle w:val="pxrc"/>
        </w:rPr>
        <w:fldChar w:fldCharType="begin"/>
      </w:r>
      <w:r>
        <w:rPr>
          <w:rStyle w:val="pxrc"/>
        </w:rPr>
        <w:instrText>rc.ref.id="I09O12I"</w:instrText>
      </w:r>
      <w:r>
        <w:rPr>
          <w:rStyle w:val="pxrc"/>
        </w:rPr>
        <w:fldChar w:fldCharType="end"/>
      </w:r>
      <w:del w:id="259" w:author="Cara Cardinale" w:date="2025-02-08T18:20:00Z">
        <w:r w:rsidDel="00823E3B">
          <w:rPr>
            <w:rStyle w:val="pxrc"/>
          </w:rPr>
          <w:delText>RIA Federal Tax Coordinator 2d</w:delText>
        </w:r>
      </w:del>
      <w:ins w:id="260" w:author="Cara Cardinale" w:date="2025-02-08T18:20:00Z">
        <w:r w:rsidR="00823E3B">
          <w:rPr>
            <w:rStyle w:val="pxrc"/>
          </w:rPr>
          <w:t>Federal Tax Coordinator 2d (RIA)</w:t>
        </w:r>
      </w:ins>
      <w:del w:id="261" w:author="Cara Cardinale" w:date="2025-02-11T12:09:00Z">
        <w:r w:rsidDel="00AC36EF">
          <w:rPr>
            <w:rStyle w:val="pxrc"/>
          </w:rPr>
          <w:delText>,</w:delText>
        </w:r>
      </w:del>
      <w:r>
        <w:rPr>
          <w:rStyle w:val="pxrc"/>
        </w:rPr>
        <w:t xml:space="preserve"> </w:t>
      </w:r>
      <w:del w:id="262" w:author="Cara Cardinale" w:date="2025-02-11T12:09:00Z">
        <w:r w:rsidDel="00AC36EF">
          <w:rPr>
            <w:rStyle w:val="pxrc"/>
          </w:rPr>
          <w:delText xml:space="preserve">Exempt Organizations </w:delText>
        </w:r>
      </w:del>
      <w:r>
        <w:rPr>
          <w:rStyle w:val="pxrc"/>
        </w:rPr>
        <w:t>&amp;pp;D-7700 et seq.</w:t>
      </w:r>
    </w:p>
    <w:p w14:paraId="20F7D90B" w14:textId="77777777" w:rsidR="004E0EBB" w:rsidRDefault="004E0EBB">
      <w:pPr>
        <w:pStyle w:val="pxrrp"/>
      </w:pPr>
      <w:r>
        <w:t xml:space="preserve">Distribution of income by private foundations, </w:t>
      </w:r>
      <w:r>
        <w:rPr>
          <w:rStyle w:val="pxrc"/>
          <w:color w:val="FF0000"/>
          <w:sz w:val="20"/>
          <w:szCs w:val="20"/>
          <w:vertAlign w:val="superscript"/>
        </w:rPr>
        <w:t>►</w:t>
      </w:r>
      <w:r>
        <w:rPr>
          <w:rStyle w:val="pxrc"/>
        </w:rPr>
        <w:fldChar w:fldCharType="begin"/>
      </w:r>
      <w:r>
        <w:rPr>
          <w:rStyle w:val="pxrc"/>
        </w:rPr>
        <w:instrText>rc.ref.id="I09QU7E"</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del w:id="263" w:author="Cara Cardinale" w:date="2025-02-11T12:10:00Z">
        <w:r w:rsidDel="00AC36EF">
          <w:rPr>
            <w:rStyle w:val="pxrc"/>
          </w:rPr>
          <w:delText>10:109</w:delText>
        </w:r>
      </w:del>
      <w:ins w:id="264" w:author="Cara Cardinale" w:date="2025-02-11T12:10:00Z">
        <w:r w:rsidR="00AC36EF">
          <w:rPr>
            <w:rStyle w:val="pxrc"/>
          </w:rPr>
          <w:t>10:111</w:t>
        </w:r>
      </w:ins>
      <w:r>
        <w:rPr>
          <w:rStyle w:val="pxrc"/>
        </w:rPr>
        <w:t>, 10:11</w:t>
      </w:r>
      <w:ins w:id="265" w:author="Cara Cardinale" w:date="2025-02-11T12:21:00Z">
        <w:r w:rsidR="00BE3EC4">
          <w:rPr>
            <w:rStyle w:val="pxrc"/>
          </w:rPr>
          <w:t>2</w:t>
        </w:r>
      </w:ins>
      <w:del w:id="266" w:author="Cara Cardinale" w:date="2025-02-11T12:21:00Z">
        <w:r w:rsidDel="00BE3EC4">
          <w:rPr>
            <w:rStyle w:val="pxrc"/>
          </w:rPr>
          <w:delText>0</w:delText>
        </w:r>
      </w:del>
      <w:r>
        <w:t>.</w:t>
      </w:r>
    </w:p>
    <w:p w14:paraId="5F4E3CDB" w14:textId="77777777" w:rsidR="00AA373E" w:rsidRDefault="00AA373E">
      <w:pPr>
        <w:pStyle w:val="pxrrp"/>
      </w:pPr>
    </w:p>
  </w:footnote>
  <w:footnote w:id="115">
    <w:p w14:paraId="578190CC"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09CC9E3" w14:textId="77777777" w:rsidR="004E0EBB" w:rsidRDefault="004E0EBB">
      <w:pPr>
        <w:pStyle w:val="pxp"/>
      </w:pPr>
      <w:r>
        <w:rPr>
          <w:color w:val="FF0000"/>
          <w:sz w:val="20"/>
          <w:szCs w:val="20"/>
          <w:vertAlign w:val="superscript"/>
        </w:rPr>
        <w:t>►</w:t>
      </w:r>
      <w:r>
        <w:fldChar w:fldCharType="begin"/>
      </w:r>
      <w:r>
        <w:instrText>p.ct.id="f477b8b0b92511efa86bc22ba615bad8|14|31:14"</w:instrText>
      </w:r>
      <w:r>
        <w:fldChar w:fldCharType="end"/>
      </w:r>
      <w:r>
        <w:rPr>
          <w:rStyle w:val="pxst"/>
          <w:color w:val="FF0000"/>
          <w:sz w:val="20"/>
          <w:szCs w:val="20"/>
          <w:vertAlign w:val="superscript"/>
        </w:rPr>
        <w:t>►</w:t>
      </w:r>
      <w:r>
        <w:rPr>
          <w:rStyle w:val="pxst"/>
        </w:rPr>
        <w:fldChar w:fldCharType="begin"/>
      </w:r>
      <w:r>
        <w:rPr>
          <w:rStyle w:val="pxst"/>
        </w:rPr>
        <w:instrText>st.ref.id="I09IESV"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511</w:t>
      </w:r>
      <w:r>
        <w:t>.</w:t>
      </w:r>
    </w:p>
    <w:p w14:paraId="39F9D2E5" w14:textId="77777777" w:rsidR="004E0EBB" w:rsidRDefault="004E0EBB">
      <w:pPr>
        <w:pStyle w:val="pxp"/>
      </w:pPr>
      <w:r>
        <w:rPr>
          <w:color w:val="FF0000"/>
          <w:sz w:val="20"/>
          <w:szCs w:val="20"/>
          <w:vertAlign w:val="superscript"/>
        </w:rPr>
        <w:t>►</w:t>
      </w:r>
      <w:r>
        <w:fldChar w:fldCharType="begin"/>
      </w:r>
      <w:r>
        <w:instrText>p.ct.id="f477b8b0b92511efa86bc22ba615bad8|14|31:14"</w:instrText>
      </w:r>
      <w:r>
        <w:fldChar w:fldCharType="end"/>
      </w:r>
      <w:r>
        <w:rPr>
          <w:rStyle w:val="pxst"/>
          <w:color w:val="FF0000"/>
          <w:sz w:val="20"/>
          <w:szCs w:val="20"/>
          <w:vertAlign w:val="superscript"/>
        </w:rPr>
        <w:t>►</w:t>
      </w:r>
      <w:r>
        <w:rPr>
          <w:rStyle w:val="pxst"/>
        </w:rPr>
        <w:fldChar w:fldCharType="begin"/>
      </w:r>
      <w:r>
        <w:rPr>
          <w:rStyle w:val="pxst"/>
        </w:rPr>
        <w:instrText>st.ref.id="I09L7XR"</w:instrText>
      </w:r>
      <w:r>
        <w:rPr>
          <w:rStyle w:val="pxst"/>
        </w:rPr>
        <w:fldChar w:fldCharType="end"/>
      </w:r>
      <w:r>
        <w:rPr>
          <w:rStyle w:val="pxst"/>
        </w:rPr>
        <w:t xml:space="preserve">NYTL </w:t>
      </w:r>
      <w:r>
        <w:rPr>
          <w:rStyle w:val="pxst"/>
          <w:vanish/>
        </w:rPr>
        <w:t>&amp;ss;</w:t>
      </w:r>
      <w:r>
        <w:rPr>
          <w:rStyle w:val="pxvis"/>
          <w:rFonts w:ascii="Times NewRoman" w:hAnsi="Times NewRoman"/>
          <w:b w:val="0"/>
          <w:sz w:val="24"/>
        </w:rPr>
        <w:t>§§</w:t>
      </w:r>
      <w:r>
        <w:rPr>
          <w:rStyle w:val="pxst"/>
        </w:rPr>
        <w:t>290 et seq.</w:t>
      </w:r>
    </w:p>
    <w:p w14:paraId="401C7555" w14:textId="77777777" w:rsidR="004E0EBB" w:rsidRDefault="004E0EBB">
      <w:pPr>
        <w:pStyle w:val="pxrr"/>
        <w:spacing w:before="180"/>
        <w:rPr>
          <w:sz w:val="24"/>
          <w:szCs w:val="24"/>
        </w:rPr>
      </w:pPr>
      <w:r>
        <w:rPr>
          <w:rStyle w:val="pxvis"/>
          <w:rFonts w:cs="Arial"/>
          <w:bCs/>
          <w:szCs w:val="28"/>
        </w:rPr>
        <w:t>Research References</w:t>
      </w:r>
    </w:p>
    <w:p w14:paraId="1ECE0510" w14:textId="77777777" w:rsidR="004E0EBB" w:rsidRDefault="004E0EBB">
      <w:pPr>
        <w:pStyle w:val="pxrrp"/>
      </w:pPr>
      <w:r>
        <w:t xml:space="preserve">Unrelated business income, </w:t>
      </w:r>
      <w:r>
        <w:rPr>
          <w:rStyle w:val="pxrc"/>
          <w:color w:val="FF0000"/>
          <w:sz w:val="20"/>
          <w:szCs w:val="20"/>
          <w:vertAlign w:val="superscript"/>
        </w:rPr>
        <w:t>►</w:t>
      </w:r>
      <w:r>
        <w:rPr>
          <w:rStyle w:val="pxrc"/>
        </w:rPr>
        <w:fldChar w:fldCharType="begin"/>
      </w:r>
      <w:r>
        <w:rPr>
          <w:rStyle w:val="pxrc"/>
        </w:rPr>
        <w:instrText>rc.ref.id="I09O12N"</w:instrText>
      </w:r>
      <w:r>
        <w:rPr>
          <w:rStyle w:val="pxrc"/>
        </w:rPr>
        <w:fldChar w:fldCharType="end"/>
      </w:r>
      <w:del w:id="267" w:author="Cara Cardinale" w:date="2025-02-08T18:20:00Z">
        <w:r w:rsidDel="00823E3B">
          <w:rPr>
            <w:rStyle w:val="pxrc"/>
          </w:rPr>
          <w:delText>RIA Federal Tax Coordinator 2d</w:delText>
        </w:r>
      </w:del>
      <w:ins w:id="268" w:author="Cara Cardinale" w:date="2025-02-08T18:20:00Z">
        <w:r w:rsidR="00823E3B">
          <w:rPr>
            <w:rStyle w:val="pxrc"/>
          </w:rPr>
          <w:t>Federal Tax Coordinator 2d (RIA)</w:t>
        </w:r>
      </w:ins>
      <w:del w:id="269" w:author="Cara Cardinale" w:date="2025-02-11T12:24:00Z">
        <w:r w:rsidDel="00BE3EC4">
          <w:rPr>
            <w:rStyle w:val="pxrc"/>
          </w:rPr>
          <w:delText>, Exempt Organizations</w:delText>
        </w:r>
      </w:del>
      <w:r>
        <w:rPr>
          <w:rStyle w:val="pxrc"/>
        </w:rPr>
        <w:t xml:space="preserve"> &amp;pp;D-6800 et seq.</w:t>
      </w:r>
    </w:p>
    <w:p w14:paraId="60A4FFB7" w14:textId="77777777" w:rsidR="004E0EBB" w:rsidRDefault="004E0EBB">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rc.ref.id="I09IESX"</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34F30592" w14:textId="77777777" w:rsidR="004E0EBB" w:rsidRDefault="004E0EBB">
      <w:pPr>
        <w:pStyle w:val="pxrrp"/>
      </w:pPr>
      <w:r>
        <w:t xml:space="preserve">Dividends, interest, and royalties, </w:t>
      </w:r>
      <w:r>
        <w:rPr>
          <w:rStyle w:val="pxrc"/>
          <w:color w:val="FF0000"/>
          <w:sz w:val="20"/>
          <w:szCs w:val="20"/>
          <w:vertAlign w:val="superscript"/>
        </w:rPr>
        <w:t>►</w:t>
      </w:r>
      <w:r>
        <w:rPr>
          <w:rStyle w:val="pxrc"/>
        </w:rPr>
        <w:fldChar w:fldCharType="begin"/>
      </w:r>
      <w:r>
        <w:rPr>
          <w:rStyle w:val="pxrc"/>
        </w:rPr>
        <w:instrText>rc.ref.id="I09L7XT"</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10:6</w:t>
      </w:r>
      <w:del w:id="270" w:author="Cara Cardinale" w:date="2025-02-11T12:26:00Z">
        <w:r w:rsidDel="00BE3EC4">
          <w:rPr>
            <w:rStyle w:val="pxrc"/>
          </w:rPr>
          <w:delText>7</w:delText>
        </w:r>
      </w:del>
      <w:ins w:id="271" w:author="Cara Cardinale" w:date="2025-02-11T12:26:00Z">
        <w:r w:rsidR="00BE3EC4">
          <w:rPr>
            <w:rStyle w:val="pxrc"/>
          </w:rPr>
          <w:t>8</w:t>
        </w:r>
      </w:ins>
      <w:r>
        <w:t>.</w:t>
      </w:r>
    </w:p>
    <w:p w14:paraId="6A296FB4" w14:textId="77777777" w:rsidR="004E0EBB" w:rsidRDefault="004E0EBB">
      <w:pPr>
        <w:pStyle w:val="pxrrp"/>
      </w:pPr>
      <w:r>
        <w:t xml:space="preserve">Other investment income, </w:t>
      </w:r>
      <w:r>
        <w:rPr>
          <w:rStyle w:val="pxrc"/>
          <w:color w:val="FF0000"/>
          <w:sz w:val="20"/>
          <w:szCs w:val="20"/>
          <w:vertAlign w:val="superscript"/>
        </w:rPr>
        <w:t>►</w:t>
      </w:r>
      <w:r>
        <w:rPr>
          <w:rStyle w:val="pxrc"/>
        </w:rPr>
        <w:fldChar w:fldCharType="begin"/>
      </w:r>
      <w:r>
        <w:rPr>
          <w:rStyle w:val="pxrc"/>
        </w:rPr>
        <w:instrText>rc.ref.id="I09O12P"</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w:t>
      </w:r>
      <w:ins w:id="272" w:author="Cara Cardinale" w:date="2025-02-11T12:29:00Z">
        <w:r w:rsidR="00BE3EC4">
          <w:rPr>
            <w:rStyle w:val="pxrc"/>
          </w:rPr>
          <w:t>70</w:t>
        </w:r>
      </w:ins>
      <w:del w:id="273" w:author="Cara Cardinale" w:date="2025-02-11T12:29:00Z">
        <w:r w:rsidDel="00BE3EC4">
          <w:rPr>
            <w:rStyle w:val="pxrc"/>
          </w:rPr>
          <w:delText>69</w:delText>
        </w:r>
      </w:del>
      <w:r>
        <w:t>.</w:t>
      </w:r>
    </w:p>
    <w:p w14:paraId="52AF3909" w14:textId="77777777" w:rsidR="004E0EBB" w:rsidRDefault="004E0EBB">
      <w:pPr>
        <w:pStyle w:val="pxrrp"/>
      </w:pPr>
      <w:r>
        <w:t xml:space="preserve">Rents, </w:t>
      </w:r>
      <w:r>
        <w:rPr>
          <w:rStyle w:val="pxrc"/>
          <w:color w:val="FF0000"/>
          <w:sz w:val="20"/>
          <w:szCs w:val="20"/>
          <w:vertAlign w:val="superscript"/>
        </w:rPr>
        <w:t>►</w:t>
      </w:r>
      <w:r>
        <w:rPr>
          <w:rStyle w:val="pxrc"/>
        </w:rPr>
        <w:fldChar w:fldCharType="begin"/>
      </w:r>
      <w:r>
        <w:rPr>
          <w:rStyle w:val="pxrc"/>
        </w:rPr>
        <w:instrText>rc.ref.id="I09QU7L"</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10:7</w:t>
      </w:r>
      <w:ins w:id="274" w:author="Cara Cardinale" w:date="2025-02-11T12:31:00Z">
        <w:r w:rsidR="00BE3EC4">
          <w:rPr>
            <w:rStyle w:val="pxrc"/>
          </w:rPr>
          <w:t>1</w:t>
        </w:r>
      </w:ins>
      <w:del w:id="275" w:author="Cara Cardinale" w:date="2025-02-11T12:31:00Z">
        <w:r w:rsidDel="00BE3EC4">
          <w:rPr>
            <w:rStyle w:val="pxrc"/>
          </w:rPr>
          <w:delText>0</w:delText>
        </w:r>
      </w:del>
      <w:r>
        <w:t>.</w:t>
      </w:r>
    </w:p>
    <w:p w14:paraId="272BF6A5" w14:textId="77777777" w:rsidR="00AA373E" w:rsidRDefault="00AA373E">
      <w:pPr>
        <w:pStyle w:val="pxrrp"/>
      </w:pPr>
    </w:p>
  </w:footnote>
  <w:footnote w:id="116">
    <w:p w14:paraId="5CA1F2C1"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BEAB5A5" w14:textId="77777777" w:rsidR="004E0EBB" w:rsidRDefault="004E0EBB">
      <w:pPr>
        <w:pStyle w:val="pxp"/>
      </w:pPr>
      <w:r>
        <w:rPr>
          <w:color w:val="FF0000"/>
          <w:sz w:val="20"/>
          <w:szCs w:val="20"/>
          <w:vertAlign w:val="superscript"/>
        </w:rPr>
        <w:t>►</w:t>
      </w:r>
      <w:r>
        <w:fldChar w:fldCharType="begin"/>
      </w:r>
      <w:r>
        <w:instrText>p.ct.id="f477b8b0b92511efa86bc22ba615bad8|14|31:14"</w:instrText>
      </w:r>
      <w:r>
        <w:fldChar w:fldCharType="end"/>
      </w:r>
      <w:r>
        <w:rPr>
          <w:rStyle w:val="pxst"/>
          <w:color w:val="FF0000"/>
          <w:sz w:val="20"/>
          <w:szCs w:val="20"/>
          <w:vertAlign w:val="superscript"/>
        </w:rPr>
        <w:t>►</w:t>
      </w:r>
      <w:r>
        <w:rPr>
          <w:rStyle w:val="pxst"/>
        </w:rPr>
        <w:fldChar w:fldCharType="begin"/>
      </w:r>
      <w:r>
        <w:rPr>
          <w:rStyle w:val="pxst"/>
        </w:rPr>
        <w:instrText>st.ref.id="I09TNCH"</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w:t>
      </w:r>
      <w:r>
        <w:t>.</w:t>
      </w:r>
    </w:p>
    <w:p w14:paraId="06476B7D" w14:textId="77777777" w:rsidR="004E0EBB" w:rsidRDefault="004E0EBB">
      <w:pPr>
        <w:pStyle w:val="pxp"/>
      </w:pPr>
      <w:r>
        <w:rPr>
          <w:color w:val="FF0000"/>
          <w:sz w:val="20"/>
          <w:szCs w:val="20"/>
          <w:vertAlign w:val="superscript"/>
        </w:rPr>
        <w:t>►</w:t>
      </w:r>
      <w:r>
        <w:fldChar w:fldCharType="begin"/>
      </w:r>
      <w:r>
        <w:instrText>p.ct.id="f477b8b0b92511efa86bc22ba615bad8|14|31:14"</w:instrText>
      </w:r>
      <w:r>
        <w:fldChar w:fldCharType="end"/>
      </w:r>
      <w:r>
        <w:t xml:space="preserve">Exception is made for businesses in which all work is performed without compensation; in which the business is carried out primarily for the convenience of members, officers, employees, students, or patients; or in which the business consists of selling merchandise substantially all of which has been received as gifts or contributions. </w:t>
      </w:r>
      <w:r>
        <w:rPr>
          <w:rStyle w:val="pxst"/>
          <w:color w:val="FF0000"/>
          <w:sz w:val="20"/>
          <w:szCs w:val="20"/>
          <w:vertAlign w:val="superscript"/>
        </w:rPr>
        <w:t>►</w:t>
      </w:r>
      <w:r>
        <w:rPr>
          <w:rStyle w:val="pxst"/>
        </w:rPr>
        <w:fldChar w:fldCharType="begin"/>
      </w:r>
      <w:r>
        <w:rPr>
          <w:rStyle w:val="pxst"/>
        </w:rPr>
        <w:instrText>st.ref.id="I09IEU3"</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513(a)(1) to (3)</w:t>
      </w:r>
      <w:r>
        <w:t>.</w:t>
      </w:r>
    </w:p>
    <w:p w14:paraId="7CF34724" w14:textId="77777777" w:rsidR="004E0EBB" w:rsidRDefault="004E0EBB">
      <w:pPr>
        <w:pStyle w:val="pxrr"/>
        <w:spacing w:before="180"/>
        <w:rPr>
          <w:sz w:val="24"/>
          <w:szCs w:val="24"/>
        </w:rPr>
      </w:pPr>
      <w:r>
        <w:rPr>
          <w:rStyle w:val="pxvis"/>
          <w:rFonts w:cs="Arial"/>
          <w:bCs/>
          <w:szCs w:val="28"/>
        </w:rPr>
        <w:t>Research References</w:t>
      </w:r>
    </w:p>
    <w:p w14:paraId="1BFD1AC7" w14:textId="77777777" w:rsidR="004E0EBB" w:rsidRDefault="004E0EBB">
      <w:pPr>
        <w:pStyle w:val="pxrrp"/>
      </w:pPr>
      <w:r>
        <w:t xml:space="preserve">Unrelated trade or business defined, </w:t>
      </w:r>
      <w:r>
        <w:rPr>
          <w:rStyle w:val="pxrc"/>
          <w:color w:val="FF0000"/>
          <w:sz w:val="20"/>
          <w:szCs w:val="20"/>
          <w:vertAlign w:val="superscript"/>
        </w:rPr>
        <w:t>►</w:t>
      </w:r>
      <w:r>
        <w:rPr>
          <w:rStyle w:val="pxrc"/>
        </w:rPr>
        <w:fldChar w:fldCharType="begin"/>
      </w:r>
      <w:r>
        <w:rPr>
          <w:rStyle w:val="pxrc"/>
        </w:rPr>
        <w:instrText>rc.ref.id="I09L7YZ"</w:instrText>
      </w:r>
      <w:r>
        <w:rPr>
          <w:rStyle w:val="pxrc"/>
        </w:rPr>
        <w:fldChar w:fldCharType="end"/>
      </w:r>
      <w:del w:id="276" w:author="Cara Cardinale" w:date="2025-02-08T18:20:00Z">
        <w:r w:rsidDel="00823E3B">
          <w:rPr>
            <w:rStyle w:val="pxrc"/>
          </w:rPr>
          <w:delText>RIA Federal Tax Coordinator 2d</w:delText>
        </w:r>
      </w:del>
      <w:ins w:id="277" w:author="Cara Cardinale" w:date="2025-02-08T18:20:00Z">
        <w:r w:rsidR="00823E3B">
          <w:rPr>
            <w:rStyle w:val="pxrc"/>
          </w:rPr>
          <w:t>Federal Tax Coordinator 2d (RIA)</w:t>
        </w:r>
      </w:ins>
      <w:del w:id="278" w:author="Cara Cardinale" w:date="2025-02-11T12:34:00Z">
        <w:r w:rsidDel="0078531C">
          <w:rPr>
            <w:rStyle w:val="pxrc"/>
          </w:rPr>
          <w:delText>, Exempt Organizations</w:delText>
        </w:r>
      </w:del>
      <w:r>
        <w:rPr>
          <w:rStyle w:val="pxrc"/>
        </w:rPr>
        <w:t xml:space="preserve"> &amp;pp;D-6800 to D-6804</w:t>
      </w:r>
      <w:r>
        <w:t>.</w:t>
      </w:r>
    </w:p>
    <w:p w14:paraId="57F910F2" w14:textId="77777777" w:rsidR="004E0EBB" w:rsidRDefault="004E0EBB">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rc.ref.id="I09O13V"</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090BE6CA" w14:textId="77777777" w:rsidR="00AA373E" w:rsidRDefault="00AA373E">
      <w:pPr>
        <w:pStyle w:val="pxrrp"/>
      </w:pPr>
    </w:p>
  </w:footnote>
  <w:footnote w:id="117">
    <w:p w14:paraId="28A182D0"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57243E94" w14:textId="77777777" w:rsidR="004E0EBB" w:rsidRDefault="004E0EBB">
      <w:pPr>
        <w:pStyle w:val="pxp"/>
      </w:pPr>
      <w:r>
        <w:rPr>
          <w:color w:val="FF0000"/>
          <w:sz w:val="20"/>
          <w:szCs w:val="20"/>
          <w:vertAlign w:val="superscript"/>
        </w:rPr>
        <w:t>►</w:t>
      </w:r>
      <w:r>
        <w:fldChar w:fldCharType="begin"/>
      </w:r>
      <w:r>
        <w:instrText>p.ct.id="f477b8b0b92511efa86bc22ba615bad8|14|31:14"</w:instrText>
      </w:r>
      <w:r>
        <w:fldChar w:fldCharType="end"/>
      </w:r>
      <w:r>
        <w:rPr>
          <w:rStyle w:val="pxst"/>
          <w:color w:val="FF0000"/>
          <w:sz w:val="20"/>
          <w:szCs w:val="20"/>
          <w:vertAlign w:val="superscript"/>
        </w:rPr>
        <w:t>►</w:t>
      </w:r>
      <w:r>
        <w:rPr>
          <w:rStyle w:val="pxst"/>
        </w:rPr>
        <w:fldChar w:fldCharType="begin"/>
      </w:r>
      <w:r>
        <w:rPr>
          <w:rStyle w:val="pxst"/>
        </w:rPr>
        <w:instrText>st.ref.id="I09QU8R"</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w:t>
      </w:r>
      <w:r>
        <w:t>.</w:t>
      </w:r>
    </w:p>
    <w:p w14:paraId="24818584" w14:textId="77777777" w:rsidR="004E0EBB" w:rsidRDefault="004E0EBB">
      <w:pPr>
        <w:pStyle w:val="pxp"/>
      </w:pPr>
      <w:r>
        <w:rPr>
          <w:color w:val="FF0000"/>
          <w:sz w:val="20"/>
          <w:szCs w:val="20"/>
          <w:vertAlign w:val="superscript"/>
        </w:rPr>
        <w:t>►</w:t>
      </w:r>
      <w:r>
        <w:fldChar w:fldCharType="begin"/>
      </w:r>
      <w:r>
        <w:instrText>p.ct.id="f477b8b0b92511efa86bc22ba615bad8|14|31:14"</w:instrText>
      </w:r>
      <w:r>
        <w:fldChar w:fldCharType="end"/>
      </w:r>
      <w:r>
        <w:t xml:space="preserve">A </w:t>
      </w:r>
      <w:r>
        <w:rPr>
          <w:vanish/>
        </w:rPr>
        <w:t>&amp;ldquo;</w:t>
      </w:r>
      <w:r>
        <w:rPr>
          <w:rStyle w:val="pxvis"/>
          <w:rFonts w:ascii="Times NewRoman" w:hAnsi="Times NewRoman"/>
          <w:b w:val="0"/>
          <w:sz w:val="24"/>
        </w:rPr>
        <w:t>“</w:t>
      </w:r>
      <w:r>
        <w:t>controlled corporation</w:t>
      </w:r>
      <w:r>
        <w:rPr>
          <w:vanish/>
        </w:rPr>
        <w:t>&amp;rdquo;</w:t>
      </w:r>
      <w:r>
        <w:rPr>
          <w:rStyle w:val="pxvis"/>
          <w:rFonts w:ascii="Times NewRoman" w:hAnsi="Times NewRoman"/>
          <w:b w:val="0"/>
          <w:sz w:val="24"/>
        </w:rPr>
        <w:t>”</w:t>
      </w:r>
      <w:r>
        <w:t xml:space="preserve"> is one in which the beneficiary organization owns 80</w:t>
      </w:r>
      <w:r>
        <w:rPr>
          <w:vanish/>
        </w:rPr>
        <w:t>&amp;percnt;</w:t>
      </w:r>
      <w:r>
        <w:rPr>
          <w:rStyle w:val="pxvis"/>
          <w:rFonts w:ascii="Times NewRoman" w:hAnsi="Times NewRoman"/>
          <w:b w:val="0"/>
          <w:sz w:val="24"/>
        </w:rPr>
        <w:t>%</w:t>
      </w:r>
      <w:r>
        <w:t xml:space="preserve"> of the total combined voting power and at least 80</w:t>
      </w:r>
      <w:r>
        <w:rPr>
          <w:vanish/>
        </w:rPr>
        <w:t>&amp;percnt;</w:t>
      </w:r>
      <w:r>
        <w:rPr>
          <w:rStyle w:val="pxvis"/>
          <w:rFonts w:ascii="Times NewRoman" w:hAnsi="Times NewRoman"/>
          <w:b w:val="0"/>
          <w:sz w:val="24"/>
        </w:rPr>
        <w:t>%</w:t>
      </w:r>
      <w:r>
        <w:t xml:space="preserve"> of the total number of shares of all other classes of stock. </w:t>
      </w:r>
      <w:r>
        <w:rPr>
          <w:rStyle w:val="pxst"/>
          <w:color w:val="FF0000"/>
          <w:sz w:val="20"/>
          <w:szCs w:val="20"/>
          <w:vertAlign w:val="superscript"/>
        </w:rPr>
        <w:t>►</w:t>
      </w:r>
      <w:r>
        <w:rPr>
          <w:rStyle w:val="pxst"/>
        </w:rPr>
        <w:fldChar w:fldCharType="begin"/>
      </w:r>
      <w:r>
        <w:rPr>
          <w:rStyle w:val="pxst"/>
        </w:rPr>
        <w:instrText>st.ref.id="I09IEU5"</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368(c)</w:t>
      </w:r>
      <w:r>
        <w:t>.</w:t>
      </w:r>
    </w:p>
    <w:p w14:paraId="17EBD2F3" w14:textId="77777777" w:rsidR="004E0EBB" w:rsidRDefault="004E0EBB">
      <w:pPr>
        <w:pStyle w:val="pxrr"/>
        <w:spacing w:before="180"/>
        <w:rPr>
          <w:sz w:val="24"/>
          <w:szCs w:val="24"/>
        </w:rPr>
      </w:pPr>
      <w:r>
        <w:rPr>
          <w:rStyle w:val="pxvis"/>
          <w:rFonts w:cs="Arial"/>
          <w:bCs/>
          <w:szCs w:val="28"/>
        </w:rPr>
        <w:t>Research References</w:t>
      </w:r>
    </w:p>
    <w:p w14:paraId="4D087E62" w14:textId="77777777" w:rsidR="004E0EBB" w:rsidRDefault="004E0EBB">
      <w:pPr>
        <w:pStyle w:val="pxrrp"/>
      </w:pPr>
      <w:r>
        <w:rPr>
          <w:vanish/>
        </w:rPr>
        <w:t>&amp;ldquo;</w:t>
      </w:r>
      <w:r>
        <w:rPr>
          <w:rStyle w:val="pxvis"/>
          <w:rFonts w:ascii="Times NewRoman" w:hAnsi="Times NewRoman"/>
          <w:b w:val="0"/>
          <w:sz w:val="24"/>
        </w:rPr>
        <w:t>“</w:t>
      </w:r>
      <w:r>
        <w:t>Regularly carried on</w:t>
      </w:r>
      <w:r>
        <w:rPr>
          <w:vanish/>
        </w:rPr>
        <w:t>&amp;rdquo;</w:t>
      </w:r>
      <w:r>
        <w:rPr>
          <w:rStyle w:val="pxvis"/>
          <w:rFonts w:ascii="Times NewRoman" w:hAnsi="Times NewRoman"/>
          <w:b w:val="0"/>
          <w:sz w:val="24"/>
        </w:rPr>
        <w:t>”</w:t>
      </w:r>
      <w:r>
        <w:t xml:space="preserve"> for unrelated business income tax purposes, </w:t>
      </w:r>
      <w:r>
        <w:rPr>
          <w:rStyle w:val="pxrc"/>
          <w:color w:val="FF0000"/>
          <w:sz w:val="20"/>
          <w:szCs w:val="20"/>
          <w:vertAlign w:val="superscript"/>
        </w:rPr>
        <w:t>►</w:t>
      </w:r>
      <w:r>
        <w:rPr>
          <w:rStyle w:val="pxrc"/>
        </w:rPr>
        <w:fldChar w:fldCharType="begin"/>
      </w:r>
      <w:r>
        <w:rPr>
          <w:rStyle w:val="pxrc"/>
        </w:rPr>
        <w:instrText>rc.ref.id="I09L7Z1"</w:instrText>
      </w:r>
      <w:r>
        <w:rPr>
          <w:rStyle w:val="pxrc"/>
        </w:rPr>
        <w:fldChar w:fldCharType="end"/>
      </w:r>
      <w:del w:id="279" w:author="Cara Cardinale" w:date="2025-02-08T18:20:00Z">
        <w:r w:rsidDel="00823E3B">
          <w:rPr>
            <w:rStyle w:val="pxrc"/>
          </w:rPr>
          <w:delText>RIA Federal Tax Coordinator 2d</w:delText>
        </w:r>
      </w:del>
      <w:ins w:id="280" w:author="Cara Cardinale" w:date="2025-02-08T18:20:00Z">
        <w:r w:rsidR="00823E3B">
          <w:rPr>
            <w:rStyle w:val="pxrc"/>
          </w:rPr>
          <w:t>Federal Tax Coordinator 2d (RIA)</w:t>
        </w:r>
      </w:ins>
      <w:del w:id="281" w:author="Cara Cardinale" w:date="2025-02-11T12:46:00Z">
        <w:r w:rsidDel="001773A1">
          <w:rPr>
            <w:rStyle w:val="pxrc"/>
          </w:rPr>
          <w:delText>, Exempt Organizations</w:delText>
        </w:r>
      </w:del>
      <w:r>
        <w:rPr>
          <w:rStyle w:val="pxrc"/>
        </w:rPr>
        <w:t xml:space="preserve"> &amp;p;D-6808</w:t>
      </w:r>
      <w:r>
        <w:t>.</w:t>
      </w:r>
    </w:p>
    <w:p w14:paraId="59E541BA" w14:textId="77777777" w:rsidR="004E0EBB" w:rsidRDefault="004E0EBB">
      <w:pPr>
        <w:pStyle w:val="pxrrp"/>
      </w:pPr>
      <w:r>
        <w:t xml:space="preserve">Regularity of activities, </w:t>
      </w:r>
      <w:r>
        <w:rPr>
          <w:rStyle w:val="pxrc"/>
          <w:color w:val="FF0000"/>
          <w:sz w:val="20"/>
          <w:szCs w:val="20"/>
          <w:vertAlign w:val="superscript"/>
        </w:rPr>
        <w:t>►</w:t>
      </w:r>
      <w:r>
        <w:rPr>
          <w:rStyle w:val="pxrc"/>
        </w:rPr>
        <w:fldChar w:fldCharType="begin"/>
      </w:r>
      <w:r>
        <w:rPr>
          <w:rStyle w:val="pxrc"/>
        </w:rPr>
        <w:instrText>rc.ref.id="I09O13X"</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10:60</w:t>
      </w:r>
      <w:r>
        <w:t>.</w:t>
      </w:r>
    </w:p>
    <w:p w14:paraId="4B176B64" w14:textId="77777777" w:rsidR="00AA373E" w:rsidRDefault="00AA373E">
      <w:pPr>
        <w:pStyle w:val="pxrrp"/>
      </w:pPr>
    </w:p>
  </w:footnote>
  <w:footnote w:id="118">
    <w:p w14:paraId="5C7FA79B"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84DBBB4" w14:textId="77777777" w:rsidR="004E0EBB" w:rsidRDefault="004E0EBB">
      <w:pPr>
        <w:pStyle w:val="pxp"/>
      </w:pPr>
      <w:r>
        <w:rPr>
          <w:color w:val="FF0000"/>
          <w:sz w:val="20"/>
          <w:szCs w:val="20"/>
          <w:vertAlign w:val="superscript"/>
        </w:rPr>
        <w:t>►</w:t>
      </w:r>
      <w:r>
        <w:fldChar w:fldCharType="begin"/>
      </w:r>
      <w:r>
        <w:instrText>p.ct.id="f477b8b0b92511efa86bc22ba615bad8|14|31:14"</w:instrText>
      </w:r>
      <w:r>
        <w:fldChar w:fldCharType="end"/>
      </w:r>
      <w:r>
        <w:rPr>
          <w:rStyle w:val="pxst"/>
          <w:color w:val="FF0000"/>
          <w:sz w:val="20"/>
          <w:szCs w:val="20"/>
          <w:vertAlign w:val="superscript"/>
        </w:rPr>
        <w:t>►</w:t>
      </w:r>
      <w:r>
        <w:rPr>
          <w:rStyle w:val="pxst"/>
        </w:rPr>
        <w:fldChar w:fldCharType="begin"/>
      </w:r>
      <w:r>
        <w:rPr>
          <w:rStyle w:val="pxst"/>
        </w:rPr>
        <w:instrText>st.ref.id="I09IEZT"</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1.513-1(c)(2)(ii), (iii)</w:t>
      </w:r>
      <w:r>
        <w:t>.</w:t>
      </w:r>
    </w:p>
    <w:p w14:paraId="4926AC6D" w14:textId="77777777" w:rsidR="004E0EBB" w:rsidRDefault="004E0EBB">
      <w:pPr>
        <w:pStyle w:val="pxrr"/>
        <w:spacing w:before="180"/>
        <w:rPr>
          <w:sz w:val="24"/>
          <w:szCs w:val="24"/>
        </w:rPr>
      </w:pPr>
      <w:r>
        <w:rPr>
          <w:rStyle w:val="pxvis"/>
          <w:rFonts w:cs="Arial"/>
          <w:bCs/>
          <w:szCs w:val="28"/>
        </w:rPr>
        <w:t>Research References</w:t>
      </w:r>
    </w:p>
    <w:p w14:paraId="6BB1A8BD" w14:textId="77777777" w:rsidR="004E0EBB" w:rsidRDefault="004E0EBB">
      <w:pPr>
        <w:pStyle w:val="pxrrp"/>
      </w:pPr>
      <w:r>
        <w:rPr>
          <w:vanish/>
        </w:rPr>
        <w:t>&amp;ldquo;</w:t>
      </w:r>
      <w:r>
        <w:rPr>
          <w:rStyle w:val="pxvis"/>
          <w:rFonts w:ascii="Times NewRoman" w:hAnsi="Times NewRoman"/>
          <w:b w:val="0"/>
          <w:sz w:val="24"/>
        </w:rPr>
        <w:t>“</w:t>
      </w:r>
      <w:r>
        <w:t>Regularly carried on</w:t>
      </w:r>
      <w:r>
        <w:rPr>
          <w:vanish/>
        </w:rPr>
        <w:t>&amp;rdquo;</w:t>
      </w:r>
      <w:r>
        <w:rPr>
          <w:rStyle w:val="pxvis"/>
          <w:rFonts w:ascii="Times NewRoman" w:hAnsi="Times NewRoman"/>
          <w:b w:val="0"/>
          <w:sz w:val="24"/>
        </w:rPr>
        <w:t>”</w:t>
      </w:r>
      <w:r>
        <w:t xml:space="preserve"> for unrelated business income tax purposes, </w:t>
      </w:r>
      <w:r>
        <w:rPr>
          <w:rStyle w:val="pxrc"/>
          <w:color w:val="FF0000"/>
          <w:sz w:val="20"/>
          <w:szCs w:val="20"/>
          <w:vertAlign w:val="superscript"/>
        </w:rPr>
        <w:t>►</w:t>
      </w:r>
      <w:r>
        <w:rPr>
          <w:rStyle w:val="pxrc"/>
        </w:rPr>
        <w:fldChar w:fldCharType="begin"/>
      </w:r>
      <w:r>
        <w:rPr>
          <w:rStyle w:val="pxrc"/>
        </w:rPr>
        <w:instrText>rc.ref.id="I09O19L"</w:instrText>
      </w:r>
      <w:r>
        <w:rPr>
          <w:rStyle w:val="pxrc"/>
        </w:rPr>
        <w:fldChar w:fldCharType="end"/>
      </w:r>
      <w:del w:id="282" w:author="Cara Cardinale" w:date="2025-02-08T18:20:00Z">
        <w:r w:rsidDel="00823E3B">
          <w:rPr>
            <w:rStyle w:val="pxrc"/>
          </w:rPr>
          <w:delText>RIA Federal Tax Coordinator 2d</w:delText>
        </w:r>
      </w:del>
      <w:ins w:id="283" w:author="Cara Cardinale" w:date="2025-02-08T18:20:00Z">
        <w:r w:rsidR="00823E3B">
          <w:rPr>
            <w:rStyle w:val="pxrc"/>
          </w:rPr>
          <w:t>Federal Tax Coordinator 2d (RIA)</w:t>
        </w:r>
      </w:ins>
      <w:del w:id="284" w:author="Cara Cardinale" w:date="2025-02-11T12:48:00Z">
        <w:r w:rsidDel="001773A1">
          <w:rPr>
            <w:rStyle w:val="pxrc"/>
          </w:rPr>
          <w:delText>, Exempt Organizations</w:delText>
        </w:r>
      </w:del>
      <w:r>
        <w:rPr>
          <w:rStyle w:val="pxrc"/>
        </w:rPr>
        <w:t xml:space="preserve"> &amp;p;D-6808</w:t>
      </w:r>
      <w:r>
        <w:t>.</w:t>
      </w:r>
    </w:p>
    <w:p w14:paraId="19A33E05" w14:textId="77777777" w:rsidR="004E0EBB" w:rsidRDefault="004E0EBB">
      <w:pPr>
        <w:pStyle w:val="pxrrp"/>
      </w:pPr>
      <w:r>
        <w:t xml:space="preserve">Regularity of activities, </w:t>
      </w:r>
      <w:r>
        <w:rPr>
          <w:rStyle w:val="pxrc"/>
          <w:color w:val="FF0000"/>
          <w:sz w:val="20"/>
          <w:szCs w:val="20"/>
          <w:vertAlign w:val="superscript"/>
        </w:rPr>
        <w:t>►</w:t>
      </w:r>
      <w:r>
        <w:rPr>
          <w:rStyle w:val="pxrc"/>
        </w:rPr>
        <w:fldChar w:fldCharType="begin"/>
      </w:r>
      <w:r>
        <w:rPr>
          <w:rStyle w:val="pxrc"/>
        </w:rPr>
        <w:instrText>rc.ref.id="I09QUEH"</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10:60</w:t>
      </w:r>
      <w:r>
        <w:t>.</w:t>
      </w:r>
    </w:p>
    <w:p w14:paraId="268EF3E6" w14:textId="77777777" w:rsidR="00AA373E" w:rsidRDefault="00AA373E">
      <w:pPr>
        <w:pStyle w:val="pxrrp"/>
      </w:pPr>
    </w:p>
  </w:footnote>
  <w:footnote w:id="119">
    <w:p w14:paraId="552F8D3A"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1C49DFA3" w14:textId="77777777" w:rsidR="004E0EBB" w:rsidRDefault="004E0EBB">
      <w:pPr>
        <w:pStyle w:val="pxp"/>
      </w:pPr>
      <w:r>
        <w:rPr>
          <w:color w:val="FF0000"/>
          <w:sz w:val="20"/>
          <w:szCs w:val="20"/>
          <w:vertAlign w:val="superscript"/>
        </w:rPr>
        <w:t>►</w:t>
      </w:r>
      <w:r>
        <w:fldChar w:fldCharType="begin"/>
      </w:r>
      <w:r>
        <w:instrText>p.ct.id="f477b8b0b92511efa86bc22ba615bad8|14|31:14"</w:instrText>
      </w:r>
      <w:r>
        <w:fldChar w:fldCharType="end"/>
      </w:r>
      <w:r>
        <w:rPr>
          <w:rStyle w:val="pxst"/>
          <w:color w:val="FF0000"/>
          <w:sz w:val="20"/>
          <w:szCs w:val="20"/>
          <w:vertAlign w:val="superscript"/>
        </w:rPr>
        <w:t>►</w:t>
      </w:r>
      <w:r>
        <w:rPr>
          <w:rStyle w:val="pxst"/>
        </w:rPr>
        <w:fldChar w:fldCharType="begin"/>
      </w:r>
      <w:r>
        <w:rPr>
          <w:rStyle w:val="pxst"/>
        </w:rPr>
        <w:instrText>st.ref.id="I09IEZV"</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1.513-1(d)(4)(ii)</w:t>
      </w:r>
      <w:r>
        <w:t>.</w:t>
      </w:r>
    </w:p>
    <w:p w14:paraId="59152377" w14:textId="77777777" w:rsidR="004E0EBB" w:rsidRDefault="004E0EBB">
      <w:pPr>
        <w:pStyle w:val="pxp"/>
      </w:pPr>
      <w:r>
        <w:rPr>
          <w:color w:val="FF0000"/>
          <w:sz w:val="20"/>
          <w:szCs w:val="20"/>
          <w:vertAlign w:val="superscript"/>
        </w:rPr>
        <w:t>►</w:t>
      </w:r>
      <w:r>
        <w:fldChar w:fldCharType="begin"/>
      </w:r>
      <w:r>
        <w:instrText>p.ct.id="f477b8b0b92511efa86bc22ba615bad8|14|31:14"</w:instrText>
      </w:r>
      <w:r>
        <w:fldChar w:fldCharType="end"/>
      </w:r>
      <w:r>
        <w:t>Returns of unrelated business income (</w:t>
      </w:r>
      <w:r>
        <w:rPr>
          <w:rStyle w:val="pxst"/>
          <w:color w:val="FF0000"/>
          <w:sz w:val="20"/>
          <w:szCs w:val="20"/>
          <w:vertAlign w:val="superscript"/>
        </w:rPr>
        <w:t>►</w:t>
      </w:r>
      <w:r>
        <w:rPr>
          <w:rStyle w:val="pxst"/>
        </w:rPr>
        <w:fldChar w:fldCharType="begin"/>
      </w:r>
      <w:r>
        <w:rPr>
          <w:rStyle w:val="pxst"/>
        </w:rPr>
        <w:instrText>st.ref.id="I09L84R"</w:instrText>
      </w:r>
      <w:r>
        <w:rPr>
          <w:rStyle w:val="pxst"/>
        </w:rPr>
        <w:fldChar w:fldCharType="end"/>
      </w:r>
      <w:r>
        <w:rPr>
          <w:rStyle w:val="pxst"/>
        </w:rPr>
        <w:t>IRS Form 990-T</w:t>
      </w:r>
      <w:r>
        <w:t xml:space="preserve">) must be filed by every otherwise exempt organization having gross income of types includable in computing unrelated taxable income in excess of $1000. </w:t>
      </w:r>
      <w:r>
        <w:rPr>
          <w:rStyle w:val="pxst"/>
          <w:color w:val="FF0000"/>
          <w:sz w:val="20"/>
          <w:szCs w:val="20"/>
          <w:vertAlign w:val="superscript"/>
        </w:rPr>
        <w:t>►</w:t>
      </w:r>
      <w:r>
        <w:rPr>
          <w:rStyle w:val="pxst"/>
        </w:rPr>
        <w:fldChar w:fldCharType="begin"/>
      </w:r>
      <w:r>
        <w:rPr>
          <w:rStyle w:val="pxst"/>
        </w:rPr>
        <w:instrText>st.ref.id="I09O19N"</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1.6012-2(e)</w:t>
      </w:r>
      <w:r>
        <w:t>.</w:t>
      </w:r>
    </w:p>
    <w:p w14:paraId="1AFE6F5D" w14:textId="77777777" w:rsidR="004E0EBB" w:rsidRDefault="004E0EBB">
      <w:pPr>
        <w:pStyle w:val="pxrr"/>
        <w:spacing w:before="180"/>
        <w:rPr>
          <w:sz w:val="24"/>
          <w:szCs w:val="24"/>
        </w:rPr>
      </w:pPr>
      <w:r>
        <w:rPr>
          <w:rStyle w:val="pxvis"/>
          <w:rFonts w:cs="Arial"/>
          <w:bCs/>
          <w:szCs w:val="28"/>
        </w:rPr>
        <w:t>Research References</w:t>
      </w:r>
    </w:p>
    <w:p w14:paraId="2E03022D" w14:textId="77777777" w:rsidR="004E0EBB" w:rsidRDefault="004E0EBB">
      <w:pPr>
        <w:pStyle w:val="pxrrp"/>
      </w:pPr>
      <w:r>
        <w:t xml:space="preserve">Substantially related trade or business for UBIT purposes, </w:t>
      </w:r>
      <w:r>
        <w:rPr>
          <w:rStyle w:val="pxrc"/>
          <w:color w:val="FF0000"/>
          <w:sz w:val="20"/>
          <w:szCs w:val="20"/>
          <w:vertAlign w:val="superscript"/>
        </w:rPr>
        <w:t>►</w:t>
      </w:r>
      <w:r>
        <w:rPr>
          <w:rStyle w:val="pxrc"/>
        </w:rPr>
        <w:fldChar w:fldCharType="begin"/>
      </w:r>
      <w:r>
        <w:rPr>
          <w:rStyle w:val="pxrc"/>
        </w:rPr>
        <w:instrText>rc.ref.id="I09IEZY"</w:instrText>
      </w:r>
      <w:r>
        <w:rPr>
          <w:rStyle w:val="pxrc"/>
        </w:rPr>
        <w:fldChar w:fldCharType="end"/>
      </w:r>
      <w:del w:id="285" w:author="Cara Cardinale" w:date="2025-02-08T18:20:00Z">
        <w:r w:rsidDel="00823E3B">
          <w:rPr>
            <w:rStyle w:val="pxrc"/>
          </w:rPr>
          <w:delText>RIA Federal Tax Coordinator 2d</w:delText>
        </w:r>
      </w:del>
      <w:ins w:id="286" w:author="Cara Cardinale" w:date="2025-02-08T18:20:00Z">
        <w:r w:rsidR="00823E3B">
          <w:rPr>
            <w:rStyle w:val="pxrc"/>
          </w:rPr>
          <w:t>Federal Tax Coordinator 2d (RIA)</w:t>
        </w:r>
      </w:ins>
      <w:del w:id="287" w:author="Cara Cardinale" w:date="2025-02-11T12:49:00Z">
        <w:r w:rsidDel="001773A1">
          <w:rPr>
            <w:rStyle w:val="pxrc"/>
          </w:rPr>
          <w:delText>, Exempt Organizations</w:delText>
        </w:r>
      </w:del>
      <w:r>
        <w:rPr>
          <w:rStyle w:val="pxrc"/>
        </w:rPr>
        <w:t xml:space="preserve"> &amp;p;D-6811</w:t>
      </w:r>
      <w:r>
        <w:t>.</w:t>
      </w:r>
    </w:p>
    <w:p w14:paraId="44774573" w14:textId="77777777" w:rsidR="00AA373E" w:rsidRDefault="00AA373E">
      <w:pPr>
        <w:pStyle w:val="pxrrp"/>
      </w:pPr>
    </w:p>
  </w:footnote>
  <w:footnote w:id="120">
    <w:p w14:paraId="2EB02319"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63F3326" w14:textId="77777777" w:rsidR="004E0EBB" w:rsidRDefault="004E0EBB">
      <w:pPr>
        <w:pStyle w:val="pxrr"/>
        <w:spacing w:before="180"/>
        <w:rPr>
          <w:sz w:val="24"/>
          <w:szCs w:val="24"/>
        </w:rPr>
      </w:pPr>
      <w:r>
        <w:rPr>
          <w:rStyle w:val="pxvis"/>
          <w:rFonts w:cs="Arial"/>
          <w:bCs/>
          <w:szCs w:val="28"/>
        </w:rPr>
        <w:t>Research References</w:t>
      </w:r>
    </w:p>
    <w:p w14:paraId="319A1412" w14:textId="77777777" w:rsidR="004E0EBB" w:rsidRDefault="004E0EBB">
      <w:pPr>
        <w:pStyle w:val="pxrrp"/>
      </w:pPr>
      <w:r>
        <w:t xml:space="preserve">Unrelated business income, </w:t>
      </w:r>
      <w:r>
        <w:rPr>
          <w:rStyle w:val="pxrc"/>
          <w:color w:val="FF0000"/>
          <w:sz w:val="20"/>
          <w:szCs w:val="20"/>
          <w:vertAlign w:val="superscript"/>
        </w:rPr>
        <w:t>►</w:t>
      </w:r>
      <w:r>
        <w:rPr>
          <w:rStyle w:val="pxrc"/>
        </w:rPr>
        <w:fldChar w:fldCharType="begin"/>
      </w:r>
      <w:r>
        <w:rPr>
          <w:rStyle w:val="pxrc"/>
        </w:rPr>
        <w:instrText>rc.ref.id="I09O19Q"</w:instrText>
      </w:r>
      <w:r>
        <w:rPr>
          <w:rStyle w:val="pxrc"/>
        </w:rPr>
        <w:fldChar w:fldCharType="end"/>
      </w:r>
      <w:del w:id="288" w:author="Cara Cardinale" w:date="2025-02-08T18:20:00Z">
        <w:r w:rsidDel="00823E3B">
          <w:rPr>
            <w:rStyle w:val="pxrc"/>
          </w:rPr>
          <w:delText>RIA Federal Tax Coordinator 2d</w:delText>
        </w:r>
      </w:del>
      <w:ins w:id="289" w:author="Cara Cardinale" w:date="2025-02-08T18:20:00Z">
        <w:r w:rsidR="00823E3B">
          <w:rPr>
            <w:rStyle w:val="pxrc"/>
          </w:rPr>
          <w:t>Federal Tax Coordinator 2d (RIA)</w:t>
        </w:r>
      </w:ins>
      <w:del w:id="290" w:author="Cara Cardinale" w:date="2025-02-11T12:53:00Z">
        <w:r w:rsidDel="00CC6AFC">
          <w:rPr>
            <w:rStyle w:val="pxrc"/>
          </w:rPr>
          <w:delText>, Exempt Organizations</w:delText>
        </w:r>
      </w:del>
      <w:r>
        <w:rPr>
          <w:rStyle w:val="pxrc"/>
        </w:rPr>
        <w:t xml:space="preserve"> &amp;pp;D-6800 et seq.</w:t>
      </w:r>
    </w:p>
    <w:p w14:paraId="7F00B327" w14:textId="77777777" w:rsidR="004E0EBB" w:rsidRDefault="004E0EBB">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rc.ref.id="I09IF00"</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58E5DD59" w14:textId="77777777" w:rsidR="00AA373E" w:rsidRDefault="00AA373E">
      <w:pPr>
        <w:pStyle w:val="pxrrp"/>
      </w:pPr>
    </w:p>
  </w:footnote>
  <w:footnote w:id="121">
    <w:p w14:paraId="056974AE"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9ADE66B"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x.ref.id="I09L84W"</w:instrText>
      </w:r>
      <w:r>
        <w:rPr>
          <w:rStyle w:val="pxx"/>
        </w:rPr>
        <w:fldChar w:fldCharType="end"/>
      </w:r>
      <w:r>
        <w:rPr>
          <w:rStyle w:val="pxx"/>
          <w:vanish/>
        </w:rPr>
        <w:t>&amp;s;</w:t>
      </w:r>
      <w:r>
        <w:rPr>
          <w:rStyle w:val="pxvis"/>
          <w:rFonts w:ascii="Times NewRoman" w:hAnsi="Times NewRoman"/>
          <w:b w:val="0"/>
          <w:sz w:val="24"/>
        </w:rPr>
        <w:t>§</w:t>
      </w:r>
      <w:r>
        <w:rPr>
          <w:rStyle w:val="pxx"/>
        </w:rPr>
        <w:t>31:12</w:t>
      </w:r>
      <w:r>
        <w:t>.</w:t>
      </w:r>
    </w:p>
    <w:p w14:paraId="5F6D5AFB" w14:textId="77777777" w:rsidR="00AA373E" w:rsidRDefault="00AA373E">
      <w:pPr>
        <w:pStyle w:val="pxp"/>
      </w:pPr>
    </w:p>
  </w:footnote>
  <w:footnote w:id="122">
    <w:p w14:paraId="01482D4C"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8FE757B"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st.ref.id="I09O19S"</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511, 512</w:t>
      </w:r>
      <w:r>
        <w:t>.</w:t>
      </w:r>
    </w:p>
    <w:p w14:paraId="64EDC45A"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t xml:space="preserve">Real estate rentals fall into the nontaxable classification, but personal property rentals are taxable unless they are merely incidental to a real property lease. </w:t>
      </w:r>
      <w:r>
        <w:rPr>
          <w:rStyle w:val="pxst"/>
          <w:color w:val="FF0000"/>
          <w:sz w:val="20"/>
          <w:szCs w:val="20"/>
          <w:vertAlign w:val="superscript"/>
        </w:rPr>
        <w:t>►</w:t>
      </w:r>
      <w:r>
        <w:rPr>
          <w:rStyle w:val="pxst"/>
        </w:rPr>
        <w:fldChar w:fldCharType="begin"/>
      </w:r>
      <w:r>
        <w:rPr>
          <w:rStyle w:val="pxst"/>
        </w:rPr>
        <w:instrText>st.ref.id="I09TNJK"</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512(b)(3)</w:t>
      </w:r>
      <w:r>
        <w:t>.</w:t>
      </w:r>
    </w:p>
    <w:p w14:paraId="10929FBE" w14:textId="77777777" w:rsidR="004E0EBB" w:rsidRDefault="004E0EBB">
      <w:pPr>
        <w:pStyle w:val="pxrr"/>
        <w:spacing w:before="180"/>
        <w:rPr>
          <w:sz w:val="24"/>
          <w:szCs w:val="24"/>
        </w:rPr>
      </w:pPr>
      <w:r>
        <w:rPr>
          <w:rStyle w:val="pxvis"/>
          <w:rFonts w:cs="Arial"/>
          <w:bCs/>
          <w:szCs w:val="28"/>
        </w:rPr>
        <w:t>Research References</w:t>
      </w:r>
    </w:p>
    <w:p w14:paraId="6406F6D7" w14:textId="77777777" w:rsidR="004E0EBB" w:rsidRDefault="004E0EBB">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rc.ref.id="I09IF02"</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7A38867F" w14:textId="77777777" w:rsidR="004E0EBB" w:rsidRDefault="004E0EBB">
      <w:pPr>
        <w:pStyle w:val="pxrrp"/>
      </w:pPr>
      <w:r>
        <w:t xml:space="preserve">Dividends, interest, and royalties, </w:t>
      </w:r>
      <w:r>
        <w:rPr>
          <w:rStyle w:val="pxrc"/>
          <w:color w:val="FF0000"/>
          <w:sz w:val="20"/>
          <w:szCs w:val="20"/>
          <w:vertAlign w:val="superscript"/>
        </w:rPr>
        <w:t>►</w:t>
      </w:r>
      <w:r>
        <w:rPr>
          <w:rStyle w:val="pxrc"/>
        </w:rPr>
        <w:fldChar w:fldCharType="begin"/>
      </w:r>
      <w:r>
        <w:rPr>
          <w:rStyle w:val="pxrc"/>
        </w:rPr>
        <w:instrText>rc.ref.id="I09L84Y"</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10:6</w:t>
      </w:r>
      <w:ins w:id="291" w:author="Cara Cardinale" w:date="2025-02-11T12:26:00Z">
        <w:r w:rsidR="00BE3EC4">
          <w:rPr>
            <w:rStyle w:val="pxrc"/>
          </w:rPr>
          <w:t>8</w:t>
        </w:r>
      </w:ins>
      <w:del w:id="292" w:author="Cara Cardinale" w:date="2025-02-11T12:26:00Z">
        <w:r w:rsidDel="00BE3EC4">
          <w:rPr>
            <w:rStyle w:val="pxrc"/>
          </w:rPr>
          <w:delText>7</w:delText>
        </w:r>
      </w:del>
      <w:r>
        <w:t>.</w:t>
      </w:r>
    </w:p>
    <w:p w14:paraId="658CA1A8" w14:textId="77777777" w:rsidR="004E0EBB" w:rsidRDefault="004E0EBB">
      <w:pPr>
        <w:pStyle w:val="pxrrp"/>
      </w:pPr>
      <w:r>
        <w:t xml:space="preserve">Other investment income, </w:t>
      </w:r>
      <w:r>
        <w:rPr>
          <w:rStyle w:val="pxrc"/>
          <w:color w:val="FF0000"/>
          <w:sz w:val="20"/>
          <w:szCs w:val="20"/>
          <w:vertAlign w:val="superscript"/>
        </w:rPr>
        <w:t>►</w:t>
      </w:r>
      <w:r>
        <w:rPr>
          <w:rStyle w:val="pxrc"/>
        </w:rPr>
        <w:fldChar w:fldCharType="begin"/>
      </w:r>
      <w:r>
        <w:rPr>
          <w:rStyle w:val="pxrc"/>
        </w:rPr>
        <w:instrText>rc.ref.id="I09O19U"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w:t>
      </w:r>
      <w:del w:id="293" w:author="Cara Cardinale" w:date="2025-02-11T12:29:00Z">
        <w:r w:rsidDel="00BE3EC4">
          <w:rPr>
            <w:rStyle w:val="pxrc"/>
          </w:rPr>
          <w:delText>69</w:delText>
        </w:r>
      </w:del>
      <w:ins w:id="294" w:author="Cara Cardinale" w:date="2025-02-11T12:29:00Z">
        <w:r w:rsidR="00BE3EC4">
          <w:rPr>
            <w:rStyle w:val="pxrc"/>
          </w:rPr>
          <w:t>70</w:t>
        </w:r>
      </w:ins>
      <w:r>
        <w:t>.</w:t>
      </w:r>
    </w:p>
    <w:p w14:paraId="5F229D0B" w14:textId="77777777" w:rsidR="004E0EBB" w:rsidRDefault="004E0EBB">
      <w:pPr>
        <w:pStyle w:val="pxrrp"/>
      </w:pPr>
      <w:r>
        <w:t xml:space="preserve">Rents, </w:t>
      </w:r>
      <w:r>
        <w:rPr>
          <w:rStyle w:val="pxrc"/>
          <w:color w:val="FF0000"/>
          <w:sz w:val="20"/>
          <w:szCs w:val="20"/>
          <w:vertAlign w:val="superscript"/>
        </w:rPr>
        <w:t>►</w:t>
      </w:r>
      <w:r>
        <w:rPr>
          <w:rStyle w:val="pxrc"/>
        </w:rPr>
        <w:fldChar w:fldCharType="begin"/>
      </w:r>
      <w:r>
        <w:rPr>
          <w:rStyle w:val="pxrc"/>
        </w:rPr>
        <w:instrText>rc.ref.id="I09QUEQ"</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10:7</w:t>
      </w:r>
      <w:ins w:id="295" w:author="Cara Cardinale" w:date="2025-02-11T12:30:00Z">
        <w:r w:rsidR="00BE3EC4">
          <w:rPr>
            <w:rStyle w:val="pxrc"/>
          </w:rPr>
          <w:t>1</w:t>
        </w:r>
      </w:ins>
      <w:del w:id="296" w:author="Cara Cardinale" w:date="2025-02-11T12:30:00Z">
        <w:r w:rsidDel="00BE3EC4">
          <w:rPr>
            <w:rStyle w:val="pxrc"/>
          </w:rPr>
          <w:delText>0</w:delText>
        </w:r>
      </w:del>
      <w:r>
        <w:t>.</w:t>
      </w:r>
    </w:p>
    <w:p w14:paraId="4DEFA83B" w14:textId="77777777" w:rsidR="00AA373E" w:rsidRDefault="00AA373E">
      <w:pPr>
        <w:pStyle w:val="pxrrp"/>
      </w:pPr>
    </w:p>
  </w:footnote>
  <w:footnote w:id="123">
    <w:p w14:paraId="7E15B539"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1D64B16"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st.ref.id="I09TNJM"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513(c)</w:t>
      </w:r>
      <w:r>
        <w:t>.</w:t>
      </w:r>
    </w:p>
    <w:p w14:paraId="350B5CBD" w14:textId="77777777" w:rsidR="004E0EBB" w:rsidRDefault="004E0EBB">
      <w:pPr>
        <w:pStyle w:val="pxrr"/>
        <w:spacing w:before="180"/>
        <w:rPr>
          <w:sz w:val="24"/>
          <w:szCs w:val="24"/>
        </w:rPr>
      </w:pPr>
      <w:r>
        <w:rPr>
          <w:rStyle w:val="pxvis"/>
          <w:rFonts w:cs="Arial"/>
          <w:bCs/>
          <w:szCs w:val="28"/>
        </w:rPr>
        <w:t>Research References</w:t>
      </w:r>
    </w:p>
    <w:p w14:paraId="0FF19F05" w14:textId="77777777" w:rsidR="004E0EBB" w:rsidRDefault="004E0EBB">
      <w:pPr>
        <w:pStyle w:val="pxrrp"/>
      </w:pPr>
      <w:r>
        <w:t xml:space="preserve">Unrelated trade or business defined, </w:t>
      </w:r>
      <w:r>
        <w:rPr>
          <w:rStyle w:val="pxrc"/>
          <w:color w:val="FF0000"/>
          <w:sz w:val="20"/>
          <w:szCs w:val="20"/>
          <w:vertAlign w:val="superscript"/>
        </w:rPr>
        <w:t>►</w:t>
      </w:r>
      <w:r>
        <w:rPr>
          <w:rStyle w:val="pxrc"/>
        </w:rPr>
        <w:fldChar w:fldCharType="begin"/>
      </w:r>
      <w:r>
        <w:rPr>
          <w:rStyle w:val="pxrc"/>
        </w:rPr>
        <w:instrText>rc.ref.id="I09IF18"</w:instrText>
      </w:r>
      <w:r>
        <w:rPr>
          <w:rStyle w:val="pxrc"/>
        </w:rPr>
        <w:fldChar w:fldCharType="end"/>
      </w:r>
      <w:del w:id="297" w:author="Cara Cardinale" w:date="2025-02-08T18:20:00Z">
        <w:r w:rsidDel="00823E3B">
          <w:rPr>
            <w:rStyle w:val="pxrc"/>
          </w:rPr>
          <w:delText>RIA Federal Tax Coordinator 2d</w:delText>
        </w:r>
      </w:del>
      <w:ins w:id="298" w:author="Cara Cardinale" w:date="2025-02-08T18:20:00Z">
        <w:r w:rsidR="00823E3B">
          <w:rPr>
            <w:rStyle w:val="pxrc"/>
          </w:rPr>
          <w:t>Federal Tax Coordinator 2d (RIA)</w:t>
        </w:r>
      </w:ins>
      <w:del w:id="299" w:author="Cara Cardinale" w:date="2025-02-11T12:59:00Z">
        <w:r w:rsidDel="00CC6AFC">
          <w:rPr>
            <w:rStyle w:val="pxrc"/>
          </w:rPr>
          <w:delText>, Exempt Organizations</w:delText>
        </w:r>
      </w:del>
      <w:r>
        <w:rPr>
          <w:rStyle w:val="pxrc"/>
        </w:rPr>
        <w:t xml:space="preserve"> &amp;pp;D-6800 to D-6804</w:t>
      </w:r>
      <w:r>
        <w:t>.</w:t>
      </w:r>
    </w:p>
    <w:p w14:paraId="436E4CEC" w14:textId="77777777" w:rsidR="004E0EBB" w:rsidRDefault="004E0EBB">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rc.ref.id="I09IF1A"</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7989C5DC" w14:textId="77777777" w:rsidR="00AA373E" w:rsidRDefault="00AA373E">
      <w:pPr>
        <w:pStyle w:val="pxrrp"/>
      </w:pPr>
    </w:p>
  </w:footnote>
  <w:footnote w:id="124">
    <w:p w14:paraId="357877BE"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9968060"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st.ref.id="I09L866"</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513(a)</w:t>
      </w:r>
      <w:r>
        <w:t>.</w:t>
      </w:r>
    </w:p>
    <w:p w14:paraId="4DC7C03C" w14:textId="77777777" w:rsidR="004E0EBB" w:rsidRDefault="004E0EBB">
      <w:pPr>
        <w:pStyle w:val="pxrr"/>
        <w:spacing w:before="180"/>
        <w:rPr>
          <w:sz w:val="24"/>
          <w:szCs w:val="24"/>
        </w:rPr>
      </w:pPr>
      <w:r>
        <w:rPr>
          <w:rStyle w:val="pxvis"/>
          <w:rFonts w:cs="Arial"/>
          <w:bCs/>
          <w:szCs w:val="28"/>
        </w:rPr>
        <w:t>Research References</w:t>
      </w:r>
    </w:p>
    <w:p w14:paraId="0326A414" w14:textId="77777777" w:rsidR="004E0EBB" w:rsidRDefault="004E0EBB">
      <w:pPr>
        <w:pStyle w:val="pxrrp"/>
      </w:pPr>
      <w:r>
        <w:t xml:space="preserve">Unrelated trade or business defined, </w:t>
      </w:r>
      <w:r>
        <w:rPr>
          <w:rStyle w:val="pxrc"/>
          <w:color w:val="FF0000"/>
          <w:sz w:val="20"/>
          <w:szCs w:val="20"/>
          <w:vertAlign w:val="superscript"/>
        </w:rPr>
        <w:t>►</w:t>
      </w:r>
      <w:r>
        <w:rPr>
          <w:rStyle w:val="pxrc"/>
        </w:rPr>
        <w:fldChar w:fldCharType="begin"/>
      </w:r>
      <w:r>
        <w:rPr>
          <w:rStyle w:val="pxrc"/>
        </w:rPr>
        <w:instrText>rc.ref.id="I09O1B2"</w:instrText>
      </w:r>
      <w:r>
        <w:rPr>
          <w:rStyle w:val="pxrc"/>
        </w:rPr>
        <w:fldChar w:fldCharType="end"/>
      </w:r>
      <w:del w:id="300" w:author="Cara Cardinale" w:date="2025-02-08T18:20:00Z">
        <w:r w:rsidDel="00823E3B">
          <w:rPr>
            <w:rStyle w:val="pxrc"/>
          </w:rPr>
          <w:delText>RIA Federal Tax Coordinator 2d</w:delText>
        </w:r>
      </w:del>
      <w:ins w:id="301" w:author="Cara Cardinale" w:date="2025-02-08T18:20:00Z">
        <w:r w:rsidR="00823E3B">
          <w:rPr>
            <w:rStyle w:val="pxrc"/>
          </w:rPr>
          <w:t>Federal Tax Coordinator 2d (RIA)</w:t>
        </w:r>
      </w:ins>
      <w:del w:id="302" w:author="Cara Cardinale" w:date="2025-02-11T13:00:00Z">
        <w:r w:rsidDel="00CC6AFC">
          <w:rPr>
            <w:rStyle w:val="pxrc"/>
          </w:rPr>
          <w:delText>, Exempt Organizations</w:delText>
        </w:r>
      </w:del>
      <w:r>
        <w:rPr>
          <w:rStyle w:val="pxrc"/>
        </w:rPr>
        <w:t xml:space="preserve"> &amp;pp;D-6800 to D-6804</w:t>
      </w:r>
      <w:r>
        <w:t>.</w:t>
      </w:r>
    </w:p>
    <w:p w14:paraId="7C71446A" w14:textId="77777777" w:rsidR="004E0EBB" w:rsidRDefault="004E0EBB">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rc.ref.id="I09IF6Y"</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205A9CB5" w14:textId="77777777" w:rsidR="00AA373E" w:rsidRDefault="00AA373E">
      <w:pPr>
        <w:pStyle w:val="pxrrp"/>
      </w:pPr>
    </w:p>
  </w:footnote>
  <w:footnote w:id="125">
    <w:p w14:paraId="4F3AA272"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776CF53"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st.ref.id="I09L8BU"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512(b)(4)</w:t>
      </w:r>
      <w:r>
        <w:t>.</w:t>
      </w:r>
    </w:p>
    <w:p w14:paraId="43FC69CF" w14:textId="77777777" w:rsidR="004E0EBB" w:rsidRDefault="004E0EBB">
      <w:pPr>
        <w:pStyle w:val="pxrr"/>
        <w:spacing w:before="180"/>
        <w:rPr>
          <w:sz w:val="24"/>
          <w:szCs w:val="24"/>
        </w:rPr>
      </w:pPr>
      <w:r>
        <w:rPr>
          <w:rStyle w:val="pxvis"/>
          <w:rFonts w:cs="Arial"/>
          <w:bCs/>
          <w:szCs w:val="28"/>
        </w:rPr>
        <w:t>Research References</w:t>
      </w:r>
    </w:p>
    <w:p w14:paraId="45740F0D" w14:textId="77777777" w:rsidR="004E0EBB" w:rsidRDefault="004E0EBB">
      <w:pPr>
        <w:pStyle w:val="pxrrp"/>
      </w:pPr>
      <w:r>
        <w:t xml:space="preserve">Unrelated debt-financed income, </w:t>
      </w:r>
      <w:r>
        <w:rPr>
          <w:rStyle w:val="pxrc"/>
          <w:color w:val="FF0000"/>
          <w:sz w:val="20"/>
          <w:szCs w:val="20"/>
          <w:vertAlign w:val="superscript"/>
        </w:rPr>
        <w:t>►</w:t>
      </w:r>
      <w:r>
        <w:rPr>
          <w:rStyle w:val="pxrc"/>
        </w:rPr>
        <w:fldChar w:fldCharType="begin"/>
      </w:r>
      <w:r>
        <w:rPr>
          <w:rStyle w:val="pxrc"/>
        </w:rPr>
        <w:instrText>rc.ref.id="I09O1GQ"</w:instrText>
      </w:r>
      <w:r>
        <w:rPr>
          <w:rStyle w:val="pxrc"/>
        </w:rPr>
        <w:fldChar w:fldCharType="end"/>
      </w:r>
      <w:del w:id="303" w:author="Cara Cardinale" w:date="2025-02-08T18:20:00Z">
        <w:r w:rsidDel="00823E3B">
          <w:rPr>
            <w:rStyle w:val="pxrc"/>
          </w:rPr>
          <w:delText>RIA Federal Tax Coordinator 2d</w:delText>
        </w:r>
      </w:del>
      <w:ins w:id="304" w:author="Cara Cardinale" w:date="2025-02-08T18:20:00Z">
        <w:r w:rsidR="00823E3B">
          <w:rPr>
            <w:rStyle w:val="pxrc"/>
          </w:rPr>
          <w:t>Federal Tax Coordinator 2d (RIA)</w:t>
        </w:r>
      </w:ins>
      <w:del w:id="305" w:author="Cara Cardinale" w:date="2025-02-11T13:01:00Z">
        <w:r w:rsidDel="00CC6AFC">
          <w:rPr>
            <w:rStyle w:val="pxrc"/>
          </w:rPr>
          <w:delText>, Exempt Organizations</w:delText>
        </w:r>
      </w:del>
      <w:r>
        <w:rPr>
          <w:rStyle w:val="pxrc"/>
        </w:rPr>
        <w:t xml:space="preserve"> &amp;pp;D-7000 et seq.</w:t>
      </w:r>
    </w:p>
    <w:p w14:paraId="1072524C" w14:textId="77777777" w:rsidR="004E0EBB" w:rsidRDefault="004E0EBB">
      <w:pPr>
        <w:pStyle w:val="pxrrp"/>
      </w:pPr>
      <w:r>
        <w:t xml:space="preserve">Debt-financed acquisitions, </w:t>
      </w:r>
      <w:r>
        <w:rPr>
          <w:rStyle w:val="pxrc"/>
          <w:color w:val="FF0000"/>
          <w:sz w:val="20"/>
          <w:szCs w:val="20"/>
          <w:vertAlign w:val="superscript"/>
        </w:rPr>
        <w:t>►</w:t>
      </w:r>
      <w:r>
        <w:rPr>
          <w:rStyle w:val="pxrc"/>
        </w:rPr>
        <w:fldChar w:fldCharType="begin"/>
      </w:r>
      <w:r>
        <w:rPr>
          <w:rStyle w:val="pxrc"/>
        </w:rPr>
        <w:instrText>rc.ref.id="I09QULM"</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w:t>
      </w:r>
      <w:del w:id="306" w:author="Cara Cardinale" w:date="2025-02-11T13:25:00Z">
        <w:r w:rsidDel="008540B2">
          <w:rPr>
            <w:rStyle w:val="pxrc"/>
          </w:rPr>
          <w:delText>76, 10:77</w:delText>
        </w:r>
      </w:del>
      <w:ins w:id="307" w:author="Cara Cardinale" w:date="2025-02-11T13:25:00Z">
        <w:r w:rsidR="008540B2">
          <w:rPr>
            <w:rStyle w:val="pxrc"/>
          </w:rPr>
          <w:t>77, 10:78</w:t>
        </w:r>
      </w:ins>
      <w:r>
        <w:t>.</w:t>
      </w:r>
    </w:p>
    <w:p w14:paraId="0CCBE8A8" w14:textId="77777777" w:rsidR="00AA373E" w:rsidRDefault="00AA373E">
      <w:pPr>
        <w:pStyle w:val="pxrrp"/>
      </w:pPr>
    </w:p>
  </w:footnote>
  <w:footnote w:id="126">
    <w:p w14:paraId="05A92D9B"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46474C1B"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st.ref.id="I09IF70"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514(c)(7)</w:t>
      </w:r>
      <w:r>
        <w:t>.</w:t>
      </w:r>
    </w:p>
    <w:p w14:paraId="383F7583" w14:textId="77777777" w:rsidR="00AA373E" w:rsidRDefault="00AA373E">
      <w:pPr>
        <w:pStyle w:val="pxp"/>
      </w:pPr>
    </w:p>
  </w:footnote>
  <w:footnote w:id="127">
    <w:p w14:paraId="758BE3ED"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12B3E3ED"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st.ref.id="I09L8BW"</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1.514(b)-1(a)</w:t>
      </w:r>
      <w:r>
        <w:t>.</w:t>
      </w:r>
    </w:p>
    <w:p w14:paraId="1A3BB312" w14:textId="77777777" w:rsidR="00AA373E" w:rsidRDefault="00AA373E">
      <w:pPr>
        <w:pStyle w:val="pxp"/>
      </w:pPr>
    </w:p>
  </w:footnote>
  <w:footnote w:id="128">
    <w:p w14:paraId="7F518750" w14:textId="77777777" w:rsidR="004E0EBB" w:rsidRDefault="004E0EBB">
      <w:pPr>
        <w:rPr>
          <w:rStyle w:val="FootnoteReference"/>
        </w:rPr>
      </w:pPr>
      <w:r w:rsidRPr="00E32094">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75C0F6BB"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st.ref.id="I09O1GS"</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w:t>
      </w:r>
      <w:r>
        <w:t>.</w:t>
      </w:r>
    </w:p>
    <w:p w14:paraId="06C648B7" w14:textId="77777777" w:rsidR="004E0EBB" w:rsidRDefault="004E0EBB">
      <w:pPr>
        <w:pStyle w:val="pxrr"/>
        <w:spacing w:before="180"/>
        <w:rPr>
          <w:sz w:val="24"/>
          <w:szCs w:val="24"/>
        </w:rPr>
      </w:pPr>
      <w:r>
        <w:rPr>
          <w:rStyle w:val="pxvis"/>
          <w:rFonts w:cs="Arial"/>
          <w:bCs/>
          <w:szCs w:val="28"/>
        </w:rPr>
        <w:t>Research References</w:t>
      </w:r>
    </w:p>
    <w:p w14:paraId="7FE053CB" w14:textId="77777777" w:rsidR="004E0EBB" w:rsidRDefault="004E0EBB">
      <w:pPr>
        <w:pStyle w:val="pxrrp"/>
      </w:pPr>
      <w:r>
        <w:t xml:space="preserve">Unrelated debt-financed income, </w:t>
      </w:r>
      <w:r>
        <w:rPr>
          <w:rStyle w:val="pxrc"/>
          <w:color w:val="FF0000"/>
          <w:sz w:val="20"/>
          <w:szCs w:val="20"/>
          <w:vertAlign w:val="superscript"/>
        </w:rPr>
        <w:t>►</w:t>
      </w:r>
      <w:r>
        <w:rPr>
          <w:rStyle w:val="pxrc"/>
        </w:rPr>
        <w:fldChar w:fldCharType="begin"/>
      </w:r>
      <w:r>
        <w:rPr>
          <w:rStyle w:val="pxrc"/>
        </w:rPr>
        <w:instrText>rc.ref.id="I09QULO"</w:instrText>
      </w:r>
      <w:r>
        <w:rPr>
          <w:rStyle w:val="pxrc"/>
        </w:rPr>
        <w:fldChar w:fldCharType="end"/>
      </w:r>
      <w:del w:id="308" w:author="Cara Cardinale" w:date="2025-02-08T18:20:00Z">
        <w:r w:rsidDel="00823E3B">
          <w:rPr>
            <w:rStyle w:val="pxrc"/>
          </w:rPr>
          <w:delText>RIA Federal Tax Coordinator 2d</w:delText>
        </w:r>
      </w:del>
      <w:ins w:id="309" w:author="Cara Cardinale" w:date="2025-02-08T18:20:00Z">
        <w:r w:rsidR="00823E3B">
          <w:rPr>
            <w:rStyle w:val="pxrc"/>
          </w:rPr>
          <w:t>Federal Tax Coordinator 2d (RIA)</w:t>
        </w:r>
      </w:ins>
      <w:del w:id="310" w:author="Cara Cardinale" w:date="2025-02-11T21:56:00Z">
        <w:r w:rsidDel="00EC51B2">
          <w:rPr>
            <w:rStyle w:val="pxrc"/>
          </w:rPr>
          <w:delText>, Exempt Organizations</w:delText>
        </w:r>
      </w:del>
      <w:r>
        <w:rPr>
          <w:rStyle w:val="pxrc"/>
        </w:rPr>
        <w:t xml:space="preserve"> &amp;pp;D-7000 et seq.</w:t>
      </w:r>
    </w:p>
    <w:p w14:paraId="5BFB7F3E" w14:textId="77777777" w:rsidR="004E0EBB" w:rsidRDefault="004E0EBB">
      <w:pPr>
        <w:pStyle w:val="pxrrp"/>
      </w:pPr>
      <w:r>
        <w:t xml:space="preserve">Debt-financed acquisitions, </w:t>
      </w:r>
      <w:r>
        <w:rPr>
          <w:rStyle w:val="pxrc"/>
          <w:color w:val="FF0000"/>
          <w:sz w:val="20"/>
          <w:szCs w:val="20"/>
          <w:vertAlign w:val="superscript"/>
        </w:rPr>
        <w:t>►</w:t>
      </w:r>
      <w:r>
        <w:rPr>
          <w:rStyle w:val="pxrc"/>
        </w:rPr>
        <w:fldChar w:fldCharType="begin"/>
      </w:r>
      <w:r>
        <w:rPr>
          <w:rStyle w:val="pxrc"/>
        </w:rPr>
        <w:instrText>rc.ref.id="I09IF73"</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w:t>
      </w:r>
      <w:del w:id="311" w:author="Cara Cardinale" w:date="2025-02-11T13:25:00Z">
        <w:r w:rsidDel="008540B2">
          <w:rPr>
            <w:rStyle w:val="pxrc"/>
          </w:rPr>
          <w:delText>76, 10:77</w:delText>
        </w:r>
      </w:del>
      <w:ins w:id="312" w:author="Cara Cardinale" w:date="2025-02-11T13:25:00Z">
        <w:r w:rsidR="008540B2">
          <w:rPr>
            <w:rStyle w:val="pxrc"/>
          </w:rPr>
          <w:t>77, 10:78</w:t>
        </w:r>
      </w:ins>
      <w:r>
        <w:t>.</w:t>
      </w:r>
    </w:p>
    <w:p w14:paraId="5A4D47F6" w14:textId="77777777" w:rsidR="00AA373E" w:rsidRDefault="00AA373E">
      <w:pPr>
        <w:pStyle w:val="pxrrp"/>
      </w:pPr>
    </w:p>
  </w:footnote>
  <w:footnote w:id="129">
    <w:p w14:paraId="61CE8B6C" w14:textId="77777777" w:rsidR="004E0EBB" w:rsidRDefault="004E0EBB">
      <w:pPr>
        <w:rPr>
          <w:rStyle w:val="FootnoteReference"/>
        </w:rPr>
      </w:pPr>
      <w:r w:rsidRPr="00E32094">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4BC78D05"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st.ref.id="I09L8BZ"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514(c)(9)</w:t>
      </w:r>
      <w:r>
        <w:t>.</w:t>
      </w:r>
    </w:p>
    <w:p w14:paraId="4179CA0A" w14:textId="77777777" w:rsidR="00AA373E" w:rsidRDefault="00AA373E">
      <w:pPr>
        <w:pStyle w:val="pxp"/>
      </w:pPr>
    </w:p>
  </w:footnote>
  <w:footnote w:id="130">
    <w:p w14:paraId="7848B793" w14:textId="77777777" w:rsidR="004E0EBB" w:rsidRDefault="004E0EBB">
      <w:pPr>
        <w:rPr>
          <w:rStyle w:val="FootnoteReference"/>
        </w:rPr>
      </w:pPr>
      <w:r w:rsidRPr="00E32094">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18B7695B"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st.ref.id="I09O1GV"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514(c)(9)(G)</w:t>
      </w:r>
      <w:r>
        <w:t>.</w:t>
      </w:r>
    </w:p>
    <w:p w14:paraId="4F5191B6" w14:textId="77777777" w:rsidR="004E0EBB" w:rsidRDefault="004E0EBB">
      <w:pPr>
        <w:pStyle w:val="pxrr"/>
        <w:spacing w:before="180"/>
        <w:rPr>
          <w:sz w:val="24"/>
          <w:szCs w:val="24"/>
        </w:rPr>
      </w:pPr>
      <w:r>
        <w:rPr>
          <w:rStyle w:val="pxvis"/>
          <w:rFonts w:cs="Arial"/>
          <w:bCs/>
          <w:szCs w:val="28"/>
        </w:rPr>
        <w:t>Research References</w:t>
      </w:r>
    </w:p>
    <w:p w14:paraId="074FE22A" w14:textId="77777777" w:rsidR="004E0EBB" w:rsidRDefault="004E0EBB">
      <w:pPr>
        <w:pStyle w:val="pxrrp"/>
      </w:pPr>
      <w:r>
        <w:t>Leasebacks covering no more than 25</w:t>
      </w:r>
      <w:r>
        <w:rPr>
          <w:vanish/>
        </w:rPr>
        <w:t>&amp;percnt;</w:t>
      </w:r>
      <w:r>
        <w:rPr>
          <w:rStyle w:val="pxvis"/>
          <w:rFonts w:ascii="Times NewRoman" w:hAnsi="Times NewRoman"/>
          <w:b w:val="0"/>
          <w:sz w:val="24"/>
        </w:rPr>
        <w:t>%</w:t>
      </w:r>
      <w:r>
        <w:t xml:space="preserve"> of leasable space, </w:t>
      </w:r>
      <w:r>
        <w:rPr>
          <w:rStyle w:val="pxrc"/>
          <w:color w:val="FF0000"/>
          <w:sz w:val="20"/>
          <w:szCs w:val="20"/>
          <w:vertAlign w:val="superscript"/>
        </w:rPr>
        <w:t>►</w:t>
      </w:r>
      <w:r>
        <w:rPr>
          <w:rStyle w:val="pxrc"/>
        </w:rPr>
        <w:fldChar w:fldCharType="begin"/>
      </w:r>
      <w:r>
        <w:rPr>
          <w:rStyle w:val="pxrc"/>
        </w:rPr>
        <w:instrText>rc.ref.id="I09IF75"</w:instrText>
      </w:r>
      <w:r>
        <w:rPr>
          <w:rStyle w:val="pxrc"/>
        </w:rPr>
        <w:fldChar w:fldCharType="end"/>
      </w:r>
      <w:del w:id="313" w:author="Cara Cardinale" w:date="2025-02-08T18:20:00Z">
        <w:r w:rsidDel="00823E3B">
          <w:rPr>
            <w:rStyle w:val="pxrc"/>
          </w:rPr>
          <w:delText>RIA Federal Tax Coordinator 2d</w:delText>
        </w:r>
      </w:del>
      <w:ins w:id="314" w:author="Cara Cardinale" w:date="2025-02-08T18:20:00Z">
        <w:r w:rsidR="00823E3B">
          <w:rPr>
            <w:rStyle w:val="pxrc"/>
          </w:rPr>
          <w:t>Federal Tax Coordinator 2d (RIA)</w:t>
        </w:r>
      </w:ins>
      <w:del w:id="315" w:author="Cara Cardinale" w:date="2025-02-11T21:54:00Z">
        <w:r w:rsidDel="007316DA">
          <w:rPr>
            <w:rStyle w:val="pxrc"/>
          </w:rPr>
          <w:delText>, Exempt Organiza</w:delText>
        </w:r>
      </w:del>
      <w:del w:id="316" w:author="Cara Cardinale" w:date="2025-02-11T21:55:00Z">
        <w:r w:rsidDel="007316DA">
          <w:rPr>
            <w:rStyle w:val="pxrc"/>
          </w:rPr>
          <w:delText>tions</w:delText>
        </w:r>
      </w:del>
      <w:r>
        <w:rPr>
          <w:rStyle w:val="pxrc"/>
        </w:rPr>
        <w:t xml:space="preserve"> &amp;p;D-7055.1</w:t>
      </w:r>
      <w:r>
        <w:t>.</w:t>
      </w:r>
    </w:p>
    <w:p w14:paraId="1EA42014" w14:textId="77777777" w:rsidR="00AA373E" w:rsidRDefault="00AA373E">
      <w:pPr>
        <w:pStyle w:val="pxrrp"/>
      </w:pPr>
    </w:p>
  </w:footnote>
  <w:footnote w:id="131">
    <w:p w14:paraId="196F694C" w14:textId="77777777" w:rsidR="004E0EBB" w:rsidRDefault="004E0EBB">
      <w:pPr>
        <w:rPr>
          <w:rStyle w:val="FootnoteReference"/>
        </w:rPr>
      </w:pPr>
      <w:r w:rsidRPr="00E32094">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62274DC4"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st.ref.id="I09L8C1"</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514(c)(9)</w:t>
      </w:r>
      <w:r>
        <w:t>.</w:t>
      </w:r>
    </w:p>
    <w:p w14:paraId="18DF4B25" w14:textId="77777777" w:rsidR="00AA373E" w:rsidRDefault="00AA373E">
      <w:pPr>
        <w:pStyle w:val="pxp"/>
      </w:pPr>
    </w:p>
  </w:footnote>
  <w:footnote w:id="132">
    <w:p w14:paraId="49529658" w14:textId="77777777" w:rsidR="004E0EBB" w:rsidRDefault="004E0EBB">
      <w:pPr>
        <w:rPr>
          <w:rStyle w:val="FootnoteReference"/>
        </w:rPr>
      </w:pPr>
      <w:r w:rsidRPr="00E32094">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005E87E3" w14:textId="77777777" w:rsidR="004E0EBB" w:rsidRDefault="004E0EBB">
      <w:pPr>
        <w:pStyle w:val="pxp"/>
      </w:pPr>
      <w:r>
        <w:rPr>
          <w:color w:val="FF0000"/>
          <w:sz w:val="20"/>
          <w:szCs w:val="20"/>
          <w:vertAlign w:val="superscript"/>
        </w:rPr>
        <w:t>►</w:t>
      </w:r>
      <w:r>
        <w:fldChar w:fldCharType="begin"/>
      </w:r>
      <w:r>
        <w:instrText>p.ct.id="f477b8b0b92511efa86bc22ba615bad8|15|31:15"</w:instrText>
      </w:r>
      <w:r>
        <w:fldChar w:fldCharType="end"/>
      </w:r>
      <w:r>
        <w:rPr>
          <w:rStyle w:val="pxst"/>
          <w:color w:val="FF0000"/>
          <w:sz w:val="20"/>
          <w:szCs w:val="20"/>
          <w:vertAlign w:val="superscript"/>
        </w:rPr>
        <w:t>►</w:t>
      </w:r>
      <w:r>
        <w:rPr>
          <w:rStyle w:val="pxst"/>
        </w:rPr>
        <w:fldChar w:fldCharType="begin"/>
      </w:r>
      <w:r>
        <w:rPr>
          <w:rStyle w:val="pxst"/>
        </w:rPr>
        <w:instrText>st.ref.id="I09IF8B"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514(c)(9)(H)</w:t>
      </w:r>
      <w:r>
        <w:t>.</w:t>
      </w:r>
    </w:p>
    <w:p w14:paraId="458FC1BE" w14:textId="77777777" w:rsidR="00AA373E" w:rsidRDefault="00AA373E">
      <w:pPr>
        <w:pStyle w:val="pxp"/>
      </w:pPr>
    </w:p>
  </w:footnote>
  <w:footnote w:id="133">
    <w:p w14:paraId="37086B4B"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5908F93B"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t xml:space="preserve">As to state and federal taxation of unrelated business taxable income, generally, see </w:t>
      </w:r>
      <w:r>
        <w:rPr>
          <w:rStyle w:val="pxx"/>
          <w:color w:val="FF0000"/>
          <w:sz w:val="20"/>
          <w:szCs w:val="20"/>
          <w:vertAlign w:val="superscript"/>
        </w:rPr>
        <w:t>►</w:t>
      </w:r>
      <w:r>
        <w:rPr>
          <w:rStyle w:val="pxx"/>
        </w:rPr>
        <w:fldChar w:fldCharType="begin"/>
      </w:r>
      <w:r>
        <w:rPr>
          <w:rStyle w:val="pxx"/>
        </w:rPr>
        <w:instrText>x.ref.id="I09O1I3"</w:instrText>
      </w:r>
      <w:r>
        <w:rPr>
          <w:rStyle w:val="pxx"/>
        </w:rPr>
        <w:fldChar w:fldCharType="end"/>
      </w:r>
      <w:r>
        <w:rPr>
          <w:rStyle w:val="pxx"/>
          <w:vanish/>
        </w:rPr>
        <w:t>&amp;ss;</w:t>
      </w:r>
      <w:r>
        <w:rPr>
          <w:rStyle w:val="pxvis"/>
          <w:rFonts w:ascii="Times NewRoman" w:hAnsi="Times NewRoman"/>
          <w:b w:val="0"/>
          <w:sz w:val="24"/>
        </w:rPr>
        <w:t>§§</w:t>
      </w:r>
      <w:r>
        <w:rPr>
          <w:rStyle w:val="pxx"/>
        </w:rPr>
        <w:t>31:13, 31:14</w:t>
      </w:r>
      <w:r>
        <w:t>.</w:t>
      </w:r>
    </w:p>
    <w:p w14:paraId="484E363B" w14:textId="77777777" w:rsidR="004E0EBB" w:rsidRDefault="004E0EBB">
      <w:pPr>
        <w:pStyle w:val="pxrr"/>
        <w:spacing w:before="180"/>
        <w:rPr>
          <w:sz w:val="24"/>
          <w:szCs w:val="24"/>
        </w:rPr>
      </w:pPr>
      <w:r>
        <w:rPr>
          <w:rStyle w:val="pxvis"/>
          <w:rFonts w:cs="Arial"/>
          <w:bCs/>
          <w:szCs w:val="28"/>
        </w:rPr>
        <w:t>Research References</w:t>
      </w:r>
    </w:p>
    <w:p w14:paraId="7B83618D" w14:textId="77777777" w:rsidR="004E0EBB" w:rsidRDefault="004E0EBB">
      <w:pPr>
        <w:pStyle w:val="pxrrp"/>
      </w:pPr>
      <w:r>
        <w:t xml:space="preserve">Corporations not subject to franchise tax, </w:t>
      </w:r>
      <w:r>
        <w:rPr>
          <w:rStyle w:val="pxrc"/>
          <w:color w:val="FF0000"/>
          <w:sz w:val="20"/>
          <w:szCs w:val="20"/>
          <w:vertAlign w:val="superscript"/>
        </w:rPr>
        <w:t>►</w:t>
      </w:r>
      <w:r>
        <w:rPr>
          <w:rStyle w:val="pxrc"/>
        </w:rPr>
        <w:fldChar w:fldCharType="begin"/>
      </w:r>
      <w:r>
        <w:rPr>
          <w:rStyle w:val="pxrc"/>
        </w:rPr>
        <w:instrText>rc.ref.id="I09IF8D"</w:instrText>
      </w:r>
      <w:r>
        <w:rPr>
          <w:rStyle w:val="pxrc"/>
        </w:rPr>
        <w:fldChar w:fldCharType="end"/>
      </w:r>
      <w:r>
        <w:rPr>
          <w:rStyle w:val="pxrc"/>
        </w:rPr>
        <w:t xml:space="preserve">N.Y. Jur. 2d, Taxation and Assessment </w:t>
      </w:r>
      <w:r>
        <w:rPr>
          <w:rStyle w:val="pxrc"/>
          <w:vanish/>
        </w:rPr>
        <w:t>&amp;s;</w:t>
      </w:r>
      <w:r>
        <w:rPr>
          <w:rStyle w:val="pxvis"/>
          <w:rFonts w:ascii="Times NewRoman" w:hAnsi="Times NewRoman"/>
          <w:b w:val="0"/>
          <w:sz w:val="24"/>
        </w:rPr>
        <w:t>§</w:t>
      </w:r>
      <w:r>
        <w:rPr>
          <w:rStyle w:val="pxrc"/>
        </w:rPr>
        <w:t>13</w:t>
      </w:r>
      <w:del w:id="317" w:author="Cara Cardinale" w:date="2025-02-11T22:00:00Z">
        <w:r w:rsidDel="00EC51B2">
          <w:rPr>
            <w:rStyle w:val="pxrc"/>
          </w:rPr>
          <w:delText>00</w:delText>
        </w:r>
      </w:del>
      <w:ins w:id="318" w:author="Cara Cardinale" w:date="2025-02-11T22:00:00Z">
        <w:r w:rsidR="00EC51B2">
          <w:rPr>
            <w:rStyle w:val="pxrc"/>
          </w:rPr>
          <w:t>11</w:t>
        </w:r>
      </w:ins>
      <w:r>
        <w:t>.</w:t>
      </w:r>
    </w:p>
    <w:p w14:paraId="7A42628B" w14:textId="77777777" w:rsidR="00AA373E" w:rsidRDefault="00AA373E">
      <w:pPr>
        <w:pStyle w:val="pxrrp"/>
      </w:pPr>
    </w:p>
  </w:footnote>
  <w:footnote w:id="134">
    <w:p w14:paraId="5FCB664E"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920A943"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st.ref.id="I09L8D9"</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r>
        <w:rPr>
          <w:rStyle w:val="pxst"/>
        </w:rPr>
        <w:t>1-</w:t>
      </w:r>
      <w:del w:id="319" w:author="Cara Cardinale" w:date="2025-02-11T22:15:00Z">
        <w:r w:rsidDel="00E82D0D">
          <w:rPr>
            <w:rStyle w:val="pxst"/>
          </w:rPr>
          <w:delText>3</w:delText>
        </w:r>
      </w:del>
      <w:ins w:id="320" w:author="Cara Cardinale" w:date="2025-02-11T22:15:00Z">
        <w:r w:rsidR="00E82D0D">
          <w:rPr>
            <w:rStyle w:val="pxst"/>
          </w:rPr>
          <w:t>2</w:t>
        </w:r>
      </w:ins>
      <w:r>
        <w:rPr>
          <w:rStyle w:val="pxst"/>
        </w:rPr>
        <w:t>.</w:t>
      </w:r>
      <w:del w:id="321" w:author="Cara Cardinale" w:date="2025-02-11T22:15:00Z">
        <w:r w:rsidDel="00E82D0D">
          <w:rPr>
            <w:rStyle w:val="pxst"/>
          </w:rPr>
          <w:delText>4</w:delText>
        </w:r>
      </w:del>
      <w:ins w:id="322" w:author="Cara Cardinale" w:date="2025-02-11T22:15:00Z">
        <w:r w:rsidR="00E82D0D">
          <w:rPr>
            <w:rStyle w:val="pxst"/>
          </w:rPr>
          <w:t>11</w:t>
        </w:r>
      </w:ins>
      <w:r>
        <w:rPr>
          <w:rStyle w:val="pxst"/>
        </w:rPr>
        <w:t>(b)(6)</w:t>
      </w:r>
      <w:r>
        <w:t>.</w:t>
      </w:r>
    </w:p>
    <w:p w14:paraId="150A2A89"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t xml:space="preserve">To obtain an exemption, the corporation must file New York Taxation and Finance Form CT-247 and all IRS documents granting or denying an exemption with the Department of Taxation and Finance. The IRS determination is generally followed. </w:t>
      </w:r>
      <w:r>
        <w:rPr>
          <w:rStyle w:val="pxst"/>
          <w:color w:val="FF0000"/>
          <w:sz w:val="20"/>
          <w:szCs w:val="20"/>
          <w:vertAlign w:val="superscript"/>
        </w:rPr>
        <w:t>►</w:t>
      </w:r>
      <w:r>
        <w:rPr>
          <w:rStyle w:val="pxst"/>
        </w:rPr>
        <w:fldChar w:fldCharType="begin"/>
      </w:r>
      <w:r>
        <w:rPr>
          <w:rStyle w:val="pxst"/>
        </w:rPr>
        <w:instrText>st.ref.id="I09O1I5"</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r>
        <w:rPr>
          <w:rStyle w:val="pxst"/>
        </w:rPr>
        <w:t>1-</w:t>
      </w:r>
      <w:ins w:id="323" w:author="Cara Cardinale" w:date="2025-02-11T22:16:00Z">
        <w:r w:rsidR="00E82D0D">
          <w:rPr>
            <w:rStyle w:val="pxst"/>
          </w:rPr>
          <w:t>2</w:t>
        </w:r>
      </w:ins>
      <w:del w:id="324" w:author="Cara Cardinale" w:date="2025-02-11T22:16:00Z">
        <w:r w:rsidDel="00E82D0D">
          <w:rPr>
            <w:rStyle w:val="pxst"/>
          </w:rPr>
          <w:delText>3</w:delText>
        </w:r>
      </w:del>
      <w:r>
        <w:rPr>
          <w:rStyle w:val="pxst"/>
        </w:rPr>
        <w:t>.</w:t>
      </w:r>
      <w:del w:id="325" w:author="Cara Cardinale" w:date="2025-02-11T22:16:00Z">
        <w:r w:rsidDel="00E82D0D">
          <w:rPr>
            <w:rStyle w:val="pxst"/>
          </w:rPr>
          <w:delText>4</w:delText>
        </w:r>
      </w:del>
      <w:ins w:id="326" w:author="Cara Cardinale" w:date="2025-02-11T22:16:00Z">
        <w:r w:rsidR="00E82D0D">
          <w:rPr>
            <w:rStyle w:val="pxst"/>
          </w:rPr>
          <w:t>11</w:t>
        </w:r>
      </w:ins>
      <w:r>
        <w:rPr>
          <w:rStyle w:val="pxst"/>
        </w:rPr>
        <w:t>(b)(6)</w:t>
      </w:r>
      <w:r>
        <w:t xml:space="preserve">. While the income to a charitable organization is exempt from state franchise taxation, a return must nonetheless be filed with the Department of Taxation and Finance, generally, on Form CT-3. </w:t>
      </w:r>
      <w:r>
        <w:rPr>
          <w:rStyle w:val="pxst"/>
          <w:color w:val="FF0000"/>
          <w:sz w:val="20"/>
          <w:szCs w:val="20"/>
          <w:vertAlign w:val="superscript"/>
        </w:rPr>
        <w:t>►</w:t>
      </w:r>
      <w:r>
        <w:rPr>
          <w:rStyle w:val="pxst"/>
        </w:rPr>
        <w:fldChar w:fldCharType="begin"/>
      </w:r>
      <w:r>
        <w:rPr>
          <w:rStyle w:val="pxst"/>
        </w:rPr>
        <w:instrText>st.ref.id="I09QUN1"</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r>
        <w:rPr>
          <w:rStyle w:val="pxst"/>
        </w:rPr>
        <w:t>6-1.1</w:t>
      </w:r>
      <w:r>
        <w:t>.</w:t>
      </w:r>
    </w:p>
    <w:p w14:paraId="420E9047" w14:textId="77777777" w:rsidR="00AA373E" w:rsidRDefault="00AA373E">
      <w:pPr>
        <w:pStyle w:val="pxp"/>
      </w:pPr>
    </w:p>
  </w:footnote>
  <w:footnote w:id="135">
    <w:p w14:paraId="43C1CAB6"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C8A7690"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cc"/>
          <w:color w:val="FF0000"/>
          <w:sz w:val="20"/>
          <w:szCs w:val="20"/>
          <w:vertAlign w:val="superscript"/>
        </w:rPr>
        <w:t>►</w:t>
      </w:r>
      <w:r>
        <w:rPr>
          <w:rStyle w:val="pxcc"/>
        </w:rPr>
        <w:fldChar w:fldCharType="begin"/>
      </w:r>
      <w:r>
        <w:rPr>
          <w:rStyle w:val="pxcc"/>
        </w:rPr>
        <w:instrText>cc.ref.id="I09IF8F"</w:instrText>
      </w:r>
      <w:r>
        <w:rPr>
          <w:rStyle w:val="pxcc"/>
        </w:rPr>
        <w:fldChar w:fldCharType="end"/>
      </w:r>
      <w:r>
        <w:rPr>
          <w:rStyle w:val="pxcc"/>
        </w:rPr>
        <w:t>Pan American Athletic &amp; Social Club, Inc. v. Commissioner of Finance of City of New York, 94 A.D.2d 606, 461 N.Y.S.2d 1017 (1st Dep't 1983)</w:t>
      </w:r>
      <w:r>
        <w:t>.</w:t>
      </w:r>
    </w:p>
    <w:p w14:paraId="66F37955" w14:textId="77777777" w:rsidR="00AA373E" w:rsidRDefault="00AA373E">
      <w:pPr>
        <w:pStyle w:val="pxp"/>
      </w:pPr>
    </w:p>
  </w:footnote>
  <w:footnote w:id="136">
    <w:p w14:paraId="25829802"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E0E4E4F"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t xml:space="preserve">Ownership of the property must rest in the charitable institution to qualify for exemption. </w:t>
      </w:r>
      <w:r>
        <w:rPr>
          <w:rStyle w:val="pxst"/>
          <w:color w:val="FF0000"/>
          <w:sz w:val="20"/>
          <w:szCs w:val="20"/>
          <w:vertAlign w:val="superscript"/>
        </w:rPr>
        <w:t>►</w:t>
      </w:r>
      <w:r>
        <w:rPr>
          <w:rStyle w:val="pxst"/>
        </w:rPr>
        <w:fldChar w:fldCharType="begin"/>
      </w:r>
      <w:r>
        <w:rPr>
          <w:rStyle w:val="pxst"/>
        </w:rPr>
        <w:instrText>st.ref.id="I09L8DB"</w:instrText>
      </w:r>
      <w:r>
        <w:rPr>
          <w:rStyle w:val="pxst"/>
        </w:rPr>
        <w:fldChar w:fldCharType="end"/>
      </w:r>
      <w:r>
        <w:rPr>
          <w:rStyle w:val="pxst"/>
        </w:rPr>
        <w:t xml:space="preserve">RPTL </w:t>
      </w:r>
      <w:r>
        <w:rPr>
          <w:rStyle w:val="pxst"/>
          <w:vanish/>
        </w:rPr>
        <w:t>&amp;s;</w:t>
      </w:r>
      <w:r>
        <w:rPr>
          <w:rStyle w:val="pxvis"/>
          <w:rFonts w:ascii="Times NewRoman" w:hAnsi="Times NewRoman"/>
          <w:b w:val="0"/>
          <w:sz w:val="24"/>
        </w:rPr>
        <w:t>§</w:t>
      </w:r>
      <w:r>
        <w:rPr>
          <w:rStyle w:val="pxst"/>
        </w:rPr>
        <w:t>420-a</w:t>
      </w:r>
      <w:r>
        <w:t xml:space="preserve">; </w:t>
      </w:r>
      <w:r>
        <w:rPr>
          <w:rStyle w:val="pxcc"/>
          <w:color w:val="FF0000"/>
          <w:sz w:val="20"/>
          <w:szCs w:val="20"/>
          <w:vertAlign w:val="superscript"/>
        </w:rPr>
        <w:t>►</w:t>
      </w:r>
      <w:r>
        <w:rPr>
          <w:rStyle w:val="pxcc"/>
        </w:rPr>
        <w:fldChar w:fldCharType="begin"/>
      </w:r>
      <w:r>
        <w:rPr>
          <w:rStyle w:val="pxcc"/>
        </w:rPr>
        <w:instrText>cc.ref.id="I09O1I7"</w:instrText>
      </w:r>
      <w:r>
        <w:rPr>
          <w:rStyle w:val="pxcc"/>
        </w:rPr>
        <w:fldChar w:fldCharType="end"/>
      </w:r>
      <w:r>
        <w:rPr>
          <w:rStyle w:val="pxcc"/>
        </w:rPr>
        <w:t>Youth Bldg. Corp. v. Board of Assessors of Nassau County, 56 N.Y.2d 765, 452 N.Y.S.2d 18, 437 N.E.2d 277 (1982)</w:t>
      </w:r>
      <w:r>
        <w:t>.</w:t>
      </w:r>
    </w:p>
    <w:p w14:paraId="25DEEE6A" w14:textId="77777777" w:rsidR="004E0EBB" w:rsidDel="006054B3" w:rsidRDefault="004E0EBB">
      <w:pPr>
        <w:pStyle w:val="pxp"/>
        <w:rPr>
          <w:del w:id="327" w:author="Cara Cardinale" w:date="2025-02-11T22:27:00Z"/>
        </w:rPr>
      </w:pPr>
      <w:del w:id="328" w:author="Cara Cardinale" w:date="2025-02-11T22:27:00Z">
        <w:r w:rsidDel="006054B3">
          <w:rPr>
            <w:color w:val="FF0000"/>
            <w:sz w:val="20"/>
            <w:szCs w:val="20"/>
            <w:vertAlign w:val="superscript"/>
          </w:rPr>
          <w:delText>►</w:delText>
        </w:r>
        <w:r w:rsidDel="006054B3">
          <w:fldChar w:fldCharType="begin"/>
        </w:r>
        <w:r w:rsidDel="006054B3">
          <w:delInstrText>p.ct.id="f477b8b0b92511efa86bc22ba615bad8|16|31:16"</w:delInstrText>
        </w:r>
        <w:r w:rsidDel="006054B3">
          <w:fldChar w:fldCharType="end"/>
        </w:r>
        <w:r w:rsidDel="006054B3">
          <w:rPr>
            <w:rStyle w:val="pxcc"/>
            <w:color w:val="FF0000"/>
            <w:sz w:val="20"/>
            <w:szCs w:val="20"/>
            <w:vertAlign w:val="superscript"/>
          </w:rPr>
          <w:delText>►</w:delText>
        </w:r>
        <w:r w:rsidDel="006054B3">
          <w:rPr>
            <w:rStyle w:val="pxcc"/>
          </w:rPr>
          <w:fldChar w:fldCharType="begin"/>
        </w:r>
        <w:r w:rsidDel="006054B3">
          <w:rPr>
            <w:rStyle w:val="pxcc"/>
          </w:rPr>
          <w:delInstrText>cc.ref.id="I09IFE3"</w:delInstrText>
        </w:r>
        <w:r w:rsidDel="006054B3">
          <w:rPr>
            <w:rStyle w:val="pxcc"/>
          </w:rPr>
          <w:fldChar w:fldCharType="end"/>
        </w:r>
        <w:r w:rsidDel="006054B3">
          <w:rPr>
            <w:rStyle w:val="pxcc"/>
          </w:rPr>
          <w:delText>Cornell University v. Board of Assessment Review, 186 A.D.3d 990, 130 N.Y.S.3d 142 (4th Dep't 2020), amended on reargument, 188 A.D.3d 1692, 132 N.Y.S.3d 369 (4th Dep't 2020), leave to appeal dismissed in part, denied in part, 36 N.Y.3d 1043, 140 N.Y.S.3d 475, 164 N.E.3d 281 (2021) and leave to appeal denied, (Nov. 13, 2020)</w:delText>
        </w:r>
        <w:r w:rsidDel="006054B3">
          <w:delText>, stating that although the parties' labeling of one as owner is not enough to create a taxable interest, a finding of such an interest is justified where that party exercises dominion and control over the property. Corporation rather than property owner was owner of solar photovoltaic electrical system, and thus system was real property not tax exempt under statute governing exemptions for nonprofit organizations; unless property owner exercised its option to purchase system from corporation, agreement obligated corporation to remove the system and all assets thereto whether buried or above ground from the land following termination of agreement at its sole cost and expense, corporation was responsible for all taxes associated with ownership of system, corporation bore risk of any damage to the system and was entitled to all insurance proceeds, and owner had option to purchase system from corporation upon termination of agreement at price to be determined in accordance with provisions thereof.</w:delText>
        </w:r>
      </w:del>
    </w:p>
    <w:p w14:paraId="746D1772" w14:textId="77777777" w:rsidR="004E0EBB" w:rsidDel="006054B3" w:rsidRDefault="004E0EBB">
      <w:pPr>
        <w:pStyle w:val="pxp"/>
        <w:rPr>
          <w:del w:id="329" w:author="Cara Cardinale" w:date="2025-02-11T22:27:00Z"/>
        </w:rPr>
      </w:pPr>
      <w:del w:id="330" w:author="Cara Cardinale" w:date="2025-02-11T22:27:00Z">
        <w:r w:rsidDel="006054B3">
          <w:rPr>
            <w:color w:val="FF0000"/>
            <w:sz w:val="20"/>
            <w:szCs w:val="20"/>
            <w:vertAlign w:val="superscript"/>
          </w:rPr>
          <w:delText>►</w:delText>
        </w:r>
        <w:r w:rsidDel="006054B3">
          <w:fldChar w:fldCharType="begin"/>
        </w:r>
        <w:r w:rsidDel="006054B3">
          <w:delInstrText>p.ct.id="f477b8b0b92511efa86bc22ba615bad8|16|31:16"</w:delInstrText>
        </w:r>
        <w:r w:rsidDel="006054B3">
          <w:fldChar w:fldCharType="end"/>
        </w:r>
        <w:r w:rsidDel="006054B3">
          <w:rPr>
            <w:rStyle w:val="pxcc"/>
            <w:color w:val="FF0000"/>
            <w:sz w:val="20"/>
            <w:szCs w:val="20"/>
            <w:vertAlign w:val="superscript"/>
          </w:rPr>
          <w:delText>►</w:delText>
        </w:r>
        <w:r w:rsidDel="006054B3">
          <w:rPr>
            <w:rStyle w:val="pxcc"/>
          </w:rPr>
          <w:fldChar w:fldCharType="begin"/>
        </w:r>
        <w:r w:rsidDel="006054B3">
          <w:rPr>
            <w:rStyle w:val="pxcc"/>
          </w:rPr>
          <w:delInstrText>cc.ref.id="I09IFE5"</w:delInstrText>
        </w:r>
        <w:r w:rsidDel="006054B3">
          <w:rPr>
            <w:rStyle w:val="pxcc"/>
          </w:rPr>
          <w:fldChar w:fldCharType="end"/>
        </w:r>
        <w:r w:rsidDel="006054B3">
          <w:rPr>
            <w:rStyle w:val="pxcc"/>
          </w:rPr>
          <w:delText>International Student Exchange, Inc. v. Assessors Office of Town of Islip, 185 A.D.3d 815, 128 N.Y.S.3d 216, 381 Ed. Law Rep. 419 (2d Dep't 2020)</w:delText>
        </w:r>
        <w:r w:rsidDel="006054B3">
          <w:delText>, stating that a charter from the Board of Regents, accreditation from the Commissioner of Education, and faculty or student enrollment are not required before an entity with an otherwise educational mission may qualify for a tax exemption. Issue of fact existed as to whether nonprofit benefit corporation that facilitated exchange students used its property exclusively for exempt educational purpose, thus requiring that matter be remitted to trial court for determination of whether nonprofit was entitled to full or partial property tax exemption, on appeal from trial court's determination that nonprofit was entitled to full property tax exemption; no evidence indicated what portion of the building was actually used in furtherance of educational purpose, and nonprofit indicated on its application that it intended to lease portion of property.</w:delText>
        </w:r>
      </w:del>
    </w:p>
    <w:p w14:paraId="1829606F" w14:textId="77777777" w:rsidR="00AA373E" w:rsidRDefault="00AA373E">
      <w:pPr>
        <w:pStyle w:val="pxp"/>
      </w:pPr>
    </w:p>
  </w:footnote>
  <w:footnote w:id="137">
    <w:p w14:paraId="06654B15"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6FE266A"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t xml:space="preserve">There are additional exemptions for properties used for specific charitable, religious, educational, medical, and other purposes of benefit to the general public in </w:t>
      </w:r>
      <w:r>
        <w:rPr>
          <w:rStyle w:val="pxst"/>
          <w:color w:val="FF0000"/>
          <w:sz w:val="20"/>
          <w:szCs w:val="20"/>
          <w:vertAlign w:val="superscript"/>
        </w:rPr>
        <w:t>►</w:t>
      </w:r>
      <w:r>
        <w:rPr>
          <w:rStyle w:val="pxst"/>
        </w:rPr>
        <w:fldChar w:fldCharType="begin"/>
      </w:r>
      <w:r>
        <w:rPr>
          <w:rStyle w:val="pxst"/>
        </w:rPr>
        <w:instrText>st.ref.id="I09L8J1"</w:instrText>
      </w:r>
      <w:r>
        <w:rPr>
          <w:rStyle w:val="pxst"/>
        </w:rPr>
        <w:fldChar w:fldCharType="end"/>
      </w:r>
      <w:r>
        <w:rPr>
          <w:rStyle w:val="pxst"/>
        </w:rPr>
        <w:t>Article 4 of the Tax Law</w:t>
      </w:r>
      <w:r>
        <w:t xml:space="preserve"> and in the Education Law.</w:t>
      </w:r>
    </w:p>
    <w:p w14:paraId="0F149CC8" w14:textId="77777777" w:rsidR="004E0EBB" w:rsidRDefault="004E0EBB">
      <w:pPr>
        <w:pStyle w:val="pxrr"/>
        <w:spacing w:before="180"/>
        <w:rPr>
          <w:sz w:val="24"/>
          <w:szCs w:val="24"/>
        </w:rPr>
      </w:pPr>
      <w:r>
        <w:rPr>
          <w:rStyle w:val="pxvis"/>
          <w:rFonts w:cs="Arial"/>
          <w:bCs/>
          <w:szCs w:val="28"/>
        </w:rPr>
        <w:t>Research References</w:t>
      </w:r>
    </w:p>
    <w:p w14:paraId="24CF6A44"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rc.ref.id="I09O1NX"</w:instrText>
      </w:r>
      <w:r>
        <w:rPr>
          <w:rStyle w:val="pxrc"/>
        </w:rPr>
        <w:fldChar w:fldCharType="end"/>
      </w:r>
      <w:r>
        <w:rPr>
          <w:rStyle w:val="pxrc"/>
        </w:rPr>
        <w:t>What constitutes church, religious society, or institution exempt from property tax under state constitutional or statutory provisions, 28 A.L.R.4th 344</w:t>
      </w:r>
      <w:r>
        <w:t>.</w:t>
      </w:r>
    </w:p>
    <w:p w14:paraId="442C82BA"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rc.ref.id="I09QUST"</w:instrText>
      </w:r>
      <w:r>
        <w:rPr>
          <w:rStyle w:val="pxrc"/>
        </w:rPr>
        <w:fldChar w:fldCharType="end"/>
      </w:r>
      <w:r>
        <w:rPr>
          <w:rStyle w:val="pxrc"/>
        </w:rPr>
        <w:t>Property tax: exemption of property leased by and used for purposes of otherwise tax-exempt body, 55 A.L.R.3d 430</w:t>
      </w:r>
      <w:r>
        <w:t>.</w:t>
      </w:r>
    </w:p>
    <w:p w14:paraId="7A9FF31B"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rc.ref.id="I09IFE8"</w:instrText>
      </w:r>
      <w:r>
        <w:rPr>
          <w:rStyle w:val="pxrc"/>
        </w:rPr>
        <w:fldChar w:fldCharType="end"/>
      </w:r>
      <w:r>
        <w:rPr>
          <w:rStyle w:val="pxrc"/>
        </w:rPr>
        <w:t>Comment Note:  Availability of tax exemption to property held on lease from exempt owner, 54 A.L.R.3d 402</w:t>
      </w:r>
      <w:r>
        <w:t>.</w:t>
      </w:r>
    </w:p>
    <w:p w14:paraId="653E5555"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rc.ref.id="I09L8J4"</w:instrText>
      </w:r>
      <w:r>
        <w:rPr>
          <w:rStyle w:val="pxrc"/>
        </w:rPr>
        <w:fldChar w:fldCharType="end"/>
      </w:r>
      <w:r>
        <w:rPr>
          <w:rStyle w:val="pxrc"/>
        </w:rPr>
        <w:t>Prospective use for tax-exempt purposes as entitling property to tax exemption, 54 A.L.R.3d 9</w:t>
      </w:r>
      <w:r>
        <w:t>.</w:t>
      </w:r>
    </w:p>
    <w:p w14:paraId="235C87E8" w14:textId="77777777" w:rsidR="004E0EBB" w:rsidRDefault="004E0EBB">
      <w:pPr>
        <w:pStyle w:val="pxrrp"/>
      </w:pPr>
      <w:r>
        <w:t xml:space="preserve">Requirements for taxation of nonprofit corporation property, </w:t>
      </w:r>
      <w:r>
        <w:rPr>
          <w:rStyle w:val="pxrc"/>
          <w:color w:val="FF0000"/>
          <w:sz w:val="20"/>
          <w:szCs w:val="20"/>
          <w:vertAlign w:val="superscript"/>
        </w:rPr>
        <w:t>►</w:t>
      </w:r>
      <w:r>
        <w:rPr>
          <w:rStyle w:val="pxrc"/>
        </w:rPr>
        <w:fldChar w:fldCharType="begin"/>
      </w:r>
      <w:r>
        <w:rPr>
          <w:rStyle w:val="pxrc"/>
        </w:rPr>
        <w:instrText>rc.ref.id="I09O1O0"</w:instrText>
      </w:r>
      <w:r>
        <w:rPr>
          <w:rStyle w:val="pxrc"/>
        </w:rPr>
        <w:fldChar w:fldCharType="end"/>
      </w:r>
      <w:r>
        <w:rPr>
          <w:rStyle w:val="pxrc"/>
        </w:rPr>
        <w:t xml:space="preserve">N.Y. Jur. 2d, Taxation and Assessment </w:t>
      </w:r>
      <w:r>
        <w:rPr>
          <w:rStyle w:val="pxrc"/>
          <w:vanish/>
        </w:rPr>
        <w:t>&amp;ss;</w:t>
      </w:r>
      <w:r>
        <w:rPr>
          <w:rStyle w:val="pxvis"/>
          <w:rFonts w:ascii="Times NewRoman" w:hAnsi="Times NewRoman"/>
          <w:b w:val="0"/>
          <w:sz w:val="24"/>
        </w:rPr>
        <w:t>§§</w:t>
      </w:r>
      <w:r>
        <w:rPr>
          <w:rStyle w:val="pxrc"/>
        </w:rPr>
        <w:t>183 to 187</w:t>
      </w:r>
      <w:r>
        <w:t>.</w:t>
      </w:r>
    </w:p>
    <w:p w14:paraId="2FD68395" w14:textId="77777777" w:rsidR="00AA373E" w:rsidRDefault="00AA373E">
      <w:pPr>
        <w:pStyle w:val="pxrrp"/>
      </w:pPr>
    </w:p>
  </w:footnote>
  <w:footnote w:id="138">
    <w:p w14:paraId="5382BCBA"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598EFDFD"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cc"/>
          <w:color w:val="FF0000"/>
          <w:sz w:val="20"/>
          <w:szCs w:val="20"/>
          <w:vertAlign w:val="superscript"/>
        </w:rPr>
        <w:t>►</w:t>
      </w:r>
      <w:r>
        <w:rPr>
          <w:rStyle w:val="pxcc"/>
        </w:rPr>
        <w:fldChar w:fldCharType="begin"/>
      </w:r>
      <w:r>
        <w:rPr>
          <w:rStyle w:val="pxcc"/>
        </w:rPr>
        <w:instrText>cc.ref.id="I09QUSW"</w:instrText>
      </w:r>
      <w:r>
        <w:rPr>
          <w:rStyle w:val="pxcc"/>
        </w:rPr>
        <w:fldChar w:fldCharType="end"/>
      </w:r>
      <w:r>
        <w:rPr>
          <w:rStyle w:val="pxcc"/>
        </w:rPr>
        <w:t>Youth Bldg. Corp. v. Board of Assessors of Nassau County, 56 N.Y.2d 765, 452 N.Y.S.2d 18, 437 N.E.2d 277 (1982)</w:t>
      </w:r>
      <w:r>
        <w:t>.</w:t>
      </w:r>
    </w:p>
    <w:p w14:paraId="5DB2CB9E" w14:textId="77777777" w:rsidR="004E0EBB" w:rsidRDefault="004E0EBB">
      <w:pPr>
        <w:pStyle w:val="pxrr"/>
        <w:spacing w:before="180"/>
        <w:rPr>
          <w:sz w:val="24"/>
          <w:szCs w:val="24"/>
        </w:rPr>
      </w:pPr>
      <w:r>
        <w:rPr>
          <w:rStyle w:val="pxvis"/>
          <w:rFonts w:cs="Arial"/>
          <w:bCs/>
          <w:szCs w:val="28"/>
        </w:rPr>
        <w:t>Research References</w:t>
      </w:r>
    </w:p>
    <w:p w14:paraId="2F3A5E24" w14:textId="77777777" w:rsidR="004E0EBB" w:rsidRDefault="004E0EBB">
      <w:pPr>
        <w:pStyle w:val="pxrrp"/>
      </w:pPr>
      <w:r>
        <w:t xml:space="preserve">Organized for exempt purposes, </w:t>
      </w:r>
      <w:r>
        <w:rPr>
          <w:rStyle w:val="pxrc"/>
          <w:color w:val="FF0000"/>
          <w:sz w:val="20"/>
          <w:szCs w:val="20"/>
          <w:vertAlign w:val="superscript"/>
        </w:rPr>
        <w:t>►</w:t>
      </w:r>
      <w:r>
        <w:rPr>
          <w:rStyle w:val="pxrc"/>
        </w:rPr>
        <w:fldChar w:fldCharType="begin"/>
      </w:r>
      <w:r>
        <w:rPr>
          <w:rStyle w:val="pxrc"/>
        </w:rPr>
        <w:instrText>rc.ref.id="I09IFEA"</w:instrText>
      </w:r>
      <w:r>
        <w:rPr>
          <w:rStyle w:val="pxrc"/>
        </w:rPr>
        <w:fldChar w:fldCharType="end"/>
      </w:r>
      <w:r>
        <w:rPr>
          <w:rStyle w:val="pxrc"/>
        </w:rPr>
        <w:t xml:space="preserve">N.Y. Jur. 2d, Taxation and Assessment </w:t>
      </w:r>
      <w:r>
        <w:rPr>
          <w:rStyle w:val="pxrc"/>
          <w:vanish/>
        </w:rPr>
        <w:t>&amp;s;</w:t>
      </w:r>
      <w:r>
        <w:rPr>
          <w:rStyle w:val="pxvis"/>
          <w:rFonts w:ascii="Times NewRoman" w:hAnsi="Times NewRoman"/>
          <w:b w:val="0"/>
          <w:sz w:val="24"/>
        </w:rPr>
        <w:t>§</w:t>
      </w:r>
      <w:r>
        <w:rPr>
          <w:rStyle w:val="pxrc"/>
        </w:rPr>
        <w:t>184</w:t>
      </w:r>
      <w:r>
        <w:t>.</w:t>
      </w:r>
    </w:p>
    <w:p w14:paraId="6D3A5A93" w14:textId="77777777" w:rsidR="00AA373E" w:rsidRDefault="00AA373E">
      <w:pPr>
        <w:pStyle w:val="pxrrp"/>
      </w:pPr>
    </w:p>
  </w:footnote>
  <w:footnote w:id="139">
    <w:p w14:paraId="72B1AEE3"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258F337A" w14:textId="77777777" w:rsidR="004E0EBB" w:rsidRDefault="004E0EBB">
      <w:pPr>
        <w:pStyle w:val="pxp"/>
      </w:pPr>
      <w:del w:id="331" w:author="Cara Cardinale" w:date="2025-02-11T22:45:00Z">
        <w:r w:rsidDel="00621527">
          <w:rPr>
            <w:color w:val="FF0000"/>
            <w:sz w:val="20"/>
            <w:szCs w:val="20"/>
            <w:vertAlign w:val="superscript"/>
          </w:rPr>
          <w:delText>►</w:delText>
        </w:r>
        <w:r w:rsidDel="00621527">
          <w:fldChar w:fldCharType="begin"/>
        </w:r>
        <w:r w:rsidDel="00621527">
          <w:delInstrText>p.ct.id="f477b8b0b92511efa86bc22ba615bad8|16|31:16"</w:delInstrText>
        </w:r>
        <w:r w:rsidDel="00621527">
          <w:fldChar w:fldCharType="end"/>
        </w:r>
        <w:r w:rsidDel="00621527">
          <w:rPr>
            <w:rStyle w:val="pxcc"/>
            <w:color w:val="FF0000"/>
            <w:sz w:val="20"/>
            <w:szCs w:val="20"/>
            <w:vertAlign w:val="superscript"/>
          </w:rPr>
          <w:delText>►</w:delText>
        </w:r>
      </w:del>
      <w:r>
        <w:rPr>
          <w:rStyle w:val="pxcc"/>
        </w:rPr>
        <w:fldChar w:fldCharType="begin"/>
      </w:r>
      <w:r>
        <w:rPr>
          <w:rStyle w:val="pxcc"/>
        </w:rPr>
        <w:instrText>cc.ref.id="I02O9M7"</w:instrText>
      </w:r>
      <w:r>
        <w:rPr>
          <w:rStyle w:val="pxcc"/>
        </w:rPr>
        <w:fldChar w:fldCharType="end"/>
      </w:r>
      <w:del w:id="332" w:author="Cara Cardinale" w:date="2025-02-11T22:45:00Z">
        <w:r w:rsidDel="00621527">
          <w:rPr>
            <w:rStyle w:val="pxcc"/>
          </w:rPr>
          <w:delText>Sisters of the Presentation of the Blessed Virgin Mary v. Van Wagenen, 223 A.D.3d 987, 202 N.Y.S.3d 814, 425 Ed. Law Rep. 950 (3d Dep't 2024), appeal dismissed, 41 N.Y.3d 990, 211 N.Y.S.3d 262, 234 N.E.3d 1054 (2024)</w:delText>
        </w:r>
      </w:del>
    </w:p>
    <w:p w14:paraId="01B6904A"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cc"/>
          <w:color w:val="FF0000"/>
          <w:sz w:val="20"/>
          <w:szCs w:val="20"/>
          <w:vertAlign w:val="superscript"/>
        </w:rPr>
        <w:t>►</w:t>
      </w:r>
      <w:r>
        <w:rPr>
          <w:rStyle w:val="pxcc"/>
        </w:rPr>
        <w:fldChar w:fldCharType="begin"/>
      </w:r>
      <w:r>
        <w:rPr>
          <w:rStyle w:val="pxcc"/>
        </w:rPr>
        <w:instrText>cc.ref.id="I09IFFG"</w:instrText>
      </w:r>
      <w:r>
        <w:rPr>
          <w:rStyle w:val="pxcc"/>
        </w:rPr>
        <w:fldChar w:fldCharType="end"/>
      </w:r>
      <w:r>
        <w:rPr>
          <w:rStyle w:val="pxcc"/>
        </w:rPr>
        <w:t>Delancey Street Foundation, Inc. v. Board of Assessment Review and Assessors of Town of Southeast, 112 A.D.2d 132, 491 N.Y.S.2d 381 (2d Dep't 1985)</w:t>
      </w:r>
      <w:r>
        <w:t xml:space="preserve"> (criticized on other grounds by </w:t>
      </w:r>
      <w:r>
        <w:rPr>
          <w:rStyle w:val="pxcc"/>
          <w:color w:val="FF0000"/>
          <w:sz w:val="20"/>
          <w:szCs w:val="20"/>
          <w:vertAlign w:val="superscript"/>
        </w:rPr>
        <w:t>►</w:t>
      </w:r>
      <w:r>
        <w:rPr>
          <w:rStyle w:val="pxcc"/>
        </w:rPr>
        <w:fldChar w:fldCharType="begin"/>
      </w:r>
      <w:r>
        <w:rPr>
          <w:rStyle w:val="pxcc"/>
        </w:rPr>
        <w:instrText>cc.ref.id="I09L8KC"</w:instrText>
      </w:r>
      <w:r>
        <w:rPr>
          <w:rStyle w:val="pxcc"/>
        </w:rPr>
        <w:fldChar w:fldCharType="end"/>
      </w:r>
      <w:r>
        <w:rPr>
          <w:rStyle w:val="pxcc"/>
        </w:rPr>
        <w:t>Dynamite Youth Center Foundation Inc. v. Assessor of Town of Fallsburg, Sullivan County, 207 A.D.2d 34, 620 N.Y.S.2d 566 (3d Dep't 1994)</w:t>
      </w:r>
      <w:r>
        <w:t xml:space="preserve">); </w:t>
      </w:r>
      <w:r>
        <w:rPr>
          <w:rStyle w:val="pxcc"/>
          <w:color w:val="FF0000"/>
          <w:sz w:val="20"/>
          <w:szCs w:val="20"/>
          <w:vertAlign w:val="superscript"/>
        </w:rPr>
        <w:t>►</w:t>
      </w:r>
      <w:r>
        <w:rPr>
          <w:rStyle w:val="pxcc"/>
        </w:rPr>
        <w:fldChar w:fldCharType="begin"/>
      </w:r>
      <w:r>
        <w:rPr>
          <w:rStyle w:val="pxcc"/>
        </w:rPr>
        <w:instrText>cc.ref.id="I09O1P8"</w:instrText>
      </w:r>
      <w:r>
        <w:rPr>
          <w:rStyle w:val="pxcc"/>
        </w:rPr>
        <w:fldChar w:fldCharType="end"/>
      </w:r>
      <w:r>
        <w:rPr>
          <w:rStyle w:val="pxcc"/>
        </w:rPr>
        <w:t>Syracuse University v. City of Syracuse, 92 A.D.2d 46, 459 N.Y.S.2d 645, 9 Ed. Law Rep. 1015 (4th Dep't 1983)</w:t>
      </w:r>
      <w:r>
        <w:t xml:space="preserve">; </w:t>
      </w:r>
      <w:r>
        <w:rPr>
          <w:rStyle w:val="pxcc"/>
          <w:color w:val="FF0000"/>
          <w:sz w:val="20"/>
          <w:szCs w:val="20"/>
          <w:vertAlign w:val="superscript"/>
        </w:rPr>
        <w:t>►</w:t>
      </w:r>
      <w:r>
        <w:rPr>
          <w:rStyle w:val="pxcc"/>
        </w:rPr>
        <w:fldChar w:fldCharType="begin"/>
      </w:r>
      <w:r>
        <w:rPr>
          <w:rStyle w:val="pxcc"/>
        </w:rPr>
        <w:instrText>cc.ref.id="I09QUU4"</w:instrText>
      </w:r>
      <w:r>
        <w:rPr>
          <w:rStyle w:val="pxcc"/>
        </w:rPr>
        <w:fldChar w:fldCharType="end"/>
      </w:r>
      <w:r>
        <w:rPr>
          <w:rStyle w:val="pxcc"/>
        </w:rPr>
        <w:t>Zen Center of Syracuse, Inc. v. Gamage, 94 A.D.3d 1490, 943 N.Y.S.2d 346 (4th Dep't 2012)</w:t>
      </w:r>
      <w:r>
        <w:t xml:space="preserve">; see also </w:t>
      </w:r>
      <w:ins w:id="333" w:author="Cara Cardinale" w:date="2025-02-11T22:46:00Z">
        <w:r w:rsidR="00621527">
          <w:rPr>
            <w:rStyle w:val="pxcc"/>
          </w:rPr>
          <w:t xml:space="preserve">Sisters of the Presentation of the Blessed Virgin Mary v. Van Wagenen, 223 A.D.3d 987, 202 N.Y.S.3d 814, 425 Ed. Law Rep. 950 (3d Dep't 2024), appeal dismissed, 41 N.Y.3d 990, 211 N.Y.S.3d 262, 234 N.E.3d 1054 (2024); </w:t>
        </w:r>
      </w:ins>
      <w:del w:id="334" w:author="Cara Cardinale" w:date="2025-02-11T22:46:00Z">
        <w:r w:rsidDel="00621527">
          <w:rPr>
            <w:rStyle w:val="pxcc"/>
            <w:color w:val="FF0000"/>
            <w:sz w:val="20"/>
            <w:szCs w:val="20"/>
            <w:vertAlign w:val="superscript"/>
          </w:rPr>
          <w:delText>►</w:delText>
        </w:r>
      </w:del>
      <w:r>
        <w:rPr>
          <w:rStyle w:val="pxcc"/>
        </w:rPr>
        <w:fldChar w:fldCharType="begin"/>
      </w:r>
      <w:r>
        <w:rPr>
          <w:rStyle w:val="pxcc"/>
        </w:rPr>
        <w:instrText>cc.ref.id="I02O9RX"</w:instrText>
      </w:r>
      <w:r>
        <w:rPr>
          <w:rStyle w:val="pxcc"/>
        </w:rPr>
        <w:fldChar w:fldCharType="end"/>
      </w:r>
      <w:r>
        <w:rPr>
          <w:rStyle w:val="pxcc"/>
        </w:rPr>
        <w:t>Brookdale Physicians' Dialysis Associates, Inc. v. Department of Finance of City of New York, 41 N.Y.3d 608, 215 N.Y.S.3d 51, 239 N.E.3d 157 (2024)</w:t>
      </w:r>
      <w:ins w:id="335" w:author="Cara Cardinale" w:date="2025-02-11T22:46:00Z">
        <w:r w:rsidR="00621527">
          <w:rPr>
            <w:rStyle w:val="pxcc"/>
          </w:rPr>
          <w:t>;</w:t>
        </w:r>
      </w:ins>
      <w:r>
        <w:t xml:space="preserve"> </w:t>
      </w:r>
      <w:del w:id="336" w:author="Cara Cardinale" w:date="2025-02-11T22:46:00Z">
        <w:r w:rsidDel="00621527">
          <w:rPr>
            <w:rStyle w:val="pxcc"/>
            <w:color w:val="FF0000"/>
            <w:sz w:val="20"/>
            <w:szCs w:val="20"/>
            <w:vertAlign w:val="superscript"/>
          </w:rPr>
          <w:delText>►</w:delText>
        </w:r>
      </w:del>
      <w:r>
        <w:rPr>
          <w:rStyle w:val="pxcc"/>
        </w:rPr>
        <w:fldChar w:fldCharType="begin"/>
      </w:r>
      <w:r>
        <w:rPr>
          <w:rStyle w:val="pxcc"/>
        </w:rPr>
        <w:instrText>cc.ref.id="I09IFFI"</w:instrText>
      </w:r>
      <w:r>
        <w:rPr>
          <w:rStyle w:val="pxcc"/>
        </w:rPr>
        <w:fldChar w:fldCharType="end"/>
      </w:r>
      <w:r>
        <w:rPr>
          <w:rStyle w:val="pxcc"/>
        </w:rPr>
        <w:t>Crouse Health System, Inc. v. City of Syracuse, 126 A.D.3d 1336, 8 N.Y.S.3d 502 (4th Dep't 2015)</w:t>
      </w:r>
      <w:r>
        <w:t xml:space="preserve"> (the test of entitlement to tax exemption under the used exclusively clause of the Real Property Tax Law is whether the particular use is reasonably incidental to the primary or major purpose of the corporation; put differently, the determination of whether the property is used exclusively for the statutory purposes depends upon whether its primary use is in furtherance of the permitted purposes).</w:t>
      </w:r>
    </w:p>
    <w:p w14:paraId="53CA0680" w14:textId="77777777" w:rsidR="004E0EBB" w:rsidRDefault="004E0EBB">
      <w:pPr>
        <w:pStyle w:val="pxrr"/>
        <w:spacing w:before="180"/>
        <w:rPr>
          <w:sz w:val="24"/>
          <w:szCs w:val="24"/>
        </w:rPr>
      </w:pPr>
      <w:r>
        <w:rPr>
          <w:rStyle w:val="pxvis"/>
          <w:rFonts w:cs="Arial"/>
          <w:bCs/>
          <w:szCs w:val="28"/>
        </w:rPr>
        <w:t>Research References</w:t>
      </w:r>
    </w:p>
    <w:p w14:paraId="08684F5F" w14:textId="77777777" w:rsidR="004E0EBB" w:rsidRDefault="004E0EBB">
      <w:pPr>
        <w:pStyle w:val="pxrrp"/>
      </w:pPr>
      <w:r>
        <w:t xml:space="preserve">Used for exempt purposes, </w:t>
      </w:r>
      <w:r>
        <w:rPr>
          <w:rStyle w:val="pxrc"/>
          <w:color w:val="FF0000"/>
          <w:sz w:val="20"/>
          <w:szCs w:val="20"/>
          <w:vertAlign w:val="superscript"/>
        </w:rPr>
        <w:t>►</w:t>
      </w:r>
      <w:r>
        <w:rPr>
          <w:rStyle w:val="pxrc"/>
        </w:rPr>
        <w:fldChar w:fldCharType="begin"/>
      </w:r>
      <w:r>
        <w:rPr>
          <w:rStyle w:val="pxrc"/>
        </w:rPr>
        <w:instrText>rc.ref.id="I09L8KE"</w:instrText>
      </w:r>
      <w:r>
        <w:rPr>
          <w:rStyle w:val="pxrc"/>
        </w:rPr>
        <w:fldChar w:fldCharType="end"/>
      </w:r>
      <w:r>
        <w:rPr>
          <w:rStyle w:val="pxrc"/>
        </w:rPr>
        <w:t xml:space="preserve">N.Y. Jur. 2d, Taxation and Assessment </w:t>
      </w:r>
      <w:r>
        <w:rPr>
          <w:rStyle w:val="pxrc"/>
          <w:vanish/>
        </w:rPr>
        <w:t>&amp;ss;</w:t>
      </w:r>
      <w:r>
        <w:rPr>
          <w:rStyle w:val="pxvis"/>
          <w:rFonts w:ascii="Times NewRoman" w:hAnsi="Times NewRoman"/>
          <w:b w:val="0"/>
          <w:sz w:val="24"/>
        </w:rPr>
        <w:t>§§</w:t>
      </w:r>
      <w:r>
        <w:rPr>
          <w:rStyle w:val="pxrc"/>
        </w:rPr>
        <w:t>185, 186</w:t>
      </w:r>
      <w:r>
        <w:t>.</w:t>
      </w:r>
    </w:p>
    <w:p w14:paraId="24B9A516" w14:textId="77777777" w:rsidR="00AA373E" w:rsidRDefault="00AA373E">
      <w:pPr>
        <w:pStyle w:val="pxrrp"/>
      </w:pPr>
    </w:p>
  </w:footnote>
  <w:footnote w:id="140">
    <w:p w14:paraId="00FF11F7"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5460E375"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cc"/>
          <w:color w:val="FF0000"/>
          <w:sz w:val="20"/>
          <w:szCs w:val="20"/>
          <w:vertAlign w:val="superscript"/>
        </w:rPr>
        <w:t>►</w:t>
      </w:r>
      <w:r>
        <w:rPr>
          <w:rStyle w:val="pxcc"/>
        </w:rPr>
        <w:fldChar w:fldCharType="begin"/>
      </w:r>
      <w:r>
        <w:rPr>
          <w:rStyle w:val="pxcc"/>
        </w:rPr>
        <w:instrText>cc.ref.id="I09O1PA"</w:instrText>
      </w:r>
      <w:r>
        <w:rPr>
          <w:rStyle w:val="pxcc"/>
        </w:rPr>
        <w:fldChar w:fldCharType="end"/>
      </w:r>
      <w:r>
        <w:rPr>
          <w:rStyle w:val="pxcc"/>
        </w:rPr>
        <w:t>Henry Street Settlement v. Town of Yorktown, 93 A.D.2d 855, 461 N.Y.S.2d 355 (2d Dep't 1983)</w:t>
      </w:r>
      <w:r>
        <w:t xml:space="preserve">; </w:t>
      </w:r>
      <w:r>
        <w:rPr>
          <w:rStyle w:val="pxcc"/>
          <w:color w:val="FF0000"/>
          <w:sz w:val="20"/>
          <w:szCs w:val="20"/>
          <w:vertAlign w:val="superscript"/>
        </w:rPr>
        <w:t>►</w:t>
      </w:r>
      <w:r>
        <w:rPr>
          <w:rStyle w:val="pxcc"/>
        </w:rPr>
        <w:fldChar w:fldCharType="begin"/>
      </w:r>
      <w:r>
        <w:rPr>
          <w:rStyle w:val="pxcc"/>
        </w:rPr>
        <w:instrText>cc.ref.id="I09IFL6"</w:instrText>
      </w:r>
      <w:r>
        <w:rPr>
          <w:rStyle w:val="pxcc"/>
        </w:rPr>
        <w:fldChar w:fldCharType="end"/>
      </w:r>
      <w:r>
        <w:rPr>
          <w:rStyle w:val="pxcc"/>
        </w:rPr>
        <w:t>Welch v. City of Utica, 107 Misc. 2d 745, 435 N.Y.S.2d 892 (Sup 1981)</w:t>
      </w:r>
      <w:r>
        <w:t>.</w:t>
      </w:r>
    </w:p>
    <w:p w14:paraId="2402D839" w14:textId="77777777" w:rsidR="004E0EBB" w:rsidRDefault="004E0EBB">
      <w:pPr>
        <w:pStyle w:val="pxrr"/>
        <w:spacing w:before="180"/>
        <w:rPr>
          <w:sz w:val="24"/>
          <w:szCs w:val="24"/>
        </w:rPr>
      </w:pPr>
      <w:r>
        <w:rPr>
          <w:rStyle w:val="pxvis"/>
          <w:rFonts w:cs="Arial"/>
          <w:bCs/>
          <w:szCs w:val="28"/>
        </w:rPr>
        <w:t>Research References</w:t>
      </w:r>
    </w:p>
    <w:p w14:paraId="1C2DC40C"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rc.ref.id="I09L8Q2"</w:instrText>
      </w:r>
      <w:r>
        <w:rPr>
          <w:rStyle w:val="pxrc"/>
        </w:rPr>
        <w:fldChar w:fldCharType="end"/>
      </w:r>
      <w:r>
        <w:rPr>
          <w:rStyle w:val="pxrc"/>
        </w:rPr>
        <w:t>Prospective use for tax-exempt purposes as entitling property to tax exemption, 54 A.L.R.3d 9</w:t>
      </w:r>
      <w:r>
        <w:t>.</w:t>
      </w:r>
    </w:p>
    <w:p w14:paraId="22C6C2D3" w14:textId="77777777" w:rsidR="004E0EBB" w:rsidRDefault="004E0EBB">
      <w:pPr>
        <w:pStyle w:val="pxrrp"/>
      </w:pPr>
      <w:r>
        <w:t xml:space="preserve">Prospective use for exempt purposes, </w:t>
      </w:r>
      <w:r>
        <w:rPr>
          <w:rStyle w:val="pxrc"/>
          <w:color w:val="FF0000"/>
          <w:sz w:val="20"/>
          <w:szCs w:val="20"/>
          <w:vertAlign w:val="superscript"/>
        </w:rPr>
        <w:t>►</w:t>
      </w:r>
      <w:r>
        <w:rPr>
          <w:rStyle w:val="pxrc"/>
        </w:rPr>
        <w:fldChar w:fldCharType="begin"/>
      </w:r>
      <w:r>
        <w:rPr>
          <w:rStyle w:val="pxrc"/>
        </w:rPr>
        <w:instrText>rc.ref.id="I09O1UY"</w:instrText>
      </w:r>
      <w:r>
        <w:rPr>
          <w:rStyle w:val="pxrc"/>
        </w:rPr>
        <w:fldChar w:fldCharType="end"/>
      </w:r>
      <w:r>
        <w:rPr>
          <w:rStyle w:val="pxrc"/>
        </w:rPr>
        <w:t xml:space="preserve">N.Y. Jur. 2d, Taxation and Assessment </w:t>
      </w:r>
      <w:r>
        <w:rPr>
          <w:rStyle w:val="pxrc"/>
          <w:vanish/>
        </w:rPr>
        <w:t>&amp;s;</w:t>
      </w:r>
      <w:r>
        <w:rPr>
          <w:rStyle w:val="pxvis"/>
          <w:rFonts w:ascii="Times NewRoman" w:hAnsi="Times NewRoman"/>
          <w:b w:val="0"/>
          <w:sz w:val="24"/>
        </w:rPr>
        <w:t>§</w:t>
      </w:r>
      <w:r>
        <w:rPr>
          <w:rStyle w:val="pxrc"/>
        </w:rPr>
        <w:t>186</w:t>
      </w:r>
      <w:r>
        <w:t>.</w:t>
      </w:r>
    </w:p>
    <w:p w14:paraId="3E2CD08D" w14:textId="77777777" w:rsidR="00AA373E" w:rsidRDefault="00AA373E">
      <w:pPr>
        <w:pStyle w:val="pxrrp"/>
      </w:pPr>
    </w:p>
  </w:footnote>
  <w:footnote w:id="141">
    <w:p w14:paraId="58497807" w14:textId="77777777" w:rsidR="004E0EBB" w:rsidRDefault="004E0EBB">
      <w:pPr>
        <w:rPr>
          <w:rStyle w:val="FootnoteReference"/>
        </w:rPr>
      </w:pPr>
      <w:r w:rsidRPr="00E32094">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158E9756"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st.ref.id="I09QUZU"</w:instrText>
      </w:r>
      <w:r>
        <w:rPr>
          <w:rStyle w:val="pxst"/>
        </w:rPr>
        <w:fldChar w:fldCharType="end"/>
      </w:r>
      <w:r>
        <w:rPr>
          <w:rStyle w:val="pxst"/>
        </w:rPr>
        <w:t xml:space="preserve">NYTL </w:t>
      </w:r>
      <w:r>
        <w:rPr>
          <w:rStyle w:val="pxst"/>
          <w:vanish/>
        </w:rPr>
        <w:t>&amp;ss;</w:t>
      </w:r>
      <w:r>
        <w:rPr>
          <w:rStyle w:val="pxvis"/>
          <w:rFonts w:ascii="Times NewRoman" w:hAnsi="Times NewRoman"/>
          <w:b w:val="0"/>
          <w:sz w:val="24"/>
        </w:rPr>
        <w:t>§§</w:t>
      </w:r>
      <w:r>
        <w:rPr>
          <w:rStyle w:val="pxst"/>
        </w:rPr>
        <w:t>1116, 1210, 1212-A, 1218</w:t>
      </w:r>
      <w:r>
        <w:t>.</w:t>
      </w:r>
    </w:p>
    <w:p w14:paraId="1A507C36"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st.ref.id="I09L8Q4"</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1116(a)(4)</w:t>
      </w:r>
      <w:r>
        <w:t xml:space="preserve">; </w:t>
      </w:r>
      <w:r>
        <w:rPr>
          <w:rStyle w:val="pxst"/>
          <w:color w:val="FF0000"/>
          <w:sz w:val="20"/>
          <w:szCs w:val="20"/>
          <w:vertAlign w:val="superscript"/>
        </w:rPr>
        <w:t>►</w:t>
      </w:r>
      <w:r>
        <w:rPr>
          <w:rStyle w:val="pxst"/>
        </w:rPr>
        <w:fldChar w:fldCharType="begin"/>
      </w:r>
      <w:r>
        <w:rPr>
          <w:rStyle w:val="pxst"/>
        </w:rPr>
        <w:instrText>st.ref.id="I09O1V0"</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r>
        <w:rPr>
          <w:rStyle w:val="pxst"/>
        </w:rPr>
        <w:t>529.7</w:t>
      </w:r>
      <w:r>
        <w:t>.</w:t>
      </w:r>
    </w:p>
    <w:p w14:paraId="1CB9DF6A" w14:textId="77777777" w:rsidR="004E0EBB" w:rsidRDefault="004E0EBB">
      <w:pPr>
        <w:pStyle w:val="pxrr"/>
        <w:spacing w:before="180"/>
        <w:rPr>
          <w:sz w:val="24"/>
          <w:szCs w:val="24"/>
        </w:rPr>
      </w:pPr>
      <w:r>
        <w:rPr>
          <w:rStyle w:val="pxvis"/>
          <w:rFonts w:cs="Arial"/>
          <w:bCs/>
          <w:szCs w:val="28"/>
        </w:rPr>
        <w:t>Research References</w:t>
      </w:r>
    </w:p>
    <w:p w14:paraId="21BC970A"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rc.ref.id="I09QUZW"</w:instrText>
      </w:r>
      <w:r>
        <w:rPr>
          <w:rStyle w:val="pxrc"/>
        </w:rPr>
        <w:fldChar w:fldCharType="end"/>
      </w:r>
      <w:r>
        <w:rPr>
          <w:rStyle w:val="pxrc"/>
        </w:rPr>
        <w:t>Exemption of charitable or educational organization from sales or use tax, 69 A.L.R.5th 477</w:t>
      </w:r>
      <w:r>
        <w:t>.</w:t>
      </w:r>
    </w:p>
    <w:p w14:paraId="5AFB1094"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rc.ref.id="I09IFLA"</w:instrText>
      </w:r>
      <w:r>
        <w:rPr>
          <w:rStyle w:val="pxrc"/>
        </w:rPr>
        <w:fldChar w:fldCharType="end"/>
      </w:r>
      <w:r>
        <w:rPr>
          <w:rStyle w:val="pxrc"/>
        </w:rPr>
        <w:t>Exemption of religious organization from sales or use tax, 54 A.L.R.3d 1204</w:t>
      </w:r>
      <w:r>
        <w:t>.</w:t>
      </w:r>
    </w:p>
    <w:p w14:paraId="6CB7F593" w14:textId="77777777" w:rsidR="004E0EBB" w:rsidRDefault="004E0EBB">
      <w:pPr>
        <w:pStyle w:val="pxrrp"/>
      </w:pPr>
      <w:r>
        <w:rPr>
          <w:rStyle w:val="pxrc"/>
          <w:color w:val="FF0000"/>
          <w:sz w:val="20"/>
          <w:szCs w:val="20"/>
          <w:vertAlign w:val="superscript"/>
        </w:rPr>
        <w:t>►</w:t>
      </w:r>
      <w:r>
        <w:rPr>
          <w:rStyle w:val="pxrc"/>
        </w:rPr>
        <w:fldChar w:fldCharType="begin"/>
      </w:r>
      <w:r>
        <w:rPr>
          <w:rStyle w:val="pxrc"/>
        </w:rPr>
        <w:instrText>rc.ref.id="I09L8Q6"</w:instrText>
      </w:r>
      <w:r>
        <w:rPr>
          <w:rStyle w:val="pxrc"/>
        </w:rPr>
        <w:fldChar w:fldCharType="end"/>
      </w:r>
      <w:r>
        <w:rPr>
          <w:rStyle w:val="pxrc"/>
        </w:rPr>
        <w:t>Prospective use for tax-exempt purposes as entitling property to tax exemption, 54 A.L.R.3d 9</w:t>
      </w:r>
      <w:r>
        <w:t>.</w:t>
      </w:r>
    </w:p>
    <w:p w14:paraId="6854F33F" w14:textId="77777777" w:rsidR="004E0EBB" w:rsidRDefault="004E0EBB">
      <w:pPr>
        <w:pStyle w:val="pxrrp"/>
      </w:pPr>
      <w:r>
        <w:t xml:space="preserve">Sales and use tax exemption of religious, charitable, and educational organizations, </w:t>
      </w:r>
      <w:r>
        <w:rPr>
          <w:rStyle w:val="pxrc"/>
          <w:color w:val="FF0000"/>
          <w:sz w:val="20"/>
          <w:szCs w:val="20"/>
          <w:vertAlign w:val="superscript"/>
        </w:rPr>
        <w:t>►</w:t>
      </w:r>
      <w:r>
        <w:rPr>
          <w:rStyle w:val="pxrc"/>
        </w:rPr>
        <w:fldChar w:fldCharType="begin"/>
      </w:r>
      <w:r>
        <w:rPr>
          <w:rStyle w:val="pxrc"/>
        </w:rPr>
        <w:instrText>rc.ref.id="I09IFLD"</w:instrText>
      </w:r>
      <w:r>
        <w:rPr>
          <w:rStyle w:val="pxrc"/>
        </w:rPr>
        <w:fldChar w:fldCharType="end"/>
      </w:r>
      <w:r>
        <w:rPr>
          <w:rStyle w:val="pxrc"/>
        </w:rPr>
        <w:t xml:space="preserve">N.Y. Jur. 2d, Taxation and Assessment </w:t>
      </w:r>
      <w:r>
        <w:rPr>
          <w:rStyle w:val="pxrc"/>
          <w:vanish/>
        </w:rPr>
        <w:t>&amp;ss;</w:t>
      </w:r>
      <w:r>
        <w:rPr>
          <w:rStyle w:val="pxvis"/>
          <w:rFonts w:ascii="Times NewRoman" w:hAnsi="Times NewRoman"/>
          <w:b w:val="0"/>
          <w:sz w:val="24"/>
        </w:rPr>
        <w:t>§§</w:t>
      </w:r>
      <w:r>
        <w:rPr>
          <w:rStyle w:val="pxrc"/>
        </w:rPr>
        <w:t>18</w:t>
      </w:r>
      <w:ins w:id="337" w:author="Cara Cardinale" w:date="2025-02-11T22:50:00Z">
        <w:r w:rsidR="00621527">
          <w:rPr>
            <w:rStyle w:val="pxrc"/>
          </w:rPr>
          <w:t>38</w:t>
        </w:r>
      </w:ins>
      <w:del w:id="338" w:author="Cara Cardinale" w:date="2025-02-11T22:50:00Z">
        <w:r w:rsidDel="00621527">
          <w:rPr>
            <w:rStyle w:val="pxrc"/>
          </w:rPr>
          <w:delText>71</w:delText>
        </w:r>
      </w:del>
      <w:r>
        <w:rPr>
          <w:rStyle w:val="pxrc"/>
        </w:rPr>
        <w:t>, 18</w:t>
      </w:r>
      <w:del w:id="339" w:author="Cara Cardinale" w:date="2025-02-11T22:50:00Z">
        <w:r w:rsidDel="00621527">
          <w:rPr>
            <w:rStyle w:val="pxrc"/>
          </w:rPr>
          <w:delText>72</w:delText>
        </w:r>
      </w:del>
      <w:ins w:id="340" w:author="Cara Cardinale" w:date="2025-02-11T22:50:00Z">
        <w:r w:rsidR="00621527">
          <w:rPr>
            <w:rStyle w:val="pxrc"/>
          </w:rPr>
          <w:t>39</w:t>
        </w:r>
      </w:ins>
      <w:r>
        <w:t>.</w:t>
      </w:r>
    </w:p>
    <w:p w14:paraId="1E04B8FE" w14:textId="77777777" w:rsidR="00AA373E" w:rsidRDefault="00AA373E">
      <w:pPr>
        <w:pStyle w:val="pxrrp"/>
      </w:pPr>
    </w:p>
  </w:footnote>
  <w:footnote w:id="142">
    <w:p w14:paraId="36399A7A" w14:textId="77777777" w:rsidR="004E0EBB" w:rsidRDefault="004E0EBB">
      <w:pPr>
        <w:rPr>
          <w:rStyle w:val="FootnoteReference"/>
        </w:rPr>
      </w:pPr>
      <w:r w:rsidRPr="00E32094">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5AE8089E"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st.ref.id="I09L8Q9"</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11-2703(4)</w:t>
      </w:r>
      <w:r>
        <w:t>.</w:t>
      </w:r>
    </w:p>
    <w:p w14:paraId="129F8E7C" w14:textId="77777777" w:rsidR="00AA373E" w:rsidRDefault="00AA373E">
      <w:pPr>
        <w:pStyle w:val="pxp"/>
      </w:pPr>
    </w:p>
  </w:footnote>
  <w:footnote w:id="143">
    <w:p w14:paraId="0E29F2E8" w14:textId="77777777" w:rsidR="004E0EBB" w:rsidRDefault="004E0EBB">
      <w:pPr>
        <w:rPr>
          <w:rStyle w:val="FootnoteReference"/>
        </w:rPr>
      </w:pPr>
      <w:r w:rsidRPr="00E32094">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7A58692C"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st.ref.id="I09O1V5"</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11-704(a)(4)</w:t>
      </w:r>
      <w:r>
        <w:t>.</w:t>
      </w:r>
    </w:p>
    <w:p w14:paraId="2CC7B459" w14:textId="77777777" w:rsidR="00AA373E" w:rsidRDefault="00AA373E">
      <w:pPr>
        <w:pStyle w:val="pxp"/>
      </w:pPr>
    </w:p>
  </w:footnote>
  <w:footnote w:id="144">
    <w:p w14:paraId="045E7B73" w14:textId="77777777" w:rsidR="004E0EBB" w:rsidRDefault="004E0EBB">
      <w:pPr>
        <w:rPr>
          <w:rStyle w:val="FootnoteReference"/>
        </w:rPr>
      </w:pPr>
      <w:r w:rsidRPr="00E32094">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37B29856"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st.ref.id="I09QV01"</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11-2203(6)</w:t>
      </w:r>
      <w:r>
        <w:t>.</w:t>
      </w:r>
    </w:p>
    <w:p w14:paraId="598ADF80" w14:textId="77777777" w:rsidR="00AA373E" w:rsidRDefault="00AA373E">
      <w:pPr>
        <w:pStyle w:val="pxp"/>
      </w:pPr>
    </w:p>
  </w:footnote>
  <w:footnote w:id="145">
    <w:p w14:paraId="3FAD1D8C" w14:textId="77777777" w:rsidR="004E0EBB" w:rsidRDefault="004E0EBB">
      <w:pPr>
        <w:rPr>
          <w:rStyle w:val="FootnoteReference"/>
        </w:rPr>
      </w:pPr>
      <w:r w:rsidRPr="00E32094">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6F535AD9"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st.ref.id="I09IFMI"</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11-2502(e)</w:t>
      </w:r>
      <w:r>
        <w:t>.</w:t>
      </w:r>
    </w:p>
    <w:p w14:paraId="6BD1329C" w14:textId="77777777" w:rsidR="00AA373E" w:rsidRDefault="00AA373E">
      <w:pPr>
        <w:pStyle w:val="pxp"/>
      </w:pPr>
    </w:p>
  </w:footnote>
  <w:footnote w:id="146">
    <w:p w14:paraId="538F8D92" w14:textId="77777777" w:rsidR="004E0EBB" w:rsidRDefault="004E0EBB">
      <w:pPr>
        <w:rPr>
          <w:rStyle w:val="FootnoteReference"/>
        </w:rPr>
      </w:pPr>
      <w:r w:rsidRPr="00E32094">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45370077"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st.ref.id="I09L8RE"</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11-2403(d)</w:t>
      </w:r>
      <w:r>
        <w:t>.</w:t>
      </w:r>
    </w:p>
    <w:p w14:paraId="6A19BAAE" w14:textId="77777777" w:rsidR="00AA373E" w:rsidRDefault="00AA373E">
      <w:pPr>
        <w:pStyle w:val="pxp"/>
      </w:pPr>
    </w:p>
  </w:footnote>
  <w:footnote w:id="147">
    <w:p w14:paraId="781BA32A" w14:textId="77777777" w:rsidR="004E0EBB" w:rsidRDefault="004E0EBB">
      <w:pPr>
        <w:rPr>
          <w:rStyle w:val="FootnoteReference"/>
        </w:rPr>
      </w:pPr>
      <w:r w:rsidRPr="00E32094">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574F690F"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st.ref.id="I09O1WA"</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11-1405(a)(4)</w:t>
      </w:r>
      <w:r>
        <w:t>.</w:t>
      </w:r>
    </w:p>
    <w:p w14:paraId="1C7E4662" w14:textId="77777777" w:rsidR="00AA373E" w:rsidRDefault="00AA373E">
      <w:pPr>
        <w:pStyle w:val="pxp"/>
      </w:pPr>
    </w:p>
  </w:footnote>
  <w:footnote w:id="148">
    <w:p w14:paraId="335EE097" w14:textId="77777777" w:rsidR="004E0EBB" w:rsidRDefault="004E0EBB">
      <w:pPr>
        <w:rPr>
          <w:rStyle w:val="FootnoteReference"/>
        </w:rPr>
      </w:pPr>
      <w:r w:rsidRPr="00E32094">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59DAC32A"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st.ref.id="I09QV16"</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1230(d)</w:t>
      </w:r>
      <w:r>
        <w:t>.</w:t>
      </w:r>
    </w:p>
    <w:p w14:paraId="387E18F2" w14:textId="77777777" w:rsidR="00AA373E" w:rsidRDefault="00AA373E">
      <w:pPr>
        <w:pStyle w:val="pxp"/>
      </w:pPr>
    </w:p>
  </w:footnote>
  <w:footnote w:id="149">
    <w:p w14:paraId="588FCAF6" w14:textId="77777777" w:rsidR="004E0EBB" w:rsidRDefault="004E0EBB">
      <w:pPr>
        <w:rPr>
          <w:rStyle w:val="FootnoteReference"/>
        </w:rPr>
      </w:pPr>
      <w:r w:rsidRPr="00E32094">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1F6A3169"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st.ref.id="I09IFML"</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612(a)</w:t>
      </w:r>
      <w:r>
        <w:t xml:space="preserve"> (the taxpayer's taxable income for state purposes does not include amounts deducted for charitable donations for federal purposes).</w:t>
      </w:r>
    </w:p>
    <w:p w14:paraId="47F64E27" w14:textId="77777777" w:rsidR="00AA373E" w:rsidRDefault="00AA373E">
      <w:pPr>
        <w:pStyle w:val="pxp"/>
      </w:pPr>
    </w:p>
  </w:footnote>
  <w:footnote w:id="150">
    <w:p w14:paraId="4F21132C" w14:textId="77777777" w:rsidR="004E0EBB" w:rsidRDefault="004E0EBB">
      <w:pPr>
        <w:rPr>
          <w:rStyle w:val="FootnoteReference"/>
        </w:rPr>
      </w:pPr>
      <w:r w:rsidRPr="00E32094">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42E95321" w14:textId="77777777" w:rsidR="004E0EBB" w:rsidRDefault="004E0EBB">
      <w:pPr>
        <w:pStyle w:val="pxp"/>
      </w:pPr>
      <w:r>
        <w:rPr>
          <w:color w:val="FF0000"/>
          <w:sz w:val="20"/>
          <w:szCs w:val="20"/>
          <w:vertAlign w:val="superscript"/>
        </w:rPr>
        <w:t>►</w:t>
      </w:r>
      <w:r>
        <w:fldChar w:fldCharType="begin"/>
      </w:r>
      <w:r>
        <w:instrText>p.ct.id="f477b8b0b92511efa86bc22ba615bad8|16|31:16"</w:instrText>
      </w:r>
      <w:r>
        <w:fldChar w:fldCharType="end"/>
      </w:r>
      <w:r>
        <w:rPr>
          <w:rStyle w:val="pxst"/>
          <w:color w:val="FF0000"/>
          <w:sz w:val="20"/>
          <w:szCs w:val="20"/>
          <w:vertAlign w:val="superscript"/>
        </w:rPr>
        <w:t>►</w:t>
      </w:r>
      <w:r>
        <w:rPr>
          <w:rStyle w:val="pxst"/>
        </w:rPr>
        <w:fldChar w:fldCharType="begin"/>
      </w:r>
      <w:r>
        <w:rPr>
          <w:rStyle w:val="pxst"/>
        </w:rPr>
        <w:instrText>st.ref.id="I09L8RH"</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954</w:t>
      </w:r>
      <w:r>
        <w:t xml:space="preserve"> (the taxpayer's taxable estate for state purposes does not include amounts deducted for charitable donations for federal purposes).</w:t>
      </w:r>
    </w:p>
    <w:p w14:paraId="0C26F228" w14:textId="77777777" w:rsidR="00AA373E" w:rsidRDefault="00AA373E">
      <w:pPr>
        <w:pStyle w:val="pxp"/>
      </w:pPr>
    </w:p>
  </w:footnote>
  <w:footnote w:id="151">
    <w:p w14:paraId="4D24A1DA"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1620050"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t xml:space="preserve">For a discussion of the characteristics that make a charitable organization a private foundation, see </w:t>
      </w:r>
      <w:r>
        <w:rPr>
          <w:rStyle w:val="pxx"/>
          <w:color w:val="FF0000"/>
          <w:sz w:val="20"/>
          <w:szCs w:val="20"/>
          <w:vertAlign w:val="superscript"/>
        </w:rPr>
        <w:t>►</w:t>
      </w:r>
      <w:r>
        <w:rPr>
          <w:rStyle w:val="pxx"/>
        </w:rPr>
        <w:fldChar w:fldCharType="begin"/>
      </w:r>
      <w:r>
        <w:rPr>
          <w:rStyle w:val="pxx"/>
        </w:rPr>
        <w:instrText>x.ref.id="I09IFMN"</w:instrText>
      </w:r>
      <w:r>
        <w:rPr>
          <w:rStyle w:val="pxx"/>
        </w:rPr>
        <w:fldChar w:fldCharType="end"/>
      </w:r>
      <w:r>
        <w:rPr>
          <w:rStyle w:val="pxx"/>
          <w:vanish/>
        </w:rPr>
        <w:t>&amp;s;</w:t>
      </w:r>
      <w:r>
        <w:rPr>
          <w:rStyle w:val="pxvis"/>
          <w:rFonts w:ascii="Times NewRoman" w:hAnsi="Times NewRoman"/>
          <w:b w:val="0"/>
          <w:sz w:val="24"/>
        </w:rPr>
        <w:t>§</w:t>
      </w:r>
      <w:r>
        <w:rPr>
          <w:rStyle w:val="pxx"/>
        </w:rPr>
        <w:t>31:3</w:t>
      </w:r>
      <w:r>
        <w:t>.</w:t>
      </w:r>
    </w:p>
    <w:p w14:paraId="77B2C7EA" w14:textId="77777777" w:rsidR="004E0EBB" w:rsidRDefault="004E0EBB">
      <w:pPr>
        <w:pStyle w:val="pxrr"/>
        <w:spacing w:before="180"/>
        <w:rPr>
          <w:sz w:val="24"/>
          <w:szCs w:val="24"/>
        </w:rPr>
      </w:pPr>
      <w:r>
        <w:rPr>
          <w:rStyle w:val="pxvis"/>
          <w:rFonts w:cs="Arial"/>
          <w:bCs/>
          <w:szCs w:val="28"/>
        </w:rPr>
        <w:t>Research References</w:t>
      </w:r>
    </w:p>
    <w:p w14:paraId="20AC4775" w14:textId="77777777" w:rsidR="004E0EBB" w:rsidRDefault="004E0EBB">
      <w:pPr>
        <w:pStyle w:val="pxrrp"/>
      </w:pPr>
      <w:r>
        <w:t xml:space="preserve">Private foundations, </w:t>
      </w:r>
      <w:r>
        <w:rPr>
          <w:rStyle w:val="pxrc"/>
          <w:color w:val="FF0000"/>
          <w:sz w:val="20"/>
          <w:szCs w:val="20"/>
          <w:vertAlign w:val="superscript"/>
        </w:rPr>
        <w:t>►</w:t>
      </w:r>
      <w:r>
        <w:rPr>
          <w:rStyle w:val="pxrc"/>
        </w:rPr>
        <w:fldChar w:fldCharType="begin"/>
      </w:r>
      <w:r>
        <w:rPr>
          <w:rStyle w:val="pxrc"/>
        </w:rPr>
        <w:instrText>rc.ref.id="I09IFSB"</w:instrText>
      </w:r>
      <w:r>
        <w:rPr>
          <w:rStyle w:val="pxrc"/>
        </w:rPr>
        <w:fldChar w:fldCharType="end"/>
      </w:r>
      <w:del w:id="341" w:author="Cara Cardinale" w:date="2025-02-08T18:20:00Z">
        <w:r w:rsidDel="00823E3B">
          <w:rPr>
            <w:rStyle w:val="pxrc"/>
          </w:rPr>
          <w:delText>RIA Federal Tax Coordinator 2d</w:delText>
        </w:r>
      </w:del>
      <w:ins w:id="342" w:author="Cara Cardinale" w:date="2025-02-08T18:20:00Z">
        <w:r w:rsidR="00823E3B">
          <w:rPr>
            <w:rStyle w:val="pxrc"/>
          </w:rPr>
          <w:t>Federal Tax Coordinator 2d (RIA)</w:t>
        </w:r>
      </w:ins>
      <w:del w:id="343" w:author="Cara Cardinale" w:date="2025-02-12T18:36:00Z">
        <w:r w:rsidDel="00780FBD">
          <w:rPr>
            <w:rStyle w:val="pxrc"/>
          </w:rPr>
          <w:delText>, Exempt Organizations</w:delText>
        </w:r>
      </w:del>
      <w:r>
        <w:rPr>
          <w:rStyle w:val="pxrc"/>
        </w:rPr>
        <w:t xml:space="preserve"> &amp;pp;D-7200 et seq.</w:t>
      </w:r>
    </w:p>
    <w:p w14:paraId="0C3E1944" w14:textId="77777777" w:rsidR="004E0EBB" w:rsidRDefault="004E0EBB">
      <w:pPr>
        <w:pStyle w:val="pxrrp"/>
      </w:pPr>
      <w:r>
        <w:t xml:space="preserve">Private foundations, </w:t>
      </w:r>
      <w:r>
        <w:rPr>
          <w:rStyle w:val="pxrc"/>
          <w:color w:val="FF0000"/>
          <w:sz w:val="20"/>
          <w:szCs w:val="20"/>
          <w:vertAlign w:val="superscript"/>
        </w:rPr>
        <w:t>►</w:t>
      </w:r>
      <w:r>
        <w:rPr>
          <w:rStyle w:val="pxrc"/>
        </w:rPr>
        <w:fldChar w:fldCharType="begin"/>
      </w:r>
      <w:r>
        <w:rPr>
          <w:rStyle w:val="pxrc"/>
        </w:rPr>
        <w:instrText>rc.ref.id="I09L8X7"</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w:t>
      </w:r>
      <w:ins w:id="344" w:author="Cara Cardinale" w:date="2025-02-12T18:36:00Z">
        <w:r w:rsidR="00780FBD">
          <w:rPr>
            <w:rStyle w:val="pxrc"/>
          </w:rPr>
          <w:t>100</w:t>
        </w:r>
      </w:ins>
      <w:del w:id="345" w:author="Cara Cardinale" w:date="2025-02-12T18:36:00Z">
        <w:r w:rsidDel="00780FBD">
          <w:rPr>
            <w:rStyle w:val="pxrc"/>
          </w:rPr>
          <w:delText>98</w:delText>
        </w:r>
      </w:del>
      <w:r>
        <w:rPr>
          <w:rStyle w:val="pxrc"/>
        </w:rPr>
        <w:t xml:space="preserve"> to </w:t>
      </w:r>
      <w:del w:id="346" w:author="Cara Cardinale" w:date="2025-02-08T18:41:00Z">
        <w:r w:rsidDel="005B44B1">
          <w:rPr>
            <w:rStyle w:val="pxrc"/>
          </w:rPr>
          <w:delText>10:116</w:delText>
        </w:r>
      </w:del>
      <w:ins w:id="347" w:author="Cara Cardinale" w:date="2025-02-08T18:41:00Z">
        <w:r w:rsidR="005B44B1">
          <w:rPr>
            <w:rStyle w:val="pxrc"/>
          </w:rPr>
          <w:t>10:118</w:t>
        </w:r>
      </w:ins>
      <w:r>
        <w:t>.</w:t>
      </w:r>
    </w:p>
    <w:p w14:paraId="455BFD4D" w14:textId="77777777" w:rsidR="00AA373E" w:rsidRDefault="00AA373E">
      <w:pPr>
        <w:pStyle w:val="pxrrp"/>
      </w:pPr>
    </w:p>
  </w:footnote>
  <w:footnote w:id="152">
    <w:p w14:paraId="75114444"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274E7FB"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t xml:space="preserve">For a discussion of such taxes, see </w:t>
      </w:r>
      <w:r>
        <w:rPr>
          <w:rStyle w:val="pxx"/>
          <w:color w:val="FF0000"/>
          <w:sz w:val="20"/>
          <w:szCs w:val="20"/>
          <w:vertAlign w:val="superscript"/>
        </w:rPr>
        <w:t>►</w:t>
      </w:r>
      <w:r>
        <w:rPr>
          <w:rStyle w:val="pxx"/>
        </w:rPr>
        <w:fldChar w:fldCharType="begin"/>
      </w:r>
      <w:r>
        <w:rPr>
          <w:rStyle w:val="pxx"/>
        </w:rPr>
        <w:instrText>x.ref.id="I09O223"</w:instrText>
      </w:r>
      <w:r>
        <w:rPr>
          <w:rStyle w:val="pxx"/>
        </w:rPr>
        <w:fldChar w:fldCharType="end"/>
      </w:r>
      <w:r>
        <w:rPr>
          <w:rStyle w:val="pxx"/>
          <w:vanish/>
        </w:rPr>
        <w:t>&amp;s;</w:t>
      </w:r>
      <w:r>
        <w:rPr>
          <w:rStyle w:val="pxvis"/>
          <w:rFonts w:ascii="Times NewRoman" w:hAnsi="Times NewRoman"/>
          <w:b w:val="0"/>
          <w:sz w:val="24"/>
        </w:rPr>
        <w:t>§</w:t>
      </w:r>
      <w:r>
        <w:rPr>
          <w:rStyle w:val="pxx"/>
        </w:rPr>
        <w:t>31:19</w:t>
      </w:r>
      <w:r>
        <w:t>.</w:t>
      </w:r>
    </w:p>
    <w:p w14:paraId="49F444A7" w14:textId="77777777" w:rsidR="00AA373E" w:rsidRDefault="00AA373E">
      <w:pPr>
        <w:pStyle w:val="pxp"/>
      </w:pPr>
    </w:p>
  </w:footnote>
  <w:footnote w:id="153">
    <w:p w14:paraId="3AFA848C"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7BBCC72"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st.ref.id="I09QV6Z"</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4940(d), 4942(a)(1)</w:t>
      </w:r>
      <w:r>
        <w:t>.</w:t>
      </w:r>
    </w:p>
    <w:p w14:paraId="3A9F063C" w14:textId="77777777" w:rsidR="004E0EBB" w:rsidRDefault="004E0EBB">
      <w:pPr>
        <w:pStyle w:val="pxrr"/>
        <w:spacing w:before="180"/>
        <w:rPr>
          <w:sz w:val="24"/>
          <w:szCs w:val="24"/>
        </w:rPr>
      </w:pPr>
      <w:r>
        <w:rPr>
          <w:rStyle w:val="pxvis"/>
          <w:rFonts w:cs="Arial"/>
          <w:bCs/>
          <w:szCs w:val="28"/>
        </w:rPr>
        <w:t>Research References</w:t>
      </w:r>
    </w:p>
    <w:p w14:paraId="01BEF6F4" w14:textId="77777777" w:rsidR="004E0EBB" w:rsidRDefault="004E0EBB">
      <w:pPr>
        <w:pStyle w:val="pxrrp"/>
      </w:pPr>
      <w:r>
        <w:t xml:space="preserve">Operating foundations, </w:t>
      </w:r>
      <w:r>
        <w:rPr>
          <w:rStyle w:val="pxrc"/>
          <w:color w:val="FF0000"/>
          <w:sz w:val="20"/>
          <w:szCs w:val="20"/>
          <w:vertAlign w:val="superscript"/>
        </w:rPr>
        <w:t>►</w:t>
      </w:r>
      <w:r>
        <w:rPr>
          <w:rStyle w:val="pxrc"/>
        </w:rPr>
        <w:fldChar w:fldCharType="begin"/>
      </w:r>
      <w:r>
        <w:rPr>
          <w:rStyle w:val="pxrc"/>
        </w:rPr>
        <w:instrText>rc.ref.id="I09IFSD"</w:instrText>
      </w:r>
      <w:r>
        <w:rPr>
          <w:rStyle w:val="pxrc"/>
        </w:rPr>
        <w:fldChar w:fldCharType="end"/>
      </w:r>
      <w:del w:id="348" w:author="Cara Cardinale" w:date="2025-02-08T18:20:00Z">
        <w:r w:rsidDel="00823E3B">
          <w:rPr>
            <w:rStyle w:val="pxrc"/>
          </w:rPr>
          <w:delText>RIA Federal Tax Coordinator 2d</w:delText>
        </w:r>
      </w:del>
      <w:ins w:id="349" w:author="Cara Cardinale" w:date="2025-02-08T18:20:00Z">
        <w:r w:rsidR="00823E3B">
          <w:rPr>
            <w:rStyle w:val="pxrc"/>
          </w:rPr>
          <w:t>Federal Tax Coordinator 2d (RIA)</w:t>
        </w:r>
      </w:ins>
      <w:del w:id="350" w:author="Cara Cardinale" w:date="2025-02-12T21:04:00Z">
        <w:r w:rsidDel="003C3903">
          <w:rPr>
            <w:rStyle w:val="pxrc"/>
          </w:rPr>
          <w:delText>, Exempt Organizations</w:delText>
        </w:r>
      </w:del>
      <w:r>
        <w:rPr>
          <w:rStyle w:val="pxrc"/>
        </w:rPr>
        <w:t xml:space="preserve"> &amp;pp;D-</w:t>
      </w:r>
      <w:del w:id="351" w:author="Cara Cardinale" w:date="2025-02-12T21:04:00Z">
        <w:r w:rsidDel="003C3903">
          <w:rPr>
            <w:rStyle w:val="pxrc"/>
          </w:rPr>
          <w:delText>7719 to D-7728</w:delText>
        </w:r>
      </w:del>
      <w:ins w:id="352" w:author="Cara Cardinale" w:date="2025-02-12T21:04:00Z">
        <w:r w:rsidR="003C3903">
          <w:rPr>
            <w:rStyle w:val="pxrc"/>
          </w:rPr>
          <w:t>7713 to D-7715</w:t>
        </w:r>
      </w:ins>
      <w:r>
        <w:t>.</w:t>
      </w:r>
    </w:p>
    <w:p w14:paraId="1614A93D" w14:textId="77777777" w:rsidR="004E0EBB" w:rsidRDefault="004E0EBB">
      <w:pPr>
        <w:pStyle w:val="pxrrp"/>
      </w:pPr>
      <w:r>
        <w:t xml:space="preserve">Operating foundations, </w:t>
      </w:r>
      <w:r>
        <w:rPr>
          <w:rStyle w:val="pxrc"/>
          <w:color w:val="FF0000"/>
          <w:sz w:val="20"/>
          <w:szCs w:val="20"/>
          <w:vertAlign w:val="superscript"/>
        </w:rPr>
        <w:t>►</w:t>
      </w:r>
      <w:r>
        <w:rPr>
          <w:rStyle w:val="pxrc"/>
        </w:rPr>
        <w:fldChar w:fldCharType="begin"/>
      </w:r>
      <w:r>
        <w:rPr>
          <w:rStyle w:val="pxrc"/>
        </w:rPr>
        <w:instrText>rc.ref.id="I09L8X9"</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353" w:author="Cara Cardinale" w:date="2025-02-12T18:40:00Z">
        <w:r w:rsidDel="00780FBD">
          <w:rPr>
            <w:rStyle w:val="pxrc"/>
          </w:rPr>
          <w:delText>10:114</w:delText>
        </w:r>
      </w:del>
      <w:ins w:id="354" w:author="Cara Cardinale" w:date="2025-02-12T18:40:00Z">
        <w:r w:rsidR="00780FBD">
          <w:rPr>
            <w:rStyle w:val="pxrc"/>
          </w:rPr>
          <w:t>10:116</w:t>
        </w:r>
      </w:ins>
      <w:r>
        <w:t>.</w:t>
      </w:r>
    </w:p>
    <w:p w14:paraId="31AD3E4A" w14:textId="77777777" w:rsidR="00AA373E" w:rsidRDefault="00AA373E">
      <w:pPr>
        <w:pStyle w:val="pxrrp"/>
      </w:pPr>
    </w:p>
  </w:footnote>
  <w:footnote w:id="154">
    <w:p w14:paraId="5E3B5F0B"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6BA11BF" w14:textId="77777777" w:rsidR="004E0EBB" w:rsidRDefault="004E0EBB">
      <w:pPr>
        <w:pStyle w:val="pxrr"/>
        <w:spacing w:before="180"/>
        <w:rPr>
          <w:sz w:val="24"/>
          <w:szCs w:val="24"/>
        </w:rPr>
      </w:pPr>
      <w:r>
        <w:rPr>
          <w:rStyle w:val="pxvis"/>
          <w:rFonts w:cs="Arial"/>
          <w:bCs/>
          <w:szCs w:val="28"/>
        </w:rPr>
        <w:t>Research References</w:t>
      </w:r>
    </w:p>
    <w:p w14:paraId="4B47A3AE" w14:textId="77777777" w:rsidR="004E0EBB" w:rsidRDefault="004E0EBB">
      <w:pPr>
        <w:pStyle w:val="pxrrp"/>
      </w:pPr>
      <w:r>
        <w:t xml:space="preserve">Operating foundations, </w:t>
      </w:r>
      <w:r>
        <w:rPr>
          <w:rStyle w:val="pxrc"/>
          <w:color w:val="FF0000"/>
          <w:sz w:val="20"/>
          <w:szCs w:val="20"/>
          <w:vertAlign w:val="superscript"/>
        </w:rPr>
        <w:t>►</w:t>
      </w:r>
      <w:r>
        <w:rPr>
          <w:rStyle w:val="pxrc"/>
        </w:rPr>
        <w:fldChar w:fldCharType="begin"/>
      </w:r>
      <w:r>
        <w:rPr>
          <w:rStyle w:val="pxrc"/>
        </w:rPr>
        <w:instrText>rc.ref.id="I09O225"</w:instrText>
      </w:r>
      <w:r>
        <w:rPr>
          <w:rStyle w:val="pxrc"/>
        </w:rPr>
        <w:fldChar w:fldCharType="end"/>
      </w:r>
      <w:del w:id="355" w:author="Cara Cardinale" w:date="2025-02-08T18:20:00Z">
        <w:r w:rsidDel="00823E3B">
          <w:rPr>
            <w:rStyle w:val="pxrc"/>
          </w:rPr>
          <w:delText>RIA Federal Tax Coordinator 2d</w:delText>
        </w:r>
      </w:del>
      <w:ins w:id="356" w:author="Cara Cardinale" w:date="2025-02-08T18:20:00Z">
        <w:r w:rsidR="00823E3B">
          <w:rPr>
            <w:rStyle w:val="pxrc"/>
          </w:rPr>
          <w:t>Federal Tax Coordinator 2d (RIA)</w:t>
        </w:r>
      </w:ins>
      <w:del w:id="357" w:author="Cara Cardinale" w:date="2025-02-12T21:35:00Z">
        <w:r w:rsidDel="003E3B5B">
          <w:rPr>
            <w:rStyle w:val="pxrc"/>
          </w:rPr>
          <w:delText>, Exempt Organizations</w:delText>
        </w:r>
      </w:del>
      <w:r>
        <w:rPr>
          <w:rStyle w:val="pxrc"/>
        </w:rPr>
        <w:t xml:space="preserve"> &amp;pp;D-</w:t>
      </w:r>
      <w:del w:id="358" w:author="Cara Cardinale" w:date="2025-02-12T21:04:00Z">
        <w:r w:rsidDel="003C3903">
          <w:rPr>
            <w:rStyle w:val="pxrc"/>
          </w:rPr>
          <w:delText>7719 to D-7728</w:delText>
        </w:r>
      </w:del>
      <w:ins w:id="359" w:author="Cara Cardinale" w:date="2025-02-12T21:04:00Z">
        <w:r w:rsidR="003C3903">
          <w:rPr>
            <w:rStyle w:val="pxrc"/>
          </w:rPr>
          <w:t>7713 to D-7715</w:t>
        </w:r>
      </w:ins>
      <w:r>
        <w:t>.</w:t>
      </w:r>
    </w:p>
    <w:p w14:paraId="165F1524" w14:textId="77777777" w:rsidR="004E0EBB" w:rsidRDefault="004E0EBB">
      <w:pPr>
        <w:pStyle w:val="pxrrp"/>
      </w:pPr>
      <w:r>
        <w:t xml:space="preserve">Operating foundations, </w:t>
      </w:r>
      <w:r>
        <w:rPr>
          <w:rStyle w:val="pxrc"/>
          <w:color w:val="FF0000"/>
          <w:sz w:val="20"/>
          <w:szCs w:val="20"/>
          <w:vertAlign w:val="superscript"/>
        </w:rPr>
        <w:t>►</w:t>
      </w:r>
      <w:r>
        <w:rPr>
          <w:rStyle w:val="pxrc"/>
        </w:rPr>
        <w:fldChar w:fldCharType="begin"/>
      </w:r>
      <w:r>
        <w:rPr>
          <w:rStyle w:val="pxrc"/>
        </w:rPr>
        <w:instrText>rc.ref.id="I09IFSF"</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360" w:author="Cara Cardinale" w:date="2025-02-12T18:40:00Z">
        <w:r w:rsidDel="00780FBD">
          <w:rPr>
            <w:rStyle w:val="pxrc"/>
          </w:rPr>
          <w:delText>10:114</w:delText>
        </w:r>
      </w:del>
      <w:ins w:id="361" w:author="Cara Cardinale" w:date="2025-02-12T18:40:00Z">
        <w:r w:rsidR="00780FBD">
          <w:rPr>
            <w:rStyle w:val="pxrc"/>
          </w:rPr>
          <w:t>10:116</w:t>
        </w:r>
      </w:ins>
      <w:r>
        <w:t>.</w:t>
      </w:r>
    </w:p>
    <w:p w14:paraId="58BAD221" w14:textId="77777777" w:rsidR="00AA373E" w:rsidRDefault="00AA373E">
      <w:pPr>
        <w:pStyle w:val="pxrrp"/>
      </w:pPr>
    </w:p>
  </w:footnote>
  <w:footnote w:id="155">
    <w:p w14:paraId="121C23D8"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C97BF81"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st.ref.id="I09L8XB"</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53.4942(b)-1(d)</w:t>
      </w:r>
      <w:r>
        <w:t>.</w:t>
      </w:r>
    </w:p>
    <w:p w14:paraId="449A8DE2" w14:textId="77777777" w:rsidR="00AA373E" w:rsidRDefault="00AA373E">
      <w:pPr>
        <w:pStyle w:val="pxp"/>
      </w:pPr>
    </w:p>
  </w:footnote>
  <w:footnote w:id="156">
    <w:p w14:paraId="7841DEA8"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207BEC8"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st.ref.id="I09O227"</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4942(j)(3)</w:t>
      </w:r>
      <w:r>
        <w:t>. The Code provides that the organization must make distributions directly for the active conduct of the activities constituting the purpose or function for which it is organized.</w:t>
      </w:r>
    </w:p>
    <w:p w14:paraId="4E2EB9ED"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t xml:space="preserve">Operating foundations, </w:t>
      </w:r>
      <w:r>
        <w:rPr>
          <w:rStyle w:val="pxrc"/>
          <w:color w:val="FF0000"/>
          <w:sz w:val="20"/>
          <w:szCs w:val="20"/>
          <w:vertAlign w:val="superscript"/>
        </w:rPr>
        <w:t>►</w:t>
      </w:r>
      <w:r>
        <w:rPr>
          <w:rStyle w:val="pxrc"/>
        </w:rPr>
        <w:fldChar w:fldCharType="begin"/>
      </w:r>
      <w:r>
        <w:rPr>
          <w:rStyle w:val="pxrc"/>
        </w:rPr>
        <w:instrText>rc.ref.id="I09IFSI"</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362" w:author="Cara Cardinale" w:date="2025-02-12T18:40:00Z">
        <w:r w:rsidDel="00780FBD">
          <w:rPr>
            <w:rStyle w:val="pxrc"/>
          </w:rPr>
          <w:delText>10:114</w:delText>
        </w:r>
      </w:del>
      <w:ins w:id="363" w:author="Cara Cardinale" w:date="2025-02-12T18:40:00Z">
        <w:r w:rsidR="00780FBD">
          <w:rPr>
            <w:rStyle w:val="pxrc"/>
          </w:rPr>
          <w:t>10:116</w:t>
        </w:r>
      </w:ins>
      <w:r>
        <w:t>.</w:t>
      </w:r>
    </w:p>
    <w:p w14:paraId="719F8692"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t xml:space="preserve">Operating foundations, </w:t>
      </w:r>
      <w:r>
        <w:rPr>
          <w:rStyle w:val="pxrc"/>
          <w:color w:val="FF0000"/>
          <w:sz w:val="20"/>
          <w:szCs w:val="20"/>
          <w:vertAlign w:val="superscript"/>
        </w:rPr>
        <w:t>►</w:t>
      </w:r>
      <w:r>
        <w:rPr>
          <w:rStyle w:val="pxrc"/>
        </w:rPr>
        <w:fldChar w:fldCharType="begin"/>
      </w:r>
      <w:r>
        <w:rPr>
          <w:rStyle w:val="pxrc"/>
        </w:rPr>
        <w:instrText>rc.ref.id="I09L8XE"</w:instrText>
      </w:r>
      <w:r>
        <w:rPr>
          <w:rStyle w:val="pxrc"/>
        </w:rPr>
        <w:fldChar w:fldCharType="end"/>
      </w:r>
      <w:del w:id="364" w:author="Cara Cardinale" w:date="2025-02-08T18:20:00Z">
        <w:r w:rsidDel="00823E3B">
          <w:rPr>
            <w:rStyle w:val="pxrc"/>
          </w:rPr>
          <w:delText>RIA Federal Tax Coordinator 2d</w:delText>
        </w:r>
      </w:del>
      <w:ins w:id="365" w:author="Cara Cardinale" w:date="2025-02-08T18:20:00Z">
        <w:r w:rsidR="00823E3B">
          <w:rPr>
            <w:rStyle w:val="pxrc"/>
          </w:rPr>
          <w:t>Federal Tax Coordinator 2d (RIA)</w:t>
        </w:r>
      </w:ins>
      <w:del w:id="366" w:author="Cara Cardinale" w:date="2025-02-12T21:39:00Z">
        <w:r w:rsidDel="003E3B5B">
          <w:rPr>
            <w:rStyle w:val="pxrc"/>
          </w:rPr>
          <w:delText>, Exempt Organizations</w:delText>
        </w:r>
      </w:del>
      <w:r>
        <w:rPr>
          <w:rStyle w:val="pxrc"/>
        </w:rPr>
        <w:t xml:space="preserve"> &amp;pp;D-</w:t>
      </w:r>
      <w:del w:id="367" w:author="Cara Cardinale" w:date="2025-02-12T21:04:00Z">
        <w:r w:rsidDel="003C3903">
          <w:rPr>
            <w:rStyle w:val="pxrc"/>
          </w:rPr>
          <w:delText>7719 to D-7728</w:delText>
        </w:r>
      </w:del>
      <w:ins w:id="368" w:author="Cara Cardinale" w:date="2025-02-12T21:04:00Z">
        <w:r w:rsidR="003C3903">
          <w:rPr>
            <w:rStyle w:val="pxrc"/>
          </w:rPr>
          <w:t>7713 to D-7715</w:t>
        </w:r>
      </w:ins>
      <w:r>
        <w:t>.</w:t>
      </w:r>
    </w:p>
    <w:p w14:paraId="0FFA8834" w14:textId="77777777" w:rsidR="00AA373E" w:rsidRDefault="00AA373E">
      <w:pPr>
        <w:pStyle w:val="pxp"/>
      </w:pPr>
    </w:p>
  </w:footnote>
  <w:footnote w:id="157">
    <w:p w14:paraId="1947DB6E"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74B9C8B3"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vanish/>
        </w:rPr>
        <w:t>&amp;ldquo;</w:t>
      </w:r>
      <w:r>
        <w:rPr>
          <w:rStyle w:val="pxvis"/>
          <w:rFonts w:ascii="Times NewRoman" w:hAnsi="Times NewRoman"/>
          <w:b w:val="0"/>
          <w:sz w:val="24"/>
        </w:rPr>
        <w:t>“</w:t>
      </w:r>
      <w:r>
        <w:t>Substantially all</w:t>
      </w:r>
      <w:r>
        <w:rPr>
          <w:vanish/>
        </w:rPr>
        <w:t>&amp;rdquo;</w:t>
      </w:r>
      <w:r>
        <w:rPr>
          <w:rStyle w:val="pxvis"/>
          <w:rFonts w:ascii="Times NewRoman" w:hAnsi="Times NewRoman"/>
          <w:b w:val="0"/>
          <w:sz w:val="24"/>
        </w:rPr>
        <w:t>”</w:t>
      </w:r>
      <w:r>
        <w:t xml:space="preserve"> is defined in </w:t>
      </w:r>
      <w:r>
        <w:rPr>
          <w:rStyle w:val="pxst"/>
          <w:color w:val="FF0000"/>
          <w:sz w:val="20"/>
          <w:szCs w:val="20"/>
          <w:vertAlign w:val="superscript"/>
        </w:rPr>
        <w:t>►</w:t>
      </w:r>
      <w:r>
        <w:rPr>
          <w:rStyle w:val="pxst"/>
        </w:rPr>
        <w:fldChar w:fldCharType="begin"/>
      </w:r>
      <w:r>
        <w:rPr>
          <w:rStyle w:val="pxst"/>
        </w:rPr>
        <w:instrText>st.ref.id="I09O22A"</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53.4942(b)-1(c)</w:t>
      </w:r>
      <w:r>
        <w:t>.</w:t>
      </w:r>
    </w:p>
    <w:p w14:paraId="16556EA5" w14:textId="77777777" w:rsidR="00AA373E" w:rsidRDefault="00AA373E">
      <w:pPr>
        <w:pStyle w:val="pxp"/>
      </w:pPr>
    </w:p>
  </w:footnote>
  <w:footnote w:id="158">
    <w:p w14:paraId="66826DE8"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4BF3F70"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st.ref.id="I09IFTN"</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4942(j)(3)(B)</w:t>
      </w:r>
      <w:r>
        <w:t>.</w:t>
      </w:r>
    </w:p>
    <w:p w14:paraId="27F18395" w14:textId="77777777" w:rsidR="004E0EBB" w:rsidRDefault="004E0EBB">
      <w:pPr>
        <w:pStyle w:val="pxrr"/>
        <w:spacing w:before="180"/>
        <w:rPr>
          <w:sz w:val="24"/>
          <w:szCs w:val="24"/>
        </w:rPr>
      </w:pPr>
      <w:r>
        <w:rPr>
          <w:rStyle w:val="pxvis"/>
          <w:rFonts w:cs="Arial"/>
          <w:bCs/>
          <w:szCs w:val="28"/>
        </w:rPr>
        <w:t>Research References</w:t>
      </w:r>
    </w:p>
    <w:p w14:paraId="7751A113" w14:textId="77777777" w:rsidR="004E0EBB" w:rsidRDefault="004E0EBB">
      <w:pPr>
        <w:pStyle w:val="pxrrp"/>
      </w:pPr>
      <w:r>
        <w:t xml:space="preserve">Operating foundations, </w:t>
      </w:r>
      <w:r>
        <w:rPr>
          <w:rStyle w:val="pxrc"/>
          <w:color w:val="FF0000"/>
          <w:sz w:val="20"/>
          <w:szCs w:val="20"/>
          <w:vertAlign w:val="superscript"/>
        </w:rPr>
        <w:t>►</w:t>
      </w:r>
      <w:r>
        <w:rPr>
          <w:rStyle w:val="pxrc"/>
        </w:rPr>
        <w:fldChar w:fldCharType="begin"/>
      </w:r>
      <w:r>
        <w:rPr>
          <w:rStyle w:val="pxrc"/>
        </w:rPr>
        <w:instrText>rc.ref.id="I09IFTQ"</w:instrText>
      </w:r>
      <w:r>
        <w:rPr>
          <w:rStyle w:val="pxrc"/>
        </w:rPr>
        <w:fldChar w:fldCharType="end"/>
      </w:r>
      <w:del w:id="369" w:author="Cara Cardinale" w:date="2025-02-08T18:20:00Z">
        <w:r w:rsidDel="00823E3B">
          <w:rPr>
            <w:rStyle w:val="pxrc"/>
          </w:rPr>
          <w:delText>RIA Federal Tax Coordinator 2d</w:delText>
        </w:r>
      </w:del>
      <w:ins w:id="370" w:author="Cara Cardinale" w:date="2025-02-08T18:20:00Z">
        <w:r w:rsidR="00823E3B">
          <w:rPr>
            <w:rStyle w:val="pxrc"/>
          </w:rPr>
          <w:t>Federal Tax Coordinator 2d (RIA)</w:t>
        </w:r>
      </w:ins>
      <w:del w:id="371" w:author="Cara Cardinale" w:date="2025-02-12T21:03:00Z">
        <w:r w:rsidDel="003C3903">
          <w:rPr>
            <w:rStyle w:val="pxrc"/>
          </w:rPr>
          <w:delText>, Exempt Organizations</w:delText>
        </w:r>
      </w:del>
      <w:r>
        <w:rPr>
          <w:rStyle w:val="pxrc"/>
        </w:rPr>
        <w:t xml:space="preserve"> &amp;pp;D-</w:t>
      </w:r>
      <w:del w:id="372" w:author="Cara Cardinale" w:date="2025-02-12T21:03:00Z">
        <w:r w:rsidDel="003C3903">
          <w:rPr>
            <w:rStyle w:val="pxrc"/>
          </w:rPr>
          <w:delText>7719 to D-7728</w:delText>
        </w:r>
      </w:del>
      <w:ins w:id="373" w:author="Cara Cardinale" w:date="2025-02-12T21:03:00Z">
        <w:r w:rsidR="003C3903">
          <w:rPr>
            <w:rStyle w:val="pxrc"/>
          </w:rPr>
          <w:t>7713 to D-7715</w:t>
        </w:r>
      </w:ins>
      <w:r>
        <w:t>.</w:t>
      </w:r>
    </w:p>
    <w:p w14:paraId="119D4DB7" w14:textId="77777777" w:rsidR="004E0EBB" w:rsidRDefault="004E0EBB">
      <w:pPr>
        <w:pStyle w:val="pxrrp"/>
      </w:pPr>
      <w:r>
        <w:t xml:space="preserve">Operating foundations, </w:t>
      </w:r>
      <w:r>
        <w:rPr>
          <w:rStyle w:val="pxrc"/>
          <w:color w:val="FF0000"/>
          <w:sz w:val="20"/>
          <w:szCs w:val="20"/>
          <w:vertAlign w:val="superscript"/>
        </w:rPr>
        <w:t>►</w:t>
      </w:r>
      <w:r>
        <w:rPr>
          <w:rStyle w:val="pxrc"/>
        </w:rPr>
        <w:fldChar w:fldCharType="begin"/>
      </w:r>
      <w:r>
        <w:rPr>
          <w:rStyle w:val="pxrc"/>
        </w:rPr>
        <w:instrText>rc.ref.id="I09L8YM"</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374" w:author="Cara Cardinale" w:date="2025-02-12T18:40:00Z">
        <w:r w:rsidDel="00780FBD">
          <w:rPr>
            <w:rStyle w:val="pxrc"/>
          </w:rPr>
          <w:delText>10:114</w:delText>
        </w:r>
      </w:del>
      <w:ins w:id="375" w:author="Cara Cardinale" w:date="2025-02-12T18:40:00Z">
        <w:r w:rsidR="00780FBD">
          <w:rPr>
            <w:rStyle w:val="pxrc"/>
          </w:rPr>
          <w:t>10:116</w:t>
        </w:r>
      </w:ins>
      <w:r>
        <w:t>.</w:t>
      </w:r>
    </w:p>
    <w:p w14:paraId="5ABB2A0A" w14:textId="77777777" w:rsidR="00AA373E" w:rsidRDefault="00AA373E">
      <w:pPr>
        <w:pStyle w:val="pxrrp"/>
      </w:pPr>
    </w:p>
  </w:footnote>
  <w:footnote w:id="159">
    <w:p w14:paraId="5948A330" w14:textId="77777777" w:rsidR="004E0EBB" w:rsidRDefault="004E0EBB">
      <w:pPr>
        <w:rPr>
          <w:rStyle w:val="FootnoteReference"/>
        </w:rPr>
      </w:pPr>
      <w:r w:rsidRPr="00E32094">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2A9554F"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st.ref.id="I09JJOP"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170(b)(1)(E)</w:t>
      </w:r>
      <w:r>
        <w:t>. Pooled fund foundations and foundations that distribute corpus are also entitled to the 50</w:t>
      </w:r>
      <w:r>
        <w:rPr>
          <w:vanish/>
        </w:rPr>
        <w:t>&amp;percnt;</w:t>
      </w:r>
      <w:r>
        <w:rPr>
          <w:rStyle w:val="pxvis"/>
          <w:rFonts w:ascii="Times NewRoman" w:hAnsi="Times NewRoman"/>
          <w:b w:val="0"/>
          <w:sz w:val="24"/>
        </w:rPr>
        <w:t>%</w:t>
      </w:r>
      <w:r>
        <w:t xml:space="preserve"> amount even if not operating foundations.</w:t>
      </w:r>
    </w:p>
    <w:p w14:paraId="453A8E9E" w14:textId="77777777" w:rsidR="00AA373E" w:rsidRDefault="00AA373E">
      <w:pPr>
        <w:pStyle w:val="pxp"/>
      </w:pPr>
    </w:p>
  </w:footnote>
  <w:footnote w:id="160">
    <w:p w14:paraId="727E11D8" w14:textId="77777777" w:rsidR="004E0EBB" w:rsidRDefault="004E0EBB">
      <w:pPr>
        <w:rPr>
          <w:rStyle w:val="FootnoteReference"/>
        </w:rPr>
      </w:pPr>
      <w:r w:rsidRPr="00E32094">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697F927D"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st.ref.id="I09MCTL"</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4940(d)</w:t>
      </w:r>
      <w:r>
        <w:t>.</w:t>
      </w:r>
    </w:p>
    <w:p w14:paraId="5E23AB89" w14:textId="77777777" w:rsidR="004E0EBB" w:rsidRDefault="004E0EBB">
      <w:pPr>
        <w:pStyle w:val="pxrr"/>
        <w:spacing w:before="180"/>
        <w:rPr>
          <w:sz w:val="24"/>
          <w:szCs w:val="24"/>
        </w:rPr>
      </w:pPr>
      <w:r>
        <w:rPr>
          <w:rStyle w:val="pxvis"/>
          <w:rFonts w:cs="Arial"/>
          <w:bCs/>
          <w:szCs w:val="28"/>
        </w:rPr>
        <w:t>Research References</w:t>
      </w:r>
    </w:p>
    <w:p w14:paraId="197896B7" w14:textId="77777777" w:rsidR="004E0EBB" w:rsidRDefault="004E0EBB">
      <w:pPr>
        <w:pStyle w:val="pxrrp"/>
      </w:pPr>
      <w:r>
        <w:t xml:space="preserve">Organizations qualifying as exempt operating foundations for purposes of excise tax on investment income, </w:t>
      </w:r>
      <w:r>
        <w:rPr>
          <w:rStyle w:val="pxrc"/>
          <w:color w:val="FF0000"/>
          <w:sz w:val="20"/>
          <w:szCs w:val="20"/>
          <w:vertAlign w:val="superscript"/>
        </w:rPr>
        <w:t>►</w:t>
      </w:r>
      <w:r>
        <w:rPr>
          <w:rStyle w:val="pxrc"/>
        </w:rPr>
        <w:fldChar w:fldCharType="begin"/>
      </w:r>
      <w:r>
        <w:rPr>
          <w:rStyle w:val="pxrc"/>
        </w:rPr>
        <w:instrText>rc.ref.id="I09P5YH"</w:instrText>
      </w:r>
      <w:r>
        <w:rPr>
          <w:rStyle w:val="pxrc"/>
        </w:rPr>
        <w:fldChar w:fldCharType="end"/>
      </w:r>
      <w:del w:id="376" w:author="Cara Cardinale" w:date="2025-02-08T18:20:00Z">
        <w:r w:rsidDel="00823E3B">
          <w:rPr>
            <w:rStyle w:val="pxrc"/>
          </w:rPr>
          <w:delText>RIA Federal Tax Coordinator 2d</w:delText>
        </w:r>
      </w:del>
      <w:ins w:id="377" w:author="Cara Cardinale" w:date="2025-02-08T18:20:00Z">
        <w:r w:rsidR="00823E3B">
          <w:rPr>
            <w:rStyle w:val="pxrc"/>
          </w:rPr>
          <w:t>Federal Tax Coordinator 2d (RIA)</w:t>
        </w:r>
      </w:ins>
      <w:del w:id="378" w:author="Cara Cardinale" w:date="2025-02-12T21:43:00Z">
        <w:r w:rsidDel="003E3B5B">
          <w:rPr>
            <w:rStyle w:val="pxrc"/>
          </w:rPr>
          <w:delText>, Exempt Organizations</w:delText>
        </w:r>
      </w:del>
      <w:r>
        <w:rPr>
          <w:rStyle w:val="pxrc"/>
        </w:rPr>
        <w:t xml:space="preserve"> &amp;p;D-7505</w:t>
      </w:r>
      <w:r>
        <w:t>.</w:t>
      </w:r>
    </w:p>
    <w:p w14:paraId="423AAC31" w14:textId="77777777" w:rsidR="004E0EBB" w:rsidRDefault="004E0EBB">
      <w:pPr>
        <w:pStyle w:val="pxrrp"/>
      </w:pPr>
      <w:r>
        <w:t xml:space="preserve">Operating foundations, </w:t>
      </w:r>
      <w:r>
        <w:rPr>
          <w:rStyle w:val="pxrc"/>
          <w:color w:val="FF0000"/>
          <w:sz w:val="20"/>
          <w:szCs w:val="20"/>
          <w:vertAlign w:val="superscript"/>
        </w:rPr>
        <w:t>►</w:t>
      </w:r>
      <w:r>
        <w:rPr>
          <w:rStyle w:val="pxrc"/>
        </w:rPr>
        <w:fldChar w:fldCharType="begin"/>
      </w:r>
      <w:r>
        <w:rPr>
          <w:rStyle w:val="pxrc"/>
        </w:rPr>
        <w:instrText>rc.ref.id="I09JJOS"</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379" w:author="Cara Cardinale" w:date="2025-02-12T18:40:00Z">
        <w:r w:rsidDel="00780FBD">
          <w:rPr>
            <w:rStyle w:val="pxrc"/>
          </w:rPr>
          <w:delText>10:114</w:delText>
        </w:r>
      </w:del>
      <w:ins w:id="380" w:author="Cara Cardinale" w:date="2025-02-12T18:40:00Z">
        <w:r w:rsidR="00780FBD">
          <w:rPr>
            <w:rStyle w:val="pxrc"/>
          </w:rPr>
          <w:t>10:116</w:t>
        </w:r>
      </w:ins>
      <w:r>
        <w:t>.</w:t>
      </w:r>
    </w:p>
    <w:p w14:paraId="5FECB91A" w14:textId="77777777" w:rsidR="00AA373E" w:rsidRDefault="00AA373E">
      <w:pPr>
        <w:pStyle w:val="pxrrp"/>
      </w:pPr>
    </w:p>
  </w:footnote>
  <w:footnote w:id="161">
    <w:p w14:paraId="17860A77" w14:textId="77777777" w:rsidR="004E0EBB" w:rsidRDefault="004E0EBB">
      <w:pPr>
        <w:rPr>
          <w:rStyle w:val="FootnoteReference"/>
        </w:rPr>
      </w:pPr>
      <w:r w:rsidRPr="00E32094">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0C4C3FEA"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st.ref.id="I09MCTO"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4942(g)</w:t>
      </w:r>
      <w:r>
        <w:t>.</w:t>
      </w:r>
    </w:p>
    <w:p w14:paraId="643CAED3" w14:textId="77777777" w:rsidR="00AA373E" w:rsidRDefault="00AA373E">
      <w:pPr>
        <w:pStyle w:val="pxp"/>
      </w:pPr>
    </w:p>
  </w:footnote>
  <w:footnote w:id="162">
    <w:p w14:paraId="070BC50C" w14:textId="77777777" w:rsidR="004E0EBB" w:rsidRDefault="004E0EBB">
      <w:pPr>
        <w:rPr>
          <w:rStyle w:val="FootnoteReference"/>
        </w:rPr>
      </w:pPr>
      <w:r w:rsidRPr="00E32094">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69932284"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st.ref.id="I09P5YK"</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4942(a)(1)</w:t>
      </w:r>
      <w:r>
        <w:t>.</w:t>
      </w:r>
    </w:p>
    <w:p w14:paraId="4CA014E5" w14:textId="77777777" w:rsidR="00AA373E" w:rsidRDefault="00AA373E">
      <w:pPr>
        <w:pStyle w:val="pxp"/>
      </w:pPr>
    </w:p>
  </w:footnote>
  <w:footnote w:id="163">
    <w:p w14:paraId="344E6118" w14:textId="77777777" w:rsidR="004E0EBB" w:rsidRDefault="004E0EBB">
      <w:pPr>
        <w:rPr>
          <w:rStyle w:val="FootnoteReference"/>
        </w:rPr>
      </w:pPr>
      <w:r w:rsidRPr="00E32094">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3DEFAFA2"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st.ref.id="I09JJOU"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4940(d)</w:t>
      </w:r>
      <w:r>
        <w:t>.</w:t>
      </w:r>
    </w:p>
    <w:p w14:paraId="2F31B27E"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t xml:space="preserve">For a discussion of disqualified persons, see </w:t>
      </w:r>
      <w:r>
        <w:rPr>
          <w:rStyle w:val="pxx"/>
          <w:color w:val="FF0000"/>
          <w:sz w:val="20"/>
          <w:szCs w:val="20"/>
          <w:vertAlign w:val="superscript"/>
        </w:rPr>
        <w:t>►</w:t>
      </w:r>
      <w:r>
        <w:rPr>
          <w:rStyle w:val="pxx"/>
        </w:rPr>
        <w:fldChar w:fldCharType="begin"/>
      </w:r>
      <w:r>
        <w:rPr>
          <w:rStyle w:val="pxx"/>
        </w:rPr>
        <w:instrText>x.ref.id="I09MCTQ"</w:instrText>
      </w:r>
      <w:r>
        <w:rPr>
          <w:rStyle w:val="pxx"/>
        </w:rPr>
        <w:fldChar w:fldCharType="end"/>
      </w:r>
      <w:r>
        <w:rPr>
          <w:rStyle w:val="pxx"/>
          <w:vanish/>
        </w:rPr>
        <w:t>&amp;s;</w:t>
      </w:r>
      <w:r>
        <w:rPr>
          <w:rStyle w:val="pxvis"/>
          <w:rFonts w:ascii="Times NewRoman" w:hAnsi="Times NewRoman"/>
          <w:b w:val="0"/>
          <w:sz w:val="24"/>
        </w:rPr>
        <w:t>§</w:t>
      </w:r>
      <w:r>
        <w:rPr>
          <w:rStyle w:val="pxx"/>
        </w:rPr>
        <w:t>31:18</w:t>
      </w:r>
      <w:r>
        <w:t>.</w:t>
      </w:r>
    </w:p>
    <w:p w14:paraId="2099610B" w14:textId="77777777" w:rsidR="004E0EBB" w:rsidRDefault="004E0EBB">
      <w:pPr>
        <w:pStyle w:val="pxrr"/>
        <w:spacing w:before="180"/>
        <w:rPr>
          <w:sz w:val="24"/>
          <w:szCs w:val="24"/>
        </w:rPr>
      </w:pPr>
      <w:r>
        <w:rPr>
          <w:rStyle w:val="pxvis"/>
          <w:rFonts w:cs="Arial"/>
          <w:bCs/>
          <w:szCs w:val="28"/>
        </w:rPr>
        <w:t>Research References</w:t>
      </w:r>
    </w:p>
    <w:p w14:paraId="372CB199" w14:textId="77777777" w:rsidR="004E0EBB" w:rsidRDefault="004E0EBB">
      <w:pPr>
        <w:pStyle w:val="pxrrp"/>
      </w:pPr>
      <w:r>
        <w:t xml:space="preserve">Operating foundations, </w:t>
      </w:r>
      <w:r>
        <w:rPr>
          <w:rStyle w:val="pxrc"/>
          <w:color w:val="FF0000"/>
          <w:sz w:val="20"/>
          <w:szCs w:val="20"/>
          <w:vertAlign w:val="superscript"/>
        </w:rPr>
        <w:t>►</w:t>
      </w:r>
      <w:r>
        <w:rPr>
          <w:rStyle w:val="pxrc"/>
        </w:rPr>
        <w:fldChar w:fldCharType="begin"/>
      </w:r>
      <w:r>
        <w:rPr>
          <w:rStyle w:val="pxrc"/>
        </w:rPr>
        <w:instrText>rc.ref.id="I09P5YM"</w:instrText>
      </w:r>
      <w:r>
        <w:rPr>
          <w:rStyle w:val="pxrc"/>
        </w:rPr>
        <w:fldChar w:fldCharType="end"/>
      </w:r>
      <w:del w:id="381" w:author="Cara Cardinale" w:date="2025-02-08T18:20:00Z">
        <w:r w:rsidDel="00823E3B">
          <w:rPr>
            <w:rStyle w:val="pxrc"/>
          </w:rPr>
          <w:delText>RIA Federal Tax Coordinator 2d</w:delText>
        </w:r>
      </w:del>
      <w:ins w:id="382" w:author="Cara Cardinale" w:date="2025-02-08T18:20:00Z">
        <w:r w:rsidR="00823E3B">
          <w:rPr>
            <w:rStyle w:val="pxrc"/>
          </w:rPr>
          <w:t>Federal Tax Coordinator 2d (RIA)</w:t>
        </w:r>
      </w:ins>
      <w:del w:id="383" w:author="Cara Cardinale" w:date="2025-02-12T22:40:00Z">
        <w:r w:rsidDel="00A73950">
          <w:rPr>
            <w:rStyle w:val="pxrc"/>
          </w:rPr>
          <w:delText>, Exempt Organizations</w:delText>
        </w:r>
      </w:del>
      <w:r>
        <w:rPr>
          <w:rStyle w:val="pxrc"/>
        </w:rPr>
        <w:t xml:space="preserve"> &amp;pp;D-</w:t>
      </w:r>
      <w:del w:id="384" w:author="Cara Cardinale" w:date="2025-02-12T21:03:00Z">
        <w:r w:rsidDel="003C3903">
          <w:rPr>
            <w:rStyle w:val="pxrc"/>
          </w:rPr>
          <w:delText>7719 to D-7728</w:delText>
        </w:r>
      </w:del>
      <w:ins w:id="385" w:author="Cara Cardinale" w:date="2025-02-12T21:03:00Z">
        <w:r w:rsidR="003C3903">
          <w:rPr>
            <w:rStyle w:val="pxrc"/>
          </w:rPr>
          <w:t>7713 to D-7715</w:t>
        </w:r>
      </w:ins>
      <w:r>
        <w:t>.</w:t>
      </w:r>
    </w:p>
    <w:p w14:paraId="48A602D0" w14:textId="77777777" w:rsidR="004E0EBB" w:rsidRDefault="004E0EBB">
      <w:pPr>
        <w:pStyle w:val="pxrrp"/>
      </w:pPr>
      <w:r>
        <w:t xml:space="preserve">Operating foundations, </w:t>
      </w:r>
      <w:r>
        <w:rPr>
          <w:rStyle w:val="pxrc"/>
          <w:color w:val="FF0000"/>
          <w:sz w:val="20"/>
          <w:szCs w:val="20"/>
          <w:vertAlign w:val="superscript"/>
        </w:rPr>
        <w:t>►</w:t>
      </w:r>
      <w:r>
        <w:rPr>
          <w:rStyle w:val="pxrc"/>
        </w:rPr>
        <w:fldChar w:fldCharType="begin"/>
      </w:r>
      <w:r>
        <w:rPr>
          <w:rStyle w:val="pxrc"/>
        </w:rPr>
        <w:instrText>rc.ref.id="I09JJOX"</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386" w:author="Cara Cardinale" w:date="2025-02-12T18:40:00Z">
        <w:r w:rsidDel="00780FBD">
          <w:rPr>
            <w:rStyle w:val="pxrc"/>
          </w:rPr>
          <w:delText>10:114</w:delText>
        </w:r>
      </w:del>
      <w:ins w:id="387" w:author="Cara Cardinale" w:date="2025-02-12T18:40:00Z">
        <w:r w:rsidR="00780FBD">
          <w:rPr>
            <w:rStyle w:val="pxrc"/>
          </w:rPr>
          <w:t>10:116</w:t>
        </w:r>
      </w:ins>
      <w:r>
        <w:t>.</w:t>
      </w:r>
    </w:p>
    <w:p w14:paraId="23C6C34D" w14:textId="77777777" w:rsidR="00AA373E" w:rsidRDefault="00AA373E">
      <w:pPr>
        <w:pStyle w:val="pxrrp"/>
      </w:pPr>
    </w:p>
  </w:footnote>
  <w:footnote w:id="164">
    <w:p w14:paraId="1B3F1D5E" w14:textId="77777777" w:rsidR="004E0EBB" w:rsidRDefault="004E0EBB">
      <w:pPr>
        <w:rPr>
          <w:rStyle w:val="FootnoteReference"/>
        </w:rPr>
      </w:pPr>
      <w:r w:rsidRPr="00E32094">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5F56620F"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t xml:space="preserve">For the definition of </w:t>
      </w:r>
      <w:r>
        <w:rPr>
          <w:vanish/>
        </w:rPr>
        <w:t>&amp;ldquo;</w:t>
      </w:r>
      <w:r>
        <w:rPr>
          <w:rStyle w:val="pxvis"/>
          <w:rFonts w:ascii="Times NewRoman" w:hAnsi="Times NewRoman"/>
          <w:b w:val="0"/>
          <w:sz w:val="24"/>
        </w:rPr>
        <w:t>“</w:t>
      </w:r>
      <w:r>
        <w:t>disqualified persons,</w:t>
      </w:r>
      <w:r>
        <w:rPr>
          <w:vanish/>
        </w:rPr>
        <w:t>&amp;rdquo;</w:t>
      </w:r>
      <w:r>
        <w:rPr>
          <w:rStyle w:val="pxvis"/>
          <w:rFonts w:ascii="Times NewRoman" w:hAnsi="Times NewRoman"/>
          <w:b w:val="0"/>
          <w:sz w:val="24"/>
        </w:rPr>
        <w:t>”</w:t>
      </w:r>
      <w:r>
        <w:t xml:space="preserve"> see </w:t>
      </w:r>
      <w:r>
        <w:rPr>
          <w:rStyle w:val="pxx"/>
          <w:color w:val="FF0000"/>
          <w:sz w:val="20"/>
          <w:szCs w:val="20"/>
          <w:vertAlign w:val="superscript"/>
        </w:rPr>
        <w:t>►</w:t>
      </w:r>
      <w:r>
        <w:rPr>
          <w:rStyle w:val="pxx"/>
        </w:rPr>
        <w:fldChar w:fldCharType="begin"/>
      </w:r>
      <w:r>
        <w:rPr>
          <w:rStyle w:val="pxx"/>
        </w:rPr>
        <w:instrText>x.ref.id="I09MCTT"</w:instrText>
      </w:r>
      <w:r>
        <w:rPr>
          <w:rStyle w:val="pxx"/>
        </w:rPr>
        <w:fldChar w:fldCharType="end"/>
      </w:r>
      <w:r>
        <w:rPr>
          <w:rStyle w:val="pxx"/>
          <w:vanish/>
        </w:rPr>
        <w:t>&amp;s;</w:t>
      </w:r>
      <w:r>
        <w:rPr>
          <w:rStyle w:val="pxvis"/>
          <w:rFonts w:ascii="Times NewRoman" w:hAnsi="Times NewRoman"/>
          <w:b w:val="0"/>
          <w:sz w:val="24"/>
        </w:rPr>
        <w:t>§</w:t>
      </w:r>
      <w:r>
        <w:rPr>
          <w:rStyle w:val="pxx"/>
        </w:rPr>
        <w:t>31:18</w:t>
      </w:r>
      <w:r>
        <w:t>.</w:t>
      </w:r>
    </w:p>
    <w:p w14:paraId="0FFCBB29" w14:textId="77777777" w:rsidR="004E0EBB" w:rsidRDefault="004E0EBB">
      <w:pPr>
        <w:pStyle w:val="pxrr"/>
        <w:spacing w:before="180"/>
        <w:rPr>
          <w:sz w:val="24"/>
          <w:szCs w:val="24"/>
        </w:rPr>
      </w:pPr>
      <w:r>
        <w:rPr>
          <w:rStyle w:val="pxvis"/>
          <w:rFonts w:cs="Arial"/>
          <w:bCs/>
          <w:szCs w:val="28"/>
        </w:rPr>
        <w:t>Research References</w:t>
      </w:r>
    </w:p>
    <w:p w14:paraId="6DA4C1F9" w14:textId="77777777" w:rsidR="004E0EBB" w:rsidRDefault="004E0EBB">
      <w:pPr>
        <w:pStyle w:val="pxrrp"/>
      </w:pPr>
      <w:r>
        <w:t xml:space="preserve">Qualified distributions, </w:t>
      </w:r>
      <w:r>
        <w:rPr>
          <w:rStyle w:val="pxrc"/>
          <w:color w:val="FF0000"/>
          <w:sz w:val="20"/>
          <w:szCs w:val="20"/>
          <w:vertAlign w:val="superscript"/>
        </w:rPr>
        <w:t>►</w:t>
      </w:r>
      <w:r>
        <w:rPr>
          <w:rStyle w:val="pxrc"/>
        </w:rPr>
        <w:fldChar w:fldCharType="begin"/>
      </w:r>
      <w:r>
        <w:rPr>
          <w:rStyle w:val="pxrc"/>
        </w:rPr>
        <w:instrText>rc.ref.id="I09JJQ2"</w:instrText>
      </w:r>
      <w:r>
        <w:rPr>
          <w:rStyle w:val="pxrc"/>
        </w:rPr>
        <w:fldChar w:fldCharType="end"/>
      </w:r>
      <w:del w:id="388" w:author="Cara Cardinale" w:date="2025-02-08T18:20:00Z">
        <w:r w:rsidDel="00823E3B">
          <w:rPr>
            <w:rStyle w:val="pxrc"/>
          </w:rPr>
          <w:delText>RIA Federal Tax Coordinator 2d</w:delText>
        </w:r>
      </w:del>
      <w:ins w:id="389" w:author="Cara Cardinale" w:date="2025-02-08T18:20:00Z">
        <w:r w:rsidR="00823E3B">
          <w:rPr>
            <w:rStyle w:val="pxrc"/>
          </w:rPr>
          <w:t>Federal Tax Coordinator 2d (RIA)</w:t>
        </w:r>
      </w:ins>
      <w:del w:id="390" w:author="Cara Cardinale" w:date="2025-02-12T22:40:00Z">
        <w:r w:rsidDel="00A73950">
          <w:rPr>
            <w:rStyle w:val="pxrc"/>
          </w:rPr>
          <w:delText>, Exempt Organizations</w:delText>
        </w:r>
      </w:del>
      <w:r>
        <w:rPr>
          <w:rStyle w:val="pxrc"/>
        </w:rPr>
        <w:t xml:space="preserve"> &amp;pp;D-77</w:t>
      </w:r>
      <w:ins w:id="391" w:author="Cara Cardinale" w:date="2025-02-12T22:42:00Z">
        <w:r w:rsidR="00A73950">
          <w:rPr>
            <w:rStyle w:val="pxrc"/>
          </w:rPr>
          <w:t>06</w:t>
        </w:r>
      </w:ins>
      <w:del w:id="392" w:author="Cara Cardinale" w:date="2025-02-12T22:42:00Z">
        <w:r w:rsidDel="00A73950">
          <w:rPr>
            <w:rStyle w:val="pxrc"/>
          </w:rPr>
          <w:delText>11</w:delText>
        </w:r>
      </w:del>
      <w:r>
        <w:rPr>
          <w:rStyle w:val="pxrc"/>
        </w:rPr>
        <w:t xml:space="preserve"> to D-771</w:t>
      </w:r>
      <w:ins w:id="393" w:author="Cara Cardinale" w:date="2025-02-12T22:42:00Z">
        <w:r w:rsidR="00A73950">
          <w:rPr>
            <w:rStyle w:val="pxrc"/>
          </w:rPr>
          <w:t>0</w:t>
        </w:r>
      </w:ins>
      <w:del w:id="394" w:author="Cara Cardinale" w:date="2025-02-12T22:42:00Z">
        <w:r w:rsidDel="00A73950">
          <w:rPr>
            <w:rStyle w:val="pxrc"/>
          </w:rPr>
          <w:delText>8</w:delText>
        </w:r>
      </w:del>
      <w:r>
        <w:t>.</w:t>
      </w:r>
    </w:p>
    <w:p w14:paraId="64B2627E" w14:textId="77777777" w:rsidR="004E0EBB" w:rsidRDefault="004E0EBB">
      <w:pPr>
        <w:pStyle w:val="pxrrp"/>
      </w:pPr>
      <w:r>
        <w:t xml:space="preserve">Distribution of income, </w:t>
      </w:r>
      <w:r>
        <w:rPr>
          <w:rStyle w:val="pxrc"/>
          <w:color w:val="FF0000"/>
          <w:sz w:val="20"/>
          <w:szCs w:val="20"/>
          <w:vertAlign w:val="superscript"/>
        </w:rPr>
        <w:t>►</w:t>
      </w:r>
      <w:r>
        <w:rPr>
          <w:rStyle w:val="pxrc"/>
        </w:rPr>
        <w:fldChar w:fldCharType="begin"/>
      </w:r>
      <w:r>
        <w:rPr>
          <w:rStyle w:val="pxrc"/>
        </w:rPr>
        <w:instrText>rc.ref.id="I09MCUY"</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10:1</w:t>
      </w:r>
      <w:ins w:id="395" w:author="Cara Cardinale" w:date="2025-02-12T22:43:00Z">
        <w:r w:rsidR="00A73950">
          <w:rPr>
            <w:rStyle w:val="pxrc"/>
          </w:rPr>
          <w:t>11</w:t>
        </w:r>
      </w:ins>
      <w:del w:id="396" w:author="Cara Cardinale" w:date="2025-02-12T22:43:00Z">
        <w:r w:rsidDel="00A73950">
          <w:rPr>
            <w:rStyle w:val="pxrc"/>
          </w:rPr>
          <w:delText>08</w:delText>
        </w:r>
      </w:del>
      <w:r>
        <w:rPr>
          <w:rStyle w:val="pxrc"/>
        </w:rPr>
        <w:t xml:space="preserve">, </w:t>
      </w:r>
      <w:del w:id="397" w:author="Cara Cardinale" w:date="2025-02-11T12:10:00Z">
        <w:r w:rsidDel="00AC36EF">
          <w:rPr>
            <w:rStyle w:val="pxrc"/>
          </w:rPr>
          <w:delText>10:109</w:delText>
        </w:r>
      </w:del>
      <w:ins w:id="398" w:author="Cara Cardinale" w:date="2025-02-11T12:10:00Z">
        <w:r w:rsidR="00AC36EF">
          <w:rPr>
            <w:rStyle w:val="pxrc"/>
          </w:rPr>
          <w:t>10:111</w:t>
        </w:r>
      </w:ins>
      <w:r>
        <w:t>.</w:t>
      </w:r>
    </w:p>
    <w:p w14:paraId="2A79717D" w14:textId="77777777" w:rsidR="00AA373E" w:rsidRDefault="00AA373E">
      <w:pPr>
        <w:pStyle w:val="pxrrp"/>
      </w:pPr>
    </w:p>
  </w:footnote>
  <w:footnote w:id="165">
    <w:p w14:paraId="1003899A" w14:textId="77777777" w:rsidR="004E0EBB" w:rsidRDefault="004E0EBB">
      <w:pPr>
        <w:rPr>
          <w:rStyle w:val="FootnoteReference"/>
        </w:rPr>
      </w:pPr>
      <w:r w:rsidRPr="00E32094">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72C28D78"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st.ref.id="I09P5ZU"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4942(g)(1), (3)</w:t>
      </w:r>
      <w:r>
        <w:t>.</w:t>
      </w:r>
    </w:p>
    <w:p w14:paraId="2CBA1B19" w14:textId="77777777" w:rsidR="00AA373E" w:rsidRDefault="00AA373E">
      <w:pPr>
        <w:pStyle w:val="pxp"/>
      </w:pPr>
    </w:p>
  </w:footnote>
  <w:footnote w:id="166">
    <w:p w14:paraId="7AAE5423" w14:textId="77777777" w:rsidR="004E0EBB" w:rsidRDefault="004E0EBB">
      <w:pPr>
        <w:rPr>
          <w:rStyle w:val="FootnoteReference"/>
        </w:rPr>
      </w:pPr>
      <w:r w:rsidRPr="00E32094">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0CDEBC8D" w14:textId="77777777" w:rsidR="004E0EBB" w:rsidRDefault="004E0EBB">
      <w:pPr>
        <w:pStyle w:val="pxp"/>
      </w:pPr>
      <w:r>
        <w:rPr>
          <w:color w:val="FF0000"/>
          <w:sz w:val="20"/>
          <w:szCs w:val="20"/>
          <w:vertAlign w:val="superscript"/>
        </w:rPr>
        <w:t>►</w:t>
      </w:r>
      <w:r>
        <w:fldChar w:fldCharType="begin"/>
      </w:r>
      <w:r>
        <w:instrText>p.ct.id="f477b8b0b92511efa86bc22ba615bad8|17|31:17"</w:instrText>
      </w:r>
      <w:r>
        <w:fldChar w:fldCharType="end"/>
      </w:r>
      <w:r>
        <w:rPr>
          <w:rStyle w:val="pxst"/>
          <w:color w:val="FF0000"/>
          <w:sz w:val="20"/>
          <w:szCs w:val="20"/>
          <w:vertAlign w:val="superscript"/>
        </w:rPr>
        <w:t>►</w:t>
      </w:r>
      <w:r>
        <w:rPr>
          <w:rStyle w:val="pxst"/>
        </w:rPr>
        <w:fldChar w:fldCharType="begin"/>
      </w:r>
      <w:r>
        <w:rPr>
          <w:rStyle w:val="pxst"/>
        </w:rPr>
        <w:instrText>st.ref.id="I09JJQ4"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4942(e)(1)</w:t>
      </w:r>
      <w:r>
        <w:t>.</w:t>
      </w:r>
    </w:p>
    <w:p w14:paraId="57F42E2F" w14:textId="77777777" w:rsidR="004E0EBB" w:rsidRDefault="004E0EBB">
      <w:pPr>
        <w:pStyle w:val="pxrr"/>
        <w:spacing w:before="180"/>
        <w:rPr>
          <w:sz w:val="24"/>
          <w:szCs w:val="24"/>
        </w:rPr>
      </w:pPr>
      <w:r>
        <w:rPr>
          <w:rStyle w:val="pxvis"/>
          <w:rFonts w:cs="Arial"/>
          <w:bCs/>
          <w:szCs w:val="28"/>
        </w:rPr>
        <w:t>Research References</w:t>
      </w:r>
    </w:p>
    <w:p w14:paraId="4D9CAD6C" w14:textId="77777777" w:rsidR="004E0EBB" w:rsidRDefault="004E0EBB">
      <w:pPr>
        <w:pStyle w:val="pxrrp"/>
      </w:pPr>
      <w:r>
        <w:t>Tax</w:t>
      </w:r>
      <w:ins w:id="399" w:author="Cara Cardinale" w:date="2025-02-12T22:45:00Z">
        <w:r w:rsidR="00A73950">
          <w:t>es</w:t>
        </w:r>
      </w:ins>
      <w:r>
        <w:t xml:space="preserve"> on failure to distribute income</w:t>
      </w:r>
      <w:ins w:id="400" w:author="Cara Cardinale" w:date="2025-02-12T22:45:00Z">
        <w:r w:rsidR="00A73950">
          <w:t>;</w:t>
        </w:r>
      </w:ins>
      <w:del w:id="401" w:author="Cara Cardinale" w:date="2025-02-12T22:45:00Z">
        <w:r w:rsidDel="00A73950">
          <w:delText>,</w:delText>
        </w:r>
      </w:del>
      <w:r>
        <w:t xml:space="preserve"> minimum investment return, </w:t>
      </w:r>
      <w:r>
        <w:rPr>
          <w:rStyle w:val="pxrc"/>
          <w:color w:val="FF0000"/>
          <w:sz w:val="20"/>
          <w:szCs w:val="20"/>
          <w:vertAlign w:val="superscript"/>
        </w:rPr>
        <w:t>►</w:t>
      </w:r>
      <w:r>
        <w:rPr>
          <w:rStyle w:val="pxrc"/>
        </w:rPr>
        <w:fldChar w:fldCharType="begin"/>
      </w:r>
      <w:r>
        <w:rPr>
          <w:rStyle w:val="pxrc"/>
        </w:rPr>
        <w:instrText>rc.ref.id="I09MCV0"</w:instrText>
      </w:r>
      <w:r>
        <w:rPr>
          <w:rStyle w:val="pxrc"/>
        </w:rPr>
        <w:fldChar w:fldCharType="end"/>
      </w:r>
      <w:del w:id="402" w:author="Cara Cardinale" w:date="2025-02-08T18:20:00Z">
        <w:r w:rsidDel="00823E3B">
          <w:rPr>
            <w:rStyle w:val="pxrc"/>
          </w:rPr>
          <w:delText>RIA Federal Tax Coordinator 2d</w:delText>
        </w:r>
      </w:del>
      <w:ins w:id="403" w:author="Cara Cardinale" w:date="2025-02-08T18:20:00Z">
        <w:r w:rsidR="00823E3B">
          <w:rPr>
            <w:rStyle w:val="pxrc"/>
          </w:rPr>
          <w:t>Federal Tax Coordinator 2d (RIA)</w:t>
        </w:r>
      </w:ins>
      <w:del w:id="404" w:author="Cara Cardinale" w:date="2025-02-12T22:45:00Z">
        <w:r w:rsidDel="00A73950">
          <w:rPr>
            <w:rStyle w:val="pxrc"/>
          </w:rPr>
          <w:delText>, Exempt Organizations</w:delText>
        </w:r>
      </w:del>
      <w:r>
        <w:rPr>
          <w:rStyle w:val="pxrc"/>
        </w:rPr>
        <w:t xml:space="preserve"> &amp;</w:t>
      </w:r>
      <w:ins w:id="405" w:author="Cara Cardinale" w:date="2025-02-12T22:45:00Z">
        <w:r w:rsidR="00A73950">
          <w:rPr>
            <w:rStyle w:val="pxrc"/>
          </w:rPr>
          <w:t>p</w:t>
        </w:r>
      </w:ins>
      <w:r>
        <w:rPr>
          <w:rStyle w:val="pxrc"/>
        </w:rPr>
        <w:t>p;</w:t>
      </w:r>
      <w:ins w:id="406" w:author="Cara Cardinale" w:date="2025-02-12T22:45:00Z">
        <w:r w:rsidR="00A73950">
          <w:rPr>
            <w:rStyle w:val="pxrc"/>
          </w:rPr>
          <w:t>D</w:t>
        </w:r>
      </w:ins>
      <w:ins w:id="407" w:author="Cara Cardinale" w:date="2025-02-12T22:46:00Z">
        <w:r w:rsidR="00A73950">
          <w:rPr>
            <w:rStyle w:val="pxrc"/>
          </w:rPr>
          <w:t xml:space="preserve">-7700 to </w:t>
        </w:r>
      </w:ins>
      <w:r>
        <w:rPr>
          <w:rStyle w:val="pxrc"/>
        </w:rPr>
        <w:t>D-770</w:t>
      </w:r>
      <w:del w:id="408" w:author="Cara Cardinale" w:date="2025-02-12T22:45:00Z">
        <w:r w:rsidDel="00A73950">
          <w:rPr>
            <w:rStyle w:val="pxrc"/>
          </w:rPr>
          <w:delText>4</w:delText>
        </w:r>
      </w:del>
      <w:ins w:id="409" w:author="Cara Cardinale" w:date="2025-02-12T22:45:00Z">
        <w:r w:rsidR="00A73950">
          <w:rPr>
            <w:rStyle w:val="pxrc"/>
          </w:rPr>
          <w:t>2</w:t>
        </w:r>
      </w:ins>
      <w:r>
        <w:t>.</w:t>
      </w:r>
    </w:p>
    <w:p w14:paraId="0EB5D4BD" w14:textId="77777777" w:rsidR="00AA373E" w:rsidRDefault="00AA373E">
      <w:pPr>
        <w:pStyle w:val="pxrrp"/>
      </w:pPr>
    </w:p>
  </w:footnote>
  <w:footnote w:id="167">
    <w:p w14:paraId="70AF1B97"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8C27442" w14:textId="77777777" w:rsidR="004E0EBB" w:rsidRDefault="004E0EBB">
      <w:pPr>
        <w:pStyle w:val="pxp"/>
      </w:pPr>
      <w:r>
        <w:rPr>
          <w:color w:val="FF0000"/>
          <w:sz w:val="20"/>
          <w:szCs w:val="20"/>
          <w:vertAlign w:val="superscript"/>
        </w:rPr>
        <w:t>►</w:t>
      </w:r>
      <w:r>
        <w:fldChar w:fldCharType="begin"/>
      </w:r>
      <w:r>
        <w:instrText>p.ct.id="f477b8b0b92511efa86bc22ba615bad8|18|31:18"</w:instrText>
      </w:r>
      <w:r>
        <w:fldChar w:fldCharType="end"/>
      </w:r>
      <w:r>
        <w:rPr>
          <w:rStyle w:val="pxst"/>
          <w:color w:val="FF0000"/>
          <w:sz w:val="20"/>
          <w:szCs w:val="20"/>
          <w:vertAlign w:val="superscript"/>
        </w:rPr>
        <w:t>►</w:t>
      </w:r>
      <w:r>
        <w:rPr>
          <w:rStyle w:val="pxst"/>
        </w:rPr>
        <w:fldChar w:fldCharType="begin"/>
      </w:r>
      <w:r>
        <w:rPr>
          <w:rStyle w:val="pxst"/>
        </w:rPr>
        <w:instrText>st.ref.id="I09JJQ7"</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4946(a)</w:t>
      </w:r>
      <w:r>
        <w:t>.</w:t>
      </w:r>
    </w:p>
    <w:p w14:paraId="26F2B9F5" w14:textId="77777777" w:rsidR="004E0EBB" w:rsidRDefault="004E0EBB">
      <w:pPr>
        <w:pStyle w:val="pxp"/>
      </w:pPr>
      <w:r>
        <w:rPr>
          <w:color w:val="FF0000"/>
          <w:sz w:val="20"/>
          <w:szCs w:val="20"/>
          <w:vertAlign w:val="superscript"/>
        </w:rPr>
        <w:t>►</w:t>
      </w:r>
      <w:r>
        <w:fldChar w:fldCharType="begin"/>
      </w:r>
      <w:r>
        <w:instrText>p.ct.id="f477b8b0b92511efa86bc22ba615bad8|18|31:18"</w:instrText>
      </w:r>
      <w:r>
        <w:fldChar w:fldCharType="end"/>
      </w:r>
      <w:r>
        <w:t xml:space="preserve">There is a separate definition of </w:t>
      </w:r>
      <w:r>
        <w:rPr>
          <w:vanish/>
        </w:rPr>
        <w:t>&amp;ldquo;</w:t>
      </w:r>
      <w:r>
        <w:rPr>
          <w:rStyle w:val="pxvis"/>
          <w:rFonts w:ascii="Times NewRoman" w:hAnsi="Times NewRoman"/>
          <w:b w:val="0"/>
          <w:sz w:val="24"/>
        </w:rPr>
        <w:t>“</w:t>
      </w:r>
      <w:r>
        <w:t>disqualified individual</w:t>
      </w:r>
      <w:r>
        <w:rPr>
          <w:vanish/>
        </w:rPr>
        <w:t>&amp;rdquo;</w:t>
      </w:r>
      <w:r>
        <w:rPr>
          <w:rStyle w:val="pxvis"/>
          <w:rFonts w:ascii="Times NewRoman" w:hAnsi="Times NewRoman"/>
          <w:b w:val="0"/>
          <w:sz w:val="24"/>
        </w:rPr>
        <w:t>”</w:t>
      </w:r>
      <w:r>
        <w:t xml:space="preserve"> for purposes of the tax on income of a foundation, which includes only substantial contributors and owners of the foundation as described below. See </w:t>
      </w:r>
      <w:r>
        <w:rPr>
          <w:rStyle w:val="pxst"/>
          <w:color w:val="FF0000"/>
          <w:sz w:val="20"/>
          <w:szCs w:val="20"/>
          <w:vertAlign w:val="superscript"/>
        </w:rPr>
        <w:t>►</w:t>
      </w:r>
      <w:r>
        <w:rPr>
          <w:rStyle w:val="pxst"/>
        </w:rPr>
        <w:fldChar w:fldCharType="begin"/>
      </w:r>
      <w:r>
        <w:rPr>
          <w:rStyle w:val="pxst"/>
        </w:rPr>
        <w:instrText>st.ref.id="I09MCV3"</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4940(d)</w:t>
      </w:r>
      <w:r>
        <w:t>.</w:t>
      </w:r>
    </w:p>
    <w:p w14:paraId="48D4A566" w14:textId="77777777" w:rsidR="004E0EBB" w:rsidRDefault="004E0EBB">
      <w:pPr>
        <w:pStyle w:val="pxrr"/>
        <w:spacing w:before="180"/>
        <w:rPr>
          <w:sz w:val="24"/>
          <w:szCs w:val="24"/>
        </w:rPr>
      </w:pPr>
      <w:r>
        <w:rPr>
          <w:rStyle w:val="pxvis"/>
          <w:rFonts w:cs="Arial"/>
          <w:bCs/>
          <w:szCs w:val="28"/>
        </w:rPr>
        <w:t>Research References</w:t>
      </w:r>
    </w:p>
    <w:p w14:paraId="20DA1924" w14:textId="77777777" w:rsidR="004E0EBB" w:rsidRDefault="004E0EBB">
      <w:pPr>
        <w:pStyle w:val="pxrrp"/>
      </w:pPr>
      <w:r>
        <w:t xml:space="preserve">Disqualified persons defined, </w:t>
      </w:r>
      <w:r>
        <w:rPr>
          <w:rStyle w:val="pxrc"/>
          <w:color w:val="FF0000"/>
          <w:sz w:val="20"/>
          <w:szCs w:val="20"/>
          <w:vertAlign w:val="superscript"/>
        </w:rPr>
        <w:t>►</w:t>
      </w:r>
      <w:r>
        <w:rPr>
          <w:rStyle w:val="pxrc"/>
        </w:rPr>
        <w:fldChar w:fldCharType="begin"/>
      </w:r>
      <w:r>
        <w:rPr>
          <w:rStyle w:val="pxrc"/>
        </w:rPr>
        <w:instrText>rc.ref.id="I09P5ZZ"</w:instrText>
      </w:r>
      <w:r>
        <w:rPr>
          <w:rStyle w:val="pxrc"/>
        </w:rPr>
        <w:fldChar w:fldCharType="end"/>
      </w:r>
      <w:del w:id="410" w:author="Cara Cardinale" w:date="2025-02-08T18:20:00Z">
        <w:r w:rsidDel="00823E3B">
          <w:rPr>
            <w:rStyle w:val="pxrc"/>
          </w:rPr>
          <w:delText>RIA Federal Tax Coordinator 2d</w:delText>
        </w:r>
      </w:del>
      <w:ins w:id="411" w:author="Cara Cardinale" w:date="2025-02-08T18:20:00Z">
        <w:r w:rsidR="00823E3B">
          <w:rPr>
            <w:rStyle w:val="pxrc"/>
          </w:rPr>
          <w:t>Federal Tax Coordinator 2d (RIA)</w:t>
        </w:r>
      </w:ins>
      <w:del w:id="412" w:author="Cara Cardinale" w:date="2025-02-12T22:47:00Z">
        <w:r w:rsidDel="00A73950">
          <w:rPr>
            <w:rStyle w:val="pxrc"/>
          </w:rPr>
          <w:delText>, Exempt Organizations</w:delText>
        </w:r>
      </w:del>
      <w:r>
        <w:rPr>
          <w:rStyle w:val="pxrc"/>
        </w:rPr>
        <w:t xml:space="preserve"> &amp;p;D-8101</w:t>
      </w:r>
      <w:r>
        <w:t>.</w:t>
      </w:r>
    </w:p>
    <w:p w14:paraId="6A0340CF" w14:textId="77777777" w:rsidR="004E0EBB" w:rsidRDefault="004E0EBB">
      <w:pPr>
        <w:pStyle w:val="pxrrp"/>
      </w:pPr>
      <w:r>
        <w:t xml:space="preserve">Disqualified person transactions, </w:t>
      </w:r>
      <w:r>
        <w:rPr>
          <w:rStyle w:val="pxrc"/>
          <w:color w:val="FF0000"/>
          <w:sz w:val="20"/>
          <w:szCs w:val="20"/>
          <w:vertAlign w:val="superscript"/>
        </w:rPr>
        <w:t>►</w:t>
      </w:r>
      <w:r>
        <w:rPr>
          <w:rStyle w:val="pxrc"/>
        </w:rPr>
        <w:fldChar w:fldCharType="begin"/>
      </w:r>
      <w:r>
        <w:rPr>
          <w:rStyle w:val="pxrc"/>
        </w:rPr>
        <w:instrText>rc.ref.id="I09RZ4V"</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del w:id="413" w:author="Cara Cardinale" w:date="2025-02-08T18:38:00Z">
        <w:r w:rsidDel="005B44B1">
          <w:rPr>
            <w:rStyle w:val="pxrc"/>
          </w:rPr>
          <w:delText>10:106 to 10:108</w:delText>
        </w:r>
      </w:del>
      <w:ins w:id="414" w:author="Cara Cardinale" w:date="2025-02-08T18:38:00Z">
        <w:r w:rsidR="005B44B1">
          <w:rPr>
            <w:rStyle w:val="pxrc"/>
          </w:rPr>
          <w:t>10:108 to 10:110</w:t>
        </w:r>
      </w:ins>
      <w:r>
        <w:t>.</w:t>
      </w:r>
    </w:p>
    <w:p w14:paraId="19DA3106" w14:textId="77777777" w:rsidR="00AA373E" w:rsidRDefault="00AA373E">
      <w:pPr>
        <w:pStyle w:val="pxrrp"/>
      </w:pPr>
    </w:p>
  </w:footnote>
  <w:footnote w:id="168">
    <w:p w14:paraId="62977544"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77A937C" w14:textId="77777777" w:rsidR="004E0EBB" w:rsidRDefault="004E0EBB">
      <w:pPr>
        <w:pStyle w:val="pxp"/>
      </w:pPr>
      <w:r>
        <w:rPr>
          <w:color w:val="FF0000"/>
          <w:sz w:val="20"/>
          <w:szCs w:val="20"/>
          <w:vertAlign w:val="superscript"/>
        </w:rPr>
        <w:t>►</w:t>
      </w:r>
      <w:r>
        <w:fldChar w:fldCharType="begin"/>
      </w:r>
      <w:r>
        <w:instrText>p.ct.id="f477b8b0b92511efa86bc22ba615bad8|18|31:18"</w:instrText>
      </w:r>
      <w:r>
        <w:fldChar w:fldCharType="end"/>
      </w:r>
      <w:r>
        <w:rPr>
          <w:rStyle w:val="pxst"/>
          <w:color w:val="FF0000"/>
          <w:sz w:val="20"/>
          <w:szCs w:val="20"/>
          <w:vertAlign w:val="superscript"/>
        </w:rPr>
        <w:t>►</w:t>
      </w:r>
      <w:r>
        <w:rPr>
          <w:rStyle w:val="pxst"/>
        </w:rPr>
        <w:fldChar w:fldCharType="begin"/>
      </w:r>
      <w:r>
        <w:rPr>
          <w:rStyle w:val="pxst"/>
        </w:rPr>
        <w:instrText>st.ref.id="I09JJVX"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4943</w:t>
      </w:r>
      <w:r>
        <w:t>.</w:t>
      </w:r>
    </w:p>
    <w:p w14:paraId="6478D775" w14:textId="77777777" w:rsidR="004E0EBB" w:rsidRDefault="004E0EBB">
      <w:pPr>
        <w:pStyle w:val="pxrr"/>
        <w:spacing w:before="180"/>
        <w:rPr>
          <w:sz w:val="24"/>
          <w:szCs w:val="24"/>
        </w:rPr>
      </w:pPr>
      <w:r>
        <w:rPr>
          <w:rStyle w:val="pxvis"/>
          <w:rFonts w:cs="Arial"/>
          <w:bCs/>
          <w:szCs w:val="28"/>
        </w:rPr>
        <w:t>Research References</w:t>
      </w:r>
    </w:p>
    <w:p w14:paraId="0AEE946D" w14:textId="77777777" w:rsidR="004E0EBB" w:rsidRDefault="004E0EBB">
      <w:pPr>
        <w:pStyle w:val="pxrrp"/>
      </w:pPr>
      <w:r>
        <w:t xml:space="preserve">Disqualified persons defined, </w:t>
      </w:r>
      <w:r>
        <w:rPr>
          <w:rStyle w:val="pxrc"/>
          <w:color w:val="FF0000"/>
          <w:sz w:val="20"/>
          <w:szCs w:val="20"/>
          <w:vertAlign w:val="superscript"/>
        </w:rPr>
        <w:t>►</w:t>
      </w:r>
      <w:r>
        <w:rPr>
          <w:rStyle w:val="pxrc"/>
        </w:rPr>
        <w:fldChar w:fldCharType="begin"/>
      </w:r>
      <w:r>
        <w:rPr>
          <w:rStyle w:val="pxrc"/>
        </w:rPr>
        <w:instrText>rc.ref.id="I09JJVZ"</w:instrText>
      </w:r>
      <w:r>
        <w:rPr>
          <w:rStyle w:val="pxrc"/>
        </w:rPr>
        <w:fldChar w:fldCharType="end"/>
      </w:r>
      <w:del w:id="415" w:author="Cara Cardinale" w:date="2025-02-08T18:20:00Z">
        <w:r w:rsidDel="00823E3B">
          <w:rPr>
            <w:rStyle w:val="pxrc"/>
          </w:rPr>
          <w:delText>RIA Federal Tax Coordinator 2d</w:delText>
        </w:r>
      </w:del>
      <w:ins w:id="416" w:author="Cara Cardinale" w:date="2025-02-08T18:20:00Z">
        <w:r w:rsidR="00823E3B">
          <w:rPr>
            <w:rStyle w:val="pxrc"/>
          </w:rPr>
          <w:t>Federal Tax Coordinator 2d (RIA)</w:t>
        </w:r>
      </w:ins>
      <w:del w:id="417" w:author="Cara Cardinale" w:date="2025-02-12T22:48:00Z">
        <w:r w:rsidDel="00A73950">
          <w:rPr>
            <w:rStyle w:val="pxrc"/>
          </w:rPr>
          <w:delText>, Exempt Organizations</w:delText>
        </w:r>
      </w:del>
      <w:r>
        <w:rPr>
          <w:rStyle w:val="pxrc"/>
        </w:rPr>
        <w:t xml:space="preserve"> &amp;p;D-8101</w:t>
      </w:r>
      <w:r>
        <w:t>.</w:t>
      </w:r>
    </w:p>
    <w:p w14:paraId="7DC0C2CE" w14:textId="77777777" w:rsidR="004E0EBB" w:rsidRDefault="004E0EBB">
      <w:pPr>
        <w:pStyle w:val="pxrrp"/>
      </w:pPr>
      <w:r>
        <w:t xml:space="preserve">Disqualified person transactions, </w:t>
      </w:r>
      <w:r>
        <w:rPr>
          <w:rStyle w:val="pxrc"/>
          <w:color w:val="FF0000"/>
          <w:sz w:val="20"/>
          <w:szCs w:val="20"/>
          <w:vertAlign w:val="superscript"/>
        </w:rPr>
        <w:t>►</w:t>
      </w:r>
      <w:r>
        <w:rPr>
          <w:rStyle w:val="pxrc"/>
        </w:rPr>
        <w:fldChar w:fldCharType="begin"/>
      </w:r>
      <w:r>
        <w:rPr>
          <w:rStyle w:val="pxrc"/>
        </w:rPr>
        <w:instrText>rc.ref.id="I09MD0V"</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del w:id="418" w:author="Cara Cardinale" w:date="2025-02-08T18:38:00Z">
        <w:r w:rsidDel="005B44B1">
          <w:rPr>
            <w:rStyle w:val="pxrc"/>
          </w:rPr>
          <w:delText>10:106 to 10:108</w:delText>
        </w:r>
      </w:del>
      <w:ins w:id="419" w:author="Cara Cardinale" w:date="2025-02-08T18:38:00Z">
        <w:r w:rsidR="005B44B1">
          <w:rPr>
            <w:rStyle w:val="pxrc"/>
          </w:rPr>
          <w:t>10:108 to 10:110</w:t>
        </w:r>
      </w:ins>
      <w:r>
        <w:t>.</w:t>
      </w:r>
    </w:p>
    <w:p w14:paraId="66FE554A" w14:textId="77777777" w:rsidR="00AA373E" w:rsidRDefault="00AA373E">
      <w:pPr>
        <w:pStyle w:val="pxrrp"/>
      </w:pPr>
    </w:p>
  </w:footnote>
  <w:footnote w:id="169">
    <w:p w14:paraId="461AECD9"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1FD0911" w14:textId="77777777" w:rsidR="004E0EBB" w:rsidRDefault="004E0EBB">
      <w:pPr>
        <w:pStyle w:val="pxp"/>
      </w:pPr>
      <w:r>
        <w:rPr>
          <w:color w:val="FF0000"/>
          <w:sz w:val="20"/>
          <w:szCs w:val="20"/>
          <w:vertAlign w:val="superscript"/>
        </w:rPr>
        <w:t>►</w:t>
      </w:r>
      <w:r>
        <w:fldChar w:fldCharType="begin"/>
      </w:r>
      <w:r>
        <w:instrText>p.ct.id="f477b8b0b92511efa86bc22ba615bad8|18|31:18"</w:instrText>
      </w:r>
      <w:r>
        <w:fldChar w:fldCharType="end"/>
      </w:r>
      <w:r>
        <w:rPr>
          <w:rStyle w:val="pxst"/>
          <w:color w:val="FF0000"/>
          <w:sz w:val="20"/>
          <w:szCs w:val="20"/>
          <w:vertAlign w:val="superscript"/>
        </w:rPr>
        <w:t>►</w:t>
      </w:r>
      <w:r>
        <w:rPr>
          <w:rStyle w:val="pxst"/>
        </w:rPr>
        <w:fldChar w:fldCharType="begin"/>
      </w:r>
      <w:r>
        <w:rPr>
          <w:rStyle w:val="pxst"/>
        </w:rPr>
        <w:instrText>st.ref.id="I09JJW2"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4941</w:t>
      </w:r>
      <w:r>
        <w:t>.</w:t>
      </w:r>
    </w:p>
    <w:p w14:paraId="3351888D" w14:textId="77777777" w:rsidR="004E0EBB" w:rsidRDefault="004E0EBB">
      <w:pPr>
        <w:pStyle w:val="pxrr"/>
        <w:spacing w:before="180"/>
        <w:rPr>
          <w:sz w:val="24"/>
          <w:szCs w:val="24"/>
        </w:rPr>
      </w:pPr>
      <w:r>
        <w:rPr>
          <w:rStyle w:val="pxvis"/>
          <w:rFonts w:cs="Arial"/>
          <w:bCs/>
          <w:szCs w:val="28"/>
        </w:rPr>
        <w:t>Research References</w:t>
      </w:r>
    </w:p>
    <w:p w14:paraId="59F0459D" w14:textId="77777777" w:rsidR="004E0EBB" w:rsidRDefault="004E0EBB">
      <w:pPr>
        <w:pStyle w:val="pxrrp"/>
      </w:pPr>
      <w:r>
        <w:t xml:space="preserve">Government officials as limited disqualified persons, </w:t>
      </w:r>
      <w:r>
        <w:rPr>
          <w:rStyle w:val="pxrc"/>
          <w:color w:val="FF0000"/>
          <w:sz w:val="20"/>
          <w:szCs w:val="20"/>
          <w:vertAlign w:val="superscript"/>
        </w:rPr>
        <w:t>►</w:t>
      </w:r>
      <w:r>
        <w:rPr>
          <w:rStyle w:val="pxrc"/>
        </w:rPr>
        <w:fldChar w:fldCharType="begin"/>
      </w:r>
      <w:r>
        <w:rPr>
          <w:rStyle w:val="pxrc"/>
        </w:rPr>
        <w:instrText>rc.ref.id="I09MD0Y"</w:instrText>
      </w:r>
      <w:r>
        <w:rPr>
          <w:rStyle w:val="pxrc"/>
        </w:rPr>
        <w:fldChar w:fldCharType="end"/>
      </w:r>
      <w:del w:id="420" w:author="Cara Cardinale" w:date="2025-02-08T18:20:00Z">
        <w:r w:rsidDel="00823E3B">
          <w:rPr>
            <w:rStyle w:val="pxrc"/>
          </w:rPr>
          <w:delText>RIA Federal Tax Coordinator 2d</w:delText>
        </w:r>
      </w:del>
      <w:ins w:id="421" w:author="Cara Cardinale" w:date="2025-02-08T18:20:00Z">
        <w:r w:rsidR="00823E3B">
          <w:rPr>
            <w:rStyle w:val="pxrc"/>
          </w:rPr>
          <w:t>Federal Tax Coordinator 2d (RIA)</w:t>
        </w:r>
      </w:ins>
      <w:del w:id="422" w:author="Cara Cardinale" w:date="2025-02-12T22:48:00Z">
        <w:r w:rsidDel="00A73950">
          <w:rPr>
            <w:rStyle w:val="pxrc"/>
          </w:rPr>
          <w:delText>, Exempt Organizations</w:delText>
        </w:r>
      </w:del>
      <w:r>
        <w:rPr>
          <w:rStyle w:val="pxrc"/>
        </w:rPr>
        <w:t xml:space="preserve"> &amp;p;D-810</w:t>
      </w:r>
      <w:ins w:id="423" w:author="Cara Cardinale" w:date="2025-02-12T22:48:00Z">
        <w:r w:rsidR="00A73950">
          <w:rPr>
            <w:rStyle w:val="pxrc"/>
          </w:rPr>
          <w:t>3</w:t>
        </w:r>
      </w:ins>
      <w:del w:id="424" w:author="Cara Cardinale" w:date="2025-02-12T22:48:00Z">
        <w:r w:rsidDel="00A73950">
          <w:rPr>
            <w:rStyle w:val="pxrc"/>
          </w:rPr>
          <w:delText>7</w:delText>
        </w:r>
      </w:del>
      <w:r>
        <w:t>.</w:t>
      </w:r>
    </w:p>
    <w:p w14:paraId="71AB814F" w14:textId="77777777" w:rsidR="004E0EBB" w:rsidRDefault="004E0EBB">
      <w:pPr>
        <w:pStyle w:val="pxrrp"/>
      </w:pPr>
      <w:r>
        <w:t xml:space="preserve">Disqualified person transactions, </w:t>
      </w:r>
      <w:r>
        <w:rPr>
          <w:rStyle w:val="pxrc"/>
          <w:color w:val="FF0000"/>
          <w:sz w:val="20"/>
          <w:szCs w:val="20"/>
          <w:vertAlign w:val="superscript"/>
        </w:rPr>
        <w:t>►</w:t>
      </w:r>
      <w:r>
        <w:rPr>
          <w:rStyle w:val="pxrc"/>
        </w:rPr>
        <w:fldChar w:fldCharType="begin"/>
      </w:r>
      <w:r>
        <w:rPr>
          <w:rStyle w:val="pxrc"/>
        </w:rPr>
        <w:instrText>rc.ref.id="I09P65U"</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del w:id="425" w:author="Cara Cardinale" w:date="2025-02-08T18:38:00Z">
        <w:r w:rsidDel="005B44B1">
          <w:rPr>
            <w:rStyle w:val="pxrc"/>
          </w:rPr>
          <w:delText>10:106 to 10:108</w:delText>
        </w:r>
      </w:del>
      <w:ins w:id="426" w:author="Cara Cardinale" w:date="2025-02-08T18:38:00Z">
        <w:r w:rsidR="005B44B1">
          <w:rPr>
            <w:rStyle w:val="pxrc"/>
          </w:rPr>
          <w:t>10:108 to 10:110</w:t>
        </w:r>
      </w:ins>
      <w:r>
        <w:t>.</w:t>
      </w:r>
    </w:p>
    <w:p w14:paraId="5B8C9568" w14:textId="77777777" w:rsidR="00AA373E" w:rsidRDefault="00AA373E">
      <w:pPr>
        <w:pStyle w:val="pxrrp"/>
      </w:pPr>
    </w:p>
  </w:footnote>
  <w:footnote w:id="170">
    <w:p w14:paraId="3B4C8B3A"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285FEC0" w14:textId="77777777" w:rsidR="004E0EBB" w:rsidRDefault="004E0EBB">
      <w:pPr>
        <w:pStyle w:val="pxp"/>
      </w:pPr>
      <w:r>
        <w:rPr>
          <w:color w:val="FF0000"/>
          <w:sz w:val="20"/>
          <w:szCs w:val="20"/>
          <w:vertAlign w:val="superscript"/>
        </w:rPr>
        <w:t>►</w:t>
      </w:r>
      <w:r>
        <w:fldChar w:fldCharType="begin"/>
      </w:r>
      <w:r>
        <w:instrText>p.ct.id="f477b8b0b92511efa86bc22ba615bad8|18|31:18"</w:instrText>
      </w:r>
      <w:r>
        <w:fldChar w:fldCharType="end"/>
      </w:r>
      <w:r>
        <w:rPr>
          <w:rStyle w:val="pxst"/>
          <w:color w:val="FF0000"/>
          <w:sz w:val="20"/>
          <w:szCs w:val="20"/>
          <w:vertAlign w:val="superscript"/>
        </w:rPr>
        <w:t>►</w:t>
      </w:r>
      <w:r>
        <w:rPr>
          <w:rStyle w:val="pxst"/>
        </w:rPr>
        <w:fldChar w:fldCharType="begin"/>
      </w:r>
      <w:r>
        <w:rPr>
          <w:rStyle w:val="pxst"/>
        </w:rPr>
        <w:instrText>st.ref.id="I09RZAQ"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507(d)(2)</w:t>
      </w:r>
      <w:r>
        <w:t>.</w:t>
      </w:r>
    </w:p>
    <w:p w14:paraId="698AB495" w14:textId="77777777" w:rsidR="004E0EBB" w:rsidRDefault="004E0EBB">
      <w:pPr>
        <w:pStyle w:val="pxrr"/>
        <w:spacing w:before="180"/>
        <w:rPr>
          <w:sz w:val="24"/>
          <w:szCs w:val="24"/>
        </w:rPr>
      </w:pPr>
      <w:r>
        <w:rPr>
          <w:rStyle w:val="pxvis"/>
          <w:rFonts w:cs="Arial"/>
          <w:bCs/>
          <w:szCs w:val="28"/>
        </w:rPr>
        <w:t>Research References</w:t>
      </w:r>
    </w:p>
    <w:p w14:paraId="093EB81D" w14:textId="77777777" w:rsidR="004E0EBB" w:rsidRDefault="004E0EBB">
      <w:pPr>
        <w:pStyle w:val="pxrrp"/>
      </w:pPr>
      <w:r>
        <w:t xml:space="preserve">Disqualified persons defined, </w:t>
      </w:r>
      <w:r>
        <w:rPr>
          <w:rStyle w:val="pxrc"/>
          <w:color w:val="FF0000"/>
          <w:sz w:val="20"/>
          <w:szCs w:val="20"/>
          <w:vertAlign w:val="superscript"/>
        </w:rPr>
        <w:t>►</w:t>
      </w:r>
      <w:r>
        <w:rPr>
          <w:rStyle w:val="pxrc"/>
        </w:rPr>
        <w:fldChar w:fldCharType="begin"/>
      </w:r>
      <w:r>
        <w:rPr>
          <w:rStyle w:val="pxrc"/>
        </w:rPr>
        <w:instrText>rc.ref.id="I09JJX7"</w:instrText>
      </w:r>
      <w:r>
        <w:rPr>
          <w:rStyle w:val="pxrc"/>
        </w:rPr>
        <w:fldChar w:fldCharType="end"/>
      </w:r>
      <w:del w:id="427" w:author="Cara Cardinale" w:date="2025-02-08T18:20:00Z">
        <w:r w:rsidDel="00823E3B">
          <w:rPr>
            <w:rStyle w:val="pxrc"/>
          </w:rPr>
          <w:delText>RIA Federal Tax Coordinator 2d</w:delText>
        </w:r>
      </w:del>
      <w:ins w:id="428" w:author="Cara Cardinale" w:date="2025-02-08T18:20:00Z">
        <w:r w:rsidR="00823E3B">
          <w:rPr>
            <w:rStyle w:val="pxrc"/>
          </w:rPr>
          <w:t>Federal Tax Coordinator 2d (RIA)</w:t>
        </w:r>
      </w:ins>
      <w:del w:id="429" w:author="Cara Cardinale" w:date="2025-02-12T22:49:00Z">
        <w:r w:rsidDel="00A73950">
          <w:rPr>
            <w:rStyle w:val="pxrc"/>
          </w:rPr>
          <w:delText>, Exempt Organizations</w:delText>
        </w:r>
      </w:del>
      <w:r>
        <w:rPr>
          <w:rStyle w:val="pxrc"/>
        </w:rPr>
        <w:t xml:space="preserve"> &amp;p;D-8101</w:t>
      </w:r>
      <w:r>
        <w:t>.</w:t>
      </w:r>
    </w:p>
    <w:p w14:paraId="4629DDF1" w14:textId="77777777" w:rsidR="004E0EBB" w:rsidRDefault="004E0EBB">
      <w:pPr>
        <w:pStyle w:val="pxrrp"/>
      </w:pPr>
      <w:r>
        <w:t xml:space="preserve">Disqualified person transactions, </w:t>
      </w:r>
      <w:r>
        <w:rPr>
          <w:rStyle w:val="pxrc"/>
          <w:color w:val="FF0000"/>
          <w:sz w:val="20"/>
          <w:szCs w:val="20"/>
          <w:vertAlign w:val="superscript"/>
        </w:rPr>
        <w:t>►</w:t>
      </w:r>
      <w:r>
        <w:rPr>
          <w:rStyle w:val="pxrc"/>
        </w:rPr>
        <w:fldChar w:fldCharType="begin"/>
      </w:r>
      <w:r>
        <w:rPr>
          <w:rStyle w:val="pxrc"/>
        </w:rPr>
        <w:instrText>rc.ref.id="I09MD23"</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del w:id="430" w:author="Cara Cardinale" w:date="2025-02-08T18:38:00Z">
        <w:r w:rsidDel="005B44B1">
          <w:rPr>
            <w:rStyle w:val="pxrc"/>
          </w:rPr>
          <w:delText>10:106 to 10:108</w:delText>
        </w:r>
      </w:del>
      <w:ins w:id="431" w:author="Cara Cardinale" w:date="2025-02-08T18:38:00Z">
        <w:r w:rsidR="005B44B1">
          <w:rPr>
            <w:rStyle w:val="pxrc"/>
          </w:rPr>
          <w:t>10:108 to 10:110</w:t>
        </w:r>
      </w:ins>
      <w:r>
        <w:t>.</w:t>
      </w:r>
    </w:p>
    <w:p w14:paraId="4F34433D" w14:textId="77777777" w:rsidR="00AA373E" w:rsidRDefault="00AA373E">
      <w:pPr>
        <w:pStyle w:val="pxrrp"/>
      </w:pPr>
    </w:p>
  </w:footnote>
  <w:footnote w:id="171">
    <w:p w14:paraId="23044916"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674A73B" w14:textId="77777777" w:rsidR="004E0EBB" w:rsidRDefault="004E0EBB">
      <w:pPr>
        <w:pStyle w:val="pxp"/>
      </w:pPr>
      <w:r>
        <w:rPr>
          <w:color w:val="FF0000"/>
          <w:sz w:val="20"/>
          <w:szCs w:val="20"/>
          <w:vertAlign w:val="superscript"/>
        </w:rPr>
        <w:t>►</w:t>
      </w:r>
      <w:r>
        <w:fldChar w:fldCharType="begin"/>
      </w:r>
      <w:r>
        <w:instrText>p.ct.id="f477b8b0b92511efa86bc22ba615bad8|18|31:18"</w:instrText>
      </w:r>
      <w:r>
        <w:fldChar w:fldCharType="end"/>
      </w:r>
      <w:r>
        <w:rPr>
          <w:rStyle w:val="pxst"/>
          <w:color w:val="FF0000"/>
          <w:sz w:val="20"/>
          <w:szCs w:val="20"/>
          <w:vertAlign w:val="superscript"/>
        </w:rPr>
        <w:t>►</w:t>
      </w:r>
      <w:r>
        <w:rPr>
          <w:rStyle w:val="pxst"/>
        </w:rPr>
        <w:fldChar w:fldCharType="begin"/>
      </w:r>
      <w:r>
        <w:rPr>
          <w:rStyle w:val="pxst"/>
        </w:rPr>
        <w:instrText>st.ref.id="I09P66Z"</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53.4941(d)-1(a)</w:t>
      </w:r>
      <w:r>
        <w:t>.</w:t>
      </w:r>
    </w:p>
    <w:p w14:paraId="74408541" w14:textId="77777777" w:rsidR="00AA373E" w:rsidRDefault="00AA373E">
      <w:pPr>
        <w:pStyle w:val="pxp"/>
      </w:pPr>
    </w:p>
  </w:footnote>
  <w:footnote w:id="172">
    <w:p w14:paraId="6A451482"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730AFD7"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st.ref.id="I09JK2X"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508(e)</w:t>
      </w:r>
      <w:r>
        <w:t>.</w:t>
      </w:r>
    </w:p>
    <w:p w14:paraId="21D6CB89" w14:textId="77777777" w:rsidR="004E0EBB" w:rsidRDefault="004E0EBB">
      <w:pPr>
        <w:pStyle w:val="pxrr"/>
        <w:spacing w:before="180"/>
        <w:rPr>
          <w:sz w:val="24"/>
          <w:szCs w:val="24"/>
        </w:rPr>
      </w:pPr>
      <w:r>
        <w:rPr>
          <w:rStyle w:val="pxvis"/>
          <w:rFonts w:cs="Arial"/>
          <w:bCs/>
          <w:szCs w:val="28"/>
        </w:rPr>
        <w:t>Research References</w:t>
      </w:r>
    </w:p>
    <w:p w14:paraId="484B0722" w14:textId="77777777" w:rsidR="004E0EBB" w:rsidRDefault="004E0EBB">
      <w:pPr>
        <w:pStyle w:val="pxrrp"/>
      </w:pPr>
      <w:r>
        <w:t xml:space="preserve">Taxation of private foundations, </w:t>
      </w:r>
      <w:r>
        <w:rPr>
          <w:rStyle w:val="pxrc"/>
          <w:color w:val="FF0000"/>
          <w:sz w:val="20"/>
          <w:szCs w:val="20"/>
          <w:vertAlign w:val="superscript"/>
        </w:rPr>
        <w:t>►</w:t>
      </w:r>
      <w:r>
        <w:rPr>
          <w:rStyle w:val="pxrc"/>
        </w:rPr>
        <w:fldChar w:fldCharType="begin"/>
      </w:r>
      <w:r>
        <w:rPr>
          <w:rStyle w:val="pxrc"/>
        </w:rPr>
        <w:instrText>rc.ref.id="I09MD7T"</w:instrText>
      </w:r>
      <w:r>
        <w:rPr>
          <w:rStyle w:val="pxrc"/>
        </w:rPr>
        <w:fldChar w:fldCharType="end"/>
      </w:r>
      <w:del w:id="432" w:author="Cara Cardinale" w:date="2025-02-08T18:20:00Z">
        <w:r w:rsidDel="00823E3B">
          <w:rPr>
            <w:rStyle w:val="pxrc"/>
          </w:rPr>
          <w:delText>RIA Federal Tax Coordinator 2d</w:delText>
        </w:r>
      </w:del>
      <w:ins w:id="433" w:author="Cara Cardinale" w:date="2025-02-08T18:20:00Z">
        <w:r w:rsidR="00823E3B">
          <w:rPr>
            <w:rStyle w:val="pxrc"/>
          </w:rPr>
          <w:t>Federal Tax Coordinator 2d (RIA)</w:t>
        </w:r>
      </w:ins>
      <w:del w:id="434" w:author="Cara Cardinale" w:date="2025-02-13T14:41:00Z">
        <w:r w:rsidDel="00C850E1">
          <w:rPr>
            <w:rStyle w:val="pxrc"/>
          </w:rPr>
          <w:delText>, Exempt Organizations</w:delText>
        </w:r>
      </w:del>
      <w:r>
        <w:rPr>
          <w:rStyle w:val="pxrc"/>
        </w:rPr>
        <w:t xml:space="preserve"> &amp;p;D-7201</w:t>
      </w:r>
      <w:r>
        <w:t>.</w:t>
      </w:r>
    </w:p>
    <w:p w14:paraId="015D7E52" w14:textId="77777777" w:rsidR="00AA373E" w:rsidRDefault="00AA373E">
      <w:pPr>
        <w:pStyle w:val="pxrrp"/>
      </w:pPr>
    </w:p>
  </w:footnote>
  <w:footnote w:id="173">
    <w:p w14:paraId="7AC3B088"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05839B5"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st.ref.id="I09P6CP"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508(d)</w:t>
      </w:r>
      <w:r>
        <w:t xml:space="preserve">. A deduction is permitted in certain circumstances. See </w:t>
      </w:r>
      <w:r>
        <w:rPr>
          <w:rStyle w:val="pxst"/>
          <w:color w:val="FF0000"/>
          <w:sz w:val="20"/>
          <w:szCs w:val="20"/>
          <w:vertAlign w:val="superscript"/>
        </w:rPr>
        <w:t>►</w:t>
      </w:r>
      <w:r>
        <w:rPr>
          <w:rStyle w:val="pxst"/>
        </w:rPr>
        <w:fldChar w:fldCharType="begin"/>
      </w:r>
      <w:r>
        <w:rPr>
          <w:rStyle w:val="pxst"/>
        </w:rPr>
        <w:instrText>st.ref.id="I09RZHL"</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170(b)(1)(E)</w:t>
      </w:r>
      <w:r>
        <w:t>.</w:t>
      </w:r>
    </w:p>
    <w:p w14:paraId="13AAB424" w14:textId="77777777" w:rsidR="004E0EBB" w:rsidRDefault="004E0EBB">
      <w:pPr>
        <w:pStyle w:val="pxrr"/>
        <w:spacing w:before="180"/>
        <w:rPr>
          <w:sz w:val="24"/>
          <w:szCs w:val="24"/>
        </w:rPr>
      </w:pPr>
      <w:r>
        <w:rPr>
          <w:rStyle w:val="pxvis"/>
          <w:rFonts w:cs="Arial"/>
          <w:bCs/>
          <w:szCs w:val="28"/>
        </w:rPr>
        <w:t>Research References</w:t>
      </w:r>
    </w:p>
    <w:p w14:paraId="16CD8553" w14:textId="77777777" w:rsidR="004E0EBB" w:rsidRDefault="004E0EBB">
      <w:pPr>
        <w:pStyle w:val="pxrrp"/>
      </w:pPr>
      <w:r>
        <w:t xml:space="preserve">Deductibility of gifts of private foundation donee, </w:t>
      </w:r>
      <w:r>
        <w:rPr>
          <w:rStyle w:val="pxrc"/>
          <w:color w:val="FF0000"/>
          <w:sz w:val="20"/>
          <w:szCs w:val="20"/>
          <w:vertAlign w:val="superscript"/>
        </w:rPr>
        <w:t>►</w:t>
      </w:r>
      <w:r>
        <w:rPr>
          <w:rStyle w:val="pxrc"/>
        </w:rPr>
        <w:fldChar w:fldCharType="begin"/>
      </w:r>
      <w:r>
        <w:rPr>
          <w:rStyle w:val="pxrc"/>
        </w:rPr>
        <w:instrText>rc.ref.id="I09USMH"</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10:13</w:t>
      </w:r>
      <w:ins w:id="435" w:author="Cara Cardinale" w:date="2025-02-13T14:43:00Z">
        <w:r w:rsidR="00C850E1">
          <w:rPr>
            <w:rStyle w:val="pxrc"/>
          </w:rPr>
          <w:t>3</w:t>
        </w:r>
      </w:ins>
      <w:del w:id="436" w:author="Cara Cardinale" w:date="2025-02-13T14:43:00Z">
        <w:r w:rsidDel="00C850E1">
          <w:rPr>
            <w:rStyle w:val="pxrc"/>
          </w:rPr>
          <w:delText>1</w:delText>
        </w:r>
      </w:del>
      <w:r>
        <w:t>.</w:t>
      </w:r>
    </w:p>
    <w:p w14:paraId="65807620" w14:textId="77777777" w:rsidR="00AA373E" w:rsidRDefault="00AA373E">
      <w:pPr>
        <w:pStyle w:val="pxrrp"/>
      </w:pPr>
    </w:p>
  </w:footnote>
  <w:footnote w:id="174">
    <w:p w14:paraId="0C409394"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246A4219"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st.ref.id="I09JK2Z"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507(c)</w:t>
      </w:r>
      <w:r>
        <w:t>.</w:t>
      </w:r>
    </w:p>
    <w:p w14:paraId="1B768ECD"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t xml:space="preserve">For a discussion of the termination of private foundation status, see </w:t>
      </w:r>
      <w:r>
        <w:rPr>
          <w:rStyle w:val="pxx"/>
          <w:color w:val="FF0000"/>
          <w:sz w:val="20"/>
          <w:szCs w:val="20"/>
          <w:vertAlign w:val="superscript"/>
        </w:rPr>
        <w:t>►</w:t>
      </w:r>
      <w:r>
        <w:rPr>
          <w:rStyle w:val="pxx"/>
        </w:rPr>
        <w:fldChar w:fldCharType="begin"/>
      </w:r>
      <w:r>
        <w:rPr>
          <w:rStyle w:val="pxx"/>
        </w:rPr>
        <w:instrText>x.ref.id="I09MD7V"</w:instrText>
      </w:r>
      <w:r>
        <w:rPr>
          <w:rStyle w:val="pxx"/>
        </w:rPr>
        <w:fldChar w:fldCharType="end"/>
      </w:r>
      <w:r>
        <w:rPr>
          <w:rStyle w:val="pxx"/>
          <w:vanish/>
        </w:rPr>
        <w:t>&amp;s;</w:t>
      </w:r>
      <w:r>
        <w:rPr>
          <w:rStyle w:val="pxvis"/>
          <w:rFonts w:ascii="Times NewRoman" w:hAnsi="Times NewRoman"/>
          <w:b w:val="0"/>
          <w:sz w:val="24"/>
        </w:rPr>
        <w:t>§</w:t>
      </w:r>
      <w:r>
        <w:rPr>
          <w:rStyle w:val="pxx"/>
        </w:rPr>
        <w:t>31:24</w:t>
      </w:r>
      <w:r>
        <w:t>.</w:t>
      </w:r>
    </w:p>
    <w:p w14:paraId="2E512085" w14:textId="77777777" w:rsidR="00AA373E" w:rsidRDefault="00AA373E">
      <w:pPr>
        <w:pStyle w:val="pxp"/>
      </w:pPr>
    </w:p>
  </w:footnote>
  <w:footnote w:id="175">
    <w:p w14:paraId="7959642E"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75653F0E"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st.ref.id="I09P6CR"</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1.507-9</w:t>
      </w:r>
      <w:r>
        <w:t>.</w:t>
      </w:r>
    </w:p>
    <w:p w14:paraId="4830F026" w14:textId="77777777" w:rsidR="004E0EBB" w:rsidRDefault="004E0EBB">
      <w:pPr>
        <w:pStyle w:val="pxrr"/>
        <w:spacing w:before="180"/>
        <w:rPr>
          <w:sz w:val="24"/>
          <w:szCs w:val="24"/>
        </w:rPr>
      </w:pPr>
      <w:r>
        <w:rPr>
          <w:rStyle w:val="pxvis"/>
          <w:rFonts w:cs="Arial"/>
          <w:bCs/>
          <w:szCs w:val="28"/>
        </w:rPr>
        <w:t>Research References</w:t>
      </w:r>
    </w:p>
    <w:p w14:paraId="1879C995" w14:textId="77777777" w:rsidR="004E0EBB" w:rsidRDefault="004E0EBB">
      <w:pPr>
        <w:pStyle w:val="pxrrp"/>
      </w:pPr>
      <w:r>
        <w:t xml:space="preserve">Tax on termination of private foundation status, </w:t>
      </w:r>
      <w:r>
        <w:rPr>
          <w:rStyle w:val="pxrc"/>
          <w:color w:val="FF0000"/>
          <w:sz w:val="20"/>
          <w:szCs w:val="20"/>
          <w:vertAlign w:val="superscript"/>
        </w:rPr>
        <w:t>►</w:t>
      </w:r>
      <w:r>
        <w:rPr>
          <w:rStyle w:val="pxrc"/>
        </w:rPr>
        <w:fldChar w:fldCharType="begin"/>
      </w:r>
      <w:r>
        <w:rPr>
          <w:rStyle w:val="pxrc"/>
        </w:rPr>
        <w:instrText>rc.ref.id="I09RZHN"</w:instrText>
      </w:r>
      <w:r>
        <w:rPr>
          <w:rStyle w:val="pxrc"/>
        </w:rPr>
        <w:fldChar w:fldCharType="end"/>
      </w:r>
      <w:del w:id="437" w:author="Cara Cardinale" w:date="2025-02-08T18:20:00Z">
        <w:r w:rsidDel="00823E3B">
          <w:rPr>
            <w:rStyle w:val="pxrc"/>
          </w:rPr>
          <w:delText>RIA Federal Tax Coordinator 2d</w:delText>
        </w:r>
      </w:del>
      <w:ins w:id="438" w:author="Cara Cardinale" w:date="2025-02-08T18:20:00Z">
        <w:r w:rsidR="00823E3B">
          <w:rPr>
            <w:rStyle w:val="pxrc"/>
          </w:rPr>
          <w:t>Federal Tax Coordinator 2d (RIA)</w:t>
        </w:r>
      </w:ins>
      <w:del w:id="439" w:author="Cara Cardinale" w:date="2025-02-13T14:44:00Z">
        <w:r w:rsidDel="00C850E1">
          <w:rPr>
            <w:rStyle w:val="pxrc"/>
          </w:rPr>
          <w:delText>, Exempt Organizations</w:delText>
        </w:r>
      </w:del>
      <w:r>
        <w:rPr>
          <w:rStyle w:val="pxrc"/>
        </w:rPr>
        <w:t xml:space="preserve"> &amp;pp;D-7228 to D-7234</w:t>
      </w:r>
      <w:r>
        <w:t>.</w:t>
      </w:r>
    </w:p>
    <w:p w14:paraId="13372290" w14:textId="77777777" w:rsidR="004E0EBB" w:rsidRDefault="004E0EBB">
      <w:pPr>
        <w:pStyle w:val="pxrrp"/>
      </w:pPr>
      <w:r>
        <w:t xml:space="preserve">Termination of foundation, </w:t>
      </w:r>
      <w:r>
        <w:rPr>
          <w:rStyle w:val="pxrc"/>
          <w:color w:val="FF0000"/>
          <w:sz w:val="20"/>
          <w:szCs w:val="20"/>
          <w:vertAlign w:val="superscript"/>
        </w:rPr>
        <w:t>►</w:t>
      </w:r>
      <w:r>
        <w:rPr>
          <w:rStyle w:val="pxrc"/>
        </w:rPr>
        <w:fldChar w:fldCharType="begin"/>
      </w:r>
      <w:r>
        <w:rPr>
          <w:rStyle w:val="pxrc"/>
        </w:rPr>
        <w:instrText>rc.ref.id="I09JK32"</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440" w:author="Cara Cardinale" w:date="2025-02-08T18:41:00Z">
        <w:r w:rsidDel="005B44B1">
          <w:rPr>
            <w:rStyle w:val="pxrc"/>
          </w:rPr>
          <w:delText>10:116</w:delText>
        </w:r>
      </w:del>
      <w:ins w:id="441" w:author="Cara Cardinale" w:date="2025-02-08T18:41:00Z">
        <w:r w:rsidR="005B44B1">
          <w:rPr>
            <w:rStyle w:val="pxrc"/>
          </w:rPr>
          <w:t>10:118</w:t>
        </w:r>
      </w:ins>
      <w:r>
        <w:t>.</w:t>
      </w:r>
    </w:p>
    <w:p w14:paraId="4535A217" w14:textId="77777777" w:rsidR="00AA373E" w:rsidRDefault="00AA373E">
      <w:pPr>
        <w:pStyle w:val="pxrrp"/>
      </w:pPr>
    </w:p>
  </w:footnote>
  <w:footnote w:id="176">
    <w:p w14:paraId="3598138A"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26325E0A"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st.ref.id="I09MD7Y"</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1.507-1</w:t>
      </w:r>
      <w:r>
        <w:t>.</w:t>
      </w:r>
    </w:p>
    <w:p w14:paraId="754E755B" w14:textId="77777777" w:rsidR="00AA373E" w:rsidRDefault="00AA373E">
      <w:pPr>
        <w:pStyle w:val="pxp"/>
      </w:pPr>
    </w:p>
  </w:footnote>
  <w:footnote w:id="177">
    <w:p w14:paraId="5DF90816" w14:textId="77777777" w:rsidR="004E0EBB" w:rsidDel="00C850E1" w:rsidRDefault="004E0EBB">
      <w:pPr>
        <w:rPr>
          <w:del w:id="446" w:author="Cara Cardinale" w:date="2025-02-13T14:47:00Z"/>
          <w:rStyle w:val="FootnoteReference"/>
        </w:rPr>
      </w:pPr>
      <w:del w:id="447" w:author="Cara Cardinale" w:date="2025-02-13T14:47:00Z">
        <w:r w:rsidRPr="00E32094" w:rsidDel="00C850E1">
          <w:rPr>
            <w:rStyle w:val="FootnoteReference"/>
          </w:rPr>
          <w:delText>6</w:delText>
        </w:r>
        <w:r w:rsidDel="00C850E1">
          <w:rPr>
            <w:rStyle w:val="FootnoteReference"/>
            <w:color w:val="FF0000"/>
            <w:sz w:val="20"/>
            <w:szCs w:val="20"/>
          </w:rPr>
          <w:delText>►</w:delText>
        </w:r>
        <w:r w:rsidDel="00C850E1">
          <w:rPr>
            <w:rStyle w:val="FootnoteReference"/>
          </w:rPr>
          <w:fldChar w:fldCharType="begin"/>
        </w:r>
        <w:r w:rsidDel="00C850E1">
          <w:rPr>
            <w:rStyle w:val="FootnoteReference"/>
          </w:rPr>
          <w:delInstrText>fn.fnref="6"</w:delInstrText>
        </w:r>
        <w:r w:rsidDel="00C850E1">
          <w:rPr>
            <w:rStyle w:val="FootnoteReference"/>
          </w:rPr>
          <w:fldChar w:fldCharType="end"/>
        </w:r>
      </w:del>
    </w:p>
    <w:p w14:paraId="35B820B7" w14:textId="77777777" w:rsidR="004E0EBB" w:rsidDel="00C850E1" w:rsidRDefault="004E0EBB">
      <w:pPr>
        <w:pStyle w:val="pxp"/>
        <w:rPr>
          <w:del w:id="448" w:author="Cara Cardinale" w:date="2025-02-13T14:47:00Z"/>
        </w:rPr>
      </w:pPr>
      <w:del w:id="449" w:author="Cara Cardinale" w:date="2025-02-13T14:47:00Z">
        <w:r w:rsidDel="00C850E1">
          <w:rPr>
            <w:color w:val="FF0000"/>
            <w:sz w:val="20"/>
            <w:szCs w:val="20"/>
            <w:vertAlign w:val="superscript"/>
          </w:rPr>
          <w:delText>►</w:delText>
        </w:r>
        <w:r w:rsidDel="00C850E1">
          <w:fldChar w:fldCharType="begin"/>
        </w:r>
        <w:r w:rsidDel="00C850E1">
          <w:delInstrText>p.ct.id="f477b8b0b92511efa86bc22ba615bad8|19|31:19"</w:delInstrText>
        </w:r>
        <w:r w:rsidDel="00C850E1">
          <w:fldChar w:fldCharType="end"/>
        </w:r>
        <w:r w:rsidDel="00C850E1">
          <w:rPr>
            <w:rStyle w:val="pxst"/>
            <w:color w:val="FF0000"/>
            <w:sz w:val="20"/>
            <w:szCs w:val="20"/>
            <w:vertAlign w:val="superscript"/>
          </w:rPr>
          <w:delText>►</w:delText>
        </w:r>
        <w:r w:rsidDel="00C850E1">
          <w:rPr>
            <w:rStyle w:val="pxst"/>
          </w:rPr>
          <w:fldChar w:fldCharType="begin"/>
        </w:r>
        <w:r w:rsidDel="00C850E1">
          <w:rPr>
            <w:rStyle w:val="pxst"/>
          </w:rPr>
          <w:delInstrText>st.ref.id="I09P6CU"</w:delInstrText>
        </w:r>
        <w:r w:rsidDel="00C850E1">
          <w:rPr>
            <w:rStyle w:val="pxst"/>
          </w:rPr>
          <w:fldChar w:fldCharType="end"/>
        </w:r>
        <w:r w:rsidDel="00C850E1">
          <w:rPr>
            <w:rStyle w:val="pxst"/>
          </w:rPr>
          <w:delText xml:space="preserve">26 U.S.C.A. </w:delText>
        </w:r>
        <w:r w:rsidDel="00C850E1">
          <w:rPr>
            <w:rStyle w:val="pxst"/>
            <w:vanish/>
          </w:rPr>
          <w:delText>&amp;s;</w:delText>
        </w:r>
        <w:r w:rsidDel="00C850E1">
          <w:rPr>
            <w:rStyle w:val="pxvis"/>
            <w:rFonts w:ascii="Times NewRoman" w:hAnsi="Times NewRoman"/>
            <w:b w:val="0"/>
            <w:sz w:val="24"/>
          </w:rPr>
          <w:delText>§</w:delText>
        </w:r>
        <w:r w:rsidDel="00C850E1">
          <w:rPr>
            <w:rStyle w:val="pxst"/>
          </w:rPr>
          <w:delText>4940(a)</w:delText>
        </w:r>
        <w:r w:rsidDel="00C850E1">
          <w:delText>.</w:delText>
        </w:r>
      </w:del>
    </w:p>
    <w:p w14:paraId="73CBD575" w14:textId="77777777" w:rsidR="004E0EBB" w:rsidDel="00C850E1" w:rsidRDefault="004E0EBB">
      <w:pPr>
        <w:pStyle w:val="pxrr"/>
        <w:spacing w:before="180"/>
        <w:rPr>
          <w:del w:id="450" w:author="Cara Cardinale" w:date="2025-02-13T14:47:00Z"/>
          <w:sz w:val="24"/>
          <w:szCs w:val="24"/>
        </w:rPr>
      </w:pPr>
      <w:del w:id="451" w:author="Cara Cardinale" w:date="2025-02-13T14:47:00Z">
        <w:r w:rsidDel="00C850E1">
          <w:rPr>
            <w:rStyle w:val="pxvis"/>
            <w:rFonts w:cs="Arial"/>
            <w:bCs/>
            <w:szCs w:val="28"/>
          </w:rPr>
          <w:delText>Research References</w:delText>
        </w:r>
      </w:del>
    </w:p>
    <w:p w14:paraId="6DC8E68F" w14:textId="77777777" w:rsidR="004E0EBB" w:rsidDel="00C850E1" w:rsidRDefault="004E0EBB">
      <w:pPr>
        <w:pStyle w:val="pxrrp"/>
        <w:rPr>
          <w:del w:id="452" w:author="Cara Cardinale" w:date="2025-02-13T14:47:00Z"/>
        </w:rPr>
      </w:pPr>
      <w:del w:id="453" w:author="Cara Cardinale" w:date="2025-02-13T14:47:00Z">
        <w:r w:rsidDel="00C850E1">
          <w:delText xml:space="preserve">Excise tax on investment income, </w:delText>
        </w:r>
        <w:r w:rsidDel="00C850E1">
          <w:rPr>
            <w:rStyle w:val="pxrc"/>
            <w:color w:val="FF0000"/>
            <w:sz w:val="20"/>
            <w:szCs w:val="20"/>
            <w:vertAlign w:val="superscript"/>
          </w:rPr>
          <w:delText>►</w:delText>
        </w:r>
        <w:r w:rsidDel="00C850E1">
          <w:rPr>
            <w:rStyle w:val="pxrc"/>
          </w:rPr>
          <w:fldChar w:fldCharType="begin"/>
        </w:r>
        <w:r w:rsidDel="00C850E1">
          <w:rPr>
            <w:rStyle w:val="pxrc"/>
          </w:rPr>
          <w:delInstrText>rc.ref.id="I09RZHQ"</w:delInstrText>
        </w:r>
        <w:r w:rsidDel="00C850E1">
          <w:rPr>
            <w:rStyle w:val="pxrc"/>
          </w:rPr>
          <w:fldChar w:fldCharType="end"/>
        </w:r>
        <w:r w:rsidDel="00C850E1">
          <w:rPr>
            <w:rStyle w:val="pxrc"/>
          </w:rPr>
          <w:delText>RIA Federal Tax Coordinator 2d</w:delText>
        </w:r>
      </w:del>
      <w:ins w:id="454" w:author="Cara Cardinale" w:date="2025-02-08T18:20:00Z">
        <w:del w:id="455" w:author="Cara Cardinale" w:date="2025-02-13T14:47:00Z">
          <w:r w:rsidR="00823E3B" w:rsidDel="00C850E1">
            <w:rPr>
              <w:rStyle w:val="pxrc"/>
            </w:rPr>
            <w:delText>Federal Tax Coordinator 2d (RIA)</w:delText>
          </w:r>
        </w:del>
      </w:ins>
      <w:del w:id="456" w:author="Cara Cardinale" w:date="2025-02-13T14:47:00Z">
        <w:r w:rsidDel="00C850E1">
          <w:rPr>
            <w:rStyle w:val="pxrc"/>
          </w:rPr>
          <w:delText>, Exempt Organizations &amp;pp;D-7500 to D-7511</w:delText>
        </w:r>
        <w:r w:rsidDel="00C850E1">
          <w:delText>.</w:delText>
        </w:r>
      </w:del>
    </w:p>
    <w:p w14:paraId="4F41DBEF" w14:textId="77777777" w:rsidR="004E0EBB" w:rsidDel="00C850E1" w:rsidRDefault="004E0EBB">
      <w:pPr>
        <w:pStyle w:val="pxrrp"/>
        <w:rPr>
          <w:del w:id="457" w:author="Cara Cardinale" w:date="2025-02-13T14:47:00Z"/>
        </w:rPr>
      </w:pPr>
      <w:del w:id="458" w:author="Cara Cardinale" w:date="2025-02-13T14:47:00Z">
        <w:r w:rsidDel="00C850E1">
          <w:delText xml:space="preserve">Foundation investments, </w:delText>
        </w:r>
        <w:r w:rsidDel="00C850E1">
          <w:rPr>
            <w:rStyle w:val="pxrc"/>
            <w:color w:val="FF0000"/>
            <w:sz w:val="20"/>
            <w:szCs w:val="20"/>
            <w:vertAlign w:val="superscript"/>
          </w:rPr>
          <w:delText>►</w:delText>
        </w:r>
        <w:r w:rsidDel="00C850E1">
          <w:rPr>
            <w:rStyle w:val="pxrc"/>
          </w:rPr>
          <w:fldChar w:fldCharType="begin"/>
        </w:r>
        <w:r w:rsidDel="00C850E1">
          <w:rPr>
            <w:rStyle w:val="pxrc"/>
          </w:rPr>
          <w:delInstrText>rc.ref.id="I09JK34"</w:delInstrText>
        </w:r>
        <w:r w:rsidDel="00C850E1">
          <w:rPr>
            <w:rStyle w:val="pxrc"/>
          </w:rPr>
          <w:fldChar w:fldCharType="end"/>
        </w:r>
        <w:r w:rsidDel="00C850E1">
          <w:rPr>
            <w:rStyle w:val="pxrc"/>
          </w:rPr>
          <w:delText xml:space="preserve">Federal Tax Guide to Legal Forms </w:delText>
        </w:r>
        <w:r w:rsidDel="00C850E1">
          <w:rPr>
            <w:rStyle w:val="pxrc"/>
            <w:vanish/>
          </w:rPr>
          <w:delText>&amp;s;</w:delText>
        </w:r>
        <w:r w:rsidDel="00C850E1">
          <w:rPr>
            <w:rStyle w:val="pxvis"/>
            <w:rFonts w:ascii="Times NewRoman" w:hAnsi="Times NewRoman"/>
            <w:b w:val="0"/>
            <w:sz w:val="24"/>
          </w:rPr>
          <w:delText>§</w:delText>
        </w:r>
        <w:r w:rsidDel="00C850E1">
          <w:rPr>
            <w:rStyle w:val="pxrc"/>
          </w:rPr>
          <w:delText>10:105</w:delText>
        </w:r>
        <w:r w:rsidDel="00C850E1">
          <w:delText>.</w:delText>
        </w:r>
      </w:del>
    </w:p>
    <w:p w14:paraId="2C9F2D87" w14:textId="77777777" w:rsidR="00AA373E" w:rsidRDefault="00AA373E">
      <w:pPr>
        <w:pStyle w:val="pxrrp"/>
      </w:pPr>
    </w:p>
  </w:footnote>
  <w:footnote w:id="178">
    <w:p w14:paraId="71A25561" w14:textId="77777777" w:rsidR="004E0EBB" w:rsidDel="00C850E1" w:rsidRDefault="004E0EBB">
      <w:pPr>
        <w:rPr>
          <w:del w:id="459" w:author="Cara Cardinale" w:date="2025-02-13T14:47:00Z"/>
          <w:rStyle w:val="FootnoteReference"/>
        </w:rPr>
      </w:pPr>
      <w:del w:id="460" w:author="Cara Cardinale" w:date="2025-02-13T14:47:00Z">
        <w:r w:rsidRPr="00E32094" w:rsidDel="00C850E1">
          <w:rPr>
            <w:rStyle w:val="FootnoteReference"/>
          </w:rPr>
          <w:delText>7</w:delText>
        </w:r>
        <w:r w:rsidDel="00C850E1">
          <w:rPr>
            <w:rStyle w:val="FootnoteReference"/>
            <w:color w:val="FF0000"/>
            <w:sz w:val="20"/>
            <w:szCs w:val="20"/>
          </w:rPr>
          <w:delText>►</w:delText>
        </w:r>
        <w:r w:rsidDel="00C850E1">
          <w:rPr>
            <w:rStyle w:val="FootnoteReference"/>
          </w:rPr>
          <w:fldChar w:fldCharType="begin"/>
        </w:r>
        <w:r w:rsidDel="00C850E1">
          <w:rPr>
            <w:rStyle w:val="FootnoteReference"/>
          </w:rPr>
          <w:delInstrText>fn.fnref="7"</w:delInstrText>
        </w:r>
        <w:r w:rsidDel="00C850E1">
          <w:rPr>
            <w:rStyle w:val="FootnoteReference"/>
          </w:rPr>
          <w:fldChar w:fldCharType="end"/>
        </w:r>
      </w:del>
    </w:p>
    <w:p w14:paraId="7BB2530F" w14:textId="77777777" w:rsidR="004E0EBB" w:rsidDel="00C850E1" w:rsidRDefault="004E0EBB">
      <w:pPr>
        <w:pStyle w:val="pxp"/>
        <w:rPr>
          <w:del w:id="461" w:author="Cara Cardinale" w:date="2025-02-13T14:47:00Z"/>
        </w:rPr>
      </w:pPr>
      <w:del w:id="462" w:author="Cara Cardinale" w:date="2025-02-13T14:47:00Z">
        <w:r w:rsidDel="00C850E1">
          <w:rPr>
            <w:color w:val="FF0000"/>
            <w:sz w:val="20"/>
            <w:szCs w:val="20"/>
            <w:vertAlign w:val="superscript"/>
          </w:rPr>
          <w:delText>►</w:delText>
        </w:r>
        <w:r w:rsidDel="00C850E1">
          <w:fldChar w:fldCharType="begin"/>
        </w:r>
        <w:r w:rsidDel="00C850E1">
          <w:delInstrText>p.ct.id="f477b8b0b92511efa86bc22ba615bad8|19|31:19"</w:delInstrText>
        </w:r>
        <w:r w:rsidDel="00C850E1">
          <w:fldChar w:fldCharType="end"/>
        </w:r>
        <w:r w:rsidDel="00C850E1">
          <w:rPr>
            <w:rStyle w:val="pxst"/>
            <w:color w:val="FF0000"/>
            <w:sz w:val="20"/>
            <w:szCs w:val="20"/>
            <w:vertAlign w:val="superscript"/>
          </w:rPr>
          <w:delText>►</w:delText>
        </w:r>
        <w:r w:rsidDel="00C850E1">
          <w:rPr>
            <w:rStyle w:val="pxst"/>
          </w:rPr>
          <w:fldChar w:fldCharType="begin"/>
        </w:r>
        <w:r w:rsidDel="00C850E1">
          <w:rPr>
            <w:rStyle w:val="pxst"/>
          </w:rPr>
          <w:delInstrText>st.ref.id="I09MD80"</w:delInstrText>
        </w:r>
        <w:r w:rsidDel="00C850E1">
          <w:rPr>
            <w:rStyle w:val="pxst"/>
          </w:rPr>
          <w:fldChar w:fldCharType="end"/>
        </w:r>
        <w:r w:rsidDel="00C850E1">
          <w:rPr>
            <w:rStyle w:val="pxst"/>
          </w:rPr>
          <w:delText xml:space="preserve">26 U.S.C.A. </w:delText>
        </w:r>
        <w:r w:rsidDel="00C850E1">
          <w:rPr>
            <w:rStyle w:val="pxst"/>
            <w:vanish/>
          </w:rPr>
          <w:delText>&amp;s;</w:delText>
        </w:r>
        <w:r w:rsidDel="00C850E1">
          <w:rPr>
            <w:rStyle w:val="pxvis"/>
            <w:rFonts w:ascii="Times NewRoman" w:hAnsi="Times NewRoman"/>
            <w:b w:val="0"/>
            <w:sz w:val="24"/>
          </w:rPr>
          <w:delText>§</w:delText>
        </w:r>
        <w:r w:rsidDel="00C850E1">
          <w:rPr>
            <w:rStyle w:val="pxst"/>
          </w:rPr>
          <w:delText>4940(e)</w:delText>
        </w:r>
        <w:r w:rsidDel="00C850E1">
          <w:delText>.</w:delText>
        </w:r>
      </w:del>
    </w:p>
    <w:p w14:paraId="03296B27" w14:textId="77777777" w:rsidR="00AA373E" w:rsidRDefault="00AA373E">
      <w:pPr>
        <w:pStyle w:val="pxp"/>
      </w:pPr>
    </w:p>
  </w:footnote>
  <w:footnote w:id="179">
    <w:p w14:paraId="67005EA7" w14:textId="77777777" w:rsidR="004E0EBB" w:rsidRDefault="004E0EBB">
      <w:pPr>
        <w:rPr>
          <w:rStyle w:val="FootnoteReference"/>
        </w:rPr>
      </w:pPr>
      <w:r w:rsidRPr="00E32094">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143C2250"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st.ref.id="I09JK4A"</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4941(a)</w:t>
      </w:r>
      <w:r>
        <w:t>.</w:t>
      </w:r>
    </w:p>
    <w:p w14:paraId="61FD01EB"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t xml:space="preserve">For a definition of </w:t>
      </w:r>
      <w:r>
        <w:rPr>
          <w:vanish/>
        </w:rPr>
        <w:t>&amp;ldquo;</w:t>
      </w:r>
      <w:r>
        <w:rPr>
          <w:rStyle w:val="pxvis"/>
          <w:rFonts w:ascii="Times NewRoman" w:hAnsi="Times NewRoman"/>
          <w:b w:val="0"/>
          <w:sz w:val="24"/>
        </w:rPr>
        <w:t>“</w:t>
      </w:r>
      <w:r>
        <w:t>disqualified persons,</w:t>
      </w:r>
      <w:r>
        <w:rPr>
          <w:vanish/>
        </w:rPr>
        <w:t>&amp;rdquo;</w:t>
      </w:r>
      <w:r>
        <w:rPr>
          <w:rStyle w:val="pxvis"/>
          <w:rFonts w:ascii="Times NewRoman" w:hAnsi="Times NewRoman"/>
          <w:b w:val="0"/>
          <w:sz w:val="24"/>
        </w:rPr>
        <w:t>”</w:t>
      </w:r>
      <w:r>
        <w:t xml:space="preserve"> see </w:t>
      </w:r>
      <w:r>
        <w:rPr>
          <w:rStyle w:val="pxx"/>
          <w:color w:val="FF0000"/>
          <w:sz w:val="20"/>
          <w:szCs w:val="20"/>
          <w:vertAlign w:val="superscript"/>
        </w:rPr>
        <w:t>►</w:t>
      </w:r>
      <w:r>
        <w:rPr>
          <w:rStyle w:val="pxx"/>
        </w:rPr>
        <w:fldChar w:fldCharType="begin"/>
      </w:r>
      <w:r>
        <w:rPr>
          <w:rStyle w:val="pxx"/>
        </w:rPr>
        <w:instrText>x.ref.id="I09MD96"</w:instrText>
      </w:r>
      <w:r>
        <w:rPr>
          <w:rStyle w:val="pxx"/>
        </w:rPr>
        <w:fldChar w:fldCharType="end"/>
      </w:r>
      <w:r>
        <w:rPr>
          <w:rStyle w:val="pxx"/>
          <w:vanish/>
        </w:rPr>
        <w:t>&amp;s;</w:t>
      </w:r>
      <w:r>
        <w:rPr>
          <w:rStyle w:val="pxvis"/>
          <w:rFonts w:ascii="Times NewRoman" w:hAnsi="Times NewRoman"/>
          <w:b w:val="0"/>
          <w:sz w:val="24"/>
        </w:rPr>
        <w:t>§</w:t>
      </w:r>
      <w:r>
        <w:rPr>
          <w:rStyle w:val="pxx"/>
        </w:rPr>
        <w:t>31:18</w:t>
      </w:r>
      <w:r>
        <w:t>.</w:t>
      </w:r>
    </w:p>
    <w:p w14:paraId="423F90AD" w14:textId="77777777" w:rsidR="004E0EBB" w:rsidRDefault="004E0EBB">
      <w:pPr>
        <w:pStyle w:val="pxrr"/>
        <w:spacing w:before="180"/>
        <w:rPr>
          <w:sz w:val="24"/>
          <w:szCs w:val="24"/>
        </w:rPr>
      </w:pPr>
      <w:r>
        <w:rPr>
          <w:rStyle w:val="pxvis"/>
          <w:rFonts w:cs="Arial"/>
          <w:bCs/>
          <w:szCs w:val="28"/>
        </w:rPr>
        <w:t>Research References</w:t>
      </w:r>
    </w:p>
    <w:p w14:paraId="1B9E23CD" w14:textId="77777777" w:rsidR="004E0EBB" w:rsidRDefault="004E0EBB">
      <w:pPr>
        <w:pStyle w:val="pxrrp"/>
      </w:pPr>
      <w:r>
        <w:t xml:space="preserve">Self-dealing taxes, </w:t>
      </w:r>
      <w:r>
        <w:rPr>
          <w:rStyle w:val="pxrc"/>
          <w:color w:val="FF0000"/>
          <w:sz w:val="20"/>
          <w:szCs w:val="20"/>
          <w:vertAlign w:val="superscript"/>
        </w:rPr>
        <w:t>►</w:t>
      </w:r>
      <w:r>
        <w:rPr>
          <w:rStyle w:val="pxrc"/>
        </w:rPr>
        <w:fldChar w:fldCharType="begin"/>
      </w:r>
      <w:r>
        <w:rPr>
          <w:rStyle w:val="pxrc"/>
        </w:rPr>
        <w:instrText>rc.ref.id="I09P6E2"</w:instrText>
      </w:r>
      <w:r>
        <w:rPr>
          <w:rStyle w:val="pxrc"/>
        </w:rPr>
        <w:fldChar w:fldCharType="end"/>
      </w:r>
      <w:del w:id="463" w:author="Cara Cardinale" w:date="2025-02-08T18:20:00Z">
        <w:r w:rsidDel="00823E3B">
          <w:rPr>
            <w:rStyle w:val="pxrc"/>
          </w:rPr>
          <w:delText>RIA Federal Tax Coordinator 2d</w:delText>
        </w:r>
      </w:del>
      <w:ins w:id="464" w:author="Cara Cardinale" w:date="2025-02-08T18:20:00Z">
        <w:r w:rsidR="00823E3B">
          <w:rPr>
            <w:rStyle w:val="pxrc"/>
          </w:rPr>
          <w:t>Federal Tax Coordinator 2d (RIA)</w:t>
        </w:r>
      </w:ins>
      <w:del w:id="465" w:author="Cara Cardinale" w:date="2025-02-13T17:56:00Z">
        <w:r w:rsidDel="00095DF1">
          <w:rPr>
            <w:rStyle w:val="pxrc"/>
          </w:rPr>
          <w:delText>, Exempt Organ</w:delText>
        </w:r>
      </w:del>
      <w:del w:id="466" w:author="Cara Cardinale" w:date="2025-02-13T17:57:00Z">
        <w:r w:rsidDel="00095DF1">
          <w:rPr>
            <w:rStyle w:val="pxrc"/>
          </w:rPr>
          <w:delText>izations</w:delText>
        </w:r>
      </w:del>
      <w:r>
        <w:rPr>
          <w:rStyle w:val="pxrc"/>
        </w:rPr>
        <w:t xml:space="preserve"> &amp;pp;D-7600 to D-76</w:t>
      </w:r>
      <w:del w:id="467" w:author="Cara Cardinale" w:date="2025-02-13T14:49:00Z">
        <w:r w:rsidDel="00C850E1">
          <w:rPr>
            <w:rStyle w:val="pxrc"/>
          </w:rPr>
          <w:delText>3</w:delText>
        </w:r>
      </w:del>
      <w:r>
        <w:rPr>
          <w:rStyle w:val="pxrc"/>
        </w:rPr>
        <w:t>2</w:t>
      </w:r>
      <w:ins w:id="468" w:author="Cara Cardinale" w:date="2025-02-13T14:49:00Z">
        <w:r w:rsidR="00C850E1">
          <w:rPr>
            <w:rStyle w:val="pxrc"/>
          </w:rPr>
          <w:t>0</w:t>
        </w:r>
      </w:ins>
      <w:r>
        <w:t>.</w:t>
      </w:r>
    </w:p>
    <w:p w14:paraId="1CD038FB" w14:textId="77777777" w:rsidR="004E0EBB" w:rsidRDefault="004E0EBB">
      <w:pPr>
        <w:pStyle w:val="pxrrp"/>
      </w:pPr>
      <w:r>
        <w:t xml:space="preserve">Expenditure penalty, </w:t>
      </w:r>
      <w:r>
        <w:rPr>
          <w:rStyle w:val="pxrc"/>
          <w:color w:val="FF0000"/>
          <w:sz w:val="20"/>
          <w:szCs w:val="20"/>
          <w:vertAlign w:val="superscript"/>
        </w:rPr>
        <w:t>►</w:t>
      </w:r>
      <w:r>
        <w:rPr>
          <w:rStyle w:val="pxrc"/>
        </w:rPr>
        <w:fldChar w:fldCharType="begin"/>
      </w:r>
      <w:r>
        <w:rPr>
          <w:rStyle w:val="pxrc"/>
        </w:rPr>
        <w:instrText>rc.ref.id="I09RZIY"</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10:11</w:t>
      </w:r>
      <w:ins w:id="469" w:author="Cara Cardinale" w:date="2025-02-13T14:49:00Z">
        <w:r w:rsidR="00C850E1">
          <w:rPr>
            <w:rStyle w:val="pxrc"/>
          </w:rPr>
          <w:t>3</w:t>
        </w:r>
      </w:ins>
      <w:del w:id="470" w:author="Cara Cardinale" w:date="2025-02-13T14:49:00Z">
        <w:r w:rsidDel="00C850E1">
          <w:rPr>
            <w:rStyle w:val="pxrc"/>
          </w:rPr>
          <w:delText>1</w:delText>
        </w:r>
      </w:del>
      <w:r>
        <w:rPr>
          <w:rStyle w:val="pxrc"/>
        </w:rPr>
        <w:t xml:space="preserve"> to 10:11</w:t>
      </w:r>
      <w:ins w:id="471" w:author="Cara Cardinale" w:date="2025-02-13T14:50:00Z">
        <w:r w:rsidR="00C850E1">
          <w:rPr>
            <w:rStyle w:val="pxrc"/>
          </w:rPr>
          <w:t>5</w:t>
        </w:r>
      </w:ins>
      <w:del w:id="472" w:author="Cara Cardinale" w:date="2025-02-13T14:50:00Z">
        <w:r w:rsidDel="00C850E1">
          <w:rPr>
            <w:rStyle w:val="pxrc"/>
          </w:rPr>
          <w:delText>3</w:delText>
        </w:r>
      </w:del>
      <w:r>
        <w:t>.</w:t>
      </w:r>
    </w:p>
    <w:p w14:paraId="7B26AFED" w14:textId="77777777" w:rsidR="00AA373E" w:rsidRDefault="00AA373E">
      <w:pPr>
        <w:pStyle w:val="pxrrp"/>
      </w:pPr>
    </w:p>
  </w:footnote>
  <w:footnote w:id="180">
    <w:p w14:paraId="16380086" w14:textId="77777777" w:rsidR="004E0EBB" w:rsidRDefault="004E0EBB">
      <w:pPr>
        <w:rPr>
          <w:rStyle w:val="FootnoteReference"/>
        </w:rPr>
      </w:pPr>
      <w:r w:rsidRPr="00E32094">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7D78DE08"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st.ref.id="I09JK4C"</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4941(d)</w:t>
      </w:r>
      <w:r>
        <w:t>.</w:t>
      </w:r>
    </w:p>
    <w:p w14:paraId="20EAD271" w14:textId="77777777" w:rsidR="00AA373E" w:rsidRDefault="00AA373E">
      <w:pPr>
        <w:pStyle w:val="pxp"/>
      </w:pPr>
    </w:p>
  </w:footnote>
  <w:footnote w:id="181">
    <w:p w14:paraId="6B980480" w14:textId="77777777" w:rsidR="004E0EBB" w:rsidRDefault="004E0EBB">
      <w:pPr>
        <w:rPr>
          <w:rStyle w:val="FootnoteReference"/>
        </w:rPr>
      </w:pPr>
      <w:r w:rsidRPr="00E32094">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41F19F55"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st.ref.id="I09MD98"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4946(a)</w:t>
      </w:r>
      <w:r>
        <w:t>. Family members of these persons along with trusts, partnerships, and corporations associated with them are included as disqualified persons.</w:t>
      </w:r>
    </w:p>
    <w:p w14:paraId="6D7A4B08" w14:textId="77777777" w:rsidR="00AA373E" w:rsidRDefault="00AA373E">
      <w:pPr>
        <w:pStyle w:val="pxp"/>
      </w:pPr>
    </w:p>
  </w:footnote>
  <w:footnote w:id="182">
    <w:p w14:paraId="079D52DE" w14:textId="77777777" w:rsidR="004E0EBB" w:rsidRDefault="004E0EBB">
      <w:pPr>
        <w:rPr>
          <w:rStyle w:val="FootnoteReference"/>
        </w:rPr>
      </w:pPr>
      <w:r w:rsidRPr="00E32094">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3980C3EC"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st.ref.id="I09P6E4"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507(d)(2)</w:t>
      </w:r>
      <w:r>
        <w:t>.</w:t>
      </w:r>
    </w:p>
    <w:p w14:paraId="1BE91432" w14:textId="77777777" w:rsidR="00AA373E" w:rsidRDefault="00AA373E">
      <w:pPr>
        <w:pStyle w:val="pxp"/>
      </w:pPr>
    </w:p>
  </w:footnote>
  <w:footnote w:id="183">
    <w:p w14:paraId="57B88560" w14:textId="77777777" w:rsidR="004E0EBB" w:rsidRDefault="004E0EBB">
      <w:pPr>
        <w:rPr>
          <w:rStyle w:val="FootnoteReference"/>
        </w:rPr>
      </w:pPr>
      <w:r w:rsidRPr="00E32094">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5CE18B17"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st.ref.id="I09RZJ0"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4941(d)(2)(B)</w:t>
      </w:r>
      <w:r>
        <w:t>.</w:t>
      </w:r>
    </w:p>
    <w:p w14:paraId="53A1DBAE" w14:textId="77777777" w:rsidR="00AA373E" w:rsidRDefault="00AA373E">
      <w:pPr>
        <w:pStyle w:val="pxp"/>
      </w:pPr>
    </w:p>
  </w:footnote>
  <w:footnote w:id="184">
    <w:p w14:paraId="03757263" w14:textId="77777777" w:rsidR="004E0EBB" w:rsidRDefault="004E0EBB">
      <w:pPr>
        <w:rPr>
          <w:rStyle w:val="FootnoteReference"/>
        </w:rPr>
      </w:pPr>
      <w:r w:rsidRPr="00E32094">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4BB20114"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st.ref.id="I09JK4F"</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4942(a)</w:t>
      </w:r>
      <w:r>
        <w:t>.</w:t>
      </w:r>
    </w:p>
    <w:p w14:paraId="06E03030" w14:textId="77777777" w:rsidR="004E0EBB" w:rsidRDefault="004E0EBB">
      <w:pPr>
        <w:pStyle w:val="pxrr"/>
        <w:spacing w:before="180"/>
        <w:rPr>
          <w:sz w:val="24"/>
          <w:szCs w:val="24"/>
        </w:rPr>
      </w:pPr>
      <w:r>
        <w:rPr>
          <w:rStyle w:val="pxvis"/>
          <w:rFonts w:cs="Arial"/>
          <w:bCs/>
          <w:szCs w:val="28"/>
        </w:rPr>
        <w:t>Research References</w:t>
      </w:r>
    </w:p>
    <w:p w14:paraId="61A565B2" w14:textId="77777777" w:rsidR="004E0EBB" w:rsidRDefault="004E0EBB">
      <w:pPr>
        <w:pStyle w:val="pxrrp"/>
      </w:pPr>
      <w:r>
        <w:t xml:space="preserve">Tax on failures to distribute income, </w:t>
      </w:r>
      <w:r>
        <w:rPr>
          <w:rStyle w:val="pxrc"/>
          <w:color w:val="FF0000"/>
          <w:sz w:val="20"/>
          <w:szCs w:val="20"/>
          <w:vertAlign w:val="superscript"/>
        </w:rPr>
        <w:t>►</w:t>
      </w:r>
      <w:r>
        <w:rPr>
          <w:rStyle w:val="pxrc"/>
        </w:rPr>
        <w:fldChar w:fldCharType="begin"/>
      </w:r>
      <w:r>
        <w:rPr>
          <w:rStyle w:val="pxrc"/>
        </w:rPr>
        <w:instrText>rc.ref.id="I09MD9B"</w:instrText>
      </w:r>
      <w:r>
        <w:rPr>
          <w:rStyle w:val="pxrc"/>
        </w:rPr>
        <w:fldChar w:fldCharType="end"/>
      </w:r>
      <w:del w:id="473" w:author="Cara Cardinale" w:date="2025-02-08T18:20:00Z">
        <w:r w:rsidDel="00823E3B">
          <w:rPr>
            <w:rStyle w:val="pxrc"/>
          </w:rPr>
          <w:delText>RIA Federal Tax Coordinator 2d</w:delText>
        </w:r>
      </w:del>
      <w:ins w:id="474" w:author="Cara Cardinale" w:date="2025-02-08T18:20:00Z">
        <w:r w:rsidR="00823E3B">
          <w:rPr>
            <w:rStyle w:val="pxrc"/>
          </w:rPr>
          <w:t>Federal Tax Coordinator 2d (RIA)</w:t>
        </w:r>
      </w:ins>
      <w:r>
        <w:rPr>
          <w:rStyle w:val="pxrc"/>
        </w:rPr>
        <w:t>, Exempt Organizations &amp;pp;D-7700 to D-7728</w:t>
      </w:r>
      <w:r>
        <w:t>.</w:t>
      </w:r>
    </w:p>
    <w:p w14:paraId="213B49B6" w14:textId="77777777" w:rsidR="004E0EBB" w:rsidRDefault="004E0EBB">
      <w:pPr>
        <w:pStyle w:val="pxrrp"/>
      </w:pPr>
      <w:r>
        <w:t xml:space="preserve">Distribution of income, </w:t>
      </w:r>
      <w:r>
        <w:rPr>
          <w:rStyle w:val="pxrc"/>
          <w:color w:val="FF0000"/>
          <w:sz w:val="20"/>
          <w:szCs w:val="20"/>
          <w:vertAlign w:val="superscript"/>
        </w:rPr>
        <w:t>►</w:t>
      </w:r>
      <w:r>
        <w:rPr>
          <w:rStyle w:val="pxrc"/>
        </w:rPr>
        <w:fldChar w:fldCharType="begin"/>
      </w:r>
      <w:r>
        <w:rPr>
          <w:rStyle w:val="pxrc"/>
        </w:rPr>
        <w:instrText>rc.ref.id="I09P6E7"</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del w:id="475" w:author="Cara Cardinale" w:date="2025-02-11T12:10:00Z">
        <w:r w:rsidDel="00AC36EF">
          <w:rPr>
            <w:rStyle w:val="pxrc"/>
          </w:rPr>
          <w:delText>10:109</w:delText>
        </w:r>
      </w:del>
      <w:ins w:id="476" w:author="Cara Cardinale" w:date="2025-02-11T12:10:00Z">
        <w:r w:rsidR="00AC36EF">
          <w:rPr>
            <w:rStyle w:val="pxrc"/>
          </w:rPr>
          <w:t>10:111</w:t>
        </w:r>
      </w:ins>
      <w:r>
        <w:rPr>
          <w:rStyle w:val="pxrc"/>
        </w:rPr>
        <w:t>, 10:11</w:t>
      </w:r>
      <w:ins w:id="477" w:author="Cara Cardinale" w:date="2025-02-11T12:10:00Z">
        <w:r w:rsidR="00AC36EF">
          <w:rPr>
            <w:rStyle w:val="pxrc"/>
          </w:rPr>
          <w:t>2</w:t>
        </w:r>
      </w:ins>
      <w:del w:id="478" w:author="Cara Cardinale" w:date="2025-02-11T12:10:00Z">
        <w:r w:rsidDel="00AC36EF">
          <w:rPr>
            <w:rStyle w:val="pxrc"/>
          </w:rPr>
          <w:delText>0</w:delText>
        </w:r>
      </w:del>
      <w:r>
        <w:t>.</w:t>
      </w:r>
    </w:p>
    <w:p w14:paraId="7A87A21B" w14:textId="77777777" w:rsidR="00AA373E" w:rsidRDefault="00AA373E">
      <w:pPr>
        <w:pStyle w:val="pxrrp"/>
      </w:pPr>
    </w:p>
  </w:footnote>
  <w:footnote w:id="185">
    <w:p w14:paraId="4062E197" w14:textId="77777777" w:rsidR="004E0EBB" w:rsidRDefault="004E0EBB">
      <w:pPr>
        <w:rPr>
          <w:rStyle w:val="FootnoteReference"/>
        </w:rPr>
      </w:pPr>
      <w:r w:rsidRPr="00E32094">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2C753A65"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st.ref.id="I09JKA2"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4943(a)(1)</w:t>
      </w:r>
      <w:r>
        <w:t>.</w:t>
      </w:r>
    </w:p>
    <w:p w14:paraId="284DF4AF" w14:textId="77777777" w:rsidR="004E0EBB" w:rsidRDefault="004E0EBB">
      <w:pPr>
        <w:pStyle w:val="pxrr"/>
        <w:spacing w:before="180"/>
        <w:rPr>
          <w:sz w:val="24"/>
          <w:szCs w:val="24"/>
        </w:rPr>
      </w:pPr>
      <w:r>
        <w:rPr>
          <w:rStyle w:val="pxvis"/>
          <w:rFonts w:cs="Arial"/>
          <w:bCs/>
          <w:szCs w:val="28"/>
        </w:rPr>
        <w:t>Research References</w:t>
      </w:r>
    </w:p>
    <w:p w14:paraId="51B095B2" w14:textId="77777777" w:rsidR="004E0EBB" w:rsidRDefault="004E0EBB">
      <w:pPr>
        <w:pStyle w:val="pxrrp"/>
      </w:pPr>
      <w:r>
        <w:t xml:space="preserve">Tax on excess business holdings, </w:t>
      </w:r>
      <w:r>
        <w:rPr>
          <w:rStyle w:val="pxrc"/>
          <w:color w:val="FF0000"/>
          <w:sz w:val="20"/>
          <w:szCs w:val="20"/>
          <w:vertAlign w:val="superscript"/>
        </w:rPr>
        <w:t>►</w:t>
      </w:r>
      <w:r>
        <w:rPr>
          <w:rStyle w:val="pxrc"/>
        </w:rPr>
        <w:fldChar w:fldCharType="begin"/>
      </w:r>
      <w:r>
        <w:rPr>
          <w:rStyle w:val="pxrc"/>
        </w:rPr>
        <w:instrText>rc.ref.id="I09MDEY"</w:instrText>
      </w:r>
      <w:r>
        <w:rPr>
          <w:rStyle w:val="pxrc"/>
        </w:rPr>
        <w:fldChar w:fldCharType="end"/>
      </w:r>
      <w:del w:id="479" w:author="Cara Cardinale" w:date="2025-02-08T18:20:00Z">
        <w:r w:rsidDel="00823E3B">
          <w:rPr>
            <w:rStyle w:val="pxrc"/>
          </w:rPr>
          <w:delText>RIA Federal Tax Coordinator 2d</w:delText>
        </w:r>
      </w:del>
      <w:ins w:id="480" w:author="Cara Cardinale" w:date="2025-02-08T18:20:00Z">
        <w:r w:rsidR="00823E3B">
          <w:rPr>
            <w:rStyle w:val="pxrc"/>
          </w:rPr>
          <w:t>Federal Tax Coordinator 2d (RIA)</w:t>
        </w:r>
      </w:ins>
      <w:r>
        <w:rPr>
          <w:rStyle w:val="pxrc"/>
        </w:rPr>
        <w:t>, Exempt Organizations &amp;pp;D-7800 to D-7826</w:t>
      </w:r>
      <w:r>
        <w:t>.</w:t>
      </w:r>
    </w:p>
    <w:p w14:paraId="7E6BA95F" w14:textId="77777777" w:rsidR="004E0EBB" w:rsidRDefault="004E0EBB">
      <w:pPr>
        <w:pStyle w:val="pxrrp"/>
      </w:pPr>
      <w:r>
        <w:t xml:space="preserve">Tax on foundation assets, </w:t>
      </w:r>
      <w:r>
        <w:rPr>
          <w:rStyle w:val="pxrc"/>
          <w:color w:val="FF0000"/>
          <w:sz w:val="20"/>
          <w:szCs w:val="20"/>
          <w:vertAlign w:val="superscript"/>
        </w:rPr>
        <w:t>►</w:t>
      </w:r>
      <w:r>
        <w:rPr>
          <w:rStyle w:val="pxrc"/>
        </w:rPr>
        <w:fldChar w:fldCharType="begin"/>
      </w:r>
      <w:r>
        <w:rPr>
          <w:rStyle w:val="pxrc"/>
        </w:rPr>
        <w:instrText>rc.ref.id="I09JKA5"</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10:104</w:t>
      </w:r>
      <w:r>
        <w:t>.</w:t>
      </w:r>
    </w:p>
    <w:p w14:paraId="034DAE4E" w14:textId="77777777" w:rsidR="00AA373E" w:rsidRDefault="00AA373E">
      <w:pPr>
        <w:pStyle w:val="pxrrp"/>
      </w:pPr>
    </w:p>
  </w:footnote>
  <w:footnote w:id="186">
    <w:p w14:paraId="5624A580" w14:textId="77777777" w:rsidR="004E0EBB" w:rsidRDefault="004E0EBB">
      <w:pPr>
        <w:rPr>
          <w:rStyle w:val="FootnoteReference"/>
        </w:rPr>
      </w:pPr>
      <w:r w:rsidRPr="00E32094">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56EDFE10"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st.ref.id="I09MDF1"</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4943(b)</w:t>
      </w:r>
      <w:r>
        <w:t>.</w:t>
      </w:r>
    </w:p>
    <w:p w14:paraId="03387F23" w14:textId="77777777" w:rsidR="00AA373E" w:rsidRDefault="00AA373E">
      <w:pPr>
        <w:pStyle w:val="pxp"/>
      </w:pPr>
    </w:p>
  </w:footnote>
  <w:footnote w:id="187">
    <w:p w14:paraId="29721498" w14:textId="77777777" w:rsidR="004E0EBB" w:rsidRDefault="004E0EBB">
      <w:pPr>
        <w:rPr>
          <w:rStyle w:val="FootnoteReference"/>
        </w:rPr>
      </w:pPr>
      <w:r w:rsidRPr="00E32094">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188CCB83"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st.ref.id="I09P6JX"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4944(a)(1)</w:t>
      </w:r>
      <w:r>
        <w:t>.</w:t>
      </w:r>
    </w:p>
    <w:p w14:paraId="6C682539" w14:textId="77777777" w:rsidR="004E0EBB" w:rsidRDefault="004E0EBB">
      <w:pPr>
        <w:pStyle w:val="pxrr"/>
        <w:spacing w:before="180"/>
        <w:rPr>
          <w:sz w:val="24"/>
          <w:szCs w:val="24"/>
        </w:rPr>
      </w:pPr>
      <w:r>
        <w:rPr>
          <w:rStyle w:val="pxvis"/>
          <w:rFonts w:cs="Arial"/>
          <w:bCs/>
          <w:szCs w:val="28"/>
        </w:rPr>
        <w:t>Research References</w:t>
      </w:r>
    </w:p>
    <w:p w14:paraId="7268E43B" w14:textId="77777777" w:rsidR="004E0EBB" w:rsidRDefault="004E0EBB">
      <w:pPr>
        <w:pStyle w:val="pxrrp"/>
      </w:pPr>
      <w:r>
        <w:t xml:space="preserve">Private foundation investments that jeopardize charitable purposes, </w:t>
      </w:r>
      <w:r>
        <w:rPr>
          <w:rStyle w:val="pxrc"/>
          <w:color w:val="FF0000"/>
          <w:sz w:val="20"/>
          <w:szCs w:val="20"/>
          <w:vertAlign w:val="superscript"/>
        </w:rPr>
        <w:t>►</w:t>
      </w:r>
      <w:r>
        <w:rPr>
          <w:rStyle w:val="pxrc"/>
        </w:rPr>
        <w:fldChar w:fldCharType="begin"/>
      </w:r>
      <w:r>
        <w:rPr>
          <w:rStyle w:val="pxrc"/>
        </w:rPr>
        <w:instrText>rc.ref.id="I09RZOT"</w:instrText>
      </w:r>
      <w:r>
        <w:rPr>
          <w:rStyle w:val="pxrc"/>
        </w:rPr>
        <w:fldChar w:fldCharType="end"/>
      </w:r>
      <w:del w:id="481" w:author="Cara Cardinale" w:date="2025-02-08T18:20:00Z">
        <w:r w:rsidDel="00823E3B">
          <w:rPr>
            <w:rStyle w:val="pxrc"/>
          </w:rPr>
          <w:delText>RIA Federal Tax Coordinator 2d</w:delText>
        </w:r>
      </w:del>
      <w:ins w:id="482" w:author="Cara Cardinale" w:date="2025-02-08T18:20:00Z">
        <w:r w:rsidR="00823E3B">
          <w:rPr>
            <w:rStyle w:val="pxrc"/>
          </w:rPr>
          <w:t>Federal Tax Coordinator 2d (RIA)</w:t>
        </w:r>
      </w:ins>
      <w:r>
        <w:rPr>
          <w:rStyle w:val="pxrc"/>
        </w:rPr>
        <w:t>, Exempt Organizations &amp;pp;D-7900 to D-7911</w:t>
      </w:r>
      <w:r>
        <w:t>.</w:t>
      </w:r>
    </w:p>
    <w:p w14:paraId="3D089442" w14:textId="77777777" w:rsidR="00AA373E" w:rsidRDefault="00AA373E">
      <w:pPr>
        <w:pStyle w:val="pxrrp"/>
      </w:pPr>
    </w:p>
  </w:footnote>
  <w:footnote w:id="188">
    <w:p w14:paraId="0D2C8651" w14:textId="77777777" w:rsidR="004E0EBB" w:rsidRDefault="004E0EBB">
      <w:pPr>
        <w:rPr>
          <w:rStyle w:val="FootnoteReference"/>
        </w:rPr>
      </w:pPr>
      <w:r w:rsidRPr="00E32094">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002978D8"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st.ref.id="I09JKA7"</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53.4944-1(a)(2)(i)</w:t>
      </w:r>
      <w:r>
        <w:t>.</w:t>
      </w:r>
    </w:p>
    <w:p w14:paraId="520D9869" w14:textId="77777777" w:rsidR="00AA373E" w:rsidRDefault="00AA373E">
      <w:pPr>
        <w:pStyle w:val="pxp"/>
      </w:pPr>
    </w:p>
  </w:footnote>
  <w:footnote w:id="189">
    <w:p w14:paraId="6E9CD8D9" w14:textId="77777777" w:rsidR="004E0EBB" w:rsidRDefault="004E0EBB">
      <w:pPr>
        <w:rPr>
          <w:rStyle w:val="FootnoteReference"/>
        </w:rPr>
      </w:pPr>
      <w:r w:rsidRPr="00E32094">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1237E9DB"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st.ref.id="I09MDF3"</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4944(b)</w:t>
      </w:r>
      <w:r>
        <w:t>.</w:t>
      </w:r>
    </w:p>
    <w:p w14:paraId="06133521" w14:textId="77777777" w:rsidR="00AA373E" w:rsidRDefault="00AA373E">
      <w:pPr>
        <w:pStyle w:val="pxp"/>
      </w:pPr>
    </w:p>
  </w:footnote>
  <w:footnote w:id="190">
    <w:p w14:paraId="29E9D9CE" w14:textId="77777777" w:rsidR="004E0EBB" w:rsidRDefault="004E0EBB">
      <w:pPr>
        <w:rPr>
          <w:rStyle w:val="FootnoteReference"/>
        </w:rPr>
      </w:pPr>
      <w:r w:rsidRPr="00E32094">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0B556AC3"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st.ref.id="I09P6JZ"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4944(c)</w:t>
      </w:r>
      <w:r>
        <w:t>.</w:t>
      </w:r>
    </w:p>
    <w:p w14:paraId="66ED73C9" w14:textId="77777777" w:rsidR="00AA373E" w:rsidRDefault="00AA373E">
      <w:pPr>
        <w:pStyle w:val="pxp"/>
      </w:pPr>
    </w:p>
  </w:footnote>
  <w:footnote w:id="191">
    <w:p w14:paraId="3E7FC1A8" w14:textId="77777777" w:rsidR="004E0EBB" w:rsidRDefault="004E0EBB">
      <w:pPr>
        <w:rPr>
          <w:rStyle w:val="FootnoteReference"/>
        </w:rPr>
      </w:pPr>
      <w:r w:rsidRPr="00E32094">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4635297D"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st.ref.id="I09JKA9"</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4945(d), (e)</w:t>
      </w:r>
      <w:r>
        <w:t>.</w:t>
      </w:r>
    </w:p>
    <w:p w14:paraId="008589FD" w14:textId="77777777" w:rsidR="004E0EBB" w:rsidRDefault="004E0EBB">
      <w:pPr>
        <w:pStyle w:val="pxrr"/>
        <w:spacing w:before="180"/>
        <w:rPr>
          <w:sz w:val="24"/>
          <w:szCs w:val="24"/>
        </w:rPr>
      </w:pPr>
      <w:r>
        <w:rPr>
          <w:rStyle w:val="pxvis"/>
          <w:rFonts w:cs="Arial"/>
          <w:bCs/>
          <w:szCs w:val="28"/>
        </w:rPr>
        <w:t>Research References</w:t>
      </w:r>
    </w:p>
    <w:p w14:paraId="1E0B5FC4" w14:textId="77777777" w:rsidR="004E0EBB" w:rsidRDefault="004E0EBB">
      <w:pPr>
        <w:pStyle w:val="pxrrp"/>
      </w:pPr>
      <w:r>
        <w:t xml:space="preserve">Tax on expenditures attempting to influence legislation, </w:t>
      </w:r>
      <w:r>
        <w:rPr>
          <w:rStyle w:val="pxrc"/>
          <w:color w:val="FF0000"/>
          <w:sz w:val="20"/>
          <w:szCs w:val="20"/>
          <w:vertAlign w:val="superscript"/>
        </w:rPr>
        <w:t>►</w:t>
      </w:r>
      <w:r>
        <w:rPr>
          <w:rStyle w:val="pxrc"/>
        </w:rPr>
        <w:fldChar w:fldCharType="begin"/>
      </w:r>
      <w:r>
        <w:rPr>
          <w:rStyle w:val="pxrc"/>
        </w:rPr>
        <w:instrText>rc.ref.id="I09P6K1"</w:instrText>
      </w:r>
      <w:r>
        <w:rPr>
          <w:rStyle w:val="pxrc"/>
        </w:rPr>
        <w:fldChar w:fldCharType="end"/>
      </w:r>
      <w:del w:id="483" w:author="Cara Cardinale" w:date="2025-02-08T18:20:00Z">
        <w:r w:rsidDel="00823E3B">
          <w:rPr>
            <w:rStyle w:val="pxrc"/>
          </w:rPr>
          <w:delText>RIA Federal Tax Coordinator 2d</w:delText>
        </w:r>
      </w:del>
      <w:ins w:id="484" w:author="Cara Cardinale" w:date="2025-02-08T18:20:00Z">
        <w:r w:rsidR="00823E3B">
          <w:rPr>
            <w:rStyle w:val="pxrc"/>
          </w:rPr>
          <w:t>Federal Tax Coordinator 2d (RIA)</w:t>
        </w:r>
      </w:ins>
      <w:del w:id="485" w:author="Cara Cardinale" w:date="2025-02-13T18:19:00Z">
        <w:r w:rsidDel="00215073">
          <w:rPr>
            <w:rStyle w:val="pxrc"/>
          </w:rPr>
          <w:delText>, Exempt Organizations</w:delText>
        </w:r>
      </w:del>
      <w:r>
        <w:rPr>
          <w:rStyle w:val="pxrc"/>
        </w:rPr>
        <w:t xml:space="preserve"> &amp;pp;D-800</w:t>
      </w:r>
      <w:ins w:id="486" w:author="Cara Cardinale" w:date="2025-02-13T18:18:00Z">
        <w:r w:rsidR="00215073">
          <w:rPr>
            <w:rStyle w:val="pxrc"/>
          </w:rPr>
          <w:t>4</w:t>
        </w:r>
      </w:ins>
      <w:del w:id="487" w:author="Cara Cardinale" w:date="2025-02-13T18:19:00Z">
        <w:r w:rsidDel="00215073">
          <w:rPr>
            <w:rStyle w:val="pxrc"/>
          </w:rPr>
          <w:delText>5</w:delText>
        </w:r>
      </w:del>
      <w:r>
        <w:rPr>
          <w:rStyle w:val="pxrc"/>
        </w:rPr>
        <w:t>, D-800</w:t>
      </w:r>
      <w:del w:id="488" w:author="Cara Cardinale" w:date="2025-02-13T18:19:00Z">
        <w:r w:rsidDel="00215073">
          <w:rPr>
            <w:rStyle w:val="pxrc"/>
          </w:rPr>
          <w:delText>6</w:delText>
        </w:r>
      </w:del>
      <w:ins w:id="489" w:author="Cara Cardinale" w:date="2025-02-13T18:19:00Z">
        <w:r w:rsidR="00215073">
          <w:rPr>
            <w:rStyle w:val="pxrc"/>
          </w:rPr>
          <w:t>5</w:t>
        </w:r>
      </w:ins>
      <w:r>
        <w:t>.</w:t>
      </w:r>
    </w:p>
    <w:p w14:paraId="3565A62A" w14:textId="77777777" w:rsidR="00AA373E" w:rsidRDefault="00AA373E">
      <w:pPr>
        <w:pStyle w:val="pxrrp"/>
      </w:pPr>
    </w:p>
  </w:footnote>
  <w:footnote w:id="192">
    <w:p w14:paraId="17A474EF" w14:textId="77777777" w:rsidR="004E0EBB" w:rsidRDefault="004E0EBB">
      <w:pPr>
        <w:rPr>
          <w:rStyle w:val="FootnoteReference"/>
        </w:rPr>
      </w:pPr>
      <w:r w:rsidRPr="00E32094">
        <w:rPr>
          <w:rStyle w:val="FootnoteReference"/>
        </w:rPr>
        <w:t>2</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fn.fnref="21"</w:instrText>
      </w:r>
      <w:r>
        <w:rPr>
          <w:rStyle w:val="FootnoteReference"/>
        </w:rPr>
        <w:fldChar w:fldCharType="end"/>
      </w:r>
    </w:p>
    <w:p w14:paraId="1B26C48D"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st.ref.id="I09JKBF"</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4945(a), (b)</w:t>
      </w:r>
      <w:r>
        <w:t>.</w:t>
      </w:r>
    </w:p>
    <w:p w14:paraId="394F12E4" w14:textId="77777777" w:rsidR="00AA373E" w:rsidRDefault="00AA373E">
      <w:pPr>
        <w:pStyle w:val="pxp"/>
      </w:pPr>
    </w:p>
  </w:footnote>
  <w:footnote w:id="193">
    <w:p w14:paraId="29947B1D" w14:textId="77777777" w:rsidR="004E0EBB" w:rsidRDefault="004E0EBB">
      <w:pPr>
        <w:rPr>
          <w:rStyle w:val="FootnoteReference"/>
        </w:rPr>
      </w:pPr>
      <w:r w:rsidRPr="00E32094">
        <w:rPr>
          <w:rStyle w:val="FootnoteReference"/>
        </w:rPr>
        <w:t>2</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fn.fnref="22"</w:instrText>
      </w:r>
      <w:r>
        <w:rPr>
          <w:rStyle w:val="FootnoteReference"/>
        </w:rPr>
        <w:fldChar w:fldCharType="end"/>
      </w:r>
    </w:p>
    <w:p w14:paraId="4043C98C"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st.ref.id="I09P6L7"</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4945(a), (b)</w:t>
      </w:r>
      <w:r>
        <w:t>.</w:t>
      </w:r>
    </w:p>
    <w:p w14:paraId="0397DAAD" w14:textId="77777777" w:rsidR="00AA373E" w:rsidRDefault="00AA373E">
      <w:pPr>
        <w:pStyle w:val="pxp"/>
      </w:pPr>
    </w:p>
  </w:footnote>
  <w:footnote w:id="194">
    <w:p w14:paraId="73ACD804" w14:textId="77777777" w:rsidR="004E0EBB" w:rsidRDefault="004E0EBB">
      <w:pPr>
        <w:rPr>
          <w:rStyle w:val="FootnoteReference"/>
        </w:rPr>
      </w:pPr>
      <w:r w:rsidRPr="00E32094">
        <w:rPr>
          <w:rStyle w:val="FootnoteReference"/>
        </w:rPr>
        <w:t>2</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fn.fnref="23"</w:instrText>
      </w:r>
      <w:r>
        <w:rPr>
          <w:rStyle w:val="FootnoteReference"/>
        </w:rPr>
        <w:fldChar w:fldCharType="end"/>
      </w:r>
    </w:p>
    <w:p w14:paraId="48E801FF"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st.ref.id="I09USUZ"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4945(d)</w:t>
      </w:r>
      <w:r>
        <w:t>.</w:t>
      </w:r>
    </w:p>
    <w:p w14:paraId="07A166E3" w14:textId="77777777" w:rsidR="004E0EBB" w:rsidRDefault="004E0EBB">
      <w:pPr>
        <w:pStyle w:val="pxrr"/>
        <w:spacing w:before="180"/>
        <w:rPr>
          <w:sz w:val="24"/>
          <w:szCs w:val="24"/>
        </w:rPr>
      </w:pPr>
      <w:r>
        <w:rPr>
          <w:rStyle w:val="pxvis"/>
          <w:rFonts w:cs="Arial"/>
          <w:bCs/>
          <w:szCs w:val="28"/>
        </w:rPr>
        <w:t>Research References</w:t>
      </w:r>
    </w:p>
    <w:p w14:paraId="55F4BE5F" w14:textId="77777777" w:rsidR="004E0EBB" w:rsidRDefault="004E0EBB">
      <w:pPr>
        <w:pStyle w:val="pxrrp"/>
      </w:pPr>
      <w:r>
        <w:t xml:space="preserve">Tax on prohibited grants, </w:t>
      </w:r>
      <w:r>
        <w:rPr>
          <w:rStyle w:val="pxrc"/>
          <w:color w:val="FF0000"/>
          <w:sz w:val="20"/>
          <w:szCs w:val="20"/>
          <w:vertAlign w:val="superscript"/>
        </w:rPr>
        <w:t>►</w:t>
      </w:r>
      <w:r>
        <w:rPr>
          <w:rStyle w:val="pxrc"/>
        </w:rPr>
        <w:fldChar w:fldCharType="begin"/>
      </w:r>
      <w:r>
        <w:rPr>
          <w:rStyle w:val="pxrc"/>
        </w:rPr>
        <w:instrText>rc.ref.id="I09JKBH"</w:instrText>
      </w:r>
      <w:r>
        <w:rPr>
          <w:rStyle w:val="pxrc"/>
        </w:rPr>
        <w:fldChar w:fldCharType="end"/>
      </w:r>
      <w:del w:id="490" w:author="Cara Cardinale" w:date="2025-02-08T18:20:00Z">
        <w:r w:rsidDel="00823E3B">
          <w:rPr>
            <w:rStyle w:val="pxrc"/>
          </w:rPr>
          <w:delText>RIA Federal Tax Coordinator 2d</w:delText>
        </w:r>
      </w:del>
      <w:ins w:id="491" w:author="Cara Cardinale" w:date="2025-02-08T18:20:00Z">
        <w:r w:rsidR="00823E3B">
          <w:rPr>
            <w:rStyle w:val="pxrc"/>
          </w:rPr>
          <w:t>Federal Tax Coordinator 2d (RIA)</w:t>
        </w:r>
      </w:ins>
      <w:del w:id="492" w:author="Cara Cardinale" w:date="2025-02-13T18:24:00Z">
        <w:r w:rsidDel="001C64CD">
          <w:rPr>
            <w:rStyle w:val="pxrc"/>
          </w:rPr>
          <w:delText>, Exempt Organizations</w:delText>
        </w:r>
      </w:del>
      <w:r>
        <w:rPr>
          <w:rStyle w:val="pxrc"/>
        </w:rPr>
        <w:t xml:space="preserve"> &amp;pp;D-80</w:t>
      </w:r>
      <w:ins w:id="493" w:author="Cara Cardinale" w:date="2025-02-13T20:14:00Z">
        <w:r w:rsidR="0076786A">
          <w:rPr>
            <w:rStyle w:val="pxrc"/>
          </w:rPr>
          <w:t>09</w:t>
        </w:r>
      </w:ins>
      <w:del w:id="494" w:author="Cara Cardinale" w:date="2025-02-13T20:14:00Z">
        <w:r w:rsidDel="0076786A">
          <w:rPr>
            <w:rStyle w:val="pxrc"/>
          </w:rPr>
          <w:delText>11</w:delText>
        </w:r>
      </w:del>
      <w:r>
        <w:rPr>
          <w:rStyle w:val="pxrc"/>
        </w:rPr>
        <w:t xml:space="preserve"> to D-8019</w:t>
      </w:r>
      <w:r>
        <w:t>.</w:t>
      </w:r>
    </w:p>
    <w:p w14:paraId="29382D49" w14:textId="77777777" w:rsidR="00AA373E" w:rsidRDefault="00AA373E">
      <w:pPr>
        <w:pStyle w:val="pxrrp"/>
      </w:pPr>
    </w:p>
  </w:footnote>
  <w:footnote w:id="195">
    <w:p w14:paraId="6B2E1D23" w14:textId="77777777" w:rsidR="004E0EBB" w:rsidRDefault="004E0EBB">
      <w:pPr>
        <w:rPr>
          <w:rStyle w:val="FootnoteReference"/>
        </w:rPr>
      </w:pPr>
      <w:r w:rsidRPr="00E32094">
        <w:rPr>
          <w:rStyle w:val="FootnoteReference"/>
        </w:rPr>
        <w:t>2</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fn.fnref="24"</w:instrText>
      </w:r>
      <w:r>
        <w:rPr>
          <w:rStyle w:val="FootnoteReference"/>
        </w:rPr>
        <w:fldChar w:fldCharType="end"/>
      </w:r>
    </w:p>
    <w:p w14:paraId="6320BCD3" w14:textId="77777777" w:rsidR="004E0EBB" w:rsidRDefault="004E0EBB">
      <w:pPr>
        <w:pStyle w:val="pxp"/>
      </w:pPr>
      <w:r>
        <w:rPr>
          <w:color w:val="FF0000"/>
          <w:sz w:val="20"/>
          <w:szCs w:val="20"/>
          <w:vertAlign w:val="superscript"/>
        </w:rPr>
        <w:t>►</w:t>
      </w:r>
      <w:r>
        <w:fldChar w:fldCharType="begin"/>
      </w:r>
      <w:r>
        <w:instrText>p.ct.id="f477b8b0b92511efa86bc22ba615bad8|19|31:19"</w:instrText>
      </w:r>
      <w:r>
        <w:fldChar w:fldCharType="end"/>
      </w:r>
      <w:r>
        <w:rPr>
          <w:rStyle w:val="pxst"/>
          <w:color w:val="FF0000"/>
          <w:sz w:val="20"/>
          <w:szCs w:val="20"/>
          <w:vertAlign w:val="superscript"/>
        </w:rPr>
        <w:t>►</w:t>
      </w:r>
      <w:r>
        <w:rPr>
          <w:rStyle w:val="pxst"/>
        </w:rPr>
        <w:fldChar w:fldCharType="begin"/>
      </w:r>
      <w:r>
        <w:rPr>
          <w:rStyle w:val="pxst"/>
        </w:rPr>
        <w:instrText>st.ref.id="I09MDGD"</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406(a)</w:t>
      </w:r>
      <w:r>
        <w:t>.</w:t>
      </w:r>
    </w:p>
    <w:p w14:paraId="79F8E741" w14:textId="77777777" w:rsidR="004E0EBB" w:rsidRDefault="004E0EBB">
      <w:pPr>
        <w:pStyle w:val="pxrr"/>
        <w:spacing w:before="180"/>
        <w:rPr>
          <w:sz w:val="24"/>
          <w:szCs w:val="24"/>
        </w:rPr>
      </w:pPr>
      <w:r>
        <w:rPr>
          <w:rStyle w:val="pxvis"/>
          <w:rFonts w:cs="Arial"/>
          <w:bCs/>
          <w:szCs w:val="28"/>
        </w:rPr>
        <w:t>Research References</w:t>
      </w:r>
    </w:p>
    <w:p w14:paraId="5CCCAB70" w14:textId="77777777" w:rsidR="004E0EBB" w:rsidRDefault="004E0EBB">
      <w:pPr>
        <w:pStyle w:val="pxrrp"/>
      </w:pPr>
      <w:r>
        <w:t xml:space="preserve">Specific Requirements of the not-for-profit corporation law, see </w:t>
      </w:r>
      <w:r>
        <w:rPr>
          <w:rStyle w:val="pxrc"/>
          <w:color w:val="FF0000"/>
          <w:sz w:val="20"/>
          <w:szCs w:val="20"/>
          <w:vertAlign w:val="superscript"/>
        </w:rPr>
        <w:t>►</w:t>
      </w:r>
      <w:r>
        <w:rPr>
          <w:rStyle w:val="pxrc"/>
        </w:rPr>
        <w:fldChar w:fldCharType="begin"/>
      </w:r>
      <w:r>
        <w:rPr>
          <w:rStyle w:val="pxrc"/>
        </w:rPr>
        <w:instrText>rc.ref.id="I09P6L9"</w:instrText>
      </w:r>
      <w:r>
        <w:rPr>
          <w:rStyle w:val="pxrc"/>
        </w:rPr>
        <w:fldChar w:fldCharType="end"/>
      </w:r>
      <w:r>
        <w:rPr>
          <w:rStyle w:val="pxrc"/>
        </w:rPr>
        <w:t xml:space="preserve">N.Y. Jur. 2d, Business Relationships </w:t>
      </w:r>
      <w:r>
        <w:rPr>
          <w:rStyle w:val="pxrc"/>
          <w:vanish/>
        </w:rPr>
        <w:t>&amp;s;</w:t>
      </w:r>
      <w:del w:id="495" w:author="Cara Cardinale" w:date="2025-02-08T22:16:00Z">
        <w:r w:rsidDel="00D268B6">
          <w:rPr>
            <w:rStyle w:val="pxvis"/>
            <w:rFonts w:ascii="Times NewRoman" w:hAnsi="Times NewRoman"/>
            <w:b w:val="0"/>
            <w:sz w:val="24"/>
          </w:rPr>
          <w:delText>§</w:delText>
        </w:r>
        <w:r w:rsidDel="00D268B6">
          <w:rPr>
            <w:rStyle w:val="pxrc"/>
          </w:rPr>
          <w:delText>72</w:delText>
        </w:r>
      </w:del>
      <w:ins w:id="496" w:author="Cara Cardinale" w:date="2025-02-08T22:16:00Z">
        <w:r w:rsidR="00D268B6">
          <w:rPr>
            <w:rStyle w:val="pxvis"/>
            <w:rFonts w:ascii="Times NewRoman" w:hAnsi="Times NewRoman"/>
            <w:b w:val="0"/>
            <w:sz w:val="24"/>
          </w:rPr>
          <w:t>§71</w:t>
        </w:r>
      </w:ins>
      <w:r>
        <w:t>.</w:t>
      </w:r>
    </w:p>
    <w:p w14:paraId="32D9C739" w14:textId="77777777" w:rsidR="00AA373E" w:rsidRDefault="00AA373E">
      <w:pPr>
        <w:pStyle w:val="pxrrp"/>
      </w:pPr>
    </w:p>
  </w:footnote>
  <w:footnote w:id="196">
    <w:p w14:paraId="67BC9FE2"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A4E9A8F" w14:textId="77777777" w:rsidR="004E0EBB" w:rsidRDefault="004E0EBB">
      <w:pPr>
        <w:pStyle w:val="pxp"/>
      </w:pPr>
      <w:r>
        <w:rPr>
          <w:color w:val="FF0000"/>
          <w:sz w:val="20"/>
          <w:szCs w:val="20"/>
          <w:vertAlign w:val="superscript"/>
        </w:rPr>
        <w:t>►</w:t>
      </w:r>
      <w:r>
        <w:fldChar w:fldCharType="begin"/>
      </w:r>
      <w:r>
        <w:instrText>p.ct.id="f477b8b0b92511efa86bc22ba615bad8|20|31:20"</w:instrText>
      </w:r>
      <w:r>
        <w:fldChar w:fldCharType="end"/>
      </w:r>
      <w:r>
        <w:rPr>
          <w:rStyle w:val="pxst"/>
          <w:color w:val="FF0000"/>
          <w:sz w:val="20"/>
          <w:szCs w:val="20"/>
          <w:vertAlign w:val="superscript"/>
        </w:rPr>
        <w:t>►</w:t>
      </w:r>
      <w:r>
        <w:rPr>
          <w:rStyle w:val="pxst"/>
        </w:rPr>
        <w:fldChar w:fldCharType="begin"/>
      </w:r>
      <w:r>
        <w:rPr>
          <w:rStyle w:val="pxst"/>
        </w:rPr>
        <w:instrText>st.ref.id="I09MDM1"</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6033(a)</w:t>
      </w:r>
      <w:r>
        <w:t>.</w:t>
      </w:r>
    </w:p>
    <w:p w14:paraId="448C4AA6" w14:textId="77777777" w:rsidR="004E0EBB" w:rsidRDefault="004E0EBB">
      <w:pPr>
        <w:pStyle w:val="pxp"/>
      </w:pPr>
      <w:r>
        <w:rPr>
          <w:color w:val="FF0000"/>
          <w:sz w:val="20"/>
          <w:szCs w:val="20"/>
          <w:vertAlign w:val="superscript"/>
        </w:rPr>
        <w:t>►</w:t>
      </w:r>
      <w:r>
        <w:fldChar w:fldCharType="begin"/>
      </w:r>
      <w:r>
        <w:instrText>p.ct.id="f477b8b0b92511efa86bc22ba615bad8|20|31:20"</w:instrText>
      </w:r>
      <w:r>
        <w:fldChar w:fldCharType="end"/>
      </w:r>
      <w:r>
        <w:t xml:space="preserve">The tax on net investment income is returned on </w:t>
      </w:r>
      <w:r>
        <w:rPr>
          <w:rStyle w:val="pxsst"/>
          <w:color w:val="FF0000"/>
          <w:sz w:val="20"/>
          <w:szCs w:val="20"/>
          <w:vertAlign w:val="superscript"/>
        </w:rPr>
        <w:t>►</w:t>
      </w:r>
      <w:r>
        <w:rPr>
          <w:rStyle w:val="pxsst"/>
        </w:rPr>
        <w:fldChar w:fldCharType="begin"/>
      </w:r>
      <w:r>
        <w:rPr>
          <w:rStyle w:val="pxsst"/>
        </w:rPr>
        <w:instrText>sst.ref.id="I09P6QX"</w:instrText>
      </w:r>
      <w:r>
        <w:rPr>
          <w:rStyle w:val="pxsst"/>
        </w:rPr>
        <w:fldChar w:fldCharType="end"/>
      </w:r>
      <w:r>
        <w:rPr>
          <w:rStyle w:val="pxsst"/>
        </w:rPr>
        <w:t>IRS Form 990-PF</w:t>
      </w:r>
      <w:r>
        <w:t xml:space="preserve">. All other taxes, such as those on self-dealing, undistributed income, and political expenditures, are reported on </w:t>
      </w:r>
      <w:r>
        <w:rPr>
          <w:rStyle w:val="pxst"/>
          <w:color w:val="FF0000"/>
          <w:sz w:val="20"/>
          <w:szCs w:val="20"/>
          <w:vertAlign w:val="superscript"/>
        </w:rPr>
        <w:t>►</w:t>
      </w:r>
      <w:r>
        <w:rPr>
          <w:rStyle w:val="pxst"/>
        </w:rPr>
        <w:fldChar w:fldCharType="begin"/>
      </w:r>
      <w:r>
        <w:rPr>
          <w:rStyle w:val="pxst"/>
        </w:rPr>
        <w:instrText>st.ref.id="I09RZVT"</w:instrText>
      </w:r>
      <w:r>
        <w:rPr>
          <w:rStyle w:val="pxst"/>
        </w:rPr>
        <w:fldChar w:fldCharType="end"/>
      </w:r>
      <w:r>
        <w:rPr>
          <w:rStyle w:val="pxst"/>
        </w:rPr>
        <w:t>IRS Form 4720</w:t>
      </w:r>
      <w:r>
        <w:t>.</w:t>
      </w:r>
    </w:p>
    <w:p w14:paraId="55188EF5" w14:textId="77777777" w:rsidR="004E0EBB" w:rsidRDefault="004E0EBB">
      <w:pPr>
        <w:pStyle w:val="pxp"/>
      </w:pPr>
      <w:r>
        <w:rPr>
          <w:color w:val="FF0000"/>
          <w:sz w:val="20"/>
          <w:szCs w:val="20"/>
          <w:vertAlign w:val="superscript"/>
        </w:rPr>
        <w:t>►</w:t>
      </w:r>
      <w:r>
        <w:fldChar w:fldCharType="begin"/>
      </w:r>
      <w:r>
        <w:instrText>p.ct.id="f477b8b0b92511efa86bc22ba615bad8|20|31:20"</w:instrText>
      </w:r>
      <w:r>
        <w:fldChar w:fldCharType="end"/>
      </w:r>
      <w:r>
        <w:t xml:space="preserve">For a discussion of the return requirements for exempt organizations, generally, see </w:t>
      </w:r>
      <w:r>
        <w:rPr>
          <w:rStyle w:val="pxx"/>
          <w:color w:val="FF0000"/>
          <w:sz w:val="20"/>
          <w:szCs w:val="20"/>
          <w:vertAlign w:val="superscript"/>
        </w:rPr>
        <w:t>►</w:t>
      </w:r>
      <w:r>
        <w:rPr>
          <w:rStyle w:val="pxx"/>
        </w:rPr>
        <w:fldChar w:fldCharType="begin"/>
      </w:r>
      <w:r>
        <w:rPr>
          <w:rStyle w:val="pxx"/>
        </w:rPr>
        <w:instrText>x.ref.id="I09JKH7"</w:instrText>
      </w:r>
      <w:r>
        <w:rPr>
          <w:rStyle w:val="pxx"/>
        </w:rPr>
        <w:fldChar w:fldCharType="end"/>
      </w:r>
      <w:r>
        <w:rPr>
          <w:rStyle w:val="pxx"/>
          <w:vanish/>
        </w:rPr>
        <w:t>&amp;s;</w:t>
      </w:r>
      <w:r>
        <w:rPr>
          <w:rStyle w:val="pxvis"/>
          <w:rFonts w:ascii="Times NewRoman" w:hAnsi="Times NewRoman"/>
          <w:b w:val="0"/>
          <w:sz w:val="24"/>
        </w:rPr>
        <w:t>§</w:t>
      </w:r>
      <w:r>
        <w:rPr>
          <w:rStyle w:val="pxx"/>
        </w:rPr>
        <w:t>31:12</w:t>
      </w:r>
      <w:r>
        <w:t>.</w:t>
      </w:r>
    </w:p>
    <w:p w14:paraId="2A311FE0" w14:textId="77777777" w:rsidR="004E0EBB" w:rsidRDefault="004E0EBB">
      <w:pPr>
        <w:pStyle w:val="pxrr"/>
        <w:spacing w:before="180"/>
        <w:rPr>
          <w:sz w:val="24"/>
          <w:szCs w:val="24"/>
        </w:rPr>
      </w:pPr>
      <w:r>
        <w:rPr>
          <w:rStyle w:val="pxvis"/>
          <w:rFonts w:cs="Arial"/>
          <w:bCs/>
          <w:szCs w:val="28"/>
        </w:rPr>
        <w:t>Research References</w:t>
      </w:r>
    </w:p>
    <w:p w14:paraId="39A0AA2B" w14:textId="77777777" w:rsidR="004E0EBB" w:rsidRDefault="004E0EBB">
      <w:pPr>
        <w:pStyle w:val="pxrrp"/>
      </w:pPr>
      <w:r>
        <w:t xml:space="preserve">Private foundation returns, </w:t>
      </w:r>
      <w:r>
        <w:rPr>
          <w:rStyle w:val="pxrc"/>
          <w:color w:val="FF0000"/>
          <w:sz w:val="20"/>
          <w:szCs w:val="20"/>
          <w:vertAlign w:val="superscript"/>
        </w:rPr>
        <w:t>►</w:t>
      </w:r>
      <w:r>
        <w:rPr>
          <w:rStyle w:val="pxrc"/>
        </w:rPr>
        <w:fldChar w:fldCharType="begin"/>
      </w:r>
      <w:r>
        <w:rPr>
          <w:rStyle w:val="pxrc"/>
        </w:rPr>
        <w:instrText>rc.ref.id="I09MDM3"</w:instrText>
      </w:r>
      <w:r>
        <w:rPr>
          <w:rStyle w:val="pxrc"/>
        </w:rPr>
        <w:fldChar w:fldCharType="end"/>
      </w:r>
      <w:del w:id="497" w:author="Cara Cardinale" w:date="2025-02-08T18:20:00Z">
        <w:r w:rsidDel="00823E3B">
          <w:rPr>
            <w:rStyle w:val="pxrc"/>
          </w:rPr>
          <w:delText>RIA Federal Tax Coordinator 2d</w:delText>
        </w:r>
      </w:del>
      <w:ins w:id="498" w:author="Cara Cardinale" w:date="2025-02-08T18:20:00Z">
        <w:r w:rsidR="00823E3B">
          <w:rPr>
            <w:rStyle w:val="pxrc"/>
          </w:rPr>
          <w:t>Federal Tax Coordinator 2d (RIA)</w:t>
        </w:r>
      </w:ins>
      <w:r>
        <w:rPr>
          <w:rStyle w:val="pxrc"/>
        </w:rPr>
        <w:t xml:space="preserve"> &amp;pp;S-2860 to S-2862</w:t>
      </w:r>
      <w:r>
        <w:t>.</w:t>
      </w:r>
    </w:p>
    <w:p w14:paraId="63AD0CA2" w14:textId="77777777" w:rsidR="00AA373E" w:rsidRDefault="00AA373E">
      <w:pPr>
        <w:pStyle w:val="pxrrp"/>
      </w:pPr>
    </w:p>
  </w:footnote>
  <w:footnote w:id="197">
    <w:p w14:paraId="00CA9AF7"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7A7AFB9" w14:textId="77777777" w:rsidR="004E0EBB" w:rsidRDefault="004E0EBB">
      <w:pPr>
        <w:pStyle w:val="pxp"/>
      </w:pPr>
      <w:r>
        <w:rPr>
          <w:color w:val="FF0000"/>
          <w:sz w:val="20"/>
          <w:szCs w:val="20"/>
          <w:vertAlign w:val="superscript"/>
        </w:rPr>
        <w:t>►</w:t>
      </w:r>
      <w:r>
        <w:fldChar w:fldCharType="begin"/>
      </w:r>
      <w:r>
        <w:instrText>p.ct.id="f477b8b0b92511efa86bc22ba615bad8|20|31:20"</w:instrText>
      </w:r>
      <w:r>
        <w:fldChar w:fldCharType="end"/>
      </w:r>
      <w:r>
        <w:rPr>
          <w:rStyle w:val="pxst"/>
          <w:color w:val="FF0000"/>
          <w:sz w:val="20"/>
          <w:szCs w:val="20"/>
          <w:vertAlign w:val="superscript"/>
        </w:rPr>
        <w:t>►</w:t>
      </w:r>
      <w:r>
        <w:rPr>
          <w:rStyle w:val="pxst"/>
        </w:rPr>
        <w:fldChar w:fldCharType="begin"/>
      </w:r>
      <w:r>
        <w:rPr>
          <w:rStyle w:val="pxst"/>
        </w:rPr>
        <w:instrText>st.ref.id="I09P6QZ"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6652(c)(1)</w:t>
      </w:r>
      <w:r>
        <w:t>.</w:t>
      </w:r>
    </w:p>
    <w:p w14:paraId="770D3CAC" w14:textId="77777777" w:rsidR="00AA373E" w:rsidRDefault="00AA373E">
      <w:pPr>
        <w:pStyle w:val="pxp"/>
      </w:pPr>
    </w:p>
  </w:footnote>
  <w:footnote w:id="198">
    <w:p w14:paraId="51DD9097"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C00BF4E" w14:textId="77777777" w:rsidR="004E0EBB" w:rsidRDefault="004E0EBB">
      <w:pPr>
        <w:pStyle w:val="pxp"/>
      </w:pPr>
      <w:r>
        <w:rPr>
          <w:color w:val="FF0000"/>
          <w:sz w:val="20"/>
          <w:szCs w:val="20"/>
          <w:vertAlign w:val="superscript"/>
        </w:rPr>
        <w:t>►</w:t>
      </w:r>
      <w:r>
        <w:fldChar w:fldCharType="begin"/>
      </w:r>
      <w:r>
        <w:instrText>p.ct.id="f477b8b0b92511efa86bc22ba615bad8|20|31:20"</w:instrText>
      </w:r>
      <w:r>
        <w:fldChar w:fldCharType="end"/>
      </w:r>
      <w:r>
        <w:rPr>
          <w:rStyle w:val="pxst"/>
          <w:color w:val="FF0000"/>
          <w:sz w:val="20"/>
          <w:szCs w:val="20"/>
          <w:vertAlign w:val="superscript"/>
        </w:rPr>
        <w:t>►</w:t>
      </w:r>
      <w:r>
        <w:rPr>
          <w:rStyle w:val="pxst"/>
        </w:rPr>
        <w:fldChar w:fldCharType="begin"/>
      </w:r>
      <w:r>
        <w:rPr>
          <w:rStyle w:val="pxst"/>
        </w:rPr>
        <w:instrText>st.ref.id="I09JKHA"</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6033(c)(1)</w:t>
      </w:r>
      <w:r>
        <w:t xml:space="preserve">; </w:t>
      </w:r>
      <w:r>
        <w:rPr>
          <w:rStyle w:val="pxst"/>
          <w:color w:val="FF0000"/>
          <w:sz w:val="20"/>
          <w:szCs w:val="20"/>
          <w:vertAlign w:val="superscript"/>
        </w:rPr>
        <w:t>►</w:t>
      </w:r>
      <w:r>
        <w:rPr>
          <w:rStyle w:val="pxst"/>
        </w:rPr>
        <w:fldChar w:fldCharType="begin"/>
      </w:r>
      <w:r>
        <w:rPr>
          <w:rStyle w:val="pxst"/>
        </w:rPr>
        <w:instrText>st.ref.id="I09MDM6"</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1.6033-3</w:t>
      </w:r>
      <w:r>
        <w:t>.</w:t>
      </w:r>
    </w:p>
    <w:p w14:paraId="03B7F3FF" w14:textId="77777777" w:rsidR="004E0EBB" w:rsidRDefault="004E0EBB">
      <w:pPr>
        <w:pStyle w:val="pxrr"/>
        <w:spacing w:before="180"/>
        <w:rPr>
          <w:sz w:val="24"/>
          <w:szCs w:val="24"/>
        </w:rPr>
      </w:pPr>
      <w:r>
        <w:rPr>
          <w:rStyle w:val="pxvis"/>
          <w:rFonts w:cs="Arial"/>
          <w:bCs/>
          <w:szCs w:val="28"/>
        </w:rPr>
        <w:t>Research References</w:t>
      </w:r>
    </w:p>
    <w:p w14:paraId="43183D40" w14:textId="77777777" w:rsidR="004E0EBB" w:rsidRDefault="004E0EBB">
      <w:pPr>
        <w:pStyle w:val="pxrrp"/>
      </w:pPr>
      <w:r>
        <w:t xml:space="preserve">Private foundation returns, </w:t>
      </w:r>
      <w:r>
        <w:rPr>
          <w:rStyle w:val="pxrc"/>
          <w:color w:val="FF0000"/>
          <w:sz w:val="20"/>
          <w:szCs w:val="20"/>
          <w:vertAlign w:val="superscript"/>
        </w:rPr>
        <w:t>►</w:t>
      </w:r>
      <w:r>
        <w:rPr>
          <w:rStyle w:val="pxrc"/>
        </w:rPr>
        <w:fldChar w:fldCharType="begin"/>
      </w:r>
      <w:r>
        <w:rPr>
          <w:rStyle w:val="pxrc"/>
        </w:rPr>
        <w:instrText>rc.ref.id="I09P6R2"</w:instrText>
      </w:r>
      <w:r>
        <w:rPr>
          <w:rStyle w:val="pxrc"/>
        </w:rPr>
        <w:fldChar w:fldCharType="end"/>
      </w:r>
      <w:del w:id="499" w:author="Cara Cardinale" w:date="2025-02-08T18:20:00Z">
        <w:r w:rsidDel="00823E3B">
          <w:rPr>
            <w:rStyle w:val="pxrc"/>
          </w:rPr>
          <w:delText>RIA Federal Tax Coordinator 2d</w:delText>
        </w:r>
      </w:del>
      <w:ins w:id="500" w:author="Cara Cardinale" w:date="2025-02-08T18:20:00Z">
        <w:r w:rsidR="00823E3B">
          <w:rPr>
            <w:rStyle w:val="pxrc"/>
          </w:rPr>
          <w:t>Federal Tax Coordinator 2d (RIA)</w:t>
        </w:r>
      </w:ins>
      <w:r>
        <w:rPr>
          <w:rStyle w:val="pxrc"/>
        </w:rPr>
        <w:t xml:space="preserve"> &amp;pp;S-2860 to S-2862</w:t>
      </w:r>
      <w:r>
        <w:t>.</w:t>
      </w:r>
    </w:p>
    <w:p w14:paraId="13F2A242" w14:textId="77777777" w:rsidR="00AA373E" w:rsidRDefault="00AA373E">
      <w:pPr>
        <w:pStyle w:val="pxrrp"/>
      </w:pPr>
    </w:p>
  </w:footnote>
  <w:footnote w:id="199">
    <w:p w14:paraId="5E4787EE"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79369A03" w14:textId="77777777" w:rsidR="004E0EBB" w:rsidRDefault="004E0EBB">
      <w:pPr>
        <w:pStyle w:val="pxp"/>
      </w:pPr>
      <w:r>
        <w:rPr>
          <w:color w:val="FF0000"/>
          <w:sz w:val="20"/>
          <w:szCs w:val="20"/>
          <w:vertAlign w:val="superscript"/>
        </w:rPr>
        <w:t>►</w:t>
      </w:r>
      <w:r>
        <w:fldChar w:fldCharType="begin"/>
      </w:r>
      <w:r>
        <w:instrText>p.ct.id="f477b8b0b92511efa86bc22ba615bad8|20|31:20"</w:instrText>
      </w:r>
      <w:r>
        <w:fldChar w:fldCharType="end"/>
      </w:r>
      <w:r>
        <w:rPr>
          <w:rStyle w:val="pxst"/>
          <w:color w:val="FF0000"/>
          <w:sz w:val="20"/>
          <w:szCs w:val="20"/>
          <w:vertAlign w:val="superscript"/>
        </w:rPr>
        <w:t>►</w:t>
      </w:r>
      <w:r>
        <w:rPr>
          <w:rStyle w:val="pxst"/>
        </w:rPr>
        <w:fldChar w:fldCharType="begin"/>
      </w:r>
      <w:r>
        <w:rPr>
          <w:rStyle w:val="pxst"/>
        </w:rPr>
        <w:instrText>st.ref.id="I09JKHC"</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6104(d)</w:t>
      </w:r>
      <w:r>
        <w:t>.</w:t>
      </w:r>
    </w:p>
    <w:p w14:paraId="3EBF5C27" w14:textId="77777777" w:rsidR="004E0EBB" w:rsidRDefault="004E0EBB">
      <w:pPr>
        <w:pStyle w:val="pxp"/>
      </w:pPr>
      <w:r>
        <w:rPr>
          <w:color w:val="FF0000"/>
          <w:sz w:val="20"/>
          <w:szCs w:val="20"/>
          <w:vertAlign w:val="superscript"/>
        </w:rPr>
        <w:t>►</w:t>
      </w:r>
      <w:r>
        <w:fldChar w:fldCharType="begin"/>
      </w:r>
      <w:r>
        <w:instrText>p.ct.id="f477b8b0b92511efa86bc22ba615bad8|20|31:20"</w:instrText>
      </w:r>
      <w:r>
        <w:fldChar w:fldCharType="end"/>
      </w:r>
      <w:r>
        <w:t xml:space="preserve">A copy of the notice and proof of its publication must be filed with the foundation's return. </w:t>
      </w:r>
      <w:r>
        <w:rPr>
          <w:rStyle w:val="pxst"/>
          <w:color w:val="FF0000"/>
          <w:sz w:val="20"/>
          <w:szCs w:val="20"/>
          <w:vertAlign w:val="superscript"/>
        </w:rPr>
        <w:t>►</w:t>
      </w:r>
      <w:r>
        <w:rPr>
          <w:rStyle w:val="pxst"/>
        </w:rPr>
        <w:fldChar w:fldCharType="begin"/>
      </w:r>
      <w:r>
        <w:rPr>
          <w:rStyle w:val="pxst"/>
        </w:rPr>
        <w:instrText>st.ref.id="I09MDM8"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6033(c)(2)</w:t>
      </w:r>
      <w:r>
        <w:t>.</w:t>
      </w:r>
    </w:p>
    <w:p w14:paraId="4E3F0FC5" w14:textId="77777777" w:rsidR="004E0EBB" w:rsidRDefault="004E0EBB">
      <w:pPr>
        <w:pStyle w:val="pxrr"/>
        <w:spacing w:before="180"/>
        <w:rPr>
          <w:sz w:val="24"/>
          <w:szCs w:val="24"/>
        </w:rPr>
      </w:pPr>
      <w:r>
        <w:rPr>
          <w:rStyle w:val="pxvis"/>
          <w:rFonts w:cs="Arial"/>
          <w:bCs/>
          <w:szCs w:val="28"/>
        </w:rPr>
        <w:t>Research References</w:t>
      </w:r>
    </w:p>
    <w:p w14:paraId="644CDCF8" w14:textId="77777777" w:rsidR="004E0EBB" w:rsidRDefault="004E0EBB">
      <w:pPr>
        <w:pStyle w:val="pxrrp"/>
      </w:pPr>
      <w:r>
        <w:t xml:space="preserve">Annual reporting by not-for-profit organizations, </w:t>
      </w:r>
      <w:r>
        <w:rPr>
          <w:rStyle w:val="pxrc"/>
          <w:color w:val="FF0000"/>
          <w:sz w:val="20"/>
          <w:szCs w:val="20"/>
          <w:vertAlign w:val="superscript"/>
        </w:rPr>
        <w:t>►</w:t>
      </w:r>
      <w:r>
        <w:rPr>
          <w:rStyle w:val="pxrc"/>
        </w:rPr>
        <w:fldChar w:fldCharType="begin"/>
      </w:r>
      <w:r>
        <w:rPr>
          <w:rStyle w:val="pxrc"/>
        </w:rPr>
        <w:instrText>rc.ref.id="I09P6R4"</w:instrText>
      </w:r>
      <w:r>
        <w:rPr>
          <w:rStyle w:val="pxrc"/>
        </w:rPr>
        <w:fldChar w:fldCharType="end"/>
      </w:r>
      <w:r>
        <w:rPr>
          <w:rStyle w:val="pxrc"/>
        </w:rPr>
        <w:t xml:space="preserve">N.Y. Jur. 2d, Business Relationships </w:t>
      </w:r>
      <w:r>
        <w:rPr>
          <w:rStyle w:val="pxrc"/>
          <w:vanish/>
        </w:rPr>
        <w:t>&amp;s;</w:t>
      </w:r>
      <w:del w:id="501" w:author="Cara Cardinale" w:date="2025-02-12T22:55:00Z">
        <w:r w:rsidDel="00C061CF">
          <w:rPr>
            <w:rStyle w:val="pxvis"/>
            <w:rFonts w:ascii="Times NewRoman" w:hAnsi="Times NewRoman"/>
            <w:b w:val="0"/>
            <w:sz w:val="24"/>
          </w:rPr>
          <w:delText>§</w:delText>
        </w:r>
        <w:r w:rsidDel="00C061CF">
          <w:rPr>
            <w:rStyle w:val="pxrc"/>
          </w:rPr>
          <w:delText>381</w:delText>
        </w:r>
      </w:del>
      <w:ins w:id="502" w:author="Cara Cardinale" w:date="2025-02-12T22:55:00Z">
        <w:r w:rsidR="00C061CF">
          <w:rPr>
            <w:rStyle w:val="pxvis"/>
            <w:rFonts w:ascii="Times NewRoman" w:hAnsi="Times NewRoman"/>
            <w:b w:val="0"/>
            <w:sz w:val="24"/>
          </w:rPr>
          <w:t>§378</w:t>
        </w:r>
      </w:ins>
      <w:r>
        <w:t>.</w:t>
      </w:r>
    </w:p>
    <w:p w14:paraId="73C5FF37" w14:textId="77777777" w:rsidR="004E0EBB" w:rsidRDefault="004E0EBB">
      <w:pPr>
        <w:pStyle w:val="pxrrp"/>
      </w:pPr>
      <w:r>
        <w:t xml:space="preserve">Annual reporting by charitable organizations, </w:t>
      </w:r>
      <w:r>
        <w:rPr>
          <w:rStyle w:val="pxrc"/>
          <w:color w:val="FF0000"/>
          <w:sz w:val="20"/>
          <w:szCs w:val="20"/>
          <w:vertAlign w:val="superscript"/>
        </w:rPr>
        <w:t>►</w:t>
      </w:r>
      <w:r>
        <w:rPr>
          <w:rStyle w:val="pxrc"/>
        </w:rPr>
        <w:fldChar w:fldCharType="begin"/>
      </w:r>
      <w:r>
        <w:rPr>
          <w:rStyle w:val="pxrc"/>
        </w:rPr>
        <w:instrText>rc.ref.id="I09RZW0"</w:instrText>
      </w:r>
      <w:r>
        <w:rPr>
          <w:rStyle w:val="pxrc"/>
        </w:rPr>
        <w:fldChar w:fldCharType="end"/>
      </w:r>
      <w:r>
        <w:rPr>
          <w:rStyle w:val="pxrc"/>
        </w:rPr>
        <w:t xml:space="preserve">N.Y. Jur. 2d, Charities </w:t>
      </w:r>
      <w:r>
        <w:rPr>
          <w:rStyle w:val="pxrc"/>
          <w:vanish/>
        </w:rPr>
        <w:t>&amp;s;</w:t>
      </w:r>
      <w:del w:id="503" w:author="Cara Cardinale" w:date="2025-02-08T22:50:00Z">
        <w:r w:rsidDel="008E2DB0">
          <w:rPr>
            <w:rStyle w:val="pxvis"/>
            <w:rFonts w:ascii="Times NewRoman" w:hAnsi="Times NewRoman"/>
            <w:b w:val="0"/>
            <w:sz w:val="24"/>
          </w:rPr>
          <w:delText>§</w:delText>
        </w:r>
        <w:r w:rsidDel="008E2DB0">
          <w:rPr>
            <w:rStyle w:val="pxrc"/>
          </w:rPr>
          <w:delText>89</w:delText>
        </w:r>
      </w:del>
      <w:ins w:id="504" w:author="Cara Cardinale" w:date="2025-02-08T22:50:00Z">
        <w:r w:rsidR="008E2DB0">
          <w:rPr>
            <w:rStyle w:val="pxvis"/>
            <w:rFonts w:ascii="Times NewRoman" w:hAnsi="Times NewRoman"/>
            <w:b w:val="0"/>
            <w:sz w:val="24"/>
          </w:rPr>
          <w:t>§87</w:t>
        </w:r>
      </w:ins>
      <w:r>
        <w:t>.</w:t>
      </w:r>
    </w:p>
    <w:p w14:paraId="0DDCDB1E" w14:textId="77777777" w:rsidR="004E0EBB" w:rsidRDefault="004E0EBB">
      <w:pPr>
        <w:pStyle w:val="pxrrp"/>
      </w:pPr>
      <w:r>
        <w:t xml:space="preserve">Annual financial or other reports, </w:t>
      </w:r>
      <w:r>
        <w:rPr>
          <w:rStyle w:val="pxrc"/>
          <w:color w:val="FF0000"/>
          <w:sz w:val="20"/>
          <w:szCs w:val="20"/>
          <w:vertAlign w:val="superscript"/>
        </w:rPr>
        <w:t>►</w:t>
      </w:r>
      <w:r>
        <w:rPr>
          <w:rStyle w:val="pxrc"/>
        </w:rPr>
        <w:fldChar w:fldCharType="begin"/>
      </w:r>
      <w:r>
        <w:rPr>
          <w:rStyle w:val="pxrc"/>
        </w:rPr>
        <w:instrText>rc.ref.id="I09UT0W"</w:instrText>
      </w:r>
      <w:r>
        <w:rPr>
          <w:rStyle w:val="pxrc"/>
        </w:rPr>
        <w:fldChar w:fldCharType="end"/>
      </w:r>
      <w:r>
        <w:rPr>
          <w:rStyle w:val="pxrc"/>
        </w:rPr>
        <w:t xml:space="preserve">Am. Jur. 2d, Corporations </w:t>
      </w:r>
      <w:r>
        <w:rPr>
          <w:rStyle w:val="pxrc"/>
          <w:vanish/>
        </w:rPr>
        <w:t>&amp;s;</w:t>
      </w:r>
      <w:r>
        <w:rPr>
          <w:rStyle w:val="pxvis"/>
          <w:rFonts w:ascii="Times NewRoman" w:hAnsi="Times NewRoman"/>
          <w:b w:val="0"/>
          <w:sz w:val="24"/>
        </w:rPr>
        <w:t>§</w:t>
      </w:r>
      <w:r>
        <w:rPr>
          <w:rStyle w:val="pxrc"/>
        </w:rPr>
        <w:t>278</w:t>
      </w:r>
      <w:r>
        <w:t>.</w:t>
      </w:r>
    </w:p>
    <w:p w14:paraId="6CCEC45E" w14:textId="77777777" w:rsidR="00AA373E" w:rsidRDefault="00AA373E">
      <w:pPr>
        <w:pStyle w:val="pxrrp"/>
      </w:pPr>
    </w:p>
  </w:footnote>
  <w:footnote w:id="200">
    <w:p w14:paraId="53504C5F"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A8ECD06" w14:textId="77777777" w:rsidR="004E0EBB" w:rsidRDefault="004E0EBB">
      <w:pPr>
        <w:pStyle w:val="pxp"/>
      </w:pPr>
      <w:r>
        <w:rPr>
          <w:color w:val="FF0000"/>
          <w:sz w:val="20"/>
          <w:szCs w:val="20"/>
          <w:vertAlign w:val="superscript"/>
        </w:rPr>
        <w:t>►</w:t>
      </w:r>
      <w:r>
        <w:fldChar w:fldCharType="begin"/>
      </w:r>
      <w:r>
        <w:instrText>p.ct.id="f477b8b0b92511efa86bc22ba615bad8|20|31:20"</w:instrText>
      </w:r>
      <w:r>
        <w:fldChar w:fldCharType="end"/>
      </w:r>
      <w:r>
        <w:rPr>
          <w:rStyle w:val="pxst"/>
          <w:color w:val="FF0000"/>
          <w:sz w:val="20"/>
          <w:szCs w:val="20"/>
          <w:vertAlign w:val="superscript"/>
        </w:rPr>
        <w:t>►</w:t>
      </w:r>
      <w:r>
        <w:rPr>
          <w:rStyle w:val="pxst"/>
        </w:rPr>
        <w:fldChar w:fldCharType="begin"/>
      </w:r>
      <w:r>
        <w:rPr>
          <w:rStyle w:val="pxst"/>
        </w:rPr>
        <w:instrText>st.ref.id="I09JKII"</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6652</w:t>
      </w:r>
      <w:r>
        <w:t>.</w:t>
      </w:r>
    </w:p>
    <w:p w14:paraId="635C4A53" w14:textId="77777777" w:rsidR="00AA373E" w:rsidRDefault="00AA373E">
      <w:pPr>
        <w:pStyle w:val="pxp"/>
      </w:pPr>
    </w:p>
  </w:footnote>
  <w:footnote w:id="201">
    <w:p w14:paraId="669C489D"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49A8F8C" w14:textId="77777777" w:rsidR="004E0EBB" w:rsidRDefault="004E0EBB">
      <w:pPr>
        <w:pStyle w:val="pxp"/>
      </w:pPr>
      <w:r>
        <w:rPr>
          <w:color w:val="FF0000"/>
          <w:sz w:val="20"/>
          <w:szCs w:val="20"/>
          <w:vertAlign w:val="superscript"/>
        </w:rPr>
        <w:t>►</w:t>
      </w:r>
      <w:r>
        <w:fldChar w:fldCharType="begin"/>
      </w:r>
      <w:r>
        <w:instrText>p.ct.id="f477b8b0b92511efa86bc22ba615bad8|20|31:20"</w:instrText>
      </w:r>
      <w:r>
        <w:fldChar w:fldCharType="end"/>
      </w:r>
      <w:r>
        <w:rPr>
          <w:rStyle w:val="pxst"/>
          <w:color w:val="FF0000"/>
          <w:sz w:val="20"/>
          <w:szCs w:val="20"/>
          <w:vertAlign w:val="superscript"/>
        </w:rPr>
        <w:t>►</w:t>
      </w:r>
      <w:r>
        <w:rPr>
          <w:rStyle w:val="pxst"/>
        </w:rPr>
        <w:fldChar w:fldCharType="begin"/>
      </w:r>
      <w:r>
        <w:rPr>
          <w:rStyle w:val="pxst"/>
        </w:rPr>
        <w:instrText>st.ref.id="I09MDNE"</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6033(c)(2)</w:t>
      </w:r>
      <w:r>
        <w:t xml:space="preserve">; </w:t>
      </w:r>
      <w:r>
        <w:rPr>
          <w:rStyle w:val="pxst"/>
          <w:color w:val="FF0000"/>
          <w:sz w:val="20"/>
          <w:szCs w:val="20"/>
          <w:vertAlign w:val="superscript"/>
        </w:rPr>
        <w:t>►</w:t>
      </w:r>
      <w:r>
        <w:rPr>
          <w:rStyle w:val="pxst"/>
        </w:rPr>
        <w:fldChar w:fldCharType="begin"/>
      </w:r>
      <w:r>
        <w:rPr>
          <w:rStyle w:val="pxst"/>
        </w:rPr>
        <w:instrText>st.ref.id="I09P6SA"</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1.6033-3</w:t>
      </w:r>
      <w:r>
        <w:t>.</w:t>
      </w:r>
    </w:p>
    <w:p w14:paraId="08819F8A" w14:textId="77777777" w:rsidR="004E0EBB" w:rsidRDefault="004E0EBB">
      <w:pPr>
        <w:pStyle w:val="pxrr"/>
        <w:spacing w:before="180"/>
        <w:rPr>
          <w:sz w:val="24"/>
          <w:szCs w:val="24"/>
        </w:rPr>
      </w:pPr>
      <w:r>
        <w:rPr>
          <w:rStyle w:val="pxvis"/>
          <w:rFonts w:cs="Arial"/>
          <w:bCs/>
          <w:szCs w:val="28"/>
        </w:rPr>
        <w:t>Research References</w:t>
      </w:r>
    </w:p>
    <w:p w14:paraId="6FD23504" w14:textId="77777777" w:rsidR="004E0EBB" w:rsidRDefault="004E0EBB">
      <w:pPr>
        <w:pStyle w:val="pxrrp"/>
      </w:pPr>
      <w:r>
        <w:t xml:space="preserve">Annual reporting by not-for-profit organizations, </w:t>
      </w:r>
      <w:r>
        <w:rPr>
          <w:rStyle w:val="pxrc"/>
          <w:color w:val="FF0000"/>
          <w:sz w:val="20"/>
          <w:szCs w:val="20"/>
          <w:vertAlign w:val="superscript"/>
        </w:rPr>
        <w:t>►</w:t>
      </w:r>
      <w:r>
        <w:rPr>
          <w:rStyle w:val="pxrc"/>
        </w:rPr>
        <w:fldChar w:fldCharType="begin"/>
      </w:r>
      <w:r>
        <w:rPr>
          <w:rStyle w:val="pxrc"/>
        </w:rPr>
        <w:instrText>rc.ref.id="I09RZX6"</w:instrText>
      </w:r>
      <w:r>
        <w:rPr>
          <w:rStyle w:val="pxrc"/>
        </w:rPr>
        <w:fldChar w:fldCharType="end"/>
      </w:r>
      <w:r>
        <w:rPr>
          <w:rStyle w:val="pxrc"/>
        </w:rPr>
        <w:t xml:space="preserve">N.Y. Jur. 2d, Business Relationships </w:t>
      </w:r>
      <w:r>
        <w:rPr>
          <w:rStyle w:val="pxrc"/>
          <w:vanish/>
        </w:rPr>
        <w:t>&amp;s;</w:t>
      </w:r>
      <w:del w:id="505" w:author="Cara Cardinale" w:date="2025-02-12T22:55:00Z">
        <w:r w:rsidDel="00C061CF">
          <w:rPr>
            <w:rStyle w:val="pxvis"/>
            <w:rFonts w:ascii="Times NewRoman" w:hAnsi="Times NewRoman"/>
            <w:b w:val="0"/>
            <w:sz w:val="24"/>
          </w:rPr>
          <w:delText>§</w:delText>
        </w:r>
        <w:r w:rsidDel="00C061CF">
          <w:rPr>
            <w:rStyle w:val="pxrc"/>
          </w:rPr>
          <w:delText>381</w:delText>
        </w:r>
      </w:del>
      <w:ins w:id="506" w:author="Cara Cardinale" w:date="2025-02-12T22:55:00Z">
        <w:r w:rsidR="00C061CF">
          <w:rPr>
            <w:rStyle w:val="pxvis"/>
            <w:rFonts w:ascii="Times NewRoman" w:hAnsi="Times NewRoman"/>
            <w:b w:val="0"/>
            <w:sz w:val="24"/>
          </w:rPr>
          <w:t>§378</w:t>
        </w:r>
      </w:ins>
      <w:r>
        <w:t>.</w:t>
      </w:r>
    </w:p>
    <w:p w14:paraId="6E48CA05" w14:textId="77777777" w:rsidR="004E0EBB" w:rsidRDefault="004E0EBB">
      <w:pPr>
        <w:pStyle w:val="pxrrp"/>
      </w:pPr>
      <w:r>
        <w:t xml:space="preserve">Annual reporting by charitable organizations, </w:t>
      </w:r>
      <w:r>
        <w:rPr>
          <w:rStyle w:val="pxrc"/>
          <w:color w:val="FF0000"/>
          <w:sz w:val="20"/>
          <w:szCs w:val="20"/>
          <w:vertAlign w:val="superscript"/>
        </w:rPr>
        <w:t>►</w:t>
      </w:r>
      <w:r>
        <w:rPr>
          <w:rStyle w:val="pxrc"/>
        </w:rPr>
        <w:fldChar w:fldCharType="begin"/>
      </w:r>
      <w:r>
        <w:rPr>
          <w:rStyle w:val="pxrc"/>
        </w:rPr>
        <w:instrText>rc.ref.id="I09JKIK"</w:instrText>
      </w:r>
      <w:r>
        <w:rPr>
          <w:rStyle w:val="pxrc"/>
        </w:rPr>
        <w:fldChar w:fldCharType="end"/>
      </w:r>
      <w:r>
        <w:rPr>
          <w:rStyle w:val="pxrc"/>
        </w:rPr>
        <w:t xml:space="preserve">N.Y. Jur. 2d, Charities </w:t>
      </w:r>
      <w:r>
        <w:rPr>
          <w:rStyle w:val="pxrc"/>
          <w:vanish/>
        </w:rPr>
        <w:t>&amp;s;</w:t>
      </w:r>
      <w:del w:id="507" w:author="Cara Cardinale" w:date="2025-02-08T22:50:00Z">
        <w:r w:rsidDel="008E2DB0">
          <w:rPr>
            <w:rStyle w:val="pxvis"/>
            <w:rFonts w:ascii="Times NewRoman" w:hAnsi="Times NewRoman"/>
            <w:b w:val="0"/>
            <w:sz w:val="24"/>
          </w:rPr>
          <w:delText>§</w:delText>
        </w:r>
        <w:r w:rsidDel="008E2DB0">
          <w:rPr>
            <w:rStyle w:val="pxrc"/>
          </w:rPr>
          <w:delText>89</w:delText>
        </w:r>
      </w:del>
      <w:ins w:id="508" w:author="Cara Cardinale" w:date="2025-02-08T22:50:00Z">
        <w:r w:rsidR="008E2DB0">
          <w:rPr>
            <w:rStyle w:val="pxvis"/>
            <w:rFonts w:ascii="Times NewRoman" w:hAnsi="Times NewRoman"/>
            <w:b w:val="0"/>
            <w:sz w:val="24"/>
          </w:rPr>
          <w:t>§87</w:t>
        </w:r>
      </w:ins>
      <w:r>
        <w:t>.</w:t>
      </w:r>
    </w:p>
    <w:p w14:paraId="797B0D7C" w14:textId="77777777" w:rsidR="004E0EBB" w:rsidRDefault="004E0EBB">
      <w:pPr>
        <w:pStyle w:val="pxrrp"/>
      </w:pPr>
      <w:r>
        <w:t xml:space="preserve">Annual financial or other reports, </w:t>
      </w:r>
      <w:r>
        <w:rPr>
          <w:rStyle w:val="pxrc"/>
          <w:color w:val="FF0000"/>
          <w:sz w:val="20"/>
          <w:szCs w:val="20"/>
          <w:vertAlign w:val="superscript"/>
        </w:rPr>
        <w:t>►</w:t>
      </w:r>
      <w:r>
        <w:rPr>
          <w:rStyle w:val="pxrc"/>
        </w:rPr>
        <w:fldChar w:fldCharType="begin"/>
      </w:r>
      <w:r>
        <w:rPr>
          <w:rStyle w:val="pxrc"/>
        </w:rPr>
        <w:instrText>rc.ref.id="I09MDNG"</w:instrText>
      </w:r>
      <w:r>
        <w:rPr>
          <w:rStyle w:val="pxrc"/>
        </w:rPr>
        <w:fldChar w:fldCharType="end"/>
      </w:r>
      <w:r>
        <w:rPr>
          <w:rStyle w:val="pxrc"/>
        </w:rPr>
        <w:t xml:space="preserve">Am. Jur. 2d, Corporations </w:t>
      </w:r>
      <w:r>
        <w:rPr>
          <w:rStyle w:val="pxrc"/>
          <w:vanish/>
        </w:rPr>
        <w:t>&amp;s;</w:t>
      </w:r>
      <w:r>
        <w:rPr>
          <w:rStyle w:val="pxvis"/>
          <w:rFonts w:ascii="Times NewRoman" w:hAnsi="Times NewRoman"/>
          <w:b w:val="0"/>
          <w:sz w:val="24"/>
        </w:rPr>
        <w:t>§</w:t>
      </w:r>
      <w:r>
        <w:rPr>
          <w:rStyle w:val="pxrc"/>
        </w:rPr>
        <w:t>278</w:t>
      </w:r>
      <w:r>
        <w:t>.</w:t>
      </w:r>
    </w:p>
    <w:p w14:paraId="00C14F01" w14:textId="77777777" w:rsidR="00AA373E" w:rsidRDefault="00AA373E">
      <w:pPr>
        <w:pStyle w:val="pxrrp"/>
      </w:pPr>
    </w:p>
  </w:footnote>
  <w:footnote w:id="202">
    <w:p w14:paraId="13007DB5"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4E33FE8" w14:textId="77777777" w:rsidR="004E0EBB" w:rsidRDefault="004E0EBB">
      <w:pPr>
        <w:pStyle w:val="pxp"/>
      </w:pPr>
      <w:r>
        <w:rPr>
          <w:color w:val="FF0000"/>
          <w:sz w:val="20"/>
          <w:szCs w:val="20"/>
          <w:vertAlign w:val="superscript"/>
        </w:rPr>
        <w:t>►</w:t>
      </w:r>
      <w:r>
        <w:fldChar w:fldCharType="begin"/>
      </w:r>
      <w:r>
        <w:instrText>p.ct.id="f477b8b0b92511efa86bc22ba615bad8|21|31:21"</w:instrText>
      </w:r>
      <w:r>
        <w:fldChar w:fldCharType="end"/>
      </w:r>
      <w:r>
        <w:rPr>
          <w:rStyle w:val="pxst"/>
          <w:color w:val="FF0000"/>
          <w:sz w:val="20"/>
          <w:szCs w:val="20"/>
          <w:vertAlign w:val="superscript"/>
        </w:rPr>
        <w:t>►</w:t>
      </w:r>
      <w:r>
        <w:rPr>
          <w:rStyle w:val="pxst"/>
        </w:rPr>
        <w:fldChar w:fldCharType="begin"/>
      </w:r>
      <w:r>
        <w:rPr>
          <w:rStyle w:val="pxst"/>
        </w:rPr>
        <w:instrText>st.ref.id="I09JKIM"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509(a)</w:t>
      </w:r>
      <w:r>
        <w:t>.</w:t>
      </w:r>
    </w:p>
    <w:p w14:paraId="6D175A44" w14:textId="77777777" w:rsidR="004E0EBB" w:rsidRDefault="004E0EBB">
      <w:pPr>
        <w:pStyle w:val="pxp"/>
      </w:pPr>
      <w:r>
        <w:rPr>
          <w:color w:val="FF0000"/>
          <w:sz w:val="20"/>
          <w:szCs w:val="20"/>
          <w:vertAlign w:val="superscript"/>
        </w:rPr>
        <w:t>►</w:t>
      </w:r>
      <w:r>
        <w:fldChar w:fldCharType="begin"/>
      </w:r>
      <w:r>
        <w:instrText>p.ct.id="f477b8b0b92511efa86bc22ba615bad8|21|31:21"</w:instrText>
      </w:r>
      <w:r>
        <w:fldChar w:fldCharType="end"/>
      </w:r>
      <w:r>
        <w:t xml:space="preserve">For a definition of charitable organizations, see </w:t>
      </w:r>
      <w:r>
        <w:rPr>
          <w:rStyle w:val="pxx"/>
          <w:color w:val="FF0000"/>
          <w:sz w:val="20"/>
          <w:szCs w:val="20"/>
          <w:vertAlign w:val="superscript"/>
        </w:rPr>
        <w:t>►</w:t>
      </w:r>
      <w:r>
        <w:rPr>
          <w:rStyle w:val="pxx"/>
        </w:rPr>
        <w:fldChar w:fldCharType="begin"/>
      </w:r>
      <w:r>
        <w:rPr>
          <w:rStyle w:val="pxx"/>
        </w:rPr>
        <w:instrText>x.ref.id="I09MDNI"</w:instrText>
      </w:r>
      <w:r>
        <w:rPr>
          <w:rStyle w:val="pxx"/>
        </w:rPr>
        <w:fldChar w:fldCharType="end"/>
      </w:r>
      <w:r>
        <w:rPr>
          <w:rStyle w:val="pxx"/>
          <w:vanish/>
        </w:rPr>
        <w:t>&amp;s;</w:t>
      </w:r>
      <w:r>
        <w:rPr>
          <w:rStyle w:val="pxvis"/>
          <w:rFonts w:ascii="Times NewRoman" w:hAnsi="Times NewRoman"/>
          <w:b w:val="0"/>
          <w:sz w:val="24"/>
        </w:rPr>
        <w:t>§</w:t>
      </w:r>
      <w:r>
        <w:rPr>
          <w:rStyle w:val="pxx"/>
        </w:rPr>
        <w:t>31:2</w:t>
      </w:r>
      <w:r>
        <w:t>.</w:t>
      </w:r>
    </w:p>
    <w:p w14:paraId="33EEE6FD" w14:textId="77777777" w:rsidR="004E0EBB" w:rsidRDefault="004E0EBB">
      <w:pPr>
        <w:pStyle w:val="pxp"/>
      </w:pPr>
      <w:r>
        <w:rPr>
          <w:color w:val="FF0000"/>
          <w:sz w:val="20"/>
          <w:szCs w:val="20"/>
          <w:vertAlign w:val="superscript"/>
        </w:rPr>
        <w:t>►</w:t>
      </w:r>
      <w:r>
        <w:fldChar w:fldCharType="begin"/>
      </w:r>
      <w:r>
        <w:instrText>p.ct.id="f477b8b0b92511efa86bc22ba615bad8|21|31:21"</w:instrText>
      </w:r>
      <w:r>
        <w:fldChar w:fldCharType="end"/>
      </w:r>
      <w:r>
        <w:t xml:space="preserve">For a list of exempt organizations, see </w:t>
      </w:r>
      <w:r>
        <w:rPr>
          <w:rStyle w:val="pxx"/>
          <w:color w:val="FF0000"/>
          <w:sz w:val="20"/>
          <w:szCs w:val="20"/>
          <w:vertAlign w:val="superscript"/>
        </w:rPr>
        <w:t>►</w:t>
      </w:r>
      <w:r>
        <w:rPr>
          <w:rStyle w:val="pxx"/>
        </w:rPr>
        <w:fldChar w:fldCharType="begin"/>
      </w:r>
      <w:r>
        <w:rPr>
          <w:rStyle w:val="pxx"/>
        </w:rPr>
        <w:instrText>x.ref.id="I09P6SE"</w:instrText>
      </w:r>
      <w:r>
        <w:rPr>
          <w:rStyle w:val="pxx"/>
        </w:rPr>
        <w:fldChar w:fldCharType="end"/>
      </w:r>
      <w:r>
        <w:rPr>
          <w:rStyle w:val="pxx"/>
          <w:vanish/>
        </w:rPr>
        <w:t>&amp;s;</w:t>
      </w:r>
      <w:r>
        <w:rPr>
          <w:rStyle w:val="pxvis"/>
          <w:rFonts w:ascii="Times NewRoman" w:hAnsi="Times NewRoman"/>
          <w:b w:val="0"/>
          <w:sz w:val="24"/>
        </w:rPr>
        <w:t>§</w:t>
      </w:r>
      <w:r>
        <w:rPr>
          <w:rStyle w:val="pxx"/>
        </w:rPr>
        <w:t>31:3</w:t>
      </w:r>
      <w:r>
        <w:t>.</w:t>
      </w:r>
    </w:p>
    <w:p w14:paraId="6F2058F1" w14:textId="77777777" w:rsidR="004E0EBB" w:rsidRDefault="004E0EBB">
      <w:pPr>
        <w:pStyle w:val="pxrr"/>
        <w:spacing w:before="180"/>
        <w:rPr>
          <w:sz w:val="24"/>
          <w:szCs w:val="24"/>
        </w:rPr>
      </w:pPr>
      <w:r>
        <w:rPr>
          <w:rStyle w:val="pxvis"/>
          <w:rFonts w:cs="Arial"/>
          <w:bCs/>
          <w:szCs w:val="28"/>
        </w:rPr>
        <w:t>Research References</w:t>
      </w:r>
    </w:p>
    <w:p w14:paraId="4700F802" w14:textId="77777777" w:rsidR="004E0EBB" w:rsidRDefault="004E0EBB">
      <w:pPr>
        <w:pStyle w:val="pxrrp"/>
      </w:pPr>
      <w:r>
        <w:t xml:space="preserve">Presumption that exempt organization is private foundation, </w:t>
      </w:r>
      <w:r>
        <w:rPr>
          <w:rStyle w:val="pxrc"/>
          <w:color w:val="FF0000"/>
          <w:sz w:val="20"/>
          <w:szCs w:val="20"/>
          <w:vertAlign w:val="superscript"/>
        </w:rPr>
        <w:t>►</w:t>
      </w:r>
      <w:r>
        <w:rPr>
          <w:rStyle w:val="pxrc"/>
        </w:rPr>
        <w:fldChar w:fldCharType="begin"/>
      </w:r>
      <w:r>
        <w:rPr>
          <w:rStyle w:val="pxrc"/>
        </w:rPr>
        <w:instrText>rc.ref.id="I09JKOA"</w:instrText>
      </w:r>
      <w:r>
        <w:rPr>
          <w:rStyle w:val="pxrc"/>
        </w:rPr>
        <w:fldChar w:fldCharType="end"/>
      </w:r>
      <w:del w:id="509" w:author="Cara Cardinale" w:date="2025-02-08T18:20:00Z">
        <w:r w:rsidDel="00823E3B">
          <w:rPr>
            <w:rStyle w:val="pxrc"/>
          </w:rPr>
          <w:delText>RIA Federal Tax Coordinator 2d</w:delText>
        </w:r>
      </w:del>
      <w:ins w:id="510" w:author="Cara Cardinale" w:date="2025-02-08T18:20:00Z">
        <w:r w:rsidR="00823E3B">
          <w:rPr>
            <w:rStyle w:val="pxrc"/>
          </w:rPr>
          <w:t>Federal Tax Coordinator 2d (RIA)</w:t>
        </w:r>
      </w:ins>
      <w:del w:id="511" w:author="Cara Cardinale" w:date="2025-02-13T20:29:00Z">
        <w:r w:rsidDel="00712258">
          <w:rPr>
            <w:rStyle w:val="pxrc"/>
          </w:rPr>
          <w:delText>, Private Foundations</w:delText>
        </w:r>
      </w:del>
      <w:r>
        <w:rPr>
          <w:rStyle w:val="pxrc"/>
        </w:rPr>
        <w:t xml:space="preserve"> &amp;p;D-7200</w:t>
      </w:r>
      <w:r>
        <w:t>.</w:t>
      </w:r>
    </w:p>
    <w:p w14:paraId="0B373248" w14:textId="77777777" w:rsidR="00AA373E" w:rsidRDefault="00AA373E">
      <w:pPr>
        <w:pStyle w:val="pxrrp"/>
      </w:pPr>
    </w:p>
  </w:footnote>
  <w:footnote w:id="203">
    <w:p w14:paraId="5F90A78E"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B78E3A7" w14:textId="77777777" w:rsidR="004E0EBB" w:rsidRDefault="004E0EBB">
      <w:pPr>
        <w:pStyle w:val="pxp"/>
      </w:pPr>
      <w:r>
        <w:rPr>
          <w:color w:val="FF0000"/>
          <w:sz w:val="20"/>
          <w:szCs w:val="20"/>
          <w:vertAlign w:val="superscript"/>
        </w:rPr>
        <w:t>►</w:t>
      </w:r>
      <w:r>
        <w:fldChar w:fldCharType="begin"/>
      </w:r>
      <w:r>
        <w:instrText>p.ct.id="f477b8b0b92511efa86bc22ba615bad8|21|31:21"</w:instrText>
      </w:r>
      <w:r>
        <w:fldChar w:fldCharType="end"/>
      </w:r>
      <w:r>
        <w:rPr>
          <w:rStyle w:val="pxst"/>
          <w:color w:val="FF0000"/>
          <w:sz w:val="20"/>
          <w:szCs w:val="20"/>
          <w:vertAlign w:val="superscript"/>
        </w:rPr>
        <w:t>►</w:t>
      </w:r>
      <w:r>
        <w:rPr>
          <w:rStyle w:val="pxst"/>
        </w:rPr>
        <w:fldChar w:fldCharType="begin"/>
      </w:r>
      <w:r>
        <w:rPr>
          <w:rStyle w:val="pxst"/>
        </w:rPr>
        <w:instrText>st.ref.id="I09S02Y"</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1.509(a)-3(d)(2)</w:t>
      </w:r>
      <w:r>
        <w:t>.</w:t>
      </w:r>
    </w:p>
    <w:p w14:paraId="77C25B2D" w14:textId="77777777" w:rsidR="004E0EBB" w:rsidRDefault="004E0EBB">
      <w:pPr>
        <w:pStyle w:val="pxp"/>
      </w:pPr>
      <w:r>
        <w:rPr>
          <w:color w:val="FF0000"/>
          <w:sz w:val="20"/>
          <w:szCs w:val="20"/>
          <w:vertAlign w:val="superscript"/>
        </w:rPr>
        <w:t>►</w:t>
      </w:r>
      <w:r>
        <w:fldChar w:fldCharType="begin"/>
      </w:r>
      <w:r>
        <w:instrText>p.ct.id="f477b8b0b92511efa86bc22ba615bad8|21|31:21"</w:instrText>
      </w:r>
      <w:r>
        <w:fldChar w:fldCharType="end"/>
      </w:r>
      <w:r>
        <w:t xml:space="preserve">The support requirements concern mainly the sources of the organization's financing. </w:t>
      </w:r>
      <w:r>
        <w:rPr>
          <w:rStyle w:val="pxst"/>
          <w:color w:val="FF0000"/>
          <w:sz w:val="20"/>
          <w:szCs w:val="20"/>
          <w:vertAlign w:val="superscript"/>
        </w:rPr>
        <w:t>►</w:t>
      </w:r>
      <w:r>
        <w:rPr>
          <w:rStyle w:val="pxst"/>
        </w:rPr>
        <w:fldChar w:fldCharType="begin"/>
      </w:r>
      <w:r>
        <w:rPr>
          <w:rStyle w:val="pxst"/>
        </w:rPr>
        <w:instrText>st.ref.id="I09UT7U"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509(d)</w:t>
      </w:r>
      <w:r>
        <w:t xml:space="preserve">. The factors used in determining whether an organization is exempt under </w:t>
      </w:r>
      <w:r>
        <w:rPr>
          <w:rStyle w:val="pxst"/>
          <w:color w:val="FF0000"/>
          <w:sz w:val="20"/>
          <w:szCs w:val="20"/>
          <w:vertAlign w:val="superscript"/>
        </w:rPr>
        <w:t>►</w:t>
      </w:r>
      <w:r>
        <w:rPr>
          <w:rStyle w:val="pxst"/>
        </w:rPr>
        <w:fldChar w:fldCharType="begin"/>
      </w:r>
      <w:r>
        <w:rPr>
          <w:rStyle w:val="pxst"/>
        </w:rPr>
        <w:instrText>st.ref.id="I09JKOC"</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509(a)(1)</w:t>
      </w:r>
      <w:r>
        <w:t xml:space="preserve"> as a </w:t>
      </w:r>
      <w:r>
        <w:rPr>
          <w:vanish/>
        </w:rPr>
        <w:t>&amp;ldquo;</w:t>
      </w:r>
      <w:r>
        <w:rPr>
          <w:rStyle w:val="pxvis"/>
          <w:rFonts w:ascii="Times NewRoman" w:hAnsi="Times NewRoman"/>
          <w:b w:val="0"/>
          <w:sz w:val="24"/>
        </w:rPr>
        <w:t>“</w:t>
      </w:r>
      <w:r>
        <w:t>Section 170(b)(1)(A)(vi) organization</w:t>
      </w:r>
      <w:r>
        <w:rPr>
          <w:vanish/>
        </w:rPr>
        <w:t>&amp;rdquo;</w:t>
      </w:r>
      <w:r>
        <w:rPr>
          <w:rStyle w:val="pxvis"/>
          <w:rFonts w:ascii="Times NewRoman" w:hAnsi="Times NewRoman"/>
          <w:b w:val="0"/>
          <w:sz w:val="24"/>
        </w:rPr>
        <w:t>”</w:t>
      </w:r>
      <w:r>
        <w:t xml:space="preserve"> are set out in </w:t>
      </w:r>
      <w:r>
        <w:rPr>
          <w:rStyle w:val="pxst"/>
          <w:color w:val="FF0000"/>
          <w:sz w:val="20"/>
          <w:szCs w:val="20"/>
          <w:vertAlign w:val="superscript"/>
        </w:rPr>
        <w:t>►</w:t>
      </w:r>
      <w:r>
        <w:rPr>
          <w:rStyle w:val="pxst"/>
        </w:rPr>
        <w:fldChar w:fldCharType="begin"/>
      </w:r>
      <w:r>
        <w:rPr>
          <w:rStyle w:val="pxst"/>
        </w:rPr>
        <w:instrText>st.ref.id="I09MDT8"</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1.170A-9(f)</w:t>
      </w:r>
      <w:r>
        <w:t xml:space="preserve">. The factors in determining whether an organization is exempt under </w:t>
      </w:r>
      <w:r>
        <w:rPr>
          <w:rStyle w:val="pxst"/>
          <w:color w:val="FF0000"/>
          <w:sz w:val="20"/>
          <w:szCs w:val="20"/>
          <w:vertAlign w:val="superscript"/>
        </w:rPr>
        <w:t>►</w:t>
      </w:r>
      <w:r>
        <w:rPr>
          <w:rStyle w:val="pxst"/>
        </w:rPr>
        <w:fldChar w:fldCharType="begin"/>
      </w:r>
      <w:r>
        <w:rPr>
          <w:rStyle w:val="pxst"/>
        </w:rPr>
        <w:instrText>st.ref.id="I09P6Y4"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509(a)(2)</w:t>
      </w:r>
      <w:r>
        <w:t xml:space="preserve"> are set out in </w:t>
      </w:r>
      <w:r>
        <w:rPr>
          <w:rStyle w:val="pxst"/>
          <w:color w:val="FF0000"/>
          <w:sz w:val="20"/>
          <w:szCs w:val="20"/>
          <w:vertAlign w:val="superscript"/>
        </w:rPr>
        <w:t>►</w:t>
      </w:r>
      <w:r>
        <w:rPr>
          <w:rStyle w:val="pxst"/>
        </w:rPr>
        <w:fldChar w:fldCharType="begin"/>
      </w:r>
      <w:r>
        <w:rPr>
          <w:rStyle w:val="pxst"/>
        </w:rPr>
        <w:instrText>st.ref.id="I09S030"</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1.509(a)-3</w:t>
      </w:r>
      <w:r>
        <w:t>.</w:t>
      </w:r>
    </w:p>
    <w:p w14:paraId="7630C18F" w14:textId="77777777" w:rsidR="004E0EBB" w:rsidRDefault="004E0EBB">
      <w:pPr>
        <w:pStyle w:val="pxrr"/>
        <w:spacing w:before="180"/>
        <w:rPr>
          <w:sz w:val="24"/>
          <w:szCs w:val="24"/>
        </w:rPr>
      </w:pPr>
      <w:r>
        <w:rPr>
          <w:rStyle w:val="pxvis"/>
          <w:rFonts w:cs="Arial"/>
          <w:bCs/>
          <w:szCs w:val="28"/>
        </w:rPr>
        <w:t>Research References</w:t>
      </w:r>
    </w:p>
    <w:p w14:paraId="477E80A9" w14:textId="77777777" w:rsidR="004E0EBB" w:rsidRDefault="004E0EBB">
      <w:pPr>
        <w:pStyle w:val="pxrrp"/>
      </w:pPr>
      <w:r>
        <w:t xml:space="preserve">Churches, schools, hospitals, etc., government-supported charities, and governmental units, </w:t>
      </w:r>
      <w:r>
        <w:rPr>
          <w:rStyle w:val="pxrc"/>
          <w:color w:val="FF0000"/>
          <w:sz w:val="20"/>
          <w:szCs w:val="20"/>
          <w:vertAlign w:val="superscript"/>
        </w:rPr>
        <w:t>►</w:t>
      </w:r>
      <w:r>
        <w:rPr>
          <w:rStyle w:val="pxrc"/>
        </w:rPr>
        <w:fldChar w:fldCharType="begin"/>
      </w:r>
      <w:r>
        <w:rPr>
          <w:rStyle w:val="pxrc"/>
        </w:rPr>
        <w:instrText>rc.ref.id="I09UT7W"</w:instrText>
      </w:r>
      <w:r>
        <w:rPr>
          <w:rStyle w:val="pxrc"/>
        </w:rPr>
        <w:fldChar w:fldCharType="end"/>
      </w:r>
      <w:del w:id="512" w:author="Cara Cardinale" w:date="2025-02-08T18:20:00Z">
        <w:r w:rsidDel="00823E3B">
          <w:rPr>
            <w:rStyle w:val="pxrc"/>
          </w:rPr>
          <w:delText>RIA Federal Tax Coordinator 2d</w:delText>
        </w:r>
      </w:del>
      <w:ins w:id="513" w:author="Cara Cardinale" w:date="2025-02-08T18:20:00Z">
        <w:r w:rsidR="00823E3B">
          <w:rPr>
            <w:rStyle w:val="pxrc"/>
          </w:rPr>
          <w:t>Federal Tax Coordinator 2d (RIA)</w:t>
        </w:r>
      </w:ins>
      <w:del w:id="514" w:author="Cara Cardinale" w:date="2025-02-13T20:39:00Z">
        <w:r w:rsidDel="00C37647">
          <w:rPr>
            <w:rStyle w:val="pxrc"/>
          </w:rPr>
          <w:delText>, Private Foundations</w:delText>
        </w:r>
      </w:del>
      <w:r>
        <w:rPr>
          <w:rStyle w:val="pxrc"/>
        </w:rPr>
        <w:t xml:space="preserve"> &amp;p;D-7203</w:t>
      </w:r>
      <w:r>
        <w:t>.</w:t>
      </w:r>
    </w:p>
    <w:p w14:paraId="5B1ABB05" w14:textId="77777777" w:rsidR="004E0EBB" w:rsidRDefault="004E0EBB">
      <w:pPr>
        <w:pStyle w:val="pxrrp"/>
      </w:pPr>
      <w:r>
        <w:t xml:space="preserve">Broadly supported organizations, </w:t>
      </w:r>
      <w:r>
        <w:rPr>
          <w:rStyle w:val="pxrc"/>
          <w:color w:val="FF0000"/>
          <w:sz w:val="20"/>
          <w:szCs w:val="20"/>
          <w:vertAlign w:val="superscript"/>
        </w:rPr>
        <w:t>►</w:t>
      </w:r>
      <w:r>
        <w:rPr>
          <w:rStyle w:val="pxrc"/>
        </w:rPr>
        <w:fldChar w:fldCharType="begin"/>
      </w:r>
      <w:r>
        <w:rPr>
          <w:rStyle w:val="pxrc"/>
        </w:rPr>
        <w:instrText>rc.ref.id="I09JKOF"</w:instrText>
      </w:r>
      <w:r>
        <w:rPr>
          <w:rStyle w:val="pxrc"/>
        </w:rPr>
        <w:fldChar w:fldCharType="end"/>
      </w:r>
      <w:del w:id="515" w:author="Cara Cardinale" w:date="2025-02-08T18:20:00Z">
        <w:r w:rsidDel="00823E3B">
          <w:rPr>
            <w:rStyle w:val="pxrc"/>
          </w:rPr>
          <w:delText>RIA Federal Tax Coordinator 2d</w:delText>
        </w:r>
      </w:del>
      <w:ins w:id="516" w:author="Cara Cardinale" w:date="2025-02-08T18:20:00Z">
        <w:r w:rsidR="00823E3B">
          <w:rPr>
            <w:rStyle w:val="pxrc"/>
          </w:rPr>
          <w:t>Federal Tax Coordinator 2d (RIA)</w:t>
        </w:r>
      </w:ins>
      <w:del w:id="517" w:author="Cara Cardinale" w:date="2025-02-13T20:39:00Z">
        <w:r w:rsidDel="00C37647">
          <w:rPr>
            <w:rStyle w:val="pxrc"/>
          </w:rPr>
          <w:delText>, Private Foundations</w:delText>
        </w:r>
      </w:del>
      <w:r>
        <w:rPr>
          <w:rStyle w:val="pxrc"/>
        </w:rPr>
        <w:t xml:space="preserve"> &amp;pp;D-7204 et seq.</w:t>
      </w:r>
    </w:p>
    <w:p w14:paraId="2B8590AD" w14:textId="77777777" w:rsidR="004E0EBB" w:rsidRDefault="004E0EBB">
      <w:pPr>
        <w:pStyle w:val="pxrrp"/>
      </w:pPr>
      <w:r>
        <w:t xml:space="preserve">Private foundations defined, </w:t>
      </w:r>
      <w:r>
        <w:rPr>
          <w:rStyle w:val="pxrc"/>
          <w:color w:val="FF0000"/>
          <w:sz w:val="20"/>
          <w:szCs w:val="20"/>
          <w:vertAlign w:val="superscript"/>
        </w:rPr>
        <w:t>►</w:t>
      </w:r>
      <w:r>
        <w:rPr>
          <w:rStyle w:val="pxrc"/>
        </w:rPr>
        <w:fldChar w:fldCharType="begin"/>
      </w:r>
      <w:r>
        <w:rPr>
          <w:rStyle w:val="pxrc"/>
        </w:rPr>
        <w:instrText>rc.ref.id="I09MDTB"</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18" w:author="Cara Cardinale" w:date="2025-02-08T18:33:00Z">
        <w:r w:rsidDel="00FB2FE7">
          <w:rPr>
            <w:rStyle w:val="pxrc"/>
          </w:rPr>
          <w:delText>10:99</w:delText>
        </w:r>
      </w:del>
      <w:ins w:id="519" w:author="Cara Cardinale" w:date="2025-02-08T18:33:00Z">
        <w:r w:rsidR="00FB2FE7">
          <w:rPr>
            <w:rStyle w:val="pxrc"/>
          </w:rPr>
          <w:t>10:101</w:t>
        </w:r>
      </w:ins>
      <w:r>
        <w:t>.</w:t>
      </w:r>
    </w:p>
    <w:p w14:paraId="3E0BF8DE" w14:textId="77777777" w:rsidR="00AA373E" w:rsidRDefault="00AA373E">
      <w:pPr>
        <w:pStyle w:val="pxrrp"/>
      </w:pPr>
    </w:p>
  </w:footnote>
  <w:footnote w:id="204">
    <w:p w14:paraId="6C572314"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5E9AC93" w14:textId="77777777" w:rsidR="004E0EBB" w:rsidRDefault="004E0EBB">
      <w:pPr>
        <w:pStyle w:val="pxp"/>
      </w:pPr>
      <w:r>
        <w:rPr>
          <w:color w:val="FF0000"/>
          <w:sz w:val="20"/>
          <w:szCs w:val="20"/>
          <w:vertAlign w:val="superscript"/>
        </w:rPr>
        <w:t>►</w:t>
      </w:r>
      <w:r>
        <w:fldChar w:fldCharType="begin"/>
      </w:r>
      <w:r>
        <w:instrText>p.ct.id="f477b8b0b92511efa86bc22ba615bad8|21|31:21"</w:instrText>
      </w:r>
      <w:r>
        <w:fldChar w:fldCharType="end"/>
      </w:r>
      <w:r>
        <w:t xml:space="preserve">Some different factors may be pertinent when an organization seeks to show that it is exempt under Section 170(b)(1)(A)(vi) and thus comes within Section 509(a)(1), and when an organization seeks to establish exemption under Section 509(a)(2). See </w:t>
      </w:r>
      <w:r>
        <w:rPr>
          <w:rStyle w:val="pxst"/>
          <w:color w:val="FF0000"/>
          <w:sz w:val="20"/>
          <w:szCs w:val="20"/>
          <w:vertAlign w:val="superscript"/>
        </w:rPr>
        <w:t>►</w:t>
      </w:r>
      <w:r>
        <w:rPr>
          <w:rStyle w:val="pxst"/>
        </w:rPr>
        <w:fldChar w:fldCharType="begin"/>
      </w:r>
      <w:r>
        <w:rPr>
          <w:rStyle w:val="pxst"/>
        </w:rPr>
        <w:instrText>st.ref.id="I09P6Y7"</w:instrText>
      </w:r>
      <w:r>
        <w:rPr>
          <w:rStyle w:val="pxst"/>
        </w:rPr>
        <w:fldChar w:fldCharType="end"/>
      </w:r>
      <w:r>
        <w:rPr>
          <w:rStyle w:val="pxst"/>
        </w:rPr>
        <w:t xml:space="preserve">26 C.F.R. </w:t>
      </w:r>
      <w:r>
        <w:rPr>
          <w:rStyle w:val="pxst"/>
          <w:vanish/>
        </w:rPr>
        <w:t>&amp;ss;</w:t>
      </w:r>
      <w:r>
        <w:rPr>
          <w:rStyle w:val="pxvis"/>
          <w:rFonts w:ascii="Times NewRoman" w:hAnsi="Times NewRoman"/>
          <w:b w:val="0"/>
          <w:sz w:val="24"/>
        </w:rPr>
        <w:t>§§</w:t>
      </w:r>
      <w:r>
        <w:rPr>
          <w:rStyle w:val="pxst"/>
        </w:rPr>
        <w:t>1.170A-9(f), 1.509(a)-3(d)(3)</w:t>
      </w:r>
      <w:r>
        <w:t>.</w:t>
      </w:r>
    </w:p>
    <w:p w14:paraId="508E7C69" w14:textId="77777777" w:rsidR="004E0EBB" w:rsidRDefault="004E0EBB">
      <w:pPr>
        <w:pStyle w:val="pxrr"/>
        <w:spacing w:before="180"/>
        <w:rPr>
          <w:sz w:val="24"/>
          <w:szCs w:val="24"/>
        </w:rPr>
      </w:pPr>
      <w:r>
        <w:rPr>
          <w:rStyle w:val="pxvis"/>
          <w:rFonts w:cs="Arial"/>
          <w:bCs/>
          <w:szCs w:val="28"/>
        </w:rPr>
        <w:t>Research References</w:t>
      </w:r>
    </w:p>
    <w:p w14:paraId="0547AF66" w14:textId="77777777" w:rsidR="004E0EBB" w:rsidRDefault="004E0EBB">
      <w:pPr>
        <w:pStyle w:val="pxrrp"/>
      </w:pPr>
      <w:r>
        <w:t xml:space="preserve">Churches, schools, hospitals, etc., government supported charities and governmental units, </w:t>
      </w:r>
      <w:r>
        <w:rPr>
          <w:rStyle w:val="pxrc"/>
          <w:color w:val="FF0000"/>
          <w:sz w:val="20"/>
          <w:szCs w:val="20"/>
          <w:vertAlign w:val="superscript"/>
        </w:rPr>
        <w:t>►</w:t>
      </w:r>
      <w:r>
        <w:rPr>
          <w:rStyle w:val="pxrc"/>
        </w:rPr>
        <w:fldChar w:fldCharType="begin"/>
      </w:r>
      <w:r>
        <w:rPr>
          <w:rStyle w:val="pxrc"/>
        </w:rPr>
        <w:instrText>rc.ref.id="I09UT7Z"</w:instrText>
      </w:r>
      <w:r>
        <w:rPr>
          <w:rStyle w:val="pxrc"/>
        </w:rPr>
        <w:fldChar w:fldCharType="end"/>
      </w:r>
      <w:del w:id="520" w:author="Cara Cardinale" w:date="2025-02-08T18:20:00Z">
        <w:r w:rsidDel="00823E3B">
          <w:rPr>
            <w:rStyle w:val="pxrc"/>
          </w:rPr>
          <w:delText>RIA Federal Tax Coordinator 2d</w:delText>
        </w:r>
      </w:del>
      <w:ins w:id="521" w:author="Cara Cardinale" w:date="2025-02-08T18:20:00Z">
        <w:r w:rsidR="00823E3B">
          <w:rPr>
            <w:rStyle w:val="pxrc"/>
          </w:rPr>
          <w:t>Federal Tax Coordinator 2d (RIA)</w:t>
        </w:r>
      </w:ins>
      <w:del w:id="522" w:author="Cara Cardinale" w:date="2025-02-13T20:39:00Z">
        <w:r w:rsidDel="00C37647">
          <w:rPr>
            <w:rStyle w:val="pxrc"/>
          </w:rPr>
          <w:delText>, Private Foundations</w:delText>
        </w:r>
      </w:del>
      <w:r>
        <w:rPr>
          <w:rStyle w:val="pxrc"/>
        </w:rPr>
        <w:t xml:space="preserve"> &amp;p;D-7203</w:t>
      </w:r>
      <w:r>
        <w:t>.</w:t>
      </w:r>
    </w:p>
    <w:p w14:paraId="2A209B12" w14:textId="77777777" w:rsidR="004E0EBB" w:rsidRDefault="004E0EBB">
      <w:pPr>
        <w:pStyle w:val="pxrrp"/>
      </w:pPr>
      <w:r>
        <w:t xml:space="preserve">Broadly supported organizations, </w:t>
      </w:r>
      <w:r>
        <w:rPr>
          <w:rStyle w:val="pxrc"/>
          <w:color w:val="FF0000"/>
          <w:sz w:val="20"/>
          <w:szCs w:val="20"/>
          <w:vertAlign w:val="superscript"/>
        </w:rPr>
        <w:t>►</w:t>
      </w:r>
      <w:r>
        <w:rPr>
          <w:rStyle w:val="pxrc"/>
        </w:rPr>
        <w:fldChar w:fldCharType="begin"/>
      </w:r>
      <w:r>
        <w:rPr>
          <w:rStyle w:val="pxrc"/>
        </w:rPr>
        <w:instrText>rc.ref.id="I09JKOH"</w:instrText>
      </w:r>
      <w:r>
        <w:rPr>
          <w:rStyle w:val="pxrc"/>
        </w:rPr>
        <w:fldChar w:fldCharType="end"/>
      </w:r>
      <w:del w:id="523" w:author="Cara Cardinale" w:date="2025-02-08T18:20:00Z">
        <w:r w:rsidDel="00823E3B">
          <w:rPr>
            <w:rStyle w:val="pxrc"/>
          </w:rPr>
          <w:delText>RIA Federal Tax Coordinator 2d</w:delText>
        </w:r>
      </w:del>
      <w:ins w:id="524" w:author="Cara Cardinale" w:date="2025-02-08T18:20:00Z">
        <w:r w:rsidR="00823E3B">
          <w:rPr>
            <w:rStyle w:val="pxrc"/>
          </w:rPr>
          <w:t>Federal Tax Coordinator 2d (RIA)</w:t>
        </w:r>
      </w:ins>
      <w:del w:id="525" w:author="Cara Cardinale" w:date="2025-02-13T20:39:00Z">
        <w:r w:rsidDel="00C37647">
          <w:rPr>
            <w:rStyle w:val="pxrc"/>
          </w:rPr>
          <w:delText>, Private Foundations</w:delText>
        </w:r>
      </w:del>
      <w:r>
        <w:rPr>
          <w:rStyle w:val="pxrc"/>
        </w:rPr>
        <w:t xml:space="preserve"> &amp;pp;D-7204 et seq.</w:t>
      </w:r>
    </w:p>
    <w:p w14:paraId="3FE9D22A" w14:textId="77777777" w:rsidR="004E0EBB" w:rsidRDefault="004E0EBB">
      <w:pPr>
        <w:pStyle w:val="pxrrp"/>
      </w:pPr>
      <w:r>
        <w:t xml:space="preserve">Private foundations defined, </w:t>
      </w:r>
      <w:r>
        <w:rPr>
          <w:rStyle w:val="pxrc"/>
          <w:color w:val="FF0000"/>
          <w:sz w:val="20"/>
          <w:szCs w:val="20"/>
          <w:vertAlign w:val="superscript"/>
        </w:rPr>
        <w:t>►</w:t>
      </w:r>
      <w:r>
        <w:rPr>
          <w:rStyle w:val="pxrc"/>
        </w:rPr>
        <w:fldChar w:fldCharType="begin"/>
      </w:r>
      <w:r>
        <w:rPr>
          <w:rStyle w:val="pxrc"/>
        </w:rPr>
        <w:instrText>rc.ref.id="I09MDTD"</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26" w:author="Cara Cardinale" w:date="2025-02-08T18:33:00Z">
        <w:r w:rsidDel="00FB2FE7">
          <w:rPr>
            <w:rStyle w:val="pxrc"/>
          </w:rPr>
          <w:delText>10:99</w:delText>
        </w:r>
      </w:del>
      <w:ins w:id="527" w:author="Cara Cardinale" w:date="2025-02-08T18:33:00Z">
        <w:r w:rsidR="00FB2FE7">
          <w:rPr>
            <w:rStyle w:val="pxrc"/>
          </w:rPr>
          <w:t>10:101</w:t>
        </w:r>
      </w:ins>
      <w:r>
        <w:t>.</w:t>
      </w:r>
    </w:p>
    <w:p w14:paraId="083059D2" w14:textId="77777777" w:rsidR="00AA373E" w:rsidRDefault="00AA373E">
      <w:pPr>
        <w:pStyle w:val="pxrrp"/>
      </w:pPr>
    </w:p>
  </w:footnote>
  <w:footnote w:id="205">
    <w:p w14:paraId="41F2887C"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06AC38F" w14:textId="77777777" w:rsidR="004E0EBB" w:rsidRDefault="004E0EBB">
      <w:pPr>
        <w:pStyle w:val="pxp"/>
      </w:pPr>
      <w:r>
        <w:rPr>
          <w:color w:val="FF0000"/>
          <w:sz w:val="20"/>
          <w:szCs w:val="20"/>
          <w:vertAlign w:val="superscript"/>
        </w:rPr>
        <w:t>►</w:t>
      </w:r>
      <w:r>
        <w:fldChar w:fldCharType="begin"/>
      </w:r>
      <w:r>
        <w:instrText>p.ct.id="f477b8b0b92511efa86bc22ba615bad8|22|31:22"</w:instrText>
      </w:r>
      <w:r>
        <w:fldChar w:fldCharType="end"/>
      </w:r>
      <w:r>
        <w:rPr>
          <w:rStyle w:val="pxst"/>
          <w:color w:val="FF0000"/>
          <w:sz w:val="20"/>
          <w:szCs w:val="20"/>
          <w:vertAlign w:val="superscript"/>
        </w:rPr>
        <w:t>►</w:t>
      </w:r>
      <w:r>
        <w:rPr>
          <w:rStyle w:val="pxst"/>
        </w:rPr>
        <w:fldChar w:fldCharType="begin"/>
      </w:r>
      <w:r>
        <w:rPr>
          <w:rStyle w:val="pxst"/>
        </w:rPr>
        <w:instrText>st.ref.id="I09MDUJ"</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508(a)</w:t>
      </w:r>
      <w:r>
        <w:t xml:space="preserve">; </w:t>
      </w:r>
      <w:r>
        <w:rPr>
          <w:rStyle w:val="pxst"/>
          <w:color w:val="FF0000"/>
          <w:sz w:val="20"/>
          <w:szCs w:val="20"/>
          <w:vertAlign w:val="superscript"/>
        </w:rPr>
        <w:t>►</w:t>
      </w:r>
      <w:r>
        <w:rPr>
          <w:rStyle w:val="pxst"/>
        </w:rPr>
        <w:fldChar w:fldCharType="begin"/>
      </w:r>
      <w:r>
        <w:rPr>
          <w:rStyle w:val="pxst"/>
        </w:rPr>
        <w:instrText>st.ref.id="I09JKPP"</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1.508-1(a)</w:t>
      </w:r>
      <w:r>
        <w:t>.</w:t>
      </w:r>
    </w:p>
    <w:p w14:paraId="6ADCF580" w14:textId="77777777" w:rsidR="004E0EBB" w:rsidRDefault="004E0EBB">
      <w:pPr>
        <w:pStyle w:val="pxrr"/>
        <w:spacing w:before="180"/>
        <w:rPr>
          <w:sz w:val="24"/>
          <w:szCs w:val="24"/>
        </w:rPr>
      </w:pPr>
      <w:r>
        <w:rPr>
          <w:rStyle w:val="pxvis"/>
          <w:rFonts w:cs="Arial"/>
          <w:bCs/>
          <w:szCs w:val="28"/>
        </w:rPr>
        <w:t>Research References</w:t>
      </w:r>
    </w:p>
    <w:p w14:paraId="39C32450" w14:textId="77777777" w:rsidR="004E0EBB" w:rsidRDefault="004E0EBB">
      <w:pPr>
        <w:pStyle w:val="pxrrp"/>
      </w:pPr>
      <w:r>
        <w:t xml:space="preserve">Exempt organization status, </w:t>
      </w:r>
      <w:r>
        <w:rPr>
          <w:rStyle w:val="pxrc"/>
          <w:color w:val="FF0000"/>
          <w:sz w:val="20"/>
          <w:szCs w:val="20"/>
          <w:vertAlign w:val="superscript"/>
        </w:rPr>
        <w:t>►</w:t>
      </w:r>
      <w:r>
        <w:rPr>
          <w:rStyle w:val="pxrc"/>
        </w:rPr>
        <w:fldChar w:fldCharType="begin"/>
      </w:r>
      <w:r>
        <w:rPr>
          <w:rStyle w:val="pxrc"/>
        </w:rPr>
        <w:instrText>rc.ref.id="I09MDUL"</w:instrText>
      </w:r>
      <w:r>
        <w:rPr>
          <w:rStyle w:val="pxrc"/>
        </w:rPr>
        <w:fldChar w:fldCharType="end"/>
      </w:r>
      <w:del w:id="528" w:author="Cara Cardinale" w:date="2025-02-08T18:20:00Z">
        <w:r w:rsidDel="00823E3B">
          <w:rPr>
            <w:rStyle w:val="pxrc"/>
          </w:rPr>
          <w:delText>RIA Federal Tax Coordinator 2d</w:delText>
        </w:r>
      </w:del>
      <w:ins w:id="529" w:author="Cara Cardinale" w:date="2025-02-08T18:20:00Z">
        <w:r w:rsidR="00823E3B">
          <w:rPr>
            <w:rStyle w:val="pxrc"/>
          </w:rPr>
          <w:t>Federal Tax Coordinator 2d (RIA)</w:t>
        </w:r>
      </w:ins>
      <w:del w:id="530" w:author="Cara Cardinale" w:date="2025-02-13T20:45:00Z">
        <w:r w:rsidDel="002D2960">
          <w:rPr>
            <w:rStyle w:val="pxrc"/>
          </w:rPr>
          <w:delText>, Private Foundations</w:delText>
        </w:r>
      </w:del>
      <w:r>
        <w:rPr>
          <w:rStyle w:val="pxrc"/>
        </w:rPr>
        <w:t xml:space="preserve"> &amp;p;D-4000</w:t>
      </w:r>
      <w:r>
        <w:t>.</w:t>
      </w:r>
    </w:p>
    <w:p w14:paraId="0E54F1CC" w14:textId="77777777" w:rsidR="004E0EBB" w:rsidRDefault="004E0EBB">
      <w:pPr>
        <w:pStyle w:val="pxrrp"/>
      </w:pPr>
      <w:r>
        <w:t xml:space="preserve">Application for exempt status, </w:t>
      </w:r>
      <w:r>
        <w:rPr>
          <w:rStyle w:val="pxrc"/>
          <w:color w:val="FF0000"/>
          <w:sz w:val="20"/>
          <w:szCs w:val="20"/>
          <w:vertAlign w:val="superscript"/>
        </w:rPr>
        <w:t>►</w:t>
      </w:r>
      <w:r>
        <w:rPr>
          <w:rStyle w:val="pxrc"/>
        </w:rPr>
        <w:fldChar w:fldCharType="begin"/>
      </w:r>
      <w:r>
        <w:rPr>
          <w:rStyle w:val="pxrc"/>
        </w:rPr>
        <w:instrText>rc.ref.id="I09P6ZH"</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10:57</w:t>
      </w:r>
      <w:r>
        <w:t>.</w:t>
      </w:r>
    </w:p>
    <w:p w14:paraId="6BCCE5B1" w14:textId="77777777" w:rsidR="00AA373E" w:rsidRDefault="00AA373E">
      <w:pPr>
        <w:pStyle w:val="pxrrp"/>
      </w:pPr>
    </w:p>
  </w:footnote>
  <w:footnote w:id="206">
    <w:p w14:paraId="2E949530"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52C1CD8" w14:textId="77777777" w:rsidR="004E0EBB" w:rsidRDefault="004E0EBB">
      <w:pPr>
        <w:pStyle w:val="pxp"/>
      </w:pPr>
      <w:r>
        <w:rPr>
          <w:color w:val="FF0000"/>
          <w:sz w:val="20"/>
          <w:szCs w:val="20"/>
          <w:vertAlign w:val="superscript"/>
        </w:rPr>
        <w:t>►</w:t>
      </w:r>
      <w:r>
        <w:fldChar w:fldCharType="begin"/>
      </w:r>
      <w:r>
        <w:instrText>p.ct.id="f477b8b0b92511efa86bc22ba615bad8|22|31:22"</w:instrText>
      </w:r>
      <w:r>
        <w:fldChar w:fldCharType="end"/>
      </w:r>
      <w:r>
        <w:rPr>
          <w:rStyle w:val="pxst"/>
          <w:color w:val="FF0000"/>
          <w:sz w:val="20"/>
          <w:szCs w:val="20"/>
          <w:vertAlign w:val="superscript"/>
        </w:rPr>
        <w:t>►</w:t>
      </w:r>
      <w:r>
        <w:rPr>
          <w:rStyle w:val="pxst"/>
        </w:rPr>
        <w:fldChar w:fldCharType="begin"/>
      </w:r>
      <w:r>
        <w:rPr>
          <w:rStyle w:val="pxst"/>
        </w:rPr>
        <w:instrText>st.ref.id="I09S04D"</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508(b)</w:t>
      </w:r>
      <w:r>
        <w:t>.</w:t>
      </w:r>
    </w:p>
    <w:p w14:paraId="585B4C1B" w14:textId="77777777" w:rsidR="004E0EBB" w:rsidRDefault="004E0EBB">
      <w:pPr>
        <w:pStyle w:val="pxrr"/>
        <w:spacing w:before="180"/>
        <w:rPr>
          <w:sz w:val="24"/>
          <w:szCs w:val="24"/>
        </w:rPr>
      </w:pPr>
      <w:r>
        <w:rPr>
          <w:rStyle w:val="pxvis"/>
          <w:rFonts w:cs="Arial"/>
          <w:bCs/>
          <w:szCs w:val="28"/>
        </w:rPr>
        <w:t>Research References</w:t>
      </w:r>
    </w:p>
    <w:p w14:paraId="41838625" w14:textId="77777777" w:rsidR="004E0EBB" w:rsidRDefault="004E0EBB">
      <w:pPr>
        <w:pStyle w:val="pxrrp"/>
      </w:pPr>
      <w:r>
        <w:t xml:space="preserve">Presumption that exempt organization is private foundation, </w:t>
      </w:r>
      <w:r>
        <w:rPr>
          <w:rStyle w:val="pxrc"/>
          <w:color w:val="FF0000"/>
          <w:sz w:val="20"/>
          <w:szCs w:val="20"/>
          <w:vertAlign w:val="superscript"/>
        </w:rPr>
        <w:t>►</w:t>
      </w:r>
      <w:r>
        <w:rPr>
          <w:rStyle w:val="pxrc"/>
        </w:rPr>
        <w:fldChar w:fldCharType="begin"/>
      </w:r>
      <w:r>
        <w:rPr>
          <w:rStyle w:val="pxrc"/>
        </w:rPr>
        <w:instrText>rc.ref.id="I09UT99"</w:instrText>
      </w:r>
      <w:r>
        <w:rPr>
          <w:rStyle w:val="pxrc"/>
        </w:rPr>
        <w:fldChar w:fldCharType="end"/>
      </w:r>
      <w:del w:id="531" w:author="Cara Cardinale" w:date="2025-02-08T18:20:00Z">
        <w:r w:rsidDel="00823E3B">
          <w:rPr>
            <w:rStyle w:val="pxrc"/>
          </w:rPr>
          <w:delText>RIA Federal Tax Coordinator 2d</w:delText>
        </w:r>
      </w:del>
      <w:ins w:id="532" w:author="Cara Cardinale" w:date="2025-02-08T18:20:00Z">
        <w:r w:rsidR="00823E3B">
          <w:rPr>
            <w:rStyle w:val="pxrc"/>
          </w:rPr>
          <w:t>Federal Tax Coordinator 2d (RIA)</w:t>
        </w:r>
      </w:ins>
      <w:ins w:id="533" w:author="Cara Cardinale" w:date="2025-02-13T20:46:00Z">
        <w:r w:rsidR="002D2960">
          <w:rPr>
            <w:rStyle w:val="pxrc"/>
          </w:rPr>
          <w:t xml:space="preserve"> </w:t>
        </w:r>
      </w:ins>
      <w:del w:id="534" w:author="Cara Cardinale" w:date="2025-02-13T20:46:00Z">
        <w:r w:rsidDel="002D2960">
          <w:rPr>
            <w:rStyle w:val="pxrc"/>
          </w:rPr>
          <w:delText xml:space="preserve">, Private Foundations </w:delText>
        </w:r>
      </w:del>
      <w:r>
        <w:rPr>
          <w:rStyle w:val="pxrc"/>
        </w:rPr>
        <w:t>&amp;p;D-7200</w:t>
      </w:r>
      <w:r>
        <w:t>.</w:t>
      </w:r>
    </w:p>
    <w:p w14:paraId="6DBE0737" w14:textId="77777777" w:rsidR="00AA373E" w:rsidRDefault="00AA373E">
      <w:pPr>
        <w:pStyle w:val="pxrrp"/>
      </w:pPr>
    </w:p>
  </w:footnote>
  <w:footnote w:id="207">
    <w:p w14:paraId="2E27B7A7"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4BD4015" w14:textId="77777777" w:rsidR="004E0EBB" w:rsidRDefault="004E0EBB">
      <w:pPr>
        <w:pStyle w:val="pxp"/>
      </w:pPr>
      <w:r>
        <w:rPr>
          <w:color w:val="FF0000"/>
          <w:sz w:val="20"/>
          <w:szCs w:val="20"/>
          <w:vertAlign w:val="superscript"/>
        </w:rPr>
        <w:t>►</w:t>
      </w:r>
      <w:r>
        <w:fldChar w:fldCharType="begin"/>
      </w:r>
      <w:r>
        <w:instrText>p.ct.id="f477b8b0b92511efa86bc22ba615bad8|22|31:22"</w:instrText>
      </w:r>
      <w:r>
        <w:fldChar w:fldCharType="end"/>
      </w:r>
      <w:r>
        <w:rPr>
          <w:rStyle w:val="pxst"/>
          <w:color w:val="FF0000"/>
          <w:sz w:val="20"/>
          <w:szCs w:val="20"/>
          <w:vertAlign w:val="superscript"/>
        </w:rPr>
        <w:t>►</w:t>
      </w:r>
      <w:r>
        <w:rPr>
          <w:rStyle w:val="pxst"/>
        </w:rPr>
        <w:fldChar w:fldCharType="begin"/>
      </w:r>
      <w:r>
        <w:rPr>
          <w:rStyle w:val="pxst"/>
        </w:rPr>
        <w:instrText>st.ref.id="I09P6ZJ"</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1.508-1</w:t>
      </w:r>
      <w:del w:id="535" w:author="Cara Cardinale" w:date="2025-02-13T20:47:00Z">
        <w:r w:rsidDel="002D2960">
          <w:rPr>
            <w:rStyle w:val="pxst"/>
          </w:rPr>
          <w:delText>T</w:delText>
        </w:r>
      </w:del>
      <w:r>
        <w:rPr>
          <w:rStyle w:val="pxst"/>
        </w:rPr>
        <w:t>(a)(2)</w:t>
      </w:r>
      <w:r>
        <w:t>.</w:t>
      </w:r>
    </w:p>
    <w:p w14:paraId="2B504B3C" w14:textId="77777777" w:rsidR="004E0EBB" w:rsidRDefault="004E0EBB">
      <w:pPr>
        <w:pStyle w:val="pxp"/>
      </w:pPr>
      <w:r>
        <w:rPr>
          <w:color w:val="FF0000"/>
          <w:sz w:val="20"/>
          <w:szCs w:val="20"/>
          <w:vertAlign w:val="superscript"/>
        </w:rPr>
        <w:t>►</w:t>
      </w:r>
      <w:r>
        <w:fldChar w:fldCharType="begin"/>
      </w:r>
      <w:r>
        <w:instrText>p.ct.id="f477b8b0b92511efa86bc22ba615bad8|22|31:22"</w:instrText>
      </w:r>
      <w:r>
        <w:fldChar w:fldCharType="end"/>
      </w:r>
      <w:r>
        <w:t xml:space="preserve">For a discussion of filing an application, see </w:t>
      </w:r>
      <w:r>
        <w:rPr>
          <w:rStyle w:val="pxx"/>
          <w:color w:val="FF0000"/>
          <w:sz w:val="20"/>
          <w:szCs w:val="20"/>
          <w:vertAlign w:val="superscript"/>
        </w:rPr>
        <w:t>►</w:t>
      </w:r>
      <w:r>
        <w:rPr>
          <w:rStyle w:val="pxx"/>
        </w:rPr>
        <w:fldChar w:fldCharType="begin"/>
      </w:r>
      <w:r>
        <w:rPr>
          <w:rStyle w:val="pxx"/>
        </w:rPr>
        <w:instrText>x.ref.id="I09S04F"</w:instrText>
      </w:r>
      <w:r>
        <w:rPr>
          <w:rStyle w:val="pxx"/>
        </w:rPr>
        <w:fldChar w:fldCharType="end"/>
      </w:r>
      <w:r>
        <w:rPr>
          <w:rStyle w:val="pxx"/>
          <w:vanish/>
        </w:rPr>
        <w:t>&amp;s;</w:t>
      </w:r>
      <w:r>
        <w:rPr>
          <w:rStyle w:val="pxvis"/>
          <w:rFonts w:ascii="Times NewRoman" w:hAnsi="Times NewRoman"/>
          <w:b w:val="0"/>
          <w:sz w:val="24"/>
        </w:rPr>
        <w:t>§</w:t>
      </w:r>
      <w:r>
        <w:rPr>
          <w:rStyle w:val="pxx"/>
        </w:rPr>
        <w:t>31:11</w:t>
      </w:r>
      <w:r>
        <w:t>.</w:t>
      </w:r>
    </w:p>
    <w:p w14:paraId="4262FBF6" w14:textId="77777777" w:rsidR="00AA373E" w:rsidRDefault="00AA373E">
      <w:pPr>
        <w:pStyle w:val="pxp"/>
      </w:pPr>
    </w:p>
  </w:footnote>
  <w:footnote w:id="208">
    <w:p w14:paraId="6A68EAED"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60968C7" w14:textId="77777777" w:rsidR="004E0EBB" w:rsidRDefault="004E0EBB">
      <w:pPr>
        <w:pStyle w:val="pxp"/>
      </w:pPr>
      <w:r>
        <w:rPr>
          <w:color w:val="FF0000"/>
          <w:sz w:val="20"/>
          <w:szCs w:val="20"/>
          <w:vertAlign w:val="superscript"/>
        </w:rPr>
        <w:t>►</w:t>
      </w:r>
      <w:r>
        <w:fldChar w:fldCharType="begin"/>
      </w:r>
      <w:r>
        <w:instrText>p.ct.id="f477b8b0b92511efa86bc22ba615bad8|22|31:22"</w:instrText>
      </w:r>
      <w:r>
        <w:fldChar w:fldCharType="end"/>
      </w:r>
      <w:r>
        <w:rPr>
          <w:rStyle w:val="pxst"/>
          <w:color w:val="FF0000"/>
          <w:sz w:val="20"/>
          <w:szCs w:val="20"/>
          <w:vertAlign w:val="superscript"/>
        </w:rPr>
        <w:t>►</w:t>
      </w:r>
      <w:r>
        <w:rPr>
          <w:rStyle w:val="pxst"/>
        </w:rPr>
        <w:fldChar w:fldCharType="begin"/>
      </w:r>
      <w:r>
        <w:rPr>
          <w:rStyle w:val="pxst"/>
        </w:rPr>
        <w:instrText>st.ref.id="I09UT9B"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508(c)</w:t>
      </w:r>
      <w:r>
        <w:t xml:space="preserve">; </w:t>
      </w:r>
      <w:r>
        <w:rPr>
          <w:rStyle w:val="pxst"/>
          <w:color w:val="FF0000"/>
          <w:sz w:val="20"/>
          <w:szCs w:val="20"/>
          <w:vertAlign w:val="superscript"/>
        </w:rPr>
        <w:t>►</w:t>
      </w:r>
      <w:r>
        <w:rPr>
          <w:rStyle w:val="pxst"/>
        </w:rPr>
        <w:fldChar w:fldCharType="begin"/>
      </w:r>
      <w:r>
        <w:rPr>
          <w:rStyle w:val="pxst"/>
        </w:rPr>
        <w:instrText>st.ref.id="I09JKVF"</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1.508-1(a)(3)</w:t>
      </w:r>
      <w:r>
        <w:t>.</w:t>
      </w:r>
    </w:p>
    <w:p w14:paraId="42057C99" w14:textId="77777777" w:rsidR="00AA373E" w:rsidRDefault="00AA373E">
      <w:pPr>
        <w:pStyle w:val="pxp"/>
      </w:pPr>
    </w:p>
  </w:footnote>
  <w:footnote w:id="209">
    <w:p w14:paraId="6789DF68"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F4C9337" w14:textId="77777777" w:rsidR="004E0EBB" w:rsidRDefault="004E0EBB">
      <w:pPr>
        <w:pStyle w:val="pxp"/>
      </w:pPr>
      <w:r>
        <w:rPr>
          <w:color w:val="FF0000"/>
          <w:sz w:val="20"/>
          <w:szCs w:val="20"/>
          <w:vertAlign w:val="superscript"/>
        </w:rPr>
        <w:t>►</w:t>
      </w:r>
      <w:r>
        <w:fldChar w:fldCharType="begin"/>
      </w:r>
      <w:r>
        <w:instrText>p.ct.id="f477b8b0b92511efa86bc22ba615bad8|23|31:23"</w:instrText>
      </w:r>
      <w:r>
        <w:fldChar w:fldCharType="end"/>
      </w:r>
      <w:r>
        <w:rPr>
          <w:rStyle w:val="pxst"/>
          <w:color w:val="FF0000"/>
          <w:sz w:val="20"/>
          <w:szCs w:val="20"/>
          <w:vertAlign w:val="superscript"/>
        </w:rPr>
        <w:t>►</w:t>
      </w:r>
      <w:r>
        <w:rPr>
          <w:rStyle w:val="pxst"/>
        </w:rPr>
        <w:fldChar w:fldCharType="begin"/>
      </w:r>
      <w:r>
        <w:rPr>
          <w:rStyle w:val="pxst"/>
        </w:rPr>
        <w:instrText>st.ref.id="I09JKVK"</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508(e)</w:t>
      </w:r>
      <w:r>
        <w:t>.</w:t>
      </w:r>
    </w:p>
    <w:p w14:paraId="27B8772E" w14:textId="77777777" w:rsidR="004E0EBB" w:rsidRDefault="004E0EBB">
      <w:pPr>
        <w:pStyle w:val="pxrr"/>
        <w:spacing w:before="180"/>
        <w:rPr>
          <w:sz w:val="24"/>
          <w:szCs w:val="24"/>
        </w:rPr>
      </w:pPr>
      <w:r>
        <w:rPr>
          <w:rStyle w:val="pxvis"/>
          <w:rFonts w:cs="Arial"/>
          <w:bCs/>
          <w:szCs w:val="28"/>
        </w:rPr>
        <w:t>Research References</w:t>
      </w:r>
    </w:p>
    <w:p w14:paraId="6AC0DD26" w14:textId="77777777" w:rsidR="004E0EBB" w:rsidRDefault="004E0EBB">
      <w:pPr>
        <w:pStyle w:val="pxrrp"/>
      </w:pPr>
      <w:r>
        <w:t xml:space="preserve">Provisions required in governing instruments of private foundations, </w:t>
      </w:r>
      <w:r>
        <w:rPr>
          <w:rStyle w:val="pxrc"/>
          <w:color w:val="FF0000"/>
          <w:sz w:val="20"/>
          <w:szCs w:val="20"/>
          <w:vertAlign w:val="superscript"/>
        </w:rPr>
        <w:t>►</w:t>
      </w:r>
      <w:r>
        <w:rPr>
          <w:rStyle w:val="pxrc"/>
        </w:rPr>
        <w:fldChar w:fldCharType="begin"/>
      </w:r>
      <w:r>
        <w:rPr>
          <w:rStyle w:val="pxrc"/>
        </w:rPr>
        <w:instrText>rc.ref.id="I09ME0G"</w:instrText>
      </w:r>
      <w:r>
        <w:rPr>
          <w:rStyle w:val="pxrc"/>
        </w:rPr>
        <w:fldChar w:fldCharType="end"/>
      </w:r>
      <w:del w:id="536" w:author="Cara Cardinale" w:date="2025-02-08T18:20:00Z">
        <w:r w:rsidDel="00823E3B">
          <w:rPr>
            <w:rStyle w:val="pxrc"/>
          </w:rPr>
          <w:delText>RIA Federal Tax Coordinator 2d</w:delText>
        </w:r>
      </w:del>
      <w:ins w:id="537" w:author="Cara Cardinale" w:date="2025-02-08T18:20:00Z">
        <w:r w:rsidR="00823E3B">
          <w:rPr>
            <w:rStyle w:val="pxrc"/>
          </w:rPr>
          <w:t>Federal Tax Coordinator 2d (RIA)</w:t>
        </w:r>
      </w:ins>
      <w:ins w:id="538" w:author="Cara Cardinale" w:date="2025-02-13T20:59:00Z">
        <w:r w:rsidR="0034742B">
          <w:rPr>
            <w:rStyle w:val="pxrc"/>
          </w:rPr>
          <w:t xml:space="preserve"> </w:t>
        </w:r>
      </w:ins>
      <w:del w:id="539" w:author="Cara Cardinale" w:date="2025-02-13T20:59:00Z">
        <w:r w:rsidDel="0034742B">
          <w:rPr>
            <w:rStyle w:val="pxrc"/>
          </w:rPr>
          <w:delText>, Privat</w:delText>
        </w:r>
      </w:del>
      <w:del w:id="540" w:author="Cara Cardinale" w:date="2025-02-13T20:58:00Z">
        <w:r w:rsidDel="0034742B">
          <w:rPr>
            <w:rStyle w:val="pxrc"/>
          </w:rPr>
          <w:delText xml:space="preserve">e Foundations </w:delText>
        </w:r>
      </w:del>
      <w:r>
        <w:rPr>
          <w:rStyle w:val="pxrc"/>
        </w:rPr>
        <w:t>&amp;p;D-7219</w:t>
      </w:r>
      <w:r>
        <w:t>.</w:t>
      </w:r>
    </w:p>
    <w:p w14:paraId="03F0F8EA" w14:textId="77777777" w:rsidR="004E0EBB" w:rsidRDefault="004E0EBB">
      <w:pPr>
        <w:pStyle w:val="pxrrp"/>
      </w:pPr>
      <w:r>
        <w:t xml:space="preserve">Mandatory governing provisions for private foundations, </w:t>
      </w:r>
      <w:r>
        <w:rPr>
          <w:rStyle w:val="pxrc"/>
          <w:color w:val="FF0000"/>
          <w:sz w:val="20"/>
          <w:szCs w:val="20"/>
          <w:vertAlign w:val="superscript"/>
        </w:rPr>
        <w:t>►</w:t>
      </w:r>
      <w:r>
        <w:rPr>
          <w:rStyle w:val="pxrc"/>
        </w:rPr>
        <w:fldChar w:fldCharType="begin"/>
      </w:r>
      <w:r>
        <w:rPr>
          <w:rStyle w:val="pxrc"/>
        </w:rPr>
        <w:instrText>rc.ref.id="I09P75C"</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41" w:author="Cara Cardinale" w:date="2025-02-13T20:54:00Z">
        <w:r w:rsidDel="0034742B">
          <w:rPr>
            <w:rStyle w:val="pxrc"/>
          </w:rPr>
          <w:delText>10:101</w:delText>
        </w:r>
      </w:del>
      <w:ins w:id="542" w:author="Cara Cardinale" w:date="2025-02-13T20:54:00Z">
        <w:r w:rsidR="0034742B">
          <w:rPr>
            <w:rStyle w:val="pxrc"/>
          </w:rPr>
          <w:t>10:103</w:t>
        </w:r>
      </w:ins>
      <w:r>
        <w:t>.</w:t>
      </w:r>
    </w:p>
    <w:p w14:paraId="4E89D105" w14:textId="77777777" w:rsidR="00AA373E" w:rsidRDefault="00AA373E">
      <w:pPr>
        <w:pStyle w:val="pxrrp"/>
      </w:pPr>
    </w:p>
  </w:footnote>
  <w:footnote w:id="210">
    <w:p w14:paraId="18248682"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C48ECF6" w14:textId="77777777" w:rsidR="004E0EBB" w:rsidRDefault="004E0EBB">
      <w:pPr>
        <w:pStyle w:val="pxp"/>
      </w:pPr>
      <w:r>
        <w:rPr>
          <w:color w:val="FF0000"/>
          <w:sz w:val="20"/>
          <w:szCs w:val="20"/>
          <w:vertAlign w:val="superscript"/>
        </w:rPr>
        <w:t>►</w:t>
      </w:r>
      <w:r>
        <w:fldChar w:fldCharType="begin"/>
      </w:r>
      <w:r>
        <w:instrText>p.ct.id="f477b8b0b92511efa86bc22ba615bad8|23|31:23"</w:instrText>
      </w:r>
      <w:r>
        <w:fldChar w:fldCharType="end"/>
      </w:r>
      <w:r>
        <w:rPr>
          <w:rStyle w:val="pxst"/>
          <w:color w:val="FF0000"/>
          <w:sz w:val="20"/>
          <w:szCs w:val="20"/>
          <w:vertAlign w:val="superscript"/>
        </w:rPr>
        <w:t>►</w:t>
      </w:r>
      <w:r>
        <w:rPr>
          <w:rStyle w:val="pxst"/>
        </w:rPr>
        <w:fldChar w:fldCharType="begin"/>
      </w:r>
      <w:r>
        <w:rPr>
          <w:rStyle w:val="pxst"/>
        </w:rPr>
        <w:instrText>st.ref.id="I09S0A8"</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1.508-3(d)(1)</w:t>
      </w:r>
      <w:r>
        <w:t>.</w:t>
      </w:r>
    </w:p>
    <w:p w14:paraId="24B77B00" w14:textId="77777777" w:rsidR="00AA373E" w:rsidRDefault="00AA373E">
      <w:pPr>
        <w:pStyle w:val="pxp"/>
      </w:pPr>
    </w:p>
  </w:footnote>
  <w:footnote w:id="211">
    <w:p w14:paraId="2DF67C7A"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412271D" w14:textId="77777777" w:rsidR="004E0EBB" w:rsidRDefault="004E0EBB">
      <w:pPr>
        <w:pStyle w:val="pxp"/>
      </w:pPr>
      <w:r>
        <w:rPr>
          <w:color w:val="FF0000"/>
          <w:sz w:val="20"/>
          <w:szCs w:val="20"/>
          <w:vertAlign w:val="superscript"/>
        </w:rPr>
        <w:t>►</w:t>
      </w:r>
      <w:r>
        <w:fldChar w:fldCharType="begin"/>
      </w:r>
      <w:r>
        <w:instrText>p.ct.id="f477b8b0b92511efa86bc22ba615bad8|23|31:23"</w:instrText>
      </w:r>
      <w:r>
        <w:fldChar w:fldCharType="end"/>
      </w:r>
      <w:r>
        <w:rPr>
          <w:rStyle w:val="pxst"/>
          <w:color w:val="FF0000"/>
          <w:sz w:val="20"/>
          <w:szCs w:val="20"/>
          <w:vertAlign w:val="superscript"/>
        </w:rPr>
        <w:t>►</w:t>
      </w:r>
      <w:r>
        <w:rPr>
          <w:rStyle w:val="pxst"/>
        </w:rPr>
        <w:fldChar w:fldCharType="begin"/>
      </w:r>
      <w:r>
        <w:rPr>
          <w:rStyle w:val="pxst"/>
        </w:rPr>
        <w:instrText>st.ref.id="I051RBX"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406</w:t>
      </w:r>
      <w:r>
        <w:t>.</w:t>
      </w:r>
    </w:p>
    <w:p w14:paraId="277378BA" w14:textId="77777777" w:rsidR="004E0EBB" w:rsidRDefault="004E0EBB">
      <w:pPr>
        <w:pStyle w:val="pxrr"/>
        <w:spacing w:before="180"/>
        <w:rPr>
          <w:sz w:val="24"/>
          <w:szCs w:val="24"/>
        </w:rPr>
      </w:pPr>
      <w:r>
        <w:rPr>
          <w:rStyle w:val="pxvis"/>
          <w:rFonts w:cs="Arial"/>
          <w:bCs/>
          <w:szCs w:val="28"/>
        </w:rPr>
        <w:t>Research References</w:t>
      </w:r>
    </w:p>
    <w:p w14:paraId="13EB2E59" w14:textId="77777777" w:rsidR="004E0EBB" w:rsidRDefault="004E0EBB">
      <w:pPr>
        <w:pStyle w:val="pxrrp"/>
      </w:pPr>
      <w:r>
        <w:t xml:space="preserve">Specific requirements of the Not-for-Profit Corporation Law, see </w:t>
      </w:r>
      <w:r>
        <w:rPr>
          <w:rStyle w:val="pxrc"/>
          <w:color w:val="FF0000"/>
          <w:sz w:val="20"/>
          <w:szCs w:val="20"/>
          <w:vertAlign w:val="superscript"/>
        </w:rPr>
        <w:t>►</w:t>
      </w:r>
      <w:r>
        <w:rPr>
          <w:rStyle w:val="pxrc"/>
        </w:rPr>
        <w:fldChar w:fldCharType="begin"/>
      </w:r>
      <w:r>
        <w:rPr>
          <w:rStyle w:val="pxrc"/>
        </w:rPr>
        <w:instrText>rc.ref.id="I09ME0I"</w:instrText>
      </w:r>
      <w:r>
        <w:rPr>
          <w:rStyle w:val="pxrc"/>
        </w:rPr>
        <w:fldChar w:fldCharType="end"/>
      </w:r>
      <w:r>
        <w:rPr>
          <w:rStyle w:val="pxrc"/>
        </w:rPr>
        <w:t xml:space="preserve">N.Y. Jur. 2d, Business Relationships </w:t>
      </w:r>
      <w:r>
        <w:rPr>
          <w:rStyle w:val="pxrc"/>
          <w:vanish/>
        </w:rPr>
        <w:t>&amp;s;</w:t>
      </w:r>
      <w:del w:id="543" w:author="Cara Cardinale" w:date="2025-02-08T22:16:00Z">
        <w:r w:rsidDel="00D268B6">
          <w:rPr>
            <w:rStyle w:val="pxvis"/>
            <w:rFonts w:ascii="Times NewRoman" w:hAnsi="Times NewRoman"/>
            <w:b w:val="0"/>
            <w:sz w:val="24"/>
          </w:rPr>
          <w:delText>§</w:delText>
        </w:r>
        <w:r w:rsidDel="00D268B6">
          <w:rPr>
            <w:rStyle w:val="pxrc"/>
          </w:rPr>
          <w:delText>72</w:delText>
        </w:r>
      </w:del>
      <w:ins w:id="544" w:author="Cara Cardinale" w:date="2025-02-08T22:16:00Z">
        <w:r w:rsidR="00D268B6">
          <w:rPr>
            <w:rStyle w:val="pxvis"/>
            <w:rFonts w:ascii="Times NewRoman" w:hAnsi="Times NewRoman"/>
            <w:b w:val="0"/>
            <w:sz w:val="24"/>
          </w:rPr>
          <w:t>§71</w:t>
        </w:r>
      </w:ins>
      <w:r>
        <w:t>.</w:t>
      </w:r>
    </w:p>
    <w:p w14:paraId="405DB757" w14:textId="77777777" w:rsidR="00AA373E" w:rsidRDefault="00AA373E">
      <w:pPr>
        <w:pStyle w:val="pxrrp"/>
      </w:pPr>
    </w:p>
  </w:footnote>
  <w:footnote w:id="212">
    <w:p w14:paraId="664F687C"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F683BC2" w14:textId="77777777" w:rsidR="004E0EBB" w:rsidRDefault="004E0EBB">
      <w:pPr>
        <w:pStyle w:val="pxp"/>
      </w:pPr>
      <w:r>
        <w:rPr>
          <w:color w:val="FF0000"/>
          <w:sz w:val="20"/>
          <w:szCs w:val="20"/>
          <w:vertAlign w:val="superscript"/>
        </w:rPr>
        <w:t>►</w:t>
      </w:r>
      <w:r>
        <w:fldChar w:fldCharType="begin"/>
      </w:r>
      <w:r>
        <w:instrText>p.ct.id="f477b8b0b92511efa86bc22ba615bad8|23|31:23"</w:instrText>
      </w:r>
      <w:r>
        <w:fldChar w:fldCharType="end"/>
      </w:r>
      <w:r>
        <w:rPr>
          <w:rStyle w:val="pxsst"/>
          <w:color w:val="FF0000"/>
          <w:sz w:val="20"/>
          <w:szCs w:val="20"/>
          <w:vertAlign w:val="superscript"/>
        </w:rPr>
        <w:t>►</w:t>
      </w:r>
      <w:r>
        <w:rPr>
          <w:rStyle w:val="pxsst"/>
        </w:rPr>
        <w:fldChar w:fldCharType="begin"/>
      </w:r>
      <w:r>
        <w:rPr>
          <w:rStyle w:val="pxsst"/>
        </w:rPr>
        <w:instrText>sst.ref.id="I09P75E"</w:instrText>
      </w:r>
      <w:r>
        <w:rPr>
          <w:rStyle w:val="pxsst"/>
        </w:rPr>
        <w:fldChar w:fldCharType="end"/>
      </w:r>
      <w:r>
        <w:rPr>
          <w:rStyle w:val="pxsst"/>
        </w:rPr>
        <w:t>IRS Form 990-PF</w:t>
      </w:r>
      <w:r>
        <w:t xml:space="preserve"> or </w:t>
      </w:r>
      <w:r>
        <w:rPr>
          <w:rStyle w:val="pxsst"/>
          <w:color w:val="FF0000"/>
          <w:sz w:val="20"/>
          <w:szCs w:val="20"/>
          <w:vertAlign w:val="superscript"/>
        </w:rPr>
        <w:t>►</w:t>
      </w:r>
      <w:r>
        <w:rPr>
          <w:rStyle w:val="pxsst"/>
        </w:rPr>
        <w:fldChar w:fldCharType="begin"/>
      </w:r>
      <w:r>
        <w:rPr>
          <w:rStyle w:val="pxsst"/>
        </w:rPr>
        <w:instrText>sst.ref.id="I09S0AA"</w:instrText>
      </w:r>
      <w:r>
        <w:rPr>
          <w:rStyle w:val="pxsst"/>
        </w:rPr>
        <w:fldChar w:fldCharType="end"/>
      </w:r>
      <w:r>
        <w:rPr>
          <w:rStyle w:val="pxsst"/>
        </w:rPr>
        <w:t>IRS Form 4720</w:t>
      </w:r>
      <w:r>
        <w:t xml:space="preserve">, filed pursuant to </w:t>
      </w:r>
      <w:r>
        <w:rPr>
          <w:rStyle w:val="pxst"/>
          <w:color w:val="FF0000"/>
          <w:sz w:val="20"/>
          <w:szCs w:val="20"/>
          <w:vertAlign w:val="superscript"/>
        </w:rPr>
        <w:t>►</w:t>
      </w:r>
      <w:r>
        <w:rPr>
          <w:rStyle w:val="pxst"/>
        </w:rPr>
        <w:fldChar w:fldCharType="begin"/>
      </w:r>
      <w:r>
        <w:rPr>
          <w:rStyle w:val="pxst"/>
        </w:rPr>
        <w:instrText>st.ref.id="I09UTF6"</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6033(a)</w:t>
      </w:r>
      <w:r>
        <w:t xml:space="preserve">, see </w:t>
      </w:r>
      <w:r>
        <w:rPr>
          <w:rStyle w:val="pxst"/>
          <w:color w:val="FF0000"/>
          <w:sz w:val="20"/>
          <w:szCs w:val="20"/>
          <w:vertAlign w:val="superscript"/>
        </w:rPr>
        <w:t>►</w:t>
      </w:r>
      <w:r>
        <w:rPr>
          <w:rStyle w:val="pxst"/>
        </w:rPr>
        <w:fldChar w:fldCharType="begin"/>
      </w:r>
      <w:r>
        <w:rPr>
          <w:rStyle w:val="pxst"/>
        </w:rPr>
        <w:instrText>st.ref.id="I09JKWS"</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w:t>
      </w:r>
      <w:r>
        <w:t>.</w:t>
      </w:r>
    </w:p>
    <w:p w14:paraId="2CC94BBB" w14:textId="77777777" w:rsidR="00AA373E" w:rsidRDefault="00AA373E">
      <w:pPr>
        <w:pStyle w:val="pxp"/>
      </w:pPr>
    </w:p>
  </w:footnote>
  <w:footnote w:id="213">
    <w:p w14:paraId="416B1EFF"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5910337" w14:textId="77777777" w:rsidR="004E0EBB" w:rsidRDefault="004E0EBB">
      <w:pPr>
        <w:pStyle w:val="pxp"/>
      </w:pPr>
      <w:r>
        <w:rPr>
          <w:color w:val="FF0000"/>
          <w:sz w:val="20"/>
          <w:szCs w:val="20"/>
          <w:vertAlign w:val="superscript"/>
        </w:rPr>
        <w:t>►</w:t>
      </w:r>
      <w:r>
        <w:fldChar w:fldCharType="begin"/>
      </w:r>
      <w:r>
        <w:instrText>p.ct.id="f477b8b0b92511efa86bc22ba615bad8|23|31:23"</w:instrText>
      </w:r>
      <w:r>
        <w:fldChar w:fldCharType="end"/>
      </w:r>
      <w:r>
        <w:rPr>
          <w:rStyle w:val="pxst"/>
          <w:color w:val="FF0000"/>
          <w:sz w:val="20"/>
          <w:szCs w:val="20"/>
          <w:vertAlign w:val="superscript"/>
        </w:rPr>
        <w:t>►</w:t>
      </w:r>
      <w:r>
        <w:rPr>
          <w:rStyle w:val="pxst"/>
        </w:rPr>
        <w:fldChar w:fldCharType="begin"/>
      </w:r>
      <w:r>
        <w:rPr>
          <w:rStyle w:val="pxst"/>
        </w:rPr>
        <w:instrText>st.ref.id="I09ME1O"</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1.508-3(d)(4)(i)</w:t>
      </w:r>
      <w:r>
        <w:t>.</w:t>
      </w:r>
    </w:p>
    <w:p w14:paraId="67352201" w14:textId="77777777" w:rsidR="00AA373E" w:rsidRDefault="00AA373E">
      <w:pPr>
        <w:pStyle w:val="pxp"/>
      </w:pPr>
    </w:p>
  </w:footnote>
  <w:footnote w:id="214">
    <w:p w14:paraId="7C667612" w14:textId="77777777" w:rsidR="004E0EBB" w:rsidRDefault="004E0EBB">
      <w:pPr>
        <w:rPr>
          <w:rStyle w:val="FootnoteReference"/>
        </w:rPr>
      </w:pPr>
      <w:r w:rsidRPr="00E32094">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1CC9E75" w14:textId="77777777" w:rsidR="004E0EBB" w:rsidRDefault="004E0EBB">
      <w:pPr>
        <w:pStyle w:val="pxp"/>
      </w:pPr>
      <w:r>
        <w:rPr>
          <w:color w:val="FF0000"/>
          <w:sz w:val="20"/>
          <w:szCs w:val="20"/>
          <w:vertAlign w:val="superscript"/>
        </w:rPr>
        <w:t>►</w:t>
      </w:r>
      <w:r>
        <w:fldChar w:fldCharType="begin"/>
      </w:r>
      <w:r>
        <w:instrText>p.ct.id="f477b8b0b92511efa86bc22ba615bad8|24|31:24"</w:instrText>
      </w:r>
      <w:r>
        <w:fldChar w:fldCharType="end"/>
      </w:r>
      <w:r>
        <w:rPr>
          <w:rStyle w:val="pxst"/>
          <w:color w:val="FF0000"/>
          <w:sz w:val="20"/>
          <w:szCs w:val="20"/>
          <w:vertAlign w:val="superscript"/>
        </w:rPr>
        <w:t>►</w:t>
      </w:r>
      <w:r>
        <w:rPr>
          <w:rStyle w:val="pxst"/>
        </w:rPr>
        <w:fldChar w:fldCharType="begin"/>
      </w:r>
      <w:r>
        <w:rPr>
          <w:rStyle w:val="pxst"/>
        </w:rPr>
        <w:instrText>st.ref.id="I09JKWU"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507(a)(2)</w:t>
      </w:r>
      <w:r>
        <w:t>.</w:t>
      </w:r>
    </w:p>
    <w:p w14:paraId="21E7A32E" w14:textId="77777777" w:rsidR="004E0EBB" w:rsidRDefault="004E0EBB">
      <w:pPr>
        <w:pStyle w:val="pxrr"/>
        <w:spacing w:before="180"/>
        <w:rPr>
          <w:sz w:val="24"/>
          <w:szCs w:val="24"/>
        </w:rPr>
      </w:pPr>
      <w:r>
        <w:rPr>
          <w:rStyle w:val="pxvis"/>
          <w:rFonts w:cs="Arial"/>
          <w:bCs/>
          <w:szCs w:val="28"/>
        </w:rPr>
        <w:t>Research References</w:t>
      </w:r>
    </w:p>
    <w:p w14:paraId="4E6BE9CA" w14:textId="77777777" w:rsidR="004E0EBB" w:rsidRDefault="004E0EBB">
      <w:pPr>
        <w:pStyle w:val="pxrrp"/>
      </w:pPr>
      <w:r>
        <w:t xml:space="preserve">Involuntary termination of private foundation status, </w:t>
      </w:r>
      <w:r>
        <w:rPr>
          <w:rStyle w:val="pxrc"/>
          <w:color w:val="FF0000"/>
          <w:sz w:val="20"/>
          <w:szCs w:val="20"/>
          <w:vertAlign w:val="superscript"/>
        </w:rPr>
        <w:t>►</w:t>
      </w:r>
      <w:r>
        <w:rPr>
          <w:rStyle w:val="pxrc"/>
        </w:rPr>
        <w:fldChar w:fldCharType="begin"/>
      </w:r>
      <w:r>
        <w:rPr>
          <w:rStyle w:val="pxrc"/>
        </w:rPr>
        <w:instrText>rc.ref.id="I09ME1Q"</w:instrText>
      </w:r>
      <w:r>
        <w:rPr>
          <w:rStyle w:val="pxrc"/>
        </w:rPr>
        <w:fldChar w:fldCharType="end"/>
      </w:r>
      <w:del w:id="545" w:author="Cara Cardinale" w:date="2025-02-08T18:20:00Z">
        <w:r w:rsidDel="00823E3B">
          <w:rPr>
            <w:rStyle w:val="pxrc"/>
          </w:rPr>
          <w:delText>RIA Federal Tax Coordinator 2d</w:delText>
        </w:r>
      </w:del>
      <w:ins w:id="546" w:author="Cara Cardinale" w:date="2025-02-08T18:20:00Z">
        <w:r w:rsidR="00823E3B">
          <w:rPr>
            <w:rStyle w:val="pxrc"/>
          </w:rPr>
          <w:t>Federal Tax Coordinator 2d (RIA)</w:t>
        </w:r>
      </w:ins>
      <w:del w:id="547" w:author="Cara Cardinale" w:date="2025-02-13T21:00:00Z">
        <w:r w:rsidDel="002A1A8B">
          <w:rPr>
            <w:rStyle w:val="pxrc"/>
          </w:rPr>
          <w:delText>, Exempt Organizations</w:delText>
        </w:r>
      </w:del>
      <w:r>
        <w:rPr>
          <w:rStyle w:val="pxrc"/>
        </w:rPr>
        <w:t xml:space="preserve"> &amp;p;D-7222</w:t>
      </w:r>
      <w:r>
        <w:t>.</w:t>
      </w:r>
    </w:p>
    <w:p w14:paraId="1CF4BF34" w14:textId="77777777" w:rsidR="004E0EBB" w:rsidRDefault="004E0EBB">
      <w:pPr>
        <w:pStyle w:val="pxrrp"/>
      </w:pPr>
      <w:r>
        <w:t xml:space="preserve">Termination of foundation, </w:t>
      </w:r>
      <w:r>
        <w:rPr>
          <w:rStyle w:val="pxrc"/>
          <w:color w:val="FF0000"/>
          <w:sz w:val="20"/>
          <w:szCs w:val="20"/>
          <w:vertAlign w:val="superscript"/>
        </w:rPr>
        <w:t>►</w:t>
      </w:r>
      <w:r>
        <w:rPr>
          <w:rStyle w:val="pxrc"/>
        </w:rPr>
        <w:fldChar w:fldCharType="begin"/>
      </w:r>
      <w:r>
        <w:rPr>
          <w:rStyle w:val="pxrc"/>
        </w:rPr>
        <w:instrText>rc.ref.id="I09P76M"</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48" w:author="Cara Cardinale" w:date="2025-02-08T18:41:00Z">
        <w:r w:rsidDel="005B44B1">
          <w:rPr>
            <w:rStyle w:val="pxrc"/>
          </w:rPr>
          <w:delText>10:116</w:delText>
        </w:r>
      </w:del>
      <w:ins w:id="549" w:author="Cara Cardinale" w:date="2025-02-08T18:41:00Z">
        <w:r w:rsidR="005B44B1">
          <w:rPr>
            <w:rStyle w:val="pxrc"/>
          </w:rPr>
          <w:t>10:118</w:t>
        </w:r>
      </w:ins>
      <w:r>
        <w:t>.</w:t>
      </w:r>
    </w:p>
    <w:p w14:paraId="7457F90A" w14:textId="77777777" w:rsidR="00AA373E" w:rsidRDefault="00AA373E">
      <w:pPr>
        <w:pStyle w:val="pxrrp"/>
      </w:pPr>
    </w:p>
  </w:footnote>
  <w:footnote w:id="215">
    <w:p w14:paraId="6DF9FBF3" w14:textId="77777777" w:rsidR="004E0EBB" w:rsidRDefault="004E0EBB">
      <w:pPr>
        <w:rPr>
          <w:rStyle w:val="FootnoteReference"/>
        </w:rPr>
      </w:pPr>
      <w:r w:rsidRPr="00E32094">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A439B48" w14:textId="77777777" w:rsidR="004E0EBB" w:rsidRDefault="004E0EBB">
      <w:pPr>
        <w:pStyle w:val="pxp"/>
      </w:pPr>
      <w:r>
        <w:rPr>
          <w:color w:val="FF0000"/>
          <w:sz w:val="20"/>
          <w:szCs w:val="20"/>
          <w:vertAlign w:val="superscript"/>
        </w:rPr>
        <w:t>►</w:t>
      </w:r>
      <w:r>
        <w:fldChar w:fldCharType="begin"/>
      </w:r>
      <w:r>
        <w:instrText>p.ct.id="f477b8b0b92511efa86bc22ba615bad8|24|31:24"</w:instrText>
      </w:r>
      <w:r>
        <w:fldChar w:fldCharType="end"/>
      </w:r>
      <w:r>
        <w:rPr>
          <w:rStyle w:val="pxst"/>
          <w:color w:val="FF0000"/>
          <w:sz w:val="20"/>
          <w:szCs w:val="20"/>
          <w:vertAlign w:val="superscript"/>
        </w:rPr>
        <w:t>►</w:t>
      </w:r>
      <w:r>
        <w:rPr>
          <w:rStyle w:val="pxst"/>
        </w:rPr>
        <w:fldChar w:fldCharType="begin"/>
      </w:r>
      <w:r>
        <w:rPr>
          <w:rStyle w:val="pxst"/>
        </w:rPr>
        <w:instrText>st.ref.id="I09JL2I"</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507(a)(1), (b)(1)(B)(ii)</w:t>
      </w:r>
      <w:r>
        <w:t>.</w:t>
      </w:r>
    </w:p>
    <w:p w14:paraId="7EA8D253" w14:textId="77777777" w:rsidR="004E0EBB" w:rsidRDefault="004E0EBB">
      <w:pPr>
        <w:pStyle w:val="pxrr"/>
        <w:spacing w:before="180"/>
        <w:rPr>
          <w:sz w:val="24"/>
          <w:szCs w:val="24"/>
        </w:rPr>
      </w:pPr>
      <w:r>
        <w:rPr>
          <w:rStyle w:val="pxvis"/>
          <w:rFonts w:cs="Arial"/>
          <w:bCs/>
          <w:szCs w:val="28"/>
        </w:rPr>
        <w:t>Research References</w:t>
      </w:r>
    </w:p>
    <w:p w14:paraId="2D99AAB2" w14:textId="77777777" w:rsidR="004E0EBB" w:rsidRDefault="004E0EBB">
      <w:pPr>
        <w:pStyle w:val="pxrrp"/>
      </w:pPr>
      <w:r>
        <w:t xml:space="preserve">Voluntary termination of private foundation status, </w:t>
      </w:r>
      <w:r>
        <w:rPr>
          <w:rStyle w:val="pxrc"/>
          <w:color w:val="FF0000"/>
          <w:sz w:val="20"/>
          <w:szCs w:val="20"/>
          <w:vertAlign w:val="superscript"/>
        </w:rPr>
        <w:t>►</w:t>
      </w:r>
      <w:r>
        <w:rPr>
          <w:rStyle w:val="pxrc"/>
        </w:rPr>
        <w:fldChar w:fldCharType="begin"/>
      </w:r>
      <w:r>
        <w:rPr>
          <w:rStyle w:val="pxrc"/>
        </w:rPr>
        <w:instrText>rc.ref.id="I09P7CA"</w:instrText>
      </w:r>
      <w:r>
        <w:rPr>
          <w:rStyle w:val="pxrc"/>
        </w:rPr>
        <w:fldChar w:fldCharType="end"/>
      </w:r>
      <w:del w:id="550" w:author="Cara Cardinale" w:date="2025-02-08T18:20:00Z">
        <w:r w:rsidDel="00823E3B">
          <w:rPr>
            <w:rStyle w:val="pxrc"/>
          </w:rPr>
          <w:delText>RIA Federal Tax Coordinator 2d</w:delText>
        </w:r>
      </w:del>
      <w:ins w:id="551" w:author="Cara Cardinale" w:date="2025-02-08T18:20:00Z">
        <w:r w:rsidR="00823E3B">
          <w:rPr>
            <w:rStyle w:val="pxrc"/>
          </w:rPr>
          <w:t>Federal Tax Coordinator 2d (RIA)</w:t>
        </w:r>
      </w:ins>
      <w:del w:id="552" w:author="Cara Cardinale" w:date="2025-02-13T21:01:00Z">
        <w:r w:rsidDel="002A1A8B">
          <w:rPr>
            <w:rStyle w:val="pxrc"/>
          </w:rPr>
          <w:delText>, Exempt Organizations</w:delText>
        </w:r>
      </w:del>
      <w:r>
        <w:rPr>
          <w:rStyle w:val="pxrc"/>
        </w:rPr>
        <w:t xml:space="preserve"> &amp;pp;D-7220, D-7221</w:t>
      </w:r>
      <w:r>
        <w:t>.</w:t>
      </w:r>
    </w:p>
    <w:p w14:paraId="7B3641E8" w14:textId="77777777" w:rsidR="004E0EBB" w:rsidRDefault="004E0EBB">
      <w:pPr>
        <w:pStyle w:val="pxrrp"/>
      </w:pPr>
      <w:r>
        <w:t xml:space="preserve">Termination of foundation, </w:t>
      </w:r>
      <w:r>
        <w:rPr>
          <w:rStyle w:val="pxrc"/>
          <w:color w:val="FF0000"/>
          <w:sz w:val="20"/>
          <w:szCs w:val="20"/>
          <w:vertAlign w:val="superscript"/>
        </w:rPr>
        <w:t>►</w:t>
      </w:r>
      <w:r>
        <w:rPr>
          <w:rStyle w:val="pxrc"/>
        </w:rPr>
        <w:fldChar w:fldCharType="begin"/>
      </w:r>
      <w:r>
        <w:rPr>
          <w:rStyle w:val="pxrc"/>
        </w:rPr>
        <w:instrText>rc.ref.id="I09S0H6"</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53" w:author="Cara Cardinale" w:date="2025-02-08T18:41:00Z">
        <w:r w:rsidDel="005B44B1">
          <w:rPr>
            <w:rStyle w:val="pxrc"/>
          </w:rPr>
          <w:delText>10:116</w:delText>
        </w:r>
      </w:del>
      <w:ins w:id="554" w:author="Cara Cardinale" w:date="2025-02-08T18:41:00Z">
        <w:r w:rsidR="005B44B1">
          <w:rPr>
            <w:rStyle w:val="pxrc"/>
          </w:rPr>
          <w:t>10:118</w:t>
        </w:r>
      </w:ins>
      <w:r>
        <w:t>.</w:t>
      </w:r>
    </w:p>
    <w:p w14:paraId="6B8B59EA" w14:textId="77777777" w:rsidR="00AA373E" w:rsidRDefault="00AA373E">
      <w:pPr>
        <w:pStyle w:val="pxrrp"/>
      </w:pPr>
    </w:p>
  </w:footnote>
  <w:footnote w:id="216">
    <w:p w14:paraId="5C0550EE" w14:textId="77777777" w:rsidR="004E0EBB" w:rsidRDefault="004E0EBB">
      <w:pPr>
        <w:rPr>
          <w:rStyle w:val="FootnoteReference"/>
        </w:rPr>
      </w:pPr>
      <w:r w:rsidRPr="00E32094">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52FE9C17" w14:textId="77777777" w:rsidR="004E0EBB" w:rsidRDefault="004E0EBB">
      <w:pPr>
        <w:pStyle w:val="pxp"/>
      </w:pPr>
      <w:r>
        <w:rPr>
          <w:color w:val="FF0000"/>
          <w:sz w:val="20"/>
          <w:szCs w:val="20"/>
          <w:vertAlign w:val="superscript"/>
        </w:rPr>
        <w:t>►</w:t>
      </w:r>
      <w:r>
        <w:fldChar w:fldCharType="begin"/>
      </w:r>
      <w:r>
        <w:instrText>p.ct.id="f477b8b0b92511efa86bc22ba615bad8|24|31:24"</w:instrText>
      </w:r>
      <w:r>
        <w:fldChar w:fldCharType="end"/>
      </w:r>
      <w:r>
        <w:rPr>
          <w:rStyle w:val="pxst"/>
          <w:color w:val="FF0000"/>
          <w:sz w:val="20"/>
          <w:szCs w:val="20"/>
          <w:vertAlign w:val="superscript"/>
        </w:rPr>
        <w:t>►</w:t>
      </w:r>
      <w:r>
        <w:rPr>
          <w:rStyle w:val="pxst"/>
        </w:rPr>
        <w:fldChar w:fldCharType="begin"/>
      </w:r>
      <w:r>
        <w:rPr>
          <w:rStyle w:val="pxst"/>
        </w:rPr>
        <w:instrText>st.ref.id="I09JL2K"</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507(a), (g)</w:t>
      </w:r>
      <w:r>
        <w:t>.</w:t>
      </w:r>
    </w:p>
    <w:p w14:paraId="0CB71233" w14:textId="77777777" w:rsidR="004E0EBB" w:rsidRDefault="004E0EBB">
      <w:pPr>
        <w:pStyle w:val="pxrr"/>
        <w:spacing w:before="180"/>
        <w:rPr>
          <w:sz w:val="24"/>
          <w:szCs w:val="24"/>
        </w:rPr>
      </w:pPr>
      <w:r>
        <w:rPr>
          <w:rStyle w:val="pxvis"/>
          <w:rFonts w:cs="Arial"/>
          <w:bCs/>
          <w:szCs w:val="28"/>
        </w:rPr>
        <w:t>Research References</w:t>
      </w:r>
    </w:p>
    <w:p w14:paraId="6641DAF5" w14:textId="77777777" w:rsidR="004E0EBB" w:rsidRDefault="004E0EBB">
      <w:pPr>
        <w:pStyle w:val="pxrrp"/>
      </w:pPr>
      <w:r>
        <w:t xml:space="preserve">Notification of voluntary termination of private foundation status, </w:t>
      </w:r>
      <w:r>
        <w:rPr>
          <w:rStyle w:val="pxrc"/>
          <w:color w:val="FF0000"/>
          <w:sz w:val="20"/>
          <w:szCs w:val="20"/>
          <w:vertAlign w:val="superscript"/>
        </w:rPr>
        <w:t>►</w:t>
      </w:r>
      <w:r>
        <w:rPr>
          <w:rStyle w:val="pxrc"/>
        </w:rPr>
        <w:fldChar w:fldCharType="begin"/>
      </w:r>
      <w:r>
        <w:rPr>
          <w:rStyle w:val="pxrc"/>
        </w:rPr>
        <w:instrText>rc.ref.id="I09P7CC"</w:instrText>
      </w:r>
      <w:r>
        <w:rPr>
          <w:rStyle w:val="pxrc"/>
        </w:rPr>
        <w:fldChar w:fldCharType="end"/>
      </w:r>
      <w:del w:id="555" w:author="Cara Cardinale" w:date="2025-02-08T18:20:00Z">
        <w:r w:rsidDel="00823E3B">
          <w:rPr>
            <w:rStyle w:val="pxrc"/>
          </w:rPr>
          <w:delText>RIA Federal Tax Coordinator 2d</w:delText>
        </w:r>
      </w:del>
      <w:ins w:id="556" w:author="Cara Cardinale" w:date="2025-02-08T18:20:00Z">
        <w:r w:rsidR="00823E3B">
          <w:rPr>
            <w:rStyle w:val="pxrc"/>
          </w:rPr>
          <w:t>Federal Tax Coordinator 2d (RIA)</w:t>
        </w:r>
      </w:ins>
      <w:del w:id="557" w:author="Cara Cardinale" w:date="2025-02-13T21:01:00Z">
        <w:r w:rsidDel="002A1A8B">
          <w:rPr>
            <w:rStyle w:val="pxrc"/>
          </w:rPr>
          <w:delText>, Exempt Organizations</w:delText>
        </w:r>
      </w:del>
      <w:r>
        <w:rPr>
          <w:rStyle w:val="pxrc"/>
        </w:rPr>
        <w:t xml:space="preserve"> &amp;p;D-7221</w:t>
      </w:r>
      <w:r>
        <w:t>.</w:t>
      </w:r>
    </w:p>
    <w:p w14:paraId="0779DE32" w14:textId="77777777" w:rsidR="004E0EBB" w:rsidRDefault="004E0EBB">
      <w:pPr>
        <w:pStyle w:val="pxrrp"/>
      </w:pPr>
      <w:r>
        <w:t xml:space="preserve">Tax on termination of private foundation status, </w:t>
      </w:r>
      <w:r>
        <w:rPr>
          <w:rStyle w:val="pxrc"/>
          <w:color w:val="FF0000"/>
          <w:sz w:val="20"/>
          <w:szCs w:val="20"/>
          <w:vertAlign w:val="superscript"/>
        </w:rPr>
        <w:t>►</w:t>
      </w:r>
      <w:r>
        <w:rPr>
          <w:rStyle w:val="pxrc"/>
        </w:rPr>
        <w:fldChar w:fldCharType="begin"/>
      </w:r>
      <w:r>
        <w:rPr>
          <w:rStyle w:val="pxrc"/>
        </w:rPr>
        <w:instrText>rc.ref.id="I09S0H8"</w:instrText>
      </w:r>
      <w:r>
        <w:rPr>
          <w:rStyle w:val="pxrc"/>
        </w:rPr>
        <w:fldChar w:fldCharType="end"/>
      </w:r>
      <w:del w:id="558" w:author="Cara Cardinale" w:date="2025-02-08T18:20:00Z">
        <w:r w:rsidDel="00823E3B">
          <w:rPr>
            <w:rStyle w:val="pxrc"/>
          </w:rPr>
          <w:delText>RIA Federal Tax Coordinator 2d</w:delText>
        </w:r>
      </w:del>
      <w:ins w:id="559" w:author="Cara Cardinale" w:date="2025-02-08T18:20:00Z">
        <w:r w:rsidR="00823E3B">
          <w:rPr>
            <w:rStyle w:val="pxrc"/>
          </w:rPr>
          <w:t>Federal Tax Coordinator 2d (RIA)</w:t>
        </w:r>
      </w:ins>
      <w:del w:id="560" w:author="Cara Cardinale" w:date="2025-02-13T21:01:00Z">
        <w:r w:rsidDel="002A1A8B">
          <w:rPr>
            <w:rStyle w:val="pxrc"/>
          </w:rPr>
          <w:delText>, Exempt Organizations</w:delText>
        </w:r>
      </w:del>
      <w:r>
        <w:rPr>
          <w:rStyle w:val="pxrc"/>
        </w:rPr>
        <w:t xml:space="preserve"> &amp;pp;D-7228 to D-7234</w:t>
      </w:r>
      <w:r>
        <w:t>.</w:t>
      </w:r>
    </w:p>
    <w:p w14:paraId="694DDAEF" w14:textId="77777777" w:rsidR="004E0EBB" w:rsidRDefault="004E0EBB">
      <w:pPr>
        <w:pStyle w:val="pxrrp"/>
      </w:pPr>
      <w:r>
        <w:t xml:space="preserve">Termination of foundation, </w:t>
      </w:r>
      <w:r>
        <w:rPr>
          <w:rStyle w:val="pxrc"/>
          <w:color w:val="FF0000"/>
          <w:sz w:val="20"/>
          <w:szCs w:val="20"/>
          <w:vertAlign w:val="superscript"/>
        </w:rPr>
        <w:t>►</w:t>
      </w:r>
      <w:r>
        <w:rPr>
          <w:rStyle w:val="pxrc"/>
        </w:rPr>
        <w:fldChar w:fldCharType="begin"/>
      </w:r>
      <w:r>
        <w:rPr>
          <w:rStyle w:val="pxrc"/>
        </w:rPr>
        <w:instrText>rc.ref.id="I09UTM4"</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61" w:author="Cara Cardinale" w:date="2025-02-08T18:41:00Z">
        <w:r w:rsidDel="005B44B1">
          <w:rPr>
            <w:rStyle w:val="pxrc"/>
          </w:rPr>
          <w:delText>10:116</w:delText>
        </w:r>
      </w:del>
      <w:ins w:id="562" w:author="Cara Cardinale" w:date="2025-02-08T18:41:00Z">
        <w:r w:rsidR="005B44B1">
          <w:rPr>
            <w:rStyle w:val="pxrc"/>
          </w:rPr>
          <w:t>10:118</w:t>
        </w:r>
      </w:ins>
      <w:r>
        <w:t>.</w:t>
      </w:r>
    </w:p>
    <w:p w14:paraId="6AD4FA8F" w14:textId="77777777" w:rsidR="00AA373E" w:rsidRDefault="00AA373E">
      <w:pPr>
        <w:pStyle w:val="pxrrp"/>
      </w:pPr>
    </w:p>
  </w:footnote>
  <w:footnote w:id="217">
    <w:p w14:paraId="079D23D5" w14:textId="77777777" w:rsidR="004E0EBB" w:rsidRDefault="004E0EBB">
      <w:pPr>
        <w:rPr>
          <w:rStyle w:val="FootnoteReference"/>
        </w:rPr>
      </w:pPr>
      <w:r w:rsidRPr="00E32094">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32745ACD" w14:textId="77777777" w:rsidR="004E0EBB" w:rsidRDefault="004E0EBB">
      <w:pPr>
        <w:pStyle w:val="pxp"/>
      </w:pPr>
      <w:r>
        <w:rPr>
          <w:color w:val="FF0000"/>
          <w:sz w:val="20"/>
          <w:szCs w:val="20"/>
          <w:vertAlign w:val="superscript"/>
        </w:rPr>
        <w:t>►</w:t>
      </w:r>
      <w:r>
        <w:fldChar w:fldCharType="begin"/>
      </w:r>
      <w:r>
        <w:instrText>p.ct.id="f477b8b0b92511efa86bc22ba615bad8|24|31:24"</w:instrText>
      </w:r>
      <w:r>
        <w:fldChar w:fldCharType="end"/>
      </w:r>
      <w:r>
        <w:rPr>
          <w:rStyle w:val="pxst"/>
          <w:color w:val="FF0000"/>
          <w:sz w:val="20"/>
          <w:szCs w:val="20"/>
          <w:vertAlign w:val="superscript"/>
        </w:rPr>
        <w:t>►</w:t>
      </w:r>
      <w:r>
        <w:rPr>
          <w:rStyle w:val="pxst"/>
        </w:rPr>
        <w:fldChar w:fldCharType="begin"/>
      </w:r>
      <w:r>
        <w:rPr>
          <w:rStyle w:val="pxst"/>
        </w:rPr>
        <w:instrText>st.ref.id="I09JL2M"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507(c)</w:t>
      </w:r>
      <w:r>
        <w:t>.</w:t>
      </w:r>
    </w:p>
    <w:p w14:paraId="34CC3BB2" w14:textId="77777777" w:rsidR="004E0EBB" w:rsidRDefault="004E0EBB">
      <w:pPr>
        <w:pStyle w:val="pxrr"/>
        <w:spacing w:before="180"/>
        <w:rPr>
          <w:sz w:val="24"/>
          <w:szCs w:val="24"/>
        </w:rPr>
      </w:pPr>
      <w:r>
        <w:rPr>
          <w:rStyle w:val="pxvis"/>
          <w:rFonts w:cs="Arial"/>
          <w:bCs/>
          <w:szCs w:val="28"/>
        </w:rPr>
        <w:t>Research References</w:t>
      </w:r>
    </w:p>
    <w:p w14:paraId="1A1AF19C" w14:textId="77777777" w:rsidR="004E0EBB" w:rsidRDefault="004E0EBB">
      <w:pPr>
        <w:pStyle w:val="pxrrp"/>
      </w:pPr>
      <w:r>
        <w:t xml:space="preserve">Tax on termination of private foundation status, </w:t>
      </w:r>
      <w:r>
        <w:rPr>
          <w:rStyle w:val="pxrc"/>
          <w:color w:val="FF0000"/>
          <w:sz w:val="20"/>
          <w:szCs w:val="20"/>
          <w:vertAlign w:val="superscript"/>
        </w:rPr>
        <w:t>►</w:t>
      </w:r>
      <w:r>
        <w:rPr>
          <w:rStyle w:val="pxrc"/>
        </w:rPr>
        <w:fldChar w:fldCharType="begin"/>
      </w:r>
      <w:r>
        <w:rPr>
          <w:rStyle w:val="pxrc"/>
        </w:rPr>
        <w:instrText>rc.ref.id="I09ME7I"</w:instrText>
      </w:r>
      <w:r>
        <w:rPr>
          <w:rStyle w:val="pxrc"/>
        </w:rPr>
        <w:fldChar w:fldCharType="end"/>
      </w:r>
      <w:del w:id="563" w:author="Cara Cardinale" w:date="2025-02-08T18:20:00Z">
        <w:r w:rsidDel="00823E3B">
          <w:rPr>
            <w:rStyle w:val="pxrc"/>
          </w:rPr>
          <w:delText>RIA Federal Tax Coordinator 2d</w:delText>
        </w:r>
      </w:del>
      <w:ins w:id="564" w:author="Cara Cardinale" w:date="2025-02-08T18:20:00Z">
        <w:r w:rsidR="00823E3B">
          <w:rPr>
            <w:rStyle w:val="pxrc"/>
          </w:rPr>
          <w:t>Federal Tax Coordinator 2d (RIA)</w:t>
        </w:r>
      </w:ins>
      <w:del w:id="565" w:author="Cara Cardinale" w:date="2025-02-13T21:01:00Z">
        <w:r w:rsidDel="002A1A8B">
          <w:rPr>
            <w:rStyle w:val="pxrc"/>
          </w:rPr>
          <w:delText>, Exempt Organizations</w:delText>
        </w:r>
      </w:del>
      <w:r>
        <w:rPr>
          <w:rStyle w:val="pxrc"/>
        </w:rPr>
        <w:t xml:space="preserve"> &amp;pp;D-7228 to D-7234</w:t>
      </w:r>
      <w:r>
        <w:t>.</w:t>
      </w:r>
    </w:p>
    <w:p w14:paraId="16B3AE43" w14:textId="77777777" w:rsidR="004E0EBB" w:rsidRDefault="004E0EBB">
      <w:pPr>
        <w:pStyle w:val="pxrrp"/>
      </w:pPr>
      <w:r>
        <w:t xml:space="preserve">Termination of foundation, </w:t>
      </w:r>
      <w:r>
        <w:rPr>
          <w:rStyle w:val="pxrc"/>
          <w:color w:val="FF0000"/>
          <w:sz w:val="20"/>
          <w:szCs w:val="20"/>
          <w:vertAlign w:val="superscript"/>
        </w:rPr>
        <w:t>►</w:t>
      </w:r>
      <w:r>
        <w:rPr>
          <w:rStyle w:val="pxrc"/>
        </w:rPr>
        <w:fldChar w:fldCharType="begin"/>
      </w:r>
      <w:r>
        <w:rPr>
          <w:rStyle w:val="pxrc"/>
        </w:rPr>
        <w:instrText>rc.ref.id="I09P7CE"</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66" w:author="Cara Cardinale" w:date="2025-02-08T18:41:00Z">
        <w:r w:rsidDel="005B44B1">
          <w:rPr>
            <w:rStyle w:val="pxrc"/>
          </w:rPr>
          <w:delText>10:116</w:delText>
        </w:r>
      </w:del>
      <w:ins w:id="567" w:author="Cara Cardinale" w:date="2025-02-08T18:41:00Z">
        <w:r w:rsidR="005B44B1">
          <w:rPr>
            <w:rStyle w:val="pxrc"/>
          </w:rPr>
          <w:t>10:118</w:t>
        </w:r>
      </w:ins>
      <w:r>
        <w:t>.</w:t>
      </w:r>
    </w:p>
    <w:p w14:paraId="063109D9" w14:textId="77777777" w:rsidR="00AA373E" w:rsidRDefault="00AA373E">
      <w:pPr>
        <w:pStyle w:val="pxrrp"/>
      </w:pPr>
    </w:p>
  </w:footnote>
  <w:footnote w:id="218">
    <w:p w14:paraId="22538494" w14:textId="77777777" w:rsidR="004E0EBB" w:rsidRDefault="004E0EBB">
      <w:pPr>
        <w:rPr>
          <w:rStyle w:val="FootnoteReference"/>
        </w:rPr>
      </w:pPr>
      <w:r w:rsidRPr="00E32094">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911E4D3" w14:textId="77777777" w:rsidR="004E0EBB" w:rsidRDefault="004E0EBB">
      <w:pPr>
        <w:pStyle w:val="pxp"/>
      </w:pPr>
      <w:r>
        <w:rPr>
          <w:color w:val="FF0000"/>
          <w:sz w:val="20"/>
          <w:szCs w:val="20"/>
          <w:vertAlign w:val="superscript"/>
        </w:rPr>
        <w:t>►</w:t>
      </w:r>
      <w:r>
        <w:fldChar w:fldCharType="begin"/>
      </w:r>
      <w:r>
        <w:instrText>p.ct.id="f477b8b0b92511efa86bc22ba615bad8|24|31:24"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st.ref.id="I09S0HA"</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507(a)(2), (g)</w:t>
      </w:r>
      <w:r>
        <w:t>.</w:t>
      </w:r>
    </w:p>
    <w:p w14:paraId="3E84624C" w14:textId="77777777" w:rsidR="004E0EBB" w:rsidRDefault="004E0EBB">
      <w:pPr>
        <w:pStyle w:val="pxrr"/>
        <w:spacing w:before="180"/>
        <w:rPr>
          <w:sz w:val="24"/>
          <w:szCs w:val="24"/>
        </w:rPr>
      </w:pPr>
      <w:r>
        <w:rPr>
          <w:rStyle w:val="pxvis"/>
          <w:rFonts w:cs="Arial"/>
          <w:bCs/>
          <w:szCs w:val="28"/>
        </w:rPr>
        <w:t>Research References</w:t>
      </w:r>
    </w:p>
    <w:p w14:paraId="77BBC9F5" w14:textId="77777777" w:rsidR="004E0EBB" w:rsidRDefault="004E0EBB">
      <w:pPr>
        <w:pStyle w:val="pxrrp"/>
      </w:pPr>
      <w:r>
        <w:t xml:space="preserve">Abatement of tax on termination of private foundation status, </w:t>
      </w:r>
      <w:r>
        <w:rPr>
          <w:rStyle w:val="pxrc"/>
          <w:color w:val="FF0000"/>
          <w:sz w:val="20"/>
          <w:szCs w:val="20"/>
          <w:vertAlign w:val="superscript"/>
        </w:rPr>
        <w:t>►</w:t>
      </w:r>
      <w:r>
        <w:rPr>
          <w:rStyle w:val="pxrc"/>
        </w:rPr>
        <w:fldChar w:fldCharType="begin"/>
      </w:r>
      <w:r>
        <w:rPr>
          <w:rStyle w:val="pxrc"/>
        </w:rPr>
        <w:instrText>rc.ref.id="I09JL2P"</w:instrText>
      </w:r>
      <w:r>
        <w:rPr>
          <w:rStyle w:val="pxrc"/>
        </w:rPr>
        <w:fldChar w:fldCharType="end"/>
      </w:r>
      <w:del w:id="568" w:author="Cara Cardinale" w:date="2025-02-08T18:21:00Z">
        <w:r w:rsidDel="00823E3B">
          <w:rPr>
            <w:rStyle w:val="pxrc"/>
          </w:rPr>
          <w:delText>RIA Federal Tax Coordinator 2d</w:delText>
        </w:r>
      </w:del>
      <w:ins w:id="569" w:author="Cara Cardinale" w:date="2025-02-08T18:21:00Z">
        <w:r w:rsidR="00823E3B">
          <w:rPr>
            <w:rStyle w:val="pxrc"/>
          </w:rPr>
          <w:t>Federal Tax Coordinator 2d (RIA)</w:t>
        </w:r>
      </w:ins>
      <w:del w:id="570" w:author="Cara Cardinale" w:date="2025-02-13T21:13:00Z">
        <w:r w:rsidDel="00125D56">
          <w:rPr>
            <w:rStyle w:val="pxrc"/>
          </w:rPr>
          <w:delText>, Exempt Organizations</w:delText>
        </w:r>
      </w:del>
      <w:r>
        <w:rPr>
          <w:rStyle w:val="pxrc"/>
        </w:rPr>
        <w:t xml:space="preserve"> &amp;p;D-7234</w:t>
      </w:r>
      <w:r>
        <w:t>.</w:t>
      </w:r>
    </w:p>
    <w:p w14:paraId="7A3FBFBA" w14:textId="77777777" w:rsidR="004E0EBB" w:rsidRDefault="004E0EBB">
      <w:pPr>
        <w:pStyle w:val="pxrrp"/>
      </w:pPr>
      <w:r>
        <w:t xml:space="preserve">Termination of foundation, </w:t>
      </w:r>
      <w:r>
        <w:rPr>
          <w:rStyle w:val="pxrc"/>
          <w:color w:val="FF0000"/>
          <w:sz w:val="20"/>
          <w:szCs w:val="20"/>
          <w:vertAlign w:val="superscript"/>
        </w:rPr>
        <w:t>►</w:t>
      </w:r>
      <w:r>
        <w:rPr>
          <w:rStyle w:val="pxrc"/>
        </w:rPr>
        <w:fldChar w:fldCharType="begin"/>
      </w:r>
      <w:r>
        <w:rPr>
          <w:rStyle w:val="pxrc"/>
        </w:rPr>
        <w:instrText>rc.ref.id="I09ME7L"</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71" w:author="Cara Cardinale" w:date="2025-02-08T18:41:00Z">
        <w:r w:rsidDel="005B44B1">
          <w:rPr>
            <w:rStyle w:val="pxrc"/>
          </w:rPr>
          <w:delText>10:116</w:delText>
        </w:r>
      </w:del>
      <w:ins w:id="572" w:author="Cara Cardinale" w:date="2025-02-08T18:41:00Z">
        <w:r w:rsidR="005B44B1">
          <w:rPr>
            <w:rStyle w:val="pxrc"/>
          </w:rPr>
          <w:t>10:118</w:t>
        </w:r>
      </w:ins>
      <w:r>
        <w:t>.</w:t>
      </w:r>
    </w:p>
    <w:p w14:paraId="7AAB28FE" w14:textId="77777777" w:rsidR="00AA373E" w:rsidRDefault="00AA373E">
      <w:pPr>
        <w:pStyle w:val="pxrrp"/>
      </w:pPr>
    </w:p>
  </w:footnote>
  <w:footnote w:id="219">
    <w:p w14:paraId="1350A42B" w14:textId="77777777" w:rsidR="004E0EBB" w:rsidRDefault="004E0EBB">
      <w:pPr>
        <w:rPr>
          <w:rStyle w:val="FootnoteReference"/>
        </w:rPr>
      </w:pPr>
      <w:r w:rsidRPr="00E32094">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7B6BDE5" w14:textId="77777777" w:rsidR="004E0EBB" w:rsidRDefault="004E0EBB">
      <w:pPr>
        <w:pStyle w:val="pxp"/>
      </w:pPr>
      <w:r>
        <w:rPr>
          <w:color w:val="FF0000"/>
          <w:sz w:val="20"/>
          <w:szCs w:val="20"/>
          <w:vertAlign w:val="superscript"/>
        </w:rPr>
        <w:t>►</w:t>
      </w:r>
      <w:r>
        <w:fldChar w:fldCharType="begin"/>
      </w:r>
      <w:r>
        <w:instrText>p.ct.id="f477b8b0b92511efa86bc22ba615bad8|24|31:24"</w:instrText>
      </w:r>
      <w:r>
        <w:fldChar w:fldCharType="end"/>
      </w:r>
      <w:r>
        <w:rPr>
          <w:rStyle w:val="pxst"/>
          <w:color w:val="FF0000"/>
          <w:sz w:val="20"/>
          <w:szCs w:val="20"/>
          <w:vertAlign w:val="superscript"/>
        </w:rPr>
        <w:t>►</w:t>
      </w:r>
      <w:r>
        <w:rPr>
          <w:rStyle w:val="pxst"/>
        </w:rPr>
        <w:fldChar w:fldCharType="begin"/>
      </w:r>
      <w:r>
        <w:rPr>
          <w:rStyle w:val="pxst"/>
        </w:rPr>
        <w:instrText>st.ref.id="I09JL3U"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507(b)(1)(B)(i), (ii)</w:t>
      </w:r>
      <w:r>
        <w:t>.</w:t>
      </w:r>
    </w:p>
    <w:p w14:paraId="589FBD7A" w14:textId="77777777" w:rsidR="004E0EBB" w:rsidRDefault="004E0EBB">
      <w:pPr>
        <w:pStyle w:val="pxp"/>
      </w:pPr>
      <w:r>
        <w:rPr>
          <w:color w:val="FF0000"/>
          <w:sz w:val="20"/>
          <w:szCs w:val="20"/>
          <w:vertAlign w:val="superscript"/>
        </w:rPr>
        <w:t>►</w:t>
      </w:r>
      <w:r>
        <w:fldChar w:fldCharType="begin"/>
      </w:r>
      <w:r>
        <w:instrText>p.ct.id="f477b8b0b92511efa86bc22ba615bad8|24|31:24"</w:instrText>
      </w:r>
      <w:r>
        <w:fldChar w:fldCharType="end"/>
      </w:r>
      <w:r>
        <w:t xml:space="preserve">For discussion of the organizational and operational requirements for exemption from private foundation status, see </w:t>
      </w:r>
      <w:r>
        <w:rPr>
          <w:rStyle w:val="pxx"/>
          <w:color w:val="FF0000"/>
          <w:sz w:val="20"/>
          <w:szCs w:val="20"/>
          <w:vertAlign w:val="superscript"/>
        </w:rPr>
        <w:t>►</w:t>
      </w:r>
      <w:r>
        <w:rPr>
          <w:rStyle w:val="pxx"/>
        </w:rPr>
        <w:fldChar w:fldCharType="begin"/>
      </w:r>
      <w:r>
        <w:rPr>
          <w:rStyle w:val="pxx"/>
        </w:rPr>
        <w:instrText>x.ref.id="I09P7DM"</w:instrText>
      </w:r>
      <w:r>
        <w:rPr>
          <w:rStyle w:val="pxx"/>
        </w:rPr>
        <w:fldChar w:fldCharType="end"/>
      </w:r>
      <w:r>
        <w:rPr>
          <w:rStyle w:val="pxx"/>
          <w:vanish/>
        </w:rPr>
        <w:t>&amp;s;</w:t>
      </w:r>
      <w:r>
        <w:rPr>
          <w:rStyle w:val="pxvis"/>
          <w:rFonts w:ascii="Times NewRoman" w:hAnsi="Times NewRoman"/>
          <w:b w:val="0"/>
          <w:sz w:val="24"/>
        </w:rPr>
        <w:t>§</w:t>
      </w:r>
      <w:r>
        <w:rPr>
          <w:rStyle w:val="pxx"/>
        </w:rPr>
        <w:t>31:9</w:t>
      </w:r>
      <w:r>
        <w:t>.</w:t>
      </w:r>
    </w:p>
    <w:p w14:paraId="0334CF82" w14:textId="77777777" w:rsidR="004E0EBB" w:rsidRDefault="004E0EBB">
      <w:pPr>
        <w:pStyle w:val="pxrr"/>
        <w:spacing w:before="180"/>
        <w:rPr>
          <w:sz w:val="24"/>
          <w:szCs w:val="24"/>
        </w:rPr>
      </w:pPr>
      <w:r>
        <w:rPr>
          <w:rStyle w:val="pxvis"/>
          <w:rFonts w:cs="Arial"/>
          <w:bCs/>
          <w:szCs w:val="28"/>
        </w:rPr>
        <w:t>Research References</w:t>
      </w:r>
    </w:p>
    <w:p w14:paraId="1C096E11" w14:textId="77777777" w:rsidR="004E0EBB" w:rsidRDefault="004E0EBB">
      <w:pPr>
        <w:pStyle w:val="pxrrp"/>
      </w:pPr>
      <w:r>
        <w:t xml:space="preserve">Abatement of tax on termination of private foundation status, </w:t>
      </w:r>
      <w:r>
        <w:rPr>
          <w:rStyle w:val="pxrc"/>
          <w:color w:val="FF0000"/>
          <w:sz w:val="20"/>
          <w:szCs w:val="20"/>
          <w:vertAlign w:val="superscript"/>
        </w:rPr>
        <w:t>►</w:t>
      </w:r>
      <w:r>
        <w:rPr>
          <w:rStyle w:val="pxrc"/>
        </w:rPr>
        <w:fldChar w:fldCharType="begin"/>
      </w:r>
      <w:r>
        <w:rPr>
          <w:rStyle w:val="pxrc"/>
        </w:rPr>
        <w:instrText>rc.ref.id="I09S0II"</w:instrText>
      </w:r>
      <w:r>
        <w:rPr>
          <w:rStyle w:val="pxrc"/>
        </w:rPr>
        <w:fldChar w:fldCharType="end"/>
      </w:r>
      <w:del w:id="573" w:author="Cara Cardinale" w:date="2025-02-08T18:21:00Z">
        <w:r w:rsidDel="00823E3B">
          <w:rPr>
            <w:rStyle w:val="pxrc"/>
          </w:rPr>
          <w:delText>RIA Federal Tax Coordinator 2d</w:delText>
        </w:r>
      </w:del>
      <w:ins w:id="574" w:author="Cara Cardinale" w:date="2025-02-08T18:21:00Z">
        <w:r w:rsidR="00823E3B">
          <w:rPr>
            <w:rStyle w:val="pxrc"/>
          </w:rPr>
          <w:t>Federal Tax Coordinator 2d (RIA)</w:t>
        </w:r>
      </w:ins>
      <w:del w:id="575" w:author="Cara Cardinale" w:date="2025-02-13T21:13:00Z">
        <w:r w:rsidDel="00125D56">
          <w:rPr>
            <w:rStyle w:val="pxrc"/>
          </w:rPr>
          <w:delText>, Exempt Organizations</w:delText>
        </w:r>
      </w:del>
      <w:r>
        <w:rPr>
          <w:rStyle w:val="pxrc"/>
        </w:rPr>
        <w:t xml:space="preserve"> &amp;p;D-7234</w:t>
      </w:r>
      <w:r>
        <w:t>.</w:t>
      </w:r>
    </w:p>
    <w:p w14:paraId="30D052BA" w14:textId="77777777" w:rsidR="004E0EBB" w:rsidRDefault="004E0EBB">
      <w:pPr>
        <w:pStyle w:val="pxrrp"/>
      </w:pPr>
      <w:r>
        <w:t xml:space="preserve">Termination of foundation, </w:t>
      </w:r>
      <w:r>
        <w:rPr>
          <w:rStyle w:val="pxrc"/>
          <w:color w:val="FF0000"/>
          <w:sz w:val="20"/>
          <w:szCs w:val="20"/>
          <w:vertAlign w:val="superscript"/>
        </w:rPr>
        <w:t>►</w:t>
      </w:r>
      <w:r>
        <w:rPr>
          <w:rStyle w:val="pxrc"/>
        </w:rPr>
        <w:fldChar w:fldCharType="begin"/>
      </w:r>
      <w:r>
        <w:rPr>
          <w:rStyle w:val="pxrc"/>
        </w:rPr>
        <w:instrText>rc.ref.id="I09UTNE"</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76" w:author="Cara Cardinale" w:date="2025-02-08T18:41:00Z">
        <w:r w:rsidDel="005B44B1">
          <w:rPr>
            <w:rStyle w:val="pxrc"/>
          </w:rPr>
          <w:delText>10:116</w:delText>
        </w:r>
      </w:del>
      <w:ins w:id="577" w:author="Cara Cardinale" w:date="2025-02-08T18:41:00Z">
        <w:r w:rsidR="005B44B1">
          <w:rPr>
            <w:rStyle w:val="pxrc"/>
          </w:rPr>
          <w:t>10:118</w:t>
        </w:r>
      </w:ins>
      <w:r>
        <w:t>.</w:t>
      </w:r>
    </w:p>
    <w:p w14:paraId="43027E2A" w14:textId="77777777" w:rsidR="00AA373E" w:rsidRDefault="00AA373E">
      <w:pPr>
        <w:pStyle w:val="pxrrp"/>
      </w:pPr>
    </w:p>
  </w:footnote>
  <w:footnote w:id="220">
    <w:p w14:paraId="51AEEDDE" w14:textId="77777777" w:rsidR="004E0EBB" w:rsidRDefault="004E0EBB">
      <w:pPr>
        <w:rPr>
          <w:rStyle w:val="FootnoteReference"/>
        </w:rPr>
      </w:pPr>
      <w:r w:rsidRPr="00E32094">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3EE84AF8" w14:textId="77777777" w:rsidR="004E0EBB" w:rsidRDefault="004E0EBB">
      <w:pPr>
        <w:pStyle w:val="pxp"/>
      </w:pPr>
      <w:r>
        <w:rPr>
          <w:color w:val="FF0000"/>
          <w:sz w:val="20"/>
          <w:szCs w:val="20"/>
          <w:vertAlign w:val="superscript"/>
        </w:rPr>
        <w:t>►</w:t>
      </w:r>
      <w:r>
        <w:fldChar w:fldCharType="begin"/>
      </w:r>
      <w:r>
        <w:instrText>p.ct.id="f477b8b0b92511efa86bc22ba615bad8|24|31:24"</w:instrText>
      </w:r>
      <w:r>
        <w:fldChar w:fldCharType="end"/>
      </w:r>
      <w:r>
        <w:rPr>
          <w:rStyle w:val="pxst"/>
          <w:color w:val="FF0000"/>
          <w:sz w:val="20"/>
          <w:szCs w:val="20"/>
          <w:vertAlign w:val="superscript"/>
        </w:rPr>
        <w:t>►</w:t>
      </w:r>
      <w:r>
        <w:rPr>
          <w:rStyle w:val="pxst"/>
        </w:rPr>
        <w:fldChar w:fldCharType="begin"/>
      </w:r>
      <w:r>
        <w:rPr>
          <w:rStyle w:val="pxst"/>
        </w:rPr>
        <w:instrText>st.ref.id="I09JL3X"</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1.507-2(b)(3)</w:t>
      </w:r>
      <w:r>
        <w:t>.</w:t>
      </w:r>
    </w:p>
    <w:p w14:paraId="7090E674" w14:textId="77777777" w:rsidR="004E0EBB" w:rsidRDefault="004E0EBB">
      <w:pPr>
        <w:pStyle w:val="pxrr"/>
        <w:spacing w:before="180"/>
        <w:rPr>
          <w:sz w:val="24"/>
          <w:szCs w:val="24"/>
        </w:rPr>
      </w:pPr>
      <w:r>
        <w:rPr>
          <w:rStyle w:val="pxvis"/>
          <w:rFonts w:cs="Arial"/>
          <w:bCs/>
          <w:szCs w:val="28"/>
        </w:rPr>
        <w:t>Research References</w:t>
      </w:r>
    </w:p>
    <w:p w14:paraId="01E5F298" w14:textId="77777777" w:rsidR="004E0EBB" w:rsidRDefault="004E0EBB">
      <w:pPr>
        <w:pStyle w:val="pxrrp"/>
      </w:pPr>
      <w:r>
        <w:t xml:space="preserve">Abatement of tax on termination of private foundation status, </w:t>
      </w:r>
      <w:r>
        <w:rPr>
          <w:rStyle w:val="pxrc"/>
          <w:color w:val="FF0000"/>
          <w:sz w:val="20"/>
          <w:szCs w:val="20"/>
          <w:vertAlign w:val="superscript"/>
        </w:rPr>
        <w:t>►</w:t>
      </w:r>
      <w:r>
        <w:rPr>
          <w:rStyle w:val="pxrc"/>
        </w:rPr>
        <w:fldChar w:fldCharType="begin"/>
      </w:r>
      <w:r>
        <w:rPr>
          <w:rStyle w:val="pxrc"/>
        </w:rPr>
        <w:instrText>rc.ref.id="I09ME8T"</w:instrText>
      </w:r>
      <w:r>
        <w:rPr>
          <w:rStyle w:val="pxrc"/>
        </w:rPr>
        <w:fldChar w:fldCharType="end"/>
      </w:r>
      <w:del w:id="578" w:author="Cara Cardinale" w:date="2025-02-08T18:21:00Z">
        <w:r w:rsidDel="00823E3B">
          <w:rPr>
            <w:rStyle w:val="pxrc"/>
          </w:rPr>
          <w:delText>RIA Federal Tax Coordinator 2d</w:delText>
        </w:r>
      </w:del>
      <w:ins w:id="579" w:author="Cara Cardinale" w:date="2025-02-08T18:21:00Z">
        <w:r w:rsidR="00823E3B">
          <w:rPr>
            <w:rStyle w:val="pxrc"/>
          </w:rPr>
          <w:t>Federal Tax Coordinator 2d (RIA)</w:t>
        </w:r>
      </w:ins>
      <w:del w:id="580" w:author="Cara Cardinale" w:date="2025-02-13T21:15:00Z">
        <w:r w:rsidDel="00125D56">
          <w:rPr>
            <w:rStyle w:val="pxrc"/>
          </w:rPr>
          <w:delText>, Exempt Organizations</w:delText>
        </w:r>
      </w:del>
      <w:r>
        <w:rPr>
          <w:rStyle w:val="pxrc"/>
        </w:rPr>
        <w:t xml:space="preserve"> &amp;p;D-7234</w:t>
      </w:r>
      <w:r>
        <w:t>.</w:t>
      </w:r>
    </w:p>
    <w:p w14:paraId="6D986DD5" w14:textId="77777777" w:rsidR="004E0EBB" w:rsidRDefault="004E0EBB">
      <w:pPr>
        <w:pStyle w:val="pxrrp"/>
      </w:pPr>
      <w:r>
        <w:t xml:space="preserve">Termination of foundation, </w:t>
      </w:r>
      <w:r>
        <w:rPr>
          <w:rStyle w:val="pxrc"/>
          <w:color w:val="FF0000"/>
          <w:sz w:val="20"/>
          <w:szCs w:val="20"/>
          <w:vertAlign w:val="superscript"/>
        </w:rPr>
        <w:t>►</w:t>
      </w:r>
      <w:r>
        <w:rPr>
          <w:rStyle w:val="pxrc"/>
        </w:rPr>
        <w:fldChar w:fldCharType="begin"/>
      </w:r>
      <w:r>
        <w:rPr>
          <w:rStyle w:val="pxrc"/>
        </w:rPr>
        <w:instrText>rc.ref.id="I09P7DP"</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del w:id="581" w:author="Cara Cardinale" w:date="2025-02-08T18:41:00Z">
        <w:r w:rsidDel="005B44B1">
          <w:rPr>
            <w:rStyle w:val="pxrc"/>
          </w:rPr>
          <w:delText>10:116</w:delText>
        </w:r>
      </w:del>
      <w:ins w:id="582" w:author="Cara Cardinale" w:date="2025-02-08T18:41:00Z">
        <w:r w:rsidR="005B44B1">
          <w:rPr>
            <w:rStyle w:val="pxrc"/>
          </w:rPr>
          <w:t>10:118</w:t>
        </w:r>
      </w:ins>
      <w:r>
        <w:t>.</w:t>
      </w:r>
    </w:p>
    <w:p w14:paraId="0BBA8290" w14:textId="77777777" w:rsidR="00AA373E" w:rsidRDefault="00AA373E">
      <w:pPr>
        <w:pStyle w:val="pxrrp"/>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31B7"/>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4260200C"/>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002508842">
    <w:abstractNumId w:val="1"/>
  </w:num>
  <w:num w:numId="2" w16cid:durableId="20587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trackRevisions/>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372B0"/>
    <w:rsid w:val="00000042"/>
    <w:rsid w:val="00053FC7"/>
    <w:rsid w:val="00087142"/>
    <w:rsid w:val="00095DF1"/>
    <w:rsid w:val="000A1DDF"/>
    <w:rsid w:val="000F200B"/>
    <w:rsid w:val="00115D4F"/>
    <w:rsid w:val="00125D56"/>
    <w:rsid w:val="00134B51"/>
    <w:rsid w:val="001773A1"/>
    <w:rsid w:val="001C23FF"/>
    <w:rsid w:val="001C64CD"/>
    <w:rsid w:val="001D6A4F"/>
    <w:rsid w:val="002107F6"/>
    <w:rsid w:val="00215073"/>
    <w:rsid w:val="00220B9F"/>
    <w:rsid w:val="002260E9"/>
    <w:rsid w:val="002342B4"/>
    <w:rsid w:val="00244FA0"/>
    <w:rsid w:val="002563E8"/>
    <w:rsid w:val="00256EFC"/>
    <w:rsid w:val="00261A6C"/>
    <w:rsid w:val="0027119D"/>
    <w:rsid w:val="002A1A8B"/>
    <w:rsid w:val="002D2960"/>
    <w:rsid w:val="002D79ED"/>
    <w:rsid w:val="00321265"/>
    <w:rsid w:val="0034742B"/>
    <w:rsid w:val="00374E73"/>
    <w:rsid w:val="003A590D"/>
    <w:rsid w:val="003A6D09"/>
    <w:rsid w:val="003B6052"/>
    <w:rsid w:val="003C3903"/>
    <w:rsid w:val="003E3B5B"/>
    <w:rsid w:val="004106A6"/>
    <w:rsid w:val="004510A9"/>
    <w:rsid w:val="004523A0"/>
    <w:rsid w:val="004B0CCA"/>
    <w:rsid w:val="004C55BE"/>
    <w:rsid w:val="004E0D18"/>
    <w:rsid w:val="004E0EBB"/>
    <w:rsid w:val="004E45D9"/>
    <w:rsid w:val="005328A7"/>
    <w:rsid w:val="00551C65"/>
    <w:rsid w:val="00562411"/>
    <w:rsid w:val="00567301"/>
    <w:rsid w:val="0059202B"/>
    <w:rsid w:val="005A13C0"/>
    <w:rsid w:val="005B44B1"/>
    <w:rsid w:val="005C0F4C"/>
    <w:rsid w:val="005E08DB"/>
    <w:rsid w:val="006054B3"/>
    <w:rsid w:val="00621527"/>
    <w:rsid w:val="006234E2"/>
    <w:rsid w:val="00632125"/>
    <w:rsid w:val="0063721D"/>
    <w:rsid w:val="00656A25"/>
    <w:rsid w:val="00671820"/>
    <w:rsid w:val="00692E57"/>
    <w:rsid w:val="006A6981"/>
    <w:rsid w:val="006E02FA"/>
    <w:rsid w:val="0070088C"/>
    <w:rsid w:val="00712258"/>
    <w:rsid w:val="007316DA"/>
    <w:rsid w:val="007555CD"/>
    <w:rsid w:val="0076786A"/>
    <w:rsid w:val="00780FBD"/>
    <w:rsid w:val="0078531C"/>
    <w:rsid w:val="007A137B"/>
    <w:rsid w:val="007C3C8D"/>
    <w:rsid w:val="00800BDF"/>
    <w:rsid w:val="00823E3B"/>
    <w:rsid w:val="00832D00"/>
    <w:rsid w:val="00836090"/>
    <w:rsid w:val="00842770"/>
    <w:rsid w:val="008540B2"/>
    <w:rsid w:val="008850FE"/>
    <w:rsid w:val="008B0DC6"/>
    <w:rsid w:val="008E2DB0"/>
    <w:rsid w:val="008E3E47"/>
    <w:rsid w:val="00932BAD"/>
    <w:rsid w:val="00965B2D"/>
    <w:rsid w:val="00987523"/>
    <w:rsid w:val="009A460D"/>
    <w:rsid w:val="009D3981"/>
    <w:rsid w:val="009E100F"/>
    <w:rsid w:val="009F3396"/>
    <w:rsid w:val="00A00DAC"/>
    <w:rsid w:val="00A01FD6"/>
    <w:rsid w:val="00A35FD4"/>
    <w:rsid w:val="00A55473"/>
    <w:rsid w:val="00A73950"/>
    <w:rsid w:val="00A7764E"/>
    <w:rsid w:val="00A80FAC"/>
    <w:rsid w:val="00AA1E7D"/>
    <w:rsid w:val="00AA373E"/>
    <w:rsid w:val="00AB3F05"/>
    <w:rsid w:val="00AC2D11"/>
    <w:rsid w:val="00AC36EF"/>
    <w:rsid w:val="00AF51BA"/>
    <w:rsid w:val="00B009C8"/>
    <w:rsid w:val="00B13274"/>
    <w:rsid w:val="00B14CAA"/>
    <w:rsid w:val="00B15832"/>
    <w:rsid w:val="00B1635E"/>
    <w:rsid w:val="00B37E8B"/>
    <w:rsid w:val="00B60D62"/>
    <w:rsid w:val="00B63CBA"/>
    <w:rsid w:val="00B74494"/>
    <w:rsid w:val="00B853A6"/>
    <w:rsid w:val="00BB0CDE"/>
    <w:rsid w:val="00BD3ABE"/>
    <w:rsid w:val="00BD480B"/>
    <w:rsid w:val="00BE3EC4"/>
    <w:rsid w:val="00C061CF"/>
    <w:rsid w:val="00C3293D"/>
    <w:rsid w:val="00C37647"/>
    <w:rsid w:val="00C53215"/>
    <w:rsid w:val="00C6434D"/>
    <w:rsid w:val="00C850E1"/>
    <w:rsid w:val="00C91050"/>
    <w:rsid w:val="00CB4A4F"/>
    <w:rsid w:val="00CC6AFC"/>
    <w:rsid w:val="00CE0898"/>
    <w:rsid w:val="00D14905"/>
    <w:rsid w:val="00D268B6"/>
    <w:rsid w:val="00D32B94"/>
    <w:rsid w:val="00D3465C"/>
    <w:rsid w:val="00D372B0"/>
    <w:rsid w:val="00D41D93"/>
    <w:rsid w:val="00D553A3"/>
    <w:rsid w:val="00D95788"/>
    <w:rsid w:val="00DC3C06"/>
    <w:rsid w:val="00DE09FA"/>
    <w:rsid w:val="00DF6D22"/>
    <w:rsid w:val="00E167C8"/>
    <w:rsid w:val="00E27888"/>
    <w:rsid w:val="00E32094"/>
    <w:rsid w:val="00E33E54"/>
    <w:rsid w:val="00E71008"/>
    <w:rsid w:val="00E82D0D"/>
    <w:rsid w:val="00EC51B2"/>
    <w:rsid w:val="00F46CE5"/>
    <w:rsid w:val="00F74B46"/>
    <w:rsid w:val="00F74E8A"/>
    <w:rsid w:val="00F754EE"/>
    <w:rsid w:val="00FB2934"/>
    <w:rsid w:val="00FB2FE7"/>
    <w:rsid w:val="00FB44A4"/>
    <w:rsid w:val="00FD7F57"/>
    <w:rsid w:val="00FF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3B6BEB"/>
  <w14:defaultImageDpi w14:val="0"/>
  <w15:docId w15:val="{B51F4A4E-D26A-4C7C-B8E7-9E2329E3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Roman" w:hAnsi="Times NewRoman"/>
      <w:kern w:val="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xx">
    <w:name w:val="px.x"/>
    <w:rPr>
      <w:sz w:val="24"/>
    </w:rPr>
  </w:style>
  <w:style w:type="character" w:customStyle="1" w:styleId="pxtk">
    <w:name w:val="px.tk"/>
    <w:uiPriority w:val="99"/>
    <w:rPr>
      <w:sz w:val="24"/>
    </w:rPr>
  </w:style>
  <w:style w:type="character" w:customStyle="1" w:styleId="pxwd">
    <w:name w:val="px.wd"/>
    <w:uiPriority w:val="99"/>
    <w:rPr>
      <w:sz w:val="24"/>
    </w:rPr>
  </w:style>
  <w:style w:type="character" w:customStyle="1" w:styleId="pxrc">
    <w:name w:val="px.rc"/>
    <w:uiPriority w:val="99"/>
    <w:rPr>
      <w:sz w:val="24"/>
    </w:rPr>
  </w:style>
  <w:style w:type="character" w:customStyle="1" w:styleId="pxpl">
    <w:name w:val="px.pl"/>
    <w:uiPriority w:val="99"/>
    <w:rPr>
      <w:sz w:val="24"/>
    </w:rPr>
  </w:style>
  <w:style w:type="character" w:customStyle="1" w:styleId="pxst">
    <w:name w:val="px.st"/>
    <w:uiPriority w:val="99"/>
    <w:rPr>
      <w:sz w:val="24"/>
    </w:rPr>
  </w:style>
  <w:style w:type="character" w:customStyle="1" w:styleId="pxcc">
    <w:name w:val="px.cc"/>
    <w:uiPriority w:val="99"/>
    <w:rPr>
      <w:sz w:val="24"/>
    </w:rPr>
  </w:style>
  <w:style w:type="character" w:customStyle="1" w:styleId="pxsep">
    <w:name w:val="px.sep"/>
    <w:uiPriority w:val="99"/>
    <w:rPr>
      <w:sz w:val="24"/>
    </w:rPr>
  </w:style>
  <w:style w:type="character" w:customStyle="1" w:styleId="pxvis">
    <w:name w:val="px.vis"/>
    <w:uiPriority w:val="99"/>
    <w:rPr>
      <w:rFonts w:ascii="Arial" w:hAnsi="Arial"/>
      <w:b/>
      <w:sz w:val="28"/>
    </w:rPr>
  </w:style>
  <w:style w:type="character" w:customStyle="1" w:styleId="pxsst">
    <w:name w:val="px.sst"/>
    <w:uiPriority w:val="99"/>
    <w:rPr>
      <w:sz w:val="24"/>
    </w:rPr>
  </w:style>
  <w:style w:type="character" w:customStyle="1" w:styleId="pxi">
    <w:name w:val="px.i"/>
    <w:uiPriority w:val="99"/>
    <w:rPr>
      <w:sz w:val="24"/>
    </w:rPr>
  </w:style>
  <w:style w:type="character" w:customStyle="1" w:styleId="pxfrac">
    <w:name w:val="px.frac"/>
    <w:uiPriority w:val="99"/>
    <w:rPr>
      <w:sz w:val="24"/>
    </w:rPr>
  </w:style>
  <w:style w:type="character" w:styleId="FootnoteReference">
    <w:name w:val="footnote reference"/>
    <w:basedOn w:val="DefaultParagraphFont"/>
    <w:uiPriority w:val="99"/>
    <w:rPr>
      <w:rFonts w:cs="Times New Roman"/>
      <w:vertAlign w:val="superscript"/>
    </w:rPr>
  </w:style>
  <w:style w:type="character" w:customStyle="1" w:styleId="pxfinstr">
    <w:name w:val="px.finstr"/>
    <w:uiPriority w:val="99"/>
    <w:rPr>
      <w:sz w:val="24"/>
    </w:rPr>
  </w:style>
  <w:style w:type="character" w:customStyle="1" w:styleId="pxffnr">
    <w:name w:val="px.ffnr"/>
    <w:uiPriority w:val="99"/>
  </w:style>
  <w:style w:type="character" w:customStyle="1" w:styleId="pxurl">
    <w:name w:val="px.url"/>
    <w:uiPriority w:val="99"/>
    <w:rPr>
      <w:sz w:val="24"/>
    </w:rPr>
  </w:style>
  <w:style w:type="character" w:customStyle="1" w:styleId="pxentry">
    <w:name w:val="px.entry"/>
    <w:uiPriority w:val="99"/>
  </w:style>
  <w:style w:type="character" w:customStyle="1" w:styleId="pxeol">
    <w:name w:val="px.eol"/>
    <w:uiPriority w:val="99"/>
    <w:rPr>
      <w:sz w:val="24"/>
    </w:rPr>
  </w:style>
  <w:style w:type="character" w:customStyle="1" w:styleId="pxrowentry">
    <w:name w:val="px.row.entry"/>
    <w:uiPriority w:val="99"/>
  </w:style>
  <w:style w:type="character" w:customStyle="1" w:styleId="pxus">
    <w:name w:val="px.us"/>
    <w:uiPriority w:val="99"/>
    <w:rPr>
      <w:sz w:val="24"/>
    </w:rPr>
  </w:style>
  <w:style w:type="character" w:customStyle="1" w:styleId="pxreadme">
    <w:name w:val="px.readme"/>
    <w:uiPriority w:val="99"/>
  </w:style>
  <w:style w:type="character" w:customStyle="1" w:styleId="pxsc">
    <w:name w:val="px.sc"/>
    <w:uiPriority w:val="99"/>
    <w:rPr>
      <w:sz w:val="24"/>
    </w:rPr>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h">
    <w:name w:val="px.ch"/>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ss">
    <w:name w:val="px.s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ssp">
    <w:name w:val="px.ss.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e">
    <w:name w:val="px.te"/>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tep">
    <w:name w:val="px.te.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rr">
    <w:name w:val="px.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rrp">
    <w:name w:val="px.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d">
    <w:name w:val="px.d"/>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s">
    <w:name w:val="px.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p">
    <w:name w:val="px.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lp">
    <w:name w:val="px.l.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ov">
    <w:name w:val="px.ov"/>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lp">
    <w:name w:val="px.ck.l.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notes">
    <w:name w:val="px.ck.note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note">
    <w:name w:val="px.ck.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p">
    <w:name w:val="px.ck.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r">
    <w:name w:val="px.ck.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rrp">
    <w:name w:val="px.ck.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
    <w:name w:val="px.ti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basedOn w:val="DefaultParagraphFont"/>
    <w:link w:val="FootnoteText"/>
    <w:uiPriority w:val="99"/>
    <w:semiHidden/>
    <w:rPr>
      <w:rFonts w:ascii="Times NewRoman" w:hAnsi="Times NewRoman" w:cs="Times New Roman"/>
      <w:kern w:val="0"/>
      <w:sz w:val="20"/>
      <w:szCs w:val="20"/>
    </w:rPr>
  </w:style>
  <w:style w:type="paragraph" w:customStyle="1" w:styleId="pxtipn">
    <w:name w:val="px.tip.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p">
    <w:name w:val="px.tip.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n">
    <w:name w:val="px.ck.ref.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note">
    <w:name w:val="px.ck.ref.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p">
    <w:name w:val="px.ck.ref.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rr">
    <w:name w:val="px.ck.ref.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refrrp">
    <w:name w:val="px.ck.ref.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lp">
    <w:name w:val="px.ck.ref.l.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hac">
    <w:name w:val="px.form.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l">
    <w:name w:val="px.form.f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
    <w:name w:val="px.form.fi"/>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n">
    <w:name w:val="px.form.fi.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p">
    <w:name w:val="px.form.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notes">
    <w:name w:val="px.form.note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note">
    <w:name w:val="px.form.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r">
    <w:name w:val="px.form.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rrp">
    <w:name w:val="px.form.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sig">
    <w:name w:val="px.form.fsig"/>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sigfal">
    <w:name w:val="px.form.fsig.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sigfvs">
    <w:name w:val="px.form.fsig.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vs">
    <w:name w:val="px.form.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al">
    <w:name w:val="px.form.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ibim">
    <w:name w:val="px.form.ib.im"/>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ibimagelink">
    <w:name w:val="px.form.ib.image.link"/>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n">
    <w:name w:val="px.form.ref.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note">
    <w:name w:val="px.form.ref.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p">
    <w:name w:val="px.form.ref.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rr">
    <w:name w:val="px.form.ref.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refrrp">
    <w:name w:val="px.form.ref.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ac">
    <w:name w:val="px.form.fac"/>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ihac">
    <w:name w:val="px.form.fi.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qbqp">
    <w:name w:val="px.form.qb.qp"/>
    <w:next w:val="Normal"/>
    <w:uiPriority w:val="99"/>
    <w:pPr>
      <w:widowControl w:val="0"/>
      <w:autoSpaceDE w:val="0"/>
      <w:autoSpaceDN w:val="0"/>
      <w:adjustRightInd w:val="0"/>
      <w:spacing w:after="0" w:line="240" w:lineRule="auto"/>
    </w:pPr>
    <w:rPr>
      <w:rFonts w:ascii="Times NewRoman" w:hAnsi="Times NewRoman"/>
      <w:kern w:val="0"/>
      <w:sz w:val="20"/>
      <w:szCs w:val="20"/>
      <w:lang w:val="en-US" w:eastAsia="en-US"/>
    </w:rPr>
  </w:style>
  <w:style w:type="paragraph" w:customStyle="1" w:styleId="pxformtbl">
    <w:name w:val="px.form.tb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able">
    <w:name w:val="px.tabl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group">
    <w:name w:val="px.tgrou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olspec">
    <w:name w:val="px.colspe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head">
    <w:name w:val="px.thead"/>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row">
    <w:name w:val="px.row"/>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body">
    <w:name w:val="px.tbody"/>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cp">
    <w:name w:val="px.form.c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al">
    <w:name w:val="px.form.attach.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capfal">
    <w:name w:val="px.form.fcap.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capfvs">
    <w:name w:val="px.form.fcap.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captbl">
    <w:name w:val="px.form.fcap.tb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hal">
    <w:name w:val="px.form.fi.ha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vs">
    <w:name w:val="px.form.attach.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sig">
    <w:name w:val="px.form.attach.fsig"/>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sigfal">
    <w:name w:val="px.form.attach.fsig.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attachfsigfvs">
    <w:name w:val="px.form.attach.fsig.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l">
    <w:name w:val="px.form.attach.f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i">
    <w:name w:val="px.form.attach.fi"/>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ihac">
    <w:name w:val="px.form.attach.fi.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in">
    <w:name w:val="px.form.attach.fi.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p">
    <w:name w:val="px.form.attach.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character" w:styleId="EndnoteReference">
    <w:name w:val="endnote reference"/>
    <w:basedOn w:val="DefaultParagraphFont"/>
    <w:uiPriority w:val="99"/>
    <w:semiHidden/>
    <w:unhideWhenUsed/>
    <w:rsid w:val="00E32094"/>
    <w:rPr>
      <w:rFonts w:cs="Times New Roman"/>
      <w:vertAlign w:val="superscript"/>
    </w:rPr>
  </w:style>
  <w:style w:type="paragraph" w:styleId="Revision">
    <w:name w:val="Revision"/>
    <w:hidden/>
    <w:uiPriority w:val="99"/>
    <w:semiHidden/>
    <w:rsid w:val="002563E8"/>
    <w:pPr>
      <w:spacing w:after="0" w:line="240" w:lineRule="auto"/>
    </w:pPr>
    <w:rPr>
      <w:rFonts w:ascii="Times NewRoman" w:hAnsi="Times NewRoman"/>
      <w:kern w:val="0"/>
      <w:lang w:val="en-US" w:eastAsia="en-US"/>
    </w:rPr>
  </w:style>
  <w:style w:type="paragraph" w:styleId="Header">
    <w:name w:val="header"/>
    <w:basedOn w:val="Normal"/>
    <w:link w:val="HeaderChar"/>
    <w:uiPriority w:val="99"/>
    <w:unhideWhenUsed/>
    <w:rsid w:val="0076786A"/>
    <w:pPr>
      <w:tabs>
        <w:tab w:val="center" w:pos="4680"/>
        <w:tab w:val="right" w:pos="9360"/>
      </w:tabs>
    </w:pPr>
  </w:style>
  <w:style w:type="character" w:customStyle="1" w:styleId="HeaderChar">
    <w:name w:val="Header Char"/>
    <w:basedOn w:val="DefaultParagraphFont"/>
    <w:link w:val="Header"/>
    <w:uiPriority w:val="99"/>
    <w:rsid w:val="0076786A"/>
    <w:rPr>
      <w:rFonts w:ascii="Times NewRoman" w:hAnsi="Times NewRoman" w:cs="Times New Roman"/>
      <w:kern w:val="0"/>
    </w:rPr>
  </w:style>
  <w:style w:type="paragraph" w:styleId="Footer">
    <w:name w:val="footer"/>
    <w:basedOn w:val="Normal"/>
    <w:link w:val="FooterChar"/>
    <w:uiPriority w:val="99"/>
    <w:unhideWhenUsed/>
    <w:rsid w:val="0076786A"/>
    <w:pPr>
      <w:tabs>
        <w:tab w:val="center" w:pos="4680"/>
        <w:tab w:val="right" w:pos="9360"/>
      </w:tabs>
    </w:pPr>
  </w:style>
  <w:style w:type="character" w:customStyle="1" w:styleId="FooterChar">
    <w:name w:val="Footer Char"/>
    <w:basedOn w:val="DefaultParagraphFont"/>
    <w:link w:val="Footer"/>
    <w:uiPriority w:val="99"/>
    <w:rsid w:val="0076786A"/>
    <w:rPr>
      <w:rFonts w:ascii="Times NewRoman" w:hAnsi="Times New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78761</Words>
  <Characters>448941</Characters>
  <Application>Microsoft Office Word</Application>
  <DocSecurity>0</DocSecurity>
  <Lines>3741</Lines>
  <Paragraphs>1053</Paragraphs>
  <ScaleCrop>false</ScaleCrop>
  <Company/>
  <LinksUpToDate>false</LinksUpToDate>
  <CharactersWithSpaces>526649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Bhupathi, Usha Chandana (Operations &amp; Technology)</cp:lastModifiedBy>
  <cp:revision>2</cp:revision>
  <dcterms:created xsi:type="dcterms:W3CDTF">2025-10-01T01:29:00Z</dcterms:created>
  <dcterms:modified xsi:type="dcterms:W3CDTF">2025-10-01T01:29:00Z</dcterms:modified>
</cp:coreProperties>
</file>