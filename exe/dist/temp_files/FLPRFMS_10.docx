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09E7" w14:textId="77777777" w:rsidR="00FD3105" w:rsidRDefault="00FD3105">
      <w:pPr>
        <w:pStyle w:val="pxpub"/>
      </w:pPr>
      <w:r>
        <w:rPr>
          <w:color w:val="FF0000"/>
          <w:sz w:val="20"/>
          <w:szCs w:val="20"/>
          <w:vertAlign w:val="superscript"/>
        </w:rPr>
        <w:t>►</w:t>
      </w:r>
      <w:r>
        <w:fldChar w:fldCharType="begin"/>
      </w:r>
      <w:r>
        <w:instrText>pub.n="incomplete"</w:instrText>
      </w:r>
      <w:r>
        <w:fldChar w:fldCharType="end"/>
      </w:r>
      <w:r>
        <w:t>&lt;?phoenix upid="3d29be30775711ee8e1ba9ecff0bf883"?&gt;</w:t>
      </w:r>
    </w:p>
    <w:p w14:paraId="46F1AAED" w14:textId="77777777" w:rsidR="00FD3105" w:rsidRDefault="00FD3105">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ch.rh="Judgments"</w:instrText>
      </w:r>
      <w:r>
        <w:rPr>
          <w:sz w:val="40"/>
          <w:szCs w:val="40"/>
        </w:rPr>
        <w:fldChar w:fldCharType="end"/>
      </w:r>
      <w:r>
        <w:rPr>
          <w:sz w:val="40"/>
          <w:szCs w:val="40"/>
        </w:rPr>
        <w:t>Chapter 10. Judgments</w:t>
      </w:r>
    </w:p>
    <w:p w14:paraId="40370EEE" w14:textId="77777777" w:rsidR="00FD3105" w:rsidRDefault="00FD3105">
      <w:pPr>
        <w:pStyle w:val="pxs"/>
        <w:spacing w:before="180"/>
        <w:rPr>
          <w:sz w:val="27"/>
          <w:szCs w:val="27"/>
        </w:rPr>
      </w:pPr>
      <w:r>
        <w:rPr>
          <w:sz w:val="27"/>
          <w:szCs w:val="27"/>
        </w:rPr>
        <w:t>10:1. Scope</w:t>
      </w:r>
    </w:p>
    <w:p w14:paraId="1B44893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p.ct.id="3d29be30775711ee8e1ba9ecff0bf883|1|10:1"</w:instrText>
      </w:r>
      <w:r>
        <w:fldChar w:fldCharType="end"/>
      </w:r>
      <w:r>
        <w:t>This chapter contains forms for final judgments, some forms of orders that are final and some forms of orders that are not final, but partake more of judgments than of the usual interlocutory orders. This chapter also includes forms for final process and for enforcing final judgments.</w:t>
      </w:r>
    </w:p>
    <w:p w14:paraId="2F50EB22" w14:textId="77777777" w:rsidR="00FD3105" w:rsidRDefault="00FD3105">
      <w:pPr>
        <w:pStyle w:val="pxs"/>
        <w:spacing w:before="180"/>
        <w:rPr>
          <w:sz w:val="27"/>
          <w:szCs w:val="27"/>
        </w:rPr>
      </w:pPr>
      <w:r>
        <w:rPr>
          <w:sz w:val="27"/>
          <w:szCs w:val="27"/>
        </w:rPr>
        <w:t>10:2. Form and procedure</w:t>
      </w:r>
    </w:p>
    <w:p w14:paraId="4E593D4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Judgments and final orders, as well as the orders in this chapter that are not final, contain a caption in the form of the action, a designation as the appropriate judgment or order, a commencement that sometimes includes findings of fact and a body that contains the adjudications made by the judgment or order. See </w:t>
      </w:r>
      <w:r>
        <w:rPr>
          <w:rStyle w:val="pxx"/>
          <w:color w:val="FF0000"/>
          <w:sz w:val="20"/>
          <w:szCs w:val="20"/>
          <w:vertAlign w:val="superscript"/>
        </w:rPr>
        <w:t>►</w:t>
      </w:r>
      <w:r>
        <w:rPr>
          <w:rStyle w:val="pxx"/>
        </w:rPr>
        <w:fldChar w:fldCharType="begin"/>
      </w:r>
      <w:r>
        <w:rPr>
          <w:rStyle w:val="pxx"/>
        </w:rPr>
        <w:instrText>x.ref.id="I05NKP4"</w:instrText>
      </w:r>
      <w:r>
        <w:rPr>
          <w:rStyle w:val="pxx"/>
        </w:rPr>
        <w:fldChar w:fldCharType="end"/>
      </w:r>
      <w:r>
        <w:rPr>
          <w:rStyle w:val="pxx"/>
          <w:vanish/>
        </w:rPr>
        <w:t>&amp;s;</w:t>
      </w:r>
      <w:r>
        <w:rPr>
          <w:rStyle w:val="pxvis"/>
          <w:rFonts w:ascii="Times NewRoman" w:hAnsi="Times NewRoman"/>
          <w:b w:val="0"/>
          <w:sz w:val="24"/>
        </w:rPr>
        <w:t>§</w:t>
      </w:r>
      <w:r>
        <w:rPr>
          <w:rStyle w:val="pxx"/>
        </w:rPr>
        <w:t>2:2</w:t>
      </w:r>
      <w:r>
        <w:t xml:space="preserve">; </w:t>
      </w:r>
      <w:r>
        <w:rPr>
          <w:rStyle w:val="pxst"/>
          <w:color w:val="FF0000"/>
          <w:sz w:val="20"/>
          <w:szCs w:val="20"/>
          <w:vertAlign w:val="superscript"/>
        </w:rPr>
        <w:t>►</w:t>
      </w:r>
      <w:r>
        <w:rPr>
          <w:rStyle w:val="pxst"/>
        </w:rPr>
        <w:fldChar w:fldCharType="begin"/>
      </w:r>
      <w:r>
        <w:rPr>
          <w:rStyle w:val="pxst"/>
        </w:rPr>
        <w:instrText>st.ref.id="I03XWRW"</w:instrText>
      </w:r>
      <w:r>
        <w:rPr>
          <w:rStyle w:val="pxst"/>
        </w:rPr>
        <w:fldChar w:fldCharType="end"/>
      </w:r>
      <w:r>
        <w:rPr>
          <w:rStyle w:val="pxst"/>
        </w:rPr>
        <w:t>Fla. R. Civ. P. 1.100(c)</w:t>
      </w:r>
      <w:r>
        <w:t xml:space="preserve">; </w:t>
      </w:r>
      <w:r>
        <w:rPr>
          <w:rStyle w:val="pxst"/>
          <w:color w:val="FF0000"/>
          <w:sz w:val="20"/>
          <w:szCs w:val="20"/>
          <w:vertAlign w:val="superscript"/>
        </w:rPr>
        <w:t>►</w:t>
      </w:r>
      <w:r>
        <w:rPr>
          <w:rStyle w:val="pxst"/>
        </w:rPr>
        <w:fldChar w:fldCharType="begin"/>
      </w:r>
      <w:r>
        <w:rPr>
          <w:rStyle w:val="pxst"/>
        </w:rPr>
        <w:instrText>st.ref.id="I015V9P"</w:instrText>
      </w:r>
      <w:r>
        <w:rPr>
          <w:rStyle w:val="pxst"/>
        </w:rPr>
        <w:fldChar w:fldCharType="end"/>
      </w:r>
      <w:r>
        <w:rPr>
          <w:rStyle w:val="pxst"/>
        </w:rPr>
        <w:t>Fla. Fam. L. R. P. 12.100(c)</w:t>
      </w:r>
      <w:r>
        <w:t>. Judgments and orders are completed by a conclusion that gives the date and place of entry and the signature of the judge. A notation of the parties or attorneys to whom conformed copies of the judgment have been sent is in the lower left-hand part of the form.</w:t>
      </w:r>
    </w:p>
    <w:p w14:paraId="508FF8D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After a judgment is entered, it must be filed with the clerk, and recorded. If it is not a final judgment or order, it may be recorded if the court so orders. Interlocutory orders that deal with the title to or possession of real property should always be recorded.</w:t>
      </w:r>
    </w:p>
    <w:p w14:paraId="3E4B726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The commencement of final judgments differs. There is one form for an application for judgment after default, others for judgment after motion for judgment on the pleadings, for summary judgment, for dismissal and for jury trials and nonjury trials. The commencement should recite the predicate for its entry, such as one of the motions, a jury or nonjury trial, and then move on to the adjudicatory paragraphs. Most lawyers call the judgment after a motion for summary judgment a summary judgment. It is not. It is a final judgment granted after a motion for summary judgment. It can properly be called a summary final judgment, but it is better to call it simply a final judgment.</w:t>
      </w:r>
    </w:p>
    <w:p w14:paraId="6F71C39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The commencement must contain findings of fact in some cases.</w:t>
      </w:r>
      <w:ins w:id="0" w:author="Debra M. Salisbury" w:date="2024-02-19T21:02:00Z">
        <w:r w:rsidR="00A65346">
          <w:t xml:space="preserve"> </w:t>
        </w:r>
      </w:ins>
      <w:ins w:id="1" w:author="Debra M. Salisbury" w:date="2024-02-19T21:05:00Z">
        <w:r w:rsidR="00A65346">
          <w:rPr>
            <w:rStyle w:val="pxst"/>
            <w:color w:val="FF0000"/>
            <w:sz w:val="20"/>
            <w:szCs w:val="20"/>
            <w:vertAlign w:val="superscript"/>
          </w:rPr>
          <w:t>►</w:t>
        </w:r>
      </w:ins>
      <w:ins w:id="2" w:author="Debra M. Salisbury" w:date="2024-02-19T21:02:00Z">
        <w:r w:rsidR="00A65346">
          <w:t xml:space="preserve">The failure to include the required findings of fact in </w:t>
        </w:r>
      </w:ins>
      <w:ins w:id="3" w:author="Debra M. Salisbury" w:date="2024-02-19T21:06:00Z">
        <w:r w:rsidR="00A65346">
          <w:t>a</w:t>
        </w:r>
      </w:ins>
      <w:ins w:id="4" w:author="Debra M. Salisbury" w:date="2024-02-19T21:02:00Z">
        <w:r w:rsidR="00A65346">
          <w:t xml:space="preserve"> final judgment</w:t>
        </w:r>
      </w:ins>
      <w:ins w:id="5" w:author="Debra M. Salisbury" w:date="2024-02-19T21:03:00Z">
        <w:r w:rsidR="00A65346">
          <w:t xml:space="preserve"> leave the judgment open to attack by rehearing, appeal, and ultimately a new trial</w:t>
        </w:r>
      </w:ins>
      <w:ins w:id="6" w:author="Debra M. Salisbury" w:date="2024-02-19T21:04:00Z">
        <w:r w:rsidR="00A65346">
          <w:t xml:space="preserve">. </w:t>
        </w:r>
      </w:ins>
      <w:ins w:id="7" w:author="Debra M. Salisbury" w:date="2024-02-19T21:05:00Z">
        <w:r w:rsidR="00A65346">
          <w:rPr>
            <w:rStyle w:val="pxst"/>
            <w:color w:val="FF0000"/>
            <w:sz w:val="20"/>
            <w:szCs w:val="20"/>
            <w:vertAlign w:val="superscript"/>
          </w:rPr>
          <w:t>►</w:t>
        </w:r>
      </w:ins>
      <w:ins w:id="8" w:author="Debra M. Salisbury" w:date="2024-02-19T21:04:00Z">
        <w:r w:rsidR="00A65346">
          <w:t>See Fla. R. Civ. P. 1.530</w:t>
        </w:r>
      </w:ins>
      <w:ins w:id="9" w:author="Debra M. Salisbury" w:date="2024-02-19T21:05:00Z">
        <w:r w:rsidR="00A65346">
          <w:t xml:space="preserve"> and Fam. L. R. P. 12.530.</w:t>
        </w:r>
      </w:ins>
    </w:p>
    <w:p w14:paraId="7A6A868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rPr>
          <w:rStyle w:val="pxst"/>
          <w:color w:val="FF0000"/>
          <w:sz w:val="20"/>
          <w:szCs w:val="20"/>
          <w:vertAlign w:val="superscript"/>
        </w:rPr>
        <w:t>►</w:t>
      </w:r>
      <w:r>
        <w:rPr>
          <w:rStyle w:val="pxst"/>
        </w:rPr>
        <w:fldChar w:fldCharType="begin"/>
      </w:r>
      <w:r>
        <w:rPr>
          <w:rStyle w:val="pxst"/>
        </w:rPr>
        <w:instrText>st.ref.id="I02T6UB"</w:instrText>
      </w:r>
      <w:r>
        <w:rPr>
          <w:rStyle w:val="pxst"/>
        </w:rPr>
        <w:fldChar w:fldCharType="end"/>
      </w:r>
      <w:r>
        <w:rPr>
          <w:rStyle w:val="pxst"/>
        </w:rPr>
        <w:t>Rule 1.560(c) of the Florida Rules of Civil Procedure</w:t>
      </w:r>
      <w:r>
        <w:t xml:space="preserve"> was amended to authorize a requirement that a judgment debtor furnish a fact information sheet to the judgment creditor's attorney. See </w:t>
      </w:r>
      <w:r>
        <w:rPr>
          <w:rStyle w:val="pxst"/>
          <w:color w:val="FF0000"/>
          <w:sz w:val="20"/>
          <w:szCs w:val="20"/>
          <w:vertAlign w:val="superscript"/>
        </w:rPr>
        <w:t>►</w:t>
      </w:r>
      <w:r>
        <w:rPr>
          <w:rStyle w:val="pxst"/>
        </w:rPr>
        <w:fldChar w:fldCharType="begin"/>
      </w:r>
      <w:r>
        <w:rPr>
          <w:rStyle w:val="pxst"/>
        </w:rPr>
        <w:instrText>st.ref.id="I05VWWO"</w:instrText>
      </w:r>
      <w:r>
        <w:rPr>
          <w:rStyle w:val="pxst"/>
        </w:rPr>
        <w:fldChar w:fldCharType="end"/>
      </w:r>
      <w:r>
        <w:rPr>
          <w:rStyle w:val="pxst"/>
        </w:rPr>
        <w:t>Fla. R. Civ. P. Form 1.977</w:t>
      </w:r>
      <w:r>
        <w:t xml:space="preserve">. The form may be subject to challenge in requiring a nonparty spouse to divulge separate property. A similar requirement form is authorized for small claims. See </w:t>
      </w:r>
      <w:r>
        <w:rPr>
          <w:rStyle w:val="pxst"/>
          <w:color w:val="FF0000"/>
          <w:sz w:val="20"/>
          <w:szCs w:val="20"/>
          <w:vertAlign w:val="superscript"/>
        </w:rPr>
        <w:t>►</w:t>
      </w:r>
      <w:r>
        <w:rPr>
          <w:rStyle w:val="pxst"/>
        </w:rPr>
        <w:fldChar w:fldCharType="begin"/>
      </w:r>
      <w:r>
        <w:rPr>
          <w:rStyle w:val="pxst"/>
        </w:rPr>
        <w:instrText>st.ref.id="I052Z2G"</w:instrText>
      </w:r>
      <w:r>
        <w:rPr>
          <w:rStyle w:val="pxst"/>
        </w:rPr>
        <w:fldChar w:fldCharType="end"/>
      </w:r>
      <w:r>
        <w:rPr>
          <w:rStyle w:val="pxst"/>
        </w:rPr>
        <w:t>Fla. Sm. Cl. R. 7.221</w:t>
      </w:r>
      <w:r>
        <w:t xml:space="preserve">. The provision for the requirement is in </w:t>
      </w:r>
      <w:r>
        <w:rPr>
          <w:rStyle w:val="pxx"/>
          <w:color w:val="FF0000"/>
          <w:sz w:val="20"/>
          <w:szCs w:val="20"/>
          <w:vertAlign w:val="superscript"/>
        </w:rPr>
        <w:t>►</w:t>
      </w:r>
      <w:r>
        <w:rPr>
          <w:rStyle w:val="pxx"/>
        </w:rPr>
        <w:fldChar w:fldCharType="begin"/>
      </w:r>
      <w:r>
        <w:rPr>
          <w:rStyle w:val="pxx"/>
        </w:rPr>
        <w:instrText>x.ref.id="I04693R"</w:instrText>
      </w:r>
      <w:r>
        <w:rPr>
          <w:rStyle w:val="pxx"/>
        </w:rPr>
        <w:fldChar w:fldCharType="end"/>
      </w:r>
      <w:r>
        <w:rPr>
          <w:rStyle w:val="pxx"/>
          <w:vanish/>
        </w:rPr>
        <w:t>&amp;s;</w:t>
      </w:r>
      <w:r>
        <w:rPr>
          <w:rStyle w:val="pxvis"/>
          <w:rFonts w:ascii="Times NewRoman" w:hAnsi="Times NewRoman"/>
          <w:b w:val="0"/>
          <w:sz w:val="24"/>
        </w:rPr>
        <w:t>§</w:t>
      </w:r>
      <w:r>
        <w:rPr>
          <w:rStyle w:val="pxx"/>
        </w:rPr>
        <w:t>10:13</w:t>
      </w:r>
      <w:r>
        <w:t>. It can be added to any other form to which it is applicable.</w:t>
      </w:r>
    </w:p>
    <w:p w14:paraId="63B8965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Costs are included in all of the forms of final judgments. Many times court costs cannot be awarded when judgment is entered so a motion to tax costs must be filed and a separate order taxing costs entered. See </w:t>
      </w:r>
      <w:r>
        <w:rPr>
          <w:rStyle w:val="pxx"/>
          <w:color w:val="FF0000"/>
          <w:sz w:val="20"/>
          <w:szCs w:val="20"/>
          <w:vertAlign w:val="superscript"/>
        </w:rPr>
        <w:lastRenderedPageBreak/>
        <w:t>►</w:t>
      </w:r>
      <w:r>
        <w:rPr>
          <w:rStyle w:val="pxx"/>
        </w:rPr>
        <w:fldChar w:fldCharType="begin"/>
      </w:r>
      <w:r>
        <w:rPr>
          <w:rStyle w:val="pxx"/>
        </w:rPr>
        <w:instrText>x.ref.id="I01QR8R"</w:instrText>
      </w:r>
      <w:r>
        <w:rPr>
          <w:rStyle w:val="pxx"/>
        </w:rPr>
        <w:fldChar w:fldCharType="end"/>
      </w:r>
      <w:r>
        <w:rPr>
          <w:rStyle w:val="pxx"/>
          <w:vanish/>
        </w:rPr>
        <w:t>&amp;s;</w:t>
      </w:r>
      <w:r>
        <w:rPr>
          <w:rStyle w:val="pxvis"/>
          <w:rFonts w:ascii="Times NewRoman" w:hAnsi="Times NewRoman"/>
          <w:b w:val="0"/>
          <w:sz w:val="24"/>
        </w:rPr>
        <w:t>§</w:t>
      </w:r>
      <w:r>
        <w:rPr>
          <w:rStyle w:val="pxx"/>
        </w:rPr>
        <w:t>7:</w:t>
      </w:r>
      <w:ins w:id="10" w:author="Debra M. Salisbury" w:date="2024-02-19T20:51:00Z">
        <w:r w:rsidR="00053332">
          <w:rPr>
            <w:rStyle w:val="pxx"/>
          </w:rPr>
          <w:t>200</w:t>
        </w:r>
      </w:ins>
      <w:del w:id="11" w:author="Debra M. Salisbury" w:date="2024-02-19T20:51:00Z">
        <w:r w:rsidDel="00053332">
          <w:rPr>
            <w:rStyle w:val="pxx"/>
          </w:rPr>
          <w:delText xml:space="preserve">197, </w:delText>
        </w:r>
      </w:del>
      <w:r>
        <w:rPr>
          <w:rStyle w:val="pxx"/>
          <w:vanish/>
        </w:rPr>
        <w:t>&amp;s;</w:t>
      </w:r>
      <w:del w:id="12" w:author="Debra M. Salisbury" w:date="2024-02-19T20:51:00Z">
        <w:r w:rsidDel="00053332">
          <w:rPr>
            <w:rStyle w:val="pxvis"/>
            <w:rFonts w:ascii="Times NewRoman" w:hAnsi="Times NewRoman"/>
            <w:b w:val="0"/>
            <w:sz w:val="24"/>
          </w:rPr>
          <w:delText>§</w:delText>
        </w:r>
        <w:r w:rsidDel="00053332">
          <w:rPr>
            <w:rStyle w:val="pxx"/>
          </w:rPr>
          <w:delText>7:198</w:delText>
        </w:r>
      </w:del>
      <w:r>
        <w:t xml:space="preserve">; </w:t>
      </w:r>
      <w:r>
        <w:rPr>
          <w:rStyle w:val="pxx"/>
          <w:color w:val="FF0000"/>
          <w:sz w:val="20"/>
          <w:szCs w:val="20"/>
          <w:vertAlign w:val="superscript"/>
        </w:rPr>
        <w:t>►</w:t>
      </w:r>
      <w:r>
        <w:rPr>
          <w:rStyle w:val="pxx"/>
        </w:rPr>
        <w:fldChar w:fldCharType="begin"/>
      </w:r>
      <w:r>
        <w:rPr>
          <w:rStyle w:val="pxx"/>
        </w:rPr>
        <w:instrText>x.ref.id="I046954"</w:instrText>
      </w:r>
      <w:r>
        <w:rPr>
          <w:rStyle w:val="pxx"/>
        </w:rPr>
        <w:fldChar w:fldCharType="end"/>
      </w:r>
      <w:r>
        <w:rPr>
          <w:rStyle w:val="pxx"/>
          <w:vanish/>
        </w:rPr>
        <w:t>&amp;s;</w:t>
      </w:r>
      <w:r>
        <w:rPr>
          <w:rStyle w:val="pxvis"/>
          <w:rFonts w:ascii="Times NewRoman" w:hAnsi="Times NewRoman"/>
          <w:b w:val="0"/>
          <w:sz w:val="24"/>
        </w:rPr>
        <w:t>§</w:t>
      </w:r>
      <w:r>
        <w:rPr>
          <w:rStyle w:val="pxx"/>
        </w:rPr>
        <w:t>7:201</w:t>
      </w:r>
      <w:r>
        <w:t xml:space="preserve">; </w:t>
      </w:r>
      <w:r>
        <w:rPr>
          <w:rStyle w:val="pxx"/>
          <w:color w:val="FF0000"/>
          <w:sz w:val="20"/>
          <w:szCs w:val="20"/>
          <w:vertAlign w:val="superscript"/>
        </w:rPr>
        <w:t>►</w:t>
      </w:r>
      <w:r>
        <w:rPr>
          <w:rStyle w:val="pxx"/>
        </w:rPr>
        <w:fldChar w:fldCharType="begin"/>
      </w:r>
      <w:r>
        <w:rPr>
          <w:rStyle w:val="pxx"/>
        </w:rPr>
        <w:instrText>x.ref.id="I0469AR"</w:instrText>
      </w:r>
      <w:r>
        <w:rPr>
          <w:rStyle w:val="pxx"/>
        </w:rPr>
        <w:fldChar w:fldCharType="end"/>
      </w:r>
      <w:r>
        <w:rPr>
          <w:rStyle w:val="pxx"/>
          <w:vanish/>
        </w:rPr>
        <w:t>&amp;s;</w:t>
      </w:r>
      <w:r>
        <w:rPr>
          <w:rStyle w:val="pxvis"/>
          <w:rFonts w:ascii="Times NewRoman" w:hAnsi="Times NewRoman"/>
          <w:b w:val="0"/>
          <w:sz w:val="24"/>
        </w:rPr>
        <w:t>§</w:t>
      </w:r>
      <w:r>
        <w:rPr>
          <w:rStyle w:val="pxx"/>
        </w:rPr>
        <w:t>7:30</w:t>
      </w:r>
      <w:ins w:id="13" w:author="Debra M. Salisbury" w:date="2024-04-27T10:58:00Z">
        <w:r w:rsidR="00757ECD">
          <w:rPr>
            <w:rStyle w:val="pxx"/>
          </w:rPr>
          <w:t>5</w:t>
        </w:r>
      </w:ins>
      <w:del w:id="14" w:author="Debra M. Salisbury" w:date="2024-02-19T20:51:00Z">
        <w:r w:rsidDel="00053332">
          <w:rPr>
            <w:rStyle w:val="pxx"/>
          </w:rPr>
          <w:delText>0</w:delText>
        </w:r>
      </w:del>
      <w:r>
        <w:t>.</w:t>
      </w:r>
    </w:p>
    <w:p w14:paraId="3B6BFCE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For a money judgment to become a lien on the judgment debtor's property it must contain the prevailing party's address and the non-prevailing party's address and Social Security number if known or an affidavit must be recorded with the information at the same time as the certified copy of the judgment.</w:t>
      </w:r>
    </w:p>
    <w:p w14:paraId="38D191A4" w14:textId="77777777" w:rsidR="00FD3105" w:rsidRDefault="00FD3105">
      <w:pPr>
        <w:pStyle w:val="pxcomnt"/>
      </w:pPr>
    </w:p>
    <w:p w14:paraId="5ACD201C" w14:textId="77777777" w:rsidR="00FD3105" w:rsidRDefault="00FD3105">
      <w:pPr>
        <w:pStyle w:val="pxhac"/>
        <w:spacing w:before="180"/>
        <w:jc w:val="center"/>
      </w:pPr>
      <w:r>
        <w:rPr>
          <w:rStyle w:val="pxb"/>
          <w:b/>
          <w:bCs/>
        </w:rPr>
        <w:t>Author's Comment</w:t>
      </w:r>
    </w:p>
    <w:p w14:paraId="0A55C2B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st.ref.id="I02T71J"</w:instrText>
      </w:r>
      <w:r>
        <w:rPr>
          <w:rStyle w:val="pxst"/>
        </w:rPr>
        <w:fldChar w:fldCharType="end"/>
      </w:r>
      <w:r>
        <w:rPr>
          <w:rStyle w:val="pxst"/>
          <w:vanish/>
        </w:rPr>
        <w:t>&amp;s;</w:t>
      </w:r>
      <w:r>
        <w:rPr>
          <w:rStyle w:val="pxvis"/>
          <w:rFonts w:ascii="Times NewRoman" w:hAnsi="Times NewRoman"/>
          <w:b w:val="0"/>
          <w:sz w:val="24"/>
        </w:rPr>
        <w:t>§</w:t>
      </w:r>
      <w:r>
        <w:rPr>
          <w:rStyle w:val="pxst"/>
        </w:rPr>
        <w:t>28.222(3)(c), Fla. Stat.</w:t>
      </w:r>
      <w:r>
        <w:t xml:space="preserve">; </w:t>
      </w:r>
      <w:r>
        <w:rPr>
          <w:rStyle w:val="pxst"/>
          <w:color w:val="FF0000"/>
          <w:sz w:val="20"/>
          <w:szCs w:val="20"/>
          <w:vertAlign w:val="superscript"/>
        </w:rPr>
        <w:t>►</w:t>
      </w:r>
      <w:r>
        <w:rPr>
          <w:rStyle w:val="pxst"/>
        </w:rPr>
        <w:fldChar w:fldCharType="begin"/>
      </w:r>
      <w:r>
        <w:rPr>
          <w:rStyle w:val="pxst"/>
        </w:rPr>
        <w:instrText>st.ref.id="I02T776"</w:instrText>
      </w:r>
      <w:r>
        <w:rPr>
          <w:rStyle w:val="pxst"/>
        </w:rPr>
        <w:fldChar w:fldCharType="end"/>
      </w:r>
      <w:r>
        <w:rPr>
          <w:rStyle w:val="pxst"/>
          <w:vanish/>
        </w:rPr>
        <w:t>&amp;s;</w:t>
      </w:r>
      <w:r>
        <w:rPr>
          <w:rStyle w:val="pxvis"/>
          <w:rFonts w:ascii="Times NewRoman" w:hAnsi="Times NewRoman"/>
          <w:b w:val="0"/>
          <w:sz w:val="24"/>
        </w:rPr>
        <w:t>§</w:t>
      </w:r>
      <w:r>
        <w:rPr>
          <w:rStyle w:val="pxst"/>
        </w:rPr>
        <w:t>28.29, Fla. Stat.</w:t>
      </w:r>
      <w:r>
        <w:t xml:space="preserve"> See </w:t>
      </w:r>
      <w:r>
        <w:rPr>
          <w:rStyle w:val="pxcc"/>
          <w:color w:val="FF0000"/>
          <w:sz w:val="20"/>
          <w:szCs w:val="20"/>
          <w:vertAlign w:val="superscript"/>
        </w:rPr>
        <w:t>►</w:t>
      </w:r>
      <w:r>
        <w:rPr>
          <w:rStyle w:val="pxcc"/>
        </w:rPr>
        <w:fldChar w:fldCharType="begin"/>
      </w:r>
      <w:r>
        <w:rPr>
          <w:rStyle w:val="pxcc"/>
        </w:rPr>
        <w:instrText>cc.ref.id="I05QEGP"</w:instrText>
      </w:r>
      <w:r>
        <w:rPr>
          <w:rStyle w:val="pxcc"/>
        </w:rPr>
        <w:fldChar w:fldCharType="end"/>
      </w:r>
      <w:r>
        <w:rPr>
          <w:rStyle w:val="pxcc"/>
        </w:rPr>
        <w:t>Sun Bank/Southwest, N.A. v. Schad, 482 So. 2d 554 (Fla. 2d DCA 1986)</w:t>
      </w:r>
      <w:r>
        <w:t xml:space="preserve"> for the immediate issuance of the execution; and </w:t>
      </w:r>
      <w:r>
        <w:rPr>
          <w:rStyle w:val="pxcc"/>
          <w:color w:val="FF0000"/>
          <w:sz w:val="20"/>
          <w:szCs w:val="20"/>
          <w:vertAlign w:val="superscript"/>
        </w:rPr>
        <w:t>►</w:t>
      </w:r>
      <w:r>
        <w:rPr>
          <w:rStyle w:val="pxcc"/>
        </w:rPr>
        <w:fldChar w:fldCharType="begin"/>
      </w:r>
      <w:r>
        <w:rPr>
          <w:rStyle w:val="pxcc"/>
        </w:rPr>
        <w:instrText>cc.ref.id="I05NLHH"</w:instrText>
      </w:r>
      <w:r>
        <w:rPr>
          <w:rStyle w:val="pxcc"/>
        </w:rPr>
        <w:fldChar w:fldCharType="end"/>
      </w:r>
      <w:r>
        <w:rPr>
          <w:rStyle w:val="pxcc"/>
        </w:rPr>
        <w:t>Robinson v. Sterling Door &amp; Window Co., Inc., 698 So. 2d 570 (Fla. 1st DCA 1997)</w:t>
      </w:r>
      <w:r>
        <w:t xml:space="preserve"> for the requirement of the parties' addresses and the judgment debtor's party's Social Security number for money judgments. See </w:t>
      </w:r>
      <w:r>
        <w:rPr>
          <w:rStyle w:val="pxst"/>
          <w:color w:val="FF0000"/>
          <w:sz w:val="20"/>
          <w:szCs w:val="20"/>
          <w:vertAlign w:val="superscript"/>
        </w:rPr>
        <w:t>►</w:t>
      </w:r>
      <w:r>
        <w:rPr>
          <w:rStyle w:val="pxst"/>
        </w:rPr>
        <w:fldChar w:fldCharType="begin"/>
      </w:r>
      <w:r>
        <w:rPr>
          <w:rStyle w:val="pxst"/>
        </w:rPr>
        <w:instrText>st.ref.id="I05VWI9"</w:instrText>
      </w:r>
      <w:r>
        <w:rPr>
          <w:rStyle w:val="pxst"/>
        </w:rPr>
        <w:fldChar w:fldCharType="end"/>
      </w:r>
      <w:r>
        <w:rPr>
          <w:rStyle w:val="pxst"/>
          <w:vanish/>
        </w:rPr>
        <w:t>&amp;s;</w:t>
      </w:r>
      <w:r>
        <w:rPr>
          <w:rStyle w:val="pxvis"/>
          <w:rFonts w:ascii="Times NewRoman" w:hAnsi="Times NewRoman"/>
          <w:b w:val="0"/>
          <w:sz w:val="24"/>
        </w:rPr>
        <w:t>§</w:t>
      </w:r>
      <w:r>
        <w:rPr>
          <w:rStyle w:val="pxst"/>
        </w:rPr>
        <w:t>55.10(2), Fla. Stat.</w:t>
      </w:r>
    </w:p>
    <w:p w14:paraId="171BB994" w14:textId="77777777" w:rsidR="00FD3105" w:rsidRDefault="00FD3105">
      <w:pPr>
        <w:pStyle w:val="pxs"/>
        <w:spacing w:before="180"/>
        <w:rPr>
          <w:sz w:val="27"/>
          <w:szCs w:val="27"/>
        </w:rPr>
      </w:pPr>
      <w:r>
        <w:rPr>
          <w:sz w:val="27"/>
          <w:szCs w:val="27"/>
        </w:rPr>
        <w:t>10:3. Judgment</w:t>
      </w:r>
      <w:r>
        <w:rPr>
          <w:rStyle w:val="pxsep"/>
        </w:rPr>
        <w:t xml:space="preserve">-- </w:t>
      </w:r>
      <w:r>
        <w:rPr>
          <w:sz w:val="27"/>
          <w:szCs w:val="27"/>
        </w:rPr>
        <w:t>Accounting</w:t>
      </w:r>
    </w:p>
    <w:p w14:paraId="1DAB271A" w14:textId="77777777" w:rsidR="00FD3105" w:rsidRDefault="00FD3105">
      <w:pPr>
        <w:pStyle w:val="pxov"/>
        <w:rPr>
          <w:vanish/>
        </w:rPr>
      </w:pPr>
      <w:r>
        <w:rPr>
          <w:vanish/>
        </w:rPr>
        <w:t>FMS</w:t>
      </w:r>
    </w:p>
    <w:p w14:paraId="4A07DD19" w14:textId="77777777" w:rsidR="00FD3105" w:rsidRDefault="00FD3105">
      <w:pPr>
        <w:pStyle w:val="pxov"/>
        <w:rPr>
          <w:vanish/>
        </w:rPr>
      </w:pPr>
      <w:r>
        <w:rPr>
          <w:vanish/>
        </w:rPr>
        <w:t>LCV</w:t>
      </w:r>
    </w:p>
    <w:p w14:paraId="2AB9DAF4" w14:textId="77777777" w:rsidR="00FD3105" w:rsidRDefault="00FD3105">
      <w:pPr>
        <w:pStyle w:val="pxov"/>
        <w:rPr>
          <w:vanish/>
        </w:rPr>
      </w:pPr>
      <w:r>
        <w:rPr>
          <w:vanish/>
        </w:rPr>
        <w:t>LSC</w:t>
      </w:r>
    </w:p>
    <w:p w14:paraId="3711986F" w14:textId="77777777" w:rsidR="00FD3105" w:rsidRDefault="00FD3105">
      <w:pPr>
        <w:pStyle w:val="pxov"/>
        <w:rPr>
          <w:vanish/>
        </w:rPr>
      </w:pPr>
      <w:r>
        <w:rPr>
          <w:vanish/>
        </w:rPr>
        <w:t>LS7</w:t>
      </w:r>
    </w:p>
    <w:p w14:paraId="3911B357" w14:textId="77777777" w:rsidR="00FD3105" w:rsidRDefault="00FD3105">
      <w:pPr>
        <w:pStyle w:val="pxov"/>
        <w:rPr>
          <w:vanish/>
        </w:rPr>
      </w:pPr>
      <w:r>
        <w:rPr>
          <w:vanish/>
        </w:rPr>
        <w:t>FCV</w:t>
      </w:r>
    </w:p>
    <w:p w14:paraId="7719E259" w14:textId="77777777" w:rsidR="00FD3105" w:rsidRDefault="00FD3105">
      <w:pPr>
        <w:pStyle w:val="pxov"/>
        <w:rPr>
          <w:vanish/>
        </w:rPr>
      </w:pPr>
      <w:r>
        <w:rPr>
          <w:vanish/>
        </w:rPr>
        <w:t>FLG</w:t>
      </w:r>
    </w:p>
    <w:p w14:paraId="370D770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form.fid="I7ae15ee09fed11dfbf230000837214a9"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A9D1E5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tbl.ident="I03YCP4"</w:instrText>
      </w:r>
      <w:r>
        <w:fldChar w:fldCharType="end"/>
      </w:r>
      <w:r>
        <w:fldChar w:fldCharType="begin"/>
      </w:r>
      <w:r>
        <w:instrText>tbl.uuid="I05PSMR"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8A1C9A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1C28BB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F761F0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1922B7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F9928F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1C4D423"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0D69A82" w14:textId="77777777">
        <w:tc>
          <w:tcPr>
            <w:tcW w:w="2160" w:type="dxa"/>
            <w:tcBorders>
              <w:top w:val="nil"/>
              <w:left w:val="nil"/>
              <w:bottom w:val="nil"/>
              <w:right w:val="nil"/>
            </w:tcBorders>
          </w:tcPr>
          <w:p w14:paraId="670AFEE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BE0F87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0A901A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B1AA15" w14:textId="77777777" w:rsidR="00FD3105" w:rsidRDefault="00FD3105"/>
        </w:tc>
      </w:tr>
      <w:tr w:rsidR="00FD3105" w14:paraId="621949BF" w14:textId="77777777">
        <w:tc>
          <w:tcPr>
            <w:tcW w:w="2160" w:type="dxa"/>
            <w:tcBorders>
              <w:top w:val="nil"/>
              <w:left w:val="nil"/>
              <w:bottom w:val="nil"/>
              <w:right w:val="nil"/>
            </w:tcBorders>
          </w:tcPr>
          <w:p w14:paraId="63F22D8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CC8F4F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469D98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CA11CB" w14:textId="77777777" w:rsidR="00FD3105" w:rsidRDefault="00FD3105"/>
        </w:tc>
      </w:tr>
      <w:tr w:rsidR="00FD3105" w14:paraId="3550C1DD" w14:textId="77777777">
        <w:tc>
          <w:tcPr>
            <w:tcW w:w="2160" w:type="dxa"/>
            <w:tcBorders>
              <w:top w:val="nil"/>
              <w:left w:val="nil"/>
              <w:bottom w:val="nil"/>
              <w:right w:val="nil"/>
            </w:tcBorders>
          </w:tcPr>
          <w:p w14:paraId="7F2F1CA5"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D6AD43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65CEA06" w14:textId="77777777" w:rsidR="00FD3105" w:rsidRDefault="00FD3105"/>
        </w:tc>
        <w:tc>
          <w:tcPr>
            <w:tcW w:w="2160" w:type="dxa"/>
            <w:tcBorders>
              <w:top w:val="nil"/>
              <w:left w:val="nil"/>
              <w:bottom w:val="nil"/>
              <w:right w:val="nil"/>
            </w:tcBorders>
          </w:tcPr>
          <w:p w14:paraId="058AB50F" w14:textId="77777777" w:rsidR="00FD3105" w:rsidRDefault="00FD3105"/>
        </w:tc>
      </w:tr>
      <w:tr w:rsidR="00FD3105" w14:paraId="7DDD99E6" w14:textId="77777777">
        <w:tc>
          <w:tcPr>
            <w:tcW w:w="2160" w:type="dxa"/>
            <w:tcBorders>
              <w:top w:val="nil"/>
              <w:left w:val="nil"/>
              <w:bottom w:val="nil"/>
              <w:right w:val="nil"/>
            </w:tcBorders>
          </w:tcPr>
          <w:p w14:paraId="762A04B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503BA9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B1B2D05" w14:textId="77777777" w:rsidR="00FD3105" w:rsidRDefault="00FD3105"/>
        </w:tc>
        <w:tc>
          <w:tcPr>
            <w:tcW w:w="2160" w:type="dxa"/>
            <w:tcBorders>
              <w:top w:val="nil"/>
              <w:left w:val="nil"/>
              <w:bottom w:val="nil"/>
              <w:right w:val="nil"/>
            </w:tcBorders>
          </w:tcPr>
          <w:p w14:paraId="1C9AE8B1" w14:textId="77777777" w:rsidR="00FD3105" w:rsidRDefault="00FD3105"/>
        </w:tc>
      </w:tr>
      <w:tr w:rsidR="00FD3105" w14:paraId="5B9D661C" w14:textId="77777777">
        <w:tc>
          <w:tcPr>
            <w:tcW w:w="2160" w:type="dxa"/>
            <w:tcBorders>
              <w:top w:val="nil"/>
              <w:left w:val="nil"/>
              <w:bottom w:val="nil"/>
              <w:right w:val="nil"/>
            </w:tcBorders>
          </w:tcPr>
          <w:p w14:paraId="3966175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C998DE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9E61DC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C1137FB" w14:textId="77777777" w:rsidR="00FD3105" w:rsidRDefault="00FD3105"/>
        </w:tc>
      </w:tr>
    </w:tbl>
    <w:p w14:paraId="4063166A" w14:textId="77777777" w:rsidR="00FD3105" w:rsidRDefault="00FD3105">
      <w:pPr>
        <w:pStyle w:val="pxtbody"/>
      </w:pPr>
    </w:p>
    <w:p w14:paraId="345FBCF8" w14:textId="77777777" w:rsidR="00FD3105" w:rsidRDefault="00FD3105"/>
    <w:p w14:paraId="57E1557A" w14:textId="77777777" w:rsidR="00FD3105" w:rsidRDefault="00FD3105">
      <w:pPr>
        <w:pStyle w:val="pxformhac"/>
        <w:spacing w:before="180"/>
        <w:jc w:val="center"/>
      </w:pPr>
      <w:r>
        <w:t xml:space="preserve">FINAL JUDGMENT </w:t>
      </w:r>
    </w:p>
    <w:p w14:paraId="7A990BE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This action was heard on the report of the special master and the exceptions to it and</w:t>
      </w:r>
    </w:p>
    <w:p w14:paraId="5C6B5E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IT IS ADJUDGED that:</w:t>
      </w:r>
    </w:p>
    <w:p w14:paraId="1E12B25A" w14:textId="77777777" w:rsidR="00FD3105" w:rsidRDefault="00FD3105">
      <w:pPr>
        <w:pStyle w:val="pxformfl"/>
        <w:ind w:left="500"/>
      </w:pPr>
      <w:r>
        <w:t xml:space="preserve"> </w:t>
      </w:r>
    </w:p>
    <w:p w14:paraId="4E50DA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EEE3A3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The special master's report is approved, except for the allowance of defendant's expense for attorney fees of $</w:t>
      </w:r>
      <w:r>
        <w:rPr>
          <w:rStyle w:val="pxfinstr"/>
          <w:i/>
          <w:iCs/>
        </w:rPr>
        <w:t>[dollar amount of attorney's fees]</w:t>
      </w:r>
      <w:r>
        <w:t xml:space="preserve"> that is disallowed.</w:t>
      </w:r>
    </w:p>
    <w:p w14:paraId="643CE23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EBF50B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With the disallowance the report shows defendant owes plaintiff the sum of $</w:t>
      </w:r>
      <w:r>
        <w:rPr>
          <w:rStyle w:val="pxfinstr"/>
          <w:i/>
          <w:iCs/>
        </w:rPr>
        <w:t>[dollar amount of debt]</w:t>
      </w:r>
      <w:r>
        <w:t xml:space="preserve"> and an accounting of the net proceeds from the sale of the remaining assets of the joint venture.</w:t>
      </w:r>
    </w:p>
    <w:p w14:paraId="5C8761A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0BB1F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Defendant shall account to plaintiff for plaintiff's share of the net proceeds of the sale of the remaining assets of the joint venture:</w:t>
      </w:r>
    </w:p>
    <w:p w14:paraId="35BC583E"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[specification of list of assets]</w:t>
      </w:r>
    </w:p>
    <w:p w14:paraId="1592152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fldChar w:fldCharType="begin"/>
      </w:r>
      <w:r>
        <w:instrText>p.fl="none"</w:instrText>
      </w:r>
      <w:r>
        <w:fldChar w:fldCharType="end"/>
      </w:r>
      <w:r>
        <w:t>within ten days after the sale of each asset.</w:t>
      </w:r>
    </w:p>
    <w:p w14:paraId="2042F9E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478C56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interest of $</w:t>
      </w:r>
      <w:r>
        <w:rPr>
          <w:rStyle w:val="pxfinstr"/>
          <w:i/>
          <w:iCs/>
        </w:rPr>
        <w:t>[dollar amount of interests]</w:t>
      </w:r>
      <w:r>
        <w:t xml:space="preserve"> to the date of this judgment, </w:t>
      </w:r>
      <w:r>
        <w:lastRenderedPageBreak/>
        <w:t>and costs in the sum of $</w:t>
      </w:r>
      <w:r>
        <w:rPr>
          <w:rStyle w:val="pxfinstr"/>
          <w:i/>
          <w:iCs/>
        </w:rPr>
        <w:t>[dollar amount of costs]</w:t>
      </w:r>
      <w:r>
        <w:t>, making a total of $</w:t>
      </w:r>
      <w:r>
        <w:rPr>
          <w:rStyle w:val="pxfinstr"/>
          <w:i/>
          <w:iCs/>
        </w:rPr>
        <w:t>[total dollar amount of costs]</w:t>
      </w:r>
      <w:r>
        <w:t>, with interest at the rate prescribed by law, for which let execution issue forthwith.</w:t>
      </w:r>
    </w:p>
    <w:p w14:paraId="68395D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ORDERED at </w:t>
      </w:r>
      <w:r>
        <w:rPr>
          <w:rStyle w:val="pxfinstr"/>
          <w:i/>
          <w:iCs/>
        </w:rPr>
        <w:t>[name of city]</w:t>
      </w:r>
      <w:r>
        <w:t xml:space="preserve">, Florida on </w:t>
      </w:r>
      <w:r>
        <w:rPr>
          <w:rStyle w:val="pxfinstr"/>
          <w:i/>
          <w:iCs/>
        </w:rPr>
        <w:t>[date of order]</w:t>
      </w:r>
      <w:r>
        <w:t>.</w:t>
      </w:r>
    </w:p>
    <w:p w14:paraId="7BD61E3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0516C1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EAC4EA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3521B2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tbl.ident="I03YCP7"</w:instrText>
      </w:r>
      <w:r>
        <w:fldChar w:fldCharType="end"/>
      </w:r>
      <w:r>
        <w:fldChar w:fldCharType="begin"/>
      </w:r>
      <w:r>
        <w:instrText>tbl.uuid="I01NHDM"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FE8BA1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E3858D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2B5822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84E0B2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C273724" w14:textId="77777777">
        <w:tc>
          <w:tcPr>
            <w:tcW w:w="4320" w:type="dxa"/>
            <w:tcBorders>
              <w:top w:val="nil"/>
              <w:left w:val="nil"/>
              <w:bottom w:val="nil"/>
              <w:right w:val="nil"/>
            </w:tcBorders>
          </w:tcPr>
          <w:p w14:paraId="450E7E8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818029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A1324FD" w14:textId="77777777">
        <w:tc>
          <w:tcPr>
            <w:tcW w:w="4320" w:type="dxa"/>
            <w:tcBorders>
              <w:top w:val="nil"/>
              <w:left w:val="nil"/>
              <w:bottom w:val="nil"/>
              <w:right w:val="nil"/>
            </w:tcBorders>
          </w:tcPr>
          <w:p w14:paraId="777B17F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85398A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B7EE935" w14:textId="77777777" w:rsidR="00FD3105" w:rsidRDefault="00FD3105">
      <w:pPr>
        <w:pStyle w:val="pxtbody"/>
      </w:pPr>
    </w:p>
    <w:p w14:paraId="2EC5744A" w14:textId="77777777" w:rsidR="00FD3105" w:rsidRDefault="00FD3105"/>
    <w:p w14:paraId="680B1325" w14:textId="77777777" w:rsidR="00FD3105" w:rsidRDefault="00FD3105">
      <w:pPr>
        <w:pStyle w:val="pxcomnt"/>
      </w:pPr>
    </w:p>
    <w:p w14:paraId="0BEA7199" w14:textId="77777777" w:rsidR="00FD3105" w:rsidRDefault="00FD3105">
      <w:pPr>
        <w:pStyle w:val="pxhac"/>
        <w:spacing w:before="180"/>
        <w:jc w:val="center"/>
      </w:pPr>
      <w:r>
        <w:rPr>
          <w:rStyle w:val="pxb"/>
          <w:b/>
          <w:bCs/>
        </w:rPr>
        <w:t>Author's Comment</w:t>
      </w:r>
    </w:p>
    <w:p w14:paraId="3C14B76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This is the final judgment in a joint venture accounting after a reference. See </w:t>
      </w:r>
      <w:r>
        <w:rPr>
          <w:rStyle w:val="pxx"/>
          <w:color w:val="FF0000"/>
          <w:sz w:val="20"/>
          <w:szCs w:val="20"/>
          <w:vertAlign w:val="superscript"/>
        </w:rPr>
        <w:t>►</w:t>
      </w:r>
      <w:r>
        <w:rPr>
          <w:rStyle w:val="pxx"/>
        </w:rPr>
        <w:fldChar w:fldCharType="begin"/>
      </w:r>
      <w:r>
        <w:rPr>
          <w:rStyle w:val="pxx"/>
        </w:rPr>
        <w:instrText>x.ref.id="I013B4T"</w:instrText>
      </w:r>
      <w:r>
        <w:rPr>
          <w:rStyle w:val="pxx"/>
        </w:rPr>
        <w:fldChar w:fldCharType="end"/>
      </w:r>
      <w:r>
        <w:rPr>
          <w:rStyle w:val="pxx"/>
        </w:rPr>
        <w:t>section 10:64</w:t>
      </w:r>
      <w:r>
        <w:t xml:space="preserve"> for the order determining the liability to account. This form assumes the attorney fee disallowance is for an improper charge and the balance of the accounting is proper. If the accounting shows no debt due plaintiff, paragraph 4 would be changed to the usual judgment for defendant. See </w:t>
      </w:r>
      <w:r>
        <w:rPr>
          <w:rStyle w:val="pxx"/>
          <w:color w:val="FF0000"/>
          <w:sz w:val="20"/>
          <w:szCs w:val="20"/>
          <w:vertAlign w:val="superscript"/>
        </w:rPr>
        <w:t>►</w:t>
      </w:r>
      <w:r>
        <w:rPr>
          <w:rStyle w:val="pxx"/>
        </w:rPr>
        <w:fldChar w:fldCharType="begin"/>
      </w:r>
      <w:r>
        <w:rPr>
          <w:rStyle w:val="pxx"/>
        </w:rPr>
        <w:instrText>x.ref.id="I05OQKL"</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This form can be used in family actions: See </w:t>
      </w:r>
      <w:r>
        <w:rPr>
          <w:rStyle w:val="pxx"/>
          <w:color w:val="FF0000"/>
          <w:sz w:val="20"/>
          <w:szCs w:val="20"/>
          <w:vertAlign w:val="superscript"/>
        </w:rPr>
        <w:t>►</w:t>
      </w:r>
      <w:r>
        <w:rPr>
          <w:rStyle w:val="pxx"/>
        </w:rPr>
        <w:fldChar w:fldCharType="begin"/>
      </w:r>
      <w:r>
        <w:rPr>
          <w:rStyle w:val="pxx"/>
        </w:rPr>
        <w:instrText>x.ref.id="I05RJPH"</w:instrText>
      </w:r>
      <w:r>
        <w:rPr>
          <w:rStyle w:val="pxx"/>
        </w:rPr>
        <w:fldChar w:fldCharType="end"/>
      </w:r>
      <w:r>
        <w:rPr>
          <w:rStyle w:val="pxx"/>
          <w:vanish/>
        </w:rPr>
        <w:t>&amp;s;</w:t>
      </w:r>
      <w:r>
        <w:rPr>
          <w:rStyle w:val="pxvis"/>
          <w:rFonts w:ascii="Times NewRoman" w:hAnsi="Times NewRoman"/>
          <w:b w:val="0"/>
          <w:sz w:val="24"/>
        </w:rPr>
        <w:t>§</w:t>
      </w:r>
      <w:r>
        <w:rPr>
          <w:rStyle w:val="pxx"/>
        </w:rPr>
        <w:t>5:5</w:t>
      </w:r>
      <w:r>
        <w:t>, Comment.</w:t>
      </w:r>
    </w:p>
    <w:p w14:paraId="01CD96F6" w14:textId="77777777" w:rsidR="00FD3105" w:rsidRDefault="00FD3105">
      <w:pPr>
        <w:pStyle w:val="pxs"/>
        <w:spacing w:before="180"/>
        <w:rPr>
          <w:sz w:val="27"/>
          <w:szCs w:val="27"/>
        </w:rPr>
      </w:pPr>
      <w:r>
        <w:rPr>
          <w:sz w:val="27"/>
          <w:szCs w:val="27"/>
        </w:rPr>
        <w:t>10:4. Judgment</w:t>
      </w:r>
      <w:r>
        <w:rPr>
          <w:rStyle w:val="pxsep"/>
        </w:rPr>
        <w:t xml:space="preserve">-- </w:t>
      </w:r>
      <w:r>
        <w:rPr>
          <w:sz w:val="27"/>
          <w:szCs w:val="27"/>
        </w:rPr>
        <w:t>Adoption</w:t>
      </w:r>
    </w:p>
    <w:p w14:paraId="4724FDFC" w14:textId="77777777" w:rsidR="00FD3105" w:rsidRDefault="00FD3105">
      <w:pPr>
        <w:pStyle w:val="pxov"/>
        <w:rPr>
          <w:vanish/>
        </w:rPr>
      </w:pPr>
      <w:r>
        <w:rPr>
          <w:vanish/>
        </w:rPr>
        <w:t>FMS</w:t>
      </w:r>
    </w:p>
    <w:p w14:paraId="7130833D" w14:textId="77777777" w:rsidR="00FD3105" w:rsidRDefault="00FD3105">
      <w:pPr>
        <w:pStyle w:val="pxov"/>
        <w:rPr>
          <w:vanish/>
        </w:rPr>
      </w:pPr>
      <w:r>
        <w:rPr>
          <w:vanish/>
        </w:rPr>
        <w:t>FAM</w:t>
      </w:r>
    </w:p>
    <w:p w14:paraId="6D27B212" w14:textId="77777777" w:rsidR="00FD3105" w:rsidRDefault="00FD3105">
      <w:pPr>
        <w:pStyle w:val="pxov"/>
        <w:rPr>
          <w:vanish/>
        </w:rPr>
      </w:pPr>
      <w:r>
        <w:rPr>
          <w:vanish/>
        </w:rPr>
        <w:t>ADP</w:t>
      </w:r>
    </w:p>
    <w:p w14:paraId="26E74092" w14:textId="77777777" w:rsidR="00FD3105" w:rsidRDefault="00FD3105">
      <w:pPr>
        <w:pStyle w:val="pxov"/>
        <w:rPr>
          <w:vanish/>
        </w:rPr>
      </w:pPr>
      <w:r>
        <w:rPr>
          <w:vanish/>
        </w:rPr>
        <w:t>LCV</w:t>
      </w:r>
    </w:p>
    <w:p w14:paraId="10A4E766" w14:textId="77777777" w:rsidR="00FD3105" w:rsidRDefault="00FD3105">
      <w:pPr>
        <w:pStyle w:val="pxov"/>
        <w:rPr>
          <w:vanish/>
        </w:rPr>
      </w:pPr>
      <w:r>
        <w:rPr>
          <w:vanish/>
        </w:rPr>
        <w:t>LSC</w:t>
      </w:r>
    </w:p>
    <w:p w14:paraId="214DFD09" w14:textId="77777777" w:rsidR="00FD3105" w:rsidRDefault="00FD3105">
      <w:pPr>
        <w:pStyle w:val="pxov"/>
        <w:rPr>
          <w:vanish/>
        </w:rPr>
      </w:pPr>
      <w:r>
        <w:rPr>
          <w:vanish/>
        </w:rPr>
        <w:t>LS7</w:t>
      </w:r>
    </w:p>
    <w:p w14:paraId="47F118F6" w14:textId="77777777" w:rsidR="00FD3105" w:rsidRDefault="00FD3105">
      <w:pPr>
        <w:pStyle w:val="pxov"/>
        <w:rPr>
          <w:vanish/>
        </w:rPr>
      </w:pPr>
      <w:r>
        <w:rPr>
          <w:vanish/>
        </w:rPr>
        <w:t>FCV</w:t>
      </w:r>
    </w:p>
    <w:p w14:paraId="07577547" w14:textId="77777777" w:rsidR="00FD3105" w:rsidRDefault="00FD3105">
      <w:pPr>
        <w:pStyle w:val="pxov"/>
        <w:rPr>
          <w:vanish/>
        </w:rPr>
      </w:pPr>
      <w:r>
        <w:rPr>
          <w:vanish/>
        </w:rPr>
        <w:t>FLG</w:t>
      </w:r>
    </w:p>
    <w:p w14:paraId="413AEB7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form.fid="I7ae30c909fed11dfbf230000837214a9"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C677FA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tbl.brace.end="3"</w:instrText>
      </w:r>
      <w:r>
        <w:fldChar w:fldCharType="end"/>
      </w:r>
      <w:r>
        <w:fldChar w:fldCharType="begin"/>
      </w:r>
      <w:r>
        <w:instrText>tbl.brace.start="1"</w:instrText>
      </w:r>
      <w:r>
        <w:fldChar w:fldCharType="end"/>
      </w:r>
      <w:r>
        <w:fldChar w:fldCharType="begin"/>
      </w:r>
      <w:r>
        <w:instrText>tbl.ident="I0288GA"</w:instrText>
      </w:r>
      <w:r>
        <w:fldChar w:fldCharType="end"/>
      </w:r>
      <w:r>
        <w:fldChar w:fldCharType="begin"/>
      </w:r>
      <w:r>
        <w:instrText>tbl.uuid="I05XCUP"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998300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E7890DB" w14:textId="77777777" w:rsidR="00FD3105" w:rsidRDefault="00FD3105">
      <w:pPr>
        <w:pStyle w:val="pxtgroup"/>
      </w:pPr>
      <w:r>
        <w:rPr>
          <w:color w:val="FF0000"/>
          <w:sz w:val="20"/>
          <w:szCs w:val="20"/>
          <w:vertAlign w:val="superscript"/>
        </w:rPr>
        <w:lastRenderedPageBreak/>
        <w:t>►</w:t>
      </w:r>
      <w:r>
        <w:fldChar w:fldCharType="begin"/>
      </w:r>
      <w:r>
        <w:instrText>tgroup.align="left"</w:instrText>
      </w:r>
      <w:r>
        <w:fldChar w:fldCharType="end"/>
      </w:r>
      <w:r>
        <w:fldChar w:fldCharType="begin"/>
      </w:r>
      <w:r>
        <w:instrText>tgroup.cols="3"</w:instrText>
      </w:r>
      <w:r>
        <w:fldChar w:fldCharType="end"/>
      </w:r>
    </w:p>
    <w:p w14:paraId="525A007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colspec.colwidth="47*"</w:instrText>
      </w:r>
      <w:r>
        <w:fldChar w:fldCharType="end"/>
      </w:r>
    </w:p>
    <w:p w14:paraId="61D1C0E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colspec.colwidth="12*"</w:instrText>
      </w:r>
      <w:r>
        <w:fldChar w:fldCharType="end"/>
      </w:r>
    </w:p>
    <w:p w14:paraId="46E35E86"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colspec.colwidth="68*"</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68607FB6" w14:textId="77777777">
        <w:tc>
          <w:tcPr>
            <w:tcW w:w="2880" w:type="dxa"/>
            <w:tcBorders>
              <w:top w:val="nil"/>
              <w:left w:val="nil"/>
              <w:bottom w:val="nil"/>
              <w:right w:val="nil"/>
            </w:tcBorders>
          </w:tcPr>
          <w:p w14:paraId="1BAE226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ADOPTION OF</w:t>
            </w:r>
          </w:p>
        </w:tc>
        <w:tc>
          <w:tcPr>
            <w:tcW w:w="2880" w:type="dxa"/>
            <w:tcBorders>
              <w:top w:val="nil"/>
              <w:left w:val="nil"/>
              <w:bottom w:val="nil"/>
              <w:right w:val="nil"/>
            </w:tcBorders>
          </w:tcPr>
          <w:p w14:paraId="0269CC1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2FC6601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19E50C58" w14:textId="77777777">
        <w:tc>
          <w:tcPr>
            <w:tcW w:w="2880" w:type="dxa"/>
            <w:tcBorders>
              <w:top w:val="nil"/>
              <w:left w:val="nil"/>
              <w:bottom w:val="nil"/>
              <w:right w:val="nil"/>
            </w:tcBorders>
          </w:tcPr>
          <w:p w14:paraId="59104C8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[NEW NAME OF MINOR]</w:t>
            </w:r>
          </w:p>
        </w:tc>
        <w:tc>
          <w:tcPr>
            <w:tcW w:w="2880" w:type="dxa"/>
            <w:tcBorders>
              <w:top w:val="nil"/>
              <w:left w:val="nil"/>
              <w:bottom w:val="nil"/>
              <w:right w:val="nil"/>
            </w:tcBorders>
          </w:tcPr>
          <w:p w14:paraId="6155721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2607F23E" w14:textId="77777777" w:rsidR="00FD3105" w:rsidRDefault="00FD3105"/>
        </w:tc>
      </w:tr>
      <w:tr w:rsidR="00FD3105" w14:paraId="6C45D3A9" w14:textId="77777777">
        <w:tc>
          <w:tcPr>
            <w:tcW w:w="2880" w:type="dxa"/>
            <w:tcBorders>
              <w:top w:val="nil"/>
              <w:left w:val="nil"/>
              <w:bottom w:val="nil"/>
              <w:right w:val="nil"/>
            </w:tcBorders>
          </w:tcPr>
          <w:p w14:paraId="03173AF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ADOPTEE</w:t>
            </w:r>
          </w:p>
        </w:tc>
        <w:tc>
          <w:tcPr>
            <w:tcW w:w="2880" w:type="dxa"/>
            <w:tcBorders>
              <w:top w:val="nil"/>
              <w:left w:val="nil"/>
              <w:bottom w:val="nil"/>
              <w:right w:val="nil"/>
            </w:tcBorders>
          </w:tcPr>
          <w:p w14:paraId="2D3D51D9" w14:textId="77777777" w:rsidR="00FD3105" w:rsidRDefault="00FD3105"/>
        </w:tc>
        <w:tc>
          <w:tcPr>
            <w:tcW w:w="2880" w:type="dxa"/>
            <w:tcBorders>
              <w:top w:val="nil"/>
              <w:left w:val="nil"/>
              <w:bottom w:val="nil"/>
              <w:right w:val="nil"/>
            </w:tcBorders>
          </w:tcPr>
          <w:p w14:paraId="2479B5F2" w14:textId="77777777" w:rsidR="00FD3105" w:rsidRDefault="00FD3105"/>
        </w:tc>
      </w:tr>
    </w:tbl>
    <w:p w14:paraId="4DD5F6ED" w14:textId="77777777" w:rsidR="00FD3105" w:rsidRDefault="00FD3105">
      <w:pPr>
        <w:pStyle w:val="pxtbody"/>
      </w:pPr>
    </w:p>
    <w:p w14:paraId="246EB7BE" w14:textId="77777777" w:rsidR="00FD3105" w:rsidRDefault="00FD3105"/>
    <w:p w14:paraId="468BBF1A" w14:textId="77777777" w:rsidR="00FD3105" w:rsidRDefault="00FD3105">
      <w:pPr>
        <w:pStyle w:val="pxformhac"/>
        <w:spacing w:before="180"/>
        <w:jc w:val="center"/>
      </w:pPr>
      <w:r>
        <w:t xml:space="preserve">FINAL JUDGMENT </w:t>
      </w:r>
    </w:p>
    <w:p w14:paraId="7A2F226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This action was heard on the petition for adoption</w:t>
      </w:r>
      <w:ins w:id="15" w:author="Debra M. Salisbury" w:date="2024-02-19T21:18:00Z">
        <w:r w:rsidR="00655928">
          <w:t>. The petitioners and the minor child appeared before</w:t>
        </w:r>
      </w:ins>
      <w:ins w:id="16" w:author="Debra M. Salisbury" w:date="2024-02-19T21:19:00Z">
        <w:r w:rsidR="00655928">
          <w:t xml:space="preserve"> the court. The</w:t>
        </w:r>
      </w:ins>
      <w:del w:id="17" w:author="Debra M. Salisbury" w:date="2024-02-19T21:19:00Z">
        <w:r w:rsidDel="00655928">
          <w:delText xml:space="preserve"> and the</w:delText>
        </w:r>
      </w:del>
      <w:r>
        <w:t xml:space="preserve"> court finds that </w:t>
      </w:r>
      <w:ins w:id="18" w:author="Debra M. Salisbury" w:date="2024-02-19T21:16:00Z">
        <w:r w:rsidR="00655928">
          <w:t>a valid</w:t>
        </w:r>
      </w:ins>
      <w:del w:id="19" w:author="Debra M. Salisbury" w:date="2024-02-19T21:16:00Z">
        <w:r w:rsidDel="00655928">
          <w:delText>the required</w:delText>
        </w:r>
      </w:del>
      <w:r>
        <w:t xml:space="preserve"> termination of parental rights has been adjudged</w:t>
      </w:r>
      <w:ins w:id="20" w:author="Debra M. Salisbury" w:date="2024-02-19T21:15:00Z">
        <w:r w:rsidR="00655928">
          <w:t xml:space="preserve"> and the date for a birth parent to file an appeal </w:t>
        </w:r>
      </w:ins>
      <w:ins w:id="21" w:author="Debra M. Salisbury" w:date="2024-02-19T21:16:00Z">
        <w:r w:rsidR="00655928">
          <w:t xml:space="preserve">of that judgment </w:t>
        </w:r>
      </w:ins>
      <w:ins w:id="22" w:author="Debra M. Salisbury" w:date="2024-02-19T21:15:00Z">
        <w:r w:rsidR="00655928">
          <w:t xml:space="preserve">has </w:t>
        </w:r>
      </w:ins>
      <w:ins w:id="23" w:author="Debra M. Salisbury" w:date="2024-02-19T21:16:00Z">
        <w:r w:rsidR="00655928">
          <w:t>pas</w:t>
        </w:r>
      </w:ins>
      <w:ins w:id="24" w:author="Debra M. Salisbury" w:date="2024-02-19T21:17:00Z">
        <w:r w:rsidR="00655928">
          <w:t>sed</w:t>
        </w:r>
      </w:ins>
      <w:r>
        <w:t xml:space="preserve">, </w:t>
      </w:r>
      <w:ins w:id="25" w:author="Debra M. Salisbury" w:date="2024-02-19T21:12:00Z">
        <w:r w:rsidR="00655928">
          <w:t xml:space="preserve">a proper </w:t>
        </w:r>
      </w:ins>
      <w:ins w:id="26" w:author="Debra M. Salisbury" w:date="2024-02-19T21:11:00Z">
        <w:r w:rsidR="00655928">
          <w:t>home</w:t>
        </w:r>
      </w:ins>
      <w:ins w:id="27" w:author="Debra M. Salisbury" w:date="2024-02-19T21:12:00Z">
        <w:r w:rsidR="00655928">
          <w:t xml:space="preserve"> study </w:t>
        </w:r>
      </w:ins>
      <w:r>
        <w:t xml:space="preserve">has </w:t>
      </w:r>
      <w:ins w:id="28" w:author="Debra M. Salisbury" w:date="2024-02-19T21:12:00Z">
        <w:r w:rsidR="00655928">
          <w:t xml:space="preserve">been filed and </w:t>
        </w:r>
      </w:ins>
      <w:r>
        <w:t>reviewed</w:t>
      </w:r>
      <w:del w:id="29" w:author="Debra M. Salisbury" w:date="2024-02-19T21:12:00Z">
        <w:r w:rsidDel="00655928">
          <w:delText xml:space="preserve"> the home study</w:delText>
        </w:r>
      </w:del>
      <w:ins w:id="30" w:author="Debra M. Salisbury" w:date="2024-02-19T21:12:00Z">
        <w:r w:rsidR="00655928">
          <w:t>,</w:t>
        </w:r>
      </w:ins>
      <w:r>
        <w:t xml:space="preserve"> and </w:t>
      </w:r>
      <w:del w:id="31" w:author="Debra M. Salisbury" w:date="2024-02-19T21:12:00Z">
        <w:r w:rsidDel="00655928">
          <w:delText xml:space="preserve">finds that </w:delText>
        </w:r>
      </w:del>
      <w:r>
        <w:t>the best interests of the minor will be accomplished by the adoption so</w:t>
      </w:r>
    </w:p>
    <w:p w14:paraId="7D48DB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IT IS ADJUDGED that:</w:t>
      </w:r>
    </w:p>
    <w:p w14:paraId="6F2A30F8" w14:textId="77777777" w:rsidR="00FD3105" w:rsidRDefault="00FD3105">
      <w:pPr>
        <w:pStyle w:val="pxformfl"/>
        <w:ind w:left="500"/>
      </w:pPr>
      <w:r>
        <w:t xml:space="preserve"> </w:t>
      </w:r>
    </w:p>
    <w:p w14:paraId="40A58F8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A7F39F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The </w:t>
      </w:r>
      <w:r>
        <w:rPr>
          <w:rStyle w:val="pxfinstr"/>
          <w:i/>
          <w:iCs/>
        </w:rPr>
        <w:t>[male/female]</w:t>
      </w:r>
      <w:r>
        <w:t xml:space="preserve"> minor child born in </w:t>
      </w:r>
      <w:r>
        <w:rPr>
          <w:rStyle w:val="pxfinstr"/>
          <w:i/>
          <w:iCs/>
        </w:rPr>
        <w:t>[name of county]</w:t>
      </w:r>
      <w:r>
        <w:t xml:space="preserve">, </w:t>
      </w:r>
      <w:r>
        <w:rPr>
          <w:rStyle w:val="pxfinstr"/>
          <w:i/>
          <w:iCs/>
        </w:rPr>
        <w:t>[name of state]</w:t>
      </w:r>
      <w:r>
        <w:t xml:space="preserve"> on </w:t>
      </w:r>
      <w:r>
        <w:rPr>
          <w:rStyle w:val="pxfinstr"/>
          <w:i/>
          <w:iCs/>
        </w:rPr>
        <w:t>[date of birth]</w:t>
      </w:r>
      <w:r>
        <w:t xml:space="preserve"> is the legal child of petitioners </w:t>
      </w:r>
      <w:r>
        <w:rPr>
          <w:rStyle w:val="pxfinstr"/>
          <w:i/>
          <w:iCs/>
        </w:rPr>
        <w:t>[names of petitioners]</w:t>
      </w:r>
      <w:r>
        <w:t xml:space="preserve"> and shall be known as </w:t>
      </w:r>
      <w:r>
        <w:rPr>
          <w:rStyle w:val="pxfinstr"/>
          <w:i/>
          <w:iCs/>
        </w:rPr>
        <w:t>[new name of child]</w:t>
      </w:r>
      <w:r>
        <w:t xml:space="preserve"> hereafter.</w:t>
      </w:r>
    </w:p>
    <w:p w14:paraId="6DE01E2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9F1EB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All legal relationships between the child and the child's former relatives</w:t>
      </w:r>
      <w:ins w:id="32" w:author="Debra M. Salisbury" w:date="2024-05-05T11:56:00Z">
        <w:r w:rsidR="0038335D">
          <w:t xml:space="preserve"> have previously been </w:t>
        </w:r>
      </w:ins>
      <w:del w:id="33" w:author="Debra M. Salisbury" w:date="2024-05-05T11:56:00Z">
        <w:r w:rsidDel="0038335D">
          <w:delText xml:space="preserve"> are </w:delText>
        </w:r>
      </w:del>
      <w:r>
        <w:t>terminated, including grandparental visitation, and the relationship of parents and child is created between the minor child and petitioners.</w:t>
      </w:r>
    </w:p>
    <w:p w14:paraId="60EF05E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CC1B2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The name of the minor child is changed to </w:t>
      </w:r>
      <w:r>
        <w:rPr>
          <w:rStyle w:val="pxfinstr"/>
          <w:i/>
          <w:iCs/>
        </w:rPr>
        <w:t>[new name of child]</w:t>
      </w:r>
      <w:r>
        <w:t>.</w:t>
      </w:r>
    </w:p>
    <w:p w14:paraId="3DD9703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ORDERED at </w:t>
      </w:r>
      <w:r>
        <w:rPr>
          <w:rStyle w:val="pxfinstr"/>
          <w:i/>
          <w:iCs/>
        </w:rPr>
        <w:t>[name of city]</w:t>
      </w:r>
      <w:r>
        <w:t xml:space="preserve">, Florida on </w:t>
      </w:r>
      <w:r>
        <w:rPr>
          <w:rStyle w:val="pxfinstr"/>
          <w:i/>
          <w:iCs/>
        </w:rPr>
        <w:t>[date of order]</w:t>
      </w:r>
      <w:r>
        <w:t>.</w:t>
      </w:r>
    </w:p>
    <w:p w14:paraId="59B3151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63C2FA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DFBF00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53433C2" w14:textId="77777777" w:rsidR="00FD3105" w:rsidRDefault="00FD3105">
      <w:pPr>
        <w:pStyle w:val="pxformfsigtbl"/>
        <w:ind w:left="500"/>
      </w:pPr>
      <w:r>
        <w:t xml:space="preserve"> </w:t>
      </w:r>
      <w:r>
        <w:rPr>
          <w:color w:val="FF0000"/>
          <w:sz w:val="20"/>
          <w:szCs w:val="20"/>
          <w:vertAlign w:val="superscript"/>
        </w:rPr>
        <w:lastRenderedPageBreak/>
        <w:t>►</w:t>
      </w:r>
      <w:r>
        <w:fldChar w:fldCharType="begin"/>
      </w:r>
      <w:r>
        <w:instrText>tbl.ident="I0288GE"</w:instrText>
      </w:r>
      <w:r>
        <w:fldChar w:fldCharType="end"/>
      </w:r>
      <w:r>
        <w:fldChar w:fldCharType="begin"/>
      </w:r>
      <w:r>
        <w:instrText>tbl.uuid="I01OW55"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EB24C9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9309EF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94F0B0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865CB5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D1F0B4C" w14:textId="77777777">
        <w:tc>
          <w:tcPr>
            <w:tcW w:w="4320" w:type="dxa"/>
            <w:tcBorders>
              <w:top w:val="nil"/>
              <w:left w:val="nil"/>
              <w:bottom w:val="nil"/>
              <w:right w:val="nil"/>
            </w:tcBorders>
          </w:tcPr>
          <w:p w14:paraId="3437190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0C9145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F12A94F" w14:textId="77777777">
        <w:tc>
          <w:tcPr>
            <w:tcW w:w="4320" w:type="dxa"/>
            <w:tcBorders>
              <w:top w:val="nil"/>
              <w:left w:val="nil"/>
              <w:bottom w:val="nil"/>
              <w:right w:val="nil"/>
            </w:tcBorders>
          </w:tcPr>
          <w:p w14:paraId="2B0168C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01E8CF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child-placing agency]</w:t>
            </w:r>
          </w:p>
        </w:tc>
      </w:tr>
      <w:tr w:rsidR="00FD3105" w14:paraId="5AC99E3A" w14:textId="77777777">
        <w:tc>
          <w:tcPr>
            <w:tcW w:w="4320" w:type="dxa"/>
            <w:tcBorders>
              <w:top w:val="nil"/>
              <w:left w:val="nil"/>
              <w:bottom w:val="nil"/>
              <w:right w:val="nil"/>
            </w:tcBorders>
          </w:tcPr>
          <w:p w14:paraId="69F623E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2CD07FA" w14:textId="77777777" w:rsidR="00FD3105" w:rsidRDefault="00FD3105">
            <w:pPr>
              <w:rPr>
                <w:ins w:id="34" w:author="Debra M. Salisbury" w:date="2024-02-19T21:14:00Z"/>
                <w:rStyle w:val="pxentry"/>
              </w:rPr>
            </w:pPr>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Department of Children and Family Services</w:t>
            </w:r>
          </w:p>
          <w:p w14:paraId="2EB7C33C" w14:textId="77777777" w:rsidR="00655928" w:rsidRDefault="00655928">
            <w:ins w:id="35" w:author="Debra M. Salisbury" w:date="2024-02-19T21:14:00Z">
              <w:r>
                <w:rPr>
                  <w:rStyle w:val="pxst"/>
                  <w:color w:val="FF0000"/>
                  <w:sz w:val="20"/>
                  <w:szCs w:val="20"/>
                  <w:vertAlign w:val="superscript"/>
                </w:rPr>
                <w:t>►</w:t>
              </w:r>
              <w:r>
                <w:t>Florida Department of Vital Statistics</w:t>
              </w:r>
            </w:ins>
          </w:p>
        </w:tc>
      </w:tr>
    </w:tbl>
    <w:p w14:paraId="03C7F137" w14:textId="77777777" w:rsidR="00FD3105" w:rsidRDefault="00FD3105">
      <w:pPr>
        <w:pStyle w:val="pxtbody"/>
      </w:pPr>
    </w:p>
    <w:p w14:paraId="287D6BCD" w14:textId="77777777" w:rsidR="00FD3105" w:rsidRDefault="00FD3105"/>
    <w:p w14:paraId="6E9D6060" w14:textId="77777777" w:rsidR="00FD3105" w:rsidRDefault="00FD3105">
      <w:pPr>
        <w:pStyle w:val="pxcomnt"/>
      </w:pPr>
    </w:p>
    <w:p w14:paraId="268738F7" w14:textId="77777777" w:rsidR="00FD3105" w:rsidRDefault="00FD3105">
      <w:pPr>
        <w:pStyle w:val="pxhac"/>
        <w:spacing w:before="180"/>
        <w:jc w:val="center"/>
      </w:pPr>
      <w:r>
        <w:rPr>
          <w:rStyle w:val="pxb"/>
          <w:b/>
          <w:bCs/>
        </w:rPr>
        <w:t>Author's Comment</w:t>
      </w:r>
    </w:p>
    <w:p w14:paraId="2CA1196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st.ref.id="I05VODH"</w:instrText>
      </w:r>
      <w:r>
        <w:rPr>
          <w:rStyle w:val="pxst"/>
        </w:rPr>
        <w:fldChar w:fldCharType="end"/>
      </w:r>
      <w:r>
        <w:rPr>
          <w:rStyle w:val="pxst"/>
          <w:vanish/>
        </w:rPr>
        <w:t>&amp;s;</w:t>
      </w:r>
      <w:r>
        <w:rPr>
          <w:rStyle w:val="pxvis"/>
          <w:rFonts w:ascii="Times NewRoman" w:hAnsi="Times NewRoman"/>
          <w:b w:val="0"/>
          <w:sz w:val="24"/>
        </w:rPr>
        <w:t>§</w:t>
      </w:r>
      <w:r>
        <w:rPr>
          <w:rStyle w:val="pxst"/>
        </w:rPr>
        <w:t>63.142(4), Fla. Stat.</w:t>
      </w:r>
      <w:r>
        <w:t xml:space="preserve"> This form assumes that both parents are petitioners. If it is a stepparent adoption, the necessary changes in terminology must be made. See </w:t>
      </w:r>
      <w:r>
        <w:rPr>
          <w:rStyle w:val="pxst"/>
          <w:color w:val="FF0000"/>
          <w:sz w:val="20"/>
          <w:szCs w:val="20"/>
          <w:vertAlign w:val="superscript"/>
        </w:rPr>
        <w:t>►</w:t>
      </w:r>
      <w:r>
        <w:rPr>
          <w:rStyle w:val="pxst"/>
        </w:rPr>
        <w:fldChar w:fldCharType="begin"/>
      </w:r>
      <w:r>
        <w:rPr>
          <w:rStyle w:val="pxst"/>
        </w:rPr>
        <w:instrText>st.ref.id="I05VODF"</w:instrText>
      </w:r>
      <w:r>
        <w:rPr>
          <w:rStyle w:val="pxst"/>
        </w:rPr>
        <w:fldChar w:fldCharType="end"/>
      </w:r>
      <w:r>
        <w:rPr>
          <w:rStyle w:val="pxst"/>
        </w:rPr>
        <w:t>Fla. Fam. L. R. P. Form 12.981(b)(2)</w:t>
      </w:r>
      <w:r>
        <w:t xml:space="preserve">; </w:t>
      </w:r>
      <w:r>
        <w:rPr>
          <w:rStyle w:val="pxst"/>
          <w:color w:val="FF0000"/>
          <w:sz w:val="20"/>
          <w:szCs w:val="20"/>
          <w:vertAlign w:val="superscript"/>
        </w:rPr>
        <w:t>►</w:t>
      </w:r>
      <w:r>
        <w:rPr>
          <w:rStyle w:val="pxst"/>
        </w:rPr>
        <w:fldChar w:fldCharType="begin"/>
      </w:r>
      <w:r>
        <w:rPr>
          <w:rStyle w:val="pxst"/>
        </w:rPr>
        <w:instrText>st.ref.id="I05VO7R"</w:instrText>
      </w:r>
      <w:r>
        <w:rPr>
          <w:rStyle w:val="pxst"/>
        </w:rPr>
        <w:fldChar w:fldCharType="end"/>
      </w:r>
      <w:r>
        <w:rPr>
          <w:rStyle w:val="pxst"/>
          <w:vanish/>
        </w:rPr>
        <w:t>&amp;s;</w:t>
      </w:r>
      <w:r>
        <w:rPr>
          <w:rStyle w:val="pxvis"/>
          <w:rFonts w:ascii="Times NewRoman" w:hAnsi="Times NewRoman"/>
          <w:b w:val="0"/>
          <w:sz w:val="24"/>
        </w:rPr>
        <w:t>§</w:t>
      </w:r>
      <w:r>
        <w:rPr>
          <w:rStyle w:val="pxst"/>
        </w:rPr>
        <w:t>63.102(1), Fla. Stat.</w:t>
      </w:r>
    </w:p>
    <w:p w14:paraId="3B582457" w14:textId="77777777" w:rsidR="00FD3105" w:rsidRDefault="00FD3105">
      <w:pPr>
        <w:pStyle w:val="pxs"/>
        <w:spacing w:before="180"/>
        <w:rPr>
          <w:sz w:val="27"/>
          <w:szCs w:val="27"/>
        </w:rPr>
      </w:pPr>
      <w:r>
        <w:rPr>
          <w:sz w:val="27"/>
          <w:szCs w:val="27"/>
        </w:rPr>
        <w:t>10:5. Judgment</w:t>
      </w:r>
      <w:r>
        <w:rPr>
          <w:rStyle w:val="pxsep"/>
        </w:rPr>
        <w:t xml:space="preserve">-- </w:t>
      </w:r>
      <w:r>
        <w:rPr>
          <w:sz w:val="27"/>
          <w:szCs w:val="27"/>
        </w:rPr>
        <w:t>Amended, after rehearing</w:t>
      </w:r>
    </w:p>
    <w:p w14:paraId="3F76DF9E" w14:textId="77777777" w:rsidR="00FD3105" w:rsidRDefault="00FD3105">
      <w:pPr>
        <w:pStyle w:val="pxov"/>
        <w:rPr>
          <w:vanish/>
        </w:rPr>
      </w:pPr>
      <w:r>
        <w:rPr>
          <w:vanish/>
        </w:rPr>
        <w:t>FMS</w:t>
      </w:r>
    </w:p>
    <w:p w14:paraId="4E6D8B36" w14:textId="77777777" w:rsidR="00FD3105" w:rsidRDefault="00FD3105">
      <w:pPr>
        <w:pStyle w:val="pxov"/>
        <w:rPr>
          <w:vanish/>
        </w:rPr>
      </w:pPr>
      <w:r>
        <w:rPr>
          <w:vanish/>
        </w:rPr>
        <w:t>LCV</w:t>
      </w:r>
    </w:p>
    <w:p w14:paraId="5B827626" w14:textId="77777777" w:rsidR="00FD3105" w:rsidRDefault="00FD3105">
      <w:pPr>
        <w:pStyle w:val="pxov"/>
        <w:rPr>
          <w:vanish/>
        </w:rPr>
      </w:pPr>
      <w:r>
        <w:rPr>
          <w:vanish/>
        </w:rPr>
        <w:t>LSC</w:t>
      </w:r>
    </w:p>
    <w:p w14:paraId="36FB8059" w14:textId="77777777" w:rsidR="00FD3105" w:rsidRDefault="00FD3105">
      <w:pPr>
        <w:pStyle w:val="pxov"/>
        <w:rPr>
          <w:vanish/>
        </w:rPr>
      </w:pPr>
      <w:r>
        <w:rPr>
          <w:vanish/>
        </w:rPr>
        <w:t>LS7</w:t>
      </w:r>
    </w:p>
    <w:p w14:paraId="6977A96D" w14:textId="77777777" w:rsidR="00FD3105" w:rsidRDefault="00FD3105">
      <w:pPr>
        <w:pStyle w:val="pxov"/>
        <w:rPr>
          <w:vanish/>
        </w:rPr>
      </w:pPr>
      <w:r>
        <w:rPr>
          <w:vanish/>
        </w:rPr>
        <w:t>FCV</w:t>
      </w:r>
    </w:p>
    <w:p w14:paraId="2EABA54C" w14:textId="77777777" w:rsidR="00FD3105" w:rsidRDefault="00FD3105">
      <w:pPr>
        <w:pStyle w:val="pxov"/>
        <w:rPr>
          <w:vanish/>
        </w:rPr>
      </w:pPr>
      <w:r>
        <w:rPr>
          <w:vanish/>
        </w:rPr>
        <w:t>FLG</w:t>
      </w:r>
    </w:p>
    <w:p w14:paraId="09F1214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form.fid="I7aee7e409fed11dfbf230000837214a9"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295DA3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tbl.ident="I00I47G"</w:instrText>
      </w:r>
      <w:r>
        <w:fldChar w:fldCharType="end"/>
      </w:r>
      <w:r>
        <w:fldChar w:fldCharType="begin"/>
      </w:r>
      <w:r>
        <w:instrText>tbl.uuid="I05T381"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9E11F6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C7ED82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93785A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20EE23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009E2B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64BC5A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BBD04B1" w14:textId="77777777">
        <w:tc>
          <w:tcPr>
            <w:tcW w:w="2160" w:type="dxa"/>
            <w:tcBorders>
              <w:top w:val="nil"/>
              <w:left w:val="nil"/>
              <w:bottom w:val="nil"/>
              <w:right w:val="nil"/>
            </w:tcBorders>
          </w:tcPr>
          <w:p w14:paraId="73E94C9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w:instrText>
            </w:r>
            <w:r>
              <w:rPr>
                <w:rStyle w:val="pxrowentry"/>
              </w:rPr>
              <w:lastRenderedPageBreak/>
              <w:instrText>="2"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82D0116"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18F9FE7"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DF644E0" w14:textId="77777777" w:rsidR="00FD3105" w:rsidRDefault="00FD3105"/>
        </w:tc>
      </w:tr>
      <w:tr w:rsidR="00FD3105" w14:paraId="1F57BA0C" w14:textId="77777777">
        <w:tc>
          <w:tcPr>
            <w:tcW w:w="2160" w:type="dxa"/>
            <w:tcBorders>
              <w:top w:val="nil"/>
              <w:left w:val="nil"/>
              <w:bottom w:val="nil"/>
              <w:right w:val="nil"/>
            </w:tcBorders>
          </w:tcPr>
          <w:p w14:paraId="5D69C06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D083CC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00FE7E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401AF9" w14:textId="77777777" w:rsidR="00FD3105" w:rsidRDefault="00FD3105"/>
        </w:tc>
      </w:tr>
      <w:tr w:rsidR="00FD3105" w14:paraId="4A18051E" w14:textId="77777777">
        <w:tc>
          <w:tcPr>
            <w:tcW w:w="2160" w:type="dxa"/>
            <w:tcBorders>
              <w:top w:val="nil"/>
              <w:left w:val="nil"/>
              <w:bottom w:val="nil"/>
              <w:right w:val="nil"/>
            </w:tcBorders>
          </w:tcPr>
          <w:p w14:paraId="03891BB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DF97F5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7972577" w14:textId="77777777" w:rsidR="00FD3105" w:rsidRDefault="00FD3105"/>
        </w:tc>
        <w:tc>
          <w:tcPr>
            <w:tcW w:w="2160" w:type="dxa"/>
            <w:tcBorders>
              <w:top w:val="nil"/>
              <w:left w:val="nil"/>
              <w:bottom w:val="nil"/>
              <w:right w:val="nil"/>
            </w:tcBorders>
          </w:tcPr>
          <w:p w14:paraId="6C851F8B" w14:textId="77777777" w:rsidR="00FD3105" w:rsidRDefault="00FD3105"/>
        </w:tc>
      </w:tr>
      <w:tr w:rsidR="00FD3105" w14:paraId="194B604B" w14:textId="77777777">
        <w:tc>
          <w:tcPr>
            <w:tcW w:w="2160" w:type="dxa"/>
            <w:tcBorders>
              <w:top w:val="nil"/>
              <w:left w:val="nil"/>
              <w:bottom w:val="nil"/>
              <w:right w:val="nil"/>
            </w:tcBorders>
          </w:tcPr>
          <w:p w14:paraId="16891FD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5979A6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40B41B3" w14:textId="77777777" w:rsidR="00FD3105" w:rsidRDefault="00FD3105"/>
        </w:tc>
        <w:tc>
          <w:tcPr>
            <w:tcW w:w="2160" w:type="dxa"/>
            <w:tcBorders>
              <w:top w:val="nil"/>
              <w:left w:val="nil"/>
              <w:bottom w:val="nil"/>
              <w:right w:val="nil"/>
            </w:tcBorders>
          </w:tcPr>
          <w:p w14:paraId="7EE45986" w14:textId="77777777" w:rsidR="00FD3105" w:rsidRDefault="00FD3105"/>
        </w:tc>
      </w:tr>
      <w:tr w:rsidR="00FD3105" w14:paraId="33972A5C" w14:textId="77777777">
        <w:tc>
          <w:tcPr>
            <w:tcW w:w="2160" w:type="dxa"/>
            <w:tcBorders>
              <w:top w:val="nil"/>
              <w:left w:val="nil"/>
              <w:bottom w:val="nil"/>
              <w:right w:val="nil"/>
            </w:tcBorders>
          </w:tcPr>
          <w:p w14:paraId="7BB9E5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5A2773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4C32D1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EA60EEB" w14:textId="77777777" w:rsidR="00FD3105" w:rsidRDefault="00FD3105"/>
        </w:tc>
      </w:tr>
    </w:tbl>
    <w:p w14:paraId="4940CEDB" w14:textId="77777777" w:rsidR="00FD3105" w:rsidRDefault="00FD3105">
      <w:pPr>
        <w:pStyle w:val="pxtbody"/>
      </w:pPr>
    </w:p>
    <w:p w14:paraId="564C93AE" w14:textId="77777777" w:rsidR="00FD3105" w:rsidRDefault="00FD3105"/>
    <w:p w14:paraId="52CA582C" w14:textId="77777777" w:rsidR="00FD3105" w:rsidRDefault="00FD3105">
      <w:pPr>
        <w:pStyle w:val="pxformhac"/>
        <w:spacing w:before="180"/>
        <w:jc w:val="center"/>
      </w:pPr>
      <w:r>
        <w:t xml:space="preserve">AMENDED FINAL JUDGMENT </w:t>
      </w:r>
    </w:p>
    <w:p w14:paraId="37A5614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This action was heard on defendant's motion for rehearing and</w:t>
      </w:r>
    </w:p>
    <w:p w14:paraId="5E91E41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IT IS ADJUDGED that:</w:t>
      </w:r>
    </w:p>
    <w:p w14:paraId="1DE74302" w14:textId="77777777" w:rsidR="00FD3105" w:rsidRDefault="00FD3105">
      <w:pPr>
        <w:pStyle w:val="pxformfl"/>
        <w:ind w:left="500"/>
      </w:pPr>
      <w:r>
        <w:t xml:space="preserve"> </w:t>
      </w:r>
    </w:p>
    <w:p w14:paraId="4C026D9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433B0E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The final judgment dated </w:t>
      </w:r>
      <w:r>
        <w:rPr>
          <w:rStyle w:val="pxfinstr"/>
          <w:i/>
          <w:iCs/>
        </w:rPr>
        <w:t>[date of judgment]</w:t>
      </w:r>
      <w:r>
        <w:t xml:space="preserve"> entered in this action and recorded in Official Records Book </w:t>
      </w:r>
      <w:r>
        <w:rPr>
          <w:rStyle w:val="pxfinstr"/>
          <w:i/>
          <w:iCs/>
        </w:rPr>
        <w:t>[number of record]</w:t>
      </w:r>
      <w:r>
        <w:t xml:space="preserve"> at page </w:t>
      </w:r>
      <w:r>
        <w:rPr>
          <w:rStyle w:val="pxfinstr"/>
          <w:i/>
          <w:iCs/>
        </w:rPr>
        <w:t>[number of page]</w:t>
      </w:r>
      <w:r>
        <w:t xml:space="preserve"> of the public records of </w:t>
      </w:r>
      <w:r>
        <w:rPr>
          <w:rStyle w:val="pxfinstr"/>
          <w:i/>
          <w:iCs/>
        </w:rPr>
        <w:t>[name of county]</w:t>
      </w:r>
      <w:r>
        <w:t>, Florida is vacated.</w:t>
      </w:r>
    </w:p>
    <w:p w14:paraId="1E16160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0573C3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Plaintiff </w:t>
      </w:r>
      <w:r>
        <w:rPr>
          <w:rStyle w:val="pxfinstr"/>
          <w:i/>
          <w:iCs/>
        </w:rPr>
        <w:t>[NAME OF PLAINTIFF]</w:t>
      </w:r>
      <w:r>
        <w:t xml:space="preserve"> takes nothing by this action and defendant </w:t>
      </w:r>
      <w:r>
        <w:rPr>
          <w:rStyle w:val="pxfinstr"/>
          <w:i/>
          <w:iCs/>
        </w:rPr>
        <w:t>[NAME OF DEFENDANT]</w:t>
      </w:r>
      <w:r>
        <w:t xml:space="preserve">, whose address is </w:t>
      </w:r>
      <w:r>
        <w:rPr>
          <w:rStyle w:val="pxfinstr"/>
          <w:i/>
          <w:iCs/>
        </w:rPr>
        <w:t>[address of defendant]</w:t>
      </w:r>
      <w:r>
        <w:t>, go hence without day.</w:t>
      </w:r>
    </w:p>
    <w:p w14:paraId="3DAEF77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C59052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Defendant, </w:t>
      </w:r>
      <w:r>
        <w:rPr>
          <w:rStyle w:val="pxfinstr"/>
          <w:i/>
          <w:iCs/>
        </w:rPr>
        <w:t>[OPTIONAL:, whose address is [address of defendant] and the last four digits of Social Security number are [last four numbers of Social Security number],]</w:t>
      </w:r>
      <w:r>
        <w:t xml:space="preserve"> recover costs from plaintiff in the sum of </w:t>
      </w:r>
      <w:r>
        <w:lastRenderedPageBreak/>
        <w:t>$</w:t>
      </w:r>
      <w:r>
        <w:rPr>
          <w:rStyle w:val="pxfinstr"/>
          <w:i/>
          <w:iCs/>
        </w:rPr>
        <w:t>[dollar amount of costs]</w:t>
      </w:r>
      <w:r>
        <w:t xml:space="preserve"> that shall bear interest at the rate prescribed by law, for which let execution issue forthwith.</w:t>
      </w:r>
    </w:p>
    <w:p w14:paraId="7E283A8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ORDERED at </w:t>
      </w:r>
      <w:r>
        <w:rPr>
          <w:rStyle w:val="pxfinstr"/>
          <w:i/>
          <w:iCs/>
        </w:rPr>
        <w:t>[name of city]</w:t>
      </w:r>
      <w:r>
        <w:t xml:space="preserve">, Florida on </w:t>
      </w:r>
      <w:r>
        <w:rPr>
          <w:rStyle w:val="pxfinstr"/>
          <w:i/>
          <w:iCs/>
        </w:rPr>
        <w:t>[date of order]</w:t>
      </w:r>
      <w:r>
        <w:t>.</w:t>
      </w:r>
    </w:p>
    <w:p w14:paraId="685958A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6ABE1C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B007B1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C7EC9E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tbl.ident="I00I47L"</w:instrText>
      </w:r>
      <w:r>
        <w:fldChar w:fldCharType="end"/>
      </w:r>
      <w:r>
        <w:fldChar w:fldCharType="begin"/>
      </w:r>
      <w:r>
        <w:instrText>tbl.uuid="I01Q9Q1"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71413E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84D851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0F70E2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0E6EFB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C94BF1C" w14:textId="77777777">
        <w:tc>
          <w:tcPr>
            <w:tcW w:w="4320" w:type="dxa"/>
            <w:tcBorders>
              <w:top w:val="nil"/>
              <w:left w:val="nil"/>
              <w:bottom w:val="nil"/>
              <w:right w:val="nil"/>
            </w:tcBorders>
          </w:tcPr>
          <w:p w14:paraId="668741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DF64A7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36AD615" w14:textId="77777777">
        <w:tc>
          <w:tcPr>
            <w:tcW w:w="4320" w:type="dxa"/>
            <w:tcBorders>
              <w:top w:val="nil"/>
              <w:left w:val="nil"/>
              <w:bottom w:val="nil"/>
              <w:right w:val="nil"/>
            </w:tcBorders>
          </w:tcPr>
          <w:p w14:paraId="1174480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4FCDB0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4A3D539" w14:textId="77777777" w:rsidR="00FD3105" w:rsidRDefault="00FD3105">
      <w:pPr>
        <w:pStyle w:val="pxtbody"/>
      </w:pPr>
    </w:p>
    <w:p w14:paraId="6C37AD44" w14:textId="77777777" w:rsidR="00FD3105" w:rsidRDefault="00FD3105"/>
    <w:p w14:paraId="2EFF076F" w14:textId="77777777" w:rsidR="00FD3105" w:rsidRDefault="00FD3105">
      <w:pPr>
        <w:pStyle w:val="pxcomnt"/>
      </w:pPr>
    </w:p>
    <w:p w14:paraId="08CCFF60" w14:textId="77777777" w:rsidR="00FD3105" w:rsidRDefault="00FD3105">
      <w:pPr>
        <w:pStyle w:val="pxhac"/>
        <w:spacing w:before="180"/>
        <w:jc w:val="center"/>
      </w:pPr>
      <w:r>
        <w:rPr>
          <w:rStyle w:val="pxb"/>
          <w:b/>
          <w:bCs/>
        </w:rPr>
        <w:t>Author's Comment</w:t>
      </w:r>
    </w:p>
    <w:p w14:paraId="3B6DB56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This form assumes a change in a final judgment for plaintiff to one for defendant as a result of a rehearing.</w:t>
      </w:r>
    </w:p>
    <w:p w14:paraId="7AD42A38" w14:textId="77777777" w:rsidR="00FD3105" w:rsidRDefault="00FD3105">
      <w:pPr>
        <w:pStyle w:val="pxs"/>
        <w:spacing w:before="180"/>
        <w:rPr>
          <w:sz w:val="27"/>
          <w:szCs w:val="27"/>
        </w:rPr>
      </w:pPr>
      <w:r>
        <w:rPr>
          <w:sz w:val="27"/>
          <w:szCs w:val="27"/>
        </w:rPr>
        <w:t>10:6. Judgment</w:t>
      </w:r>
      <w:r>
        <w:rPr>
          <w:rStyle w:val="pxsep"/>
        </w:rPr>
        <w:t xml:space="preserve">-- </w:t>
      </w:r>
      <w:r>
        <w:rPr>
          <w:sz w:val="27"/>
          <w:szCs w:val="27"/>
        </w:rPr>
        <w:t>Attorney fee and costs</w:t>
      </w:r>
    </w:p>
    <w:p w14:paraId="38649A55" w14:textId="77777777" w:rsidR="00FD3105" w:rsidRDefault="00FD3105">
      <w:pPr>
        <w:pStyle w:val="pxov"/>
        <w:rPr>
          <w:vanish/>
        </w:rPr>
      </w:pPr>
      <w:r>
        <w:rPr>
          <w:vanish/>
        </w:rPr>
        <w:t>FMS</w:t>
      </w:r>
    </w:p>
    <w:p w14:paraId="06818F9D" w14:textId="77777777" w:rsidR="00FD3105" w:rsidRDefault="00FD3105">
      <w:pPr>
        <w:pStyle w:val="pxov"/>
        <w:rPr>
          <w:vanish/>
        </w:rPr>
      </w:pPr>
      <w:r>
        <w:rPr>
          <w:vanish/>
        </w:rPr>
        <w:t>EPR</w:t>
      </w:r>
    </w:p>
    <w:p w14:paraId="336F409E" w14:textId="77777777" w:rsidR="00FD3105" w:rsidRDefault="00FD3105">
      <w:pPr>
        <w:pStyle w:val="pxov"/>
        <w:rPr>
          <w:vanish/>
        </w:rPr>
      </w:pPr>
      <w:r>
        <w:rPr>
          <w:vanish/>
        </w:rPr>
        <w:t>EAF</w:t>
      </w:r>
    </w:p>
    <w:p w14:paraId="4E0ECB48" w14:textId="77777777" w:rsidR="00FD3105" w:rsidRDefault="00FD3105">
      <w:pPr>
        <w:pStyle w:val="pxov"/>
        <w:rPr>
          <w:vanish/>
        </w:rPr>
      </w:pPr>
      <w:r>
        <w:rPr>
          <w:vanish/>
        </w:rPr>
        <w:t>LCV</w:t>
      </w:r>
    </w:p>
    <w:p w14:paraId="289979DA" w14:textId="77777777" w:rsidR="00FD3105" w:rsidRDefault="00FD3105">
      <w:pPr>
        <w:pStyle w:val="pxov"/>
        <w:rPr>
          <w:vanish/>
        </w:rPr>
      </w:pPr>
      <w:r>
        <w:rPr>
          <w:vanish/>
        </w:rPr>
        <w:t>LSC</w:t>
      </w:r>
    </w:p>
    <w:p w14:paraId="22E45ADE" w14:textId="77777777" w:rsidR="00FD3105" w:rsidRDefault="00FD3105">
      <w:pPr>
        <w:pStyle w:val="pxov"/>
        <w:rPr>
          <w:vanish/>
        </w:rPr>
      </w:pPr>
      <w:r>
        <w:rPr>
          <w:vanish/>
        </w:rPr>
        <w:t>LS7</w:t>
      </w:r>
    </w:p>
    <w:p w14:paraId="2D7EB2BE" w14:textId="77777777" w:rsidR="00FD3105" w:rsidRDefault="00FD3105">
      <w:pPr>
        <w:pStyle w:val="pxov"/>
        <w:rPr>
          <w:vanish/>
        </w:rPr>
      </w:pPr>
      <w:r>
        <w:rPr>
          <w:vanish/>
        </w:rPr>
        <w:t>FCV</w:t>
      </w:r>
    </w:p>
    <w:p w14:paraId="709BF06C" w14:textId="77777777" w:rsidR="00FD3105" w:rsidRDefault="00FD3105">
      <w:pPr>
        <w:pStyle w:val="pxov"/>
        <w:rPr>
          <w:vanish/>
        </w:rPr>
      </w:pPr>
      <w:r>
        <w:rPr>
          <w:vanish/>
        </w:rPr>
        <w:t>FLG</w:t>
      </w:r>
    </w:p>
    <w:p w14:paraId="2963516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form.fid="I7af44aa09fed11dfbf230000837214a9"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237958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tbl.ident="I01801E"</w:instrText>
      </w:r>
      <w:r>
        <w:fldChar w:fldCharType="end"/>
      </w:r>
      <w:r>
        <w:fldChar w:fldCharType="begin"/>
      </w:r>
      <w:r>
        <w:instrText>tbl.uuid="I0204A6"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970D24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83F02D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45DF72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3DEB03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119FD4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D1740F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E998659" w14:textId="77777777">
        <w:tc>
          <w:tcPr>
            <w:tcW w:w="2160" w:type="dxa"/>
            <w:tcBorders>
              <w:top w:val="nil"/>
              <w:left w:val="nil"/>
              <w:bottom w:val="nil"/>
              <w:right w:val="nil"/>
            </w:tcBorders>
          </w:tcPr>
          <w:p w14:paraId="40246DAB" w14:textId="77777777" w:rsidR="00FD3105" w:rsidRDefault="00FD3105">
            <w:r>
              <w:rPr>
                <w:color w:val="FF0000"/>
                <w:sz w:val="20"/>
                <w:szCs w:val="20"/>
                <w:vertAlign w:val="superscript"/>
              </w:rPr>
              <w:lastRenderedPageBreak/>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090117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1FABBA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FCC835" w14:textId="77777777" w:rsidR="00FD3105" w:rsidRDefault="00FD3105"/>
        </w:tc>
      </w:tr>
      <w:tr w:rsidR="00FD3105" w14:paraId="22ED2D0D" w14:textId="77777777">
        <w:tc>
          <w:tcPr>
            <w:tcW w:w="2160" w:type="dxa"/>
            <w:tcBorders>
              <w:top w:val="nil"/>
              <w:left w:val="nil"/>
              <w:bottom w:val="nil"/>
              <w:right w:val="nil"/>
            </w:tcBorders>
          </w:tcPr>
          <w:p w14:paraId="42C3F02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1E0F09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D7BBF2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F622332" w14:textId="77777777" w:rsidR="00FD3105" w:rsidRDefault="00FD3105"/>
        </w:tc>
      </w:tr>
      <w:tr w:rsidR="00FD3105" w14:paraId="02413633" w14:textId="77777777">
        <w:tc>
          <w:tcPr>
            <w:tcW w:w="2160" w:type="dxa"/>
            <w:tcBorders>
              <w:top w:val="nil"/>
              <w:left w:val="nil"/>
              <w:bottom w:val="nil"/>
              <w:right w:val="nil"/>
            </w:tcBorders>
          </w:tcPr>
          <w:p w14:paraId="7FE6172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913EFD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CE3F014" w14:textId="77777777" w:rsidR="00FD3105" w:rsidRDefault="00FD3105"/>
        </w:tc>
        <w:tc>
          <w:tcPr>
            <w:tcW w:w="2160" w:type="dxa"/>
            <w:tcBorders>
              <w:top w:val="nil"/>
              <w:left w:val="nil"/>
              <w:bottom w:val="nil"/>
              <w:right w:val="nil"/>
            </w:tcBorders>
          </w:tcPr>
          <w:p w14:paraId="5F7E1039" w14:textId="77777777" w:rsidR="00FD3105" w:rsidRDefault="00FD3105"/>
        </w:tc>
      </w:tr>
      <w:tr w:rsidR="00FD3105" w14:paraId="10B326FE" w14:textId="77777777">
        <w:tc>
          <w:tcPr>
            <w:tcW w:w="2160" w:type="dxa"/>
            <w:tcBorders>
              <w:top w:val="nil"/>
              <w:left w:val="nil"/>
              <w:bottom w:val="nil"/>
              <w:right w:val="nil"/>
            </w:tcBorders>
          </w:tcPr>
          <w:p w14:paraId="1AC8EDB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95344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A739DCC" w14:textId="77777777" w:rsidR="00FD3105" w:rsidRDefault="00FD3105"/>
        </w:tc>
        <w:tc>
          <w:tcPr>
            <w:tcW w:w="2160" w:type="dxa"/>
            <w:tcBorders>
              <w:top w:val="nil"/>
              <w:left w:val="nil"/>
              <w:bottom w:val="nil"/>
              <w:right w:val="nil"/>
            </w:tcBorders>
          </w:tcPr>
          <w:p w14:paraId="40798369" w14:textId="77777777" w:rsidR="00FD3105" w:rsidRDefault="00FD3105"/>
        </w:tc>
      </w:tr>
      <w:tr w:rsidR="00FD3105" w14:paraId="5798C1C9" w14:textId="77777777">
        <w:tc>
          <w:tcPr>
            <w:tcW w:w="2160" w:type="dxa"/>
            <w:tcBorders>
              <w:top w:val="nil"/>
              <w:left w:val="nil"/>
              <w:bottom w:val="nil"/>
              <w:right w:val="nil"/>
            </w:tcBorders>
          </w:tcPr>
          <w:p w14:paraId="43EB9B9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0BBD37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0ACEC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4F21EEB" w14:textId="77777777" w:rsidR="00FD3105" w:rsidRDefault="00FD3105"/>
        </w:tc>
      </w:tr>
    </w:tbl>
    <w:p w14:paraId="1A4F2BFF" w14:textId="77777777" w:rsidR="00FD3105" w:rsidRDefault="00FD3105">
      <w:pPr>
        <w:pStyle w:val="pxtbody"/>
      </w:pPr>
    </w:p>
    <w:p w14:paraId="6A57A668" w14:textId="77777777" w:rsidR="00FD3105" w:rsidRDefault="00FD3105"/>
    <w:p w14:paraId="3F97DCA4" w14:textId="77777777" w:rsidR="00FD3105" w:rsidRDefault="00FD3105">
      <w:pPr>
        <w:pStyle w:val="pxformhac"/>
        <w:spacing w:before="180"/>
        <w:jc w:val="center"/>
      </w:pPr>
      <w:r>
        <w:t xml:space="preserve">FINAL JUDGMENT </w:t>
      </w:r>
    </w:p>
    <w:p w14:paraId="3FF858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This action was heard on plaintiff's motion for attorney fees and to tax costs and the court finds that plaintiff's attorney has reasonably expended </w:t>
      </w:r>
      <w:r>
        <w:rPr>
          <w:rStyle w:val="pxfinstr"/>
          <w:i/>
          <w:iCs/>
        </w:rPr>
        <w:t>[number of hours]</w:t>
      </w:r>
      <w:r>
        <w:t xml:space="preserve"> hours in representing plaintiff in this action and that $</w:t>
      </w:r>
      <w:r>
        <w:rPr>
          <w:rStyle w:val="pxfinstr"/>
          <w:i/>
          <w:iCs/>
        </w:rPr>
        <w:t>[dollar amount of hourly rate]</w:t>
      </w:r>
      <w:r>
        <w:t xml:space="preserve"> is a reasonable hourly rate for the services </w:t>
      </w:r>
      <w:ins w:id="36" w:author="Debra M. Salisbury" w:date="2024-02-19T21:28:00Z">
        <w:r w:rsidR="005B3BDB">
          <w:t xml:space="preserve">rendered under the facts of this case </w:t>
        </w:r>
      </w:ins>
      <w:ins w:id="37" w:author="Debra M. Salisbury" w:date="2024-02-19T21:29:00Z">
        <w:r w:rsidR="005B3BDB">
          <w:t>therefore</w:t>
        </w:r>
      </w:ins>
      <w:del w:id="38" w:author="Debra M. Salisbury" w:date="2024-02-19T21:29:00Z">
        <w:r w:rsidDel="005B3BDB">
          <w:delText>so</w:delText>
        </w:r>
      </w:del>
    </w:p>
    <w:p w14:paraId="3577107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attorney's fees]</w:t>
      </w:r>
      <w:r>
        <w:t xml:space="preserve"> for attorney fees with costs of $</w:t>
      </w:r>
      <w:r>
        <w:rPr>
          <w:rStyle w:val="pxfinstr"/>
          <w:i/>
          <w:iCs/>
        </w:rPr>
        <w:t>[dollar amount of costs]</w:t>
      </w:r>
      <w:r>
        <w:t>, making a total sum of $</w:t>
      </w:r>
      <w:r>
        <w:rPr>
          <w:rStyle w:val="pxfinstr"/>
          <w:i/>
          <w:iCs/>
        </w:rPr>
        <w:t>[dollar amount of total fees]</w:t>
      </w:r>
      <w:r>
        <w:t>, that shall bear interest at the rate prescribed by law, for which let execution issue forthwith.</w:t>
      </w:r>
    </w:p>
    <w:p w14:paraId="33BEDBA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ORDERED at </w:t>
      </w:r>
      <w:r>
        <w:rPr>
          <w:rStyle w:val="pxfinstr"/>
          <w:i/>
          <w:iCs/>
        </w:rPr>
        <w:t>[name of city]</w:t>
      </w:r>
      <w:r>
        <w:t xml:space="preserve">, </w:t>
      </w:r>
      <w:r>
        <w:lastRenderedPageBreak/>
        <w:t xml:space="preserve">Florida on </w:t>
      </w:r>
      <w:r>
        <w:rPr>
          <w:rStyle w:val="pxfinstr"/>
          <w:i/>
          <w:iCs/>
        </w:rPr>
        <w:t>[date of order]</w:t>
      </w:r>
      <w:r>
        <w:t>.</w:t>
      </w:r>
    </w:p>
    <w:p w14:paraId="3BFD614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289787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EDF7CB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EC0729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tbl.ident="I018018"</w:instrText>
      </w:r>
      <w:r>
        <w:fldChar w:fldCharType="end"/>
      </w:r>
      <w:r>
        <w:fldChar w:fldCharType="begin"/>
      </w:r>
      <w:r>
        <w:instrText>tbl.uuid="I01QJEN"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7F9E4C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8CB584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C0754E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051982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8798D91" w14:textId="77777777">
        <w:tc>
          <w:tcPr>
            <w:tcW w:w="4320" w:type="dxa"/>
            <w:tcBorders>
              <w:top w:val="nil"/>
              <w:left w:val="nil"/>
              <w:bottom w:val="nil"/>
              <w:right w:val="nil"/>
            </w:tcBorders>
          </w:tcPr>
          <w:p w14:paraId="6546253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F0FB40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A3DC08C" w14:textId="77777777">
        <w:tc>
          <w:tcPr>
            <w:tcW w:w="4320" w:type="dxa"/>
            <w:tcBorders>
              <w:top w:val="nil"/>
              <w:left w:val="nil"/>
              <w:bottom w:val="nil"/>
              <w:right w:val="nil"/>
            </w:tcBorders>
          </w:tcPr>
          <w:p w14:paraId="5A38A92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ABEF15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E106CD6" w14:textId="77777777" w:rsidR="00FD3105" w:rsidRDefault="00FD3105">
      <w:pPr>
        <w:pStyle w:val="pxtbody"/>
      </w:pPr>
    </w:p>
    <w:p w14:paraId="672C2D80" w14:textId="77777777" w:rsidR="00FD3105" w:rsidRDefault="00FD3105"/>
    <w:p w14:paraId="24DA6696" w14:textId="77777777" w:rsidR="00FD3105" w:rsidRDefault="00FD3105">
      <w:pPr>
        <w:pStyle w:val="pxcomnt"/>
      </w:pPr>
    </w:p>
    <w:p w14:paraId="699E4F39" w14:textId="77777777" w:rsidR="00FD3105" w:rsidRDefault="00FD3105">
      <w:pPr>
        <w:pStyle w:val="pxhac"/>
        <w:spacing w:before="180"/>
        <w:jc w:val="center"/>
      </w:pPr>
      <w:r>
        <w:rPr>
          <w:rStyle w:val="pxb"/>
          <w:b/>
          <w:bCs/>
        </w:rPr>
        <w:t>Author's Comment</w:t>
      </w:r>
    </w:p>
    <w:p w14:paraId="7952298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This example was derived from </w:t>
      </w:r>
      <w:r>
        <w:rPr>
          <w:rStyle w:val="pxst"/>
          <w:color w:val="FF0000"/>
          <w:sz w:val="20"/>
          <w:szCs w:val="20"/>
          <w:vertAlign w:val="superscript"/>
        </w:rPr>
        <w:t>►</w:t>
      </w:r>
      <w:r>
        <w:rPr>
          <w:rStyle w:val="pxst"/>
        </w:rPr>
        <w:fldChar w:fldCharType="begin"/>
      </w:r>
      <w:r>
        <w:rPr>
          <w:rStyle w:val="pxst"/>
        </w:rPr>
        <w:instrText>st.ref.id="I02T7EI"</w:instrText>
      </w:r>
      <w:r>
        <w:rPr>
          <w:rStyle w:val="pxst"/>
        </w:rPr>
        <w:fldChar w:fldCharType="end"/>
      </w:r>
      <w:r>
        <w:rPr>
          <w:rStyle w:val="pxst"/>
        </w:rPr>
        <w:t>Florida Rule of Civil Procedure Form 1.990</w:t>
      </w:r>
      <w:r>
        <w:t xml:space="preserve"> with the required findings from </w:t>
      </w:r>
      <w:r>
        <w:rPr>
          <w:rStyle w:val="pxcc"/>
          <w:color w:val="FF0000"/>
          <w:sz w:val="20"/>
          <w:szCs w:val="20"/>
          <w:vertAlign w:val="superscript"/>
        </w:rPr>
        <w:t>►</w:t>
      </w:r>
      <w:r>
        <w:rPr>
          <w:rStyle w:val="pxcc"/>
        </w:rPr>
        <w:fldChar w:fldCharType="begin"/>
      </w:r>
      <w:r>
        <w:rPr>
          <w:rStyle w:val="pxcc"/>
        </w:rPr>
        <w:instrText>cc.ref.id="I06RQJK"</w:instrText>
      </w:r>
      <w:r>
        <w:rPr>
          <w:rStyle w:val="pxcc"/>
        </w:rPr>
        <w:fldChar w:fldCharType="end"/>
      </w:r>
      <w:r>
        <w:rPr>
          <w:rStyle w:val="pxcc"/>
        </w:rPr>
        <w:t>Florida Patient's Compensation Fund v. Rowe, 472 So. 2d 1145 (Fla. 1985), holding modified by Standard Guar. Ins. Co. v. Quanstrom, 555 So. 2d 828 (Fla. 1990)</w:t>
      </w:r>
      <w:r>
        <w:t xml:space="preserve">. This form can be used in family actions after changing the caption and party designations. See </w:t>
      </w:r>
      <w:r>
        <w:rPr>
          <w:rStyle w:val="pxx"/>
          <w:color w:val="FF0000"/>
          <w:sz w:val="20"/>
          <w:szCs w:val="20"/>
          <w:vertAlign w:val="superscript"/>
        </w:rPr>
        <w:t>►</w:t>
      </w:r>
      <w:r>
        <w:rPr>
          <w:rStyle w:val="pxx"/>
        </w:rPr>
        <w:fldChar w:fldCharType="begin"/>
      </w:r>
      <w:r>
        <w:rPr>
          <w:rStyle w:val="pxx"/>
        </w:rPr>
        <w:instrText>x.ref.id="I04ALBQ"</w:instrText>
      </w:r>
      <w:r>
        <w:rPr>
          <w:rStyle w:val="pxx"/>
        </w:rPr>
        <w:fldChar w:fldCharType="end"/>
      </w:r>
      <w:r>
        <w:rPr>
          <w:rStyle w:val="pxx"/>
          <w:vanish/>
        </w:rPr>
        <w:t>&amp;s;</w:t>
      </w:r>
      <w:r>
        <w:rPr>
          <w:rStyle w:val="pxvis"/>
          <w:rFonts w:ascii="Times NewRoman" w:hAnsi="Times NewRoman"/>
          <w:b w:val="0"/>
          <w:sz w:val="24"/>
        </w:rPr>
        <w:t>§</w:t>
      </w:r>
      <w:r>
        <w:rPr>
          <w:rStyle w:val="pxx"/>
        </w:rPr>
        <w:t>5:5</w:t>
      </w:r>
      <w:r>
        <w:t>.</w:t>
      </w:r>
      <w:ins w:id="39" w:author="Debra M. Salisbury" w:date="2024-02-19T21:27:00Z">
        <w:r w:rsidR="005B3BDB">
          <w:t xml:space="preserve"> I</w:t>
        </w:r>
      </w:ins>
      <w:ins w:id="40" w:author="Debra M. Salisbury" w:date="2024-02-19T21:34:00Z">
        <w:r w:rsidR="005938D8">
          <w:t>f</w:t>
        </w:r>
      </w:ins>
      <w:ins w:id="41" w:author="Debra M. Salisbury" w:date="2024-02-19T21:27:00Z">
        <w:r w:rsidR="005B3BDB">
          <w:t xml:space="preserve"> the Plaintiff owes the attorney </w:t>
        </w:r>
      </w:ins>
      <w:ins w:id="42" w:author="Debra M. Salisbury" w:date="2024-02-19T21:28:00Z">
        <w:r w:rsidR="005B3BDB">
          <w:t xml:space="preserve">for the services rendered, </w:t>
        </w:r>
      </w:ins>
      <w:ins w:id="43" w:author="Debra M. Salisbury" w:date="2024-02-19T21:36:00Z">
        <w:r w:rsidR="00735F01">
          <w:t>consideration should be given to</w:t>
        </w:r>
      </w:ins>
      <w:ins w:id="44" w:author="Debra M. Salisbury" w:date="2024-02-19T21:37:00Z">
        <w:r w:rsidR="00735F01">
          <w:t xml:space="preserve"> i</w:t>
        </w:r>
      </w:ins>
      <w:ins w:id="45" w:author="Debra M. Salisbury" w:date="2024-02-19T21:35:00Z">
        <w:r w:rsidR="005938D8">
          <w:t>nclud</w:t>
        </w:r>
      </w:ins>
      <w:ins w:id="46" w:author="Debra M. Salisbury" w:date="2024-02-19T21:37:00Z">
        <w:r w:rsidR="00735F01">
          <w:t>ing</w:t>
        </w:r>
      </w:ins>
      <w:ins w:id="47" w:author="Debra M. Salisbury" w:date="2024-02-19T21:28:00Z">
        <w:r w:rsidR="005B3BDB">
          <w:t xml:space="preserve"> language</w:t>
        </w:r>
      </w:ins>
      <w:ins w:id="48" w:author="Debra M. Salisbury" w:date="2024-02-19T21:33:00Z">
        <w:r w:rsidR="005938D8">
          <w:t xml:space="preserve"> that payment is to be made directly to the lawyer and failure of the defendan</w:t>
        </w:r>
      </w:ins>
      <w:ins w:id="49" w:author="Debra M. Salisbury" w:date="2024-02-19T21:34:00Z">
        <w:r w:rsidR="005938D8">
          <w:t xml:space="preserve">t to pay said funds shall </w:t>
        </w:r>
      </w:ins>
      <w:ins w:id="50" w:author="Debra M. Salisbury" w:date="2024-02-19T21:37:00Z">
        <w:r w:rsidR="00735F01">
          <w:t xml:space="preserve">also be </w:t>
        </w:r>
      </w:ins>
      <w:ins w:id="51" w:author="Debra M. Salisbury" w:date="2024-02-19T21:34:00Z">
        <w:r w:rsidR="005938D8">
          <w:t>actionable by the lawyer.</w:t>
        </w:r>
      </w:ins>
    </w:p>
    <w:p w14:paraId="6010087E" w14:textId="77777777" w:rsidR="00FD3105" w:rsidRDefault="00FD3105">
      <w:pPr>
        <w:pStyle w:val="pxs"/>
        <w:spacing w:before="180"/>
        <w:rPr>
          <w:sz w:val="27"/>
          <w:szCs w:val="27"/>
        </w:rPr>
      </w:pPr>
      <w:r>
        <w:rPr>
          <w:sz w:val="27"/>
          <w:szCs w:val="27"/>
        </w:rPr>
        <w:t>10:7. Judgment</w:t>
      </w:r>
      <w:r>
        <w:rPr>
          <w:rStyle w:val="pxsep"/>
        </w:rPr>
        <w:t xml:space="preserve">-- </w:t>
      </w:r>
      <w:r>
        <w:rPr>
          <w:sz w:val="27"/>
          <w:szCs w:val="27"/>
        </w:rPr>
        <w:t>Cancellation, promissory note</w:t>
      </w:r>
    </w:p>
    <w:p w14:paraId="6222ABB4" w14:textId="77777777" w:rsidR="00FD3105" w:rsidRDefault="00FD3105">
      <w:pPr>
        <w:pStyle w:val="pxov"/>
        <w:rPr>
          <w:vanish/>
        </w:rPr>
      </w:pPr>
      <w:r>
        <w:rPr>
          <w:vanish/>
        </w:rPr>
        <w:t>FMS</w:t>
      </w:r>
    </w:p>
    <w:p w14:paraId="672201BD" w14:textId="77777777" w:rsidR="00FD3105" w:rsidRDefault="00FD3105">
      <w:pPr>
        <w:pStyle w:val="pxov"/>
        <w:rPr>
          <w:vanish/>
        </w:rPr>
      </w:pPr>
      <w:r>
        <w:rPr>
          <w:vanish/>
        </w:rPr>
        <w:t>CML</w:t>
      </w:r>
    </w:p>
    <w:p w14:paraId="1EA99856" w14:textId="77777777" w:rsidR="00FD3105" w:rsidRDefault="00FD3105">
      <w:pPr>
        <w:pStyle w:val="pxov"/>
        <w:rPr>
          <w:vanish/>
        </w:rPr>
      </w:pPr>
      <w:r>
        <w:rPr>
          <w:vanish/>
        </w:rPr>
        <w:t>UA3</w:t>
      </w:r>
    </w:p>
    <w:p w14:paraId="6B45EB90" w14:textId="77777777" w:rsidR="00FD3105" w:rsidRDefault="00FD3105">
      <w:pPr>
        <w:pStyle w:val="pxov"/>
        <w:rPr>
          <w:vanish/>
        </w:rPr>
      </w:pPr>
      <w:r>
        <w:rPr>
          <w:vanish/>
        </w:rPr>
        <w:t>LCV</w:t>
      </w:r>
    </w:p>
    <w:p w14:paraId="746AE8B9" w14:textId="77777777" w:rsidR="00FD3105" w:rsidRDefault="00FD3105">
      <w:pPr>
        <w:pStyle w:val="pxov"/>
        <w:rPr>
          <w:vanish/>
        </w:rPr>
      </w:pPr>
      <w:r>
        <w:rPr>
          <w:vanish/>
        </w:rPr>
        <w:t>LSC</w:t>
      </w:r>
    </w:p>
    <w:p w14:paraId="446EF353" w14:textId="77777777" w:rsidR="00FD3105" w:rsidRDefault="00FD3105">
      <w:pPr>
        <w:pStyle w:val="pxov"/>
        <w:rPr>
          <w:vanish/>
        </w:rPr>
      </w:pPr>
      <w:r>
        <w:rPr>
          <w:vanish/>
        </w:rPr>
        <w:t>LS7</w:t>
      </w:r>
    </w:p>
    <w:p w14:paraId="6F798334" w14:textId="77777777" w:rsidR="00FD3105" w:rsidRDefault="00FD3105">
      <w:pPr>
        <w:pStyle w:val="pxov"/>
        <w:rPr>
          <w:vanish/>
        </w:rPr>
      </w:pPr>
      <w:r>
        <w:rPr>
          <w:vanish/>
        </w:rPr>
        <w:t>FCV</w:t>
      </w:r>
    </w:p>
    <w:p w14:paraId="23AB49BE" w14:textId="77777777" w:rsidR="00FD3105" w:rsidRDefault="00FD3105">
      <w:pPr>
        <w:pStyle w:val="pxov"/>
        <w:rPr>
          <w:vanish/>
        </w:rPr>
      </w:pPr>
      <w:r>
        <w:rPr>
          <w:vanish/>
        </w:rPr>
        <w:t>FLG</w:t>
      </w:r>
    </w:p>
    <w:p w14:paraId="7D38CE91" w14:textId="77777777" w:rsidR="00FD3105" w:rsidRDefault="00FD3105">
      <w:pPr>
        <w:pStyle w:val="pxformoskobcr"/>
        <w:rPr>
          <w:vanish/>
        </w:rPr>
      </w:pPr>
      <w:r>
        <w:rPr>
          <w:vanish/>
          <w:color w:val="FF0000"/>
          <w:sz w:val="20"/>
          <w:szCs w:val="20"/>
          <w:vertAlign w:val="superscript"/>
        </w:rPr>
        <w:t>►</w:t>
      </w:r>
      <w:r>
        <w:rPr>
          <w:vanish/>
        </w:rPr>
        <w:fldChar w:fldCharType="begin"/>
      </w:r>
      <w:r>
        <w:rPr>
          <w:vanish/>
        </w:rPr>
        <w:instrText>form.du="0"</w:instrText>
      </w:r>
      <w:r>
        <w:rPr>
          <w:vanish/>
        </w:rPr>
        <w:fldChar w:fldCharType="end"/>
      </w:r>
      <w:r>
        <w:rPr>
          <w:vanish/>
        </w:rPr>
        <w:fldChar w:fldCharType="begin"/>
      </w:r>
      <w:r>
        <w:rPr>
          <w:vanish/>
        </w:rPr>
        <w:instrText>form.fid="I7af61f609fed11dfbf230000837214a9"</w:instrText>
      </w:r>
      <w:r>
        <w:rPr>
          <w:vanish/>
        </w:rPr>
        <w:fldChar w:fldCharType="end"/>
      </w:r>
      <w:r>
        <w:rPr>
          <w:vanish/>
        </w:rPr>
        <w:t>1000</w:t>
      </w:r>
    </w:p>
    <w:p w14:paraId="07599AF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39BE81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tbl.ident="I071H3K"</w:instrText>
      </w:r>
      <w:r>
        <w:fldChar w:fldCharType="end"/>
      </w:r>
      <w:r>
        <w:fldChar w:fldCharType="begin"/>
      </w:r>
      <w:r>
        <w:instrText>tbl.uuid="I01NQE7"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F24018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35AF72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3C8509C" w14:textId="77777777" w:rsidR="00FD3105" w:rsidRDefault="00FD3105">
      <w:pPr>
        <w:pStyle w:val="pxcolspec"/>
      </w:pPr>
      <w:r>
        <w:rPr>
          <w:color w:val="FF0000"/>
          <w:sz w:val="20"/>
          <w:szCs w:val="20"/>
          <w:vertAlign w:val="superscript"/>
        </w:rPr>
        <w:lastRenderedPageBreak/>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6C9486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2EBD8E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CEC2FC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D3ACD4E" w14:textId="77777777">
        <w:tc>
          <w:tcPr>
            <w:tcW w:w="2160" w:type="dxa"/>
            <w:tcBorders>
              <w:top w:val="nil"/>
              <w:left w:val="nil"/>
              <w:bottom w:val="nil"/>
              <w:right w:val="nil"/>
            </w:tcBorders>
          </w:tcPr>
          <w:p w14:paraId="2BF2427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7ED4A5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548D2E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5CFBAB7" w14:textId="77777777" w:rsidR="00FD3105" w:rsidRDefault="00FD3105"/>
        </w:tc>
      </w:tr>
      <w:tr w:rsidR="00FD3105" w14:paraId="5AB605AC" w14:textId="77777777">
        <w:tc>
          <w:tcPr>
            <w:tcW w:w="2160" w:type="dxa"/>
            <w:tcBorders>
              <w:top w:val="nil"/>
              <w:left w:val="nil"/>
              <w:bottom w:val="nil"/>
              <w:right w:val="nil"/>
            </w:tcBorders>
          </w:tcPr>
          <w:p w14:paraId="63E3067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77C215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017776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F4C3C66" w14:textId="77777777" w:rsidR="00FD3105" w:rsidRDefault="00FD3105"/>
        </w:tc>
      </w:tr>
      <w:tr w:rsidR="00FD3105" w14:paraId="77F095EF" w14:textId="77777777">
        <w:tc>
          <w:tcPr>
            <w:tcW w:w="2160" w:type="dxa"/>
            <w:tcBorders>
              <w:top w:val="nil"/>
              <w:left w:val="nil"/>
              <w:bottom w:val="nil"/>
              <w:right w:val="nil"/>
            </w:tcBorders>
          </w:tcPr>
          <w:p w14:paraId="140471A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987CE4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A02759B" w14:textId="77777777" w:rsidR="00FD3105" w:rsidRDefault="00FD3105"/>
        </w:tc>
        <w:tc>
          <w:tcPr>
            <w:tcW w:w="2160" w:type="dxa"/>
            <w:tcBorders>
              <w:top w:val="nil"/>
              <w:left w:val="nil"/>
              <w:bottom w:val="nil"/>
              <w:right w:val="nil"/>
            </w:tcBorders>
          </w:tcPr>
          <w:p w14:paraId="0B668B09" w14:textId="77777777" w:rsidR="00FD3105" w:rsidRDefault="00FD3105"/>
        </w:tc>
      </w:tr>
      <w:tr w:rsidR="00FD3105" w14:paraId="056BC497" w14:textId="77777777">
        <w:tc>
          <w:tcPr>
            <w:tcW w:w="2160" w:type="dxa"/>
            <w:tcBorders>
              <w:top w:val="nil"/>
              <w:left w:val="nil"/>
              <w:bottom w:val="nil"/>
              <w:right w:val="nil"/>
            </w:tcBorders>
          </w:tcPr>
          <w:p w14:paraId="63B4DE7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CC78A1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0A89A5" w14:textId="77777777" w:rsidR="00FD3105" w:rsidRDefault="00FD3105"/>
        </w:tc>
        <w:tc>
          <w:tcPr>
            <w:tcW w:w="2160" w:type="dxa"/>
            <w:tcBorders>
              <w:top w:val="nil"/>
              <w:left w:val="nil"/>
              <w:bottom w:val="nil"/>
              <w:right w:val="nil"/>
            </w:tcBorders>
          </w:tcPr>
          <w:p w14:paraId="754F7C98" w14:textId="77777777" w:rsidR="00FD3105" w:rsidRDefault="00FD3105"/>
        </w:tc>
      </w:tr>
      <w:tr w:rsidR="00FD3105" w14:paraId="386317E2" w14:textId="77777777">
        <w:tc>
          <w:tcPr>
            <w:tcW w:w="2160" w:type="dxa"/>
            <w:tcBorders>
              <w:top w:val="nil"/>
              <w:left w:val="nil"/>
              <w:bottom w:val="nil"/>
              <w:right w:val="nil"/>
            </w:tcBorders>
          </w:tcPr>
          <w:p w14:paraId="1261819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1B5423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1B91E7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5D21B04" w14:textId="77777777" w:rsidR="00FD3105" w:rsidRDefault="00FD3105"/>
        </w:tc>
      </w:tr>
    </w:tbl>
    <w:p w14:paraId="4C98121E" w14:textId="77777777" w:rsidR="00FD3105" w:rsidRDefault="00FD3105">
      <w:pPr>
        <w:pStyle w:val="pxtbody"/>
      </w:pPr>
    </w:p>
    <w:p w14:paraId="00FBDAA6" w14:textId="77777777" w:rsidR="00FD3105" w:rsidRDefault="00FD3105"/>
    <w:p w14:paraId="58FFCC4C" w14:textId="77777777" w:rsidR="00FD3105" w:rsidRDefault="00FD3105">
      <w:pPr>
        <w:pStyle w:val="pxformhac"/>
        <w:spacing w:before="180"/>
        <w:jc w:val="center"/>
      </w:pPr>
      <w:r>
        <w:t xml:space="preserve">FINAL JUDGMENT </w:t>
      </w:r>
    </w:p>
    <w:p w14:paraId="684D70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This action was tried before the court. On the evidence presented</w:t>
      </w:r>
    </w:p>
    <w:p w14:paraId="7DD186D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IT IS ADJUDGED that:</w:t>
      </w:r>
    </w:p>
    <w:p w14:paraId="6A2F665C" w14:textId="77777777" w:rsidR="00FD3105" w:rsidRDefault="00FD3105">
      <w:pPr>
        <w:pStyle w:val="pxformfl"/>
        <w:ind w:left="500"/>
      </w:pPr>
      <w:r>
        <w:t xml:space="preserve"> </w:t>
      </w:r>
    </w:p>
    <w:p w14:paraId="3776B95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0B19B0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The promissory note dated </w:t>
      </w:r>
      <w:r>
        <w:rPr>
          <w:rStyle w:val="pxfinstr"/>
          <w:i/>
          <w:iCs/>
        </w:rPr>
        <w:t>[date of note]</w:t>
      </w:r>
      <w:r>
        <w:t xml:space="preserve"> in the principal sum of $</w:t>
      </w:r>
      <w:r>
        <w:rPr>
          <w:rStyle w:val="pxfinstr"/>
          <w:i/>
          <w:iCs/>
        </w:rPr>
        <w:t>[dollar amount of note]</w:t>
      </w:r>
      <w:r>
        <w:t xml:space="preserve"> given by plaintiff </w:t>
      </w:r>
      <w:r>
        <w:rPr>
          <w:rStyle w:val="pxfinstr"/>
          <w:i/>
          <w:iCs/>
        </w:rPr>
        <w:t>[NAME OF PLAINTIFF]</w:t>
      </w:r>
      <w:r>
        <w:t xml:space="preserve"> to defendant </w:t>
      </w:r>
      <w:r>
        <w:rPr>
          <w:rStyle w:val="pxfinstr"/>
          <w:i/>
          <w:iCs/>
        </w:rPr>
        <w:t>[NAME OF DEFENDANT]</w:t>
      </w:r>
      <w:r>
        <w:t xml:space="preserve"> was obtained by fraud and is canceled.</w:t>
      </w:r>
    </w:p>
    <w:p w14:paraId="1895DDA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865DFCF"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Defendant shall cancel and surrender the </w:t>
      </w:r>
      <w:r>
        <w:rPr>
          <w:rStyle w:val="pxfinstr"/>
          <w:i/>
          <w:iCs/>
        </w:rPr>
        <w:t>[promissory note]</w:t>
      </w:r>
      <w:r>
        <w:t xml:space="preserve"> identified in paragraph 1 of this judgment within 40 days from the date of this judgment.</w:t>
      </w:r>
    </w:p>
    <w:p w14:paraId="0747D74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A197DE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The clerk of this court shall permit defendant to withdraw the promissory note identified in paragraph 1 of this judgment and introduced in evidence as plaintiff's Exhibit 1 so that it can be canceled and surrendered. The clerk shall make a copy of the note before delivering it to defendant.</w:t>
      </w:r>
    </w:p>
    <w:p w14:paraId="6F00D87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0E7D589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Plaintiff </w:t>
      </w:r>
      <w:r>
        <w:rPr>
          <w:rStyle w:val="pxfinstr"/>
          <w:i/>
          <w:iCs/>
        </w:rPr>
        <w:t>[OPTIONAL:, whose address is [address of plaintiff] and the last four digits of Social Security number are [last four numbers of Social Security number],]</w:t>
      </w:r>
      <w:r>
        <w:t xml:space="preserve"> recovers from defendant $</w:t>
      </w:r>
      <w:r>
        <w:rPr>
          <w:rStyle w:val="pxfinstr"/>
          <w:i/>
          <w:iCs/>
        </w:rPr>
        <w:t>[dollar amount of costs]</w:t>
      </w:r>
      <w:r>
        <w:t xml:space="preserve"> as costs that shall bear interest at the rate prescribed by law, for which let execution issue forthwith.</w:t>
      </w:r>
    </w:p>
    <w:p w14:paraId="79BCB9B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ORDERED at </w:t>
      </w:r>
      <w:r>
        <w:rPr>
          <w:rStyle w:val="pxfinstr"/>
          <w:i/>
          <w:iCs/>
        </w:rPr>
        <w:t>[name of city]</w:t>
      </w:r>
      <w:r>
        <w:t xml:space="preserve">, Florida on </w:t>
      </w:r>
      <w:r>
        <w:rPr>
          <w:rStyle w:val="pxfinstr"/>
          <w:i/>
          <w:iCs/>
        </w:rPr>
        <w:t>[date of order]</w:t>
      </w:r>
      <w:r>
        <w:t>.</w:t>
      </w:r>
    </w:p>
    <w:p w14:paraId="582DEDB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506252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7CB490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CBDEDC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tbl.ident="I071H3R"</w:instrText>
      </w:r>
      <w:r>
        <w:fldChar w:fldCharType="end"/>
      </w:r>
      <w:r>
        <w:fldChar w:fldCharType="begin"/>
      </w:r>
      <w:r>
        <w:instrText>tbl.uuid="I03APQ8"</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D56FF3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D8AF09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63C055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7A53DC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B2890A5" w14:textId="77777777">
        <w:tc>
          <w:tcPr>
            <w:tcW w:w="4320" w:type="dxa"/>
            <w:tcBorders>
              <w:top w:val="nil"/>
              <w:left w:val="nil"/>
              <w:bottom w:val="nil"/>
              <w:right w:val="nil"/>
            </w:tcBorders>
          </w:tcPr>
          <w:p w14:paraId="093F17F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486319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47352B8" w14:textId="77777777">
        <w:tc>
          <w:tcPr>
            <w:tcW w:w="4320" w:type="dxa"/>
            <w:tcBorders>
              <w:top w:val="nil"/>
              <w:left w:val="nil"/>
              <w:bottom w:val="nil"/>
              <w:right w:val="nil"/>
            </w:tcBorders>
          </w:tcPr>
          <w:p w14:paraId="1E41E54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105BEB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7393290" w14:textId="77777777" w:rsidR="00FD3105" w:rsidRDefault="00FD3105">
      <w:pPr>
        <w:pStyle w:val="pxtbody"/>
      </w:pPr>
    </w:p>
    <w:p w14:paraId="7855905B" w14:textId="77777777" w:rsidR="00FD3105" w:rsidRDefault="00FD3105"/>
    <w:p w14:paraId="058FEF4B" w14:textId="77777777" w:rsidR="00FD3105" w:rsidRDefault="00FD3105">
      <w:pPr>
        <w:pStyle w:val="pxcomnt"/>
      </w:pPr>
    </w:p>
    <w:p w14:paraId="7DDBCA03" w14:textId="77777777" w:rsidR="00FD3105" w:rsidRDefault="00FD3105">
      <w:pPr>
        <w:pStyle w:val="pxhac"/>
        <w:spacing w:before="180"/>
        <w:jc w:val="center"/>
      </w:pPr>
      <w:r>
        <w:rPr>
          <w:rStyle w:val="pxb"/>
          <w:b/>
          <w:bCs/>
        </w:rPr>
        <w:t>Author's Comment</w:t>
      </w:r>
    </w:p>
    <w:p w14:paraId="73E1D70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This form was derived from </w:t>
      </w:r>
      <w:r>
        <w:rPr>
          <w:rStyle w:val="pxcc"/>
          <w:color w:val="FF0000"/>
          <w:sz w:val="20"/>
          <w:szCs w:val="20"/>
          <w:vertAlign w:val="superscript"/>
        </w:rPr>
        <w:t>►</w:t>
      </w:r>
      <w:r>
        <w:rPr>
          <w:rStyle w:val="pxcc"/>
        </w:rPr>
        <w:fldChar w:fldCharType="begin"/>
      </w:r>
      <w:r>
        <w:rPr>
          <w:rStyle w:val="pxcc"/>
        </w:rPr>
        <w:instrText>cc.ref.id="I02Z37H"</w:instrText>
      </w:r>
      <w:r>
        <w:rPr>
          <w:rStyle w:val="pxcc"/>
        </w:rPr>
        <w:fldChar w:fldCharType="end"/>
      </w:r>
      <w:r>
        <w:rPr>
          <w:rStyle w:val="pxcc"/>
        </w:rPr>
        <w:t>Musselwhite v. Oleson, 53 So. 944 (Fla. 1910)</w:t>
      </w:r>
      <w:r>
        <w:t xml:space="preserve">. Rescission and cancellation are similar, but distinguishable because rescission effects a judicial voiding of the instrument. Cancellation requires the physical surrender of the instrument in order to effect the voiding. See </w:t>
      </w:r>
      <w:r>
        <w:rPr>
          <w:rStyle w:val="pxcc"/>
          <w:color w:val="FF0000"/>
          <w:sz w:val="20"/>
          <w:szCs w:val="20"/>
          <w:vertAlign w:val="superscript"/>
        </w:rPr>
        <w:t>►</w:t>
      </w:r>
      <w:r>
        <w:rPr>
          <w:rStyle w:val="pxcc"/>
        </w:rPr>
        <w:fldChar w:fldCharType="begin"/>
      </w:r>
      <w:r>
        <w:rPr>
          <w:rStyle w:val="pxcc"/>
        </w:rPr>
        <w:instrText>cc.ref.id="I02Z38M"</w:instrText>
      </w:r>
      <w:r>
        <w:rPr>
          <w:rStyle w:val="pxcc"/>
        </w:rPr>
        <w:fldChar w:fldCharType="end"/>
      </w:r>
      <w:r>
        <w:rPr>
          <w:rStyle w:val="pxcc"/>
        </w:rPr>
        <w:t>Willis v. Fowler, 136 So. 358 (Fla. 1931)</w:t>
      </w:r>
      <w:r>
        <w:t>. Thus a recorded instrument can be rescinded, but it cannot be canceled since it is a part of the public records.</w:t>
      </w:r>
    </w:p>
    <w:p w14:paraId="3A028D18" w14:textId="77777777" w:rsidR="00FD3105" w:rsidRDefault="00FD3105">
      <w:pPr>
        <w:pStyle w:val="pxs"/>
        <w:spacing w:before="180"/>
        <w:rPr>
          <w:sz w:val="27"/>
          <w:szCs w:val="27"/>
        </w:rPr>
      </w:pPr>
      <w:r>
        <w:rPr>
          <w:sz w:val="27"/>
          <w:szCs w:val="27"/>
        </w:rPr>
        <w:t>10:8. Judgment</w:t>
      </w:r>
      <w:r>
        <w:rPr>
          <w:rStyle w:val="pxsep"/>
        </w:rPr>
        <w:t xml:space="preserve">-- </w:t>
      </w:r>
      <w:r>
        <w:rPr>
          <w:sz w:val="27"/>
          <w:szCs w:val="27"/>
        </w:rPr>
        <w:t>Certiorari denied</w:t>
      </w:r>
    </w:p>
    <w:p w14:paraId="0EEBA711" w14:textId="77777777" w:rsidR="00FD3105" w:rsidRDefault="00FD3105">
      <w:pPr>
        <w:pStyle w:val="pxov"/>
        <w:rPr>
          <w:vanish/>
        </w:rPr>
      </w:pPr>
      <w:r>
        <w:rPr>
          <w:vanish/>
        </w:rPr>
        <w:t>FMS</w:t>
      </w:r>
    </w:p>
    <w:p w14:paraId="0174E662" w14:textId="77777777" w:rsidR="00FD3105" w:rsidRDefault="00FD3105">
      <w:pPr>
        <w:pStyle w:val="pxov"/>
        <w:rPr>
          <w:vanish/>
        </w:rPr>
      </w:pPr>
      <w:r>
        <w:rPr>
          <w:vanish/>
        </w:rPr>
        <w:t>LCV</w:t>
      </w:r>
    </w:p>
    <w:p w14:paraId="7CB701B5" w14:textId="77777777" w:rsidR="00FD3105" w:rsidRDefault="00FD3105">
      <w:pPr>
        <w:pStyle w:val="pxov"/>
        <w:rPr>
          <w:vanish/>
        </w:rPr>
      </w:pPr>
      <w:r>
        <w:rPr>
          <w:vanish/>
        </w:rPr>
        <w:t>LSC</w:t>
      </w:r>
    </w:p>
    <w:p w14:paraId="13C9813B" w14:textId="77777777" w:rsidR="00FD3105" w:rsidRDefault="00FD3105">
      <w:pPr>
        <w:pStyle w:val="pxov"/>
        <w:rPr>
          <w:vanish/>
        </w:rPr>
      </w:pPr>
      <w:r>
        <w:rPr>
          <w:vanish/>
        </w:rPr>
        <w:t>LS7</w:t>
      </w:r>
    </w:p>
    <w:p w14:paraId="346F78D8" w14:textId="77777777" w:rsidR="00FD3105" w:rsidRDefault="00FD3105">
      <w:pPr>
        <w:pStyle w:val="pxov"/>
        <w:rPr>
          <w:vanish/>
        </w:rPr>
      </w:pPr>
      <w:r>
        <w:rPr>
          <w:vanish/>
        </w:rPr>
        <w:lastRenderedPageBreak/>
        <w:t>LFA</w:t>
      </w:r>
    </w:p>
    <w:p w14:paraId="337BCA17" w14:textId="77777777" w:rsidR="00FD3105" w:rsidRDefault="00FD3105">
      <w:pPr>
        <w:pStyle w:val="pxov"/>
        <w:rPr>
          <w:vanish/>
        </w:rPr>
      </w:pPr>
      <w:r>
        <w:rPr>
          <w:vanish/>
        </w:rPr>
        <w:t>LUC</w:t>
      </w:r>
    </w:p>
    <w:p w14:paraId="2F04A31B" w14:textId="77777777" w:rsidR="00FD3105" w:rsidRDefault="00FD3105">
      <w:pPr>
        <w:pStyle w:val="pxov"/>
        <w:rPr>
          <w:vanish/>
        </w:rPr>
      </w:pPr>
      <w:r>
        <w:rPr>
          <w:vanish/>
        </w:rPr>
        <w:t>FCV</w:t>
      </w:r>
    </w:p>
    <w:p w14:paraId="5FF218F9" w14:textId="77777777" w:rsidR="00FD3105" w:rsidRDefault="00FD3105">
      <w:pPr>
        <w:pStyle w:val="pxov"/>
        <w:rPr>
          <w:vanish/>
        </w:rPr>
      </w:pPr>
      <w:r>
        <w:rPr>
          <w:vanish/>
        </w:rPr>
        <w:t>FLG</w:t>
      </w:r>
    </w:p>
    <w:p w14:paraId="65B5045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form.fid="I7afa8c309fed11dfbf230000837214a9"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C73549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tbl.ident="I04O8J2"</w:instrText>
      </w:r>
      <w:r>
        <w:fldChar w:fldCharType="end"/>
      </w:r>
      <w:r>
        <w:fldChar w:fldCharType="begin"/>
      </w:r>
      <w:r>
        <w:instrText>tbl.uuid="I02NTN9"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F8020E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17B433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0CE742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B4A56C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7DEFF7F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A09B41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E1289B7" w14:textId="77777777">
        <w:tc>
          <w:tcPr>
            <w:tcW w:w="2160" w:type="dxa"/>
            <w:tcBorders>
              <w:top w:val="nil"/>
              <w:left w:val="nil"/>
              <w:bottom w:val="nil"/>
              <w:right w:val="nil"/>
            </w:tcBorders>
          </w:tcPr>
          <w:p w14:paraId="614F016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2EF633B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62B0F7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CFDC245" w14:textId="77777777" w:rsidR="00FD3105" w:rsidRDefault="00FD3105"/>
        </w:tc>
      </w:tr>
      <w:tr w:rsidR="00FD3105" w14:paraId="32E3A61B" w14:textId="77777777">
        <w:tc>
          <w:tcPr>
            <w:tcW w:w="2160" w:type="dxa"/>
            <w:tcBorders>
              <w:top w:val="nil"/>
              <w:left w:val="nil"/>
              <w:bottom w:val="nil"/>
              <w:right w:val="nil"/>
            </w:tcBorders>
          </w:tcPr>
          <w:p w14:paraId="4839F13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1E8C77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0A39084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9007DB7" w14:textId="77777777" w:rsidR="00FD3105" w:rsidRDefault="00FD3105"/>
        </w:tc>
      </w:tr>
      <w:tr w:rsidR="00FD3105" w14:paraId="617F566D" w14:textId="77777777">
        <w:tc>
          <w:tcPr>
            <w:tcW w:w="2160" w:type="dxa"/>
            <w:tcBorders>
              <w:top w:val="nil"/>
              <w:left w:val="nil"/>
              <w:bottom w:val="nil"/>
              <w:right w:val="nil"/>
            </w:tcBorders>
          </w:tcPr>
          <w:p w14:paraId="62681E5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F61DD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8832F42" w14:textId="77777777" w:rsidR="00FD3105" w:rsidRDefault="00FD3105"/>
        </w:tc>
        <w:tc>
          <w:tcPr>
            <w:tcW w:w="2160" w:type="dxa"/>
            <w:tcBorders>
              <w:top w:val="nil"/>
              <w:left w:val="nil"/>
              <w:bottom w:val="nil"/>
              <w:right w:val="nil"/>
            </w:tcBorders>
          </w:tcPr>
          <w:p w14:paraId="5BB8F441" w14:textId="77777777" w:rsidR="00FD3105" w:rsidRDefault="00FD3105"/>
        </w:tc>
      </w:tr>
      <w:tr w:rsidR="00FD3105" w14:paraId="2ABBAF9B" w14:textId="77777777">
        <w:tc>
          <w:tcPr>
            <w:tcW w:w="2160" w:type="dxa"/>
            <w:tcBorders>
              <w:top w:val="nil"/>
              <w:left w:val="nil"/>
              <w:bottom w:val="nil"/>
              <w:right w:val="nil"/>
            </w:tcBorders>
          </w:tcPr>
          <w:p w14:paraId="6D2374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042FC79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808CDF0" w14:textId="77777777" w:rsidR="00FD3105" w:rsidRDefault="00FD3105"/>
        </w:tc>
        <w:tc>
          <w:tcPr>
            <w:tcW w:w="2160" w:type="dxa"/>
            <w:tcBorders>
              <w:top w:val="nil"/>
              <w:left w:val="nil"/>
              <w:bottom w:val="nil"/>
              <w:right w:val="nil"/>
            </w:tcBorders>
          </w:tcPr>
          <w:p w14:paraId="44D1411C" w14:textId="77777777" w:rsidR="00FD3105" w:rsidRDefault="00FD3105"/>
        </w:tc>
      </w:tr>
      <w:tr w:rsidR="00FD3105" w14:paraId="31AFEA50" w14:textId="77777777">
        <w:tc>
          <w:tcPr>
            <w:tcW w:w="2160" w:type="dxa"/>
            <w:tcBorders>
              <w:top w:val="nil"/>
              <w:left w:val="nil"/>
              <w:bottom w:val="nil"/>
              <w:right w:val="nil"/>
            </w:tcBorders>
          </w:tcPr>
          <w:p w14:paraId="7D4C9E6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F64DD9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5B96729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5B66791" w14:textId="77777777" w:rsidR="00FD3105" w:rsidRDefault="00FD3105"/>
        </w:tc>
      </w:tr>
    </w:tbl>
    <w:p w14:paraId="44BCC139" w14:textId="77777777" w:rsidR="00FD3105" w:rsidRDefault="00FD3105">
      <w:pPr>
        <w:pStyle w:val="pxtbody"/>
      </w:pPr>
    </w:p>
    <w:p w14:paraId="184D9076" w14:textId="77777777" w:rsidR="00FD3105" w:rsidRDefault="00FD3105"/>
    <w:p w14:paraId="72ABAFCB" w14:textId="77777777" w:rsidR="00FD3105" w:rsidRDefault="00FD3105">
      <w:pPr>
        <w:pStyle w:val="pxformhac"/>
        <w:spacing w:before="180"/>
        <w:jc w:val="center"/>
      </w:pPr>
      <w:r>
        <w:t xml:space="preserve">FINAL JUDGMENT </w:t>
      </w:r>
    </w:p>
    <w:p w14:paraId="3F83F00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 xml:space="preserve">This action seeks a writ of certiorari to the City of </w:t>
      </w:r>
      <w:r>
        <w:rPr>
          <w:rStyle w:val="pxfinstr"/>
          <w:i/>
          <w:iCs/>
        </w:rPr>
        <w:t>[name of city]</w:t>
      </w:r>
      <w:r>
        <w:t xml:space="preserve"> to rezone the property described in the petition to permit construction of a commercial establishment. The property is presently zoned for single family residences only. The City refused to rezone the property at a public hearing. Petitioner contends that the City refused the rezoning petition because of the political pressure brought by the number of opponents of the rezoning request who were present at the public hearing. Petitioner did not have a court reporter present and the record from the electronic recording machines is so poor that the events transpiring at the hearing cannot be determined with certainty. Since there is an inadequate record of the proceedings below from which it can be determined that the City erred as a matter of law.</w:t>
      </w:r>
    </w:p>
    <w:p w14:paraId="439C7BA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IT IS ADJUDGED that:</w:t>
      </w:r>
    </w:p>
    <w:p w14:paraId="6541D06C" w14:textId="77777777" w:rsidR="00FD3105" w:rsidRDefault="00FD3105">
      <w:pPr>
        <w:pStyle w:val="pxformfl"/>
        <w:ind w:left="500"/>
      </w:pPr>
      <w:r>
        <w:t xml:space="preserve"> </w:t>
      </w:r>
    </w:p>
    <w:p w14:paraId="28E5B5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F83CDA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Certiorari is denied.</w:t>
      </w:r>
    </w:p>
    <w:p w14:paraId="4E756D9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9F9FF3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The court reserves jurisdiction to tax costs.</w:t>
      </w:r>
    </w:p>
    <w:p w14:paraId="56C1A8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 xml:space="preserve">ORDERED at </w:t>
      </w:r>
      <w:r>
        <w:rPr>
          <w:rStyle w:val="pxfinstr"/>
          <w:i/>
          <w:iCs/>
        </w:rPr>
        <w:t>[name of city]</w:t>
      </w:r>
      <w:r>
        <w:t xml:space="preserve">, Florida on </w:t>
      </w:r>
      <w:r>
        <w:rPr>
          <w:rStyle w:val="pxfinstr"/>
          <w:i/>
          <w:iCs/>
        </w:rPr>
        <w:t>[date of order]</w:t>
      </w:r>
      <w:r>
        <w:t>.</w:t>
      </w:r>
    </w:p>
    <w:p w14:paraId="5E6F817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6C726B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125554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0458F7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tbl.ident="I04O8IU"</w:instrText>
      </w:r>
      <w:r>
        <w:fldChar w:fldCharType="end"/>
      </w:r>
      <w:r>
        <w:fldChar w:fldCharType="begin"/>
      </w:r>
      <w:r>
        <w:instrText>tbl.uuid="I06NQ6B"</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79E6A3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35D24C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758E8F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8EE438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6C1588F" w14:textId="77777777">
        <w:tc>
          <w:tcPr>
            <w:tcW w:w="4320" w:type="dxa"/>
            <w:tcBorders>
              <w:top w:val="nil"/>
              <w:left w:val="nil"/>
              <w:bottom w:val="nil"/>
              <w:right w:val="nil"/>
            </w:tcBorders>
          </w:tcPr>
          <w:p w14:paraId="07A1EFF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A804AC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6E19149" w14:textId="77777777">
        <w:tc>
          <w:tcPr>
            <w:tcW w:w="4320" w:type="dxa"/>
            <w:tcBorders>
              <w:top w:val="nil"/>
              <w:left w:val="nil"/>
              <w:bottom w:val="nil"/>
              <w:right w:val="nil"/>
            </w:tcBorders>
          </w:tcPr>
          <w:p w14:paraId="526F3C7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0707FC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68F819F" w14:textId="77777777" w:rsidR="00FD3105" w:rsidRDefault="00FD3105">
      <w:pPr>
        <w:pStyle w:val="pxtbody"/>
      </w:pPr>
    </w:p>
    <w:p w14:paraId="5A6CA460" w14:textId="77777777" w:rsidR="00FD3105" w:rsidRDefault="00FD3105"/>
    <w:p w14:paraId="14EADB22" w14:textId="77777777" w:rsidR="00FD3105" w:rsidRDefault="00FD3105">
      <w:pPr>
        <w:pStyle w:val="pxs"/>
        <w:spacing w:before="180"/>
        <w:rPr>
          <w:sz w:val="27"/>
          <w:szCs w:val="27"/>
        </w:rPr>
      </w:pPr>
      <w:r>
        <w:rPr>
          <w:sz w:val="27"/>
          <w:szCs w:val="27"/>
        </w:rPr>
        <w:t>10:9. Judgment</w:t>
      </w:r>
      <w:r>
        <w:rPr>
          <w:rStyle w:val="pxsep"/>
        </w:rPr>
        <w:t xml:space="preserve">-- </w:t>
      </w:r>
      <w:r>
        <w:rPr>
          <w:sz w:val="27"/>
          <w:szCs w:val="27"/>
        </w:rPr>
        <w:t>Certiorari granted</w:t>
      </w:r>
    </w:p>
    <w:p w14:paraId="10E55C2E" w14:textId="77777777" w:rsidR="00FD3105" w:rsidRDefault="00FD3105">
      <w:pPr>
        <w:pStyle w:val="pxov"/>
        <w:rPr>
          <w:vanish/>
        </w:rPr>
      </w:pPr>
      <w:r>
        <w:rPr>
          <w:vanish/>
        </w:rPr>
        <w:t>FMS</w:t>
      </w:r>
    </w:p>
    <w:p w14:paraId="4A0E065C" w14:textId="77777777" w:rsidR="00FD3105" w:rsidRDefault="00FD3105">
      <w:pPr>
        <w:pStyle w:val="pxov"/>
        <w:rPr>
          <w:vanish/>
        </w:rPr>
      </w:pPr>
      <w:r>
        <w:rPr>
          <w:vanish/>
        </w:rPr>
        <w:t>LFA</w:t>
      </w:r>
    </w:p>
    <w:p w14:paraId="1716D35D" w14:textId="77777777" w:rsidR="00FD3105" w:rsidRDefault="00FD3105">
      <w:pPr>
        <w:pStyle w:val="pxov"/>
        <w:rPr>
          <w:vanish/>
        </w:rPr>
      </w:pPr>
      <w:r>
        <w:rPr>
          <w:vanish/>
        </w:rPr>
        <w:t>LUC</w:t>
      </w:r>
    </w:p>
    <w:p w14:paraId="61B74564" w14:textId="77777777" w:rsidR="00FD3105" w:rsidRDefault="00FD3105">
      <w:pPr>
        <w:pStyle w:val="pxov"/>
        <w:rPr>
          <w:vanish/>
        </w:rPr>
      </w:pPr>
      <w:r>
        <w:rPr>
          <w:vanish/>
        </w:rPr>
        <w:t>FCV</w:t>
      </w:r>
    </w:p>
    <w:p w14:paraId="4EEDE66B" w14:textId="77777777" w:rsidR="00FD3105" w:rsidRDefault="00FD3105">
      <w:pPr>
        <w:pStyle w:val="pxov"/>
        <w:rPr>
          <w:vanish/>
        </w:rPr>
      </w:pPr>
      <w:r>
        <w:rPr>
          <w:vanish/>
        </w:rPr>
        <w:t>FLG</w:t>
      </w:r>
    </w:p>
    <w:p w14:paraId="17AD6F9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form.fid="I7b00f4d09fed11dfbf230000837214a9"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w:instrText>
      </w:r>
      <w:r>
        <w:rPr>
          <w:sz w:val="24"/>
          <w:szCs w:val="24"/>
        </w:rPr>
        <w:lastRenderedPageBreak/>
        <w:instrText>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39EA9B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tbl.ident="I03L8LW"</w:instrText>
      </w:r>
      <w:r>
        <w:fldChar w:fldCharType="end"/>
      </w:r>
      <w:r>
        <w:fldChar w:fldCharType="begin"/>
      </w:r>
      <w:r>
        <w:instrText>tbl.uuid="I02PD0Z"</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8E2356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927EC4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B9FAE7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7F5DDA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4E46481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949233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28124E3" w14:textId="77777777">
        <w:tc>
          <w:tcPr>
            <w:tcW w:w="2160" w:type="dxa"/>
            <w:tcBorders>
              <w:top w:val="nil"/>
              <w:left w:val="nil"/>
              <w:bottom w:val="nil"/>
              <w:right w:val="nil"/>
            </w:tcBorders>
          </w:tcPr>
          <w:p w14:paraId="05D945B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7B54F2D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4F629F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2B55B6C" w14:textId="77777777" w:rsidR="00FD3105" w:rsidRDefault="00FD3105"/>
        </w:tc>
      </w:tr>
      <w:tr w:rsidR="00FD3105" w14:paraId="06079256" w14:textId="77777777">
        <w:tc>
          <w:tcPr>
            <w:tcW w:w="2160" w:type="dxa"/>
            <w:tcBorders>
              <w:top w:val="nil"/>
              <w:left w:val="nil"/>
              <w:bottom w:val="nil"/>
              <w:right w:val="nil"/>
            </w:tcBorders>
          </w:tcPr>
          <w:p w14:paraId="1F70EC9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A31F5D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79B0F26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45117B7" w14:textId="77777777" w:rsidR="00FD3105" w:rsidRDefault="00FD3105"/>
        </w:tc>
      </w:tr>
      <w:tr w:rsidR="00FD3105" w14:paraId="6302C186" w14:textId="77777777">
        <w:tc>
          <w:tcPr>
            <w:tcW w:w="2160" w:type="dxa"/>
            <w:tcBorders>
              <w:top w:val="nil"/>
              <w:left w:val="nil"/>
              <w:bottom w:val="nil"/>
              <w:right w:val="nil"/>
            </w:tcBorders>
          </w:tcPr>
          <w:p w14:paraId="6B85B25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317062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552C9BA" w14:textId="77777777" w:rsidR="00FD3105" w:rsidRDefault="00FD3105"/>
        </w:tc>
        <w:tc>
          <w:tcPr>
            <w:tcW w:w="2160" w:type="dxa"/>
            <w:tcBorders>
              <w:top w:val="nil"/>
              <w:left w:val="nil"/>
              <w:bottom w:val="nil"/>
              <w:right w:val="nil"/>
            </w:tcBorders>
          </w:tcPr>
          <w:p w14:paraId="74119EB7" w14:textId="77777777" w:rsidR="00FD3105" w:rsidRDefault="00FD3105"/>
        </w:tc>
      </w:tr>
      <w:tr w:rsidR="00FD3105" w14:paraId="61F82DF6" w14:textId="77777777">
        <w:tc>
          <w:tcPr>
            <w:tcW w:w="2160" w:type="dxa"/>
            <w:tcBorders>
              <w:top w:val="nil"/>
              <w:left w:val="nil"/>
              <w:bottom w:val="nil"/>
              <w:right w:val="nil"/>
            </w:tcBorders>
          </w:tcPr>
          <w:p w14:paraId="7BC7130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1F31320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D5A2684" w14:textId="77777777" w:rsidR="00FD3105" w:rsidRDefault="00FD3105"/>
        </w:tc>
        <w:tc>
          <w:tcPr>
            <w:tcW w:w="2160" w:type="dxa"/>
            <w:tcBorders>
              <w:top w:val="nil"/>
              <w:left w:val="nil"/>
              <w:bottom w:val="nil"/>
              <w:right w:val="nil"/>
            </w:tcBorders>
          </w:tcPr>
          <w:p w14:paraId="46847137" w14:textId="77777777" w:rsidR="00FD3105" w:rsidRDefault="00FD3105"/>
        </w:tc>
      </w:tr>
      <w:tr w:rsidR="00FD3105" w14:paraId="24982602" w14:textId="77777777">
        <w:tc>
          <w:tcPr>
            <w:tcW w:w="2160" w:type="dxa"/>
            <w:tcBorders>
              <w:top w:val="nil"/>
              <w:left w:val="nil"/>
              <w:bottom w:val="nil"/>
              <w:right w:val="nil"/>
            </w:tcBorders>
          </w:tcPr>
          <w:p w14:paraId="09080E3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514F66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603E3C7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A17F29" w14:textId="77777777" w:rsidR="00FD3105" w:rsidRDefault="00FD3105"/>
        </w:tc>
      </w:tr>
    </w:tbl>
    <w:p w14:paraId="7BF6D398" w14:textId="77777777" w:rsidR="00FD3105" w:rsidRDefault="00FD3105">
      <w:pPr>
        <w:pStyle w:val="pxtbody"/>
      </w:pPr>
    </w:p>
    <w:p w14:paraId="47206940" w14:textId="77777777" w:rsidR="00FD3105" w:rsidRDefault="00FD3105"/>
    <w:p w14:paraId="41729FFB" w14:textId="77777777" w:rsidR="00FD3105" w:rsidRDefault="00FD3105">
      <w:pPr>
        <w:pStyle w:val="pxformhac"/>
        <w:spacing w:before="180"/>
        <w:jc w:val="center"/>
      </w:pPr>
      <w:r>
        <w:t xml:space="preserve">FINAL JUDGMENT </w:t>
      </w:r>
    </w:p>
    <w:p w14:paraId="657030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This action seeks a writ of certiorari to the County Court of </w:t>
      </w:r>
      <w:r>
        <w:rPr>
          <w:rStyle w:val="pxfinstr"/>
          <w:i/>
          <w:iCs/>
        </w:rPr>
        <w:t>[name of county]</w:t>
      </w:r>
      <w:r>
        <w:t xml:space="preserve">, Florida, to review a discovery order. Petitioner in this action is plaintiff in the county court and seeks damages for breach of contract. </w:t>
      </w:r>
      <w:r>
        <w:lastRenderedPageBreak/>
        <w:t xml:space="preserve">Defendant counterclaimed for malicious interference. Defendant propounded interrogatories seeking information about plaintiff's assets, liabilities, customer names and other financial information. The pleadings do not seek punitive damages at this stage and no discovery has been conducted as contemplated by </w:t>
      </w:r>
      <w:r>
        <w:rPr>
          <w:rStyle w:val="pxst"/>
          <w:color w:val="FF0000"/>
          <w:sz w:val="20"/>
          <w:szCs w:val="20"/>
          <w:vertAlign w:val="superscript"/>
        </w:rPr>
        <w:t>►</w:t>
      </w:r>
      <w:r>
        <w:rPr>
          <w:rStyle w:val="pxst"/>
        </w:rPr>
        <w:fldChar w:fldCharType="begin"/>
      </w:r>
      <w:r>
        <w:rPr>
          <w:rStyle w:val="pxst"/>
        </w:rPr>
        <w:instrText>st.ref.id="I05Q5XJ"</w:instrText>
      </w:r>
      <w:r>
        <w:rPr>
          <w:rStyle w:val="pxst"/>
        </w:rPr>
        <w:fldChar w:fldCharType="end"/>
      </w:r>
      <w:r>
        <w:rPr>
          <w:rStyle w:val="pxst"/>
          <w:vanish/>
        </w:rPr>
        <w:t>&amp;s;</w:t>
      </w:r>
      <w:r>
        <w:rPr>
          <w:rStyle w:val="pxvis"/>
          <w:rFonts w:ascii="Times NewRoman" w:hAnsi="Times NewRoman"/>
          <w:b w:val="0"/>
          <w:sz w:val="24"/>
        </w:rPr>
        <w:t>§</w:t>
      </w:r>
      <w:r>
        <w:rPr>
          <w:rStyle w:val="pxst"/>
        </w:rPr>
        <w:t>768.72 Florida Statutes</w:t>
      </w:r>
      <w:r>
        <w:t xml:space="preserve"> as a predicate for amending to plead punitive damages.</w:t>
      </w:r>
    </w:p>
    <w:p w14:paraId="1C12F98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Plaintiff objected to interrogatories </w:t>
      </w:r>
      <w:r>
        <w:rPr>
          <w:rStyle w:val="pxfinstr"/>
          <w:i/>
          <w:iCs/>
        </w:rPr>
        <w:t>[designation of interrogatories]</w:t>
      </w:r>
      <w:r>
        <w:t xml:space="preserve"> that seek financial and business information on the grounds that customers' names were a trade secret and financial information was not relevant. The county court overruled the objections and ordered plaintiff to provide the requested discovery.</w:t>
      </w:r>
    </w:p>
    <w:p w14:paraId="1EFA7CD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Defendant supports the county court order on the grounds that it may lead to admissible evidence and provide the basis for punitive damages. Plaintiff contends that discovery on that basis is premature.</w:t>
      </w:r>
    </w:p>
    <w:p w14:paraId="0A93253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The court finds that the interrogatories are premature, except interrogatory 16 seeking customer names, so</w:t>
      </w:r>
    </w:p>
    <w:p w14:paraId="4A064B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IT IS ADJUDGED that:</w:t>
      </w:r>
    </w:p>
    <w:p w14:paraId="6E9C74E1" w14:textId="77777777" w:rsidR="00FD3105" w:rsidRDefault="00FD3105">
      <w:pPr>
        <w:pStyle w:val="pxformfl"/>
        <w:ind w:left="500"/>
      </w:pPr>
      <w:r>
        <w:t xml:space="preserve"> </w:t>
      </w:r>
    </w:p>
    <w:p w14:paraId="033CC02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CA40E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Certiorari is granted and the order of the County Court of </w:t>
      </w:r>
      <w:r>
        <w:rPr>
          <w:rStyle w:val="pxfinstr"/>
          <w:i/>
          <w:iCs/>
        </w:rPr>
        <w:t>[name of county]</w:t>
      </w:r>
      <w:r>
        <w:t xml:space="preserve">, Florida dated </w:t>
      </w:r>
      <w:r>
        <w:rPr>
          <w:rStyle w:val="pxfinstr"/>
          <w:i/>
          <w:iCs/>
        </w:rPr>
        <w:t>[date of order]</w:t>
      </w:r>
      <w:r>
        <w:t xml:space="preserve"> overruling plaintiff's objections to defendant's interrogatories is quashed, except for interrogatory </w:t>
      </w:r>
      <w:r>
        <w:rPr>
          <w:rStyle w:val="pxfinstr"/>
          <w:i/>
          <w:iCs/>
        </w:rPr>
        <w:t>[designation of interrogatory]</w:t>
      </w:r>
      <w:r>
        <w:t>.</w:t>
      </w:r>
    </w:p>
    <w:p w14:paraId="4CC1B4A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E3CAB1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This action is remanded to the County Court of </w:t>
      </w:r>
      <w:r>
        <w:rPr>
          <w:rStyle w:val="pxfinstr"/>
          <w:i/>
          <w:iCs/>
        </w:rPr>
        <w:t>[name of county]</w:t>
      </w:r>
      <w:r>
        <w:t>, Florida for further proceedings consistent with this judgment.</w:t>
      </w:r>
    </w:p>
    <w:p w14:paraId="387C2FD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F44954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Petitioner </w:t>
      </w:r>
      <w:r>
        <w:rPr>
          <w:rStyle w:val="pxfinstr"/>
          <w:i/>
          <w:iCs/>
        </w:rPr>
        <w:t>[NAME OF PLAINTIFF]</w:t>
      </w:r>
      <w:r>
        <w:t xml:space="preserve">, whose address is </w:t>
      </w:r>
      <w:r>
        <w:rPr>
          <w:rStyle w:val="pxfinstr"/>
          <w:i/>
          <w:iCs/>
        </w:rPr>
        <w:t>[address of petitioner]</w:t>
      </w:r>
      <w:r>
        <w:t xml:space="preserve">, recover from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costs]</w:t>
      </w:r>
      <w:r>
        <w:t xml:space="preserve"> for costs that shall bear interest at the rate prescribed by law, for which let execution issue forthwith.</w:t>
      </w:r>
    </w:p>
    <w:p w14:paraId="551F07B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ORDERED at </w:t>
      </w:r>
      <w:r>
        <w:rPr>
          <w:rStyle w:val="pxfinstr"/>
          <w:i/>
          <w:iCs/>
        </w:rPr>
        <w:t>[name of city]</w:t>
      </w:r>
      <w:r>
        <w:t xml:space="preserve">, Florida on </w:t>
      </w:r>
      <w:r>
        <w:rPr>
          <w:rStyle w:val="pxfinstr"/>
          <w:i/>
          <w:iCs/>
        </w:rPr>
        <w:t>[date of order]</w:t>
      </w:r>
      <w:r>
        <w:t>.</w:t>
      </w:r>
    </w:p>
    <w:p w14:paraId="227842F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AAEA44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8E0EC6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7D9A5F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tbl.ident="I03L8M5"</w:instrText>
      </w:r>
      <w:r>
        <w:fldChar w:fldCharType="end"/>
      </w:r>
      <w:r>
        <w:fldChar w:fldCharType="begin"/>
      </w:r>
      <w:r>
        <w:instrText>tbl.uuid="I03C4OP"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3C02B2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E4442C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BC263F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B820A3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38EC3A3" w14:textId="77777777">
        <w:tc>
          <w:tcPr>
            <w:tcW w:w="4320" w:type="dxa"/>
            <w:tcBorders>
              <w:top w:val="nil"/>
              <w:left w:val="nil"/>
              <w:bottom w:val="nil"/>
              <w:right w:val="nil"/>
            </w:tcBorders>
          </w:tcPr>
          <w:p w14:paraId="56CEDA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w:instrText>
            </w:r>
            <w:r>
              <w:rPr>
                <w:rStyle w:val="pxrowentry"/>
              </w:rPr>
              <w:lastRenderedPageBreak/>
              <w:instrText>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8926738"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lastRenderedPageBreak/>
              <w:t>[Name of attorney]</w:t>
            </w:r>
          </w:p>
        </w:tc>
      </w:tr>
      <w:tr w:rsidR="00FD3105" w14:paraId="0E1AD919" w14:textId="77777777">
        <w:tc>
          <w:tcPr>
            <w:tcW w:w="4320" w:type="dxa"/>
            <w:tcBorders>
              <w:top w:val="nil"/>
              <w:left w:val="nil"/>
              <w:bottom w:val="nil"/>
              <w:right w:val="nil"/>
            </w:tcBorders>
          </w:tcPr>
          <w:p w14:paraId="16F3F419"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7E8192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7075053" w14:textId="77777777" w:rsidR="00FD3105" w:rsidRDefault="00FD3105">
      <w:pPr>
        <w:pStyle w:val="pxtbody"/>
      </w:pPr>
    </w:p>
    <w:p w14:paraId="2EA15B7E" w14:textId="77777777" w:rsidR="00FD3105" w:rsidRDefault="00FD3105"/>
    <w:p w14:paraId="7F3FB45B" w14:textId="77777777" w:rsidR="00FD3105" w:rsidRDefault="00FD3105">
      <w:pPr>
        <w:pStyle w:val="pxcomnt"/>
      </w:pPr>
    </w:p>
    <w:p w14:paraId="49F7011E" w14:textId="77777777" w:rsidR="00FD3105" w:rsidRDefault="00FD3105">
      <w:pPr>
        <w:pStyle w:val="pxhac"/>
        <w:spacing w:before="180"/>
        <w:jc w:val="center"/>
      </w:pPr>
      <w:r>
        <w:rPr>
          <w:rStyle w:val="pxb"/>
          <w:b/>
          <w:bCs/>
        </w:rPr>
        <w:t>Author's Comment</w:t>
      </w:r>
    </w:p>
    <w:p w14:paraId="23F2B1B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Note that most certiorari petitions to review discovery orders in the county court will now be submitted the district courts of appeal, not to the circuit court as in the example above. Jurisdiction to issue an extraordinary writ follows appeal jurisdiction, see </w:t>
      </w:r>
      <w:r>
        <w:rPr>
          <w:rStyle w:val="pxcc"/>
          <w:color w:val="FF0000"/>
          <w:sz w:val="20"/>
          <w:szCs w:val="20"/>
          <w:vertAlign w:val="superscript"/>
        </w:rPr>
        <w:t>►</w:t>
      </w:r>
      <w:r>
        <w:rPr>
          <w:rStyle w:val="pxcc"/>
        </w:rPr>
        <w:fldChar w:fldCharType="begin"/>
      </w:r>
      <w:r>
        <w:rPr>
          <w:rStyle w:val="pxcc"/>
        </w:rPr>
        <w:instrText>cc.ref.id="I05MOWH"</w:instrText>
      </w:r>
      <w:r>
        <w:rPr>
          <w:rStyle w:val="pxcc"/>
        </w:rPr>
        <w:fldChar w:fldCharType="end"/>
      </w:r>
      <w:r>
        <w:rPr>
          <w:rStyle w:val="pxcc"/>
        </w:rPr>
        <w:t>Florida Dept. of Community Affairs v. Escambia County, 582 So. 2d 1237 (Fla. 1st DCA 1991)</w:t>
      </w:r>
      <w:r>
        <w:t xml:space="preserve">; </w:t>
      </w:r>
      <w:r>
        <w:rPr>
          <w:rStyle w:val="pxcc"/>
          <w:color w:val="FF0000"/>
          <w:sz w:val="20"/>
          <w:szCs w:val="20"/>
          <w:vertAlign w:val="superscript"/>
        </w:rPr>
        <w:t>►</w:t>
      </w:r>
      <w:r>
        <w:rPr>
          <w:rStyle w:val="pxcc"/>
        </w:rPr>
        <w:fldChar w:fldCharType="begin"/>
      </w:r>
      <w:r>
        <w:rPr>
          <w:rStyle w:val="pxcc"/>
        </w:rPr>
        <w:instrText>cc.ref.id="I05MOPC"</w:instrText>
      </w:r>
      <w:r>
        <w:rPr>
          <w:rStyle w:val="pxcc"/>
        </w:rPr>
        <w:fldChar w:fldCharType="end"/>
      </w:r>
      <w:r>
        <w:rPr>
          <w:rStyle w:val="pxcc"/>
        </w:rPr>
        <w:t>Wovas v. Tousa Homes, Inc., 940 So. 2d 1166 (Fla. 2d DCA 2006)</w:t>
      </w:r>
      <w:r>
        <w:t xml:space="preserve">, and the appellate jurisdiction of the circuit court has now been restricted to a limited class of cases. See </w:t>
      </w:r>
      <w:r>
        <w:rPr>
          <w:rStyle w:val="pxst"/>
          <w:color w:val="FF0000"/>
          <w:sz w:val="20"/>
          <w:szCs w:val="20"/>
          <w:vertAlign w:val="superscript"/>
        </w:rPr>
        <w:t>►</w:t>
      </w:r>
      <w:r>
        <w:rPr>
          <w:rStyle w:val="pxst"/>
        </w:rPr>
        <w:fldChar w:fldCharType="begin"/>
      </w:r>
      <w:r>
        <w:rPr>
          <w:rStyle w:val="pxst"/>
        </w:rPr>
        <w:instrText>st.ref.id="I04ZP60"</w:instrText>
      </w:r>
      <w:r>
        <w:rPr>
          <w:rStyle w:val="pxst"/>
        </w:rPr>
        <w:fldChar w:fldCharType="end"/>
      </w:r>
      <w:r>
        <w:rPr>
          <w:rStyle w:val="pxst"/>
          <w:vanish/>
        </w:rPr>
        <w:t>&amp;s;</w:t>
      </w:r>
      <w:r>
        <w:rPr>
          <w:rStyle w:val="pxvis"/>
          <w:rFonts w:ascii="Times NewRoman" w:hAnsi="Times NewRoman"/>
          <w:b w:val="0"/>
          <w:sz w:val="24"/>
        </w:rPr>
        <w:t>§</w:t>
      </w:r>
      <w:r>
        <w:rPr>
          <w:rStyle w:val="pxst"/>
        </w:rPr>
        <w:t>26.012(1), Fla. Stat.</w:t>
      </w:r>
    </w:p>
    <w:p w14:paraId="3097AC51" w14:textId="77777777" w:rsidR="00FD3105" w:rsidRDefault="00FD3105">
      <w:pPr>
        <w:pStyle w:val="pxs"/>
        <w:spacing w:before="180"/>
        <w:rPr>
          <w:sz w:val="27"/>
          <w:szCs w:val="27"/>
        </w:rPr>
      </w:pPr>
      <w:r>
        <w:rPr>
          <w:sz w:val="27"/>
          <w:szCs w:val="27"/>
        </w:rPr>
        <w:t>10:10. Judgment</w:t>
      </w:r>
      <w:r>
        <w:rPr>
          <w:rStyle w:val="pxsep"/>
        </w:rPr>
        <w:t xml:space="preserve">-- </w:t>
      </w:r>
      <w:r>
        <w:rPr>
          <w:sz w:val="27"/>
          <w:szCs w:val="27"/>
        </w:rPr>
        <w:t>Change of name</w:t>
      </w:r>
    </w:p>
    <w:p w14:paraId="45BA712C" w14:textId="77777777" w:rsidR="00FD3105" w:rsidRDefault="00FD3105">
      <w:pPr>
        <w:pStyle w:val="pxov"/>
        <w:rPr>
          <w:vanish/>
        </w:rPr>
      </w:pPr>
      <w:r>
        <w:rPr>
          <w:vanish/>
        </w:rPr>
        <w:t>FMS</w:t>
      </w:r>
    </w:p>
    <w:p w14:paraId="1C948558" w14:textId="77777777" w:rsidR="00FD3105" w:rsidRDefault="00FD3105">
      <w:pPr>
        <w:pStyle w:val="pxov"/>
        <w:rPr>
          <w:vanish/>
        </w:rPr>
      </w:pPr>
      <w:r>
        <w:rPr>
          <w:vanish/>
        </w:rPr>
        <w:t>LCV</w:t>
      </w:r>
    </w:p>
    <w:p w14:paraId="08CC4B14" w14:textId="77777777" w:rsidR="00FD3105" w:rsidRDefault="00FD3105">
      <w:pPr>
        <w:pStyle w:val="pxov"/>
        <w:rPr>
          <w:vanish/>
        </w:rPr>
      </w:pPr>
      <w:r>
        <w:rPr>
          <w:vanish/>
        </w:rPr>
        <w:t>LSC</w:t>
      </w:r>
    </w:p>
    <w:p w14:paraId="2068E408" w14:textId="77777777" w:rsidR="00FD3105" w:rsidRDefault="00FD3105">
      <w:pPr>
        <w:pStyle w:val="pxov"/>
        <w:rPr>
          <w:vanish/>
        </w:rPr>
      </w:pPr>
      <w:r>
        <w:rPr>
          <w:vanish/>
        </w:rPr>
        <w:t>LS3</w:t>
      </w:r>
    </w:p>
    <w:p w14:paraId="7300CF5C" w14:textId="77777777" w:rsidR="00FD3105" w:rsidRDefault="00FD3105">
      <w:pPr>
        <w:pStyle w:val="pxov"/>
        <w:rPr>
          <w:vanish/>
        </w:rPr>
      </w:pPr>
      <w:r>
        <w:rPr>
          <w:vanish/>
        </w:rPr>
        <w:t>LS7</w:t>
      </w:r>
    </w:p>
    <w:p w14:paraId="011FEF11" w14:textId="77777777" w:rsidR="00FD3105" w:rsidRDefault="00FD3105">
      <w:pPr>
        <w:pStyle w:val="pxov"/>
        <w:rPr>
          <w:vanish/>
        </w:rPr>
      </w:pPr>
      <w:r>
        <w:rPr>
          <w:vanish/>
        </w:rPr>
        <w:t>FCV</w:t>
      </w:r>
    </w:p>
    <w:p w14:paraId="41230F5B" w14:textId="77777777" w:rsidR="00FD3105" w:rsidRDefault="00FD3105">
      <w:pPr>
        <w:pStyle w:val="pxov"/>
        <w:rPr>
          <w:vanish/>
        </w:rPr>
      </w:pPr>
      <w:r>
        <w:rPr>
          <w:vanish/>
        </w:rPr>
        <w:t>FLG</w:t>
      </w:r>
    </w:p>
    <w:p w14:paraId="7910E80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form.fid="I7b06c1309fed11dfbf230000837214a9"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8A2554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tbl.brace.end="3"</w:instrText>
      </w:r>
      <w:r>
        <w:fldChar w:fldCharType="end"/>
      </w:r>
      <w:r>
        <w:fldChar w:fldCharType="begin"/>
      </w:r>
      <w:r>
        <w:instrText>tbl.brace.start="1"</w:instrText>
      </w:r>
      <w:r>
        <w:fldChar w:fldCharType="end"/>
      </w:r>
      <w:r>
        <w:fldChar w:fldCharType="begin"/>
      </w:r>
      <w:r>
        <w:instrText>tbl.ident="I08APH3"</w:instrText>
      </w:r>
      <w:r>
        <w:fldChar w:fldCharType="end"/>
      </w:r>
      <w:r>
        <w:fldChar w:fldCharType="begin"/>
      </w:r>
      <w:r>
        <w:instrText>tbl.uuid="I04S5X7"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6AE144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F4DBED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649E208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colspec.colwidth="51*"</w:instrText>
      </w:r>
      <w:r>
        <w:fldChar w:fldCharType="end"/>
      </w:r>
    </w:p>
    <w:p w14:paraId="2152DBB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colspec.colwidth="13*"</w:instrText>
      </w:r>
      <w:r>
        <w:fldChar w:fldCharType="end"/>
      </w:r>
    </w:p>
    <w:p w14:paraId="02C310C9"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colspec.colwidth="63*"</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49BD3C10" w14:textId="77777777">
        <w:tc>
          <w:tcPr>
            <w:tcW w:w="2880" w:type="dxa"/>
            <w:tcBorders>
              <w:top w:val="nil"/>
              <w:left w:val="nil"/>
              <w:bottom w:val="nil"/>
              <w:right w:val="nil"/>
            </w:tcBorders>
          </w:tcPr>
          <w:p w14:paraId="1067AFB0"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Change of Name</w:t>
            </w:r>
          </w:p>
        </w:tc>
        <w:tc>
          <w:tcPr>
            <w:tcW w:w="2880" w:type="dxa"/>
            <w:tcBorders>
              <w:top w:val="nil"/>
              <w:left w:val="nil"/>
              <w:bottom w:val="nil"/>
              <w:right w:val="nil"/>
            </w:tcBorders>
          </w:tcPr>
          <w:p w14:paraId="74CB9D0C"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4254C95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3181B170" w14:textId="77777777">
        <w:tc>
          <w:tcPr>
            <w:tcW w:w="2880" w:type="dxa"/>
            <w:tcBorders>
              <w:top w:val="nil"/>
              <w:left w:val="nil"/>
              <w:bottom w:val="nil"/>
              <w:right w:val="nil"/>
            </w:tcBorders>
          </w:tcPr>
          <w:p w14:paraId="7BB61EC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of</w:t>
            </w:r>
          </w:p>
        </w:tc>
        <w:tc>
          <w:tcPr>
            <w:tcW w:w="2880" w:type="dxa"/>
            <w:tcBorders>
              <w:top w:val="nil"/>
              <w:left w:val="nil"/>
              <w:bottom w:val="nil"/>
              <w:right w:val="nil"/>
            </w:tcBorders>
          </w:tcPr>
          <w:p w14:paraId="14C6D65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B1A7831" w14:textId="77777777" w:rsidR="00FD3105" w:rsidRDefault="00FD3105"/>
        </w:tc>
      </w:tr>
      <w:tr w:rsidR="00FD3105" w14:paraId="4CFB2D67" w14:textId="77777777">
        <w:tc>
          <w:tcPr>
            <w:tcW w:w="2880" w:type="dxa"/>
            <w:tcBorders>
              <w:top w:val="nil"/>
              <w:left w:val="nil"/>
              <w:bottom w:val="nil"/>
              <w:right w:val="nil"/>
            </w:tcBorders>
          </w:tcPr>
          <w:p w14:paraId="5780F40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 xml:space="preserve">[NAME OF </w:t>
            </w:r>
            <w:r>
              <w:rPr>
                <w:rStyle w:val="pxfinstr"/>
                <w:i/>
                <w:iCs/>
              </w:rPr>
              <w:lastRenderedPageBreak/>
              <w:t>PETITIONER]</w:t>
            </w:r>
          </w:p>
        </w:tc>
        <w:tc>
          <w:tcPr>
            <w:tcW w:w="2880" w:type="dxa"/>
            <w:tcBorders>
              <w:top w:val="nil"/>
              <w:left w:val="nil"/>
              <w:bottom w:val="nil"/>
              <w:right w:val="nil"/>
            </w:tcBorders>
          </w:tcPr>
          <w:p w14:paraId="091E57F5"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6C211A4F" w14:textId="77777777" w:rsidR="00FD3105" w:rsidRDefault="00FD3105"/>
        </w:tc>
      </w:tr>
    </w:tbl>
    <w:p w14:paraId="5B09A70D" w14:textId="77777777" w:rsidR="00FD3105" w:rsidRDefault="00FD3105">
      <w:pPr>
        <w:pStyle w:val="pxtbody"/>
      </w:pPr>
    </w:p>
    <w:p w14:paraId="1C5A8760" w14:textId="77777777" w:rsidR="00FD3105" w:rsidRDefault="00FD3105"/>
    <w:p w14:paraId="580825B2" w14:textId="77777777" w:rsidR="00FD3105" w:rsidRDefault="00FD3105">
      <w:pPr>
        <w:pStyle w:val="pxformhac"/>
        <w:spacing w:before="180"/>
        <w:jc w:val="center"/>
      </w:pPr>
      <w:r>
        <w:t xml:space="preserve">FINAL JUDGMENT </w:t>
      </w:r>
    </w:p>
    <w:p w14:paraId="4B9B03D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This action was heard on the petition of </w:t>
      </w:r>
      <w:r>
        <w:rPr>
          <w:rStyle w:val="pxfinstr"/>
          <w:i/>
          <w:iCs/>
        </w:rPr>
        <w:t>[NAME OF PETITIONER]</w:t>
      </w:r>
      <w:r>
        <w:t xml:space="preserve"> for a change of name. On the evidence presented,</w:t>
      </w:r>
    </w:p>
    <w:p w14:paraId="14F02C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IT IS ADJUDGED that the name of petitioner is changed from </w:t>
      </w:r>
      <w:r>
        <w:rPr>
          <w:rStyle w:val="pxfinstr"/>
          <w:i/>
          <w:iCs/>
        </w:rPr>
        <w:t>[FORMER NAME OF PETITIONER]</w:t>
      </w:r>
      <w:r>
        <w:t xml:space="preserve"> to </w:t>
      </w:r>
      <w:r>
        <w:rPr>
          <w:rStyle w:val="pxfinstr"/>
          <w:i/>
          <w:iCs/>
        </w:rPr>
        <w:t>[NEW NAME OF PETITIONER]</w:t>
      </w:r>
      <w:r>
        <w:t xml:space="preserve"> by which name petitioner shall be known hereafter.</w:t>
      </w:r>
    </w:p>
    <w:p w14:paraId="5CDC5E1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ORDERED at </w:t>
      </w:r>
      <w:r>
        <w:rPr>
          <w:rStyle w:val="pxfinstr"/>
          <w:i/>
          <w:iCs/>
        </w:rPr>
        <w:t>[name of town]</w:t>
      </w:r>
      <w:r>
        <w:t xml:space="preserve">, Florida on </w:t>
      </w:r>
      <w:r>
        <w:rPr>
          <w:rStyle w:val="pxfinstr"/>
          <w:i/>
          <w:iCs/>
        </w:rPr>
        <w:t>[date of order]</w:t>
      </w:r>
      <w:r>
        <w:t>.</w:t>
      </w:r>
    </w:p>
    <w:p w14:paraId="0D138A9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1B815E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E2CF2F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D72DD55"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tbl.uuid="I06MAZC"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AA1BE4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A0E613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4B3911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7D29FC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7D89C54" w14:textId="77777777">
        <w:tc>
          <w:tcPr>
            <w:tcW w:w="4320" w:type="dxa"/>
            <w:tcBorders>
              <w:top w:val="nil"/>
              <w:left w:val="nil"/>
              <w:bottom w:val="nil"/>
              <w:right w:val="nil"/>
            </w:tcBorders>
          </w:tcPr>
          <w:p w14:paraId="1647C5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Copy to:</w:t>
            </w:r>
          </w:p>
        </w:tc>
        <w:tc>
          <w:tcPr>
            <w:tcW w:w="4320" w:type="dxa"/>
            <w:tcBorders>
              <w:top w:val="nil"/>
              <w:left w:val="nil"/>
              <w:bottom w:val="nil"/>
              <w:right w:val="nil"/>
            </w:tcBorders>
          </w:tcPr>
          <w:p w14:paraId="5A6AA21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 of petitioner]</w:t>
            </w:r>
          </w:p>
        </w:tc>
      </w:tr>
    </w:tbl>
    <w:p w14:paraId="5BF20BCB" w14:textId="77777777" w:rsidR="00FD3105" w:rsidRDefault="00FD3105">
      <w:pPr>
        <w:pStyle w:val="pxtbody"/>
      </w:pPr>
    </w:p>
    <w:p w14:paraId="6FBB5D4F" w14:textId="77777777" w:rsidR="00FD3105" w:rsidRDefault="00FD3105"/>
    <w:p w14:paraId="01F7957E" w14:textId="77777777" w:rsidR="00FD3105" w:rsidRDefault="00FD3105">
      <w:pPr>
        <w:pStyle w:val="pxcomnt"/>
      </w:pPr>
    </w:p>
    <w:p w14:paraId="122EA492" w14:textId="77777777" w:rsidR="00FD3105" w:rsidRDefault="00FD3105">
      <w:pPr>
        <w:pStyle w:val="pxhac"/>
        <w:spacing w:before="180"/>
        <w:jc w:val="center"/>
      </w:pPr>
      <w:r>
        <w:rPr>
          <w:rStyle w:val="pxb"/>
          <w:b/>
          <w:bCs/>
        </w:rPr>
        <w:t>Author's Comment</w:t>
      </w:r>
    </w:p>
    <w:p w14:paraId="226C257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st.ref.id="I04BRJ6"</w:instrText>
      </w:r>
      <w:r>
        <w:rPr>
          <w:rStyle w:val="pxst"/>
        </w:rPr>
        <w:fldChar w:fldCharType="end"/>
      </w:r>
      <w:r>
        <w:rPr>
          <w:rStyle w:val="pxst"/>
          <w:vanish/>
        </w:rPr>
        <w:t>&amp;s;</w:t>
      </w:r>
      <w:r>
        <w:rPr>
          <w:rStyle w:val="pxvis"/>
          <w:rFonts w:ascii="Times NewRoman" w:hAnsi="Times NewRoman"/>
          <w:b w:val="0"/>
          <w:sz w:val="24"/>
        </w:rPr>
        <w:t>§</w:t>
      </w:r>
      <w:r>
        <w:rPr>
          <w:rStyle w:val="pxst"/>
        </w:rPr>
        <w:t>68.07, Fla. Stat.</w:t>
      </w:r>
      <w:r>
        <w:t xml:space="preserve"> Florida Family Law Rules of Procedure Form 12.982(b) is a form approved by the Supreme Court for an adult and </w:t>
      </w:r>
      <w:ins w:id="52" w:author="Debra M. Salisbury" w:date="2024-02-19T21:47:00Z">
        <w:r w:rsidR="000D4F10">
          <w:rPr>
            <w:rStyle w:val="pxst"/>
            <w:color w:val="FF0000"/>
            <w:sz w:val="20"/>
            <w:szCs w:val="20"/>
            <w:vertAlign w:val="superscript"/>
          </w:rPr>
          <w:t>►</w:t>
        </w:r>
        <w:r w:rsidR="000D4F10">
          <w:t xml:space="preserve">Fla. Fam. L. R. P. </w:t>
        </w:r>
      </w:ins>
      <w:r>
        <w:t>Form</w:t>
      </w:r>
      <w:del w:id="53" w:author="Debra M. Salisbury" w:date="2024-02-19T21:47:00Z">
        <w:r w:rsidDel="000D4F10">
          <w:delText>s</w:delText>
        </w:r>
      </w:del>
      <w:r>
        <w:t xml:space="preserve"> 12.982(e) and </w:t>
      </w:r>
      <w:ins w:id="54" w:author="Debra M. Salisbury" w:date="2024-02-19T21:47:00Z">
        <w:r w:rsidR="000D4F10">
          <w:rPr>
            <w:rStyle w:val="pxst"/>
            <w:color w:val="FF0000"/>
            <w:sz w:val="20"/>
            <w:szCs w:val="20"/>
            <w:vertAlign w:val="superscript"/>
          </w:rPr>
          <w:t>►</w:t>
        </w:r>
        <w:r w:rsidR="000D4F10">
          <w:t xml:space="preserve">Form </w:t>
        </w:r>
      </w:ins>
      <w:r>
        <w:t>12.982(g) are for a minor and a family. All have findings not required by the statute. It is a special statutory proceeding so the statute governs.</w:t>
      </w:r>
    </w:p>
    <w:p w14:paraId="29E55DEF" w14:textId="77777777" w:rsidR="00FD3105" w:rsidRDefault="00FD3105">
      <w:pPr>
        <w:pStyle w:val="pxs"/>
        <w:spacing w:before="180"/>
        <w:rPr>
          <w:sz w:val="27"/>
          <w:szCs w:val="27"/>
        </w:rPr>
      </w:pPr>
      <w:r>
        <w:rPr>
          <w:sz w:val="27"/>
          <w:szCs w:val="27"/>
        </w:rPr>
        <w:t>10:11. Judgment</w:t>
      </w:r>
      <w:r>
        <w:rPr>
          <w:rStyle w:val="pxsep"/>
        </w:rPr>
        <w:t xml:space="preserve">-- </w:t>
      </w:r>
      <w:r>
        <w:rPr>
          <w:sz w:val="27"/>
          <w:szCs w:val="27"/>
        </w:rPr>
        <w:t>Damages, for defendant, on verdict</w:t>
      </w:r>
    </w:p>
    <w:p w14:paraId="5F51534B" w14:textId="77777777" w:rsidR="00FD3105" w:rsidRDefault="00FD3105">
      <w:pPr>
        <w:pStyle w:val="pxcomnt"/>
      </w:pPr>
    </w:p>
    <w:p w14:paraId="4DF54A4C" w14:textId="77777777" w:rsidR="00FD3105" w:rsidRDefault="00FD3105">
      <w:pPr>
        <w:pStyle w:val="pxhac"/>
        <w:spacing w:before="180"/>
        <w:jc w:val="center"/>
      </w:pPr>
      <w:r>
        <w:rPr>
          <w:rStyle w:val="pxb"/>
          <w:b/>
          <w:bCs/>
        </w:rPr>
        <w:t>Author's Comment</w:t>
      </w:r>
    </w:p>
    <w:p w14:paraId="56302E9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p.ct.id="3d29be30775711ee8e1ba9ecff0bf883|11|10:11"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st.ref.id="I04BRDC"</w:instrText>
      </w:r>
      <w:r>
        <w:rPr>
          <w:rStyle w:val="pxst"/>
        </w:rPr>
        <w:fldChar w:fldCharType="end"/>
      </w:r>
      <w:r>
        <w:rPr>
          <w:rStyle w:val="pxst"/>
        </w:rPr>
        <w:t>Fla. R. Civ. P. Form 1.991</w:t>
      </w:r>
      <w:r>
        <w:t xml:space="preserve">. This is the standard form of judgment for defendant after a verdict. See </w:t>
      </w:r>
      <w:r>
        <w:rPr>
          <w:rStyle w:val="pxx"/>
          <w:color w:val="FF0000"/>
          <w:sz w:val="20"/>
          <w:szCs w:val="20"/>
          <w:vertAlign w:val="superscript"/>
        </w:rPr>
        <w:t>►</w:t>
      </w:r>
      <w:r>
        <w:rPr>
          <w:rStyle w:val="pxx"/>
        </w:rPr>
        <w:fldChar w:fldCharType="begin"/>
      </w:r>
      <w:r>
        <w:rPr>
          <w:rStyle w:val="pxx"/>
        </w:rPr>
        <w:instrText>x.ref.id="I043KUI"</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for the nonjury form.</w:t>
      </w:r>
    </w:p>
    <w:p w14:paraId="1177F654" w14:textId="77777777" w:rsidR="00FD3105" w:rsidRDefault="00FD3105">
      <w:pPr>
        <w:pStyle w:val="pxs"/>
        <w:spacing w:before="180"/>
        <w:rPr>
          <w:sz w:val="27"/>
          <w:szCs w:val="27"/>
        </w:rPr>
      </w:pPr>
      <w:r>
        <w:rPr>
          <w:sz w:val="27"/>
          <w:szCs w:val="27"/>
        </w:rPr>
        <w:t>10:12. Judgment</w:t>
      </w:r>
      <w:r>
        <w:rPr>
          <w:rStyle w:val="pxsep"/>
        </w:rPr>
        <w:t xml:space="preserve">-- </w:t>
      </w:r>
      <w:r>
        <w:rPr>
          <w:sz w:val="27"/>
          <w:szCs w:val="27"/>
        </w:rPr>
        <w:t>For defendant, nonjury</w:t>
      </w:r>
    </w:p>
    <w:p w14:paraId="4231B315" w14:textId="77777777" w:rsidR="00FD3105" w:rsidRDefault="00FD3105">
      <w:pPr>
        <w:pStyle w:val="pxcomnt"/>
      </w:pPr>
    </w:p>
    <w:p w14:paraId="07AFF9CF" w14:textId="77777777" w:rsidR="00FD3105" w:rsidRDefault="00FD3105">
      <w:pPr>
        <w:pStyle w:val="pxhac"/>
        <w:spacing w:before="180"/>
        <w:jc w:val="center"/>
      </w:pPr>
      <w:r>
        <w:rPr>
          <w:rStyle w:val="pxb"/>
          <w:b/>
          <w:bCs/>
        </w:rPr>
        <w:t>Author's Comment</w:t>
      </w:r>
    </w:p>
    <w:p w14:paraId="050F3120" w14:textId="77777777" w:rsidR="00FD3105" w:rsidRDefault="00FD3105">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p.ct.id="3d29be30775711ee8e1ba9ecff0bf883|12|10:12"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st.ref.id="I04BQZB"</w:instrText>
      </w:r>
      <w:r>
        <w:rPr>
          <w:rStyle w:val="pxst"/>
        </w:rPr>
        <w:fldChar w:fldCharType="end"/>
      </w:r>
      <w:r>
        <w:rPr>
          <w:rStyle w:val="pxst"/>
        </w:rPr>
        <w:t>Fla. R. Civ. P. Form 1.994</w:t>
      </w:r>
      <w:r>
        <w:t xml:space="preserve">; </w:t>
      </w:r>
      <w:r>
        <w:rPr>
          <w:rStyle w:val="pxx"/>
          <w:color w:val="FF0000"/>
          <w:sz w:val="20"/>
          <w:szCs w:val="20"/>
          <w:vertAlign w:val="superscript"/>
        </w:rPr>
        <w:t>►</w:t>
      </w:r>
      <w:r>
        <w:rPr>
          <w:rStyle w:val="pxx"/>
        </w:rPr>
        <w:fldChar w:fldCharType="begin"/>
      </w:r>
      <w:r>
        <w:rPr>
          <w:rStyle w:val="pxx"/>
        </w:rPr>
        <w:instrText>x.ref.id="I046DZB"</w:instrText>
      </w:r>
      <w:r>
        <w:rPr>
          <w:rStyle w:val="pxx"/>
        </w:rPr>
        <w:fldChar w:fldCharType="end"/>
      </w:r>
      <w:r>
        <w:rPr>
          <w:rStyle w:val="pxx"/>
          <w:vanish/>
        </w:rPr>
        <w:t>&amp;s;</w:t>
      </w:r>
      <w:r>
        <w:rPr>
          <w:rStyle w:val="pxvis"/>
          <w:rFonts w:ascii="Times NewRoman" w:hAnsi="Times NewRoman"/>
          <w:b w:val="0"/>
          <w:sz w:val="24"/>
        </w:rPr>
        <w:t>§</w:t>
      </w:r>
      <w:r>
        <w:rPr>
          <w:rStyle w:val="pxx"/>
        </w:rPr>
        <w:t>10:11</w:t>
      </w:r>
      <w:r>
        <w:t>, Comment.</w:t>
      </w:r>
    </w:p>
    <w:p w14:paraId="32DC5192" w14:textId="77777777" w:rsidR="00FD3105" w:rsidRDefault="00FD3105">
      <w:pPr>
        <w:pStyle w:val="pxs"/>
        <w:spacing w:before="180"/>
        <w:rPr>
          <w:sz w:val="27"/>
          <w:szCs w:val="27"/>
        </w:rPr>
      </w:pPr>
      <w:r>
        <w:rPr>
          <w:sz w:val="27"/>
          <w:szCs w:val="27"/>
        </w:rPr>
        <w:t>10:13. Judgment</w:t>
      </w:r>
      <w:r>
        <w:rPr>
          <w:rStyle w:val="pxsep"/>
        </w:rPr>
        <w:t xml:space="preserve">-- </w:t>
      </w:r>
      <w:r>
        <w:rPr>
          <w:sz w:val="27"/>
          <w:szCs w:val="27"/>
        </w:rPr>
        <w:t>Damages, for plaintiff, on verdict</w:t>
      </w:r>
    </w:p>
    <w:p w14:paraId="493229AD" w14:textId="77777777" w:rsidR="00FD3105" w:rsidRDefault="00FD3105">
      <w:pPr>
        <w:pStyle w:val="pxcomnt"/>
      </w:pPr>
    </w:p>
    <w:p w14:paraId="2475B14F" w14:textId="77777777" w:rsidR="00FD3105" w:rsidRDefault="00FD3105">
      <w:pPr>
        <w:pStyle w:val="pxhac"/>
        <w:spacing w:before="180"/>
        <w:jc w:val="center"/>
      </w:pPr>
      <w:r>
        <w:rPr>
          <w:rStyle w:val="pxb"/>
          <w:b/>
          <w:bCs/>
        </w:rPr>
        <w:t>Author's Comment</w:t>
      </w:r>
    </w:p>
    <w:p w14:paraId="521FE6E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p.ct.id="3d29be30775711ee8e1ba9ecff0bf883|13|10:13"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st.ref.id="I04BQZ9"</w:instrText>
      </w:r>
      <w:r>
        <w:rPr>
          <w:rStyle w:val="pxst"/>
        </w:rPr>
        <w:fldChar w:fldCharType="end"/>
      </w:r>
      <w:r>
        <w:rPr>
          <w:rStyle w:val="pxst"/>
        </w:rPr>
        <w:t>Fla. R. Civ. P. Form 1.990</w:t>
      </w:r>
      <w:r>
        <w:t xml:space="preserve">. This is the standard form for a money judgment on a verdict. See </w:t>
      </w:r>
      <w:r>
        <w:rPr>
          <w:rStyle w:val="pxst"/>
          <w:color w:val="FF0000"/>
          <w:sz w:val="20"/>
          <w:szCs w:val="20"/>
          <w:vertAlign w:val="superscript"/>
        </w:rPr>
        <w:t>►</w:t>
      </w:r>
      <w:r>
        <w:rPr>
          <w:rStyle w:val="pxst"/>
        </w:rPr>
        <w:fldChar w:fldCharType="begin"/>
      </w:r>
      <w:r>
        <w:rPr>
          <w:rStyle w:val="pxst"/>
        </w:rPr>
        <w:instrText>st.ref.id="I01RO2S"</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55.10, Fla. Stat; </w:t>
      </w:r>
      <w:r>
        <w:rPr>
          <w:rStyle w:val="pxst"/>
          <w:vanish/>
        </w:rPr>
        <w:t>&amp;s;</w:t>
      </w:r>
      <w:r>
        <w:rPr>
          <w:rStyle w:val="pxvis"/>
          <w:rFonts w:ascii="Times NewRoman" w:hAnsi="Times NewRoman"/>
          <w:b w:val="0"/>
          <w:sz w:val="24"/>
        </w:rPr>
        <w:t>§</w:t>
      </w:r>
      <w:r>
        <w:rPr>
          <w:rStyle w:val="pxst"/>
        </w:rPr>
        <w:t>55.202, Fla. Stat.</w:t>
      </w:r>
      <w:r>
        <w:t xml:space="preserve">; </w:t>
      </w:r>
      <w:r>
        <w:rPr>
          <w:rStyle w:val="pxst"/>
          <w:color w:val="FF0000"/>
          <w:sz w:val="20"/>
          <w:szCs w:val="20"/>
          <w:vertAlign w:val="superscript"/>
        </w:rPr>
        <w:t>►</w:t>
      </w:r>
      <w:r>
        <w:rPr>
          <w:rStyle w:val="pxst"/>
        </w:rPr>
        <w:fldChar w:fldCharType="begin"/>
      </w:r>
      <w:r>
        <w:rPr>
          <w:rStyle w:val="pxst"/>
        </w:rPr>
        <w:instrText>st.ref.id="I032GT2"</w:instrText>
      </w:r>
      <w:r>
        <w:rPr>
          <w:rStyle w:val="pxst"/>
        </w:rPr>
        <w:fldChar w:fldCharType="end"/>
      </w:r>
      <w:r>
        <w:rPr>
          <w:rStyle w:val="pxst"/>
        </w:rPr>
        <w:t>Fla. R. Civ. P. 1.560(c), (d)</w:t>
      </w:r>
      <w:r>
        <w:t xml:space="preserve">; </w:t>
      </w:r>
      <w:r>
        <w:rPr>
          <w:rStyle w:val="pxst"/>
          <w:color w:val="FF0000"/>
          <w:sz w:val="20"/>
          <w:szCs w:val="20"/>
          <w:vertAlign w:val="superscript"/>
        </w:rPr>
        <w:t>►</w:t>
      </w:r>
      <w:r>
        <w:rPr>
          <w:rStyle w:val="pxst"/>
        </w:rPr>
        <w:fldChar w:fldCharType="begin"/>
      </w:r>
      <w:r>
        <w:rPr>
          <w:rStyle w:val="pxst"/>
        </w:rPr>
        <w:instrText>st.ref.id="I032GU8"</w:instrText>
      </w:r>
      <w:r>
        <w:rPr>
          <w:rStyle w:val="pxst"/>
        </w:rPr>
        <w:fldChar w:fldCharType="end"/>
      </w:r>
      <w:r>
        <w:rPr>
          <w:rStyle w:val="pxst"/>
        </w:rPr>
        <w:t>Fla. Sm. Cl. R. 7.221</w:t>
      </w:r>
      <w:r>
        <w:t>.</w:t>
      </w:r>
    </w:p>
    <w:p w14:paraId="2CEA4FDD" w14:textId="77777777" w:rsidR="00FD3105" w:rsidRDefault="00FD3105">
      <w:pPr>
        <w:pStyle w:val="pxs"/>
        <w:spacing w:before="180"/>
        <w:rPr>
          <w:sz w:val="27"/>
          <w:szCs w:val="27"/>
        </w:rPr>
      </w:pPr>
      <w:r>
        <w:rPr>
          <w:sz w:val="27"/>
          <w:szCs w:val="27"/>
        </w:rPr>
        <w:t>10:14. Judgment</w:t>
      </w:r>
      <w:r>
        <w:rPr>
          <w:rStyle w:val="pxsep"/>
        </w:rPr>
        <w:t xml:space="preserve">-- </w:t>
      </w:r>
      <w:r>
        <w:rPr>
          <w:sz w:val="27"/>
          <w:szCs w:val="27"/>
        </w:rPr>
        <w:t>Declaratory, construction default</w:t>
      </w:r>
    </w:p>
    <w:p w14:paraId="3406953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form.samp="y"</w:instrText>
      </w:r>
      <w:r>
        <w:rPr>
          <w:sz w:val="24"/>
          <w:szCs w:val="24"/>
        </w:rPr>
        <w:fldChar w:fldCharType="end"/>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form.fid="I6cb1c7609fed11dfbf230000837214a9"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B98620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tbl.ident="I02JH6J"</w:instrText>
      </w:r>
      <w:r>
        <w:fldChar w:fldCharType="end"/>
      </w:r>
      <w:r>
        <w:fldChar w:fldCharType="begin"/>
      </w:r>
      <w:r>
        <w:instrText>tbl.uuid="I02TE47"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FF6C0E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854181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D2D1BF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695FAD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2C4E17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60AB0D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154E587" w14:textId="77777777">
        <w:tc>
          <w:tcPr>
            <w:tcW w:w="2160" w:type="dxa"/>
            <w:tcBorders>
              <w:top w:val="nil"/>
              <w:left w:val="nil"/>
              <w:bottom w:val="nil"/>
              <w:right w:val="nil"/>
            </w:tcBorders>
          </w:tcPr>
          <w:p w14:paraId="232F897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1BA68A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74D021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0561449" w14:textId="77777777" w:rsidR="00FD3105" w:rsidRDefault="00FD3105"/>
        </w:tc>
      </w:tr>
      <w:tr w:rsidR="00FD3105" w14:paraId="656E2F9A" w14:textId="77777777">
        <w:tc>
          <w:tcPr>
            <w:tcW w:w="2160" w:type="dxa"/>
            <w:tcBorders>
              <w:top w:val="nil"/>
              <w:left w:val="nil"/>
              <w:bottom w:val="nil"/>
              <w:right w:val="nil"/>
            </w:tcBorders>
          </w:tcPr>
          <w:p w14:paraId="30F6179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BF35F1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2930D9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E7CD118" w14:textId="77777777" w:rsidR="00FD3105" w:rsidRDefault="00FD3105"/>
        </w:tc>
      </w:tr>
      <w:tr w:rsidR="00FD3105" w14:paraId="15422C46" w14:textId="77777777">
        <w:tc>
          <w:tcPr>
            <w:tcW w:w="2160" w:type="dxa"/>
            <w:tcBorders>
              <w:top w:val="nil"/>
              <w:left w:val="nil"/>
              <w:bottom w:val="nil"/>
              <w:right w:val="nil"/>
            </w:tcBorders>
          </w:tcPr>
          <w:p w14:paraId="4F25156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CB26D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4114F9F" w14:textId="77777777" w:rsidR="00FD3105" w:rsidRDefault="00FD3105"/>
        </w:tc>
        <w:tc>
          <w:tcPr>
            <w:tcW w:w="2160" w:type="dxa"/>
            <w:tcBorders>
              <w:top w:val="nil"/>
              <w:left w:val="nil"/>
              <w:bottom w:val="nil"/>
              <w:right w:val="nil"/>
            </w:tcBorders>
          </w:tcPr>
          <w:p w14:paraId="67286F49" w14:textId="77777777" w:rsidR="00FD3105" w:rsidRDefault="00FD3105"/>
        </w:tc>
      </w:tr>
      <w:tr w:rsidR="00FD3105" w14:paraId="3126B5B6" w14:textId="77777777">
        <w:tc>
          <w:tcPr>
            <w:tcW w:w="2160" w:type="dxa"/>
            <w:tcBorders>
              <w:top w:val="nil"/>
              <w:left w:val="nil"/>
              <w:bottom w:val="nil"/>
              <w:right w:val="nil"/>
            </w:tcBorders>
          </w:tcPr>
          <w:p w14:paraId="26A92A5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w:instrText>
            </w:r>
            <w:r>
              <w:rPr>
                <w:rStyle w:val="pxrowentry"/>
              </w:rPr>
              <w:lastRenderedPageBreak/>
              <w:instrText>"2"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2CAD65A"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p>
        </w:tc>
        <w:tc>
          <w:tcPr>
            <w:tcW w:w="2160" w:type="dxa"/>
            <w:tcBorders>
              <w:top w:val="nil"/>
              <w:left w:val="nil"/>
              <w:bottom w:val="nil"/>
              <w:right w:val="nil"/>
            </w:tcBorders>
          </w:tcPr>
          <w:p w14:paraId="7A8E06BF" w14:textId="77777777" w:rsidR="00FD3105" w:rsidRDefault="00FD3105"/>
        </w:tc>
        <w:tc>
          <w:tcPr>
            <w:tcW w:w="2160" w:type="dxa"/>
            <w:tcBorders>
              <w:top w:val="nil"/>
              <w:left w:val="nil"/>
              <w:bottom w:val="nil"/>
              <w:right w:val="nil"/>
            </w:tcBorders>
          </w:tcPr>
          <w:p w14:paraId="35A5B53D" w14:textId="77777777" w:rsidR="00FD3105" w:rsidRDefault="00FD3105"/>
        </w:tc>
      </w:tr>
      <w:tr w:rsidR="00FD3105" w14:paraId="12F65F9C" w14:textId="77777777">
        <w:tc>
          <w:tcPr>
            <w:tcW w:w="2160" w:type="dxa"/>
            <w:tcBorders>
              <w:top w:val="nil"/>
              <w:left w:val="nil"/>
              <w:bottom w:val="nil"/>
              <w:right w:val="nil"/>
            </w:tcBorders>
          </w:tcPr>
          <w:p w14:paraId="3515C4B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F28396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5301D7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1E6EBF2" w14:textId="77777777" w:rsidR="00FD3105" w:rsidRDefault="00FD3105"/>
        </w:tc>
      </w:tr>
    </w:tbl>
    <w:p w14:paraId="10BE9C19" w14:textId="77777777" w:rsidR="00FD3105" w:rsidRDefault="00FD3105">
      <w:pPr>
        <w:pStyle w:val="pxtbody"/>
      </w:pPr>
    </w:p>
    <w:p w14:paraId="7B772CF1" w14:textId="77777777" w:rsidR="00FD3105" w:rsidRDefault="00FD3105"/>
    <w:p w14:paraId="26040CCB" w14:textId="77777777" w:rsidR="00FD3105" w:rsidRDefault="00FD3105">
      <w:pPr>
        <w:pStyle w:val="pxformhac"/>
        <w:spacing w:before="180"/>
        <w:jc w:val="center"/>
      </w:pPr>
      <w:r>
        <w:t xml:space="preserve">FINAL JUDGMENT </w:t>
      </w:r>
    </w:p>
    <w:p w14:paraId="046B895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This action was tried before the court. On the evidence presented</w:t>
      </w:r>
    </w:p>
    <w:p w14:paraId="2C7F731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IT IS ADJUDGED that:</w:t>
      </w:r>
    </w:p>
    <w:p w14:paraId="306E2513" w14:textId="77777777" w:rsidR="00FD3105" w:rsidRDefault="00FD3105">
      <w:pPr>
        <w:pStyle w:val="pxformfl"/>
        <w:ind w:left="500"/>
      </w:pPr>
      <w:r>
        <w:t xml:space="preserve"> </w:t>
      </w:r>
    </w:p>
    <w:p w14:paraId="0C9111D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46600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 did not construct the apartment building as specified by the drawings and specifications in the following particulars:</w:t>
      </w:r>
    </w:p>
    <w:p w14:paraId="4832072F" w14:textId="77777777" w:rsidR="00FD3105" w:rsidRDefault="00FD3105">
      <w:pPr>
        <w:pStyle w:val="pxformfl"/>
        <w:ind w:left="500"/>
      </w:pPr>
      <w:r>
        <w:t xml:space="preserve"> </w:t>
      </w:r>
    </w:p>
    <w:p w14:paraId="424A7DDA"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3ECADDA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concrete in the grade beams and columns was not of the strength specified, testing at less than half the required strength;</w:t>
      </w:r>
    </w:p>
    <w:p w14:paraId="07A51D44"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46080E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interior drywall was exposed to the elements before installation with resulting deterioration so that it buckled and would not take wallpaper;</w:t>
      </w:r>
    </w:p>
    <w:p w14:paraId="653D4D5E"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7BCE05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Aluminum electrical wiring was installed instead of copper.</w:t>
      </w:r>
    </w:p>
    <w:p w14:paraId="29ABB2D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AF835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completion of the building was delayed by 187 days. The contractor is responsible for 92 days of delay. The remaining delay was caused by the failure of the architect to prepare the drawings and specification in accordance with the Standard Building Code and to promptly process change orders.</w:t>
      </w:r>
    </w:p>
    <w:p w14:paraId="5F246CD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370E4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Plaintiff did not pay defendant at the times required by the contract documents. The delays in timely payments caused damages to defendant of $67,258.19 in lost discounts, interest on delayed payments and disruption of defendant's operations on the project.</w:t>
      </w:r>
    </w:p>
    <w:p w14:paraId="6CF14B2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7FDD2A8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 xml:space="preserve">Defendant's delay in completion, disregarding the delays caused by the architect, caused plaintiff to lose $30,000 in </w:t>
      </w:r>
      <w:r>
        <w:lastRenderedPageBreak/>
        <w:t>rent.</w:t>
      </w:r>
    </w:p>
    <w:p w14:paraId="62B6482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05FACD6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Change orders directed by plaintiff that have not been paid to defendant have a value of $110,516.</w:t>
      </w:r>
    </w:p>
    <w:p w14:paraId="01A7662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0E05B4D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apartment building was not substantially completed because of the defects listed in paragraph 1. Nevertheless, plaintiff elected to accept the building and sought an equitable reduction in the contract price. Plaintiff is entitled to a reduction of $180,500 for the defects.</w:t>
      </w:r>
    </w:p>
    <w:p w14:paraId="0BF66B9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0789CDD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Defendant's surety is jointly and severally liable with defendant to plaintiff under the performance bond for the failure to perform the contract. The surety is not liable under the payment bond for reimbursement to plaintiff for amounts paid to discharge construction liens because the bond contains a condition precedent that plaintiff pay progress payments in accordance with the contract documents. Plaintiff did not do so as adjudged in paragraph 3.</w:t>
      </w:r>
    </w:p>
    <w:p w14:paraId="4CAA94B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471856B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 and the surety are liable to plaintiff for $32,725.81.</w:t>
      </w:r>
    </w:p>
    <w:p w14:paraId="0BC349A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9. </w:t>
      </w:r>
    </w:p>
    <w:p w14:paraId="5DED54B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Jurisdiction is reserved to award supplemental relief and attorney fees and to tax costs.</w:t>
      </w:r>
    </w:p>
    <w:p w14:paraId="74D81A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 xml:space="preserve">ORDERED at </w:t>
      </w:r>
      <w:r>
        <w:rPr>
          <w:rStyle w:val="pxfinstr"/>
          <w:i/>
          <w:iCs/>
        </w:rPr>
        <w:t>[name of city]</w:t>
      </w:r>
      <w:r>
        <w:t xml:space="preserve">, Florida on </w:t>
      </w:r>
      <w:r>
        <w:rPr>
          <w:rStyle w:val="pxfinstr"/>
          <w:i/>
          <w:iCs/>
        </w:rPr>
        <w:t>[date of order]</w:t>
      </w:r>
      <w:r>
        <w:t>.</w:t>
      </w:r>
    </w:p>
    <w:p w14:paraId="218B927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27D99C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781E90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DD6453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tbl.ident="I08APGZ"</w:instrText>
      </w:r>
      <w:r>
        <w:fldChar w:fldCharType="end"/>
      </w:r>
      <w:r>
        <w:fldChar w:fldCharType="begin"/>
      </w:r>
      <w:r>
        <w:instrText>tbl.uuid="I03EPD4"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029D68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0189FF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BBD77D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EAA191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7385B07" w14:textId="77777777">
        <w:tc>
          <w:tcPr>
            <w:tcW w:w="4320" w:type="dxa"/>
            <w:tcBorders>
              <w:top w:val="nil"/>
              <w:left w:val="nil"/>
              <w:bottom w:val="nil"/>
              <w:right w:val="nil"/>
            </w:tcBorders>
          </w:tcPr>
          <w:p w14:paraId="5E9064F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47F003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55FA875" w14:textId="77777777">
        <w:tc>
          <w:tcPr>
            <w:tcW w:w="4320" w:type="dxa"/>
            <w:tcBorders>
              <w:top w:val="nil"/>
              <w:left w:val="nil"/>
              <w:bottom w:val="nil"/>
              <w:right w:val="nil"/>
            </w:tcBorders>
          </w:tcPr>
          <w:p w14:paraId="480910F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EDC52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1CE4B06" w14:textId="77777777" w:rsidR="00FD3105" w:rsidRDefault="00FD3105">
      <w:pPr>
        <w:pStyle w:val="pxtbody"/>
      </w:pPr>
    </w:p>
    <w:p w14:paraId="2220F9B3" w14:textId="77777777" w:rsidR="00FD3105" w:rsidRDefault="00FD3105"/>
    <w:p w14:paraId="66181DAB" w14:textId="77777777" w:rsidR="00FD3105" w:rsidRDefault="00FD3105">
      <w:pPr>
        <w:pStyle w:val="pxcomnt"/>
      </w:pPr>
    </w:p>
    <w:p w14:paraId="46371A90" w14:textId="77777777" w:rsidR="00FD3105" w:rsidRDefault="00FD3105">
      <w:pPr>
        <w:pStyle w:val="pxhac"/>
        <w:spacing w:before="180"/>
        <w:jc w:val="center"/>
      </w:pPr>
      <w:r>
        <w:rPr>
          <w:rStyle w:val="pxb"/>
          <w:b/>
          <w:bCs/>
        </w:rPr>
        <w:t>Author's Comment</w:t>
      </w:r>
    </w:p>
    <w:p w14:paraId="4B02E04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 xml:space="preserve">A judgment for declaratory relief must give the requested declaration. See </w:t>
      </w:r>
      <w:r>
        <w:rPr>
          <w:rStyle w:val="pxcc"/>
          <w:color w:val="FF0000"/>
          <w:sz w:val="20"/>
          <w:szCs w:val="20"/>
          <w:vertAlign w:val="superscript"/>
        </w:rPr>
        <w:t>►</w:t>
      </w:r>
      <w:r>
        <w:rPr>
          <w:rStyle w:val="pxcc"/>
        </w:rPr>
        <w:fldChar w:fldCharType="begin"/>
      </w:r>
      <w:r>
        <w:rPr>
          <w:rStyle w:val="pxcc"/>
        </w:rPr>
        <w:instrText>cc.ref.id="I04829L"</w:instrText>
      </w:r>
      <w:r>
        <w:rPr>
          <w:rStyle w:val="pxcc"/>
        </w:rPr>
        <w:fldChar w:fldCharType="end"/>
      </w:r>
      <w:r>
        <w:rPr>
          <w:rStyle w:val="pxcc"/>
        </w:rPr>
        <w:t>Ennis v. Warm Mineral Springs, Inc., 203 So. 2d 514 (Fla. 2d DCA 1967)</w:t>
      </w:r>
      <w:r>
        <w:t xml:space="preserve">; </w:t>
      </w:r>
      <w:r>
        <w:rPr>
          <w:rStyle w:val="pxcc"/>
          <w:color w:val="FF0000"/>
          <w:sz w:val="20"/>
          <w:szCs w:val="20"/>
          <w:vertAlign w:val="superscript"/>
        </w:rPr>
        <w:t>►</w:t>
      </w:r>
      <w:r>
        <w:rPr>
          <w:rStyle w:val="pxcc"/>
        </w:rPr>
        <w:fldChar w:fldCharType="begin"/>
      </w:r>
      <w:r>
        <w:rPr>
          <w:rStyle w:val="pxcc"/>
        </w:rPr>
        <w:instrText>cc.ref.id="I04594P"</w:instrText>
      </w:r>
      <w:r>
        <w:rPr>
          <w:rStyle w:val="pxcc"/>
        </w:rPr>
        <w:fldChar w:fldCharType="end"/>
      </w:r>
      <w:r>
        <w:rPr>
          <w:rStyle w:val="pxcc"/>
        </w:rPr>
        <w:t xml:space="preserve">Hildebrandt v. </w:t>
      </w:r>
      <w:r>
        <w:rPr>
          <w:rStyle w:val="pxcc"/>
        </w:rPr>
        <w:lastRenderedPageBreak/>
        <w:t>Department of Natural Resources, Division of Interior Resources, 313 So. 2d 73 (Fla. 3d DCA 1975)</w:t>
      </w:r>
      <w:r>
        <w:t>. This applies even when the declaration is against the plaintiff. Paragraph 8 of the form is an adjudication of liability. It is not a judgment for money. This form assumes the pleadings did not contain a predicate for the money judgment. The money judgment can be obtained by a motion for supplemental relief.</w:t>
      </w:r>
    </w:p>
    <w:p w14:paraId="4863C995" w14:textId="77777777" w:rsidR="00FD3105" w:rsidRDefault="00FD3105">
      <w:pPr>
        <w:pStyle w:val="pxs"/>
        <w:spacing w:before="180"/>
        <w:rPr>
          <w:sz w:val="27"/>
          <w:szCs w:val="27"/>
        </w:rPr>
      </w:pPr>
      <w:r>
        <w:rPr>
          <w:sz w:val="27"/>
          <w:szCs w:val="27"/>
        </w:rPr>
        <w:t>10:15. Judgment</w:t>
      </w:r>
      <w:r>
        <w:rPr>
          <w:rStyle w:val="pxsep"/>
        </w:rPr>
        <w:t xml:space="preserve">-- </w:t>
      </w:r>
      <w:r>
        <w:rPr>
          <w:sz w:val="27"/>
          <w:szCs w:val="27"/>
        </w:rPr>
        <w:t>Default, damages, including prejudgment interest and attorney fees</w:t>
      </w:r>
    </w:p>
    <w:p w14:paraId="37392A47" w14:textId="77777777" w:rsidR="00FD3105" w:rsidRDefault="00FD3105">
      <w:pPr>
        <w:pStyle w:val="pxov"/>
        <w:rPr>
          <w:vanish/>
        </w:rPr>
      </w:pPr>
      <w:r>
        <w:rPr>
          <w:vanish/>
        </w:rPr>
        <w:t>FMS</w:t>
      </w:r>
    </w:p>
    <w:p w14:paraId="2717B4C5" w14:textId="77777777" w:rsidR="00FD3105" w:rsidRDefault="00FD3105">
      <w:pPr>
        <w:pStyle w:val="pxov"/>
        <w:rPr>
          <w:vanish/>
        </w:rPr>
      </w:pPr>
      <w:r>
        <w:rPr>
          <w:vanish/>
        </w:rPr>
        <w:t>EPR</w:t>
      </w:r>
    </w:p>
    <w:p w14:paraId="537EAE46" w14:textId="77777777" w:rsidR="00FD3105" w:rsidRDefault="00FD3105">
      <w:pPr>
        <w:pStyle w:val="pxov"/>
        <w:rPr>
          <w:vanish/>
        </w:rPr>
      </w:pPr>
      <w:r>
        <w:rPr>
          <w:vanish/>
        </w:rPr>
        <w:t>EAF</w:t>
      </w:r>
    </w:p>
    <w:p w14:paraId="3DF0A2EC" w14:textId="77777777" w:rsidR="00FD3105" w:rsidRDefault="00FD3105">
      <w:pPr>
        <w:pStyle w:val="pxov"/>
        <w:rPr>
          <w:vanish/>
        </w:rPr>
      </w:pPr>
      <w:r>
        <w:rPr>
          <w:vanish/>
        </w:rPr>
        <w:t>LCV</w:t>
      </w:r>
    </w:p>
    <w:p w14:paraId="53A71C5D" w14:textId="77777777" w:rsidR="00FD3105" w:rsidRDefault="00FD3105">
      <w:pPr>
        <w:pStyle w:val="pxov"/>
        <w:rPr>
          <w:vanish/>
        </w:rPr>
      </w:pPr>
      <w:r>
        <w:rPr>
          <w:vanish/>
        </w:rPr>
        <w:t>LSC</w:t>
      </w:r>
    </w:p>
    <w:p w14:paraId="4CF7F373" w14:textId="77777777" w:rsidR="00FD3105" w:rsidRDefault="00FD3105">
      <w:pPr>
        <w:pStyle w:val="pxov"/>
        <w:rPr>
          <w:vanish/>
        </w:rPr>
      </w:pPr>
      <w:r>
        <w:rPr>
          <w:vanish/>
        </w:rPr>
        <w:t>LS7</w:t>
      </w:r>
    </w:p>
    <w:p w14:paraId="5F43708C" w14:textId="77777777" w:rsidR="00FD3105" w:rsidRDefault="00FD3105">
      <w:pPr>
        <w:pStyle w:val="pxov"/>
        <w:rPr>
          <w:vanish/>
        </w:rPr>
      </w:pPr>
      <w:r>
        <w:rPr>
          <w:vanish/>
        </w:rPr>
        <w:t>FCV</w:t>
      </w:r>
    </w:p>
    <w:p w14:paraId="394188AC" w14:textId="77777777" w:rsidR="00FD3105" w:rsidRDefault="00FD3105">
      <w:pPr>
        <w:pStyle w:val="pxov"/>
        <w:rPr>
          <w:vanish/>
        </w:rPr>
      </w:pPr>
      <w:r>
        <w:rPr>
          <w:vanish/>
        </w:rPr>
        <w:t>FLG</w:t>
      </w:r>
    </w:p>
    <w:p w14:paraId="2224F1D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form.fid="I6cb3ea409fed11dfbf230000837214a9"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E5ED09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tbl.ident="I03E2GD"</w:instrText>
      </w:r>
      <w:r>
        <w:fldChar w:fldCharType="end"/>
      </w:r>
      <w:r>
        <w:fldChar w:fldCharType="begin"/>
      </w:r>
      <w:r>
        <w:instrText>tbl.uuid="I049OLQ"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67645D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262407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E4FFCA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D9B9FC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64E6A3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94DABC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5C44DF8" w14:textId="77777777">
        <w:tc>
          <w:tcPr>
            <w:tcW w:w="2160" w:type="dxa"/>
            <w:tcBorders>
              <w:top w:val="nil"/>
              <w:left w:val="nil"/>
              <w:bottom w:val="nil"/>
              <w:right w:val="nil"/>
            </w:tcBorders>
          </w:tcPr>
          <w:p w14:paraId="53C4BFE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E03A28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C7E7D5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9C49B5" w14:textId="77777777" w:rsidR="00FD3105" w:rsidRDefault="00FD3105"/>
        </w:tc>
      </w:tr>
      <w:tr w:rsidR="00FD3105" w14:paraId="194D2972" w14:textId="77777777">
        <w:tc>
          <w:tcPr>
            <w:tcW w:w="2160" w:type="dxa"/>
            <w:tcBorders>
              <w:top w:val="nil"/>
              <w:left w:val="nil"/>
              <w:bottom w:val="nil"/>
              <w:right w:val="nil"/>
            </w:tcBorders>
          </w:tcPr>
          <w:p w14:paraId="56EFD2D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977B72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0BB20F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5ECD24F" w14:textId="77777777" w:rsidR="00FD3105" w:rsidRDefault="00FD3105"/>
        </w:tc>
      </w:tr>
      <w:tr w:rsidR="00FD3105" w14:paraId="3619B1B7" w14:textId="77777777">
        <w:tc>
          <w:tcPr>
            <w:tcW w:w="2160" w:type="dxa"/>
            <w:tcBorders>
              <w:top w:val="nil"/>
              <w:left w:val="nil"/>
              <w:bottom w:val="nil"/>
              <w:right w:val="nil"/>
            </w:tcBorders>
          </w:tcPr>
          <w:p w14:paraId="403BC0E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F64F4A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F0A791E" w14:textId="77777777" w:rsidR="00FD3105" w:rsidRDefault="00FD3105"/>
        </w:tc>
        <w:tc>
          <w:tcPr>
            <w:tcW w:w="2160" w:type="dxa"/>
            <w:tcBorders>
              <w:top w:val="nil"/>
              <w:left w:val="nil"/>
              <w:bottom w:val="nil"/>
              <w:right w:val="nil"/>
            </w:tcBorders>
          </w:tcPr>
          <w:p w14:paraId="7FD5548D" w14:textId="77777777" w:rsidR="00FD3105" w:rsidRDefault="00FD3105"/>
        </w:tc>
      </w:tr>
      <w:tr w:rsidR="00FD3105" w14:paraId="4DD2BAE3" w14:textId="77777777">
        <w:tc>
          <w:tcPr>
            <w:tcW w:w="2160" w:type="dxa"/>
            <w:tcBorders>
              <w:top w:val="nil"/>
              <w:left w:val="nil"/>
              <w:bottom w:val="nil"/>
              <w:right w:val="nil"/>
            </w:tcBorders>
          </w:tcPr>
          <w:p w14:paraId="12C3832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w:instrText>
            </w:r>
            <w:r>
              <w:rPr>
                <w:rStyle w:val="pxrowentry"/>
              </w:rPr>
              <w:lastRenderedPageBreak/>
              <w:instrText>"2"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18A9E65"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p>
        </w:tc>
        <w:tc>
          <w:tcPr>
            <w:tcW w:w="2160" w:type="dxa"/>
            <w:tcBorders>
              <w:top w:val="nil"/>
              <w:left w:val="nil"/>
              <w:bottom w:val="nil"/>
              <w:right w:val="nil"/>
            </w:tcBorders>
          </w:tcPr>
          <w:p w14:paraId="6DEB69DF" w14:textId="77777777" w:rsidR="00FD3105" w:rsidRDefault="00FD3105"/>
        </w:tc>
        <w:tc>
          <w:tcPr>
            <w:tcW w:w="2160" w:type="dxa"/>
            <w:tcBorders>
              <w:top w:val="nil"/>
              <w:left w:val="nil"/>
              <w:bottom w:val="nil"/>
              <w:right w:val="nil"/>
            </w:tcBorders>
          </w:tcPr>
          <w:p w14:paraId="7B49807A" w14:textId="77777777" w:rsidR="00FD3105" w:rsidRDefault="00FD3105"/>
        </w:tc>
      </w:tr>
      <w:tr w:rsidR="00FD3105" w14:paraId="13C34776" w14:textId="77777777">
        <w:tc>
          <w:tcPr>
            <w:tcW w:w="2160" w:type="dxa"/>
            <w:tcBorders>
              <w:top w:val="nil"/>
              <w:left w:val="nil"/>
              <w:bottom w:val="nil"/>
              <w:right w:val="nil"/>
            </w:tcBorders>
          </w:tcPr>
          <w:p w14:paraId="285865F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24C83D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C6B3B3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8CB2125" w14:textId="77777777" w:rsidR="00FD3105" w:rsidRDefault="00FD3105"/>
        </w:tc>
      </w:tr>
    </w:tbl>
    <w:p w14:paraId="45992420" w14:textId="77777777" w:rsidR="00FD3105" w:rsidRDefault="00FD3105">
      <w:pPr>
        <w:pStyle w:val="pxtbody"/>
      </w:pPr>
    </w:p>
    <w:p w14:paraId="1F0BCA8D" w14:textId="77777777" w:rsidR="00FD3105" w:rsidRDefault="00FD3105"/>
    <w:p w14:paraId="22663E6B" w14:textId="77777777" w:rsidR="00FD3105" w:rsidRDefault="00FD3105">
      <w:pPr>
        <w:pStyle w:val="pxformhac"/>
        <w:spacing w:before="180"/>
        <w:jc w:val="center"/>
      </w:pPr>
      <w:r>
        <w:t xml:space="preserve">FINAL JUDGMENT </w:t>
      </w:r>
    </w:p>
    <w:p w14:paraId="4775556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This action was heard after entry of default against defendant and the court finds that plaintiff's attorney has reasonably expended </w:t>
      </w:r>
      <w:r>
        <w:rPr>
          <w:rStyle w:val="pxfinstr"/>
          <w:i/>
          <w:iCs/>
        </w:rPr>
        <w:t>[number of hours]</w:t>
      </w:r>
      <w:r>
        <w:t xml:space="preserve"> hours in representing plaintiff in this action and that $</w:t>
      </w:r>
      <w:r>
        <w:rPr>
          <w:rStyle w:val="pxfinstr"/>
          <w:i/>
          <w:iCs/>
        </w:rPr>
        <w:t>[dollar amount of hourly rate of attorney's fees]</w:t>
      </w:r>
      <w:r>
        <w:t xml:space="preserve"> is a reasonable hourly rate for the services</w:t>
      </w:r>
      <w:ins w:id="55" w:author="Debra M. Salisbury" w:date="2024-02-19T22:10:00Z">
        <w:r w:rsidR="00F747DF">
          <w:t xml:space="preserve"> and the services rendered were reasonable under the facts of this case</w:t>
        </w:r>
      </w:ins>
      <w:r>
        <w:t xml:space="preserve"> so</w:t>
      </w:r>
    </w:p>
    <w:p w14:paraId="7B59412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on principal, $</w:t>
      </w:r>
      <w:r>
        <w:rPr>
          <w:rStyle w:val="pxfinstr"/>
          <w:i/>
          <w:iCs/>
        </w:rPr>
        <w:t>[dollar amount of interest]</w:t>
      </w:r>
      <w:r>
        <w:t xml:space="preserve"> for interest to the date of this judgment, $</w:t>
      </w:r>
      <w:r>
        <w:rPr>
          <w:rStyle w:val="pxfinstr"/>
          <w:i/>
          <w:iCs/>
        </w:rPr>
        <w:t>[dollar amount of attorney's fees]</w:t>
      </w:r>
      <w:r>
        <w:t xml:space="preserve"> for attorney fees, with costs in the sum of $</w:t>
      </w:r>
      <w:r>
        <w:rPr>
          <w:rStyle w:val="pxfinstr"/>
          <w:i/>
          <w:iCs/>
        </w:rPr>
        <w:t>[dollar amount of costs]</w:t>
      </w:r>
      <w:r>
        <w:t>, making a total of $</w:t>
      </w:r>
      <w:r>
        <w:rPr>
          <w:rStyle w:val="pxfinstr"/>
          <w:i/>
          <w:iCs/>
        </w:rPr>
        <w:t>[dollar amount of judgment]</w:t>
      </w:r>
      <w:r>
        <w:t>, that shall bear interest at the rate prescribed by law, for which let execution issue forthwith.</w:t>
      </w:r>
    </w:p>
    <w:p w14:paraId="2A2569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ORDERED at </w:t>
      </w:r>
      <w:r>
        <w:rPr>
          <w:rStyle w:val="pxfinstr"/>
          <w:i/>
          <w:iCs/>
        </w:rPr>
        <w:t>[name of city]</w:t>
      </w:r>
      <w:r>
        <w:t xml:space="preserve">, Florida on </w:t>
      </w:r>
      <w:r>
        <w:rPr>
          <w:rStyle w:val="pxfinstr"/>
          <w:i/>
          <w:iCs/>
        </w:rPr>
        <w:t>[date of order]</w:t>
      </w:r>
      <w:r>
        <w:t>.</w:t>
      </w:r>
    </w:p>
    <w:p w14:paraId="785FA2E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7F9D7F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6DE89A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2548A1C"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tbl.uuid="I03G3AX"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043535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1E07A6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BC5C1A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CA2E88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A18065D" w14:textId="77777777">
        <w:tc>
          <w:tcPr>
            <w:tcW w:w="4320" w:type="dxa"/>
            <w:tcBorders>
              <w:top w:val="nil"/>
              <w:left w:val="nil"/>
              <w:bottom w:val="nil"/>
              <w:right w:val="nil"/>
            </w:tcBorders>
          </w:tcPr>
          <w:p w14:paraId="00BF5A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7F0C08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06B90FFB" w14:textId="77777777" w:rsidR="00FD3105" w:rsidRDefault="00FD3105">
      <w:pPr>
        <w:pStyle w:val="pxtbody"/>
      </w:pPr>
    </w:p>
    <w:p w14:paraId="04A6BCC5" w14:textId="77777777" w:rsidR="00FD3105" w:rsidRDefault="00FD3105"/>
    <w:p w14:paraId="0BA487F8" w14:textId="77777777" w:rsidR="00FD3105" w:rsidRDefault="00FD3105">
      <w:pPr>
        <w:pStyle w:val="pxcomnt"/>
      </w:pPr>
    </w:p>
    <w:p w14:paraId="4200E3A0" w14:textId="77777777" w:rsidR="00FD3105" w:rsidRDefault="00FD3105">
      <w:pPr>
        <w:pStyle w:val="pxhac"/>
        <w:spacing w:before="180"/>
        <w:jc w:val="center"/>
      </w:pPr>
      <w:r>
        <w:rPr>
          <w:rStyle w:val="pxb"/>
          <w:b/>
          <w:bCs/>
        </w:rPr>
        <w:t>Author's Comment</w:t>
      </w:r>
    </w:p>
    <w:p w14:paraId="3729433F" w14:textId="77777777" w:rsidR="00F747DF" w:rsidRDefault="00FD3105" w:rsidP="00F747DF">
      <w:pPr>
        <w:pStyle w:val="pxp"/>
        <w:rPr>
          <w:ins w:id="56" w:author="Debra M. Salisbury" w:date="2024-02-19T22:11: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See </w:t>
      </w:r>
      <w:r>
        <w:rPr>
          <w:rStyle w:val="pxst"/>
          <w:color w:val="FF0000"/>
          <w:sz w:val="20"/>
          <w:szCs w:val="20"/>
          <w:vertAlign w:val="superscript"/>
        </w:rPr>
        <w:lastRenderedPageBreak/>
        <w:t>►</w:t>
      </w:r>
      <w:r>
        <w:rPr>
          <w:rStyle w:val="pxst"/>
        </w:rPr>
        <w:fldChar w:fldCharType="begin"/>
      </w:r>
      <w:r>
        <w:rPr>
          <w:rStyle w:val="pxst"/>
        </w:rPr>
        <w:instrText>st.ref.id="I04BQJR"</w:instrText>
      </w:r>
      <w:r>
        <w:rPr>
          <w:rStyle w:val="pxst"/>
        </w:rPr>
        <w:fldChar w:fldCharType="end"/>
      </w:r>
      <w:r>
        <w:rPr>
          <w:rStyle w:val="pxst"/>
        </w:rPr>
        <w:t>Fla. R. Civ. P. Form 1.988(b)</w:t>
      </w:r>
      <w:r>
        <w:t xml:space="preserve">. The address and Social Security number of the defendant are omitted because most often they are not known. If known, the address and last four digits of the Social Security number must be inserted. See </w:t>
      </w:r>
      <w:r>
        <w:rPr>
          <w:rStyle w:val="pxx"/>
          <w:color w:val="FF0000"/>
          <w:sz w:val="20"/>
          <w:szCs w:val="20"/>
          <w:vertAlign w:val="superscript"/>
        </w:rPr>
        <w:t>►</w:t>
      </w:r>
      <w:r>
        <w:rPr>
          <w:rStyle w:val="pxx"/>
        </w:rPr>
        <w:fldChar w:fldCharType="begin"/>
      </w:r>
      <w:r>
        <w:rPr>
          <w:rStyle w:val="pxx"/>
        </w:rPr>
        <w:instrText>x.ref.id="I05RJPN"</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ins w:id="57" w:author="Debra M. Salisbury" w:date="2024-02-19T22:11:00Z">
        <w:r w:rsidR="00F747DF" w:rsidRPr="00F747DF">
          <w:t xml:space="preserve"> </w:t>
        </w:r>
        <w:r w:rsidR="00F747DF">
          <w:t>. If the Plaintiff owes the attorney for the services rendered, consideration should be given to including language that payment is to be made directly to the lawyer and failure of the defendant to pay said funds shall also be actionable by the lawyer.</w:t>
        </w:r>
      </w:ins>
    </w:p>
    <w:p w14:paraId="4505A4B9" w14:textId="77777777" w:rsidR="00FD3105" w:rsidRDefault="00FD3105">
      <w:pPr>
        <w:pStyle w:val="pxp"/>
      </w:pPr>
    </w:p>
    <w:p w14:paraId="048D2913" w14:textId="77777777" w:rsidR="00FD3105" w:rsidRDefault="00FD3105">
      <w:pPr>
        <w:pStyle w:val="pxs"/>
        <w:spacing w:before="180"/>
        <w:rPr>
          <w:sz w:val="27"/>
          <w:szCs w:val="27"/>
        </w:rPr>
      </w:pPr>
      <w:r>
        <w:rPr>
          <w:sz w:val="27"/>
          <w:szCs w:val="27"/>
        </w:rPr>
        <w:t>10:16. Judgment</w:t>
      </w:r>
      <w:r>
        <w:rPr>
          <w:rStyle w:val="pxsep"/>
        </w:rPr>
        <w:t xml:space="preserve">-- </w:t>
      </w:r>
      <w:r>
        <w:rPr>
          <w:sz w:val="27"/>
          <w:szCs w:val="27"/>
        </w:rPr>
        <w:t>Default, damages, no prejudgment interest or attorney fees</w:t>
      </w:r>
    </w:p>
    <w:p w14:paraId="366D658A" w14:textId="77777777" w:rsidR="00FD3105" w:rsidRDefault="00FD3105">
      <w:pPr>
        <w:pStyle w:val="pxcomnt"/>
      </w:pPr>
    </w:p>
    <w:p w14:paraId="1DDD3C59" w14:textId="77777777" w:rsidR="00FD3105" w:rsidRDefault="00FD3105">
      <w:pPr>
        <w:pStyle w:val="pxhac"/>
        <w:spacing w:before="180"/>
        <w:jc w:val="center"/>
      </w:pPr>
      <w:r>
        <w:rPr>
          <w:rStyle w:val="pxb"/>
          <w:b/>
          <w:bCs/>
        </w:rPr>
        <w:t>Author's Comment</w:t>
      </w:r>
    </w:p>
    <w:p w14:paraId="4B60D44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p.ct.id="3d29be30775711ee8e1ba9ecff0bf883|16|10:16"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st.ref.id="I04BQJO"</w:instrText>
      </w:r>
      <w:r>
        <w:rPr>
          <w:rStyle w:val="pxst"/>
        </w:rPr>
        <w:fldChar w:fldCharType="end"/>
      </w:r>
      <w:r>
        <w:rPr>
          <w:rStyle w:val="pxst"/>
        </w:rPr>
        <w:t>Fla. R. Civ. P. Form 1.988</w:t>
      </w:r>
      <w:ins w:id="58" w:author="Debra M. Salisbury" w:date="2024-02-19T22:15:00Z">
        <w:r w:rsidR="00F747DF">
          <w:rPr>
            <w:rStyle w:val="pxst"/>
          </w:rPr>
          <w:t xml:space="preserve"> </w:t>
        </w:r>
      </w:ins>
      <w:r>
        <w:rPr>
          <w:rStyle w:val="pxst"/>
        </w:rPr>
        <w:t>(a)</w:t>
      </w:r>
      <w:r>
        <w:t xml:space="preserve">; </w:t>
      </w:r>
      <w:r>
        <w:rPr>
          <w:rStyle w:val="pxx"/>
          <w:color w:val="FF0000"/>
          <w:sz w:val="20"/>
          <w:szCs w:val="20"/>
          <w:vertAlign w:val="superscript"/>
        </w:rPr>
        <w:t>►</w:t>
      </w:r>
      <w:r>
        <w:rPr>
          <w:rStyle w:val="pxx"/>
        </w:rPr>
        <w:fldChar w:fldCharType="begin"/>
      </w:r>
      <w:r>
        <w:rPr>
          <w:rStyle w:val="pxx"/>
        </w:rPr>
        <w:instrText>x.ref.id="I02KOFP"</w:instrText>
      </w:r>
      <w:r>
        <w:rPr>
          <w:rStyle w:val="pxx"/>
        </w:rPr>
        <w:fldChar w:fldCharType="end"/>
      </w:r>
      <w:r>
        <w:rPr>
          <w:rStyle w:val="pxx"/>
          <w:vanish/>
        </w:rPr>
        <w:t>&amp;s;</w:t>
      </w:r>
      <w:r>
        <w:rPr>
          <w:rStyle w:val="pxvis"/>
          <w:rFonts w:ascii="Times NewRoman" w:hAnsi="Times NewRoman"/>
          <w:b w:val="0"/>
          <w:sz w:val="24"/>
        </w:rPr>
        <w:t>§</w:t>
      </w:r>
      <w:r>
        <w:rPr>
          <w:rStyle w:val="pxx"/>
        </w:rPr>
        <w:t>10:13</w:t>
      </w:r>
      <w:r>
        <w:t xml:space="preserve">, Comment; </w:t>
      </w:r>
      <w:r>
        <w:rPr>
          <w:rStyle w:val="pxx"/>
          <w:color w:val="FF0000"/>
          <w:sz w:val="20"/>
          <w:szCs w:val="20"/>
          <w:vertAlign w:val="superscript"/>
        </w:rPr>
        <w:t>►</w:t>
      </w:r>
      <w:r>
        <w:rPr>
          <w:rStyle w:val="pxx"/>
        </w:rPr>
        <w:fldChar w:fldCharType="begin"/>
      </w:r>
      <w:r>
        <w:rPr>
          <w:rStyle w:val="pxx"/>
        </w:rPr>
        <w:instrText>x.ref.id="I02T7SO"</w:instrText>
      </w:r>
      <w:r>
        <w:rPr>
          <w:rStyle w:val="pxx"/>
        </w:rPr>
        <w:fldChar w:fldCharType="end"/>
      </w:r>
      <w:r>
        <w:rPr>
          <w:rStyle w:val="pxx"/>
          <w:vanish/>
        </w:rPr>
        <w:t>&amp;s;</w:t>
      </w:r>
      <w:r>
        <w:rPr>
          <w:rStyle w:val="pxvis"/>
          <w:rFonts w:ascii="Times NewRoman" w:hAnsi="Times NewRoman"/>
          <w:b w:val="0"/>
          <w:sz w:val="24"/>
        </w:rPr>
        <w:t>§</w:t>
      </w:r>
      <w:r>
        <w:rPr>
          <w:rStyle w:val="pxx"/>
        </w:rPr>
        <w:t>10:15</w:t>
      </w:r>
      <w:r>
        <w:t>, Comment. The address and the last four digits of the Social Security number for the defendant are omitted because generally when default occurs these are not known to the plaintiff.</w:t>
      </w:r>
    </w:p>
    <w:p w14:paraId="5CBDBA75" w14:textId="77777777" w:rsidR="00FD3105" w:rsidRDefault="00FD3105">
      <w:pPr>
        <w:pStyle w:val="pxs"/>
        <w:spacing w:before="180"/>
        <w:rPr>
          <w:sz w:val="27"/>
          <w:szCs w:val="27"/>
        </w:rPr>
      </w:pPr>
      <w:r>
        <w:rPr>
          <w:sz w:val="27"/>
          <w:szCs w:val="27"/>
        </w:rPr>
        <w:t>10:17. Judgment</w:t>
      </w:r>
      <w:r>
        <w:rPr>
          <w:rStyle w:val="pxsep"/>
        </w:rPr>
        <w:t xml:space="preserve">-- </w:t>
      </w:r>
      <w:r>
        <w:rPr>
          <w:sz w:val="27"/>
          <w:szCs w:val="27"/>
        </w:rPr>
        <w:t>Deficiency judgment</w:t>
      </w:r>
    </w:p>
    <w:p w14:paraId="75A6F996" w14:textId="77777777" w:rsidR="00FD3105" w:rsidRDefault="00FD3105">
      <w:pPr>
        <w:pStyle w:val="pxov"/>
        <w:rPr>
          <w:vanish/>
        </w:rPr>
      </w:pPr>
      <w:r>
        <w:rPr>
          <w:vanish/>
        </w:rPr>
        <w:t>FMS</w:t>
      </w:r>
    </w:p>
    <w:p w14:paraId="21C1DC97" w14:textId="77777777" w:rsidR="00FD3105" w:rsidRDefault="00FD3105">
      <w:pPr>
        <w:pStyle w:val="pxov"/>
        <w:rPr>
          <w:vanish/>
        </w:rPr>
      </w:pPr>
      <w:r>
        <w:rPr>
          <w:vanish/>
        </w:rPr>
        <w:t>LCV</w:t>
      </w:r>
    </w:p>
    <w:p w14:paraId="25385251" w14:textId="77777777" w:rsidR="00FD3105" w:rsidRDefault="00FD3105">
      <w:pPr>
        <w:pStyle w:val="pxov"/>
        <w:rPr>
          <w:vanish/>
        </w:rPr>
      </w:pPr>
      <w:r>
        <w:rPr>
          <w:vanish/>
        </w:rPr>
        <w:t>LSC</w:t>
      </w:r>
    </w:p>
    <w:p w14:paraId="7CBAAF82" w14:textId="77777777" w:rsidR="00FD3105" w:rsidRDefault="00FD3105">
      <w:pPr>
        <w:pStyle w:val="pxov"/>
        <w:rPr>
          <w:vanish/>
        </w:rPr>
      </w:pPr>
      <w:r>
        <w:rPr>
          <w:vanish/>
        </w:rPr>
        <w:t>LS7</w:t>
      </w:r>
    </w:p>
    <w:p w14:paraId="20EC1660" w14:textId="77777777" w:rsidR="00FD3105" w:rsidRDefault="00FD3105">
      <w:pPr>
        <w:pStyle w:val="pxov"/>
        <w:rPr>
          <w:vanish/>
        </w:rPr>
      </w:pPr>
      <w:r>
        <w:rPr>
          <w:vanish/>
        </w:rPr>
        <w:t>FCV</w:t>
      </w:r>
    </w:p>
    <w:p w14:paraId="1C231600" w14:textId="77777777" w:rsidR="00FD3105" w:rsidRDefault="00FD3105">
      <w:pPr>
        <w:pStyle w:val="pxov"/>
        <w:rPr>
          <w:vanish/>
        </w:rPr>
      </w:pPr>
      <w:r>
        <w:rPr>
          <w:vanish/>
        </w:rPr>
        <w:t>FLG</w:t>
      </w:r>
    </w:p>
    <w:p w14:paraId="090FCF8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form.fid="I6cbc27a09fed11dfbf230000837214a9"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E99132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tbl.ident="I048NQ7"</w:instrText>
      </w:r>
      <w:r>
        <w:fldChar w:fldCharType="end"/>
      </w:r>
      <w:r>
        <w:fldChar w:fldCharType="begin"/>
      </w:r>
      <w:r>
        <w:instrText>tbl.uuid="I05CDN9"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17FD5D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03AA44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4BDA44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A53A86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6717B1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A8C409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F08E9D0" w14:textId="77777777">
        <w:tc>
          <w:tcPr>
            <w:tcW w:w="2160" w:type="dxa"/>
            <w:tcBorders>
              <w:top w:val="nil"/>
              <w:left w:val="nil"/>
              <w:bottom w:val="nil"/>
              <w:right w:val="nil"/>
            </w:tcBorders>
          </w:tcPr>
          <w:p w14:paraId="0196471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D31B7E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7684F5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7B893BE" w14:textId="77777777" w:rsidR="00FD3105" w:rsidRDefault="00FD3105"/>
        </w:tc>
      </w:tr>
      <w:tr w:rsidR="00FD3105" w14:paraId="5BB8BE4B" w14:textId="77777777">
        <w:tc>
          <w:tcPr>
            <w:tcW w:w="2160" w:type="dxa"/>
            <w:tcBorders>
              <w:top w:val="nil"/>
              <w:left w:val="nil"/>
              <w:bottom w:val="nil"/>
              <w:right w:val="nil"/>
            </w:tcBorders>
          </w:tcPr>
          <w:p w14:paraId="13FED24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w:instrText>
            </w:r>
            <w:r>
              <w:rPr>
                <w:rStyle w:val="pxrowentry"/>
              </w:rPr>
              <w:lastRenderedPageBreak/>
              <w:instrText>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1D53E5D"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lastRenderedPageBreak/>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CC65072"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p>
        </w:tc>
        <w:tc>
          <w:tcPr>
            <w:tcW w:w="2160" w:type="dxa"/>
            <w:tcBorders>
              <w:top w:val="nil"/>
              <w:left w:val="nil"/>
              <w:bottom w:val="nil"/>
              <w:right w:val="nil"/>
            </w:tcBorders>
          </w:tcPr>
          <w:p w14:paraId="3F091D60" w14:textId="77777777" w:rsidR="00FD3105" w:rsidRDefault="00FD3105"/>
        </w:tc>
      </w:tr>
      <w:tr w:rsidR="00FD3105" w14:paraId="527383AF" w14:textId="77777777">
        <w:tc>
          <w:tcPr>
            <w:tcW w:w="2160" w:type="dxa"/>
            <w:tcBorders>
              <w:top w:val="nil"/>
              <w:left w:val="nil"/>
              <w:bottom w:val="nil"/>
              <w:right w:val="nil"/>
            </w:tcBorders>
          </w:tcPr>
          <w:p w14:paraId="59693BF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52DF16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E920C1A" w14:textId="77777777" w:rsidR="00FD3105" w:rsidRDefault="00FD3105"/>
        </w:tc>
        <w:tc>
          <w:tcPr>
            <w:tcW w:w="2160" w:type="dxa"/>
            <w:tcBorders>
              <w:top w:val="nil"/>
              <w:left w:val="nil"/>
              <w:bottom w:val="nil"/>
              <w:right w:val="nil"/>
            </w:tcBorders>
          </w:tcPr>
          <w:p w14:paraId="03E71093" w14:textId="77777777" w:rsidR="00FD3105" w:rsidRDefault="00FD3105"/>
        </w:tc>
      </w:tr>
      <w:tr w:rsidR="00FD3105" w14:paraId="6BE5AC5C" w14:textId="77777777">
        <w:tc>
          <w:tcPr>
            <w:tcW w:w="2160" w:type="dxa"/>
            <w:tcBorders>
              <w:top w:val="nil"/>
              <w:left w:val="nil"/>
              <w:bottom w:val="nil"/>
              <w:right w:val="nil"/>
            </w:tcBorders>
          </w:tcPr>
          <w:p w14:paraId="348FB7D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88BFF0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C3A687" w14:textId="77777777" w:rsidR="00FD3105" w:rsidRDefault="00FD3105"/>
        </w:tc>
        <w:tc>
          <w:tcPr>
            <w:tcW w:w="2160" w:type="dxa"/>
            <w:tcBorders>
              <w:top w:val="nil"/>
              <w:left w:val="nil"/>
              <w:bottom w:val="nil"/>
              <w:right w:val="nil"/>
            </w:tcBorders>
          </w:tcPr>
          <w:p w14:paraId="55D873F7" w14:textId="77777777" w:rsidR="00FD3105" w:rsidRDefault="00FD3105"/>
        </w:tc>
      </w:tr>
      <w:tr w:rsidR="00FD3105" w14:paraId="433056D8" w14:textId="77777777">
        <w:tc>
          <w:tcPr>
            <w:tcW w:w="2160" w:type="dxa"/>
            <w:tcBorders>
              <w:top w:val="nil"/>
              <w:left w:val="nil"/>
              <w:bottom w:val="nil"/>
              <w:right w:val="nil"/>
            </w:tcBorders>
          </w:tcPr>
          <w:p w14:paraId="6512394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72B924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D97D74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52ABA0D" w14:textId="77777777" w:rsidR="00FD3105" w:rsidRDefault="00FD3105"/>
        </w:tc>
      </w:tr>
    </w:tbl>
    <w:p w14:paraId="3080794E" w14:textId="77777777" w:rsidR="00FD3105" w:rsidRDefault="00FD3105">
      <w:pPr>
        <w:pStyle w:val="pxtbody"/>
      </w:pPr>
    </w:p>
    <w:p w14:paraId="4BBA8133" w14:textId="77777777" w:rsidR="00FD3105" w:rsidRDefault="00FD3105"/>
    <w:p w14:paraId="4CFB4F87" w14:textId="77777777" w:rsidR="00FD3105" w:rsidRDefault="00FD3105">
      <w:pPr>
        <w:pStyle w:val="pxformhac"/>
        <w:spacing w:before="180"/>
        <w:jc w:val="center"/>
      </w:pPr>
      <w:r>
        <w:t xml:space="preserve">FINAL JUDGMENT </w:t>
      </w:r>
    </w:p>
    <w:p w14:paraId="6026CB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This action was heard on plaintiff's motion for a deficiency judgment. On the evidence presented,</w:t>
      </w:r>
    </w:p>
    <w:p w14:paraId="4B5054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 due]</w:t>
      </w:r>
      <w:r>
        <w:t xml:space="preserve"> as the balance due on the final judgment entered in this action, $</w:t>
      </w:r>
      <w:r>
        <w:rPr>
          <w:rStyle w:val="pxfinstr"/>
          <w:i/>
          <w:iCs/>
        </w:rPr>
        <w:t>[dollar amount of interest]</w:t>
      </w:r>
      <w:r>
        <w:t xml:space="preserve"> as interest from the date of the final judgment to the date of this deficiency judgment with costs of $</w:t>
      </w:r>
      <w:r>
        <w:rPr>
          <w:rStyle w:val="pxfinstr"/>
          <w:i/>
          <w:iCs/>
        </w:rPr>
        <w:t>[dollar amount of costs]</w:t>
      </w:r>
      <w:r>
        <w:t>, making a total of $</w:t>
      </w:r>
      <w:r>
        <w:rPr>
          <w:rStyle w:val="pxfinstr"/>
          <w:i/>
          <w:iCs/>
        </w:rPr>
        <w:t>[total dollar amount of judgment due]</w:t>
      </w:r>
      <w:r>
        <w:t>, that shall bear interest at the rate prescribed by law, for which let execution issue forthwith.</w:t>
      </w:r>
    </w:p>
    <w:p w14:paraId="63D7F4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ORDERED at </w:t>
      </w:r>
      <w:r>
        <w:rPr>
          <w:rStyle w:val="pxfinstr"/>
          <w:i/>
          <w:iCs/>
        </w:rPr>
        <w:t>[name of city]</w:t>
      </w:r>
      <w:r>
        <w:t xml:space="preserve">, Florida on </w:t>
      </w:r>
      <w:r>
        <w:rPr>
          <w:rStyle w:val="pxfinstr"/>
          <w:i/>
          <w:iCs/>
        </w:rPr>
        <w:t>[date of order]</w:t>
      </w:r>
      <w:r>
        <w:t>.</w:t>
      </w:r>
    </w:p>
    <w:p w14:paraId="6EC7CC2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1EF47D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3A2BC0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513F44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tbl.ident="I02JH6O"</w:instrText>
      </w:r>
      <w:r>
        <w:fldChar w:fldCharType="end"/>
      </w:r>
      <w:r>
        <w:fldChar w:fldCharType="begin"/>
      </w:r>
      <w:r>
        <w:instrText>tbl.uuid="I06J8LJ"</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98ECD7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66E06C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6060BD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101A00F" w14:textId="77777777" w:rsidR="00FD3105" w:rsidRDefault="00FD3105">
      <w:pPr>
        <w:pStyle w:val="pxcolspec"/>
      </w:pPr>
      <w:r>
        <w:rPr>
          <w:color w:val="FF0000"/>
          <w:sz w:val="20"/>
          <w:szCs w:val="20"/>
          <w:vertAlign w:val="superscript"/>
        </w:rPr>
        <w:lastRenderedPageBreak/>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B44039D" w14:textId="77777777">
        <w:tc>
          <w:tcPr>
            <w:tcW w:w="4320" w:type="dxa"/>
            <w:tcBorders>
              <w:top w:val="nil"/>
              <w:left w:val="nil"/>
              <w:bottom w:val="nil"/>
              <w:right w:val="nil"/>
            </w:tcBorders>
          </w:tcPr>
          <w:p w14:paraId="26662E9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915900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53DF6E4" w14:textId="77777777">
        <w:tc>
          <w:tcPr>
            <w:tcW w:w="4320" w:type="dxa"/>
            <w:tcBorders>
              <w:top w:val="nil"/>
              <w:left w:val="nil"/>
              <w:bottom w:val="nil"/>
              <w:right w:val="nil"/>
            </w:tcBorders>
          </w:tcPr>
          <w:p w14:paraId="4B4B5D0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53D8C5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5356A62" w14:textId="77777777" w:rsidR="00FD3105" w:rsidRDefault="00FD3105">
      <w:pPr>
        <w:pStyle w:val="pxtbody"/>
      </w:pPr>
    </w:p>
    <w:p w14:paraId="1D3F1E7A" w14:textId="77777777" w:rsidR="00FD3105" w:rsidRDefault="00FD3105"/>
    <w:p w14:paraId="1980DEF4" w14:textId="77777777" w:rsidR="00FD3105" w:rsidRDefault="00FD3105">
      <w:pPr>
        <w:pStyle w:val="pxcomnt"/>
      </w:pPr>
    </w:p>
    <w:p w14:paraId="7FF5E5B1" w14:textId="77777777" w:rsidR="00FD3105" w:rsidRDefault="00FD3105">
      <w:pPr>
        <w:pStyle w:val="pxhac"/>
        <w:spacing w:before="180"/>
        <w:jc w:val="center"/>
      </w:pPr>
      <w:r>
        <w:rPr>
          <w:rStyle w:val="pxb"/>
          <w:b/>
          <w:bCs/>
        </w:rPr>
        <w:t>Author's Comment</w:t>
      </w:r>
    </w:p>
    <w:p w14:paraId="1779BA3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A deficiency judgment is a money judgment entered in a foreclosure action. If an attorney fee is given, this form must contain the requirements of </w:t>
      </w:r>
      <w:r>
        <w:rPr>
          <w:rStyle w:val="pxcc"/>
          <w:color w:val="FF0000"/>
          <w:sz w:val="20"/>
          <w:szCs w:val="20"/>
          <w:vertAlign w:val="superscript"/>
        </w:rPr>
        <w:t>►</w:t>
      </w:r>
      <w:r>
        <w:rPr>
          <w:rStyle w:val="pxcc"/>
        </w:rPr>
        <w:fldChar w:fldCharType="begin"/>
      </w:r>
      <w:r>
        <w:rPr>
          <w:rStyle w:val="pxcc"/>
        </w:rPr>
        <w:instrText>cc.ref.id="I06RQ6I"</w:instrText>
      </w:r>
      <w:r>
        <w:rPr>
          <w:rStyle w:val="pxcc"/>
        </w:rPr>
        <w:fldChar w:fldCharType="end"/>
      </w:r>
      <w:r>
        <w:rPr>
          <w:rStyle w:val="pxcc"/>
        </w:rPr>
        <w:t>Florida Patient's Compensation Fund v. Rowe, 472 So. 2d 1145 (Fla. 1985), holding modified by Standard Guar. Ins. Co. v. Quanstrom, 555 So. 2d 828 (Fla. 1990)</w:t>
      </w:r>
      <w:r>
        <w:t xml:space="preserve"> or a reservation of jurisdiction to set the fee. See </w:t>
      </w:r>
      <w:r>
        <w:rPr>
          <w:rStyle w:val="pxx"/>
          <w:color w:val="FF0000"/>
          <w:sz w:val="20"/>
          <w:szCs w:val="20"/>
          <w:vertAlign w:val="superscript"/>
        </w:rPr>
        <w:t>►</w:t>
      </w:r>
      <w:r>
        <w:rPr>
          <w:rStyle w:val="pxx"/>
        </w:rPr>
        <w:fldChar w:fldCharType="begin"/>
      </w:r>
      <w:r>
        <w:rPr>
          <w:rStyle w:val="pxx"/>
        </w:rPr>
        <w:instrText>x.ref.id="I042ERT"</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p>
    <w:p w14:paraId="33E91CF5" w14:textId="77777777" w:rsidR="00FD3105" w:rsidRDefault="00FD3105">
      <w:pPr>
        <w:pStyle w:val="pxs"/>
        <w:spacing w:before="180"/>
        <w:rPr>
          <w:sz w:val="27"/>
          <w:szCs w:val="27"/>
        </w:rPr>
      </w:pPr>
      <w:r>
        <w:rPr>
          <w:sz w:val="27"/>
          <w:szCs w:val="27"/>
        </w:rPr>
        <w:t>10:18. Judgment</w:t>
      </w:r>
      <w:r>
        <w:rPr>
          <w:rStyle w:val="pxsep"/>
        </w:rPr>
        <w:t xml:space="preserve">-- </w:t>
      </w:r>
      <w:r>
        <w:rPr>
          <w:sz w:val="27"/>
          <w:szCs w:val="27"/>
        </w:rPr>
        <w:t>Dismissal, extraordinary writ</w:t>
      </w:r>
    </w:p>
    <w:p w14:paraId="1108A219" w14:textId="77777777" w:rsidR="00FD3105" w:rsidRDefault="00FD3105">
      <w:pPr>
        <w:pStyle w:val="pxov"/>
        <w:rPr>
          <w:vanish/>
        </w:rPr>
      </w:pPr>
      <w:r>
        <w:rPr>
          <w:vanish/>
        </w:rPr>
        <w:t>FMS</w:t>
      </w:r>
    </w:p>
    <w:p w14:paraId="133F4A50" w14:textId="77777777" w:rsidR="00FD3105" w:rsidRDefault="00FD3105">
      <w:pPr>
        <w:pStyle w:val="pxov"/>
        <w:rPr>
          <w:vanish/>
        </w:rPr>
      </w:pPr>
      <w:r>
        <w:rPr>
          <w:vanish/>
        </w:rPr>
        <w:t>LFA</w:t>
      </w:r>
    </w:p>
    <w:p w14:paraId="7E129F7F" w14:textId="77777777" w:rsidR="00FD3105" w:rsidRDefault="00FD3105">
      <w:pPr>
        <w:pStyle w:val="pxov"/>
        <w:rPr>
          <w:vanish/>
        </w:rPr>
      </w:pPr>
      <w:r>
        <w:rPr>
          <w:vanish/>
        </w:rPr>
        <w:t>LEW</w:t>
      </w:r>
    </w:p>
    <w:p w14:paraId="2B7DD36F" w14:textId="77777777" w:rsidR="00FD3105" w:rsidRDefault="00FD3105">
      <w:pPr>
        <w:pStyle w:val="pxov"/>
        <w:rPr>
          <w:vanish/>
        </w:rPr>
      </w:pPr>
      <w:r>
        <w:rPr>
          <w:vanish/>
        </w:rPr>
        <w:t>FCV</w:t>
      </w:r>
    </w:p>
    <w:p w14:paraId="15250C63" w14:textId="77777777" w:rsidR="00FD3105" w:rsidRDefault="00FD3105">
      <w:pPr>
        <w:pStyle w:val="pxov"/>
        <w:rPr>
          <w:vanish/>
        </w:rPr>
      </w:pPr>
      <w:r>
        <w:rPr>
          <w:vanish/>
        </w:rPr>
        <w:t>FLG</w:t>
      </w:r>
    </w:p>
    <w:p w14:paraId="4958FB3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form.fid="I6cc290409fed11dfbf230000837214a9"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5AB6C1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tbl.ident="I04WCDR"</w:instrText>
      </w:r>
      <w:r>
        <w:fldChar w:fldCharType="end"/>
      </w:r>
      <w:r>
        <w:fldChar w:fldCharType="begin"/>
      </w:r>
      <w:r>
        <w:instrText>tbl.uuid="I01J1NY"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C5E7DC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00C29D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DACE75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D33686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3838AD3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15A6F4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417E9E5" w14:textId="77777777">
        <w:tc>
          <w:tcPr>
            <w:tcW w:w="2160" w:type="dxa"/>
            <w:tcBorders>
              <w:top w:val="nil"/>
              <w:left w:val="nil"/>
              <w:bottom w:val="nil"/>
              <w:right w:val="nil"/>
            </w:tcBorders>
          </w:tcPr>
          <w:p w14:paraId="356C9FA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335E35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55F95B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FF52CB" w14:textId="77777777" w:rsidR="00FD3105" w:rsidRDefault="00FD3105"/>
        </w:tc>
      </w:tr>
      <w:tr w:rsidR="00FD3105" w14:paraId="001DF4CF" w14:textId="77777777">
        <w:tc>
          <w:tcPr>
            <w:tcW w:w="2160" w:type="dxa"/>
            <w:tcBorders>
              <w:top w:val="nil"/>
              <w:left w:val="nil"/>
              <w:bottom w:val="nil"/>
              <w:right w:val="nil"/>
            </w:tcBorders>
          </w:tcPr>
          <w:p w14:paraId="6474E03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2CA78A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C83238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DF737A1" w14:textId="77777777" w:rsidR="00FD3105" w:rsidRDefault="00FD3105"/>
        </w:tc>
      </w:tr>
      <w:tr w:rsidR="00FD3105" w14:paraId="2ACC77EE" w14:textId="77777777">
        <w:tc>
          <w:tcPr>
            <w:tcW w:w="2160" w:type="dxa"/>
            <w:tcBorders>
              <w:top w:val="nil"/>
              <w:left w:val="nil"/>
              <w:bottom w:val="nil"/>
              <w:right w:val="nil"/>
            </w:tcBorders>
          </w:tcPr>
          <w:p w14:paraId="18454A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w:instrText>
            </w:r>
            <w:r>
              <w:rPr>
                <w:rStyle w:val="pxrowentry"/>
              </w:rPr>
              <w:lastRenderedPageBreak/>
              <w:instrText>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5384A98"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B928330" w14:textId="77777777" w:rsidR="00FD3105" w:rsidRDefault="00FD3105"/>
        </w:tc>
        <w:tc>
          <w:tcPr>
            <w:tcW w:w="2160" w:type="dxa"/>
            <w:tcBorders>
              <w:top w:val="nil"/>
              <w:left w:val="nil"/>
              <w:bottom w:val="nil"/>
              <w:right w:val="nil"/>
            </w:tcBorders>
          </w:tcPr>
          <w:p w14:paraId="4EBFAFEA" w14:textId="77777777" w:rsidR="00FD3105" w:rsidRDefault="00FD3105"/>
        </w:tc>
      </w:tr>
      <w:tr w:rsidR="00FD3105" w14:paraId="75C03B78" w14:textId="77777777">
        <w:tc>
          <w:tcPr>
            <w:tcW w:w="2160" w:type="dxa"/>
            <w:tcBorders>
              <w:top w:val="nil"/>
              <w:left w:val="nil"/>
              <w:bottom w:val="nil"/>
              <w:right w:val="nil"/>
            </w:tcBorders>
          </w:tcPr>
          <w:p w14:paraId="0121A9B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378E3E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FCB78D2" w14:textId="77777777" w:rsidR="00FD3105" w:rsidRDefault="00FD3105"/>
        </w:tc>
        <w:tc>
          <w:tcPr>
            <w:tcW w:w="2160" w:type="dxa"/>
            <w:tcBorders>
              <w:top w:val="nil"/>
              <w:left w:val="nil"/>
              <w:bottom w:val="nil"/>
              <w:right w:val="nil"/>
            </w:tcBorders>
          </w:tcPr>
          <w:p w14:paraId="4BE6F134" w14:textId="77777777" w:rsidR="00FD3105" w:rsidRDefault="00FD3105"/>
        </w:tc>
      </w:tr>
      <w:tr w:rsidR="00FD3105" w14:paraId="10DD0CB5" w14:textId="77777777">
        <w:tc>
          <w:tcPr>
            <w:tcW w:w="2160" w:type="dxa"/>
            <w:tcBorders>
              <w:top w:val="nil"/>
              <w:left w:val="nil"/>
              <w:bottom w:val="nil"/>
              <w:right w:val="nil"/>
            </w:tcBorders>
          </w:tcPr>
          <w:p w14:paraId="6AB653C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FB96D7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7AA069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0CC837D" w14:textId="77777777" w:rsidR="00FD3105" w:rsidRDefault="00FD3105"/>
        </w:tc>
      </w:tr>
    </w:tbl>
    <w:p w14:paraId="0B3D3B5F" w14:textId="77777777" w:rsidR="00FD3105" w:rsidRDefault="00FD3105">
      <w:pPr>
        <w:pStyle w:val="pxtbody"/>
      </w:pPr>
    </w:p>
    <w:p w14:paraId="471B6728" w14:textId="77777777" w:rsidR="00FD3105" w:rsidRDefault="00FD3105"/>
    <w:p w14:paraId="0151337D" w14:textId="77777777" w:rsidR="00FD3105" w:rsidRDefault="00FD3105">
      <w:pPr>
        <w:pStyle w:val="pxformhac"/>
        <w:spacing w:before="180"/>
        <w:jc w:val="center"/>
      </w:pPr>
      <w:r>
        <w:t xml:space="preserve">FINAL JUDGMENT </w:t>
      </w:r>
    </w:p>
    <w:p w14:paraId="2331009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This action was tried before the court. On the evidence presented</w:t>
      </w:r>
    </w:p>
    <w:p w14:paraId="29F0E4A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IT IS ADJUDGED that this action is dismissed and the peremptory writ is denied; that plaintiff </w:t>
      </w:r>
      <w:r>
        <w:rPr>
          <w:rStyle w:val="pxfinstr"/>
          <w:i/>
          <w:iCs/>
        </w:rPr>
        <w:t>[NAME OF PLAINTIFF]</w:t>
      </w:r>
      <w:r>
        <w:t xml:space="preserve">, whose address is </w:t>
      </w:r>
      <w:r>
        <w:rPr>
          <w:rStyle w:val="pxfinstr"/>
          <w:i/>
          <w:iCs/>
        </w:rPr>
        <w:t>[address of plaintiff]</w:t>
      </w:r>
      <w:r>
        <w:t xml:space="preserve">, takes nothing by this action; that defendant </w:t>
      </w:r>
      <w:r>
        <w:rPr>
          <w:rStyle w:val="pxfinstr"/>
          <w:i/>
          <w:iCs/>
        </w:rPr>
        <w:t>[NAME OF DEFENDANT]</w:t>
      </w:r>
      <w:r>
        <w:t>, goes hence without day and recovers from petitioner costs in the sum of $</w:t>
      </w:r>
      <w:r>
        <w:rPr>
          <w:rStyle w:val="pxfinstr"/>
          <w:i/>
          <w:iCs/>
        </w:rPr>
        <w:t>[dollar amount of costs]</w:t>
      </w:r>
      <w:r>
        <w:t xml:space="preserve"> that shall bear interest at the rate prescribed by law, for which let execution issue forthwith.</w:t>
      </w:r>
    </w:p>
    <w:p w14:paraId="198064F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ORDERED at </w:t>
      </w:r>
      <w:r>
        <w:rPr>
          <w:rStyle w:val="pxfinstr"/>
          <w:i/>
          <w:iCs/>
        </w:rPr>
        <w:t>[name of city]</w:t>
      </w:r>
      <w:r>
        <w:t xml:space="preserve">, Florida on </w:t>
      </w:r>
      <w:r>
        <w:rPr>
          <w:rStyle w:val="pxfinstr"/>
          <w:i/>
          <w:iCs/>
        </w:rPr>
        <w:t>[date of order]</w:t>
      </w:r>
      <w:r>
        <w:t>.</w:t>
      </w:r>
    </w:p>
    <w:p w14:paraId="6DAE6A2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72C2E0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4EDC2F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05C649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tbl.ident="I03E2GJ"</w:instrText>
      </w:r>
      <w:r>
        <w:fldChar w:fldCharType="end"/>
      </w:r>
      <w:r>
        <w:fldChar w:fldCharType="begin"/>
      </w:r>
      <w:r>
        <w:instrText>tbl.uuid="I03HI2L"</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38B511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2B3AD1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203FFE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E7C413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97BD143" w14:textId="77777777">
        <w:tc>
          <w:tcPr>
            <w:tcW w:w="4320" w:type="dxa"/>
            <w:tcBorders>
              <w:top w:val="nil"/>
              <w:left w:val="nil"/>
              <w:bottom w:val="nil"/>
              <w:right w:val="nil"/>
            </w:tcBorders>
          </w:tcPr>
          <w:p w14:paraId="6FDFC49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68578E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67B1B0B" w14:textId="77777777">
        <w:tc>
          <w:tcPr>
            <w:tcW w:w="4320" w:type="dxa"/>
            <w:tcBorders>
              <w:top w:val="nil"/>
              <w:left w:val="nil"/>
              <w:bottom w:val="nil"/>
              <w:right w:val="nil"/>
            </w:tcBorders>
          </w:tcPr>
          <w:p w14:paraId="1E18031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A3B0D5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BC9526F" w14:textId="77777777" w:rsidR="00FD3105" w:rsidRDefault="00FD3105">
      <w:pPr>
        <w:pStyle w:val="pxtbody"/>
      </w:pPr>
    </w:p>
    <w:p w14:paraId="156C3336" w14:textId="77777777" w:rsidR="00FD3105" w:rsidRDefault="00FD3105"/>
    <w:p w14:paraId="72F54BA5" w14:textId="77777777" w:rsidR="00FD3105" w:rsidRDefault="00FD3105">
      <w:pPr>
        <w:pStyle w:val="pxcomnt"/>
      </w:pPr>
    </w:p>
    <w:p w14:paraId="4763FF83" w14:textId="77777777" w:rsidR="00FD3105" w:rsidRDefault="00FD3105">
      <w:pPr>
        <w:pStyle w:val="pxhac"/>
        <w:spacing w:before="180"/>
        <w:jc w:val="center"/>
      </w:pPr>
      <w:r>
        <w:rPr>
          <w:rStyle w:val="pxb"/>
          <w:b/>
          <w:bCs/>
        </w:rPr>
        <w:t>Author's Comment</w:t>
      </w:r>
    </w:p>
    <w:p w14:paraId="624E271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This form is a slightly different version of </w:t>
      </w:r>
      <w:r>
        <w:rPr>
          <w:rStyle w:val="pxst"/>
          <w:color w:val="FF0000"/>
          <w:sz w:val="20"/>
          <w:szCs w:val="20"/>
          <w:vertAlign w:val="superscript"/>
        </w:rPr>
        <w:t>►</w:t>
      </w:r>
      <w:r>
        <w:rPr>
          <w:rStyle w:val="pxst"/>
        </w:rPr>
        <w:fldChar w:fldCharType="begin"/>
      </w:r>
      <w:r>
        <w:rPr>
          <w:rStyle w:val="pxst"/>
        </w:rPr>
        <w:instrText>st.ref.id="I02T7TW"</w:instrText>
      </w:r>
      <w:r>
        <w:rPr>
          <w:rStyle w:val="pxst"/>
        </w:rPr>
        <w:fldChar w:fldCharType="end"/>
      </w:r>
      <w:r>
        <w:rPr>
          <w:rStyle w:val="pxst"/>
        </w:rPr>
        <w:t>Florida Rules of Civil Procedure Form 1.994</w:t>
      </w:r>
      <w:r>
        <w:t xml:space="preserve"> in that it is designed for the dismissal of an extraordinary writ action. This form assumes the alternative writ was issued as required by Rule 1.630(d) or Rule 12.630(d). If the writ is granted the terminology would be </w:t>
      </w:r>
      <w:r>
        <w:rPr>
          <w:vanish/>
        </w:rPr>
        <w:t>&amp;ldquo;</w:t>
      </w:r>
      <w:r>
        <w:rPr>
          <w:rStyle w:val="pxvis"/>
          <w:rFonts w:ascii="Times NewRoman" w:hAnsi="Times NewRoman"/>
          <w:b w:val="0"/>
          <w:sz w:val="24"/>
        </w:rPr>
        <w:t>“</w:t>
      </w:r>
      <w:r>
        <w:t>peremptory writ shall be issued and defendant shall obey it.</w:t>
      </w:r>
      <w:r>
        <w:rPr>
          <w:vanish/>
        </w:rPr>
        <w:t>&amp;rdquo;</w:t>
      </w:r>
      <w:r>
        <w:rPr>
          <w:rStyle w:val="pxvis"/>
          <w:rFonts w:ascii="Times NewRoman" w:hAnsi="Times NewRoman"/>
          <w:b w:val="0"/>
          <w:sz w:val="24"/>
        </w:rPr>
        <w:t>”</w:t>
      </w:r>
      <w:r>
        <w:t xml:space="preserve"> Ordinarily, a defendant in a mandamus action will have no assessable costs. See the exception for certiorari in </w:t>
      </w:r>
      <w:r>
        <w:rPr>
          <w:rStyle w:val="pxx"/>
          <w:color w:val="FF0000"/>
          <w:sz w:val="20"/>
          <w:szCs w:val="20"/>
          <w:vertAlign w:val="superscript"/>
        </w:rPr>
        <w:t>►</w:t>
      </w:r>
      <w:r>
        <w:rPr>
          <w:rStyle w:val="pxx"/>
        </w:rPr>
        <w:fldChar w:fldCharType="begin"/>
      </w:r>
      <w:r>
        <w:rPr>
          <w:rStyle w:val="pxx"/>
        </w:rPr>
        <w:instrText>x.ref.id="I013BJ1"</w:instrText>
      </w:r>
      <w:r>
        <w:rPr>
          <w:rStyle w:val="pxx"/>
        </w:rPr>
        <w:fldChar w:fldCharType="end"/>
      </w:r>
      <w:r>
        <w:rPr>
          <w:rStyle w:val="pxx"/>
        </w:rPr>
        <w:t>section 10:8</w:t>
      </w:r>
      <w:r>
        <w:t xml:space="preserve">. See </w:t>
      </w:r>
      <w:r>
        <w:rPr>
          <w:rStyle w:val="pxcc"/>
          <w:color w:val="FF0000"/>
          <w:sz w:val="20"/>
          <w:szCs w:val="20"/>
          <w:vertAlign w:val="superscript"/>
        </w:rPr>
        <w:t>►</w:t>
      </w:r>
      <w:r>
        <w:rPr>
          <w:rStyle w:val="pxcc"/>
        </w:rPr>
        <w:fldChar w:fldCharType="begin"/>
      </w:r>
      <w:r>
        <w:rPr>
          <w:rStyle w:val="pxcc"/>
        </w:rPr>
        <w:instrText>cc.ref.id="I03TU75"</w:instrText>
      </w:r>
      <w:r>
        <w:rPr>
          <w:rStyle w:val="pxcc"/>
        </w:rPr>
        <w:fldChar w:fldCharType="end"/>
      </w:r>
      <w:r>
        <w:rPr>
          <w:rStyle w:val="pxcc"/>
        </w:rPr>
        <w:t>Fla. R. Civ. P. 1.630</w:t>
      </w:r>
      <w:r>
        <w:t xml:space="preserve">; </w:t>
      </w:r>
      <w:r>
        <w:rPr>
          <w:rStyle w:val="pxcc"/>
          <w:color w:val="FF0000"/>
          <w:sz w:val="20"/>
          <w:szCs w:val="20"/>
          <w:vertAlign w:val="superscript"/>
        </w:rPr>
        <w:t>►</w:t>
      </w:r>
      <w:r>
        <w:rPr>
          <w:rStyle w:val="pxcc"/>
        </w:rPr>
        <w:fldChar w:fldCharType="begin"/>
      </w:r>
      <w:r>
        <w:rPr>
          <w:rStyle w:val="pxcc"/>
        </w:rPr>
        <w:instrText>cc.ref.id="I03WNC1"</w:instrText>
      </w:r>
      <w:r>
        <w:rPr>
          <w:rStyle w:val="pxcc"/>
        </w:rPr>
        <w:fldChar w:fldCharType="end"/>
      </w:r>
      <w:r>
        <w:rPr>
          <w:rStyle w:val="pxcc"/>
        </w:rPr>
        <w:t>Fla. Fam. L. R. P. 12.630</w:t>
      </w:r>
      <w:r>
        <w:t xml:space="preserve">; </w:t>
      </w:r>
      <w:r>
        <w:rPr>
          <w:rStyle w:val="pxst"/>
          <w:color w:val="FF0000"/>
          <w:sz w:val="20"/>
          <w:szCs w:val="20"/>
          <w:vertAlign w:val="superscript"/>
        </w:rPr>
        <w:t>►</w:t>
      </w:r>
      <w:r>
        <w:rPr>
          <w:rStyle w:val="pxst"/>
        </w:rPr>
        <w:fldChar w:fldCharType="begin"/>
      </w:r>
      <w:r>
        <w:rPr>
          <w:rStyle w:val="pxst"/>
        </w:rPr>
        <w:instrText>st.ref.id="I0469QC"</w:instrText>
      </w:r>
      <w:r>
        <w:rPr>
          <w:rStyle w:val="pxst"/>
        </w:rPr>
        <w:fldChar w:fldCharType="end"/>
      </w:r>
      <w:r>
        <w:rPr>
          <w:rStyle w:val="pxst"/>
        </w:rPr>
        <w:t>Fla. R. Gen. Prac. &amp; Jud. Admin. 2.130</w:t>
      </w:r>
      <w:r>
        <w:t>.</w:t>
      </w:r>
    </w:p>
    <w:p w14:paraId="6B3FA4A1" w14:textId="77777777" w:rsidR="00FD3105" w:rsidRDefault="00FD3105">
      <w:pPr>
        <w:pStyle w:val="pxs"/>
        <w:spacing w:before="180"/>
        <w:rPr>
          <w:sz w:val="27"/>
          <w:szCs w:val="27"/>
        </w:rPr>
      </w:pPr>
      <w:r>
        <w:rPr>
          <w:sz w:val="27"/>
          <w:szCs w:val="27"/>
        </w:rPr>
        <w:t>10:19. Judgment</w:t>
      </w:r>
      <w:r>
        <w:rPr>
          <w:rStyle w:val="pxsep"/>
        </w:rPr>
        <w:t xml:space="preserve">-- </w:t>
      </w:r>
      <w:r>
        <w:rPr>
          <w:sz w:val="27"/>
          <w:szCs w:val="27"/>
        </w:rPr>
        <w:t>Dismissal, lack of prosecution</w:t>
      </w:r>
    </w:p>
    <w:p w14:paraId="039BA290" w14:textId="77777777" w:rsidR="00FD3105" w:rsidRDefault="00FD3105">
      <w:pPr>
        <w:pStyle w:val="pxov"/>
        <w:rPr>
          <w:vanish/>
        </w:rPr>
      </w:pPr>
      <w:r>
        <w:rPr>
          <w:vanish/>
        </w:rPr>
        <w:t>FMS</w:t>
      </w:r>
    </w:p>
    <w:p w14:paraId="04B81B59" w14:textId="77777777" w:rsidR="00FD3105" w:rsidRDefault="00FD3105">
      <w:pPr>
        <w:pStyle w:val="pxov"/>
        <w:rPr>
          <w:vanish/>
        </w:rPr>
      </w:pPr>
      <w:r>
        <w:rPr>
          <w:vanish/>
        </w:rPr>
        <w:t>LCV</w:t>
      </w:r>
    </w:p>
    <w:p w14:paraId="25FDDF2E" w14:textId="77777777" w:rsidR="00FD3105" w:rsidRDefault="00FD3105">
      <w:pPr>
        <w:pStyle w:val="pxov"/>
        <w:rPr>
          <w:vanish/>
        </w:rPr>
      </w:pPr>
      <w:r>
        <w:rPr>
          <w:vanish/>
        </w:rPr>
        <w:t>LSC</w:t>
      </w:r>
    </w:p>
    <w:p w14:paraId="1767A3E2" w14:textId="77777777" w:rsidR="00FD3105" w:rsidRDefault="00FD3105">
      <w:pPr>
        <w:pStyle w:val="pxov"/>
        <w:rPr>
          <w:vanish/>
        </w:rPr>
      </w:pPr>
      <w:r>
        <w:rPr>
          <w:vanish/>
        </w:rPr>
        <w:t>LS7</w:t>
      </w:r>
    </w:p>
    <w:p w14:paraId="7E06C31B" w14:textId="77777777" w:rsidR="00FD3105" w:rsidRDefault="00FD3105">
      <w:pPr>
        <w:pStyle w:val="pxov"/>
        <w:rPr>
          <w:vanish/>
        </w:rPr>
      </w:pPr>
      <w:r>
        <w:rPr>
          <w:vanish/>
        </w:rPr>
        <w:t>FCR</w:t>
      </w:r>
    </w:p>
    <w:p w14:paraId="6477D0E0" w14:textId="77777777" w:rsidR="00FD3105" w:rsidRDefault="00FD3105">
      <w:pPr>
        <w:pStyle w:val="pxov"/>
        <w:rPr>
          <w:vanish/>
        </w:rPr>
      </w:pPr>
      <w:r>
        <w:rPr>
          <w:vanish/>
        </w:rPr>
        <w:t>FLG</w:t>
      </w:r>
    </w:p>
    <w:p w14:paraId="63951B2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form.fid="I7abc71c09fed11dfbf230000837214a9"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A3EC78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tbl.ident="I041R3X"</w:instrText>
      </w:r>
      <w:r>
        <w:fldChar w:fldCharType="end"/>
      </w:r>
      <w:r>
        <w:fldChar w:fldCharType="begin"/>
      </w:r>
      <w:r>
        <w:instrText>tbl.uuid="I033F0C"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57A9B7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BAB920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00EEAC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752411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997026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144832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6739267" w14:textId="77777777">
        <w:tc>
          <w:tcPr>
            <w:tcW w:w="2160" w:type="dxa"/>
            <w:tcBorders>
              <w:top w:val="nil"/>
              <w:left w:val="nil"/>
              <w:bottom w:val="nil"/>
              <w:right w:val="nil"/>
            </w:tcBorders>
          </w:tcPr>
          <w:p w14:paraId="4C688FE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264E90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44DA60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1E69875" w14:textId="77777777" w:rsidR="00FD3105" w:rsidRDefault="00FD3105"/>
        </w:tc>
      </w:tr>
      <w:tr w:rsidR="00FD3105" w14:paraId="4132C477" w14:textId="77777777">
        <w:tc>
          <w:tcPr>
            <w:tcW w:w="2160" w:type="dxa"/>
            <w:tcBorders>
              <w:top w:val="nil"/>
              <w:left w:val="nil"/>
              <w:bottom w:val="nil"/>
              <w:right w:val="nil"/>
            </w:tcBorders>
          </w:tcPr>
          <w:p w14:paraId="5AC441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60BDB8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FF2C9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0358B6E" w14:textId="77777777" w:rsidR="00FD3105" w:rsidRDefault="00FD3105"/>
        </w:tc>
      </w:tr>
      <w:tr w:rsidR="00FD3105" w14:paraId="16F848EE" w14:textId="77777777">
        <w:tc>
          <w:tcPr>
            <w:tcW w:w="2160" w:type="dxa"/>
            <w:tcBorders>
              <w:top w:val="nil"/>
              <w:left w:val="nil"/>
              <w:bottom w:val="nil"/>
              <w:right w:val="nil"/>
            </w:tcBorders>
          </w:tcPr>
          <w:p w14:paraId="53A7EA5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lastRenderedPageBreak/>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BD5CEAA"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 xml:space="preserve">[CASE </w:t>
            </w:r>
            <w:r>
              <w:rPr>
                <w:rStyle w:val="pxfinstr"/>
                <w:i/>
                <w:iCs/>
              </w:rPr>
              <w:lastRenderedPageBreak/>
              <w:t>NUMBER]</w:t>
            </w:r>
          </w:p>
        </w:tc>
        <w:tc>
          <w:tcPr>
            <w:tcW w:w="2160" w:type="dxa"/>
            <w:tcBorders>
              <w:top w:val="nil"/>
              <w:left w:val="nil"/>
              <w:bottom w:val="nil"/>
              <w:right w:val="nil"/>
            </w:tcBorders>
          </w:tcPr>
          <w:p w14:paraId="04663F68" w14:textId="77777777" w:rsidR="00FD3105" w:rsidRDefault="00FD3105"/>
        </w:tc>
        <w:tc>
          <w:tcPr>
            <w:tcW w:w="2160" w:type="dxa"/>
            <w:tcBorders>
              <w:top w:val="nil"/>
              <w:left w:val="nil"/>
              <w:bottom w:val="nil"/>
              <w:right w:val="nil"/>
            </w:tcBorders>
          </w:tcPr>
          <w:p w14:paraId="619B1EC5" w14:textId="77777777" w:rsidR="00FD3105" w:rsidRDefault="00FD3105"/>
        </w:tc>
      </w:tr>
      <w:tr w:rsidR="00FD3105" w14:paraId="53A2DF0A" w14:textId="77777777">
        <w:tc>
          <w:tcPr>
            <w:tcW w:w="2160" w:type="dxa"/>
            <w:tcBorders>
              <w:top w:val="nil"/>
              <w:left w:val="nil"/>
              <w:bottom w:val="nil"/>
              <w:right w:val="nil"/>
            </w:tcBorders>
          </w:tcPr>
          <w:p w14:paraId="4E12926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986446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EFA9029" w14:textId="77777777" w:rsidR="00FD3105" w:rsidRDefault="00FD3105"/>
        </w:tc>
        <w:tc>
          <w:tcPr>
            <w:tcW w:w="2160" w:type="dxa"/>
            <w:tcBorders>
              <w:top w:val="nil"/>
              <w:left w:val="nil"/>
              <w:bottom w:val="nil"/>
              <w:right w:val="nil"/>
            </w:tcBorders>
          </w:tcPr>
          <w:p w14:paraId="1D795AF3" w14:textId="77777777" w:rsidR="00FD3105" w:rsidRDefault="00FD3105"/>
        </w:tc>
      </w:tr>
      <w:tr w:rsidR="00FD3105" w14:paraId="43535798" w14:textId="77777777">
        <w:tc>
          <w:tcPr>
            <w:tcW w:w="2160" w:type="dxa"/>
            <w:tcBorders>
              <w:top w:val="nil"/>
              <w:left w:val="nil"/>
              <w:bottom w:val="nil"/>
              <w:right w:val="nil"/>
            </w:tcBorders>
          </w:tcPr>
          <w:p w14:paraId="2A5356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A268A1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38CFBB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2A2318B" w14:textId="77777777" w:rsidR="00FD3105" w:rsidRDefault="00FD3105"/>
        </w:tc>
      </w:tr>
    </w:tbl>
    <w:p w14:paraId="6F54419A" w14:textId="77777777" w:rsidR="00FD3105" w:rsidRDefault="00FD3105">
      <w:pPr>
        <w:pStyle w:val="pxtbody"/>
      </w:pPr>
    </w:p>
    <w:p w14:paraId="0E65938E" w14:textId="77777777" w:rsidR="00FD3105" w:rsidRDefault="00FD3105"/>
    <w:p w14:paraId="69DA638F" w14:textId="77777777" w:rsidR="00FD3105" w:rsidRDefault="00FD3105">
      <w:pPr>
        <w:pStyle w:val="pxformhac"/>
        <w:spacing w:before="180"/>
        <w:jc w:val="center"/>
      </w:pPr>
      <w:r>
        <w:t xml:space="preserve">FINAL JUDGMENT OF DISMISSAL </w:t>
      </w:r>
    </w:p>
    <w:p w14:paraId="7A2A4E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This action was heard on the motion to dismiss for lack of prosecution served by </w:t>
      </w:r>
      <w:r>
        <w:rPr>
          <w:rStyle w:val="pxfinstr"/>
          <w:i/>
          <w:iCs/>
        </w:rPr>
        <w:t>[name of server]</w:t>
      </w:r>
      <w:r>
        <w:t xml:space="preserve">. The court finds that the notice prescribed by </w:t>
      </w:r>
      <w:r>
        <w:rPr>
          <w:rStyle w:val="pxst"/>
          <w:color w:val="FF0000"/>
          <w:sz w:val="20"/>
          <w:szCs w:val="20"/>
          <w:vertAlign w:val="superscript"/>
        </w:rPr>
        <w:t>►</w:t>
      </w:r>
      <w:r>
        <w:rPr>
          <w:rStyle w:val="pxst"/>
        </w:rPr>
        <w:fldChar w:fldCharType="begin"/>
      </w:r>
      <w:r>
        <w:rPr>
          <w:rStyle w:val="pxst"/>
        </w:rPr>
        <w:instrText>st.ref.id="I04BPZO"</w:instrText>
      </w:r>
      <w:r>
        <w:rPr>
          <w:rStyle w:val="pxst"/>
        </w:rPr>
        <w:fldChar w:fldCharType="end"/>
      </w:r>
      <w:r>
        <w:rPr>
          <w:rStyle w:val="pxst"/>
        </w:rPr>
        <w:t>Fla. R. Civ. P. 1.420(e)</w:t>
      </w:r>
      <w:r>
        <w:t xml:space="preserve"> was served on </w:t>
      </w:r>
      <w:r>
        <w:rPr>
          <w:rStyle w:val="pxfinstr"/>
          <w:i/>
          <w:iCs/>
        </w:rPr>
        <w:t>[date of service of notice]</w:t>
      </w:r>
      <w:r>
        <w:t>; there was no record activity during the ten months immediately proceeding service of the notice; there was no record activity during the 60 days immediately following service of the notice; no stay has been issued or approved by the court; and no party has shown good cause why this action should remain pending so</w:t>
      </w:r>
    </w:p>
    <w:p w14:paraId="4421A14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IT IS ADJUDGED that this action is dismissed for lack of prosecution, that plaintiff </w:t>
      </w:r>
      <w:r>
        <w:rPr>
          <w:rStyle w:val="pxfinstr"/>
          <w:i/>
          <w:iCs/>
        </w:rPr>
        <w:t>[NAME OF PLAINTIFF]</w:t>
      </w:r>
      <w:r>
        <w:t xml:space="preserve"> takes nothing by this action and that defendant </w:t>
      </w:r>
      <w:r>
        <w:rPr>
          <w:rStyle w:val="pxfinstr"/>
          <w:i/>
          <w:iCs/>
        </w:rPr>
        <w:t>[NAME OF DEFENDANT]</w:t>
      </w:r>
      <w:r>
        <w:t xml:space="preserve"> go hence without day.</w:t>
      </w:r>
    </w:p>
    <w:p w14:paraId="5933EA0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ORDERED at </w:t>
      </w:r>
      <w:r>
        <w:rPr>
          <w:rStyle w:val="pxfinstr"/>
          <w:i/>
          <w:iCs/>
        </w:rPr>
        <w:t>[name of city]</w:t>
      </w:r>
      <w:r>
        <w:t xml:space="preserve">, Florida on </w:t>
      </w:r>
      <w:r>
        <w:rPr>
          <w:rStyle w:val="pxfinstr"/>
          <w:i/>
          <w:iCs/>
        </w:rPr>
        <w:t>[date of order]</w:t>
      </w:r>
      <w:r>
        <w:t>.</w:t>
      </w:r>
    </w:p>
    <w:p w14:paraId="37A6810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9B021D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50EEF1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8F7828C"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tbl.uuid="I03HRCN"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A58275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2EA702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6DD548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4004FA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5A8B1EA" w14:textId="77777777">
        <w:tc>
          <w:tcPr>
            <w:tcW w:w="4320" w:type="dxa"/>
            <w:tcBorders>
              <w:top w:val="nil"/>
              <w:left w:val="nil"/>
              <w:bottom w:val="nil"/>
              <w:right w:val="nil"/>
            </w:tcBorders>
          </w:tcPr>
          <w:p w14:paraId="5AFD862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B0F512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53BE1DB2" w14:textId="77777777" w:rsidR="00FD3105" w:rsidRDefault="00FD3105">
      <w:pPr>
        <w:pStyle w:val="pxtbody"/>
      </w:pPr>
    </w:p>
    <w:p w14:paraId="3F861EA4" w14:textId="77777777" w:rsidR="00FD3105" w:rsidRDefault="00FD3105"/>
    <w:p w14:paraId="17523F6A" w14:textId="77777777" w:rsidR="00FD3105" w:rsidRDefault="00FD3105">
      <w:pPr>
        <w:pStyle w:val="pxcomnt"/>
      </w:pPr>
    </w:p>
    <w:p w14:paraId="49578413" w14:textId="77777777" w:rsidR="00FD3105" w:rsidRDefault="00FD3105">
      <w:pPr>
        <w:pStyle w:val="pxhac"/>
        <w:spacing w:before="180"/>
        <w:jc w:val="center"/>
      </w:pPr>
      <w:r>
        <w:rPr>
          <w:rStyle w:val="pxb"/>
          <w:b/>
          <w:bCs/>
        </w:rPr>
        <w:lastRenderedPageBreak/>
        <w:t>Author's Comment</w:t>
      </w:r>
    </w:p>
    <w:p w14:paraId="3D729A1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st.ref.id="I04BPZJ"</w:instrText>
      </w:r>
      <w:r>
        <w:rPr>
          <w:rStyle w:val="pxst"/>
        </w:rPr>
        <w:fldChar w:fldCharType="end"/>
      </w:r>
      <w:r>
        <w:rPr>
          <w:rStyle w:val="pxst"/>
        </w:rPr>
        <w:t>Fla. R. Civ. P. Form 1.989</w:t>
      </w:r>
      <w:ins w:id="59" w:author="Debra M. Salisbury" w:date="2024-02-19T22:22:00Z">
        <w:r w:rsidR="001B619A">
          <w:rPr>
            <w:rStyle w:val="pxst"/>
          </w:rPr>
          <w:t xml:space="preserve"> </w:t>
        </w:r>
      </w:ins>
      <w:r>
        <w:rPr>
          <w:rStyle w:val="pxst"/>
        </w:rPr>
        <w:t>(b)</w:t>
      </w:r>
      <w:r>
        <w:t xml:space="preserve">. This form can be used in family actions after changing the caption and party designations. See </w:t>
      </w:r>
      <w:bookmarkStart w:id="60" w:name="_Hlk159273925"/>
      <w:r>
        <w:rPr>
          <w:rStyle w:val="pxst"/>
          <w:color w:val="FF0000"/>
          <w:sz w:val="20"/>
          <w:szCs w:val="20"/>
          <w:vertAlign w:val="superscript"/>
        </w:rPr>
        <w:t>►</w:t>
      </w:r>
      <w:bookmarkEnd w:id="60"/>
      <w:r>
        <w:rPr>
          <w:rStyle w:val="pxst"/>
        </w:rPr>
        <w:fldChar w:fldCharType="begin"/>
      </w:r>
      <w:r>
        <w:rPr>
          <w:rStyle w:val="pxst"/>
        </w:rPr>
        <w:instrText>st.ref.id="I02RGJQ"</w:instrText>
      </w:r>
      <w:r>
        <w:rPr>
          <w:rStyle w:val="pxst"/>
        </w:rPr>
        <w:fldChar w:fldCharType="end"/>
      </w:r>
      <w:r>
        <w:rPr>
          <w:rStyle w:val="pxst"/>
        </w:rPr>
        <w:t>Fla. Fam. L. R. P. 12.420(d)</w:t>
      </w:r>
      <w:r>
        <w:t xml:space="preserve">; </w:t>
      </w:r>
      <w:r>
        <w:rPr>
          <w:rStyle w:val="pxx"/>
          <w:color w:val="FF0000"/>
          <w:sz w:val="20"/>
          <w:szCs w:val="20"/>
          <w:vertAlign w:val="superscript"/>
        </w:rPr>
        <w:t>►</w:t>
      </w:r>
      <w:r>
        <w:rPr>
          <w:rStyle w:val="pxx"/>
        </w:rPr>
        <w:fldChar w:fldCharType="begin"/>
      </w:r>
      <w:r>
        <w:rPr>
          <w:rStyle w:val="pxx"/>
        </w:rPr>
        <w:instrText>x.ref.id="I065DA8"</w:instrText>
      </w:r>
      <w:r>
        <w:rPr>
          <w:rStyle w:val="pxx"/>
        </w:rPr>
        <w:fldChar w:fldCharType="end"/>
      </w:r>
      <w:r>
        <w:rPr>
          <w:rStyle w:val="pxx"/>
          <w:vanish/>
        </w:rPr>
        <w:t>&amp;s;</w:t>
      </w:r>
      <w:r>
        <w:rPr>
          <w:rStyle w:val="pxvis"/>
          <w:rFonts w:ascii="Times NewRoman" w:hAnsi="Times NewRoman"/>
          <w:b w:val="0"/>
          <w:sz w:val="24"/>
        </w:rPr>
        <w:t>§</w:t>
      </w:r>
      <w:r>
        <w:rPr>
          <w:rStyle w:val="pxx"/>
        </w:rPr>
        <w:t>7:6</w:t>
      </w:r>
      <w:ins w:id="61" w:author="Debra M. Salisbury" w:date="2024-04-27T10:10:00Z">
        <w:r w:rsidR="009B55DF">
          <w:rPr>
            <w:rStyle w:val="pxx"/>
          </w:rPr>
          <w:t>8</w:t>
        </w:r>
      </w:ins>
      <w:del w:id="62" w:author="Debra M. Salisbury" w:date="2024-04-27T10:10:00Z">
        <w:r w:rsidDel="009B55DF">
          <w:rPr>
            <w:rStyle w:val="pxx"/>
          </w:rPr>
          <w:delText>7</w:delText>
        </w:r>
      </w:del>
      <w:r>
        <w:t>.</w:t>
      </w:r>
      <w:ins w:id="63" w:author="Debra M. Salisbury" w:date="2024-02-19T22:23:00Z">
        <w:r w:rsidR="001B619A">
          <w:t xml:space="preserve"> See </w:t>
        </w:r>
      </w:ins>
      <w:ins w:id="64" w:author="Debra M. Salisbury" w:date="2024-02-19T22:25:00Z">
        <w:r w:rsidR="0018146E">
          <w:rPr>
            <w:rStyle w:val="pxst"/>
            <w:color w:val="FF0000"/>
            <w:sz w:val="20"/>
            <w:szCs w:val="20"/>
            <w:vertAlign w:val="superscript"/>
          </w:rPr>
          <w:t>►</w:t>
        </w:r>
      </w:ins>
      <w:ins w:id="65" w:author="Debra M. Salisbury" w:date="2024-02-19T22:23:00Z">
        <w:r w:rsidR="001B619A">
          <w:t xml:space="preserve">Trawick’s Florida Practice and Procedure </w:t>
        </w:r>
        <w:r w:rsidR="001B619A">
          <w:rPr>
            <w:rFonts w:ascii="Times New Roman" w:hAnsi="Times New Roman"/>
          </w:rPr>
          <w:t>§</w:t>
        </w:r>
      </w:ins>
      <w:ins w:id="66" w:author="Debra M. Salisbury" w:date="2024-02-19T22:24:00Z">
        <w:r w:rsidR="001B619A">
          <w:rPr>
            <w:rFonts w:ascii="Times New Roman" w:hAnsi="Times New Roman"/>
          </w:rPr>
          <w:t xml:space="preserve"> </w:t>
        </w:r>
        <w:r w:rsidR="001B619A">
          <w:t>21:7.</w:t>
        </w:r>
      </w:ins>
    </w:p>
    <w:p w14:paraId="708DCE8C" w14:textId="77777777" w:rsidR="00FD3105" w:rsidRDefault="00FD3105">
      <w:pPr>
        <w:pStyle w:val="pxs"/>
        <w:spacing w:before="180"/>
        <w:rPr>
          <w:sz w:val="27"/>
          <w:szCs w:val="27"/>
        </w:rPr>
      </w:pPr>
      <w:r>
        <w:rPr>
          <w:sz w:val="27"/>
          <w:szCs w:val="27"/>
        </w:rPr>
        <w:t>10:20. Judgment</w:t>
      </w:r>
      <w:r>
        <w:rPr>
          <w:rStyle w:val="pxsep"/>
        </w:rPr>
        <w:t xml:space="preserve">-- </w:t>
      </w:r>
      <w:r>
        <w:rPr>
          <w:sz w:val="27"/>
          <w:szCs w:val="27"/>
        </w:rPr>
        <w:t>Dismissal, settlement, counterclaim</w:t>
      </w:r>
    </w:p>
    <w:p w14:paraId="0B39D689" w14:textId="77777777" w:rsidR="00FD3105" w:rsidRDefault="00FD3105">
      <w:pPr>
        <w:pStyle w:val="pxov"/>
        <w:rPr>
          <w:vanish/>
        </w:rPr>
      </w:pPr>
      <w:r>
        <w:rPr>
          <w:vanish/>
        </w:rPr>
        <w:t>FMS</w:t>
      </w:r>
    </w:p>
    <w:p w14:paraId="44E7FB0B" w14:textId="77777777" w:rsidR="00FD3105" w:rsidRDefault="00FD3105">
      <w:pPr>
        <w:pStyle w:val="pxov"/>
        <w:rPr>
          <w:vanish/>
        </w:rPr>
      </w:pPr>
      <w:r>
        <w:rPr>
          <w:vanish/>
        </w:rPr>
        <w:t>LCV</w:t>
      </w:r>
    </w:p>
    <w:p w14:paraId="1296B475" w14:textId="77777777" w:rsidR="00FD3105" w:rsidRDefault="00FD3105">
      <w:pPr>
        <w:pStyle w:val="pxov"/>
        <w:rPr>
          <w:vanish/>
        </w:rPr>
      </w:pPr>
      <w:r>
        <w:rPr>
          <w:vanish/>
        </w:rPr>
        <w:t>LSC</w:t>
      </w:r>
    </w:p>
    <w:p w14:paraId="3A95AFB7" w14:textId="77777777" w:rsidR="00FD3105" w:rsidRDefault="00FD3105">
      <w:pPr>
        <w:pStyle w:val="pxov"/>
        <w:rPr>
          <w:vanish/>
        </w:rPr>
      </w:pPr>
      <w:r>
        <w:rPr>
          <w:vanish/>
        </w:rPr>
        <w:t>LS2</w:t>
      </w:r>
    </w:p>
    <w:p w14:paraId="1B82D6B3" w14:textId="77777777" w:rsidR="00FD3105" w:rsidRDefault="00FD3105">
      <w:pPr>
        <w:pStyle w:val="pxov"/>
        <w:rPr>
          <w:vanish/>
        </w:rPr>
      </w:pPr>
      <w:r>
        <w:rPr>
          <w:vanish/>
        </w:rPr>
        <w:t>LS7</w:t>
      </w:r>
    </w:p>
    <w:p w14:paraId="057354FE" w14:textId="77777777" w:rsidR="00FD3105" w:rsidRDefault="00FD3105">
      <w:pPr>
        <w:pStyle w:val="pxov"/>
        <w:rPr>
          <w:vanish/>
        </w:rPr>
      </w:pPr>
      <w:r>
        <w:rPr>
          <w:vanish/>
        </w:rPr>
        <w:t>LS9</w:t>
      </w:r>
    </w:p>
    <w:p w14:paraId="34903E16" w14:textId="77777777" w:rsidR="00FD3105" w:rsidRDefault="00FD3105">
      <w:pPr>
        <w:pStyle w:val="pxov"/>
        <w:rPr>
          <w:vanish/>
        </w:rPr>
      </w:pPr>
      <w:r>
        <w:rPr>
          <w:vanish/>
        </w:rPr>
        <w:t>FCV</w:t>
      </w:r>
    </w:p>
    <w:p w14:paraId="1CAA931B" w14:textId="77777777" w:rsidR="00FD3105" w:rsidRDefault="00FD3105">
      <w:pPr>
        <w:pStyle w:val="pxov"/>
        <w:rPr>
          <w:vanish/>
        </w:rPr>
      </w:pPr>
      <w:r>
        <w:rPr>
          <w:vanish/>
        </w:rPr>
        <w:t>FLG</w:t>
      </w:r>
    </w:p>
    <w:p w14:paraId="56DA46B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form.fid="I7ac153c09fed11dfbf230000837214a9"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ED8383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tbl.ident="I06LIXF"</w:instrText>
      </w:r>
      <w:r>
        <w:fldChar w:fldCharType="end"/>
      </w:r>
      <w:r>
        <w:fldChar w:fldCharType="begin"/>
      </w:r>
      <w:r>
        <w:instrText>tbl.uuid="I02EC3V"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7F09BD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497AAD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981361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D042D1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442184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6A9544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B22D74D" w14:textId="77777777">
        <w:tc>
          <w:tcPr>
            <w:tcW w:w="2160" w:type="dxa"/>
            <w:tcBorders>
              <w:top w:val="nil"/>
              <w:left w:val="nil"/>
              <w:bottom w:val="nil"/>
              <w:right w:val="nil"/>
            </w:tcBorders>
          </w:tcPr>
          <w:p w14:paraId="7911DE8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D930BF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D3E75E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03E8FE2" w14:textId="77777777" w:rsidR="00FD3105" w:rsidRDefault="00FD3105"/>
        </w:tc>
      </w:tr>
      <w:tr w:rsidR="00FD3105" w14:paraId="727395E1" w14:textId="77777777">
        <w:tc>
          <w:tcPr>
            <w:tcW w:w="2160" w:type="dxa"/>
            <w:tcBorders>
              <w:top w:val="nil"/>
              <w:left w:val="nil"/>
              <w:bottom w:val="nil"/>
              <w:right w:val="nil"/>
            </w:tcBorders>
          </w:tcPr>
          <w:p w14:paraId="72AA64B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DE7703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2C9BC6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04CEED8" w14:textId="77777777" w:rsidR="00FD3105" w:rsidRDefault="00FD3105"/>
        </w:tc>
      </w:tr>
      <w:tr w:rsidR="00FD3105" w14:paraId="131DBB21" w14:textId="77777777">
        <w:tc>
          <w:tcPr>
            <w:tcW w:w="2160" w:type="dxa"/>
            <w:tcBorders>
              <w:top w:val="nil"/>
              <w:left w:val="nil"/>
              <w:bottom w:val="nil"/>
              <w:right w:val="nil"/>
            </w:tcBorders>
          </w:tcPr>
          <w:p w14:paraId="5749DF8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8115BE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D001558" w14:textId="77777777" w:rsidR="00FD3105" w:rsidRDefault="00FD3105"/>
        </w:tc>
        <w:tc>
          <w:tcPr>
            <w:tcW w:w="2160" w:type="dxa"/>
            <w:tcBorders>
              <w:top w:val="nil"/>
              <w:left w:val="nil"/>
              <w:bottom w:val="nil"/>
              <w:right w:val="nil"/>
            </w:tcBorders>
          </w:tcPr>
          <w:p w14:paraId="673FBC0A" w14:textId="77777777" w:rsidR="00FD3105" w:rsidRDefault="00FD3105"/>
        </w:tc>
      </w:tr>
      <w:tr w:rsidR="00FD3105" w14:paraId="1E8F5DC5" w14:textId="77777777">
        <w:tc>
          <w:tcPr>
            <w:tcW w:w="2160" w:type="dxa"/>
            <w:tcBorders>
              <w:top w:val="nil"/>
              <w:left w:val="nil"/>
              <w:bottom w:val="nil"/>
              <w:right w:val="nil"/>
            </w:tcBorders>
          </w:tcPr>
          <w:p w14:paraId="76A09F4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w:instrText>
            </w:r>
            <w:r>
              <w:rPr>
                <w:rStyle w:val="pxrowentry"/>
              </w:rPr>
              <w:lastRenderedPageBreak/>
              <w:instrText>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B0A5848"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E989B7" w14:textId="77777777" w:rsidR="00FD3105" w:rsidRDefault="00FD3105"/>
        </w:tc>
        <w:tc>
          <w:tcPr>
            <w:tcW w:w="2160" w:type="dxa"/>
            <w:tcBorders>
              <w:top w:val="nil"/>
              <w:left w:val="nil"/>
              <w:bottom w:val="nil"/>
              <w:right w:val="nil"/>
            </w:tcBorders>
          </w:tcPr>
          <w:p w14:paraId="6854F6DD" w14:textId="77777777" w:rsidR="00FD3105" w:rsidRDefault="00FD3105"/>
        </w:tc>
      </w:tr>
      <w:tr w:rsidR="00FD3105" w14:paraId="5C1622D9" w14:textId="77777777">
        <w:tc>
          <w:tcPr>
            <w:tcW w:w="2160" w:type="dxa"/>
            <w:tcBorders>
              <w:top w:val="nil"/>
              <w:left w:val="nil"/>
              <w:bottom w:val="nil"/>
              <w:right w:val="nil"/>
            </w:tcBorders>
          </w:tcPr>
          <w:p w14:paraId="7D0D0E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8E2FCD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70ADEF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7192E68" w14:textId="77777777" w:rsidR="00FD3105" w:rsidRDefault="00FD3105"/>
        </w:tc>
      </w:tr>
    </w:tbl>
    <w:p w14:paraId="5843BB38" w14:textId="77777777" w:rsidR="00FD3105" w:rsidRDefault="00FD3105">
      <w:pPr>
        <w:pStyle w:val="pxtbody"/>
      </w:pPr>
    </w:p>
    <w:p w14:paraId="39722BC3" w14:textId="77777777" w:rsidR="00FD3105" w:rsidRDefault="00FD3105"/>
    <w:p w14:paraId="6C059833" w14:textId="77777777" w:rsidR="00FD3105" w:rsidRDefault="00FD3105">
      <w:pPr>
        <w:pStyle w:val="pxformhac"/>
        <w:spacing w:before="180"/>
        <w:jc w:val="center"/>
      </w:pPr>
      <w:r>
        <w:t xml:space="preserve">FINAL JUDGMENT OF DISMISSAL </w:t>
      </w:r>
    </w:p>
    <w:p w14:paraId="2DACDDD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This action was heard on the parties' joint motion for dismissal and</w:t>
      </w:r>
    </w:p>
    <w:p w14:paraId="5BC7E1D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IT IS ADJUDGED that:</w:t>
      </w:r>
    </w:p>
    <w:p w14:paraId="1E2EDECD" w14:textId="77777777" w:rsidR="00FD3105" w:rsidRDefault="00FD3105">
      <w:pPr>
        <w:pStyle w:val="pxformfl"/>
        <w:ind w:left="500"/>
      </w:pPr>
      <w:r>
        <w:t xml:space="preserve"> </w:t>
      </w:r>
    </w:p>
    <w:p w14:paraId="07262A1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E28FF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The action is dismissed with prejudice to all parties.</w:t>
      </w:r>
    </w:p>
    <w:p w14:paraId="65D73C7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D374E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Each party takes nothing by that party's action and each party goes hence without day on the opposing party's causes of action.</w:t>
      </w:r>
    </w:p>
    <w:p w14:paraId="1DD09FE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7932E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Each party shall pay that party's costs and attorney fees.</w:t>
      </w:r>
    </w:p>
    <w:p w14:paraId="1478EAB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 xml:space="preserve">ORDERED at </w:t>
      </w:r>
      <w:r>
        <w:rPr>
          <w:rStyle w:val="pxfinstr"/>
          <w:i/>
          <w:iCs/>
        </w:rPr>
        <w:t>[name of city]</w:t>
      </w:r>
      <w:r>
        <w:t xml:space="preserve">, Florida on </w:t>
      </w:r>
      <w:r>
        <w:rPr>
          <w:rStyle w:val="pxfinstr"/>
          <w:i/>
          <w:iCs/>
        </w:rPr>
        <w:t>[date of order]</w:t>
      </w:r>
      <w:r>
        <w:t>.</w:t>
      </w:r>
    </w:p>
    <w:p w14:paraId="7DD1249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B75212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785917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A2B245B"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tbl.ident="I06LIX9"</w:instrText>
      </w:r>
      <w:r>
        <w:fldChar w:fldCharType="end"/>
      </w:r>
      <w:r>
        <w:fldChar w:fldCharType="begin"/>
      </w:r>
      <w:r>
        <w:instrText>tbl.uuid="I01DVPA"</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41E768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FB5C6C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B9685F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89D78B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B82B835" w14:textId="77777777">
        <w:tc>
          <w:tcPr>
            <w:tcW w:w="4320" w:type="dxa"/>
            <w:tcBorders>
              <w:top w:val="nil"/>
              <w:left w:val="nil"/>
              <w:bottom w:val="nil"/>
              <w:right w:val="nil"/>
            </w:tcBorders>
          </w:tcPr>
          <w:p w14:paraId="4C2D029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5C902F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86A28CA" w14:textId="77777777">
        <w:tc>
          <w:tcPr>
            <w:tcW w:w="4320" w:type="dxa"/>
            <w:tcBorders>
              <w:top w:val="nil"/>
              <w:left w:val="nil"/>
              <w:bottom w:val="nil"/>
              <w:right w:val="nil"/>
            </w:tcBorders>
          </w:tcPr>
          <w:p w14:paraId="20E1AF6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D120C2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BAB8C52" w14:textId="77777777" w:rsidR="00FD3105" w:rsidRDefault="00FD3105">
      <w:pPr>
        <w:pStyle w:val="pxtbody"/>
      </w:pPr>
    </w:p>
    <w:p w14:paraId="2F3315CF" w14:textId="77777777" w:rsidR="00FD3105" w:rsidRDefault="00FD3105"/>
    <w:p w14:paraId="55D86EF4" w14:textId="77777777" w:rsidR="00FD3105" w:rsidRDefault="00FD3105">
      <w:pPr>
        <w:pStyle w:val="pxcomnt"/>
      </w:pPr>
    </w:p>
    <w:p w14:paraId="6B256ECA" w14:textId="77777777" w:rsidR="00FD3105" w:rsidRDefault="00FD3105">
      <w:pPr>
        <w:pStyle w:val="pxhac"/>
        <w:spacing w:before="180"/>
        <w:jc w:val="center"/>
      </w:pPr>
      <w:r>
        <w:rPr>
          <w:rStyle w:val="pxb"/>
          <w:b/>
          <w:bCs/>
        </w:rPr>
        <w:t>Author's Comment</w:t>
      </w:r>
    </w:p>
    <w:p w14:paraId="161827A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st.ref.id="I04BPYB"</w:instrText>
      </w:r>
      <w:r>
        <w:rPr>
          <w:rStyle w:val="pxst"/>
        </w:rPr>
        <w:fldChar w:fldCharType="end"/>
      </w:r>
      <w:r>
        <w:rPr>
          <w:rStyle w:val="pxst"/>
        </w:rPr>
        <w:t>Fla. R. Civ. P. Form 1.994</w:t>
      </w:r>
      <w:r>
        <w:t>. The example given here was modified for a stipulated settlement and applicability to all parties. This form can be used in family actions after changing the caption and party designations.</w:t>
      </w:r>
    </w:p>
    <w:p w14:paraId="37B61DA4" w14:textId="77777777" w:rsidR="00FD3105" w:rsidRDefault="00FD3105">
      <w:pPr>
        <w:pStyle w:val="pxs"/>
        <w:spacing w:before="180"/>
        <w:rPr>
          <w:sz w:val="27"/>
          <w:szCs w:val="27"/>
        </w:rPr>
      </w:pPr>
      <w:r>
        <w:rPr>
          <w:sz w:val="27"/>
          <w:szCs w:val="27"/>
        </w:rPr>
        <w:t>10:21. Judgment</w:t>
      </w:r>
      <w:r>
        <w:rPr>
          <w:rStyle w:val="pxsep"/>
        </w:rPr>
        <w:t xml:space="preserve">-- </w:t>
      </w:r>
      <w:r>
        <w:rPr>
          <w:sz w:val="27"/>
          <w:szCs w:val="27"/>
        </w:rPr>
        <w:t>Dismissal, settlement, no counterclaim</w:t>
      </w:r>
    </w:p>
    <w:p w14:paraId="609BEC9A" w14:textId="77777777" w:rsidR="00FD3105" w:rsidRDefault="00FD3105">
      <w:pPr>
        <w:pStyle w:val="pxov"/>
        <w:rPr>
          <w:vanish/>
        </w:rPr>
      </w:pPr>
      <w:r>
        <w:rPr>
          <w:vanish/>
        </w:rPr>
        <w:t>FMS</w:t>
      </w:r>
    </w:p>
    <w:p w14:paraId="58D0A97C" w14:textId="77777777" w:rsidR="00FD3105" w:rsidRDefault="00FD3105">
      <w:pPr>
        <w:pStyle w:val="pxov"/>
        <w:rPr>
          <w:vanish/>
        </w:rPr>
      </w:pPr>
      <w:r>
        <w:rPr>
          <w:vanish/>
        </w:rPr>
        <w:t>LCV</w:t>
      </w:r>
    </w:p>
    <w:p w14:paraId="5802D635" w14:textId="77777777" w:rsidR="00FD3105" w:rsidRDefault="00FD3105">
      <w:pPr>
        <w:pStyle w:val="pxov"/>
        <w:rPr>
          <w:vanish/>
        </w:rPr>
      </w:pPr>
      <w:r>
        <w:rPr>
          <w:vanish/>
        </w:rPr>
        <w:t>LSC</w:t>
      </w:r>
    </w:p>
    <w:p w14:paraId="7FE09920" w14:textId="77777777" w:rsidR="00FD3105" w:rsidRDefault="00FD3105">
      <w:pPr>
        <w:pStyle w:val="pxov"/>
        <w:rPr>
          <w:vanish/>
        </w:rPr>
      </w:pPr>
      <w:r>
        <w:rPr>
          <w:vanish/>
        </w:rPr>
        <w:t>LS7</w:t>
      </w:r>
    </w:p>
    <w:p w14:paraId="665F53B6" w14:textId="77777777" w:rsidR="00FD3105" w:rsidRDefault="00FD3105">
      <w:pPr>
        <w:pStyle w:val="pxov"/>
        <w:rPr>
          <w:vanish/>
        </w:rPr>
      </w:pPr>
      <w:r>
        <w:rPr>
          <w:vanish/>
        </w:rPr>
        <w:t>LS9</w:t>
      </w:r>
    </w:p>
    <w:p w14:paraId="721B6D51" w14:textId="77777777" w:rsidR="00FD3105" w:rsidRDefault="00FD3105">
      <w:pPr>
        <w:pStyle w:val="pxov"/>
        <w:rPr>
          <w:vanish/>
        </w:rPr>
      </w:pPr>
      <w:r>
        <w:rPr>
          <w:vanish/>
        </w:rPr>
        <w:t>FCV</w:t>
      </w:r>
    </w:p>
    <w:p w14:paraId="213DB477" w14:textId="77777777" w:rsidR="00FD3105" w:rsidRDefault="00FD3105">
      <w:pPr>
        <w:pStyle w:val="pxov"/>
        <w:rPr>
          <w:vanish/>
        </w:rPr>
      </w:pPr>
      <w:r>
        <w:rPr>
          <w:vanish/>
        </w:rPr>
        <w:t>FLG</w:t>
      </w:r>
    </w:p>
    <w:p w14:paraId="5740EC6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form.fid="I7ac265309fed11dfbf230000837214a9"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0BA2DF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tbl.ident="I053901"</w:instrText>
      </w:r>
      <w:r>
        <w:fldChar w:fldCharType="end"/>
      </w:r>
      <w:r>
        <w:fldChar w:fldCharType="begin"/>
      </w:r>
      <w:r>
        <w:instrText>tbl.uuid="I059C20"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181606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B5D026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A31E3D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6FF62D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E7F858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D31971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AF0E975" w14:textId="77777777">
        <w:tc>
          <w:tcPr>
            <w:tcW w:w="2160" w:type="dxa"/>
            <w:tcBorders>
              <w:top w:val="nil"/>
              <w:left w:val="nil"/>
              <w:bottom w:val="nil"/>
              <w:right w:val="nil"/>
            </w:tcBorders>
          </w:tcPr>
          <w:p w14:paraId="327DC5B7"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E16C31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A47196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4A577C7" w14:textId="77777777" w:rsidR="00FD3105" w:rsidRDefault="00FD3105"/>
        </w:tc>
      </w:tr>
      <w:tr w:rsidR="00FD3105" w14:paraId="379D0195" w14:textId="77777777">
        <w:tc>
          <w:tcPr>
            <w:tcW w:w="2160" w:type="dxa"/>
            <w:tcBorders>
              <w:top w:val="nil"/>
              <w:left w:val="nil"/>
              <w:bottom w:val="nil"/>
              <w:right w:val="nil"/>
            </w:tcBorders>
          </w:tcPr>
          <w:p w14:paraId="2738F10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E82F32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0B8058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B9C3E4" w14:textId="77777777" w:rsidR="00FD3105" w:rsidRDefault="00FD3105"/>
        </w:tc>
      </w:tr>
      <w:tr w:rsidR="00FD3105" w14:paraId="64E007E1" w14:textId="77777777">
        <w:tc>
          <w:tcPr>
            <w:tcW w:w="2160" w:type="dxa"/>
            <w:tcBorders>
              <w:top w:val="nil"/>
              <w:left w:val="nil"/>
              <w:bottom w:val="nil"/>
              <w:right w:val="nil"/>
            </w:tcBorders>
          </w:tcPr>
          <w:p w14:paraId="1D527F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0EF71B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CE90E6D" w14:textId="77777777" w:rsidR="00FD3105" w:rsidRDefault="00FD3105"/>
        </w:tc>
        <w:tc>
          <w:tcPr>
            <w:tcW w:w="2160" w:type="dxa"/>
            <w:tcBorders>
              <w:top w:val="nil"/>
              <w:left w:val="nil"/>
              <w:bottom w:val="nil"/>
              <w:right w:val="nil"/>
            </w:tcBorders>
          </w:tcPr>
          <w:p w14:paraId="13DB7339" w14:textId="77777777" w:rsidR="00FD3105" w:rsidRDefault="00FD3105"/>
        </w:tc>
      </w:tr>
      <w:tr w:rsidR="00FD3105" w14:paraId="699A7A5C" w14:textId="77777777">
        <w:tc>
          <w:tcPr>
            <w:tcW w:w="2160" w:type="dxa"/>
            <w:tcBorders>
              <w:top w:val="nil"/>
              <w:left w:val="nil"/>
              <w:bottom w:val="nil"/>
              <w:right w:val="nil"/>
            </w:tcBorders>
          </w:tcPr>
          <w:p w14:paraId="019B29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w:instrText>
            </w:r>
            <w:r>
              <w:rPr>
                <w:rStyle w:val="pxrowentry"/>
              </w:rPr>
              <w:lastRenderedPageBreak/>
              <w:instrText>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88435D7"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1254D2" w14:textId="77777777" w:rsidR="00FD3105" w:rsidRDefault="00FD3105"/>
        </w:tc>
        <w:tc>
          <w:tcPr>
            <w:tcW w:w="2160" w:type="dxa"/>
            <w:tcBorders>
              <w:top w:val="nil"/>
              <w:left w:val="nil"/>
              <w:bottom w:val="nil"/>
              <w:right w:val="nil"/>
            </w:tcBorders>
          </w:tcPr>
          <w:p w14:paraId="314CC7D1" w14:textId="77777777" w:rsidR="00FD3105" w:rsidRDefault="00FD3105"/>
        </w:tc>
      </w:tr>
      <w:tr w:rsidR="00FD3105" w14:paraId="20F863F8" w14:textId="77777777">
        <w:tc>
          <w:tcPr>
            <w:tcW w:w="2160" w:type="dxa"/>
            <w:tcBorders>
              <w:top w:val="nil"/>
              <w:left w:val="nil"/>
              <w:bottom w:val="nil"/>
              <w:right w:val="nil"/>
            </w:tcBorders>
          </w:tcPr>
          <w:p w14:paraId="665508A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73A5B8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4D5B72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5E0826D" w14:textId="77777777" w:rsidR="00FD3105" w:rsidRDefault="00FD3105"/>
        </w:tc>
      </w:tr>
    </w:tbl>
    <w:p w14:paraId="741FE8CC" w14:textId="77777777" w:rsidR="00FD3105" w:rsidRDefault="00FD3105">
      <w:pPr>
        <w:pStyle w:val="pxtbody"/>
      </w:pPr>
    </w:p>
    <w:p w14:paraId="0732D3CC" w14:textId="77777777" w:rsidR="00FD3105" w:rsidRDefault="00FD3105"/>
    <w:p w14:paraId="43F3EBFC" w14:textId="77777777" w:rsidR="00FD3105" w:rsidRDefault="00FD3105">
      <w:pPr>
        <w:pStyle w:val="pxformhac"/>
        <w:spacing w:before="180"/>
        <w:jc w:val="center"/>
      </w:pPr>
      <w:r>
        <w:t xml:space="preserve">FINAL JUDGMENT OF DISMISSAL </w:t>
      </w:r>
    </w:p>
    <w:p w14:paraId="7FB109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This action was heard on the parties' joint motion for dismissal and</w:t>
      </w:r>
    </w:p>
    <w:p w14:paraId="45BABD8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IT IS ADJUDGED that:</w:t>
      </w:r>
    </w:p>
    <w:p w14:paraId="280588FC" w14:textId="77777777" w:rsidR="00FD3105" w:rsidRDefault="00FD3105">
      <w:pPr>
        <w:pStyle w:val="pxformfl"/>
        <w:ind w:left="500"/>
      </w:pPr>
      <w:r>
        <w:t xml:space="preserve"> </w:t>
      </w:r>
    </w:p>
    <w:p w14:paraId="7764F41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6F4768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The action is dismissed with prejudice to all parties.</w:t>
      </w:r>
    </w:p>
    <w:p w14:paraId="1B7351F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21B2F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Plaintiff </w:t>
      </w:r>
      <w:r>
        <w:rPr>
          <w:rStyle w:val="pxfinstr"/>
          <w:i/>
          <w:iCs/>
        </w:rPr>
        <w:t>[NAME OF PLAINTIFF]</w:t>
      </w:r>
      <w:r>
        <w:t xml:space="preserve"> takes nothing by this action and defendant </w:t>
      </w:r>
      <w:r>
        <w:rPr>
          <w:rStyle w:val="pxfinstr"/>
          <w:i/>
          <w:iCs/>
        </w:rPr>
        <w:t>[NAME OF DEFENDANT]</w:t>
      </w:r>
      <w:r>
        <w:t xml:space="preserve"> go hence without day.</w:t>
      </w:r>
    </w:p>
    <w:p w14:paraId="57FF7D0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F6D005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Each party shall pay that party's costs and attorney fees.</w:t>
      </w:r>
    </w:p>
    <w:p w14:paraId="13B3C2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ORDERED at </w:t>
      </w:r>
      <w:r>
        <w:rPr>
          <w:rStyle w:val="pxfinstr"/>
          <w:i/>
          <w:iCs/>
        </w:rPr>
        <w:t>[name of city]</w:t>
      </w:r>
      <w:r>
        <w:t xml:space="preserve">, Florida on </w:t>
      </w:r>
      <w:r>
        <w:rPr>
          <w:rStyle w:val="pxfinstr"/>
          <w:i/>
          <w:iCs/>
        </w:rPr>
        <w:t>[date of order]</w:t>
      </w:r>
      <w:r>
        <w:t>.</w:t>
      </w:r>
    </w:p>
    <w:p w14:paraId="72453C9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531577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0F4A96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5147B7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tbl.ident="I048NQE"</w:instrText>
      </w:r>
      <w:r>
        <w:fldChar w:fldCharType="end"/>
      </w:r>
      <w:r>
        <w:fldChar w:fldCharType="begin"/>
      </w:r>
      <w:r>
        <w:instrText>tbl.uuid="I01F16K"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DD2296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28C0B3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1974E4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4A2684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30AFB34" w14:textId="77777777">
        <w:tc>
          <w:tcPr>
            <w:tcW w:w="4320" w:type="dxa"/>
            <w:tcBorders>
              <w:top w:val="nil"/>
              <w:left w:val="nil"/>
              <w:bottom w:val="nil"/>
              <w:right w:val="nil"/>
            </w:tcBorders>
          </w:tcPr>
          <w:p w14:paraId="458698D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7A293B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FAFB5BA" w14:textId="77777777">
        <w:tc>
          <w:tcPr>
            <w:tcW w:w="4320" w:type="dxa"/>
            <w:tcBorders>
              <w:top w:val="nil"/>
              <w:left w:val="nil"/>
              <w:bottom w:val="nil"/>
              <w:right w:val="nil"/>
            </w:tcBorders>
          </w:tcPr>
          <w:p w14:paraId="2753B43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134550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2DB90E3" w14:textId="77777777" w:rsidR="00FD3105" w:rsidRDefault="00FD3105">
      <w:pPr>
        <w:pStyle w:val="pxtbody"/>
      </w:pPr>
    </w:p>
    <w:p w14:paraId="6C523904" w14:textId="77777777" w:rsidR="00FD3105" w:rsidRDefault="00FD3105"/>
    <w:p w14:paraId="296245AA" w14:textId="77777777" w:rsidR="00FD3105" w:rsidRDefault="00FD3105">
      <w:pPr>
        <w:pStyle w:val="pxformcomnt"/>
      </w:pPr>
    </w:p>
    <w:p w14:paraId="3A17644C" w14:textId="77777777" w:rsidR="00FD3105" w:rsidRDefault="00FD3105">
      <w:pPr>
        <w:pStyle w:val="pxformhac"/>
        <w:spacing w:before="180"/>
        <w:jc w:val="center"/>
      </w:pPr>
      <w:r>
        <w:rPr>
          <w:rStyle w:val="pxb"/>
          <w:b/>
          <w:bCs/>
        </w:rPr>
        <w:t>Author's Comment</w:t>
      </w:r>
    </w:p>
    <w:p w14:paraId="2E6F93C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st.ref.id="I04BHW2"</w:instrText>
      </w:r>
      <w:r>
        <w:rPr>
          <w:rStyle w:val="pxst"/>
        </w:rPr>
        <w:fldChar w:fldCharType="end"/>
      </w:r>
      <w:r>
        <w:rPr>
          <w:rStyle w:val="pxst"/>
        </w:rPr>
        <w:t>Fla. R. Civ. P. Form 1.994</w:t>
      </w:r>
      <w:r>
        <w:t>.</w:t>
      </w:r>
    </w:p>
    <w:p w14:paraId="0984D672" w14:textId="77777777" w:rsidR="00FD3105" w:rsidRDefault="00FD3105">
      <w:pPr>
        <w:pStyle w:val="pxs"/>
        <w:spacing w:before="180"/>
        <w:rPr>
          <w:sz w:val="27"/>
          <w:szCs w:val="27"/>
        </w:rPr>
      </w:pPr>
      <w:r>
        <w:rPr>
          <w:sz w:val="27"/>
          <w:szCs w:val="27"/>
        </w:rPr>
        <w:t>10:22. Judgment</w:t>
      </w:r>
      <w:r>
        <w:rPr>
          <w:rStyle w:val="pxsep"/>
        </w:rPr>
        <w:t xml:space="preserve">-- </w:t>
      </w:r>
      <w:r>
        <w:rPr>
          <w:sz w:val="27"/>
          <w:szCs w:val="27"/>
        </w:rPr>
        <w:t>Dissolution of corporation</w:t>
      </w:r>
    </w:p>
    <w:p w14:paraId="482379C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form.fid="I2201cf600be011e2b6c10000837bc6dd"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403A12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tbl.brace.end="6"</w:instrText>
      </w:r>
      <w:r>
        <w:fldChar w:fldCharType="end"/>
      </w:r>
      <w:r>
        <w:fldChar w:fldCharType="begin"/>
      </w:r>
      <w:r>
        <w:instrText>tbl.brace.start="1"</w:instrText>
      </w:r>
      <w:r>
        <w:fldChar w:fldCharType="end"/>
      </w:r>
      <w:r>
        <w:fldChar w:fldCharType="begin"/>
      </w:r>
      <w:r>
        <w:instrText>tbl.ident="I01V4D2"</w:instrText>
      </w:r>
      <w:r>
        <w:fldChar w:fldCharType="end"/>
      </w:r>
      <w:r>
        <w:fldChar w:fldCharType="begin"/>
      </w:r>
      <w:r>
        <w:instrText>tbl.uuid="I034FIO"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A49670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D022A9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727F14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25F897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colspec.colwidth="17*"</w:instrText>
      </w:r>
      <w:r>
        <w:fldChar w:fldCharType="end"/>
      </w:r>
    </w:p>
    <w:p w14:paraId="3629198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1C6446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colspec.colwidth="30*"</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F9D4391" w14:textId="77777777">
        <w:tc>
          <w:tcPr>
            <w:tcW w:w="2160" w:type="dxa"/>
            <w:tcBorders>
              <w:top w:val="nil"/>
              <w:left w:val="nil"/>
              <w:bottom w:val="nil"/>
              <w:right w:val="nil"/>
            </w:tcBorders>
          </w:tcPr>
          <w:p w14:paraId="0E3C4D17"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A661B0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A2709A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6A9EAB0" w14:textId="77777777" w:rsidR="00FD3105" w:rsidRDefault="00FD3105"/>
        </w:tc>
      </w:tr>
      <w:tr w:rsidR="00FD3105" w14:paraId="12383EEA" w14:textId="77777777">
        <w:tc>
          <w:tcPr>
            <w:tcW w:w="2160" w:type="dxa"/>
            <w:tcBorders>
              <w:top w:val="nil"/>
              <w:left w:val="nil"/>
              <w:bottom w:val="nil"/>
              <w:right w:val="nil"/>
            </w:tcBorders>
          </w:tcPr>
          <w:p w14:paraId="4F36058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67E6BE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AFE335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5037F52" w14:textId="77777777" w:rsidR="00FD3105" w:rsidRDefault="00FD3105"/>
        </w:tc>
      </w:tr>
      <w:tr w:rsidR="00FD3105" w14:paraId="509CA8B1" w14:textId="77777777">
        <w:tc>
          <w:tcPr>
            <w:tcW w:w="2160" w:type="dxa"/>
            <w:tcBorders>
              <w:top w:val="nil"/>
              <w:left w:val="nil"/>
              <w:bottom w:val="nil"/>
              <w:right w:val="nil"/>
            </w:tcBorders>
          </w:tcPr>
          <w:p w14:paraId="12D24D7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8F3438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7731FDD" w14:textId="77777777" w:rsidR="00FD3105" w:rsidRDefault="00FD3105"/>
        </w:tc>
        <w:tc>
          <w:tcPr>
            <w:tcW w:w="2160" w:type="dxa"/>
            <w:tcBorders>
              <w:top w:val="nil"/>
              <w:left w:val="nil"/>
              <w:bottom w:val="nil"/>
              <w:right w:val="nil"/>
            </w:tcBorders>
          </w:tcPr>
          <w:p w14:paraId="369A1822" w14:textId="77777777" w:rsidR="00FD3105" w:rsidRDefault="00FD3105"/>
        </w:tc>
      </w:tr>
      <w:tr w:rsidR="00FD3105" w14:paraId="01B2463E" w14:textId="77777777">
        <w:tc>
          <w:tcPr>
            <w:tcW w:w="2160" w:type="dxa"/>
            <w:tcBorders>
              <w:top w:val="nil"/>
              <w:left w:val="nil"/>
              <w:bottom w:val="nil"/>
              <w:right w:val="nil"/>
            </w:tcBorders>
          </w:tcPr>
          <w:p w14:paraId="25006E1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 CORPORATION]</w:t>
            </w:r>
            <w:r>
              <w:rPr>
                <w:rStyle w:val="pxrowentry"/>
              </w:rPr>
              <w:t>,</w:t>
            </w:r>
          </w:p>
        </w:tc>
        <w:tc>
          <w:tcPr>
            <w:tcW w:w="2160" w:type="dxa"/>
            <w:tcBorders>
              <w:top w:val="nil"/>
              <w:left w:val="nil"/>
              <w:bottom w:val="nil"/>
              <w:right w:val="nil"/>
            </w:tcBorders>
          </w:tcPr>
          <w:p w14:paraId="1C8B148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9F9281" w14:textId="77777777" w:rsidR="00FD3105" w:rsidRDefault="00FD3105"/>
        </w:tc>
        <w:tc>
          <w:tcPr>
            <w:tcW w:w="2160" w:type="dxa"/>
            <w:tcBorders>
              <w:top w:val="nil"/>
              <w:left w:val="nil"/>
              <w:bottom w:val="nil"/>
              <w:right w:val="nil"/>
            </w:tcBorders>
          </w:tcPr>
          <w:p w14:paraId="6AC42452" w14:textId="77777777" w:rsidR="00FD3105" w:rsidRDefault="00FD3105"/>
        </w:tc>
      </w:tr>
      <w:tr w:rsidR="00FD3105" w14:paraId="64F7A43F" w14:textId="77777777">
        <w:tc>
          <w:tcPr>
            <w:tcW w:w="2160" w:type="dxa"/>
            <w:tcBorders>
              <w:top w:val="nil"/>
              <w:left w:val="nil"/>
              <w:bottom w:val="nil"/>
              <w:right w:val="nil"/>
            </w:tcBorders>
          </w:tcPr>
          <w:p w14:paraId="2F3D73F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w:instrText>
            </w:r>
            <w:r>
              <w:rPr>
                <w:rStyle w:val="pxrowentry"/>
              </w:rPr>
              <w:lastRenderedPageBreak/>
              <w:instrText>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395BFF7"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lastRenderedPageBreak/>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2F2484B"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p>
        </w:tc>
        <w:tc>
          <w:tcPr>
            <w:tcW w:w="2160" w:type="dxa"/>
            <w:tcBorders>
              <w:top w:val="nil"/>
              <w:left w:val="nil"/>
              <w:bottom w:val="nil"/>
              <w:right w:val="nil"/>
            </w:tcBorders>
          </w:tcPr>
          <w:p w14:paraId="23CC0564" w14:textId="77777777" w:rsidR="00FD3105" w:rsidRDefault="00FD3105"/>
        </w:tc>
      </w:tr>
    </w:tbl>
    <w:p w14:paraId="0B64EA58" w14:textId="77777777" w:rsidR="00FD3105" w:rsidRDefault="00FD3105">
      <w:pPr>
        <w:pStyle w:val="pxtbody"/>
      </w:pPr>
    </w:p>
    <w:p w14:paraId="397EE333" w14:textId="77777777" w:rsidR="00FD3105" w:rsidRDefault="00FD3105"/>
    <w:p w14:paraId="53DEDBF7"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FINAL JUDGMENT DISSOLVING CORPORATION</w:t>
      </w:r>
    </w:p>
    <w:p w14:paraId="27A974A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This action was tried before the court. On the evidence presented the court finds that the directors of </w:t>
      </w:r>
      <w:r>
        <w:rPr>
          <w:rStyle w:val="pxfinstr"/>
          <w:i/>
          <w:iCs/>
        </w:rPr>
        <w:t>[NAME OF DEFENDANT CORPORATION]</w:t>
      </w:r>
      <w:r>
        <w:t xml:space="preserve"> are deadlocked in the management of the corporate affairs and the shareholders are unable to break the deadlock. As a result irreparable injury to the corporate defendant's assets is now being suffered and unless the action taken under this final judgment occurs, the assets will be lost to the shareholders. The corporation has complied with </w:t>
      </w:r>
      <w:r>
        <w:rPr>
          <w:rStyle w:val="pxst"/>
          <w:color w:val="FF0000"/>
          <w:sz w:val="20"/>
          <w:szCs w:val="20"/>
          <w:vertAlign w:val="superscript"/>
        </w:rPr>
        <w:t>►</w:t>
      </w:r>
      <w:r>
        <w:rPr>
          <w:rStyle w:val="pxst"/>
        </w:rPr>
        <w:fldChar w:fldCharType="begin"/>
      </w:r>
      <w:r>
        <w:rPr>
          <w:rStyle w:val="pxst"/>
        </w:rPr>
        <w:instrText>st.ref.id="I04BHVZ"</w:instrText>
      </w:r>
      <w:r>
        <w:rPr>
          <w:rStyle w:val="pxst"/>
        </w:rPr>
        <w:fldChar w:fldCharType="end"/>
      </w:r>
      <w:r>
        <w:rPr>
          <w:rStyle w:val="pxst"/>
          <w:vanish/>
        </w:rPr>
        <w:t>&amp;s;</w:t>
      </w:r>
      <w:r>
        <w:rPr>
          <w:rStyle w:val="pxvis"/>
          <w:rFonts w:ascii="Times NewRoman" w:hAnsi="Times NewRoman"/>
          <w:b w:val="0"/>
          <w:sz w:val="24"/>
        </w:rPr>
        <w:t>§</w:t>
      </w:r>
      <w:r>
        <w:rPr>
          <w:rStyle w:val="pxst"/>
        </w:rPr>
        <w:t>607.1431(4), Fla. Stat.</w:t>
      </w:r>
      <w:r>
        <w:t>, however the shareholders have not elected to purchase the plaintiff's shares, therefore</w:t>
      </w:r>
    </w:p>
    <w:p w14:paraId="2AED60B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IT IS ADJUDGED that:</w:t>
      </w:r>
    </w:p>
    <w:p w14:paraId="6FA541B2" w14:textId="77777777" w:rsidR="00FD3105" w:rsidRDefault="00FD3105">
      <w:pPr>
        <w:pStyle w:val="pxformfl"/>
        <w:ind w:left="500"/>
      </w:pPr>
      <w:r>
        <w:t xml:space="preserve"> </w:t>
      </w:r>
    </w:p>
    <w:p w14:paraId="31D6405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36F8BC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Defendant </w:t>
      </w:r>
      <w:r>
        <w:rPr>
          <w:rStyle w:val="pxfinstr"/>
          <w:i/>
          <w:iCs/>
        </w:rPr>
        <w:t>[NAME OF DEFENDANT CORPORATION]</w:t>
      </w:r>
      <w:r>
        <w:t xml:space="preserve"> is dissolved effective </w:t>
      </w:r>
      <w:r>
        <w:rPr>
          <w:rStyle w:val="pxfinstr"/>
          <w:i/>
          <w:iCs/>
        </w:rPr>
        <w:t>[date of dissolution]</w:t>
      </w:r>
      <w:r>
        <w:t>.</w:t>
      </w:r>
    </w:p>
    <w:p w14:paraId="6950EA1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03053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The directors shall sell all of the assets of the corporation as soon as possible. When sufficient assets are sold so that all creditors can be paid, the directors of the corporation shall pay the debts of the corporation.</w:t>
      </w:r>
    </w:p>
    <w:p w14:paraId="38F4171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7262E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If there is an excess of funds after the debts of the corporation are paid, the balance after paying the debts of the corporation shall be paid to the stockholders of the corporation pro rata according to the amounts of stock owned by each.</w:t>
      </w:r>
    </w:p>
    <w:p w14:paraId="5ECF4B4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5188F56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The directors of the corporation shall follow the procedures prescribed by </w:t>
      </w:r>
      <w:r>
        <w:rPr>
          <w:vanish/>
        </w:rPr>
        <w:t>&amp;ss;</w:t>
      </w:r>
      <w:r>
        <w:rPr>
          <w:rStyle w:val="pxvis"/>
          <w:rFonts w:ascii="Times NewRoman" w:hAnsi="Times NewRoman"/>
          <w:b w:val="0"/>
          <w:sz w:val="24"/>
        </w:rPr>
        <w:t>§§</w:t>
      </w:r>
      <w:r>
        <w:t>607.1406 and 607.1407, Florida Statutes as may be necessary to dispose of all claims against the corporation by its creditors.</w:t>
      </w:r>
    </w:p>
    <w:p w14:paraId="0E3A88B8" w14:textId="77777777" w:rsidR="00FD3105" w:rsidRDefault="00FD3105">
      <w:pPr>
        <w:pStyle w:val="pxformfin"/>
      </w:pPr>
      <w:bookmarkStart w:id="67" w:name="_Hlk164272735"/>
      <w:r>
        <w:rPr>
          <w:color w:val="FF0000"/>
          <w:sz w:val="20"/>
          <w:szCs w:val="20"/>
          <w:vertAlign w:val="superscript"/>
        </w:rPr>
        <w:t>►</w:t>
      </w:r>
      <w:bookmarkEnd w:id="67"/>
      <w:r>
        <w:fldChar w:fldCharType="begin"/>
      </w:r>
      <w:r>
        <w:instrText>fi.lvl="1"</w:instrText>
      </w:r>
      <w:r>
        <w:fldChar w:fldCharType="end"/>
      </w:r>
      <w:r>
        <w:t xml:space="preserve">5. </w:t>
      </w:r>
    </w:p>
    <w:p w14:paraId="769BC5B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The court reserves jurisdiction of the corporation to enforce this judgment and to enter any other orders that may be necessary for the complete and proper disposition of the corporation's assets.</w:t>
      </w:r>
    </w:p>
    <w:p w14:paraId="50FC291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ORDERED at </w:t>
      </w:r>
      <w:r>
        <w:rPr>
          <w:rStyle w:val="pxfinstr"/>
          <w:i/>
          <w:iCs/>
        </w:rPr>
        <w:t>[name of city]</w:t>
      </w:r>
      <w:r>
        <w:t xml:space="preserve">, Florida on </w:t>
      </w:r>
      <w:r>
        <w:rPr>
          <w:rStyle w:val="pxfinstr"/>
          <w:i/>
          <w:iCs/>
        </w:rPr>
        <w:t>[date of judgment]</w:t>
      </w:r>
      <w:r>
        <w:t>.</w:t>
      </w:r>
    </w:p>
    <w:p w14:paraId="74C2034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205323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C63ECB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07C79E1" w14:textId="77777777" w:rsidR="00FD3105" w:rsidRDefault="00FD3105">
      <w:pPr>
        <w:pStyle w:val="pxformfsigtbl"/>
        <w:ind w:left="500"/>
      </w:pPr>
      <w:r>
        <w:t xml:space="preserve"> </w:t>
      </w:r>
      <w:r>
        <w:rPr>
          <w:color w:val="FF0000"/>
          <w:sz w:val="20"/>
          <w:szCs w:val="20"/>
          <w:vertAlign w:val="superscript"/>
        </w:rPr>
        <w:t>►</w:t>
      </w:r>
      <w:r>
        <w:fldChar w:fldCharType="begin"/>
      </w:r>
      <w:r>
        <w:instrText>fsig.pos="l"</w:instrText>
      </w:r>
      <w:r>
        <w:fldChar w:fldCharType="end"/>
      </w:r>
      <w:r>
        <w:rPr>
          <w:color w:val="FF0000"/>
          <w:sz w:val="20"/>
          <w:szCs w:val="20"/>
          <w:vertAlign w:val="superscript"/>
        </w:rPr>
        <w:t>►</w:t>
      </w:r>
      <w:r>
        <w:fldChar w:fldCharType="begin"/>
      </w:r>
      <w:r>
        <w:instrText>tbl.ident="I02ANOZ"</w:instrText>
      </w:r>
      <w:r>
        <w:fldChar w:fldCharType="end"/>
      </w:r>
      <w:r>
        <w:fldChar w:fldCharType="begin"/>
      </w:r>
      <w:r>
        <w:instrText>tbl.uuid="I01FAGR"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25C60F7"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7D00AE5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1E2DD5F7" w14:textId="77777777" w:rsidR="00FD3105" w:rsidRDefault="00FD3105">
      <w:pPr>
        <w:pStyle w:val="pxcolspec"/>
      </w:pPr>
      <w:r>
        <w:rPr>
          <w:color w:val="FF0000"/>
          <w:sz w:val="20"/>
          <w:szCs w:val="20"/>
          <w:vertAlign w:val="superscript"/>
        </w:rPr>
        <w:lastRenderedPageBreak/>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colspec.colwidth="37*"</w:instrText>
      </w:r>
      <w:r>
        <w:fldChar w:fldCharType="end"/>
      </w:r>
    </w:p>
    <w:p w14:paraId="5F7636C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colspec.colwidth="67*"</w:instrText>
      </w:r>
      <w:r>
        <w:fldChar w:fldCharType="end"/>
      </w:r>
    </w:p>
    <w:p w14:paraId="55204629"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colspec.colwidth="77*"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4377EBE6" w14:textId="77777777">
        <w:tc>
          <w:tcPr>
            <w:tcW w:w="2880" w:type="dxa"/>
            <w:tcBorders>
              <w:top w:val="nil"/>
              <w:left w:val="nil"/>
              <w:bottom w:val="nil"/>
              <w:right w:val="nil"/>
            </w:tcBorders>
          </w:tcPr>
          <w:p w14:paraId="523072E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2880" w:type="dxa"/>
            <w:tcBorders>
              <w:top w:val="nil"/>
              <w:left w:val="nil"/>
              <w:bottom w:val="nil"/>
              <w:right w:val="nil"/>
            </w:tcBorders>
          </w:tcPr>
          <w:p w14:paraId="27B3EF5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3CF2A385" w14:textId="77777777" w:rsidR="00FD3105" w:rsidRDefault="00FD3105"/>
        </w:tc>
      </w:tr>
      <w:tr w:rsidR="00FD3105" w14:paraId="0E7C8087" w14:textId="77777777">
        <w:tc>
          <w:tcPr>
            <w:tcW w:w="2880" w:type="dxa"/>
            <w:tcBorders>
              <w:top w:val="nil"/>
              <w:left w:val="nil"/>
              <w:bottom w:val="nil"/>
              <w:right w:val="nil"/>
            </w:tcBorders>
          </w:tcPr>
          <w:p w14:paraId="6AA1B47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880" w:type="dxa"/>
            <w:tcBorders>
              <w:top w:val="nil"/>
              <w:left w:val="nil"/>
              <w:bottom w:val="nil"/>
              <w:right w:val="nil"/>
            </w:tcBorders>
          </w:tcPr>
          <w:p w14:paraId="58941D6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4537F345" w14:textId="77777777" w:rsidR="00FD3105" w:rsidRDefault="00FD3105"/>
        </w:tc>
      </w:tr>
    </w:tbl>
    <w:p w14:paraId="595B6214" w14:textId="77777777" w:rsidR="00FD3105" w:rsidRDefault="00FD3105">
      <w:pPr>
        <w:pStyle w:val="pxtbody"/>
      </w:pPr>
    </w:p>
    <w:p w14:paraId="21CE8B75" w14:textId="77777777" w:rsidR="00FD3105" w:rsidRDefault="00FD3105"/>
    <w:p w14:paraId="0BC8DA74" w14:textId="77777777" w:rsidR="00FD3105" w:rsidRDefault="00FD3105">
      <w:pPr>
        <w:pStyle w:val="pxcomnt"/>
      </w:pPr>
    </w:p>
    <w:p w14:paraId="33714A8A" w14:textId="77777777" w:rsidR="00FD3105" w:rsidRDefault="00FD3105">
      <w:pPr>
        <w:pStyle w:val="pxhac"/>
        <w:spacing w:before="180"/>
        <w:jc w:val="center"/>
      </w:pPr>
      <w:r>
        <w:rPr>
          <w:rStyle w:val="pxb"/>
          <w:b/>
          <w:bCs/>
        </w:rPr>
        <w:t>Author's Comment</w:t>
      </w:r>
    </w:p>
    <w:p w14:paraId="1C45650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st.ref.id="I01RP3M"</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607.1430, Fla. Stat.; </w:t>
      </w:r>
      <w:r>
        <w:rPr>
          <w:rStyle w:val="pxst"/>
          <w:vanish/>
        </w:rPr>
        <w:t>&amp;s;</w:t>
      </w:r>
      <w:r>
        <w:rPr>
          <w:rStyle w:val="pxvis"/>
          <w:rFonts w:ascii="Times NewRoman" w:hAnsi="Times NewRoman"/>
          <w:b w:val="0"/>
          <w:sz w:val="24"/>
        </w:rPr>
        <w:t>§</w:t>
      </w:r>
      <w:r>
        <w:rPr>
          <w:rStyle w:val="pxst"/>
        </w:rPr>
        <w:t>607.1431, Fla. Stat.</w:t>
      </w:r>
      <w:r>
        <w:t xml:space="preserve"> This dissolution uses the grounds in subsection (1)(b) of section 607.1430 for the basis of the dissolution. A receiver may be appointed rather than permitting the directors to sell the assets. See </w:t>
      </w:r>
      <w:r>
        <w:rPr>
          <w:rStyle w:val="pxst"/>
          <w:color w:val="FF0000"/>
          <w:sz w:val="20"/>
          <w:szCs w:val="20"/>
          <w:vertAlign w:val="superscript"/>
        </w:rPr>
        <w:t>►</w:t>
      </w:r>
      <w:r>
        <w:rPr>
          <w:rStyle w:val="pxst"/>
        </w:rPr>
        <w:fldChar w:fldCharType="begin"/>
      </w:r>
      <w:r>
        <w:rPr>
          <w:rStyle w:val="pxst"/>
        </w:rPr>
        <w:instrText>st.ref.id="I04BHUS"</w:instrText>
      </w:r>
      <w:r>
        <w:rPr>
          <w:rStyle w:val="pxst"/>
        </w:rPr>
        <w:fldChar w:fldCharType="end"/>
      </w:r>
      <w:r>
        <w:rPr>
          <w:rStyle w:val="pxst"/>
          <w:vanish/>
        </w:rPr>
        <w:t>&amp;s;</w:t>
      </w:r>
      <w:r>
        <w:rPr>
          <w:rStyle w:val="pxvis"/>
          <w:rFonts w:ascii="Times NewRoman" w:hAnsi="Times NewRoman"/>
          <w:b w:val="0"/>
          <w:sz w:val="24"/>
        </w:rPr>
        <w:t>§</w:t>
      </w:r>
      <w:r>
        <w:rPr>
          <w:rStyle w:val="pxst"/>
        </w:rPr>
        <w:t>607.1432, Fla. Stat.</w:t>
      </w:r>
      <w:r>
        <w:t xml:space="preserve"> The court may also take the actions provided for in </w:t>
      </w:r>
      <w:r>
        <w:rPr>
          <w:rStyle w:val="pxst"/>
          <w:color w:val="FF0000"/>
          <w:sz w:val="20"/>
          <w:szCs w:val="20"/>
          <w:vertAlign w:val="superscript"/>
        </w:rPr>
        <w:t>►</w:t>
      </w:r>
      <w:r>
        <w:rPr>
          <w:rStyle w:val="pxst"/>
        </w:rPr>
        <w:fldChar w:fldCharType="begin"/>
      </w:r>
      <w:r>
        <w:rPr>
          <w:rStyle w:val="pxst"/>
        </w:rPr>
        <w:instrText>st.ref.id="I01UI8I"</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607.1433, Fla. Stat.; </w:t>
      </w:r>
      <w:r>
        <w:rPr>
          <w:rStyle w:val="pxst"/>
          <w:vanish/>
        </w:rPr>
        <w:t>&amp;s;</w:t>
      </w:r>
      <w:r>
        <w:rPr>
          <w:rStyle w:val="pxvis"/>
          <w:rFonts w:ascii="Times NewRoman" w:hAnsi="Times NewRoman"/>
          <w:b w:val="0"/>
          <w:sz w:val="24"/>
        </w:rPr>
        <w:t>§</w:t>
      </w:r>
      <w:r>
        <w:rPr>
          <w:rStyle w:val="pxst"/>
        </w:rPr>
        <w:t xml:space="preserve">607.1434, Fla. Stat. or </w:t>
      </w:r>
      <w:r>
        <w:rPr>
          <w:rStyle w:val="pxst"/>
          <w:vanish/>
        </w:rPr>
        <w:t>&amp;s;</w:t>
      </w:r>
      <w:r>
        <w:rPr>
          <w:rStyle w:val="pxvis"/>
          <w:rFonts w:ascii="Times NewRoman" w:hAnsi="Times NewRoman"/>
          <w:b w:val="0"/>
          <w:sz w:val="24"/>
        </w:rPr>
        <w:t>§</w:t>
      </w:r>
      <w:r>
        <w:rPr>
          <w:rStyle w:val="pxst"/>
        </w:rPr>
        <w:t>607.1435, Fla. Stat.</w:t>
      </w:r>
    </w:p>
    <w:p w14:paraId="2D418FAA" w14:textId="77777777" w:rsidR="00FD3105" w:rsidRDefault="00FD3105">
      <w:pPr>
        <w:pStyle w:val="pxs"/>
        <w:spacing w:before="180"/>
        <w:rPr>
          <w:sz w:val="27"/>
          <w:szCs w:val="27"/>
        </w:rPr>
      </w:pPr>
      <w:r>
        <w:rPr>
          <w:sz w:val="27"/>
          <w:szCs w:val="27"/>
        </w:rPr>
        <w:t>10:23. Judgment</w:t>
      </w:r>
      <w:r>
        <w:rPr>
          <w:rStyle w:val="pxsep"/>
        </w:rPr>
        <w:t xml:space="preserve">-- </w:t>
      </w:r>
      <w:r>
        <w:rPr>
          <w:sz w:val="27"/>
          <w:szCs w:val="27"/>
        </w:rPr>
        <w:t>Dissolution of marriage, alimony, child support, property division</w:t>
      </w:r>
    </w:p>
    <w:p w14:paraId="47314998" w14:textId="77777777" w:rsidR="00FD3105" w:rsidRDefault="00FD3105">
      <w:pPr>
        <w:pStyle w:val="pxov"/>
        <w:rPr>
          <w:vanish/>
        </w:rPr>
      </w:pPr>
      <w:r>
        <w:rPr>
          <w:vanish/>
        </w:rPr>
        <w:t>FMS</w:t>
      </w:r>
    </w:p>
    <w:p w14:paraId="48E12815" w14:textId="77777777" w:rsidR="00FD3105" w:rsidRDefault="00FD3105">
      <w:pPr>
        <w:pStyle w:val="pxov"/>
        <w:rPr>
          <w:vanish/>
        </w:rPr>
      </w:pPr>
      <w:r>
        <w:rPr>
          <w:vanish/>
        </w:rPr>
        <w:t>FAM</w:t>
      </w:r>
    </w:p>
    <w:p w14:paraId="00CB7BA2" w14:textId="77777777" w:rsidR="00FD3105" w:rsidRDefault="00FD3105">
      <w:pPr>
        <w:pStyle w:val="pxov"/>
        <w:rPr>
          <w:vanish/>
        </w:rPr>
      </w:pPr>
      <w:r>
        <w:rPr>
          <w:vanish/>
        </w:rPr>
        <w:t>DAS</w:t>
      </w:r>
    </w:p>
    <w:p w14:paraId="1952ACB4" w14:textId="77777777" w:rsidR="00FD3105" w:rsidRDefault="00FD3105">
      <w:pPr>
        <w:pStyle w:val="pxov"/>
        <w:rPr>
          <w:vanish/>
        </w:rPr>
      </w:pPr>
      <w:r>
        <w:rPr>
          <w:vanish/>
        </w:rPr>
        <w:t>CAS</w:t>
      </w:r>
    </w:p>
    <w:p w14:paraId="13B8275F" w14:textId="77777777" w:rsidR="00FD3105" w:rsidRDefault="00FD3105">
      <w:pPr>
        <w:pStyle w:val="pxov"/>
        <w:rPr>
          <w:vanish/>
        </w:rPr>
      </w:pPr>
      <w:r>
        <w:rPr>
          <w:vanish/>
        </w:rPr>
        <w:t>FCV</w:t>
      </w:r>
    </w:p>
    <w:p w14:paraId="1ACB2C69" w14:textId="77777777" w:rsidR="00FD3105" w:rsidRDefault="00FD3105">
      <w:pPr>
        <w:pStyle w:val="pxov"/>
        <w:rPr>
          <w:vanish/>
        </w:rPr>
      </w:pPr>
      <w:r>
        <w:rPr>
          <w:vanish/>
        </w:rPr>
        <w:t>FLG</w:t>
      </w:r>
    </w:p>
    <w:p w14:paraId="7F737F8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form.fid="I7ac4d6309fed11dfbf230000837214a9"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CEFB21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tbl.brace.end="6"</w:instrText>
      </w:r>
      <w:r>
        <w:fldChar w:fldCharType="end"/>
      </w:r>
      <w:r>
        <w:fldChar w:fldCharType="begin"/>
      </w:r>
      <w:r>
        <w:instrText>tbl.brace.start="1"</w:instrText>
      </w:r>
      <w:r>
        <w:fldChar w:fldCharType="end"/>
      </w:r>
      <w:r>
        <w:fldChar w:fldCharType="begin"/>
      </w:r>
      <w:r>
        <w:instrText>tbl.ident="I0375U3"</w:instrText>
      </w:r>
      <w:r>
        <w:fldChar w:fldCharType="end"/>
      </w:r>
      <w:r>
        <w:fldChar w:fldCharType="begin"/>
      </w:r>
      <w:r>
        <w:instrText>tbl.uuid="I011Y9S"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29041B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3362B7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602EB5E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colspec.colwidth="25*"</w:instrText>
      </w:r>
      <w:r>
        <w:fldChar w:fldCharType="end"/>
      </w:r>
    </w:p>
    <w:p w14:paraId="7B05E6F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colspec.colwidth="4*"</w:instrText>
      </w:r>
      <w:r>
        <w:fldChar w:fldCharType="end"/>
      </w:r>
    </w:p>
    <w:p w14:paraId="2C7A6F78"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78CBAE06" w14:textId="77777777">
        <w:tc>
          <w:tcPr>
            <w:tcW w:w="2880" w:type="dxa"/>
            <w:tcBorders>
              <w:top w:val="nil"/>
              <w:left w:val="nil"/>
              <w:bottom w:val="nil"/>
              <w:right w:val="nil"/>
            </w:tcBorders>
          </w:tcPr>
          <w:p w14:paraId="70130B0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259C2EB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73B81A0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092785C4" w14:textId="77777777">
        <w:tc>
          <w:tcPr>
            <w:tcW w:w="2880" w:type="dxa"/>
            <w:tcBorders>
              <w:top w:val="nil"/>
              <w:left w:val="nil"/>
              <w:bottom w:val="nil"/>
              <w:right w:val="nil"/>
            </w:tcBorders>
          </w:tcPr>
          <w:p w14:paraId="38E0059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 xml:space="preserve">[NAME OF </w:t>
            </w:r>
            <w:r>
              <w:rPr>
                <w:rStyle w:val="pxfinstr"/>
                <w:i/>
                <w:iCs/>
              </w:rPr>
              <w:lastRenderedPageBreak/>
              <w:t>SPOUSE 1]</w:t>
            </w:r>
            <w:r>
              <w:rPr>
                <w:rStyle w:val="pxrowentry"/>
              </w:rPr>
              <w:t>,</w:t>
            </w:r>
          </w:p>
        </w:tc>
        <w:tc>
          <w:tcPr>
            <w:tcW w:w="2880" w:type="dxa"/>
            <w:tcBorders>
              <w:top w:val="nil"/>
              <w:left w:val="nil"/>
              <w:bottom w:val="nil"/>
              <w:right w:val="nil"/>
            </w:tcBorders>
          </w:tcPr>
          <w:p w14:paraId="0543D4AB"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64250EE" w14:textId="77777777" w:rsidR="00FD3105" w:rsidRDefault="00FD3105"/>
        </w:tc>
      </w:tr>
      <w:tr w:rsidR="00FD3105" w14:paraId="688C26F9" w14:textId="77777777">
        <w:tc>
          <w:tcPr>
            <w:tcW w:w="2880" w:type="dxa"/>
            <w:tcBorders>
              <w:top w:val="nil"/>
              <w:left w:val="nil"/>
              <w:bottom w:val="nil"/>
              <w:right w:val="nil"/>
            </w:tcBorders>
          </w:tcPr>
          <w:p w14:paraId="4C4378B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537B978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477181C4" w14:textId="77777777" w:rsidR="00FD3105" w:rsidRDefault="00FD3105"/>
        </w:tc>
      </w:tr>
      <w:tr w:rsidR="00FD3105" w14:paraId="006EDC13" w14:textId="77777777">
        <w:tc>
          <w:tcPr>
            <w:tcW w:w="2880" w:type="dxa"/>
            <w:tcBorders>
              <w:top w:val="nil"/>
              <w:left w:val="nil"/>
              <w:bottom w:val="nil"/>
              <w:right w:val="nil"/>
            </w:tcBorders>
          </w:tcPr>
          <w:p w14:paraId="63C0187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5B7675C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A920FA3" w14:textId="77777777" w:rsidR="00FD3105" w:rsidRDefault="00FD3105"/>
        </w:tc>
      </w:tr>
      <w:tr w:rsidR="00FD3105" w14:paraId="634B93DD" w14:textId="77777777">
        <w:tc>
          <w:tcPr>
            <w:tcW w:w="2880" w:type="dxa"/>
            <w:tcBorders>
              <w:top w:val="nil"/>
              <w:left w:val="nil"/>
              <w:bottom w:val="nil"/>
              <w:right w:val="nil"/>
            </w:tcBorders>
          </w:tcPr>
          <w:p w14:paraId="37FD82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1372C23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34921565" w14:textId="77777777" w:rsidR="00FD3105" w:rsidRDefault="00FD3105"/>
        </w:tc>
      </w:tr>
    </w:tbl>
    <w:p w14:paraId="65746CC2" w14:textId="77777777" w:rsidR="00FD3105" w:rsidRDefault="00FD3105">
      <w:pPr>
        <w:pStyle w:val="pxtbody"/>
      </w:pPr>
    </w:p>
    <w:p w14:paraId="3E7D48C3" w14:textId="77777777" w:rsidR="00FD3105" w:rsidRDefault="00FD3105"/>
    <w:p w14:paraId="675D2519" w14:textId="77777777" w:rsidR="00FD3105" w:rsidRDefault="00FD3105">
      <w:pPr>
        <w:pStyle w:val="pxformhac"/>
        <w:spacing w:before="180"/>
        <w:jc w:val="center"/>
      </w:pPr>
      <w:r>
        <w:t xml:space="preserve">FINAL JUDGMENT </w:t>
      </w:r>
    </w:p>
    <w:p w14:paraId="7B651C20" w14:textId="77777777" w:rsidR="00D347EC" w:rsidRDefault="00FD3105">
      <w:pPr>
        <w:pStyle w:val="pxformp"/>
        <w:rPr>
          <w:ins w:id="68" w:author="Debra M. Salisbury" w:date="2024-04-17T18:53: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This </w:t>
      </w:r>
      <w:ins w:id="69" w:author="Debra M. Salisbury" w:date="2024-04-17T18:34:00Z">
        <w:r w:rsidR="00D347EC">
          <w:t>fi</w:t>
        </w:r>
      </w:ins>
      <w:ins w:id="70" w:author="Debra M. Salisbury" w:date="2024-04-17T18:35:00Z">
        <w:r w:rsidR="00D347EC">
          <w:t xml:space="preserve">nal hearing in this </w:t>
        </w:r>
      </w:ins>
      <w:r>
        <w:t>action was tried before the court. On the evidence presented the court finds</w:t>
      </w:r>
      <w:ins w:id="71" w:author="Debra M. Salisbury" w:date="2024-04-17T18:35:00Z">
        <w:r w:rsidR="00D347EC">
          <w:t xml:space="preserve"> and orders as follows:</w:t>
        </w:r>
      </w:ins>
      <w:del w:id="72" w:author="Debra M. Salisbury" w:date="2024-04-17T18:35:00Z">
        <w:r w:rsidDel="00D347EC">
          <w:delText xml:space="preserve"> </w:delText>
        </w:r>
      </w:del>
    </w:p>
    <w:p w14:paraId="70F4F4FA" w14:textId="77777777" w:rsidR="003B7F77" w:rsidRDefault="003B7F77" w:rsidP="003B7F77">
      <w:pPr>
        <w:rPr>
          <w:ins w:id="73" w:author="Debra M. Salisbury" w:date="2024-04-17T18:54:00Z"/>
        </w:rPr>
      </w:pPr>
      <w:ins w:id="74" w:author="Debra M. Salisbury" w:date="2024-04-17T18:54:00Z">
        <w:r>
          <w:rPr>
            <w:color w:val="FF0000"/>
            <w:sz w:val="20"/>
            <w:szCs w:val="20"/>
            <w:vertAlign w:val="superscript"/>
          </w:rPr>
          <w:t xml:space="preserve">► </w:t>
        </w:r>
        <w:r>
          <w:t xml:space="preserve">1.  </w:t>
        </w:r>
      </w:ins>
    </w:p>
    <w:p w14:paraId="006716AE" w14:textId="77777777" w:rsidR="00D347EC" w:rsidRDefault="003B7F77" w:rsidP="003B7F77">
      <w:pPr>
        <w:ind w:firstLine="360"/>
        <w:rPr>
          <w:ins w:id="75" w:author="Debra M. Salisbury" w:date="2024-04-17T18:55:00Z"/>
        </w:rPr>
      </w:pPr>
      <w:ins w:id="76" w:author="Debra M. Salisbury" w:date="2024-04-17T18:54:00Z">
        <w:r>
          <w:rPr>
            <w:color w:val="FF0000"/>
            <w:sz w:val="20"/>
            <w:szCs w:val="20"/>
            <w:vertAlign w:val="superscript"/>
          </w:rPr>
          <w:t>►</w:t>
        </w:r>
      </w:ins>
      <w:ins w:id="77" w:author="Debra M. Salisbury" w:date="2024-04-17T18:36:00Z">
        <w:r w:rsidR="00D347EC">
          <w:t xml:space="preserve">The parties were married on </w:t>
        </w:r>
        <w:r w:rsidR="00D347EC" w:rsidRPr="00D347EC">
          <w:rPr>
            <w:i/>
            <w:iCs/>
            <w:rPrChange w:id="78" w:author="Debra M. Salisbury" w:date="2024-04-17T18:36:00Z">
              <w:rPr>
                <w:iCs/>
              </w:rPr>
            </w:rPrChange>
          </w:rPr>
          <w:t>[date of marriage]</w:t>
        </w:r>
      </w:ins>
      <w:ins w:id="79" w:author="Debra M. Salisbury" w:date="2024-04-17T18:37:00Z">
        <w:r w:rsidR="00D347EC">
          <w:t xml:space="preserve"> and separated on </w:t>
        </w:r>
        <w:r w:rsidR="00D347EC" w:rsidRPr="00D347EC">
          <w:rPr>
            <w:i/>
            <w:iCs/>
            <w:rPrChange w:id="80" w:author="Debra M. Salisbury" w:date="2024-04-17T18:37:00Z">
              <w:rPr>
                <w:iCs/>
              </w:rPr>
            </w:rPrChange>
          </w:rPr>
          <w:t>[date of separation]</w:t>
        </w:r>
        <w:r w:rsidR="00D347EC">
          <w:t>.</w:t>
        </w:r>
      </w:ins>
    </w:p>
    <w:p w14:paraId="0DDDCE6E" w14:textId="77777777" w:rsidR="003B7F77" w:rsidRDefault="003B7F77">
      <w:pPr>
        <w:rPr>
          <w:ins w:id="81" w:author="Debra M. Salisbury" w:date="2024-04-17T18:37:00Z"/>
        </w:rPr>
        <w:pPrChange w:id="82" w:author="Debra M. Salisbury" w:date="2024-04-17T18:55:00Z">
          <w:pPr>
            <w:numPr>
              <w:numId w:val="3"/>
            </w:numPr>
            <w:ind w:left="720" w:hanging="360"/>
          </w:pPr>
        </w:pPrChange>
      </w:pPr>
      <w:ins w:id="83" w:author="Debra M. Salisbury" w:date="2024-04-17T18:55:00Z">
        <w:r>
          <w:rPr>
            <w:color w:val="FF0000"/>
            <w:sz w:val="20"/>
            <w:szCs w:val="20"/>
            <w:vertAlign w:val="superscript"/>
          </w:rPr>
          <w:t xml:space="preserve">► </w:t>
        </w:r>
        <w:r>
          <w:t>2.</w:t>
        </w:r>
      </w:ins>
    </w:p>
    <w:p w14:paraId="114514CD" w14:textId="77777777" w:rsidR="003B7F77" w:rsidRDefault="003B7F77" w:rsidP="003B7F77">
      <w:pPr>
        <w:ind w:left="360"/>
        <w:rPr>
          <w:ins w:id="84" w:author="Debra M. Salisbury" w:date="2024-04-17T18:55:00Z"/>
        </w:rPr>
      </w:pPr>
      <w:ins w:id="85" w:author="Debra M. Salisbury" w:date="2024-04-17T18:55:00Z">
        <w:r>
          <w:rPr>
            <w:color w:val="FF0000"/>
            <w:sz w:val="20"/>
            <w:szCs w:val="20"/>
            <w:vertAlign w:val="superscript"/>
          </w:rPr>
          <w:t>►</w:t>
        </w:r>
      </w:ins>
      <w:ins w:id="86" w:author="Debra M. Salisbury" w:date="2024-04-17T18:37:00Z">
        <w:r w:rsidR="00D347EC">
          <w:t>At least one of the parties has resided in</w:t>
        </w:r>
      </w:ins>
      <w:ins w:id="87" w:author="Debra M. Salisbury" w:date="2024-04-17T18:38:00Z">
        <w:r w:rsidR="00D347EC">
          <w:t xml:space="preserve"> Florida for six (6) months prior to the filing of this action.</w:t>
        </w:r>
      </w:ins>
    </w:p>
    <w:p w14:paraId="223BBF38" w14:textId="77777777" w:rsidR="003B7F77" w:rsidRDefault="003B7F77">
      <w:pPr>
        <w:rPr>
          <w:ins w:id="88" w:author="Debra M. Salisbury" w:date="2024-04-17T18:40:00Z"/>
        </w:rPr>
        <w:pPrChange w:id="89" w:author="Debra M. Salisbury" w:date="2024-04-17T18:55:00Z">
          <w:pPr>
            <w:numPr>
              <w:numId w:val="3"/>
            </w:numPr>
            <w:ind w:left="720" w:hanging="360"/>
          </w:pPr>
        </w:pPrChange>
      </w:pPr>
      <w:ins w:id="90" w:author="Debra M. Salisbury" w:date="2024-04-17T18:55:00Z">
        <w:r>
          <w:rPr>
            <w:color w:val="FF0000"/>
            <w:sz w:val="20"/>
            <w:szCs w:val="20"/>
            <w:vertAlign w:val="superscript"/>
          </w:rPr>
          <w:t xml:space="preserve">► </w:t>
        </w:r>
        <w:r>
          <w:t>3.</w:t>
        </w:r>
      </w:ins>
    </w:p>
    <w:p w14:paraId="69237C99" w14:textId="77777777" w:rsidR="00D347EC" w:rsidRDefault="003B7F77" w:rsidP="003B7F77">
      <w:pPr>
        <w:ind w:firstLine="360"/>
        <w:rPr>
          <w:ins w:id="91" w:author="Debra M. Salisbury" w:date="2024-04-17T18:56:00Z"/>
        </w:rPr>
      </w:pPr>
      <w:ins w:id="92" w:author="Debra M. Salisbury" w:date="2024-04-17T18:56:00Z">
        <w:r>
          <w:rPr>
            <w:color w:val="FF0000"/>
            <w:sz w:val="20"/>
            <w:szCs w:val="20"/>
            <w:vertAlign w:val="superscript"/>
          </w:rPr>
          <w:t>►</w:t>
        </w:r>
      </w:ins>
      <w:ins w:id="93" w:author="Debra M. Salisbury" w:date="2024-04-17T18:41:00Z">
        <w:r w:rsidR="00D347EC">
          <w:t>Florida is the home state of the minor child and is the sole jurisdictional state to determine child custody and vis</w:t>
        </w:r>
      </w:ins>
      <w:ins w:id="94" w:author="Debra M. Salisbury" w:date="2024-04-17T18:56:00Z">
        <w:r>
          <w:t>i</w:t>
        </w:r>
      </w:ins>
      <w:ins w:id="95" w:author="Debra M. Salisbury" w:date="2024-04-17T18:41:00Z">
        <w:r w:rsidR="00D347EC">
          <w:t>tation under the Uniform Child Custody Jurisdiction and Enfo</w:t>
        </w:r>
      </w:ins>
      <w:ins w:id="96" w:author="Debra M. Salisbury" w:date="2024-04-17T18:42:00Z">
        <w:r w:rsidR="00D347EC">
          <w:t xml:space="preserve">rcement Act. </w:t>
        </w:r>
      </w:ins>
    </w:p>
    <w:p w14:paraId="116FE0E9" w14:textId="77777777" w:rsidR="003B7F77" w:rsidRDefault="003B7F77">
      <w:pPr>
        <w:rPr>
          <w:ins w:id="97" w:author="Debra M. Salisbury" w:date="2024-04-17T18:42:00Z"/>
        </w:rPr>
        <w:pPrChange w:id="98" w:author="Debra M. Salisbury" w:date="2024-04-17T18:56:00Z">
          <w:pPr>
            <w:numPr>
              <w:numId w:val="3"/>
            </w:numPr>
            <w:ind w:left="720" w:hanging="360"/>
          </w:pPr>
        </w:pPrChange>
      </w:pPr>
      <w:ins w:id="99" w:author="Debra M. Salisbury" w:date="2024-04-17T18:56:00Z">
        <w:r>
          <w:rPr>
            <w:color w:val="FF0000"/>
            <w:sz w:val="20"/>
            <w:szCs w:val="20"/>
            <w:vertAlign w:val="superscript"/>
          </w:rPr>
          <w:t xml:space="preserve">► </w:t>
        </w:r>
        <w:r>
          <w:t xml:space="preserve">4. </w:t>
        </w:r>
      </w:ins>
    </w:p>
    <w:p w14:paraId="0C1410A2" w14:textId="77777777" w:rsidR="00D347EC" w:rsidRDefault="003B7F77" w:rsidP="003B7F77">
      <w:pPr>
        <w:ind w:firstLine="360"/>
        <w:rPr>
          <w:ins w:id="100" w:author="Debra M. Salisbury" w:date="2024-04-17T18:56:00Z"/>
        </w:rPr>
      </w:pPr>
      <w:ins w:id="101" w:author="Debra M. Salisbury" w:date="2024-04-17T18:56:00Z">
        <w:r>
          <w:rPr>
            <w:color w:val="FF0000"/>
            <w:sz w:val="20"/>
            <w:szCs w:val="20"/>
            <w:vertAlign w:val="superscript"/>
          </w:rPr>
          <w:t>►</w:t>
        </w:r>
      </w:ins>
      <w:ins w:id="102" w:author="Debra M. Salisbury" w:date="2024-04-17T18:42:00Z">
        <w:r w:rsidR="00D347EC">
          <w:t>The court has jurisdiction of the parties, child, and the subject matter herein.</w:t>
        </w:r>
      </w:ins>
    </w:p>
    <w:p w14:paraId="78CEBCFD" w14:textId="77777777" w:rsidR="003B7F77" w:rsidRDefault="003B7F77" w:rsidP="003B7F77">
      <w:pPr>
        <w:rPr>
          <w:ins w:id="103" w:author="Debra M. Salisbury" w:date="2024-04-17T18:57:00Z"/>
        </w:rPr>
      </w:pPr>
      <w:ins w:id="104" w:author="Debra M. Salisbury" w:date="2024-04-17T18:56:00Z">
        <w:r>
          <w:rPr>
            <w:color w:val="FF0000"/>
            <w:sz w:val="20"/>
            <w:szCs w:val="20"/>
            <w:vertAlign w:val="superscript"/>
          </w:rPr>
          <w:t>►</w:t>
        </w:r>
      </w:ins>
      <w:ins w:id="105" w:author="Debra M. Salisbury" w:date="2024-04-17T18:57:00Z">
        <w:r>
          <w:rPr>
            <w:color w:val="FF0000"/>
            <w:sz w:val="20"/>
            <w:szCs w:val="20"/>
            <w:vertAlign w:val="superscript"/>
          </w:rPr>
          <w:t xml:space="preserve"> </w:t>
        </w:r>
        <w:r>
          <w:t xml:space="preserve">5.  </w:t>
        </w:r>
      </w:ins>
    </w:p>
    <w:p w14:paraId="2E352135" w14:textId="77777777" w:rsidR="00D347EC" w:rsidRPr="003B7F77" w:rsidRDefault="003B7F77">
      <w:pPr>
        <w:rPr>
          <w:ins w:id="106" w:author="Debra M. Salisbury" w:date="2024-04-17T18:44:00Z"/>
          <w:color w:val="FF0000"/>
          <w:sz w:val="20"/>
          <w:szCs w:val="20"/>
          <w:vertAlign w:val="superscript"/>
          <w:rPrChange w:id="107" w:author="Debra M. Salisbury" w:date="2024-04-17T18:57:00Z">
            <w:rPr>
              <w:ins w:id="108" w:author="Debra M. Salisbury" w:date="2024-04-17T18:44:00Z"/>
              <w:szCs w:val="20"/>
            </w:rPr>
          </w:rPrChange>
        </w:rPr>
        <w:pPrChange w:id="109" w:author="Debra M. Salisbury" w:date="2024-04-17T18:57:00Z">
          <w:pPr>
            <w:numPr>
              <w:numId w:val="3"/>
            </w:numPr>
            <w:ind w:left="720" w:hanging="360"/>
          </w:pPr>
        </w:pPrChange>
      </w:pPr>
      <w:ins w:id="110" w:author="Debra M. Salisbury" w:date="2024-04-17T18:57:00Z">
        <w:r>
          <w:rPr>
            <w:color w:val="FF0000"/>
            <w:sz w:val="20"/>
            <w:szCs w:val="20"/>
            <w:vertAlign w:val="superscript"/>
          </w:rPr>
          <w:t xml:space="preserve">       ►</w:t>
        </w:r>
      </w:ins>
      <w:ins w:id="111" w:author="Debra M. Salisbury" w:date="2024-04-17T18:43:00Z">
        <w:r w:rsidR="00D347EC">
          <w:t>The parties have</w:t>
        </w:r>
      </w:ins>
      <w:ins w:id="112" w:author="Debra M. Salisbury" w:date="2024-05-05T12:00:00Z">
        <w:r w:rsidR="0038335D">
          <w:t xml:space="preserve"> one</w:t>
        </w:r>
      </w:ins>
      <w:ins w:id="113" w:author="Debra M. Salisbury" w:date="2024-04-17T18:43:00Z">
        <w:r w:rsidR="00D347EC">
          <w:rPr>
            <w:i/>
            <w:iCs/>
          </w:rPr>
          <w:t xml:space="preserve"> </w:t>
        </w:r>
        <w:r w:rsidR="00D347EC">
          <w:t xml:space="preserve">child </w:t>
        </w:r>
      </w:ins>
      <w:ins w:id="114" w:author="Debra M. Salisbury" w:date="2024-04-17T18:44:00Z">
        <w:r w:rsidR="007E6DD2">
          <w:t>who were born of this marriage:</w:t>
        </w:r>
      </w:ins>
    </w:p>
    <w:p w14:paraId="4747CC4A" w14:textId="77777777" w:rsidR="007E6DD2" w:rsidRDefault="007E6DD2" w:rsidP="007E6DD2">
      <w:pPr>
        <w:ind w:left="720"/>
        <w:rPr>
          <w:ins w:id="115" w:author="Debra M. Salisbury" w:date="2024-04-17T18:45:00Z"/>
          <w:i/>
          <w:iCs/>
        </w:rPr>
      </w:pPr>
      <w:ins w:id="116" w:author="Debra M. Salisbury" w:date="2024-04-17T18:44:00Z">
        <w:r w:rsidRPr="007E6DD2">
          <w:rPr>
            <w:i/>
            <w:iCs/>
            <w:rPrChange w:id="117" w:author="Debra M. Salisbury" w:date="2024-04-17T18:45:00Z">
              <w:rPr>
                <w:iCs/>
              </w:rPr>
            </w:rPrChange>
          </w:rPr>
          <w:t>[name of child]</w:t>
        </w:r>
      </w:ins>
      <w:ins w:id="118" w:author="Debra M. Salisbury" w:date="2024-04-17T18:45:00Z">
        <w:r>
          <w:rPr>
            <w:i/>
            <w:iCs/>
          </w:rPr>
          <w:t>, dat</w:t>
        </w:r>
      </w:ins>
      <w:ins w:id="119" w:author="Debra M. Salisbury" w:date="2024-04-17T18:46:00Z">
        <w:r>
          <w:rPr>
            <w:i/>
            <w:iCs/>
          </w:rPr>
          <w:t>e of birth</w:t>
        </w:r>
      </w:ins>
      <w:ins w:id="120" w:author="Debra M. Salisbury" w:date="2024-04-17T18:44:00Z">
        <w:r>
          <w:t xml:space="preserve"> </w:t>
        </w:r>
        <w:r w:rsidRPr="007E6DD2">
          <w:rPr>
            <w:i/>
            <w:iCs/>
            <w:rPrChange w:id="121" w:author="Debra M. Salisbury" w:date="2024-04-17T18:45:00Z">
              <w:rPr>
                <w:iCs/>
              </w:rPr>
            </w:rPrChange>
          </w:rPr>
          <w:t>[date of birth</w:t>
        </w:r>
      </w:ins>
      <w:ins w:id="122" w:author="Debra M. Salisbury" w:date="2024-04-17T18:46:00Z">
        <w:r>
          <w:rPr>
            <w:i/>
            <w:iCs/>
          </w:rPr>
          <w:t xml:space="preserve"> of child</w:t>
        </w:r>
      </w:ins>
      <w:ins w:id="123" w:author="Debra M. Salisbury" w:date="2024-04-17T18:44:00Z">
        <w:r w:rsidRPr="007E6DD2">
          <w:rPr>
            <w:i/>
            <w:iCs/>
            <w:rPrChange w:id="124" w:author="Debra M. Salisbury" w:date="2024-04-17T18:45:00Z">
              <w:rPr>
                <w:iCs/>
              </w:rPr>
            </w:rPrChange>
          </w:rPr>
          <w:t>]</w:t>
        </w:r>
      </w:ins>
    </w:p>
    <w:p w14:paraId="28750B26" w14:textId="77777777" w:rsidR="003B7F77" w:rsidRPr="003B7F77" w:rsidRDefault="003B7F77">
      <w:pPr>
        <w:rPr>
          <w:ins w:id="125" w:author="Debra M. Salisbury" w:date="2024-04-17T18:58:00Z"/>
        </w:rPr>
        <w:pPrChange w:id="126" w:author="Debra M. Salisbury" w:date="2024-04-17T18:59:00Z">
          <w:pPr>
            <w:ind w:left="360"/>
          </w:pPr>
        </w:pPrChange>
      </w:pPr>
      <w:ins w:id="127" w:author="Debra M. Salisbury" w:date="2024-04-17T18:59:00Z">
        <w:r>
          <w:rPr>
            <w:color w:val="FF0000"/>
            <w:sz w:val="20"/>
            <w:szCs w:val="20"/>
            <w:vertAlign w:val="superscript"/>
          </w:rPr>
          <w:t>►</w:t>
        </w:r>
      </w:ins>
      <w:ins w:id="128" w:author="Debra M. Salisbury" w:date="2024-04-17T18:58:00Z">
        <w:r w:rsidRPr="003B7F77">
          <w:rPr>
            <w:rPrChange w:id="129" w:author="Debra M. Salisbury" w:date="2024-04-17T18:59:00Z">
              <w:rPr>
                <w:i/>
              </w:rPr>
            </w:rPrChange>
          </w:rPr>
          <w:t>6</w:t>
        </w:r>
      </w:ins>
      <w:ins w:id="130" w:author="Debra M. Salisbury" w:date="2024-04-17T18:59:00Z">
        <w:r w:rsidRPr="003B7F77">
          <w:rPr>
            <w:rPrChange w:id="131" w:author="Debra M. Salisbury" w:date="2024-04-17T18:59:00Z">
              <w:rPr>
                <w:i/>
              </w:rPr>
            </w:rPrChange>
          </w:rPr>
          <w:t>.</w:t>
        </w:r>
      </w:ins>
    </w:p>
    <w:p w14:paraId="2D398999" w14:textId="77777777" w:rsidR="003B7F77" w:rsidRDefault="003B7F77">
      <w:pPr>
        <w:rPr>
          <w:ins w:id="132" w:author="Debra M. Salisbury" w:date="2024-04-17T18:50:00Z"/>
        </w:rPr>
        <w:pPrChange w:id="133" w:author="Debra M. Salisbury" w:date="2024-04-17T18:58:00Z">
          <w:pPr>
            <w:numPr>
              <w:numId w:val="3"/>
            </w:numPr>
            <w:ind w:left="720" w:hanging="360"/>
          </w:pPr>
        </w:pPrChange>
      </w:pPr>
      <w:ins w:id="134" w:author="Debra M. Salisbury" w:date="2024-04-17T18:58:00Z">
        <w:r>
          <w:rPr>
            <w:color w:val="FF0000"/>
            <w:sz w:val="20"/>
            <w:szCs w:val="20"/>
            <w:vertAlign w:val="superscript"/>
          </w:rPr>
          <w:t xml:space="preserve">       ►</w:t>
        </w:r>
      </w:ins>
      <w:ins w:id="135" w:author="Debra M. Salisbury" w:date="2024-04-17T18:49:00Z">
        <w:r w:rsidR="007E6DD2">
          <w:t>Th</w:t>
        </w:r>
      </w:ins>
      <w:ins w:id="136" w:author="Debra M. Salisbury" w:date="2024-04-17T18:48:00Z">
        <w:r w:rsidR="007E6DD2">
          <w:t>e marriage between the party is irretrievably broken</w:t>
        </w:r>
      </w:ins>
      <w:ins w:id="137" w:author="Debra M. Salisbury" w:date="2024-04-17T18:49:00Z">
        <w:r w:rsidR="007E6DD2">
          <w:t>.</w:t>
        </w:r>
      </w:ins>
    </w:p>
    <w:p w14:paraId="13606F6D" w14:textId="77777777" w:rsidR="007E6DD2" w:rsidRDefault="007E6DD2" w:rsidP="007E6DD2">
      <w:pPr>
        <w:rPr>
          <w:ins w:id="138" w:author="Debra M. Salisbury" w:date="2024-04-17T18:52:00Z"/>
        </w:rPr>
      </w:pPr>
      <w:ins w:id="139" w:author="Debra M. Salisbury" w:date="2024-04-17T18:50:00Z">
        <w:r>
          <w:t>E</w:t>
        </w:r>
      </w:ins>
      <w:ins w:id="140" w:author="Debra M. Salisbury" w:date="2024-04-17T18:51:00Z">
        <w:r>
          <w:t>quitable Distribution</w:t>
        </w:r>
      </w:ins>
      <w:ins w:id="141" w:author="Debra M. Salisbury" w:date="2024-04-17T18:50:00Z">
        <w:r>
          <w:t>:</w:t>
        </w:r>
      </w:ins>
    </w:p>
    <w:p w14:paraId="759F6EF4" w14:textId="77777777" w:rsidR="003B7F77" w:rsidRDefault="003B7F77" w:rsidP="003B7F77">
      <w:pPr>
        <w:pStyle w:val="pxformp"/>
        <w:rPr>
          <w:ins w:id="142" w:author="Debra M. Salisbury" w:date="2024-04-17T19:00:00Z"/>
        </w:rPr>
      </w:pPr>
      <w:ins w:id="143" w:author="Debra M. Salisbury" w:date="2024-04-17T18:59:00Z">
        <w:r>
          <w:rPr>
            <w:color w:val="FF0000"/>
            <w:sz w:val="20"/>
            <w:szCs w:val="20"/>
            <w:vertAlign w:val="superscript"/>
          </w:rPr>
          <w:t>►</w:t>
        </w:r>
      </w:ins>
      <w:ins w:id="144" w:author="Debra M. Salisbury" w:date="2024-04-17T19:00:00Z">
        <w:r>
          <w:t xml:space="preserve">7.  </w:t>
        </w:r>
      </w:ins>
    </w:p>
    <w:p w14:paraId="007075FD" w14:textId="77777777" w:rsidR="00FD3105" w:rsidRDefault="003B7F77" w:rsidP="003B7F77">
      <w:pPr>
        <w:pStyle w:val="pxformp"/>
      </w:pPr>
      <w:ins w:id="145" w:author="Debra M. Salisbury" w:date="2024-04-17T19:00:00Z">
        <w:r>
          <w:rPr>
            <w:color w:val="FF0000"/>
            <w:sz w:val="20"/>
            <w:szCs w:val="20"/>
            <w:vertAlign w:val="superscript"/>
          </w:rPr>
          <w:t xml:space="preserve">       ►</w:t>
        </w:r>
      </w:ins>
      <w:del w:id="146" w:author="Debra M. Salisbury" w:date="2024-04-17T18:52:00Z">
        <w:r w:rsidR="00FD3105" w:rsidDel="007E6DD2">
          <w:delText xml:space="preserve">that </w:delText>
        </w:r>
      </w:del>
      <w:ins w:id="147" w:author="Debra M. Salisbury" w:date="2024-04-17T18:53:00Z">
        <w:r w:rsidR="007E6DD2">
          <w:t>E</w:t>
        </w:r>
      </w:ins>
      <w:del w:id="148" w:author="Debra M. Salisbury" w:date="2024-04-17T18:53:00Z">
        <w:r w:rsidR="00FD3105" w:rsidDel="007E6DD2">
          <w:delText>e</w:delText>
        </w:r>
      </w:del>
      <w:r w:rsidR="00FD3105">
        <w:t xml:space="preserve">quitable distribution between the parties is proper and that the parties had the marital and nonmarital assets and liabilities on </w:t>
      </w:r>
      <w:r w:rsidR="00FD3105">
        <w:rPr>
          <w:rStyle w:val="pxfinstr"/>
          <w:i/>
          <w:iCs/>
        </w:rPr>
        <w:t>[date of asset and liability inventory]</w:t>
      </w:r>
      <w:r w:rsidR="00FD3105">
        <w:t xml:space="preserve"> set forth below:</w:t>
      </w:r>
    </w:p>
    <w:p w14:paraId="756B1B63" w14:textId="77777777" w:rsidR="00FD3105" w:rsidDel="007E6DD2" w:rsidRDefault="00FD3105">
      <w:pPr>
        <w:pStyle w:val="pxformfl"/>
        <w:ind w:left="500"/>
        <w:rPr>
          <w:del w:id="149" w:author="Debra M. Salisbury" w:date="2024-04-17T18:53:00Z"/>
        </w:rPr>
        <w:pPrChange w:id="150" w:author="Debra M. Salisbury" w:date="2024-04-17T18:53:00Z">
          <w:pPr>
            <w:pStyle w:val="pxformfin"/>
          </w:pPr>
        </w:pPrChange>
      </w:pPr>
      <w:del w:id="151" w:author="Debra M. Salisbury" w:date="2024-04-17T18:53:00Z">
        <w:r w:rsidDel="007E6DD2">
          <w:delText xml:space="preserve"> </w:delText>
        </w:r>
      </w:del>
    </w:p>
    <w:p w14:paraId="290692D0" w14:textId="77777777" w:rsidR="00FD3105" w:rsidRDefault="00FD3105">
      <w:pPr>
        <w:pStyle w:val="pxformfl"/>
        <w:ind w:left="500"/>
        <w:pPrChange w:id="152" w:author="Debra M. Salisbury" w:date="2024-04-17T18:53:00Z">
          <w:pPr>
            <w:pStyle w:val="pxformfin"/>
          </w:pPr>
        </w:pPrChange>
      </w:pPr>
      <w:r>
        <w:rPr>
          <w:color w:val="FF0000"/>
          <w:sz w:val="20"/>
          <w:szCs w:val="20"/>
          <w:vertAlign w:val="superscript"/>
        </w:rPr>
        <w:t>►</w:t>
      </w:r>
      <w:r>
        <w:fldChar w:fldCharType="begin"/>
      </w:r>
      <w:r>
        <w:instrText>fi.lvl="1"</w:instrText>
      </w:r>
      <w:r>
        <w:fldChar w:fldCharType="end"/>
      </w:r>
      <w:del w:id="153" w:author="Debra M. Salisbury" w:date="2024-04-17T19:02:00Z">
        <w:r w:rsidDel="003B7F77">
          <w:delText>A.</w:delText>
        </w:r>
      </w:del>
      <w:ins w:id="154" w:author="Debra M. Salisbury" w:date="2024-04-17T19:02:00Z">
        <w:r w:rsidR="003B7F77">
          <w:t>(a.)</w:t>
        </w:r>
      </w:ins>
      <w:r>
        <w:t xml:space="preserve"> </w:t>
      </w:r>
    </w:p>
    <w:p w14:paraId="7C3AFF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owns no nonmarital assets.</w:t>
      </w:r>
    </w:p>
    <w:p w14:paraId="7E694F81" w14:textId="77777777" w:rsidR="00FD3105" w:rsidRDefault="003B7F77" w:rsidP="003B7F77">
      <w:pPr>
        <w:pStyle w:val="pxformfin"/>
      </w:pPr>
      <w:ins w:id="155" w:author="Debra M. Salisbury" w:date="2024-04-17T19:02:00Z">
        <w:r>
          <w:rPr>
            <w:color w:val="FF0000"/>
            <w:sz w:val="20"/>
            <w:szCs w:val="20"/>
            <w:vertAlign w:val="superscript"/>
          </w:rPr>
          <w:t xml:space="preserve">          </w:t>
        </w:r>
      </w:ins>
      <w:r w:rsidR="00FD3105">
        <w:rPr>
          <w:color w:val="FF0000"/>
          <w:sz w:val="20"/>
          <w:szCs w:val="20"/>
          <w:vertAlign w:val="superscript"/>
        </w:rPr>
        <w:t>►</w:t>
      </w:r>
      <w:r w:rsidR="00FD3105">
        <w:fldChar w:fldCharType="begin"/>
      </w:r>
      <w:r w:rsidR="00FD3105">
        <w:instrText>fi.lvl="1"</w:instrText>
      </w:r>
      <w:r w:rsidR="00FD3105">
        <w:fldChar w:fldCharType="end"/>
      </w:r>
      <w:ins w:id="156" w:author="Debra M. Salisbury" w:date="2024-04-17T19:02:00Z">
        <w:r>
          <w:t>(b</w:t>
        </w:r>
      </w:ins>
      <w:del w:id="157" w:author="Debra M. Salisbury" w:date="2024-04-17T19:02:00Z">
        <w:r w:rsidR="00FD3105" w:rsidDel="003B7F77">
          <w:delText>B</w:delText>
        </w:r>
      </w:del>
      <w:r w:rsidR="00FD3105">
        <w:t>.</w:t>
      </w:r>
      <w:ins w:id="158" w:author="Debra M. Salisbury" w:date="2024-04-17T19:02:00Z">
        <w:r>
          <w:t>)</w:t>
        </w:r>
      </w:ins>
      <w:r w:rsidR="00FD3105">
        <w:t xml:space="preserve"> </w:t>
      </w:r>
    </w:p>
    <w:p w14:paraId="291BFF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owns the following nonmarital assets:</w:t>
      </w:r>
    </w:p>
    <w:p w14:paraId="32155571" w14:textId="77777777" w:rsidR="00FD3105" w:rsidRDefault="00FD3105">
      <w:pPr>
        <w:pStyle w:val="pxformfl"/>
        <w:ind w:left="500"/>
      </w:pPr>
      <w:r>
        <w:t xml:space="preserve"> </w:t>
      </w:r>
    </w:p>
    <w:p w14:paraId="777BAC36"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(1). </w:t>
      </w:r>
    </w:p>
    <w:p w14:paraId="5E8A7D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real property inherited from </w:t>
      </w:r>
      <w:r>
        <w:lastRenderedPageBreak/>
        <w:t xml:space="preserve">her grandparents in </w:t>
      </w:r>
      <w:r>
        <w:rPr>
          <w:rStyle w:val="pxfinstr"/>
          <w:i/>
          <w:iCs/>
        </w:rPr>
        <w:t>[name of state]</w:t>
      </w:r>
      <w:r>
        <w:t xml:space="preserve"> that has a lengthy metes and bounds description not repeated in this judgment because the property is the only </w:t>
      </w:r>
      <w:r>
        <w:rPr>
          <w:rStyle w:val="pxfinstr"/>
          <w:i/>
          <w:iCs/>
        </w:rPr>
        <w:t>[name of state]</w:t>
      </w:r>
      <w:r>
        <w:t xml:space="preserve"> property held by either of the parties.</w:t>
      </w:r>
    </w:p>
    <w:p w14:paraId="01FD1794"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(2). </w:t>
      </w:r>
    </w:p>
    <w:p w14:paraId="657E433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w:t>
      </w:r>
      <w:r>
        <w:rPr>
          <w:rStyle w:val="pxfinstr"/>
          <w:i/>
          <w:iCs/>
        </w:rPr>
        <w:t>[name of company 1]</w:t>
      </w:r>
      <w:r>
        <w:t xml:space="preserve"> stock inherited from her parents. Any appreciation occurring during the course of the marriage did not occur as a result of the marital effort and labor and is not a marital asset.</w:t>
      </w:r>
    </w:p>
    <w:p w14:paraId="37E53C2C"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(3). </w:t>
      </w:r>
    </w:p>
    <w:p w14:paraId="70422E6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a collection of gold coins acquired before the marriage. Any increase in value of the collection is not due to the marital effort and labor.</w:t>
      </w:r>
    </w:p>
    <w:p w14:paraId="35FA73F7" w14:textId="77777777" w:rsidR="00FD3105" w:rsidRDefault="00FD3105" w:rsidP="003B7F77">
      <w:pPr>
        <w:pStyle w:val="pxformfin"/>
        <w:ind w:firstLine="720"/>
      </w:pPr>
      <w:r>
        <w:rPr>
          <w:color w:val="FF0000"/>
          <w:sz w:val="20"/>
          <w:szCs w:val="20"/>
          <w:vertAlign w:val="superscript"/>
        </w:rPr>
        <w:t>►</w:t>
      </w:r>
      <w:r>
        <w:fldChar w:fldCharType="begin"/>
      </w:r>
      <w:r>
        <w:instrText>fi.lvl="1"</w:instrText>
      </w:r>
      <w:r>
        <w:fldChar w:fldCharType="end"/>
      </w:r>
      <w:ins w:id="159" w:author="Debra M. Salisbury" w:date="2024-04-17T19:03:00Z">
        <w:r w:rsidR="003B7F77">
          <w:t>(c</w:t>
        </w:r>
      </w:ins>
      <w:del w:id="160" w:author="Debra M. Salisbury" w:date="2024-04-17T19:03:00Z">
        <w:r w:rsidDel="003B7F77">
          <w:delText>C</w:delText>
        </w:r>
      </w:del>
      <w:r>
        <w:t>.</w:t>
      </w:r>
      <w:ins w:id="161" w:author="Debra M. Salisbury" w:date="2024-04-17T19:03:00Z">
        <w:r w:rsidR="003B7F77">
          <w:t>)</w:t>
        </w:r>
      </w:ins>
      <w:r>
        <w:t xml:space="preserve"> </w:t>
      </w:r>
    </w:p>
    <w:p w14:paraId="643FA91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The parties jointly own the following property:</w:t>
      </w:r>
    </w:p>
    <w:p w14:paraId="7945BEF3" w14:textId="77777777" w:rsidR="00FD3105" w:rsidDel="003B7F77" w:rsidRDefault="00FD3105">
      <w:pPr>
        <w:pStyle w:val="pxformfl"/>
        <w:ind w:left="500" w:firstLine="220"/>
        <w:rPr>
          <w:del w:id="162" w:author="Debra M. Salisbury" w:date="2024-04-17T19:04:00Z"/>
        </w:rPr>
        <w:pPrChange w:id="163" w:author="Debra M. Salisbury" w:date="2024-04-17T19:04:00Z">
          <w:pPr>
            <w:pStyle w:val="pxformfin"/>
            <w:ind w:firstLine="220"/>
          </w:pPr>
        </w:pPrChange>
      </w:pPr>
      <w:r>
        <w:t xml:space="preserve"> </w:t>
      </w:r>
    </w:p>
    <w:p w14:paraId="03BB5EF3" w14:textId="77777777" w:rsidR="00FD3105" w:rsidRDefault="00FD3105">
      <w:pPr>
        <w:pStyle w:val="pxformfl"/>
        <w:ind w:left="500" w:firstLine="220"/>
        <w:pPrChange w:id="164" w:author="Debra M. Salisbury" w:date="2024-04-17T19:04:00Z">
          <w:pPr>
            <w:pStyle w:val="pxformfin"/>
            <w:ind w:firstLine="220"/>
          </w:pPr>
        </w:pPrChange>
      </w:pPr>
      <w:r>
        <w:rPr>
          <w:color w:val="FF0000"/>
          <w:sz w:val="20"/>
          <w:szCs w:val="20"/>
          <w:vertAlign w:val="superscript"/>
        </w:rPr>
        <w:t>►</w:t>
      </w:r>
      <w:r>
        <w:fldChar w:fldCharType="begin"/>
      </w:r>
      <w:r>
        <w:instrText>fi.lvl="2"</w:instrText>
      </w:r>
      <w:r>
        <w:fldChar w:fldCharType="end"/>
      </w:r>
      <w:r>
        <w:t xml:space="preserve">(1). </w:t>
      </w:r>
    </w:p>
    <w:p w14:paraId="46364EB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residence of the parties in </w:t>
      </w:r>
      <w:r>
        <w:rPr>
          <w:rStyle w:val="pxfinstr"/>
          <w:i/>
          <w:iCs/>
        </w:rPr>
        <w:t>[name of county]</w:t>
      </w:r>
      <w:r>
        <w:t>, Florida described as:</w:t>
      </w:r>
    </w:p>
    <w:p w14:paraId="2C75C1E8"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in Block </w:t>
      </w:r>
      <w:r>
        <w:rPr>
          <w:rStyle w:val="pxfinstr"/>
          <w:i/>
          <w:iCs/>
          <w:sz w:val="20"/>
        </w:rPr>
        <w:t>[designation of block]</w:t>
      </w:r>
      <w:r>
        <w:t xml:space="preserve"> of </w:t>
      </w:r>
      <w:r>
        <w:rPr>
          <w:rStyle w:val="pxfinstr"/>
          <w:i/>
          <w:iCs/>
          <w:sz w:val="20"/>
        </w:rPr>
        <w:t>[name of subdivision 1]</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3C9CA072" w14:textId="77777777" w:rsidR="00FD3105" w:rsidRDefault="00FD3105">
      <w:pPr>
        <w:pStyle w:val="pxformcp"/>
      </w:pPr>
      <w:r>
        <w:t>having a value of $</w:t>
      </w:r>
      <w:r>
        <w:rPr>
          <w:rStyle w:val="pxfinstr"/>
          <w:i/>
          <w:iCs/>
        </w:rPr>
        <w:t>[dollar amount of value]</w:t>
      </w:r>
      <w:r>
        <w:t xml:space="preserve"> with a mortgage of the present principal balance of $</w:t>
      </w:r>
      <w:r>
        <w:rPr>
          <w:rStyle w:val="pxfinstr"/>
          <w:i/>
          <w:iCs/>
        </w:rPr>
        <w:t>[dollar amount of principal balance]</w:t>
      </w:r>
      <w:r>
        <w:t>.</w:t>
      </w:r>
    </w:p>
    <w:p w14:paraId="5FC413F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003F1A2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common stock of </w:t>
      </w:r>
      <w:r>
        <w:rPr>
          <w:rStyle w:val="pxfinstr"/>
          <w:i/>
          <w:iCs/>
        </w:rPr>
        <w:t>[name of company 2]</w:t>
      </w:r>
      <w:r>
        <w:t xml:space="preserve"> having a value of $</w:t>
      </w:r>
      <w:r>
        <w:rPr>
          <w:rStyle w:val="pxfinstr"/>
          <w:i/>
          <w:iCs/>
        </w:rPr>
        <w:t>[dollar amount of value]</w:t>
      </w:r>
      <w:r>
        <w:t xml:space="preserve"> and not subject to any liens or encumbrances.</w:t>
      </w:r>
    </w:p>
    <w:p w14:paraId="0FDA9306"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(3). </w:t>
      </w:r>
    </w:p>
    <w:p w14:paraId="4F470CA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vacant land in </w:t>
      </w:r>
      <w:r>
        <w:rPr>
          <w:rStyle w:val="pxfinstr"/>
          <w:i/>
          <w:iCs/>
        </w:rPr>
        <w:t>[name of county]</w:t>
      </w:r>
      <w:r>
        <w:t>, Florida described as:</w:t>
      </w:r>
    </w:p>
    <w:p w14:paraId="73BCF860"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Lots </w:t>
      </w:r>
      <w:r>
        <w:rPr>
          <w:rStyle w:val="pxfinstr"/>
          <w:i/>
          <w:iCs/>
          <w:sz w:val="20"/>
        </w:rPr>
        <w:t>[numbers of lots]</w:t>
      </w:r>
      <w:r>
        <w:t xml:space="preserve"> in Block </w:t>
      </w:r>
      <w:r>
        <w:rPr>
          <w:rStyle w:val="pxfinstr"/>
          <w:i/>
          <w:iCs/>
          <w:sz w:val="20"/>
        </w:rPr>
        <w:t>[designation of block]</w:t>
      </w:r>
      <w:r>
        <w:t xml:space="preserve"> of </w:t>
      </w:r>
      <w:r>
        <w:rPr>
          <w:rStyle w:val="pxfinstr"/>
          <w:i/>
          <w:iCs/>
          <w:sz w:val="20"/>
        </w:rPr>
        <w:t>[name of subdivision 2]</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33917682" w14:textId="77777777" w:rsidR="00FD3105" w:rsidRDefault="00FD3105">
      <w:pPr>
        <w:pStyle w:val="pxformcp"/>
      </w:pPr>
      <w:r>
        <w:t>having a value of $</w:t>
      </w:r>
      <w:r>
        <w:rPr>
          <w:rStyle w:val="pxfinstr"/>
          <w:i/>
          <w:iCs/>
        </w:rPr>
        <w:t>[dollar amount of value]</w:t>
      </w:r>
      <w:r>
        <w:t xml:space="preserve"> that has no liens or encumbrances.</w:t>
      </w:r>
    </w:p>
    <w:p w14:paraId="6E7C27F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(4). </w:t>
      </w:r>
    </w:p>
    <w:p w14:paraId="2C1677F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a checking account in </w:t>
      </w:r>
      <w:r>
        <w:rPr>
          <w:rStyle w:val="pxfinstr"/>
          <w:i/>
          <w:iCs/>
        </w:rPr>
        <w:t>[name of bank]</w:t>
      </w:r>
      <w:r>
        <w:t xml:space="preserve"> in the amount of $</w:t>
      </w:r>
      <w:r>
        <w:rPr>
          <w:rStyle w:val="pxfinstr"/>
          <w:i/>
          <w:iCs/>
        </w:rPr>
        <w:t>[dollar amount of checking account]</w:t>
      </w:r>
      <w:r>
        <w:t>.</w:t>
      </w:r>
    </w:p>
    <w:p w14:paraId="7505FA8D"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(5). </w:t>
      </w:r>
    </w:p>
    <w:p w14:paraId="0169E4A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certificate of deposit </w:t>
      </w:r>
      <w:r>
        <w:rPr>
          <w:rStyle w:val="pxfinstr"/>
          <w:i/>
          <w:iCs/>
        </w:rPr>
        <w:t>[number of CD]</w:t>
      </w:r>
      <w:r>
        <w:t xml:space="preserve"> issued by </w:t>
      </w:r>
      <w:r>
        <w:rPr>
          <w:rStyle w:val="pxfinstr"/>
          <w:i/>
          <w:iCs/>
        </w:rPr>
        <w:t>[name of bank]</w:t>
      </w:r>
      <w:r>
        <w:t xml:space="preserve"> in the amount of $</w:t>
      </w:r>
      <w:r>
        <w:rPr>
          <w:rStyle w:val="pxfinstr"/>
          <w:i/>
          <w:iCs/>
        </w:rPr>
        <w:t>[dollar amount of CD]</w:t>
      </w:r>
      <w:r>
        <w:t>.</w:t>
      </w:r>
    </w:p>
    <w:p w14:paraId="567627E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D. </w:t>
      </w:r>
    </w:p>
    <w:p w14:paraId="0DE569B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owns the following property accumulated during the marriage that is marital property:</w:t>
      </w:r>
    </w:p>
    <w:p w14:paraId="35164C08" w14:textId="77777777" w:rsidR="00FD3105" w:rsidRDefault="00FD3105">
      <w:pPr>
        <w:pStyle w:val="pxformfl"/>
        <w:ind w:left="500"/>
      </w:pPr>
      <w:r>
        <w:t xml:space="preserve"> </w:t>
      </w:r>
    </w:p>
    <w:p w14:paraId="336F969D"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(1). </w:t>
      </w:r>
    </w:p>
    <w:p w14:paraId="5AF1D85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common stock of </w:t>
      </w:r>
      <w:r>
        <w:rPr>
          <w:rStyle w:val="pxfinstr"/>
          <w:i/>
          <w:iCs/>
        </w:rPr>
        <w:t>[name of business]</w:t>
      </w:r>
      <w:r>
        <w:t xml:space="preserve">, the business founded by petitioner and operated </w:t>
      </w:r>
      <w:r>
        <w:lastRenderedPageBreak/>
        <w:t xml:space="preserve">by him during the past </w:t>
      </w:r>
      <w:r>
        <w:rPr>
          <w:rStyle w:val="pxfinstr"/>
          <w:i/>
          <w:iCs/>
        </w:rPr>
        <w:t>[number of years]</w:t>
      </w:r>
      <w:r>
        <w:t xml:space="preserve"> years of the marriage having a value of $</w:t>
      </w:r>
      <w:r>
        <w:rPr>
          <w:rStyle w:val="pxfinstr"/>
          <w:i/>
          <w:iCs/>
        </w:rPr>
        <w:t>[dollar amount of business</w:t>
      </w:r>
      <w:r>
        <w:rPr>
          <w:rStyle w:val="pxfinstr"/>
          <w:i/>
          <w:iCs/>
          <w:vanish/>
        </w:rPr>
        <w:t>&amp;rsquo;</w:t>
      </w:r>
      <w:r>
        <w:rPr>
          <w:rStyle w:val="pxvis"/>
          <w:rFonts w:ascii="Times NewRoman" w:hAnsi="Times NewRoman"/>
          <w:b w:val="0"/>
          <w:i/>
          <w:iCs/>
          <w:sz w:val="24"/>
        </w:rPr>
        <w:t>’</w:t>
      </w:r>
      <w:r>
        <w:rPr>
          <w:rStyle w:val="pxfinstr"/>
          <w:i/>
          <w:iCs/>
        </w:rPr>
        <w:t>s value]</w:t>
      </w:r>
      <w:r>
        <w:t xml:space="preserve"> after deducting all liabilities of the business.</w:t>
      </w:r>
    </w:p>
    <w:p w14:paraId="0B05F44D"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7E79EE4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real property in </w:t>
      </w:r>
      <w:r>
        <w:rPr>
          <w:rStyle w:val="pxfinstr"/>
          <w:i/>
          <w:iCs/>
        </w:rPr>
        <w:t>[name of county]</w:t>
      </w:r>
      <w:r>
        <w:t>, Florida used as a fishing camp and vacation retreat and described as:</w:t>
      </w:r>
    </w:p>
    <w:p w14:paraId="26B65456"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w:t>
      </w:r>
      <w:r>
        <w:rPr>
          <w:rStyle w:val="pxfinstr"/>
          <w:i/>
          <w:iCs/>
          <w:sz w:val="20"/>
        </w:rPr>
        <w:t>[name of subdivision 3]</w:t>
      </w:r>
      <w:r>
        <w:t xml:space="preserve"> as shown in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3BCE328C" w14:textId="77777777" w:rsidR="00FD3105" w:rsidRDefault="00FD3105">
      <w:pPr>
        <w:pStyle w:val="pxformcp"/>
      </w:pPr>
      <w:r>
        <w:t>having a value of $</w:t>
      </w:r>
      <w:r>
        <w:rPr>
          <w:rStyle w:val="pxfinstr"/>
          <w:i/>
          <w:iCs/>
        </w:rPr>
        <w:t>[dollar amount of value]</w:t>
      </w:r>
      <w:r>
        <w:t xml:space="preserve"> with a mortgage encumbering the property in the principal sum of $</w:t>
      </w:r>
      <w:r>
        <w:rPr>
          <w:rStyle w:val="pxfinstr"/>
          <w:i/>
          <w:iCs/>
        </w:rPr>
        <w:t>[dollar amount of principal]</w:t>
      </w:r>
      <w:r>
        <w:t>.</w:t>
      </w:r>
    </w:p>
    <w:p w14:paraId="7075ED6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E. </w:t>
      </w:r>
    </w:p>
    <w:p w14:paraId="7720E8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has an interest in a pension plan and trust created by </w:t>
      </w:r>
      <w:r>
        <w:rPr>
          <w:rStyle w:val="pxfinstr"/>
          <w:i/>
          <w:iCs/>
        </w:rPr>
        <w:t>[name of business]</w:t>
      </w:r>
      <w:r>
        <w:t xml:space="preserve"> with a present accumulation value of $</w:t>
      </w:r>
      <w:r>
        <w:rPr>
          <w:rStyle w:val="pxfinstr"/>
          <w:i/>
          <w:iCs/>
        </w:rPr>
        <w:t>[dollar amount of accumulation value]</w:t>
      </w:r>
      <w:r>
        <w:t xml:space="preserve"> that cannot be realized now because she has not reached the normal retirement age specified in the pension plan and trust and withdrawal now would incur tax liabilities to the United States of America that would be unreasonable.</w:t>
      </w:r>
    </w:p>
    <w:p w14:paraId="448721C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F. </w:t>
      </w:r>
    </w:p>
    <w:p w14:paraId="0F268E3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The parties have the following liabilities, in addition to the mortgages on the real property itemized above:</w:t>
      </w:r>
    </w:p>
    <w:p w14:paraId="552A375B" w14:textId="77777777" w:rsidR="00FD3105" w:rsidRDefault="00FD3105">
      <w:pPr>
        <w:pStyle w:val="pxformfl"/>
        <w:ind w:left="500"/>
      </w:pPr>
      <w:r>
        <w:t xml:space="preserve"> </w:t>
      </w:r>
    </w:p>
    <w:p w14:paraId="4F9A8F6D"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(1). </w:t>
      </w:r>
    </w:p>
    <w:p w14:paraId="777D1B9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1]</w:t>
      </w:r>
      <w:r>
        <w:t xml:space="preserve"> dollars owed to </w:t>
      </w:r>
      <w:r>
        <w:rPr>
          <w:rStyle w:val="pxfinstr"/>
          <w:i/>
          <w:iCs/>
        </w:rPr>
        <w:t>[name of bank]</w:t>
      </w:r>
      <w:r>
        <w:t xml:space="preserve"> on a </w:t>
      </w:r>
      <w:r>
        <w:rPr>
          <w:rStyle w:val="pxfinstr"/>
          <w:i/>
          <w:iCs/>
        </w:rPr>
        <w:t>[type of credit card]</w:t>
      </w:r>
      <w:r>
        <w:t xml:space="preserve"> account.</w:t>
      </w:r>
    </w:p>
    <w:p w14:paraId="1599602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3809A2D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2]</w:t>
      </w:r>
      <w:r>
        <w:t xml:space="preserve"> dollars owed to </w:t>
      </w:r>
      <w:r>
        <w:rPr>
          <w:rStyle w:val="pxfinstr"/>
          <w:i/>
          <w:iCs/>
        </w:rPr>
        <w:t>[name of creditor]</w:t>
      </w:r>
      <w:r>
        <w:t>.</w:t>
      </w:r>
    </w:p>
    <w:p w14:paraId="64B8C534"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(3). </w:t>
      </w:r>
    </w:p>
    <w:p w14:paraId="1F72577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3]</w:t>
      </w:r>
      <w:r>
        <w:t xml:space="preserve"> dollars owed to </w:t>
      </w:r>
      <w:r>
        <w:rPr>
          <w:rStyle w:val="pxfinstr"/>
          <w:i/>
          <w:iCs/>
        </w:rPr>
        <w:t>[name of hospital]</w:t>
      </w:r>
      <w:r>
        <w:t xml:space="preserve"> for medical expenses incurred by petitioner.</w:t>
      </w:r>
    </w:p>
    <w:p w14:paraId="00919E6A"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(4). </w:t>
      </w:r>
    </w:p>
    <w:p w14:paraId="6D76EE7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approximately $</w:t>
      </w:r>
      <w:r>
        <w:rPr>
          <w:rStyle w:val="pxfinstr"/>
          <w:i/>
          <w:iCs/>
        </w:rPr>
        <w:t>[dollar amount of bills]</w:t>
      </w:r>
      <w:r>
        <w:t xml:space="preserve"> in current household bills.</w:t>
      </w:r>
    </w:p>
    <w:p w14:paraId="06A85B8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G. </w:t>
      </w:r>
    </w:p>
    <w:p w14:paraId="03CB08F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It would be detrimental to the interests of both parties to deprive the petitioner of the control of </w:t>
      </w:r>
      <w:r>
        <w:rPr>
          <w:rStyle w:val="pxfinstr"/>
          <w:i/>
          <w:iCs/>
        </w:rPr>
        <w:t>[name of business]</w:t>
      </w:r>
      <w:r>
        <w:t xml:space="preserve"> because it provides the money for the living expenses of the parties and has provided the money for their investments in the assets listed in paragraph C.</w:t>
      </w:r>
    </w:p>
    <w:p w14:paraId="1F234F1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H. </w:t>
      </w:r>
    </w:p>
    <w:p w14:paraId="289EB02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needs possession of the marital residence because she has the majority of the time sharing with the minor child of the parties, has made many improvements that are personal touches to the residence during the marriage and has asked for possession during the minority of the minor child.</w:t>
      </w:r>
    </w:p>
    <w:p w14:paraId="6AD9815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I. </w:t>
      </w:r>
    </w:p>
    <w:p w14:paraId="3544D6E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does not use the fishing camp property and can receive distribution of other assets instead of an interest in it or in </w:t>
      </w:r>
      <w:r>
        <w:rPr>
          <w:rStyle w:val="pxfinstr"/>
          <w:i/>
          <w:iCs/>
        </w:rPr>
        <w:t>[name of business]</w:t>
      </w:r>
      <w:r>
        <w:t>.</w:t>
      </w:r>
    </w:p>
    <w:p w14:paraId="2CF44696" w14:textId="77777777" w:rsidR="00FD3105" w:rsidRDefault="00FD3105">
      <w:pPr>
        <w:pStyle w:val="pxformfin"/>
        <w:rPr>
          <w:ins w:id="165" w:author="Debra M. Salisbury" w:date="2024-02-20T21:17:00Z"/>
        </w:rPr>
      </w:pPr>
      <w:r>
        <w:rPr>
          <w:color w:val="FF0000"/>
          <w:sz w:val="20"/>
          <w:szCs w:val="20"/>
          <w:vertAlign w:val="superscript"/>
        </w:rPr>
        <w:t>►</w:t>
      </w:r>
      <w:r>
        <w:fldChar w:fldCharType="begin"/>
      </w:r>
      <w:r>
        <w:instrText>fi.lvl="1"</w:instrText>
      </w:r>
      <w:r>
        <w:fldChar w:fldCharType="end"/>
      </w:r>
      <w:r>
        <w:t xml:space="preserve">J. </w:t>
      </w:r>
    </w:p>
    <w:p w14:paraId="3244C1F5" w14:textId="77777777" w:rsidR="001D579E" w:rsidRDefault="001D579E" w:rsidP="001D579E">
      <w:pPr>
        <w:rPr>
          <w:ins w:id="166" w:author="Debra M. Salisbury" w:date="2024-02-20T21:32:00Z"/>
        </w:rPr>
      </w:pPr>
      <w:ins w:id="167" w:author="Debra M. Salisbury" w:date="2024-02-20T21:17:00Z">
        <w:r>
          <w:tab/>
        </w:r>
        <w:r>
          <w:rPr>
            <w:color w:val="FF0000"/>
            <w:sz w:val="20"/>
            <w:szCs w:val="20"/>
            <w:vertAlign w:val="superscript"/>
          </w:rPr>
          <w:t>►</w:t>
        </w:r>
        <w:r>
          <w:t>Request for Alimony.</w:t>
        </w:r>
      </w:ins>
    </w:p>
    <w:p w14:paraId="12D1A933" w14:textId="77777777" w:rsidR="0014147F" w:rsidRPr="001D579E" w:rsidRDefault="00C05021">
      <w:pPr>
        <w:pPrChange w:id="168" w:author="Debra M. Salisbury" w:date="2024-02-20T21:17:00Z">
          <w:pPr>
            <w:pStyle w:val="pxformfin"/>
          </w:pPr>
        </w:pPrChange>
      </w:pPr>
      <w:ins w:id="169" w:author="Debra M. Salisbury" w:date="2024-02-20T21:32:00Z">
        <w:r>
          <w:lastRenderedPageBreak/>
          <w:tab/>
        </w:r>
        <w:r>
          <w:rPr>
            <w:color w:val="FF0000"/>
            <w:sz w:val="20"/>
            <w:szCs w:val="20"/>
            <w:vertAlign w:val="superscript"/>
          </w:rPr>
          <w:t xml:space="preserve">► </w:t>
        </w:r>
        <w:r>
          <w:t>(1)Respondent has a need for alimony and Petitioner has the ability to pay alimony.</w:t>
        </w:r>
      </w:ins>
    </w:p>
    <w:p w14:paraId="1054D129" w14:textId="77777777" w:rsidR="0014147F" w:rsidRDefault="00FD3105">
      <w:pPr>
        <w:pStyle w:val="pxformp"/>
        <w:rPr>
          <w:ins w:id="170" w:author="Debra M. Salisbury" w:date="2024-04-27T20:39:00Z"/>
        </w:rPr>
      </w:pPr>
      <w:r>
        <w:t xml:space="preserve"> </w:t>
      </w:r>
      <w:ins w:id="171" w:author="Debra M. Salisbury" w:date="2024-02-20T21:18:00Z">
        <w:r w:rsidR="001D579E">
          <w:tab/>
        </w:r>
        <w:r w:rsidR="001D579E">
          <w:rPr>
            <w:color w:val="FF0000"/>
            <w:sz w:val="20"/>
            <w:szCs w:val="20"/>
            <w:vertAlign w:val="superscript"/>
          </w:rPr>
          <w:t>►</w:t>
        </w:r>
        <w:r w:rsidR="001D579E">
          <w:t xml:space="preserve"> (</w:t>
        </w:r>
      </w:ins>
      <w:ins w:id="172" w:author="Debra M. Salisbury" w:date="2024-02-20T21:33:00Z">
        <w:r w:rsidR="00C05021">
          <w:t>2</w:t>
        </w:r>
      </w:ins>
      <w:ins w:id="173" w:author="Debra M. Salisbury" w:date="2024-02-20T21:18:00Z">
        <w:r w:rsidR="001D579E">
          <w:t>)</w:t>
        </w:r>
      </w:ins>
      <w:del w:id="174" w:author="Debra M. Salisbury" w:date="2024-02-20T21:18:00Z">
        <w:r w:rsidDel="001D579E">
          <w:rPr>
            <w:rStyle w:val="pxvis"/>
            <w:rFonts w:ascii="Times NewRoman" w:hAnsi="Times NewRoman"/>
            <w:b w:val="0"/>
            <w:sz w:val="24"/>
          </w:rPr>
          <w:tab/>
        </w:r>
      </w:del>
      <w:ins w:id="175" w:author="Debra M. Salisbury" w:date="2024-02-20T21:32:00Z">
        <w:r w:rsidR="00C05021">
          <w:rPr>
            <w:color w:val="FF0000"/>
            <w:sz w:val="20"/>
            <w:szCs w:val="20"/>
            <w:vertAlign w:val="superscript"/>
          </w:rPr>
          <w:t xml:space="preserve"> </w:t>
        </w:r>
      </w:ins>
      <w:ins w:id="176" w:author="Debra M. Salisbury" w:date="2024-04-27T20:38:00Z">
        <w:r w:rsidR="0014147F">
          <w:t xml:space="preserve">This is a moderate length marriage of </w:t>
        </w:r>
        <w:r w:rsidR="0014147F" w:rsidRPr="000E7EBE">
          <w:rPr>
            <w:i/>
            <w:iCs/>
          </w:rPr>
          <w:t>[number of years and months]</w:t>
        </w:r>
        <w:r w:rsidR="0014147F">
          <w:t xml:space="preserve"> duration prior to the filing of the Petition For Dissolution of Marriage. </w:t>
        </w:r>
      </w:ins>
    </w:p>
    <w:p w14:paraId="20E8DE40" w14:textId="77777777" w:rsidR="00AF3291" w:rsidRDefault="00AF3291" w:rsidP="00AF3291">
      <w:pPr>
        <w:rPr>
          <w:ins w:id="177" w:author="Debra M. Salisbury" w:date="2024-04-27T20:48:00Z"/>
        </w:rPr>
      </w:pPr>
      <w:ins w:id="178" w:author="Debra M. Salisbury" w:date="2024-04-27T20:40:00Z">
        <w:r>
          <w:tab/>
        </w:r>
      </w:ins>
      <w:ins w:id="179" w:author="Debra M. Salisbury" w:date="2024-04-27T20:41:00Z">
        <w:r>
          <w:rPr>
            <w:color w:val="FF0000"/>
            <w:sz w:val="20"/>
            <w:szCs w:val="20"/>
            <w:vertAlign w:val="superscript"/>
          </w:rPr>
          <w:t>►</w:t>
        </w:r>
        <w:r>
          <w:t xml:space="preserve"> </w:t>
        </w:r>
      </w:ins>
      <w:ins w:id="180" w:author="Debra M. Salisbury" w:date="2024-04-27T20:40:00Z">
        <w:r>
          <w:t>(3)</w:t>
        </w:r>
      </w:ins>
      <w:ins w:id="181" w:author="Debra M. Salisbury" w:date="2024-04-27T20:41:00Z">
        <w:r>
          <w:t xml:space="preserve"> </w:t>
        </w:r>
      </w:ins>
      <w:ins w:id="182" w:author="Debra M. Salisbury" w:date="2024-04-27T20:48:00Z">
        <w:r>
          <w:t>The standard of living during the marriage was one of a higher middle class family with the family taking 2 ten day vacations each year and Respondent was a homemaker.</w:t>
        </w:r>
      </w:ins>
    </w:p>
    <w:p w14:paraId="20A2F440" w14:textId="77777777" w:rsidR="00AF3291" w:rsidRDefault="0014147F" w:rsidP="00AF3291">
      <w:pPr>
        <w:ind w:firstLine="720"/>
        <w:rPr>
          <w:ins w:id="183" w:author="Debra M. Salisbury" w:date="2024-04-27T20:48:00Z"/>
        </w:rPr>
      </w:pPr>
      <w:ins w:id="184" w:author="Debra M. Salisbury" w:date="2024-04-27T20:39:00Z">
        <w:r>
          <w:rPr>
            <w:color w:val="FF0000"/>
            <w:sz w:val="20"/>
            <w:szCs w:val="20"/>
            <w:vertAlign w:val="superscript"/>
          </w:rPr>
          <w:t>►</w:t>
        </w:r>
        <w:r>
          <w:t xml:space="preserve"> (</w:t>
        </w:r>
      </w:ins>
      <w:ins w:id="185" w:author="Debra M. Salisbury" w:date="2024-04-27T20:41:00Z">
        <w:r w:rsidR="00AF3291">
          <w:t>4</w:t>
        </w:r>
      </w:ins>
      <w:ins w:id="186" w:author="Debra M. Salisbury" w:date="2024-04-27T20:39:00Z">
        <w:r>
          <w:t>)</w:t>
        </w:r>
        <w:r>
          <w:rPr>
            <w:color w:val="FF0000"/>
            <w:sz w:val="20"/>
            <w:szCs w:val="20"/>
            <w:vertAlign w:val="superscript"/>
          </w:rPr>
          <w:t xml:space="preserve"> </w:t>
        </w:r>
      </w:ins>
      <w:ins w:id="187" w:author="Debra M. Salisbury" w:date="2024-04-27T20:49:00Z">
        <w:r w:rsidR="00AF3291">
          <w:t xml:space="preserve"> R</w:t>
        </w:r>
      </w:ins>
      <w:ins w:id="188" w:author="Debra M. Salisbury" w:date="2024-04-27T20:48:00Z">
        <w:r w:rsidR="00AF3291">
          <w:t xml:space="preserve">espondent is </w:t>
        </w:r>
        <w:r w:rsidR="00AF3291" w:rsidRPr="000E7EBE">
          <w:rPr>
            <w:i/>
            <w:iCs/>
          </w:rPr>
          <w:t>[age]</w:t>
        </w:r>
        <w:r w:rsidR="00AF3291">
          <w:t xml:space="preserve"> years of age while Petitioner is </w:t>
        </w:r>
        <w:r w:rsidR="00AF3291" w:rsidRPr="000E7EBE">
          <w:rPr>
            <w:i/>
            <w:iCs/>
          </w:rPr>
          <w:t>[age]</w:t>
        </w:r>
        <w:r w:rsidR="00AF3291">
          <w:t xml:space="preserve"> years of age and both parties are in good physical, mental, and emotional health.</w:t>
        </w:r>
      </w:ins>
    </w:p>
    <w:p w14:paraId="2680FB2A" w14:textId="77777777" w:rsidR="00AF3291" w:rsidRPr="00AF3291" w:rsidRDefault="00AF3291" w:rsidP="00AF3291">
      <w:pPr>
        <w:ind w:firstLine="720"/>
        <w:rPr>
          <w:ins w:id="189" w:author="Debra M. Salisbury" w:date="2024-04-27T20:48:00Z"/>
        </w:rPr>
      </w:pPr>
      <w:ins w:id="190" w:author="Debra M. Salisbury" w:date="2024-04-27T20:49:00Z">
        <w:r>
          <w:rPr>
            <w:color w:val="FF0000"/>
            <w:sz w:val="20"/>
            <w:szCs w:val="20"/>
            <w:vertAlign w:val="superscript"/>
          </w:rPr>
          <w:t>►</w:t>
        </w:r>
        <w:r>
          <w:t xml:space="preserve"> (5) Neither party has any additional sources of income other than the petitioner working in his own business.</w:t>
        </w:r>
      </w:ins>
    </w:p>
    <w:p w14:paraId="3D3051C6" w14:textId="77777777" w:rsidR="00C05021" w:rsidRPr="000962E0" w:rsidRDefault="00AF3291" w:rsidP="000962E0">
      <w:pPr>
        <w:pStyle w:val="pxformp"/>
        <w:ind w:firstLine="720"/>
        <w:rPr>
          <w:ins w:id="191" w:author="Debra M. Salisbury" w:date="2024-02-20T21:34:00Z"/>
          <w:color w:val="FF0000"/>
          <w:sz w:val="20"/>
          <w:szCs w:val="20"/>
          <w:vertAlign w:val="superscript"/>
          <w:rPrChange w:id="192" w:author="Debra M. Salisbury" w:date="2024-04-27T20:57:00Z">
            <w:rPr>
              <w:ins w:id="193" w:author="Debra M. Salisbury" w:date="2024-02-20T21:34:00Z"/>
              <w:szCs w:val="20"/>
            </w:rPr>
          </w:rPrChange>
        </w:rPr>
      </w:pPr>
      <w:ins w:id="194" w:author="Debra M. Salisbury" w:date="2024-04-27T20:50:00Z">
        <w:r>
          <w:rPr>
            <w:color w:val="FF0000"/>
            <w:sz w:val="20"/>
            <w:szCs w:val="20"/>
            <w:vertAlign w:val="superscript"/>
          </w:rPr>
          <w:t>►</w:t>
        </w:r>
        <w:r>
          <w:t xml:space="preserve"> (6)</w:t>
        </w:r>
        <w:r>
          <w:rPr>
            <w:color w:val="FF0000"/>
            <w:sz w:val="20"/>
            <w:szCs w:val="20"/>
            <w:vertAlign w:val="superscript"/>
          </w:rPr>
          <w:t xml:space="preserve"> </w:t>
        </w:r>
      </w:ins>
      <w:del w:id="195" w:author="Debra M. Salisbury" w:date="2024-02-20T21:18:00Z">
        <w:r w:rsidR="00FD3105" w:rsidDel="001D579E">
          <w:rPr>
            <w:color w:val="FF0000"/>
            <w:sz w:val="20"/>
            <w:szCs w:val="20"/>
            <w:vertAlign w:val="superscript"/>
          </w:rPr>
          <w:delText>►</w:delText>
        </w:r>
      </w:del>
      <w:r w:rsidR="00FD3105">
        <w:fldChar w:fldCharType="begin"/>
      </w:r>
      <w:r w:rsidR="00FD3105">
        <w:instrText>p.ct.id="3d29be30775711ee8e1ba9ecff0bf883|23|10:23"</w:instrText>
      </w:r>
      <w:r w:rsidR="00FD3105">
        <w:fldChar w:fldCharType="end"/>
      </w:r>
      <w:r w:rsidR="00FD3105">
        <w:t xml:space="preserve">Respondent is a college graduate </w:t>
      </w:r>
      <w:ins w:id="196" w:author="Debra M. Salisbury" w:date="2024-02-20T21:36:00Z">
        <w:r w:rsidR="00C05021">
          <w:t xml:space="preserve">with a </w:t>
        </w:r>
      </w:ins>
      <w:ins w:id="197" w:author="Debra M. Salisbury" w:date="2024-02-20T21:54:00Z">
        <w:r w:rsidR="00FD5865" w:rsidRPr="00FD5865">
          <w:rPr>
            <w:i/>
            <w:iCs/>
            <w:rPrChange w:id="198" w:author="Debra M. Salisbury" w:date="2024-02-20T21:55:00Z">
              <w:rPr>
                <w:iCs/>
              </w:rPr>
            </w:rPrChange>
          </w:rPr>
          <w:t>[highest level of education</w:t>
        </w:r>
      </w:ins>
      <w:ins w:id="199" w:author="Debra M. Salisbury" w:date="2024-02-20T21:55:00Z">
        <w:r w:rsidR="00FD5865" w:rsidRPr="00FD5865">
          <w:rPr>
            <w:i/>
            <w:iCs/>
            <w:rPrChange w:id="200" w:author="Debra M. Salisbury" w:date="2024-02-20T21:55:00Z">
              <w:rPr>
                <w:iCs/>
              </w:rPr>
            </w:rPrChange>
          </w:rPr>
          <w:t>]</w:t>
        </w:r>
        <w:r w:rsidR="00FD5865">
          <w:t xml:space="preserve"> </w:t>
        </w:r>
      </w:ins>
      <w:r w:rsidR="00FD3105">
        <w:t xml:space="preserve">and has worked as a </w:t>
      </w:r>
      <w:r w:rsidR="00FD3105">
        <w:rPr>
          <w:rStyle w:val="pxfinstr"/>
          <w:i/>
          <w:iCs/>
        </w:rPr>
        <w:t>[type of occupation]</w:t>
      </w:r>
      <w:r w:rsidR="00FD3105">
        <w:t xml:space="preserve"> </w:t>
      </w:r>
      <w:ins w:id="201" w:author="Debra M. Salisbury" w:date="2024-02-20T21:55:00Z">
        <w:r w:rsidR="00FD5865">
          <w:t xml:space="preserve">on a part-time basis </w:t>
        </w:r>
      </w:ins>
      <w:r w:rsidR="00FD3105">
        <w:t>during most of the marriage and can reestablish herself</w:t>
      </w:r>
      <w:ins w:id="202" w:author="Debra M. Salisbury" w:date="2024-02-20T21:37:00Z">
        <w:r w:rsidR="00C05021">
          <w:t xml:space="preserve"> ful</w:t>
        </w:r>
      </w:ins>
      <w:ins w:id="203" w:author="Debra M. Salisbury" w:date="2024-02-20T21:38:00Z">
        <w:r w:rsidR="00C05021">
          <w:t>l-time</w:t>
        </w:r>
      </w:ins>
      <w:r w:rsidR="00FD3105">
        <w:t xml:space="preserve"> in that occupation within a reasonable time. </w:t>
      </w:r>
      <w:del w:id="204" w:author="Debra M. Salisbury" w:date="2024-04-27T20:33:00Z">
        <w:r w:rsidR="00FD3105" w:rsidDel="0014147F">
          <w:delText>When she does so, she is capable of earning up to 80</w:delText>
        </w:r>
        <w:r w:rsidR="00FD3105" w:rsidDel="0014147F">
          <w:rPr>
            <w:vanish/>
          </w:rPr>
          <w:delText>&amp;percnt;</w:delText>
        </w:r>
        <w:r w:rsidR="00FD3105" w:rsidDel="0014147F">
          <w:rPr>
            <w:rStyle w:val="pxvis"/>
            <w:rFonts w:ascii="Times NewRoman" w:hAnsi="Times NewRoman"/>
            <w:b w:val="0"/>
            <w:sz w:val="24"/>
          </w:rPr>
          <w:delText>%</w:delText>
        </w:r>
        <w:r w:rsidR="00FD3105" w:rsidDel="0014147F">
          <w:delText xml:space="preserve"> of the salary being paid to husband by his business. </w:delText>
        </w:r>
      </w:del>
      <w:ins w:id="205" w:author="Debra M. Salisbury" w:date="2024-04-27T20:33:00Z">
        <w:r w:rsidR="0014147F">
          <w:t>Respondent has never earn</w:t>
        </w:r>
      </w:ins>
      <w:ins w:id="206" w:author="Debra M. Salisbury" w:date="2024-04-27T20:34:00Z">
        <w:r w:rsidR="0014147F">
          <w:t xml:space="preserve">ed more than </w:t>
        </w:r>
        <w:r w:rsidR="0014147F" w:rsidRPr="0014147F">
          <w:rPr>
            <w:i/>
            <w:iCs/>
            <w:rPrChange w:id="207" w:author="Debra M. Salisbury" w:date="2024-04-27T20:34:00Z">
              <w:rPr>
                <w:iCs/>
              </w:rPr>
            </w:rPrChange>
          </w:rPr>
          <w:t>[amount]</w:t>
        </w:r>
      </w:ins>
      <w:ins w:id="208" w:author="Debra M. Salisbury" w:date="2024-04-27T21:48:00Z">
        <w:r w:rsidR="00140027">
          <w:rPr>
            <w:i/>
            <w:iCs/>
          </w:rPr>
          <w:t xml:space="preserve"> </w:t>
        </w:r>
        <w:r w:rsidR="00140027">
          <w:t>net income</w:t>
        </w:r>
      </w:ins>
      <w:ins w:id="209" w:author="Debra M. Salisbury" w:date="2024-04-27T20:34:00Z">
        <w:r w:rsidR="0014147F">
          <w:t xml:space="preserve"> on an annual basis.</w:t>
        </w:r>
      </w:ins>
      <w:del w:id="210" w:author="Debra M. Salisbury" w:date="2024-04-27T20:34:00Z">
        <w:r w:rsidR="00FD3105" w:rsidDel="0014147F">
          <w:delText>The difference in wage earning ability can be accommodated in equitable distribution by giving respondent other income producing assets and a small amount of alimony.</w:delText>
        </w:r>
      </w:del>
      <w:ins w:id="211" w:author="Debra M. Salisbury" w:date="2024-02-20T21:38:00Z">
        <w:r w:rsidR="00C05021">
          <w:t xml:space="preserve"> Petitioner has a </w:t>
        </w:r>
      </w:ins>
      <w:ins w:id="212" w:author="Debra M. Salisbury" w:date="2024-02-20T21:56:00Z">
        <w:r w:rsidR="00FD5865" w:rsidRPr="00042874">
          <w:rPr>
            <w:i/>
            <w:iCs/>
          </w:rPr>
          <w:t>[highest level of education]</w:t>
        </w:r>
        <w:r w:rsidR="00FD5865">
          <w:t xml:space="preserve"> </w:t>
        </w:r>
      </w:ins>
      <w:ins w:id="213" w:author="Debra M. Salisbury" w:date="2024-02-20T21:39:00Z">
        <w:r w:rsidR="00C05021">
          <w:t xml:space="preserve">and is employed in his own company, </w:t>
        </w:r>
        <w:r w:rsidR="00C05021" w:rsidRPr="00C05021">
          <w:rPr>
            <w:i/>
            <w:iCs/>
            <w:rPrChange w:id="214" w:author="Debra M. Salisbury" w:date="2024-02-20T21:39:00Z">
              <w:rPr>
                <w:iCs/>
              </w:rPr>
            </w:rPrChange>
          </w:rPr>
          <w:t>[name of company]</w:t>
        </w:r>
      </w:ins>
      <w:ins w:id="215" w:author="Debra M. Salisbury" w:date="2024-04-27T20:35:00Z">
        <w:r w:rsidR="0014147F">
          <w:t xml:space="preserve">and has an annual </w:t>
        </w:r>
      </w:ins>
      <w:ins w:id="216" w:author="Debra M. Salisbury" w:date="2024-04-27T21:48:00Z">
        <w:r w:rsidR="00140027">
          <w:t>net</w:t>
        </w:r>
      </w:ins>
      <w:ins w:id="217" w:author="Debra M. Salisbury" w:date="2024-04-27T20:35:00Z">
        <w:r w:rsidR="0014147F">
          <w:t xml:space="preserve"> income of </w:t>
        </w:r>
        <w:r w:rsidR="0014147F" w:rsidRPr="0014147F">
          <w:rPr>
            <w:i/>
            <w:iCs/>
            <w:rPrChange w:id="218" w:author="Debra M. Salisbury" w:date="2024-04-27T20:35:00Z">
              <w:rPr>
                <w:iCs/>
              </w:rPr>
            </w:rPrChange>
          </w:rPr>
          <w:t>[amount]</w:t>
        </w:r>
      </w:ins>
      <w:ins w:id="219" w:author="Debra M. Salisbury" w:date="2024-02-20T21:39:00Z">
        <w:r w:rsidR="00C05021">
          <w:t>.</w:t>
        </w:r>
      </w:ins>
    </w:p>
    <w:p w14:paraId="01BDF8C4" w14:textId="77777777" w:rsidR="001D579E" w:rsidRDefault="00C05021" w:rsidP="001D579E">
      <w:pPr>
        <w:rPr>
          <w:ins w:id="220" w:author="Debra M. Salisbury" w:date="2024-02-20T21:42:00Z"/>
        </w:rPr>
      </w:pPr>
      <w:ins w:id="221" w:author="Debra M. Salisbury" w:date="2024-02-20T21:40:00Z">
        <w:r>
          <w:tab/>
        </w:r>
      </w:ins>
      <w:ins w:id="222" w:author="Debra M. Salisbury" w:date="2024-04-27T20:52:00Z">
        <w:r w:rsidR="00AF3291">
          <w:rPr>
            <w:color w:val="FF0000"/>
            <w:sz w:val="20"/>
            <w:szCs w:val="20"/>
            <w:vertAlign w:val="superscript"/>
          </w:rPr>
          <w:t>►</w:t>
        </w:r>
      </w:ins>
      <w:ins w:id="223" w:author="Debra M. Salisbury" w:date="2024-02-20T21:40:00Z">
        <w:r>
          <w:t>(</w:t>
        </w:r>
      </w:ins>
      <w:ins w:id="224" w:author="Debra M. Salisbury" w:date="2024-04-27T20:56:00Z">
        <w:r w:rsidR="00AF3291">
          <w:t>7</w:t>
        </w:r>
      </w:ins>
      <w:ins w:id="225" w:author="Debra M. Salisbury" w:date="2024-02-20T21:40:00Z">
        <w:r>
          <w:t xml:space="preserve">) Respondent has provided home making and </w:t>
        </w:r>
      </w:ins>
      <w:ins w:id="226" w:author="Debra M. Salisbury" w:date="2024-02-20T21:41:00Z">
        <w:r>
          <w:t xml:space="preserve">the majority of the </w:t>
        </w:r>
      </w:ins>
      <w:ins w:id="227" w:author="Debra M. Salisbury" w:date="2024-02-20T21:40:00Z">
        <w:r>
          <w:t>chi</w:t>
        </w:r>
      </w:ins>
      <w:ins w:id="228" w:author="Debra M. Salisbury" w:date="2024-02-20T21:41:00Z">
        <w:r>
          <w:t>ld rearing services</w:t>
        </w:r>
      </w:ins>
      <w:ins w:id="229" w:author="Debra M. Salisbury" w:date="2024-02-20T21:35:00Z">
        <w:r>
          <w:t xml:space="preserve"> </w:t>
        </w:r>
      </w:ins>
      <w:ins w:id="230" w:author="Debra M. Salisbury" w:date="2024-02-20T21:41:00Z">
        <w:r>
          <w:t>for the parties’ child during the marriage</w:t>
        </w:r>
        <w:r w:rsidR="00104C03">
          <w:t xml:space="preserve"> </w:t>
        </w:r>
      </w:ins>
      <w:ins w:id="231" w:author="Debra M. Salisbury" w:date="2024-04-27T20:56:00Z">
        <w:r w:rsidR="000962E0">
          <w:t xml:space="preserve">while working part-time. </w:t>
        </w:r>
      </w:ins>
      <w:ins w:id="232" w:author="Debra M. Salisbury" w:date="2024-04-27T20:57:00Z">
        <w:r w:rsidR="000962E0">
          <w:t>P</w:t>
        </w:r>
      </w:ins>
      <w:ins w:id="233" w:author="Debra M. Salisbury" w:date="2024-02-20T21:41:00Z">
        <w:r w:rsidR="00104C03">
          <w:t>etitioner worked full time in his business and obta</w:t>
        </w:r>
      </w:ins>
      <w:ins w:id="234" w:author="Debra M. Salisbury" w:date="2024-02-20T21:42:00Z">
        <w:r w:rsidR="00104C03">
          <w:t xml:space="preserve">ined his </w:t>
        </w:r>
      </w:ins>
      <w:ins w:id="235" w:author="Debra M. Salisbury" w:date="2024-02-20T21:58:00Z">
        <w:r w:rsidR="00FD5865">
          <w:rPr>
            <w:i/>
            <w:iCs/>
          </w:rPr>
          <w:t>[highest level of education].</w:t>
        </w:r>
      </w:ins>
    </w:p>
    <w:p w14:paraId="6FFD36E4" w14:textId="77777777" w:rsidR="008547F1" w:rsidRPr="001D579E" w:rsidRDefault="00104C03">
      <w:pPr>
        <w:pPrChange w:id="236" w:author="Debra M. Salisbury" w:date="2024-02-20T21:19:00Z">
          <w:pPr>
            <w:pStyle w:val="pxformp"/>
          </w:pPr>
        </w:pPrChange>
      </w:pPr>
      <w:ins w:id="237" w:author="Debra M. Salisbury" w:date="2024-02-20T21:42:00Z">
        <w:r>
          <w:tab/>
        </w:r>
      </w:ins>
      <w:ins w:id="238" w:author="Debra M. Salisbury" w:date="2024-04-27T20:52:00Z">
        <w:r w:rsidR="00AF3291">
          <w:rPr>
            <w:color w:val="FF0000"/>
            <w:sz w:val="20"/>
            <w:szCs w:val="20"/>
            <w:vertAlign w:val="superscript"/>
          </w:rPr>
          <w:t>►</w:t>
        </w:r>
      </w:ins>
      <w:ins w:id="239" w:author="Debra M. Salisbury" w:date="2024-02-20T21:42:00Z">
        <w:r>
          <w:t>(</w:t>
        </w:r>
      </w:ins>
      <w:ins w:id="240" w:author="Debra M. Salisbury" w:date="2024-04-27T20:57:00Z">
        <w:r w:rsidR="000962E0">
          <w:t>8</w:t>
        </w:r>
      </w:ins>
      <w:ins w:id="241" w:author="Debra M. Salisbury" w:date="2024-02-20T21:42:00Z">
        <w:r>
          <w:t xml:space="preserve">) </w:t>
        </w:r>
      </w:ins>
      <w:ins w:id="242" w:author="Debra M. Salisbury" w:date="2024-04-27T20:54:00Z">
        <w:r w:rsidR="00AF3291">
          <w:t xml:space="preserve">Although </w:t>
        </w:r>
      </w:ins>
      <w:ins w:id="243" w:author="Debra M. Salisbury" w:date="2024-04-27T20:55:00Z">
        <w:r w:rsidR="00AF3291">
          <w:t>respondent has the majority of the time sharing with the child, the child is a well child and does not have any special needs.</w:t>
        </w:r>
      </w:ins>
    </w:p>
    <w:p w14:paraId="602FB1CE" w14:textId="77777777" w:rsidR="00FD3105" w:rsidRDefault="00FD3105">
      <w:pPr>
        <w:pStyle w:val="pxformfin"/>
        <w:rPr>
          <w:ins w:id="244" w:author="Debra M. Salisbury" w:date="2024-04-27T20:12:00Z"/>
        </w:rPr>
      </w:pPr>
      <w:r>
        <w:rPr>
          <w:color w:val="FF0000"/>
          <w:sz w:val="20"/>
          <w:szCs w:val="20"/>
          <w:vertAlign w:val="superscript"/>
        </w:rPr>
        <w:t>►</w:t>
      </w:r>
      <w:r>
        <w:fldChar w:fldCharType="begin"/>
      </w:r>
      <w:r>
        <w:instrText>fi.lvl="1"</w:instrText>
      </w:r>
      <w:r>
        <w:fldChar w:fldCharType="end"/>
      </w:r>
      <w:r>
        <w:t xml:space="preserve">K. </w:t>
      </w:r>
    </w:p>
    <w:p w14:paraId="20C508AD" w14:textId="77777777" w:rsidR="008547F1" w:rsidRPr="008547F1" w:rsidRDefault="008547F1">
      <w:pPr>
        <w:rPr>
          <w:ins w:id="245" w:author="Debra M. Salisbury" w:date="2024-04-27T20:12:00Z"/>
        </w:rPr>
        <w:pPrChange w:id="246" w:author="Debra M. Salisbury" w:date="2024-04-27T20:12:00Z">
          <w:pPr>
            <w:pStyle w:val="pxformfin"/>
          </w:pPr>
        </w:pPrChange>
      </w:pPr>
      <w:ins w:id="247" w:author="Debra M. Salisbury" w:date="2024-04-27T20:12:00Z">
        <w:r>
          <w:tab/>
        </w:r>
      </w:ins>
      <w:ins w:id="248" w:author="Debra M. Salisbury" w:date="2024-04-27T20:13:00Z">
        <w:r>
          <w:t>Parental Responsibility and Time Sharing.</w:t>
        </w:r>
      </w:ins>
      <w:ins w:id="249" w:author="Debra M. Salisbury" w:date="2024-04-27T20:14:00Z">
        <w:r>
          <w:t xml:space="preserve"> The parties have entered into a Parenting Plan which provides for shared parental responsibility and a time sharing schedule. The Parenting Plan is in the bes</w:t>
        </w:r>
      </w:ins>
      <w:ins w:id="250" w:author="Debra M. Salisbury" w:date="2024-04-27T20:15:00Z">
        <w:r>
          <w:t>t interests of the minor child.</w:t>
        </w:r>
      </w:ins>
    </w:p>
    <w:p w14:paraId="41EA8A59" w14:textId="77777777" w:rsidR="008547F1" w:rsidRPr="008547F1" w:rsidRDefault="008547F1">
      <w:pPr>
        <w:pPrChange w:id="251" w:author="Debra M. Salisbury" w:date="2024-04-27T20:12:00Z">
          <w:pPr>
            <w:pStyle w:val="pxformfin"/>
          </w:pPr>
        </w:pPrChange>
      </w:pPr>
      <w:ins w:id="252" w:author="Debra M. Salisbury" w:date="2024-04-27T20:12:00Z">
        <w:r>
          <w:rPr>
            <w:color w:val="FF0000"/>
            <w:sz w:val="20"/>
            <w:szCs w:val="20"/>
            <w:vertAlign w:val="superscript"/>
          </w:rPr>
          <w:t>►</w:t>
        </w:r>
        <w:r>
          <w:fldChar w:fldCharType="begin"/>
        </w:r>
        <w:r>
          <w:instrText>fi.lvl="1"</w:instrText>
        </w:r>
        <w:r>
          <w:fldChar w:fldCharType="end"/>
        </w:r>
        <w:r>
          <w:t>L.</w:t>
        </w:r>
      </w:ins>
    </w:p>
    <w:p w14:paraId="5DCA465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Respondent's attorney has reasonably expended </w:t>
      </w:r>
      <w:r>
        <w:rPr>
          <w:rStyle w:val="pxfinstr"/>
          <w:i/>
          <w:iCs/>
        </w:rPr>
        <w:t>[number of hours]</w:t>
      </w:r>
      <w:r>
        <w:t xml:space="preserve"> hours in representing her in this action and $</w:t>
      </w:r>
      <w:r>
        <w:rPr>
          <w:rStyle w:val="pxfinstr"/>
          <w:i/>
          <w:iCs/>
        </w:rPr>
        <w:t>[dollar amount of hourly rate]</w:t>
      </w:r>
      <w:r>
        <w:t xml:space="preserve"> is a reasonable hourly rate for the services</w:t>
      </w:r>
      <w:ins w:id="253" w:author="Debra M. Salisbury" w:date="2024-02-20T22:04:00Z">
        <w:r w:rsidR="0032536B">
          <w:t xml:space="preserve"> rendered under the facts, issues, and complexity of this case</w:t>
        </w:r>
      </w:ins>
      <w:r>
        <w:t>.</w:t>
      </w:r>
    </w:p>
    <w:p w14:paraId="33F9081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IT IS ADJUDGED that:</w:t>
      </w:r>
    </w:p>
    <w:p w14:paraId="73B832B1" w14:textId="77777777" w:rsidR="00FD3105" w:rsidRDefault="00FD3105">
      <w:pPr>
        <w:pStyle w:val="pxformfl"/>
        <w:ind w:left="500"/>
      </w:pPr>
      <w:r>
        <w:t xml:space="preserve"> </w:t>
      </w:r>
    </w:p>
    <w:p w14:paraId="7C7DB66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DCC2C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bonds of marriage between petitioner </w:t>
      </w:r>
      <w:r>
        <w:rPr>
          <w:rStyle w:val="pxfinstr"/>
          <w:i/>
          <w:iCs/>
        </w:rPr>
        <w:t>[NAME OF SPOUSE 1]</w:t>
      </w:r>
      <w:r>
        <w:t xml:space="preserve"> and respondent </w:t>
      </w:r>
      <w:r>
        <w:rPr>
          <w:rStyle w:val="pxfinstr"/>
          <w:i/>
          <w:iCs/>
        </w:rPr>
        <w:t>[NAME OF SPOUSE 2]</w:t>
      </w:r>
      <w:r>
        <w:t xml:space="preserve"> are dissolved because the marriage is irretrievably broken.</w:t>
      </w:r>
    </w:p>
    <w:p w14:paraId="1CD2CC5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DF5E9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Parental responsibility and time sharing in regards to the minor child of the parties </w:t>
      </w:r>
      <w:r>
        <w:rPr>
          <w:rStyle w:val="pxfinstr"/>
          <w:i/>
          <w:iCs/>
        </w:rPr>
        <w:t>[name of child]</w:t>
      </w:r>
      <w:r>
        <w:t xml:space="preserve">, born on </w:t>
      </w:r>
      <w:r>
        <w:rPr>
          <w:rStyle w:val="pxfinstr"/>
          <w:i/>
          <w:iCs/>
        </w:rPr>
        <w:t>[date of birth]</w:t>
      </w:r>
      <w:r>
        <w:t>, shall be pursuant to the parenting plan. A copy of the parenting plan is attached and incorporated in this judgment by reference.</w:t>
      </w:r>
      <w:ins w:id="254" w:author="Debra M. Salisbury" w:date="2024-04-27T20:16:00Z">
        <w:r w:rsidR="008547F1">
          <w:t xml:space="preserve"> The parties are ordered to comply with the terms of the Parenting</w:t>
        </w:r>
      </w:ins>
      <w:ins w:id="255" w:author="Debra M. Salisbury" w:date="2024-04-27T20:17:00Z">
        <w:r w:rsidR="008547F1">
          <w:t xml:space="preserve"> Plan.</w:t>
        </w:r>
      </w:ins>
    </w:p>
    <w:p w14:paraId="3E19AF5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A6826DE" w14:textId="77777777" w:rsidR="00FD3105" w:rsidDel="00F836E0" w:rsidRDefault="00FD3105" w:rsidP="00E715DD">
      <w:pPr>
        <w:pStyle w:val="pxformp"/>
        <w:rPr>
          <w:del w:id="256" w:author="Debra M. Salisbury" w:date="2024-04-27T20:20:00Z"/>
        </w:rPr>
      </w:pPr>
      <w:r>
        <w:t xml:space="preserve"> </w:t>
      </w:r>
      <w:del w:id="257" w:author="Debra M. Salisbury" w:date="2024-04-27T20:17:00Z">
        <w:r w:rsidDel="008547F1">
          <w:rPr>
            <w:rStyle w:val="pxvis"/>
            <w:rFonts w:ascii="Times NewRoman" w:hAnsi="Times NewRoman"/>
            <w:b w:val="0"/>
            <w:sz w:val="24"/>
          </w:rPr>
          <w:tab/>
        </w:r>
        <w:r w:rsidDel="008547F1">
          <w:rPr>
            <w:color w:val="FF0000"/>
            <w:sz w:val="20"/>
            <w:szCs w:val="20"/>
            <w:vertAlign w:val="superscript"/>
          </w:rPr>
          <w:delText>►</w:delText>
        </w:r>
        <w:r w:rsidDel="008547F1">
          <w:fldChar w:fldCharType="begin"/>
        </w:r>
        <w:r w:rsidDel="008547F1">
          <w:delInstrText>p.ct.id="3d29be30775711ee8e1ba9ecff0bf883|23|10:23"</w:delInstrText>
        </w:r>
        <w:r w:rsidDel="008547F1">
          <w:fldChar w:fldCharType="end"/>
        </w:r>
        <w:r w:rsidDel="008547F1">
          <w:delText xml:space="preserve">The parties are required to </w:delText>
        </w:r>
        <w:r w:rsidDel="008547F1">
          <w:lastRenderedPageBreak/>
          <w:delText>confer about major decisions concerning the welfare of the children, including without limitation, decisions concerning education, medical and dental care and religious training. Neither party shall in any way impede, obstruct or interfere with the exercise by the other party of the right of companionship with the children nor shall either party criticize or disparage the other in the presence of the children. Each party shall inform the other about the illness of the child.</w:delText>
        </w:r>
      </w:del>
    </w:p>
    <w:p w14:paraId="08A80E6F" w14:textId="77777777" w:rsidR="00FD3105" w:rsidDel="00F836E0" w:rsidRDefault="00FD3105" w:rsidP="00E715DD">
      <w:pPr>
        <w:pStyle w:val="pxformp"/>
        <w:rPr>
          <w:del w:id="258" w:author="Debra M. Salisbury" w:date="2024-04-27T20:20:00Z"/>
        </w:rPr>
      </w:pPr>
      <w:del w:id="259" w:author="Debra M. Salisbury" w:date="2024-04-27T20:20:00Z">
        <w:r w:rsidDel="00F836E0">
          <w:rPr>
            <w:color w:val="FF0000"/>
            <w:sz w:val="20"/>
            <w:szCs w:val="20"/>
            <w:vertAlign w:val="superscript"/>
          </w:rPr>
          <w:delText>►</w:delText>
        </w:r>
        <w:r w:rsidDel="00F836E0">
          <w:fldChar w:fldCharType="begin"/>
        </w:r>
        <w:r w:rsidDel="00F836E0">
          <w:delInstrText>fi.lvl="1"</w:delInstrText>
        </w:r>
        <w:r w:rsidDel="00F836E0">
          <w:fldChar w:fldCharType="end"/>
        </w:r>
        <w:r w:rsidDel="00F836E0">
          <w:delText xml:space="preserve">4. </w:delText>
        </w:r>
      </w:del>
    </w:p>
    <w:p w14:paraId="323E6E80" w14:textId="77777777" w:rsidR="00E715DD" w:rsidRDefault="00FD3105" w:rsidP="00E715DD">
      <w:pPr>
        <w:pStyle w:val="pxformp"/>
        <w:rPr>
          <w:ins w:id="260" w:author="Debra M. Salisbury" w:date="2024-04-27T21:39:00Z"/>
        </w:rPr>
      </w:pPr>
      <w:del w:id="261" w:author="Debra M. Salisbury" w:date="2024-04-27T20:20:00Z">
        <w:r w:rsidDel="00F836E0">
          <w:delText xml:space="preserve"> </w:delText>
        </w:r>
      </w:del>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Petitioner shall pay </w:t>
      </w:r>
      <w:del w:id="262" w:author="Debra M. Salisbury" w:date="2024-04-27T20:59:00Z">
        <w:r w:rsidDel="000962E0">
          <w:delText>$</w:delText>
        </w:r>
        <w:r w:rsidDel="000962E0">
          <w:rPr>
            <w:rStyle w:val="pxfinstr"/>
            <w:i/>
            <w:iCs/>
          </w:rPr>
          <w:delText>[dollar amount of rehabilitative alimony]</w:delText>
        </w:r>
        <w:r w:rsidDel="000962E0">
          <w:delText xml:space="preserve"> a week, beginning </w:delText>
        </w:r>
        <w:r w:rsidDel="000962E0">
          <w:rPr>
            <w:rStyle w:val="pxfinstr"/>
            <w:i/>
            <w:iCs/>
          </w:rPr>
          <w:delText>[start date of support]</w:delText>
        </w:r>
        <w:r w:rsidDel="000962E0">
          <w:delText xml:space="preserve"> to respondent as rehabilitative alimony for three years from the date of this judgment or the earlier death or remarriage of respondent. On the termination of the rehabilitative alimony petitioner shall pay </w:delText>
        </w:r>
      </w:del>
      <w:r>
        <w:t>$</w:t>
      </w:r>
      <w:r>
        <w:rPr>
          <w:rStyle w:val="pxfinstr"/>
          <w:i/>
          <w:iCs/>
        </w:rPr>
        <w:t>[dollar amount of alimony]</w:t>
      </w:r>
      <w:r>
        <w:t xml:space="preserve"> a </w:t>
      </w:r>
      <w:ins w:id="263" w:author="Debra M. Salisbury" w:date="2024-04-27T21:49:00Z">
        <w:r w:rsidR="00140027">
          <w:t>month</w:t>
        </w:r>
      </w:ins>
      <w:del w:id="264" w:author="Debra M. Salisbury" w:date="2024-04-27T21:49:00Z">
        <w:r w:rsidDel="00140027">
          <w:delText>week</w:delText>
        </w:r>
      </w:del>
      <w:r>
        <w:t xml:space="preserve"> to respondent </w:t>
      </w:r>
      <w:ins w:id="265" w:author="Debra M. Salisbury" w:date="2024-04-27T21:50:00Z">
        <w:r w:rsidR="00140027">
          <w:t xml:space="preserve">beginning </w:t>
        </w:r>
        <w:r w:rsidR="00140027" w:rsidRPr="00140027">
          <w:rPr>
            <w:i/>
            <w:iCs/>
            <w:rPrChange w:id="266" w:author="Debra M. Salisbury" w:date="2024-04-27T21:51:00Z">
              <w:rPr>
                <w:iCs/>
              </w:rPr>
            </w:rPrChange>
          </w:rPr>
          <w:t>[start date of alimony]</w:t>
        </w:r>
        <w:r w:rsidR="00140027">
          <w:t xml:space="preserve"> </w:t>
        </w:r>
      </w:ins>
      <w:r>
        <w:t xml:space="preserve">as </w:t>
      </w:r>
      <w:ins w:id="267" w:author="Debra M. Salisbury" w:date="2024-02-20T21:23:00Z">
        <w:r w:rsidR="008F4604">
          <w:t xml:space="preserve">durational </w:t>
        </w:r>
      </w:ins>
      <w:r>
        <w:t xml:space="preserve">alimony </w:t>
      </w:r>
      <w:ins w:id="268" w:author="Debra M. Salisbury" w:date="2024-02-20T21:21:00Z">
        <w:r w:rsidR="008F4604">
          <w:t xml:space="preserve">for </w:t>
        </w:r>
      </w:ins>
      <w:ins w:id="269" w:author="Debra M. Salisbury" w:date="2024-02-20T22:00:00Z">
        <w:r w:rsidR="00FD5865">
          <w:rPr>
            <w:i/>
            <w:iCs/>
          </w:rPr>
          <w:t>[number]</w:t>
        </w:r>
      </w:ins>
      <w:ins w:id="270" w:author="Debra M. Salisbury" w:date="2024-02-20T21:21:00Z">
        <w:r w:rsidR="008F4604">
          <w:t xml:space="preserve"> months</w:t>
        </w:r>
      </w:ins>
      <w:ins w:id="271" w:author="Debra M. Salisbury" w:date="2024-04-27T21:00:00Z">
        <w:r w:rsidR="000962E0">
          <w:t xml:space="preserve"> which does not excee</w:t>
        </w:r>
      </w:ins>
      <w:ins w:id="272" w:author="Debra M. Salisbury" w:date="2024-04-27T21:01:00Z">
        <w:r w:rsidR="000962E0">
          <w:t>d 60 per cent of the length of the marriage</w:t>
        </w:r>
      </w:ins>
      <w:ins w:id="273" w:author="Debra M. Salisbury" w:date="2024-02-20T21:47:00Z">
        <w:r w:rsidR="00104C03">
          <w:t>. The alimony awarded is based on the Respond</w:t>
        </w:r>
      </w:ins>
      <w:ins w:id="274" w:author="Debra M. Salisbury" w:date="2024-02-20T21:48:00Z">
        <w:r w:rsidR="00104C03">
          <w:t>en</w:t>
        </w:r>
      </w:ins>
      <w:ins w:id="275" w:author="Debra M. Salisbury" w:date="2024-02-20T21:47:00Z">
        <w:r w:rsidR="00104C03">
          <w:t xml:space="preserve">t’s reasonable needs of </w:t>
        </w:r>
        <w:r w:rsidR="00104C03" w:rsidRPr="00104C03">
          <w:rPr>
            <w:i/>
            <w:iCs/>
            <w:rPrChange w:id="276" w:author="Debra M. Salisbury" w:date="2024-02-20T21:48:00Z">
              <w:rPr>
                <w:iCs/>
              </w:rPr>
            </w:rPrChange>
          </w:rPr>
          <w:t>$[amount]</w:t>
        </w:r>
        <w:r w:rsidR="00104C03">
          <w:t xml:space="preserve"> per month</w:t>
        </w:r>
      </w:ins>
      <w:ins w:id="277" w:author="Debra M. Salisbury" w:date="2024-02-20T21:48:00Z">
        <w:r w:rsidR="00104C03">
          <w:t xml:space="preserve"> and does not e</w:t>
        </w:r>
      </w:ins>
      <w:ins w:id="278" w:author="Debra M. Salisbury" w:date="2024-02-20T21:50:00Z">
        <w:r w:rsidR="00104C03">
          <w:t>x</w:t>
        </w:r>
      </w:ins>
      <w:ins w:id="279" w:author="Debra M. Salisbury" w:date="2024-02-20T21:48:00Z">
        <w:r w:rsidR="00104C03">
          <w:t xml:space="preserve">ceed </w:t>
        </w:r>
      </w:ins>
      <w:ins w:id="280" w:author="Debra M. Salisbury" w:date="2024-02-20T21:50:00Z">
        <w:r w:rsidR="00104C03">
          <w:t>35% of the</w:t>
        </w:r>
      </w:ins>
      <w:ins w:id="281" w:author="Debra M. Salisbury" w:date="2024-04-27T21:47:00Z">
        <w:r w:rsidR="00140027">
          <w:t xml:space="preserve"> difference between the</w:t>
        </w:r>
      </w:ins>
      <w:ins w:id="282" w:author="Debra M. Salisbury" w:date="2024-02-20T21:50:00Z">
        <w:r w:rsidR="00104C03">
          <w:t xml:space="preserve"> parties’ </w:t>
        </w:r>
      </w:ins>
      <w:ins w:id="283" w:author="Debra M. Salisbury" w:date="2024-04-27T21:49:00Z">
        <w:r w:rsidR="00140027">
          <w:t xml:space="preserve">monthly </w:t>
        </w:r>
      </w:ins>
      <w:ins w:id="284" w:author="Debra M. Salisbury" w:date="2024-02-20T21:50:00Z">
        <w:r w:rsidR="00104C03">
          <w:t>net incomes.</w:t>
        </w:r>
      </w:ins>
      <w:ins w:id="285" w:author="Debra M. Salisbury" w:date="2024-02-20T21:23:00Z">
        <w:r w:rsidR="008F4604">
          <w:t xml:space="preserve"> Said alimony payments may terminate earlier </w:t>
        </w:r>
      </w:ins>
      <w:del w:id="286" w:author="Debra M. Salisbury" w:date="2024-02-20T21:23:00Z">
        <w:r w:rsidDel="008F4604">
          <w:delText>that</w:delText>
        </w:r>
      </w:del>
      <w:del w:id="287" w:author="Debra M. Salisbury" w:date="2024-02-20T21:24:00Z">
        <w:r w:rsidDel="008F4604">
          <w:delText xml:space="preserve"> shall terminate </w:delText>
        </w:r>
      </w:del>
      <w:r>
        <w:t xml:space="preserve">on the death </w:t>
      </w:r>
      <w:ins w:id="288" w:author="Debra M. Salisbury" w:date="2024-02-20T21:24:00Z">
        <w:r w:rsidR="008F4604">
          <w:t>of either party</w:t>
        </w:r>
      </w:ins>
      <w:ins w:id="289" w:author="Debra M. Salisbury" w:date="2024-04-27T20:18:00Z">
        <w:r w:rsidR="008547F1">
          <w:t>,</w:t>
        </w:r>
      </w:ins>
      <w:del w:id="290" w:author="Debra M. Salisbury" w:date="2024-04-27T20:18:00Z">
        <w:r w:rsidDel="008547F1">
          <w:delText xml:space="preserve">or </w:delText>
        </w:r>
      </w:del>
      <w:ins w:id="291" w:author="Debra M. Salisbury" w:date="2024-04-27T20:18:00Z">
        <w:r w:rsidR="008547F1">
          <w:t xml:space="preserve"> </w:t>
        </w:r>
      </w:ins>
      <w:ins w:id="292" w:author="Debra M. Salisbury" w:date="2024-02-20T21:24:00Z">
        <w:r w:rsidR="008F4604">
          <w:t xml:space="preserve">on the </w:t>
        </w:r>
      </w:ins>
      <w:r>
        <w:t>remarriage of respondent,</w:t>
      </w:r>
      <w:ins w:id="293" w:author="Debra M. Salisbury" w:date="2024-02-20T21:24:00Z">
        <w:r w:rsidR="008F4604">
          <w:t xml:space="preserve"> or upon </w:t>
        </w:r>
      </w:ins>
      <w:del w:id="294" w:author="Debra M. Salisbury" w:date="2024-02-20T21:24:00Z">
        <w:r w:rsidDel="008F4604">
          <w:delText xml:space="preserve"> subject to the </w:delText>
        </w:r>
      </w:del>
      <w:r>
        <w:t>further order of this court.</w:t>
      </w:r>
      <w:ins w:id="295" w:author="Debra M. Salisbury" w:date="2024-04-27T21:39:00Z">
        <w:r w:rsidR="00E715DD" w:rsidRPr="00E715DD">
          <w:t xml:space="preserve"> </w:t>
        </w:r>
        <w:r w:rsidR="00E715DD">
          <w:t>All support payments shall be paid through the State of Florida Disbursement Unit</w:t>
        </w:r>
      </w:ins>
      <w:ins w:id="296" w:author="Debra M. Salisbury" w:date="2024-04-27T21:44:00Z">
        <w:r w:rsidR="00140027">
          <w:t>. See paragraph 4 below.</w:t>
        </w:r>
      </w:ins>
    </w:p>
    <w:p w14:paraId="2021E47E" w14:textId="77777777" w:rsidR="00FD3105" w:rsidRDefault="00FD3105" w:rsidP="00F836E0">
      <w:pPr>
        <w:pStyle w:val="pxformp"/>
      </w:pPr>
    </w:p>
    <w:p w14:paraId="4F476DE5" w14:textId="77777777" w:rsidR="00FD3105" w:rsidRDefault="00FD3105">
      <w:pPr>
        <w:pStyle w:val="pxformfin"/>
      </w:pPr>
      <w:r>
        <w:rPr>
          <w:color w:val="FF0000"/>
          <w:sz w:val="20"/>
          <w:szCs w:val="20"/>
          <w:vertAlign w:val="superscript"/>
        </w:rPr>
        <w:t>►</w:t>
      </w:r>
      <w:del w:id="297" w:author="Debra M. Salisbury" w:date="2024-04-27T20:21:00Z">
        <w:r w:rsidDel="00F836E0">
          <w:fldChar w:fldCharType="begin"/>
        </w:r>
        <w:r w:rsidDel="00F836E0">
          <w:delInstrText>fi.lvl="1"</w:delInstrText>
        </w:r>
        <w:r w:rsidDel="00F836E0">
          <w:fldChar w:fldCharType="end"/>
        </w:r>
        <w:r w:rsidDel="00F836E0">
          <w:delText>5</w:delText>
        </w:r>
      </w:del>
      <w:ins w:id="298" w:author="Debra M. Salisbury" w:date="2024-04-27T20:21:00Z">
        <w:r w:rsidR="00F836E0">
          <w:fldChar w:fldCharType="begin"/>
        </w:r>
        <w:r w:rsidR="00F836E0">
          <w:instrText>fi.lvl="1"</w:instrText>
        </w:r>
        <w:r w:rsidR="00F836E0">
          <w:fldChar w:fldCharType="end"/>
        </w:r>
        <w:r w:rsidR="00F836E0">
          <w:t>4</w:t>
        </w:r>
      </w:ins>
      <w:r>
        <w:t xml:space="preserve">. </w:t>
      </w:r>
    </w:p>
    <w:p w14:paraId="024FC5E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w:t>
      </w:r>
      <w:r>
        <w:rPr>
          <w:rStyle w:val="pxfinstr"/>
          <w:i/>
          <w:iCs/>
        </w:rPr>
        <w:t>[dollar amount of child support]</w:t>
      </w:r>
      <w:r>
        <w:t xml:space="preserve"> a </w:t>
      </w:r>
      <w:ins w:id="299" w:author="Debra M. Salisbury" w:date="2024-04-27T21:50:00Z">
        <w:r w:rsidR="00140027">
          <w:t>month</w:t>
        </w:r>
      </w:ins>
      <w:del w:id="300" w:author="Debra M. Salisbury" w:date="2024-04-27T21:50:00Z">
        <w:r w:rsidDel="00140027">
          <w:delText>week</w:delText>
        </w:r>
      </w:del>
      <w:r>
        <w:t xml:space="preserve">, beginning </w:t>
      </w:r>
      <w:r>
        <w:rPr>
          <w:rStyle w:val="pxfinstr"/>
          <w:i/>
          <w:iCs/>
        </w:rPr>
        <w:t>[start date of support]</w:t>
      </w:r>
      <w:r>
        <w:t xml:space="preserve"> to respondent as child support that shall terminate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w:t>
      </w:r>
      <w:ins w:id="301" w:author="Debra M. Salisbury" w:date="2024-04-27T20:19:00Z">
        <w:r w:rsidR="008547F1">
          <w:t xml:space="preserve"> A Child Support Worksheet is attached to this judgment.</w:t>
        </w:r>
      </w:ins>
      <w:ins w:id="302" w:author="Debra M. Salisbury" w:date="2024-02-20T21:52:00Z">
        <w:r w:rsidR="00FD5865">
          <w:t xml:space="preserve"> All support payments </w:t>
        </w:r>
      </w:ins>
      <w:ins w:id="303" w:author="Debra M. Salisbury" w:date="2024-02-20T22:01:00Z">
        <w:r w:rsidR="00FD5865">
          <w:t>s</w:t>
        </w:r>
      </w:ins>
      <w:ins w:id="304" w:author="Debra M. Salisbury" w:date="2024-02-20T21:52:00Z">
        <w:r w:rsidR="00FD5865">
          <w:t>hall be paid through the State of Flor</w:t>
        </w:r>
      </w:ins>
      <w:ins w:id="305" w:author="Debra M. Salisbury" w:date="2024-02-20T21:53:00Z">
        <w:r w:rsidR="00FD5865">
          <w:t>ida Disbursement Unit via separate Income Deduction Order. Petitioner shal</w:t>
        </w:r>
      </w:ins>
      <w:ins w:id="306" w:author="Debra M. Salisbury" w:date="2024-02-20T21:54:00Z">
        <w:r w:rsidR="00FD5865">
          <w:t>l be responsible for the payment of all fees associated with said payments.</w:t>
        </w:r>
      </w:ins>
    </w:p>
    <w:p w14:paraId="49681558"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07" w:author="Debra M. Salisbury" w:date="2024-04-27T20:21:00Z">
        <w:r w:rsidDel="00F836E0">
          <w:delText>6</w:delText>
        </w:r>
      </w:del>
      <w:ins w:id="308" w:author="Debra M. Salisbury" w:date="2024-04-27T20:21:00Z">
        <w:r w:rsidR="00F836E0">
          <w:t>5</w:t>
        </w:r>
      </w:ins>
      <w:r>
        <w:t xml:space="preserve">. </w:t>
      </w:r>
    </w:p>
    <w:p w14:paraId="3907B66D" w14:textId="77777777" w:rsidR="00FD3105" w:rsidRPr="009509E4" w:rsidRDefault="00FD3105">
      <w:pPr>
        <w:pStyle w:val="pxformp"/>
        <w:rPr>
          <w:rFonts w:ascii="Times New Roman" w:hAnsi="Times New Roman"/>
          <w:rPrChange w:id="309" w:author="Debra M. Salisbury" w:date="2024-04-27T21:15:00Z">
            <w:rPr/>
          </w:rPrChange>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maintain health care and dental insurance for the minor child of the parties until the termination of his obligation for child support.</w:t>
      </w:r>
      <w:ins w:id="310" w:author="Debra M. Salisbury" w:date="2024-04-27T21:14:00Z">
        <w:r w:rsidR="009509E4">
          <w:rPr>
            <w:rFonts w:ascii="Charter BT" w:hAnsi="Charter BT" w:cs="Charter BT"/>
          </w:rPr>
          <w:t xml:space="preserve"> </w:t>
        </w:r>
      </w:ins>
      <w:ins w:id="311" w:author="Debra M. Salisbury" w:date="2024-04-27T21:36:00Z">
        <w:r w:rsidR="00796EA9">
          <w:rPr>
            <w:rFonts w:ascii="Times New Roman" w:hAnsi="Times New Roman"/>
          </w:rPr>
          <w:t>P</w:t>
        </w:r>
      </w:ins>
      <w:ins w:id="312" w:author="Debra M. Salisbury" w:date="2024-04-27T21:24:00Z">
        <w:r w:rsidR="00292609">
          <w:rPr>
            <w:rFonts w:ascii="Times New Roman" w:hAnsi="Times New Roman"/>
          </w:rPr>
          <w:t xml:space="preserve">etitioner shall pay </w:t>
        </w:r>
        <w:r w:rsidR="00292609" w:rsidRPr="00292609">
          <w:rPr>
            <w:rFonts w:ascii="Times New Roman" w:hAnsi="Times New Roman"/>
            <w:i/>
            <w:iCs/>
            <w:rPrChange w:id="313" w:author="Debra M. Salisbury" w:date="2024-04-27T21:25:00Z">
              <w:rPr>
                <w:rFonts w:ascii="Times New Roman" w:hAnsi="Times New Roman"/>
                <w:iCs/>
              </w:rPr>
            </w:rPrChange>
          </w:rPr>
          <w:t>[percentage]</w:t>
        </w:r>
        <w:r w:rsidR="00292609">
          <w:rPr>
            <w:rFonts w:ascii="Times New Roman" w:hAnsi="Times New Roman"/>
          </w:rPr>
          <w:t xml:space="preserve"> and the respondent shall pay </w:t>
        </w:r>
        <w:r w:rsidR="00292609" w:rsidRPr="00292609">
          <w:rPr>
            <w:rFonts w:ascii="Times New Roman" w:hAnsi="Times New Roman"/>
            <w:i/>
            <w:iCs/>
            <w:rPrChange w:id="314" w:author="Debra M. Salisbury" w:date="2024-04-27T21:25:00Z">
              <w:rPr>
                <w:rFonts w:ascii="Times New Roman" w:hAnsi="Times New Roman"/>
                <w:iCs/>
              </w:rPr>
            </w:rPrChange>
          </w:rPr>
          <w:t>[percentage]</w:t>
        </w:r>
        <w:r w:rsidR="00292609">
          <w:rPr>
            <w:rFonts w:ascii="Times New Roman" w:hAnsi="Times New Roman"/>
          </w:rPr>
          <w:t xml:space="preserve"> as </w:t>
        </w:r>
      </w:ins>
      <w:ins w:id="315" w:author="Debra M. Salisbury" w:date="2024-04-27T21:14:00Z">
        <w:r w:rsidR="009509E4" w:rsidRPr="009509E4">
          <w:rPr>
            <w:rFonts w:ascii="Times New Roman" w:hAnsi="Times New Roman"/>
            <w:rPrChange w:id="316" w:author="Debra M. Salisbury" w:date="2024-04-27T21:15:00Z">
              <w:rPr>
                <w:rFonts w:ascii="Charter BT" w:hAnsi="Charter BT"/>
              </w:rPr>
            </w:rPrChange>
          </w:rPr>
          <w:t xml:space="preserve">their </w:t>
        </w:r>
      </w:ins>
      <w:ins w:id="317" w:author="Debra M. Salisbury" w:date="2024-04-27T21:15:00Z">
        <w:r w:rsidR="009509E4" w:rsidRPr="009509E4">
          <w:rPr>
            <w:rFonts w:ascii="Times New Roman" w:hAnsi="Times New Roman"/>
            <w:rPrChange w:id="318" w:author="Debra M. Salisbury" w:date="2024-04-27T21:15:00Z">
              <w:rPr>
                <w:rFonts w:ascii="Charter BT" w:hAnsi="Charter BT"/>
              </w:rPr>
            </w:rPrChange>
          </w:rPr>
          <w:t>prorata share</w:t>
        </w:r>
      </w:ins>
      <w:ins w:id="319" w:author="Debra M. Salisbury" w:date="2024-04-27T21:51:00Z">
        <w:r w:rsidR="002728D2">
          <w:rPr>
            <w:rFonts w:ascii="Times New Roman" w:hAnsi="Times New Roman"/>
          </w:rPr>
          <w:t>s</w:t>
        </w:r>
      </w:ins>
      <w:ins w:id="320" w:author="Debra M. Salisbury" w:date="2024-04-27T21:14:00Z">
        <w:r w:rsidR="009509E4" w:rsidRPr="009509E4">
          <w:rPr>
            <w:rFonts w:ascii="Times New Roman" w:hAnsi="Times New Roman"/>
            <w:rPrChange w:id="321" w:author="Debra M. Salisbury" w:date="2024-04-27T21:15:00Z">
              <w:rPr>
                <w:rFonts w:ascii="Charter BT" w:hAnsi="Charter BT"/>
              </w:rPr>
            </w:rPrChange>
          </w:rPr>
          <w:t xml:space="preserve"> of any and all necessary and reasonable medical expenses, including but not limited to medical, dental, optical, orthodontia, and psychological expenses for the minor child not covered by insurance.</w:t>
        </w:r>
      </w:ins>
    </w:p>
    <w:p w14:paraId="77EE3BD3" w14:textId="77777777" w:rsidR="00FD3105" w:rsidRDefault="00FD3105">
      <w:pPr>
        <w:pStyle w:val="pxformfin"/>
      </w:pPr>
      <w:r>
        <w:rPr>
          <w:color w:val="FF0000"/>
          <w:sz w:val="20"/>
          <w:szCs w:val="20"/>
          <w:vertAlign w:val="superscript"/>
        </w:rPr>
        <w:t>►</w:t>
      </w:r>
      <w:r>
        <w:fldChar w:fldCharType="begin"/>
      </w:r>
      <w:r>
        <w:instrText>fi.lvl="1"</w:instrText>
      </w:r>
      <w:r>
        <w:fldChar w:fldCharType="end"/>
      </w:r>
      <w:ins w:id="322" w:author="Debra M. Salisbury" w:date="2024-04-27T20:21:00Z">
        <w:r w:rsidR="00F836E0">
          <w:t>6</w:t>
        </w:r>
      </w:ins>
      <w:del w:id="323" w:author="Debra M. Salisbury" w:date="2024-04-27T20:21:00Z">
        <w:r w:rsidDel="00F836E0">
          <w:delText>7</w:delText>
        </w:r>
      </w:del>
      <w:r>
        <w:t xml:space="preserve">. </w:t>
      </w:r>
    </w:p>
    <w:p w14:paraId="097A11C1" w14:textId="77777777" w:rsidR="00FD3105" w:rsidDel="00E715DD" w:rsidRDefault="00FD3105">
      <w:pPr>
        <w:pStyle w:val="pxformp"/>
        <w:rPr>
          <w:del w:id="324" w:author="Debra M. Salisbury" w:date="2024-04-27T21:40:00Z"/>
        </w:rPr>
      </w:pPr>
      <w:r>
        <w:t xml:space="preserve"> </w:t>
      </w:r>
      <w:r>
        <w:rPr>
          <w:rStyle w:val="pxvis"/>
          <w:rFonts w:ascii="Times NewRoman" w:hAnsi="Times NewRoman"/>
          <w:b w:val="0"/>
          <w:sz w:val="24"/>
        </w:rPr>
        <w:tab/>
      </w:r>
      <w:del w:id="325" w:author="Debra M. Salisbury" w:date="2024-04-27T21:40:00Z">
        <w:r w:rsidDel="00E715DD">
          <w:rPr>
            <w:color w:val="FF0000"/>
            <w:sz w:val="20"/>
            <w:szCs w:val="20"/>
            <w:vertAlign w:val="superscript"/>
          </w:rPr>
          <w:delText>►</w:delText>
        </w:r>
        <w:r w:rsidDel="00E715DD">
          <w:fldChar w:fldCharType="begin"/>
        </w:r>
        <w:r w:rsidDel="00E715DD">
          <w:delInstrText>p.ct.id="3d29be30775711ee8e1ba9ecff0bf883|23|10:23"</w:delInstrText>
        </w:r>
        <w:r w:rsidDel="00E715DD">
          <w:fldChar w:fldCharType="end"/>
        </w:r>
        <w:r w:rsidDel="00E715DD">
          <w:delText>Petitioner shall maintain a life insurance policy on his life in the amount of $</w:delText>
        </w:r>
        <w:r w:rsidDel="00E715DD">
          <w:rPr>
            <w:rStyle w:val="pxfinstr"/>
            <w:i/>
            <w:iCs/>
          </w:rPr>
          <w:delText>[dollar amount of life insurance]</w:delText>
        </w:r>
        <w:r w:rsidDel="00E715DD">
          <w:delText xml:space="preserve"> for the benefit of the minor child of the parties during the time he is liable for child support.</w:delText>
        </w:r>
      </w:del>
    </w:p>
    <w:p w14:paraId="2B07D595" w14:textId="77777777" w:rsidR="00FD3105" w:rsidDel="00E715DD" w:rsidRDefault="00FD3105">
      <w:pPr>
        <w:pStyle w:val="pxformp"/>
        <w:rPr>
          <w:del w:id="326" w:author="Debra M. Salisbury" w:date="2024-04-27T21:41:00Z"/>
        </w:rPr>
      </w:pPr>
      <w:del w:id="327" w:author="Debra M. Salisbury" w:date="2024-04-27T21:40:00Z">
        <w:r w:rsidDel="00E715DD">
          <w:rPr>
            <w:color w:val="FF0000"/>
            <w:sz w:val="20"/>
            <w:szCs w:val="20"/>
            <w:vertAlign w:val="superscript"/>
          </w:rPr>
          <w:delText>►</w:delText>
        </w:r>
        <w:r w:rsidDel="00E715DD">
          <w:fldChar w:fldCharType="begin"/>
        </w:r>
        <w:r w:rsidDel="00E715DD">
          <w:delInstrText>fi.lvl="1"</w:delInstrText>
        </w:r>
        <w:r w:rsidDel="00E715DD">
          <w:fldChar w:fldCharType="end"/>
        </w:r>
      </w:del>
      <w:del w:id="328" w:author="Debra M. Salisbury" w:date="2024-04-27T21:31:00Z">
        <w:r w:rsidDel="00B76189">
          <w:delText>8</w:delText>
        </w:r>
      </w:del>
      <w:del w:id="329" w:author="Debra M. Salisbury" w:date="2024-04-27T21:40:00Z">
        <w:r w:rsidDel="00E715DD">
          <w:delText xml:space="preserve">. </w:delText>
        </w:r>
      </w:del>
    </w:p>
    <w:p w14:paraId="66997F02" w14:textId="77777777" w:rsidR="00FD3105" w:rsidRDefault="00FD3105">
      <w:pPr>
        <w:pStyle w:val="pxformp"/>
      </w:pPr>
      <w:del w:id="330" w:author="Debra M. Salisbury" w:date="2024-04-27T21:41:00Z">
        <w:r w:rsidDel="00E715DD">
          <w:delText xml:space="preserve"> </w:delText>
        </w:r>
        <w:r w:rsidDel="00E715DD">
          <w:rPr>
            <w:rStyle w:val="pxvis"/>
            <w:rFonts w:ascii="Times NewRoman" w:hAnsi="Times NewRoman"/>
            <w:b w:val="0"/>
            <w:sz w:val="24"/>
          </w:rPr>
          <w:tab/>
        </w:r>
      </w:del>
      <w:r>
        <w:rPr>
          <w:color w:val="FF0000"/>
          <w:sz w:val="20"/>
          <w:szCs w:val="20"/>
          <w:vertAlign w:val="superscript"/>
        </w:rPr>
        <w:t>►</w:t>
      </w:r>
      <w:r>
        <w:fldChar w:fldCharType="begin"/>
      </w:r>
      <w:r>
        <w:instrText>p.ct.id="3d29be30775711ee8e1ba9ecff0bf883|23|10:23"</w:instrText>
      </w:r>
      <w:r>
        <w:fldChar w:fldCharType="end"/>
      </w:r>
      <w:r>
        <w:t xml:space="preserve">Respondent shall convey to petitioner by a quitclaim deed all of her interest in the following described real property in </w:t>
      </w:r>
      <w:r>
        <w:rPr>
          <w:rStyle w:val="pxfinstr"/>
          <w:i/>
          <w:iCs/>
        </w:rPr>
        <w:t>[name of county]</w:t>
      </w:r>
      <w:r>
        <w:t>, Florida:</w:t>
      </w:r>
    </w:p>
    <w:p w14:paraId="29AA4D50"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of </w:t>
      </w:r>
      <w:r>
        <w:rPr>
          <w:rStyle w:val="pxfinstr"/>
          <w:i/>
          <w:iCs/>
          <w:sz w:val="20"/>
        </w:rPr>
        <w:t>[name of subdivision 3]</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0564CAE3" w14:textId="77777777" w:rsidR="00FD3105" w:rsidRDefault="00FD3105">
      <w:pPr>
        <w:pStyle w:val="pxformcp"/>
      </w:pPr>
      <w:r>
        <w:t xml:space="preserve">within 40 days from the date of this judgment. Petitioner shall be responsible for all obligations </w:t>
      </w:r>
      <w:r>
        <w:lastRenderedPageBreak/>
        <w:t>against the property accruing thereafter and shall hold respondent harmless from liability for any of them.</w:t>
      </w:r>
    </w:p>
    <w:p w14:paraId="06C80B42"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31" w:author="Debra M. Salisbury" w:date="2024-02-20T22:12:00Z">
        <w:r w:rsidDel="00644DDF">
          <w:delText>9</w:delText>
        </w:r>
      </w:del>
      <w:del w:id="332" w:author="Debra M. Salisbury" w:date="2024-04-27T21:41:00Z">
        <w:r w:rsidR="00B76189" w:rsidDel="00122855">
          <w:delText>8</w:delText>
        </w:r>
      </w:del>
      <w:ins w:id="333" w:author="Debra M. Salisbury" w:date="2024-04-27T21:41:00Z">
        <w:r w:rsidR="00122855">
          <w:t>7</w:t>
        </w:r>
      </w:ins>
      <w:r>
        <w:t xml:space="preserve">. </w:t>
      </w:r>
    </w:p>
    <w:p w14:paraId="43649D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parties shall take whatever action is required to sell the following described property in </w:t>
      </w:r>
      <w:r>
        <w:rPr>
          <w:rStyle w:val="pxfinstr"/>
          <w:i/>
          <w:iCs/>
        </w:rPr>
        <w:t>[name of county]</w:t>
      </w:r>
      <w:r>
        <w:t>, Florida:</w:t>
      </w:r>
    </w:p>
    <w:p w14:paraId="05FDC588"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Lots </w:t>
      </w:r>
      <w:r>
        <w:rPr>
          <w:rStyle w:val="pxfinstr"/>
          <w:i/>
          <w:iCs/>
          <w:sz w:val="20"/>
        </w:rPr>
        <w:t>[numbers of lots]</w:t>
      </w:r>
      <w:r>
        <w:t xml:space="preserve"> in Block </w:t>
      </w:r>
      <w:r>
        <w:rPr>
          <w:rStyle w:val="pxfinstr"/>
          <w:i/>
          <w:iCs/>
          <w:sz w:val="20"/>
        </w:rPr>
        <w:t>[designation of block]</w:t>
      </w:r>
      <w:r>
        <w:t xml:space="preserve"> of </w:t>
      </w:r>
      <w:r>
        <w:rPr>
          <w:rStyle w:val="pxfinstr"/>
          <w:i/>
          <w:iCs/>
          <w:sz w:val="20"/>
        </w:rPr>
        <w:t>[name of subdivision 2]</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738F9D90" w14:textId="77777777" w:rsidR="00FD3105" w:rsidRDefault="00FD3105">
      <w:pPr>
        <w:pStyle w:val="pxformcp"/>
      </w:pPr>
      <w:r>
        <w:t>for a price not less than $</w:t>
      </w:r>
      <w:r>
        <w:rPr>
          <w:rStyle w:val="pxfinstr"/>
          <w:i/>
          <w:iCs/>
        </w:rPr>
        <w:t>[minimum dollar amount of selling price]</w:t>
      </w:r>
      <w:r>
        <w:t>. All obligations against the property and the closing expenses of the sale shall be paid from the proceeds of the sale. The net proceeds shall be divided equally between the parties. Each party shall execute contracts, deeds and other documents that are necessary for the conclusion of the sale.</w:t>
      </w:r>
    </w:p>
    <w:p w14:paraId="679C8F20"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34" w:author="Debra M. Salisbury" w:date="2024-04-27T21:41:00Z">
        <w:r w:rsidR="00B76189" w:rsidDel="00122855">
          <w:delText>9</w:delText>
        </w:r>
      </w:del>
      <w:ins w:id="335" w:author="Debra M. Salisbury" w:date="2024-04-27T21:41:00Z">
        <w:r w:rsidR="00122855">
          <w:t>8</w:t>
        </w:r>
      </w:ins>
      <w:r>
        <w:t xml:space="preserve">. </w:t>
      </w:r>
    </w:p>
    <w:p w14:paraId="7C2BBB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is a participant in a pension plan and trust created by </w:t>
      </w:r>
      <w:r>
        <w:rPr>
          <w:rStyle w:val="pxfinstr"/>
          <w:i/>
          <w:iCs/>
        </w:rPr>
        <w:t>[name of business]</w:t>
      </w:r>
      <w:r>
        <w:t xml:space="preserve"> respondent's address is </w:t>
      </w:r>
      <w:r>
        <w:rPr>
          <w:rStyle w:val="pxfinstr"/>
          <w:i/>
          <w:iCs/>
        </w:rPr>
        <w:t>[address of respondent]</w:t>
      </w:r>
      <w:r>
        <w:t xml:space="preserve">, </w:t>
      </w:r>
      <w:r>
        <w:rPr>
          <w:rStyle w:val="pxfinstr"/>
          <w:i/>
          <w:iCs/>
        </w:rPr>
        <w:t>[name of city]</w:t>
      </w:r>
      <w:r>
        <w:t xml:space="preserve">, Florida </w:t>
      </w:r>
      <w:r>
        <w:rPr>
          <w:rStyle w:val="pxfinstr"/>
          <w:i/>
          <w:iCs/>
        </w:rPr>
        <w:t>[zip code of respondent]</w:t>
      </w:r>
      <w:r>
        <w:t>, and the alternate payee is petitioner and the address is the same. When the benefits are paid from the plan to respondent, 20</w:t>
      </w:r>
      <w:r>
        <w:rPr>
          <w:vanish/>
        </w:rPr>
        <w:t>&amp;percnt;</w:t>
      </w:r>
      <w:r>
        <w:rPr>
          <w:rStyle w:val="pxvis"/>
          <w:rFonts w:ascii="Times NewRoman" w:hAnsi="Times NewRoman"/>
          <w:b w:val="0"/>
          <w:sz w:val="24"/>
        </w:rPr>
        <w:t>%</w:t>
      </w:r>
      <w:r>
        <w:t xml:space="preserve"> of each payment shall be paid to petitioner until the death of respondent. The court reserves jurisdiction to amend this paragraph of the judgment only for the purpose of compliance with the requirements for qualified domestic relations orders under </w:t>
      </w:r>
      <w:r>
        <w:rPr>
          <w:rStyle w:val="pxst"/>
          <w:color w:val="FF0000"/>
          <w:sz w:val="20"/>
          <w:szCs w:val="20"/>
          <w:vertAlign w:val="superscript"/>
        </w:rPr>
        <w:t>►</w:t>
      </w:r>
      <w:r>
        <w:rPr>
          <w:rStyle w:val="pxst"/>
        </w:rPr>
        <w:fldChar w:fldCharType="begin"/>
      </w:r>
      <w:r>
        <w:rPr>
          <w:rStyle w:val="pxst"/>
        </w:rPr>
        <w:instrText>st.ref.id="I046E0I"</w:instrText>
      </w:r>
      <w:r>
        <w:rPr>
          <w:rStyle w:val="pxst"/>
        </w:rPr>
        <w:fldChar w:fldCharType="end"/>
      </w:r>
      <w:r>
        <w:rPr>
          <w:rStyle w:val="pxst"/>
          <w:vanish/>
        </w:rPr>
        <w:t>&amp;s;</w:t>
      </w:r>
      <w:r>
        <w:rPr>
          <w:rStyle w:val="pxvis"/>
          <w:rFonts w:ascii="Times NewRoman" w:hAnsi="Times NewRoman"/>
          <w:b w:val="0"/>
          <w:sz w:val="24"/>
        </w:rPr>
        <w:t>§</w:t>
      </w:r>
      <w:r>
        <w:rPr>
          <w:rStyle w:val="pxst"/>
        </w:rPr>
        <w:t>414(p) of the Internal Revenue Code</w:t>
      </w:r>
      <w:r>
        <w:t xml:space="preserve"> or any similar applicable statute hereinafter enacted.</w:t>
      </w:r>
    </w:p>
    <w:p w14:paraId="34C62261" w14:textId="77777777" w:rsidR="00FD3105" w:rsidRDefault="00FD3105">
      <w:pPr>
        <w:pStyle w:val="pxformfin"/>
      </w:pPr>
      <w:r>
        <w:rPr>
          <w:color w:val="FF0000"/>
          <w:sz w:val="20"/>
          <w:szCs w:val="20"/>
          <w:vertAlign w:val="superscript"/>
        </w:rPr>
        <w:t>►</w:t>
      </w:r>
      <w:r>
        <w:fldChar w:fldCharType="begin"/>
      </w:r>
      <w:r>
        <w:instrText>fi.lvl="1"</w:instrText>
      </w:r>
      <w:r>
        <w:fldChar w:fldCharType="end"/>
      </w:r>
      <w:ins w:id="336" w:author="Debra M. Salisbury" w:date="2024-04-27T21:41:00Z">
        <w:r w:rsidR="00122855">
          <w:t>9</w:t>
        </w:r>
      </w:ins>
      <w:del w:id="337" w:author="Debra M. Salisbury" w:date="2024-04-27T21:41:00Z">
        <w:r w:rsidDel="00122855">
          <w:delText>1</w:delText>
        </w:r>
        <w:r w:rsidR="00B76189" w:rsidDel="00122855">
          <w:delText>0</w:delText>
        </w:r>
      </w:del>
      <w:r>
        <w:t xml:space="preserve">. </w:t>
      </w:r>
    </w:p>
    <w:p w14:paraId="3021B24A" w14:textId="77777777" w:rsidR="00FD3105" w:rsidRDefault="00FD3105" w:rsidP="00B76189">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shall have possession of the following described real property in </w:t>
      </w:r>
      <w:r>
        <w:rPr>
          <w:rStyle w:val="pxfinstr"/>
          <w:i/>
          <w:iCs/>
        </w:rPr>
        <w:t>[name of county]</w:t>
      </w:r>
      <w:r>
        <w:t>, Florida:</w:t>
      </w:r>
    </w:p>
    <w:p w14:paraId="17C18C90"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in Block </w:t>
      </w:r>
      <w:r>
        <w:rPr>
          <w:rStyle w:val="pxfinstr"/>
          <w:i/>
          <w:iCs/>
          <w:sz w:val="20"/>
        </w:rPr>
        <w:t>[designation of block]</w:t>
      </w:r>
      <w:r>
        <w:t xml:space="preserve"> of </w:t>
      </w:r>
      <w:r>
        <w:rPr>
          <w:rStyle w:val="pxfinstr"/>
          <w:i/>
          <w:iCs/>
          <w:sz w:val="20"/>
        </w:rPr>
        <w:t>[name of subdivision 1]</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773A3552" w14:textId="77777777" w:rsidR="00FD3105" w:rsidRDefault="00FD3105">
      <w:pPr>
        <w:pStyle w:val="pxformcp"/>
      </w:pPr>
      <w:r>
        <w:t xml:space="preserve">Respondent shall </w:t>
      </w:r>
      <w:ins w:id="338" w:author="Debra M. Salisbury" w:date="2024-04-27T21:04:00Z">
        <w:r w:rsidR="000962E0">
          <w:t xml:space="preserve">timely </w:t>
        </w:r>
      </w:ins>
      <w:r>
        <w:t>pay all mortgage payments, taxes, insurance premiums, repairs, maintenance and other obligations accruing against the property or resulting from her possession of it. Her right to possession shall terminate when petitioner's obligation to pay child support terminates or when respondent vacates the property. When respondent's right to possession terminates, the property shall be sold on terms agreeable to the parties. If they cannot agree on a price and terms, the court reserves jurisdiction to determine the dispute. Wife shall be given credit for one-half of the principal on mortgage payments, taxes and insurance premiums from the proceeds of the sale.</w:t>
      </w:r>
      <w:ins w:id="339" w:author="Debra M. Salisbury" w:date="2024-04-27T21:05:00Z">
        <w:r w:rsidR="000962E0">
          <w:t xml:space="preserve"> The court reserves jurisdiction as to the marital home</w:t>
        </w:r>
      </w:ins>
      <w:ins w:id="340" w:author="Debra M. Salisbury" w:date="2024-05-05T12:03:00Z">
        <w:r w:rsidR="0038335D">
          <w:t xml:space="preserve"> to enter any further orders consistent with this order and as may be necessary from time to time</w:t>
        </w:r>
      </w:ins>
      <w:ins w:id="341" w:author="Debra M. Salisbury" w:date="2024-04-27T21:10:00Z">
        <w:r w:rsidR="009509E4">
          <w:t>.</w:t>
        </w:r>
      </w:ins>
      <w:ins w:id="342" w:author="Debra M. Salisbury" w:date="2024-04-27T21:05:00Z">
        <w:r w:rsidR="000962E0">
          <w:t xml:space="preserve"> </w:t>
        </w:r>
      </w:ins>
    </w:p>
    <w:p w14:paraId="0F1C6FC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3" w:author="Debra M. Salisbury" w:date="2024-04-27T21:41:00Z">
        <w:r w:rsidR="00122855">
          <w:t>0</w:t>
        </w:r>
      </w:ins>
      <w:ins w:id="344" w:author="Debra M. Salisbury" w:date="2024-04-27T21:35:00Z">
        <w:r w:rsidR="00B76189">
          <w:t>.</w:t>
        </w:r>
      </w:ins>
      <w:del w:id="345" w:author="Debra M. Salisbury" w:date="2024-04-27T21:35:00Z">
        <w:r w:rsidR="00B76189" w:rsidDel="00B76189">
          <w:delText>1</w:delText>
        </w:r>
      </w:del>
    </w:p>
    <w:p w14:paraId="50F992E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shall transfer to petitioner all of respondent's right, title and interest in the following described personal property:</w:t>
      </w:r>
    </w:p>
    <w:p w14:paraId="11850DFF"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company 2]</w:t>
      </w:r>
      <w:r>
        <w:t xml:space="preserve"> common stock</w:t>
      </w:r>
    </w:p>
    <w:p w14:paraId="3876A8F5"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bank]</w:t>
      </w:r>
      <w:r>
        <w:t xml:space="preserve"> checking account of $</w:t>
      </w:r>
      <w:r>
        <w:rPr>
          <w:rStyle w:val="pxfinstr"/>
          <w:i/>
          <w:iCs/>
          <w:sz w:val="20"/>
        </w:rPr>
        <w:t>[dollar amount of checking account]</w:t>
      </w:r>
    </w:p>
    <w:p w14:paraId="3B3C971F"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bank]</w:t>
      </w:r>
      <w:r>
        <w:t xml:space="preserve"> certificate of deposit </w:t>
      </w:r>
      <w:r>
        <w:rPr>
          <w:rStyle w:val="pxfinstr"/>
          <w:i/>
          <w:iCs/>
          <w:sz w:val="20"/>
        </w:rPr>
        <w:t>[number of CD]</w:t>
      </w:r>
    </w:p>
    <w:p w14:paraId="1E7E4B1E"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[identification of vehicle 1]</w:t>
      </w:r>
    </w:p>
    <w:p w14:paraId="6E1482FB" w14:textId="77777777" w:rsidR="00FD3105" w:rsidRDefault="00FD3105">
      <w:pPr>
        <w:pStyle w:val="pxformcp"/>
      </w:pPr>
      <w:r>
        <w:t>within 40 days from the date of this judgment. Petitioner shall transfer to respondent all of petitioner's right, title and interest to the following described personal property:</w:t>
      </w:r>
    </w:p>
    <w:p w14:paraId="23F1C328"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[identification of vehicle 2]</w:t>
      </w:r>
    </w:p>
    <w:p w14:paraId="0CD8A5A2"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state]</w:t>
      </w:r>
      <w:r>
        <w:t xml:space="preserve"> real property</w:t>
      </w:r>
    </w:p>
    <w:p w14:paraId="6E56F1FE"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company 1]</w:t>
      </w:r>
      <w:r>
        <w:t xml:space="preserve"> stock</w:t>
      </w:r>
    </w:p>
    <w:p w14:paraId="188E9BAE" w14:textId="77777777" w:rsidR="00FD3105" w:rsidRDefault="00FD3105">
      <w:pPr>
        <w:pStyle w:val="pxformqbqp"/>
        <w:ind w:left="500"/>
      </w:pPr>
      <w:r>
        <w:rPr>
          <w:color w:val="FF0000"/>
          <w:vertAlign w:val="superscript"/>
        </w:rPr>
        <w:t>►</w:t>
      </w:r>
      <w:r>
        <w:fldChar w:fldCharType="begin"/>
      </w:r>
      <w:r>
        <w:instrText>qp.pstart="n"</w:instrText>
      </w:r>
      <w:r>
        <w:fldChar w:fldCharType="end"/>
      </w:r>
      <w:r>
        <w:t>gold coin collection</w:t>
      </w:r>
    </w:p>
    <w:p w14:paraId="31F7262C" w14:textId="77777777" w:rsidR="00FD3105" w:rsidRDefault="00FD3105">
      <w:pPr>
        <w:pStyle w:val="pxformqbqp"/>
        <w:ind w:left="500"/>
      </w:pPr>
      <w:r>
        <w:rPr>
          <w:color w:val="FF0000"/>
          <w:vertAlign w:val="superscript"/>
        </w:rPr>
        <w:lastRenderedPageBreak/>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business]</w:t>
      </w:r>
      <w:r>
        <w:t xml:space="preserve"> common stock</w:t>
      </w:r>
    </w:p>
    <w:p w14:paraId="71803628" w14:textId="77777777" w:rsidR="00FD3105" w:rsidRDefault="00FD3105">
      <w:pPr>
        <w:pStyle w:val="pxformcp"/>
      </w:pPr>
      <w:r>
        <w:t>within 40 days from the date of this judgment.</w:t>
      </w:r>
    </w:p>
    <w:p w14:paraId="5EAA840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6" w:author="Debra M. Salisbury" w:date="2024-04-27T21:41:00Z">
        <w:r w:rsidR="00122855">
          <w:t>1</w:t>
        </w:r>
      </w:ins>
      <w:del w:id="347" w:author="Debra M. Salisbury" w:date="2024-04-27T21:35:00Z">
        <w:r w:rsidDel="00B76189">
          <w:delText>3</w:delText>
        </w:r>
      </w:del>
      <w:r>
        <w:t xml:space="preserve">. </w:t>
      </w:r>
    </w:p>
    <w:p w14:paraId="4E9714B8" w14:textId="77777777" w:rsidR="00FD3105" w:rsidRDefault="00FD3105">
      <w:pPr>
        <w:pStyle w:val="pxformfl"/>
        <w:ind w:left="500"/>
      </w:pPr>
      <w:r>
        <w:t xml:space="preserve"> </w:t>
      </w:r>
    </w:p>
    <w:p w14:paraId="1502C87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26D0324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the liabilities identified below:</w:t>
      </w:r>
    </w:p>
    <w:p w14:paraId="1C24989E"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[List of liabilities]</w:t>
      </w:r>
    </w:p>
    <w:p w14:paraId="42FFB74C"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727A6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shall pay the liabilities identified below:</w:t>
      </w:r>
    </w:p>
    <w:p w14:paraId="772CE45B"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[List of liabilities]</w:t>
      </w:r>
    </w:p>
    <w:p w14:paraId="10416A4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8" w:author="Debra M. Salisbury" w:date="2024-04-27T21:41:00Z">
        <w:r w:rsidR="00122855">
          <w:t>2</w:t>
        </w:r>
      </w:ins>
      <w:del w:id="349" w:author="Debra M. Salisbury" w:date="2024-02-20T22:13:00Z">
        <w:r w:rsidDel="00644DDF">
          <w:delText>4</w:delText>
        </w:r>
      </w:del>
      <w:r>
        <w:t xml:space="preserve">. </w:t>
      </w:r>
    </w:p>
    <w:p w14:paraId="3897CD8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Each of the parties is enjoined from harassing the other and from interfering in any way with the other's private, social or business activities.</w:t>
      </w:r>
    </w:p>
    <w:p w14:paraId="32B4D82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50" w:author="Debra M. Salisbury" w:date="2024-04-27T21:41:00Z">
        <w:r w:rsidR="00122855">
          <w:t>3</w:t>
        </w:r>
      </w:ins>
      <w:del w:id="351" w:author="Debra M. Salisbury" w:date="2024-02-20T22:13:00Z">
        <w:r w:rsidDel="00644DDF">
          <w:delText>5</w:delText>
        </w:r>
      </w:del>
      <w:r>
        <w:t xml:space="preserve">. </w:t>
      </w:r>
    </w:p>
    <w:p w14:paraId="5ED4889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w:t>
      </w:r>
      <w:r>
        <w:rPr>
          <w:rStyle w:val="pxfinstr"/>
          <w:i/>
          <w:iCs/>
        </w:rPr>
        <w:t>[dollar amount of attorney's fees]</w:t>
      </w:r>
      <w:r>
        <w:t xml:space="preserve"> as attorney fees to </w:t>
      </w:r>
      <w:r>
        <w:rPr>
          <w:rStyle w:val="pxfinstr"/>
          <w:i/>
          <w:iCs/>
        </w:rPr>
        <w:t>[name of attorney]</w:t>
      </w:r>
      <w:r>
        <w:t xml:space="preserve"> and costs of this action in the sum of $</w:t>
      </w:r>
      <w:r>
        <w:rPr>
          <w:rStyle w:val="pxfinstr"/>
          <w:i/>
          <w:iCs/>
        </w:rPr>
        <w:t>[dollar amount of costs]</w:t>
      </w:r>
      <w:r>
        <w:t xml:space="preserve"> for representation of respondent, within 30 days from the date of this judgment.</w:t>
      </w:r>
    </w:p>
    <w:p w14:paraId="1A89B6F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52" w:author="Debra M. Salisbury" w:date="2024-04-27T21:42:00Z">
        <w:r w:rsidR="00122855">
          <w:t>4</w:t>
        </w:r>
      </w:ins>
      <w:del w:id="353" w:author="Debra M. Salisbury" w:date="2024-02-20T22:13:00Z">
        <w:r w:rsidDel="00644DDF">
          <w:delText>6</w:delText>
        </w:r>
      </w:del>
      <w:r>
        <w:t xml:space="preserve">. </w:t>
      </w:r>
    </w:p>
    <w:p w14:paraId="303D09F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It is further ordered and adjudged that the judgment debtor(s) shall complete under oath </w:t>
      </w:r>
      <w:r>
        <w:rPr>
          <w:rStyle w:val="pxst"/>
          <w:color w:val="FF0000"/>
          <w:sz w:val="20"/>
          <w:szCs w:val="20"/>
          <w:vertAlign w:val="superscript"/>
        </w:rPr>
        <w:t>►</w:t>
      </w:r>
      <w:r>
        <w:rPr>
          <w:rStyle w:val="pxst"/>
        </w:rPr>
        <w:fldChar w:fldCharType="begin"/>
      </w:r>
      <w:r>
        <w:rPr>
          <w:rStyle w:val="pxst"/>
        </w:rPr>
        <w:instrText>st.ref.id="I033UTE"</w:instrText>
      </w:r>
      <w:r>
        <w:rPr>
          <w:rStyle w:val="pxst"/>
        </w:rPr>
        <w:fldChar w:fldCharType="end"/>
      </w:r>
      <w:r>
        <w:rPr>
          <w:rStyle w:val="pxst"/>
        </w:rPr>
        <w:t>Florida Rule of Civil Procedure Form 1.977</w:t>
      </w:r>
      <w:r>
        <w:t xml:space="preserve"> (fact information sheet), including all required attachments, and serve it on the judgment creditor's attorney, or the judgment creditor if the judgment creditor is not represented by an attorney, within 45 days from the date of this final judgment, unless the final judgment is satisfied or postjudgment discovery is stayed.</w:t>
      </w:r>
    </w:p>
    <w:p w14:paraId="30B3C8E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Jurisdiction of this case is retained to enter further orders that are proper to compel the judgment debtor(s) to complete Form 1.977, including all required attachments, and serve it on the judgment creditor's attorney, or the judgment creditor if the judgment creditor is not represented by an attorney.</w:t>
      </w:r>
    </w:p>
    <w:p w14:paraId="7C2E47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ORDERED at </w:t>
      </w:r>
      <w:r>
        <w:rPr>
          <w:rStyle w:val="pxfinstr"/>
          <w:i/>
          <w:iCs/>
        </w:rPr>
        <w:t>[name of city]</w:t>
      </w:r>
      <w:r>
        <w:t xml:space="preserve">, Florida on </w:t>
      </w:r>
      <w:r>
        <w:rPr>
          <w:rStyle w:val="pxfinstr"/>
          <w:i/>
          <w:iCs/>
        </w:rPr>
        <w:t>[date of order]</w:t>
      </w:r>
      <w:r>
        <w:t>.</w:t>
      </w:r>
    </w:p>
    <w:p w14:paraId="167A5C6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F36F5B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A7E413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898574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tbl.ident="I053909"</w:instrText>
      </w:r>
      <w:r>
        <w:fldChar w:fldCharType="end"/>
      </w:r>
      <w:r>
        <w:fldChar w:fldCharType="begin"/>
      </w:r>
      <w:r>
        <w:instrText>tbl.uuid="I01HUBE"</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75A4F5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EA3583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B7BD6A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8E67FA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CD8D0AE" w14:textId="77777777">
        <w:tc>
          <w:tcPr>
            <w:tcW w:w="4320" w:type="dxa"/>
            <w:tcBorders>
              <w:top w:val="nil"/>
              <w:left w:val="nil"/>
              <w:bottom w:val="nil"/>
              <w:right w:val="nil"/>
            </w:tcBorders>
          </w:tcPr>
          <w:p w14:paraId="7DBB682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9988F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A933394" w14:textId="77777777">
        <w:tc>
          <w:tcPr>
            <w:tcW w:w="4320" w:type="dxa"/>
            <w:tcBorders>
              <w:top w:val="nil"/>
              <w:left w:val="nil"/>
              <w:bottom w:val="nil"/>
              <w:right w:val="nil"/>
            </w:tcBorders>
          </w:tcPr>
          <w:p w14:paraId="74CA48AC"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F52E7C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C2EB6FD" w14:textId="77777777" w:rsidR="00FD3105" w:rsidRDefault="00FD3105">
      <w:pPr>
        <w:pStyle w:val="pxtbody"/>
      </w:pPr>
    </w:p>
    <w:p w14:paraId="272EFC6D" w14:textId="77777777" w:rsidR="00FD3105" w:rsidRDefault="00FD3105"/>
    <w:p w14:paraId="5096A675" w14:textId="77777777" w:rsidR="00FD3105" w:rsidRDefault="00FD3105">
      <w:pPr>
        <w:pStyle w:val="pxcomnt"/>
      </w:pPr>
    </w:p>
    <w:p w14:paraId="3E7CAD92" w14:textId="77777777" w:rsidR="00FD3105" w:rsidRDefault="00FD3105">
      <w:pPr>
        <w:pStyle w:val="pxhac"/>
        <w:spacing w:before="180"/>
        <w:jc w:val="center"/>
      </w:pPr>
      <w:r>
        <w:rPr>
          <w:rStyle w:val="pxb"/>
          <w:b/>
          <w:bCs/>
        </w:rPr>
        <w:t>Author's Comment</w:t>
      </w:r>
    </w:p>
    <w:p w14:paraId="501B966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st.ref.id="I02TFQF"</w:instrText>
      </w:r>
      <w:r>
        <w:rPr>
          <w:rStyle w:val="pxst"/>
        </w:rPr>
        <w:fldChar w:fldCharType="end"/>
      </w:r>
      <w:r>
        <w:rPr>
          <w:rStyle w:val="pxst"/>
          <w:vanish/>
        </w:rPr>
        <w:t>&amp;s;</w:t>
      </w:r>
      <w:r>
        <w:rPr>
          <w:rStyle w:val="pxvis"/>
          <w:rFonts w:ascii="Times NewRoman" w:hAnsi="Times NewRoman"/>
          <w:b w:val="0"/>
          <w:sz w:val="24"/>
        </w:rPr>
        <w:t>§</w:t>
      </w:r>
      <w:r>
        <w:rPr>
          <w:rStyle w:val="pxst"/>
        </w:rPr>
        <w:t>61.075, Fla. Stat.</w:t>
      </w:r>
      <w:r>
        <w:t xml:space="preserve"> to </w:t>
      </w:r>
      <w:r>
        <w:rPr>
          <w:rStyle w:val="pxst"/>
          <w:color w:val="FF0000"/>
          <w:sz w:val="20"/>
          <w:szCs w:val="20"/>
          <w:vertAlign w:val="superscript"/>
        </w:rPr>
        <w:t>►</w:t>
      </w:r>
      <w:r>
        <w:rPr>
          <w:rStyle w:val="pxst"/>
        </w:rPr>
        <w:fldChar w:fldCharType="begin"/>
      </w:r>
      <w:r>
        <w:rPr>
          <w:rStyle w:val="pxst"/>
        </w:rPr>
        <w:instrText>st.ref.id="I02TFW3"</w:instrText>
      </w:r>
      <w:r>
        <w:rPr>
          <w:rStyle w:val="pxst"/>
        </w:rPr>
        <w:fldChar w:fldCharType="end"/>
      </w:r>
      <w:r>
        <w:rPr>
          <w:rStyle w:val="pxst"/>
          <w:vanish/>
        </w:rPr>
        <w:t>&amp;s;</w:t>
      </w:r>
      <w:r>
        <w:rPr>
          <w:rStyle w:val="pxvis"/>
          <w:rFonts w:ascii="Times NewRoman" w:hAnsi="Times NewRoman"/>
          <w:b w:val="0"/>
          <w:sz w:val="24"/>
        </w:rPr>
        <w:t>§</w:t>
      </w:r>
      <w:r>
        <w:rPr>
          <w:rStyle w:val="pxst"/>
        </w:rPr>
        <w:t>61.077, Fla. Stat.</w:t>
      </w:r>
      <w:r>
        <w:t xml:space="preserve">; </w:t>
      </w:r>
      <w:r>
        <w:rPr>
          <w:rStyle w:val="pxst"/>
          <w:color w:val="FF0000"/>
          <w:sz w:val="20"/>
          <w:szCs w:val="20"/>
          <w:vertAlign w:val="superscript"/>
        </w:rPr>
        <w:t>►</w:t>
      </w:r>
      <w:r>
        <w:rPr>
          <w:rStyle w:val="pxst"/>
        </w:rPr>
        <w:fldChar w:fldCharType="begin"/>
      </w:r>
      <w:r>
        <w:rPr>
          <w:rStyle w:val="pxst"/>
        </w:rPr>
        <w:instrText>st.ref.id="I02W90Z"</w:instrText>
      </w:r>
      <w:r>
        <w:rPr>
          <w:rStyle w:val="pxst"/>
        </w:rPr>
        <w:fldChar w:fldCharType="end"/>
      </w:r>
      <w:r>
        <w:rPr>
          <w:rStyle w:val="pxst"/>
          <w:vanish/>
        </w:rPr>
        <w:t>&amp;s;</w:t>
      </w:r>
      <w:r>
        <w:rPr>
          <w:rStyle w:val="pxvis"/>
          <w:rFonts w:ascii="Times NewRoman" w:hAnsi="Times NewRoman"/>
          <w:b w:val="0"/>
          <w:sz w:val="24"/>
        </w:rPr>
        <w:t>§</w:t>
      </w:r>
      <w:r>
        <w:rPr>
          <w:rStyle w:val="pxst"/>
        </w:rPr>
        <w:t>61.08, Fla. Stat.</w:t>
      </w:r>
      <w:r>
        <w:t xml:space="preserve">; </w:t>
      </w:r>
      <w:r>
        <w:rPr>
          <w:rStyle w:val="pxst"/>
          <w:color w:val="FF0000"/>
          <w:sz w:val="20"/>
          <w:szCs w:val="20"/>
          <w:vertAlign w:val="superscript"/>
        </w:rPr>
        <w:t>►</w:t>
      </w:r>
      <w:r>
        <w:rPr>
          <w:rStyle w:val="pxst"/>
        </w:rPr>
        <w:fldChar w:fldCharType="begin"/>
      </w:r>
      <w:r>
        <w:rPr>
          <w:rStyle w:val="pxst"/>
        </w:rPr>
        <w:instrText>st.ref.id="I02TFW5"</w:instrText>
      </w:r>
      <w:r>
        <w:rPr>
          <w:rStyle w:val="pxst"/>
        </w:rPr>
        <w:fldChar w:fldCharType="end"/>
      </w:r>
      <w:r>
        <w:rPr>
          <w:rStyle w:val="pxst"/>
          <w:vanish/>
        </w:rPr>
        <w:t>&amp;s;</w:t>
      </w:r>
      <w:r>
        <w:rPr>
          <w:rStyle w:val="pxvis"/>
          <w:rFonts w:ascii="Times NewRoman" w:hAnsi="Times NewRoman"/>
          <w:b w:val="0"/>
          <w:sz w:val="24"/>
        </w:rPr>
        <w:t>§</w:t>
      </w:r>
      <w:r>
        <w:rPr>
          <w:rStyle w:val="pxst"/>
        </w:rPr>
        <w:t>61.13, Fla. Stat.</w:t>
      </w:r>
      <w:r>
        <w:t xml:space="preserve">; </w:t>
      </w:r>
      <w:r>
        <w:rPr>
          <w:rStyle w:val="pxst"/>
          <w:color w:val="FF0000"/>
          <w:sz w:val="20"/>
          <w:szCs w:val="20"/>
          <w:vertAlign w:val="superscript"/>
        </w:rPr>
        <w:t>►</w:t>
      </w:r>
      <w:r>
        <w:rPr>
          <w:rStyle w:val="pxst"/>
        </w:rPr>
        <w:fldChar w:fldCharType="begin"/>
      </w:r>
      <w:r>
        <w:rPr>
          <w:rStyle w:val="pxst"/>
        </w:rPr>
        <w:instrText>st.ref.id="I04BHAN"</w:instrText>
      </w:r>
      <w:r>
        <w:rPr>
          <w:rStyle w:val="pxst"/>
        </w:rPr>
        <w:fldChar w:fldCharType="end"/>
      </w:r>
      <w:r>
        <w:rPr>
          <w:rStyle w:val="pxst"/>
          <w:vanish/>
        </w:rPr>
        <w:t>&amp;s;</w:t>
      </w:r>
      <w:r>
        <w:rPr>
          <w:rStyle w:val="pxvis"/>
          <w:rFonts w:ascii="Times NewRoman" w:hAnsi="Times NewRoman"/>
          <w:b w:val="0"/>
          <w:sz w:val="24"/>
        </w:rPr>
        <w:t>§</w:t>
      </w:r>
      <w:r>
        <w:rPr>
          <w:rStyle w:val="pxst"/>
        </w:rPr>
        <w:t>743.07(2), Fla. Stat.</w:t>
      </w:r>
      <w:r>
        <w:t xml:space="preserve"> The form is not intended to be definitive. There are many items in a particular situation that may require inclusion in the final judgment of dissolution but are not contained in this form. </w:t>
      </w:r>
      <w:ins w:id="354" w:author="Debra M. Salisbury" w:date="2024-02-21T19:52:00Z">
        <w:r w:rsidR="00963012">
          <w:t xml:space="preserve">See Fla. Fam. L. R. P. Form </w:t>
        </w:r>
      </w:ins>
      <w:ins w:id="355" w:author="Debra M. Salisbury" w:date="2024-02-21T19:53:00Z">
        <w:r w:rsidR="00963012">
          <w:t>12.990(c)(1)</w:t>
        </w:r>
      </w:ins>
      <w:ins w:id="356" w:author="Debra M. Salisbury" w:date="2024-02-21T19:54:00Z">
        <w:r w:rsidR="00963012">
          <w:t xml:space="preserve">.  </w:t>
        </w:r>
      </w:ins>
      <w:r>
        <w:t xml:space="preserve">See </w:t>
      </w:r>
      <w:r>
        <w:rPr>
          <w:rStyle w:val="pxx"/>
          <w:color w:val="FF0000"/>
          <w:sz w:val="20"/>
          <w:szCs w:val="20"/>
          <w:vertAlign w:val="superscript"/>
        </w:rPr>
        <w:t>►</w:t>
      </w:r>
      <w:r>
        <w:rPr>
          <w:rStyle w:val="pxx"/>
        </w:rPr>
        <w:fldChar w:fldCharType="begin"/>
      </w:r>
      <w:r>
        <w:rPr>
          <w:rStyle w:val="pxx"/>
        </w:rPr>
        <w:instrText>x.ref.id="I046HMT"</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and </w:t>
      </w:r>
      <w:r>
        <w:rPr>
          <w:rStyle w:val="pxst"/>
          <w:color w:val="FF0000"/>
          <w:sz w:val="20"/>
          <w:szCs w:val="20"/>
          <w:vertAlign w:val="superscript"/>
        </w:rPr>
        <w:t>►</w:t>
      </w:r>
      <w:r>
        <w:rPr>
          <w:rStyle w:val="pxst"/>
        </w:rPr>
        <w:fldChar w:fldCharType="begin"/>
      </w:r>
      <w:r>
        <w:rPr>
          <w:rStyle w:val="pxst"/>
        </w:rPr>
        <w:instrText>st.ref.id="I02W913"</w:instrText>
      </w:r>
      <w:r>
        <w:rPr>
          <w:rStyle w:val="pxst"/>
        </w:rPr>
        <w:fldChar w:fldCharType="end"/>
      </w:r>
      <w:r>
        <w:rPr>
          <w:rStyle w:val="pxst"/>
        </w:rPr>
        <w:t>section 61.1301, Florida Statutes</w:t>
      </w:r>
      <w:r>
        <w:t xml:space="preserve"> for the income deduction order required when alimony or child support is awarded. See also </w:t>
      </w:r>
      <w:r>
        <w:rPr>
          <w:rStyle w:val="pxx"/>
          <w:color w:val="FF0000"/>
          <w:sz w:val="20"/>
          <w:szCs w:val="20"/>
          <w:vertAlign w:val="superscript"/>
        </w:rPr>
        <w:t>►</w:t>
      </w:r>
      <w:r>
        <w:rPr>
          <w:rStyle w:val="pxx"/>
        </w:rPr>
        <w:fldChar w:fldCharType="begin"/>
      </w:r>
      <w:r>
        <w:rPr>
          <w:rStyle w:val="pxx"/>
        </w:rPr>
        <w:instrText>x.ref.id="I03XY6H"</w:instrText>
      </w:r>
      <w:r>
        <w:rPr>
          <w:rStyle w:val="pxx"/>
        </w:rPr>
        <w:fldChar w:fldCharType="end"/>
      </w:r>
      <w:r>
        <w:rPr>
          <w:rStyle w:val="pxx"/>
          <w:vanish/>
        </w:rPr>
        <w:t>&amp;s;</w:t>
      </w:r>
      <w:r>
        <w:rPr>
          <w:rStyle w:val="pxvis"/>
          <w:rFonts w:ascii="Times NewRoman" w:hAnsi="Times NewRoman"/>
          <w:b w:val="0"/>
          <w:sz w:val="24"/>
        </w:rPr>
        <w:t>§</w:t>
      </w:r>
      <w:r>
        <w:rPr>
          <w:rStyle w:val="pxx"/>
        </w:rPr>
        <w:t>10:24</w:t>
      </w:r>
      <w:r>
        <w:t xml:space="preserve">; </w:t>
      </w:r>
      <w:r>
        <w:rPr>
          <w:rStyle w:val="pxst"/>
          <w:color w:val="FF0000"/>
          <w:sz w:val="20"/>
          <w:szCs w:val="20"/>
          <w:vertAlign w:val="superscript"/>
        </w:rPr>
        <w:t>►</w:t>
      </w:r>
      <w:r>
        <w:rPr>
          <w:rStyle w:val="pxst"/>
        </w:rPr>
        <w:fldChar w:fldCharType="begin"/>
      </w:r>
      <w:r>
        <w:rPr>
          <w:rStyle w:val="pxst"/>
        </w:rPr>
        <w:instrText>st.ref.id="I02KXIO"</w:instrText>
      </w:r>
      <w:r>
        <w:rPr>
          <w:rStyle w:val="pxst"/>
        </w:rPr>
        <w:fldChar w:fldCharType="end"/>
      </w:r>
      <w:r>
        <w:rPr>
          <w:rStyle w:val="pxst"/>
        </w:rPr>
        <w:t>Fla. Fam. L. R. P. Forms 12.990(b)(1) and (c)(2)</w:t>
      </w:r>
      <w:r>
        <w:t xml:space="preserve">. A related approved form is Form 12.990(a) for simplified dissolution. Forms 12.994(a) and (b) deal with support unconnected with dissolution of marriage. </w:t>
      </w:r>
      <w:del w:id="357" w:author="Debra M. Salisbury" w:date="2024-02-21T19:58:00Z">
        <w:r w:rsidDel="00963012">
          <w:delText xml:space="preserve">There is no approved form covering all the items that the foregoing form covers. </w:delText>
        </w:r>
      </w:del>
      <w:r>
        <w:t>See Rule 12.560(c) for debtor language at the conclusion of the judgment which the court must include if a party requests that language be included.</w:t>
      </w:r>
    </w:p>
    <w:p w14:paraId="4D66AC03" w14:textId="77777777" w:rsidR="00FD3105" w:rsidRDefault="00FD3105">
      <w:pPr>
        <w:pStyle w:val="pxs"/>
        <w:spacing w:before="180"/>
        <w:rPr>
          <w:sz w:val="27"/>
          <w:szCs w:val="27"/>
        </w:rPr>
      </w:pPr>
      <w:r>
        <w:rPr>
          <w:sz w:val="27"/>
          <w:szCs w:val="27"/>
        </w:rPr>
        <w:t>10:24. Judgment</w:t>
      </w:r>
      <w:r>
        <w:rPr>
          <w:rStyle w:val="pxsep"/>
        </w:rPr>
        <w:t xml:space="preserve">-- </w:t>
      </w:r>
      <w:r>
        <w:rPr>
          <w:sz w:val="27"/>
          <w:szCs w:val="27"/>
        </w:rPr>
        <w:t>Dissolution of marriage, alimony, child support, custody, property settlement and name change</w:t>
      </w:r>
    </w:p>
    <w:p w14:paraId="76E1D5D0" w14:textId="77777777" w:rsidR="00FD3105" w:rsidRDefault="00FD3105">
      <w:pPr>
        <w:pStyle w:val="pxov"/>
        <w:rPr>
          <w:vanish/>
        </w:rPr>
      </w:pPr>
      <w:r>
        <w:rPr>
          <w:vanish/>
        </w:rPr>
        <w:t>FMS</w:t>
      </w:r>
    </w:p>
    <w:p w14:paraId="50D48DE3" w14:textId="77777777" w:rsidR="00FD3105" w:rsidRDefault="00FD3105">
      <w:pPr>
        <w:pStyle w:val="pxov"/>
        <w:rPr>
          <w:vanish/>
        </w:rPr>
      </w:pPr>
      <w:r>
        <w:rPr>
          <w:vanish/>
        </w:rPr>
        <w:t>FAM</w:t>
      </w:r>
    </w:p>
    <w:p w14:paraId="05542B17" w14:textId="77777777" w:rsidR="00FD3105" w:rsidRDefault="00FD3105">
      <w:pPr>
        <w:pStyle w:val="pxov"/>
        <w:rPr>
          <w:vanish/>
        </w:rPr>
      </w:pPr>
      <w:r>
        <w:rPr>
          <w:vanish/>
        </w:rPr>
        <w:t>DAS</w:t>
      </w:r>
    </w:p>
    <w:p w14:paraId="0905BADF" w14:textId="77777777" w:rsidR="00FD3105" w:rsidRDefault="00FD3105">
      <w:pPr>
        <w:pStyle w:val="pxov"/>
        <w:rPr>
          <w:vanish/>
        </w:rPr>
      </w:pPr>
      <w:r>
        <w:rPr>
          <w:vanish/>
        </w:rPr>
        <w:t>CAS</w:t>
      </w:r>
    </w:p>
    <w:p w14:paraId="3BDEA240" w14:textId="77777777" w:rsidR="00FD3105" w:rsidRDefault="00FD3105">
      <w:pPr>
        <w:pStyle w:val="pxov"/>
        <w:rPr>
          <w:vanish/>
        </w:rPr>
      </w:pPr>
      <w:r>
        <w:rPr>
          <w:vanish/>
        </w:rPr>
        <w:t>FCV</w:t>
      </w:r>
    </w:p>
    <w:p w14:paraId="670355A7" w14:textId="77777777" w:rsidR="00FD3105" w:rsidRDefault="00FD3105">
      <w:pPr>
        <w:pStyle w:val="pxov"/>
        <w:rPr>
          <w:vanish/>
        </w:rPr>
      </w:pPr>
      <w:r>
        <w:rPr>
          <w:vanish/>
        </w:rPr>
        <w:t>FLG</w:t>
      </w:r>
    </w:p>
    <w:p w14:paraId="05F9D0C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form.fid="I7ac9df409fed11dfbf230000837214a9"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BCBCF8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tbl.ident="I02CKK9"</w:instrText>
      </w:r>
      <w:r>
        <w:fldChar w:fldCharType="end"/>
      </w:r>
      <w:r>
        <w:fldChar w:fldCharType="begin"/>
      </w:r>
      <w:r>
        <w:instrText>tbl.uuid="I03U1WP"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4E4D7A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A317C8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6782371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0988E34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6383AD73"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72DCFC68" w14:textId="77777777">
        <w:tc>
          <w:tcPr>
            <w:tcW w:w="2880" w:type="dxa"/>
            <w:tcBorders>
              <w:top w:val="nil"/>
              <w:left w:val="nil"/>
              <w:bottom w:val="nil"/>
              <w:right w:val="nil"/>
            </w:tcBorders>
          </w:tcPr>
          <w:p w14:paraId="4DA1F76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599C45F0"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5B33F22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1C058A5F" w14:textId="77777777">
        <w:tc>
          <w:tcPr>
            <w:tcW w:w="2880" w:type="dxa"/>
            <w:tcBorders>
              <w:top w:val="nil"/>
              <w:left w:val="nil"/>
              <w:bottom w:val="nil"/>
              <w:right w:val="nil"/>
            </w:tcBorders>
          </w:tcPr>
          <w:p w14:paraId="22CC1DD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w:instrText>
            </w:r>
            <w:r>
              <w:rPr>
                <w:rStyle w:val="pxrowentry"/>
              </w:rPr>
              <w:lastRenderedPageBreak/>
              <w:instrText>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0BA27956"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731587BE" w14:textId="77777777" w:rsidR="00FD3105" w:rsidRDefault="00FD3105"/>
        </w:tc>
      </w:tr>
      <w:tr w:rsidR="00FD3105" w14:paraId="7019E482" w14:textId="77777777">
        <w:tc>
          <w:tcPr>
            <w:tcW w:w="2880" w:type="dxa"/>
            <w:tcBorders>
              <w:top w:val="nil"/>
              <w:left w:val="nil"/>
              <w:bottom w:val="nil"/>
              <w:right w:val="nil"/>
            </w:tcBorders>
          </w:tcPr>
          <w:p w14:paraId="1B9A2C3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049EFB5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621C3B40" w14:textId="77777777" w:rsidR="00FD3105" w:rsidRDefault="00FD3105"/>
        </w:tc>
      </w:tr>
      <w:tr w:rsidR="00FD3105" w14:paraId="3A558F24" w14:textId="77777777">
        <w:tc>
          <w:tcPr>
            <w:tcW w:w="2880" w:type="dxa"/>
            <w:tcBorders>
              <w:top w:val="nil"/>
              <w:left w:val="nil"/>
              <w:bottom w:val="nil"/>
              <w:right w:val="nil"/>
            </w:tcBorders>
          </w:tcPr>
          <w:p w14:paraId="2C603C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02F9E18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474EEFE2" w14:textId="77777777" w:rsidR="00FD3105" w:rsidRDefault="00FD3105"/>
        </w:tc>
      </w:tr>
      <w:tr w:rsidR="00FD3105" w14:paraId="0164FF5E" w14:textId="77777777">
        <w:tc>
          <w:tcPr>
            <w:tcW w:w="2880" w:type="dxa"/>
            <w:tcBorders>
              <w:top w:val="nil"/>
              <w:left w:val="nil"/>
              <w:bottom w:val="nil"/>
              <w:right w:val="nil"/>
            </w:tcBorders>
          </w:tcPr>
          <w:p w14:paraId="7F6120F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4C3B334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62AC219" w14:textId="77777777" w:rsidR="00FD3105" w:rsidRDefault="00FD3105"/>
        </w:tc>
      </w:tr>
    </w:tbl>
    <w:p w14:paraId="1AA57B2A" w14:textId="77777777" w:rsidR="00FD3105" w:rsidRDefault="00FD3105">
      <w:pPr>
        <w:pStyle w:val="pxtbody"/>
      </w:pPr>
    </w:p>
    <w:p w14:paraId="5972AEB5" w14:textId="77777777" w:rsidR="00FD3105" w:rsidRDefault="00FD3105"/>
    <w:p w14:paraId="1FA540CB" w14:textId="77777777" w:rsidR="00FD3105" w:rsidRDefault="00FD3105">
      <w:pPr>
        <w:pStyle w:val="pxformhac"/>
        <w:spacing w:before="180"/>
        <w:jc w:val="center"/>
      </w:pPr>
      <w:r>
        <w:t xml:space="preserve">FINAL JUDGMENT </w:t>
      </w:r>
    </w:p>
    <w:p w14:paraId="21B35E4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This action was tried before the court and on the evidence presented and the property settlement agreement determining the division of marital assets.</w:t>
      </w:r>
    </w:p>
    <w:p w14:paraId="7933810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IT IS ADJUDGED that:</w:t>
      </w:r>
    </w:p>
    <w:p w14:paraId="47EB050D" w14:textId="77777777" w:rsidR="00FD3105" w:rsidRDefault="00FD3105">
      <w:pPr>
        <w:pStyle w:val="pxformfl"/>
        <w:ind w:left="500"/>
      </w:pPr>
      <w:r>
        <w:t xml:space="preserve"> </w:t>
      </w:r>
    </w:p>
    <w:p w14:paraId="1E2D8D1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48A0B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The marriage between petitioner </w:t>
      </w:r>
      <w:r>
        <w:rPr>
          <w:rStyle w:val="pxfinstr"/>
          <w:i/>
          <w:iCs/>
        </w:rPr>
        <w:t>[NAME OF SPOUSE 1]</w:t>
      </w:r>
      <w:r>
        <w:t xml:space="preserve"> and respondent </w:t>
      </w:r>
      <w:r>
        <w:rPr>
          <w:rStyle w:val="pxfinstr"/>
          <w:i/>
          <w:iCs/>
        </w:rPr>
        <w:t>[NAME OF SPOUSE 2]</w:t>
      </w:r>
      <w:r>
        <w:t xml:space="preserve"> is dissolved because it is irretrievably broken.</w:t>
      </w:r>
    </w:p>
    <w:p w14:paraId="4EE592F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844E2CE" w14:textId="77777777" w:rsidR="00FD3105" w:rsidRDefault="00FD3105">
      <w:pPr>
        <w:pStyle w:val="pxformp"/>
      </w:pPr>
      <w:r>
        <w:t xml:space="preserve"> </w:t>
      </w:r>
      <w:r>
        <w:rPr>
          <w:rStyle w:val="pxvis"/>
          <w:rFonts w:ascii="Times NewRoman" w:hAnsi="Times NewRoman"/>
          <w:b w:val="0"/>
          <w:sz w:val="24"/>
        </w:rPr>
        <w:tab/>
      </w:r>
      <w:ins w:id="358" w:author="Debra M. Salisbury" w:date="2024-02-21T20:06:00Z">
        <w:r w:rsidR="00177C7F">
          <w:rPr>
            <w:color w:val="FF0000"/>
            <w:sz w:val="20"/>
            <w:szCs w:val="20"/>
            <w:vertAlign w:val="superscript"/>
          </w:rPr>
          <w:t>►</w:t>
        </w:r>
        <w:r w:rsidR="00177C7F">
          <w:fldChar w:fldCharType="begin"/>
        </w:r>
        <w:r w:rsidR="00177C7F">
          <w:instrText>p.ct.id="3d29be30775711ee8e1ba9ecff0bf883|24|10:24"</w:instrText>
        </w:r>
        <w:r w:rsidR="00177C7F">
          <w:fldChar w:fldCharType="end"/>
        </w:r>
        <w:r w:rsidR="00177C7F">
          <w:t xml:space="preserve">Parental responsibility and time sharing as to the minor child of the parties </w:t>
        </w:r>
        <w:r w:rsidR="00177C7F">
          <w:rPr>
            <w:rStyle w:val="pxfinstr"/>
            <w:i/>
            <w:iCs/>
          </w:rPr>
          <w:t>[name of child]</w:t>
        </w:r>
        <w:r w:rsidR="00177C7F">
          <w:t xml:space="preserve">, born on </w:t>
        </w:r>
        <w:r w:rsidR="00177C7F">
          <w:rPr>
            <w:rStyle w:val="pxfinstr"/>
            <w:i/>
            <w:iCs/>
          </w:rPr>
          <w:t>[date of birth]</w:t>
        </w:r>
        <w:r w:rsidR="00177C7F">
          <w:t>, shall be pursuant to the</w:t>
        </w:r>
      </w:ins>
      <w:ins w:id="359" w:author="Debra M. Salisbury" w:date="2024-02-21T20:18:00Z">
        <w:r w:rsidR="00014E31">
          <w:t xml:space="preserve"> parenting plan which the parties entered into. The parenting plan is in the best interests of the minor child</w:t>
        </w:r>
      </w:ins>
      <w:ins w:id="360" w:author="Debra M. Salisbury" w:date="2024-02-21T20:06:00Z">
        <w:r w:rsidR="00177C7F">
          <w:t>.</w:t>
        </w:r>
      </w:ins>
      <w:del w:id="361" w:author="Debra M. Salisbury" w:date="2024-02-21T20:05:00Z">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 xml:space="preserve">Respondent's former name is restored and she shall be known as </w:delText>
        </w:r>
        <w:r w:rsidDel="00177C7F">
          <w:rPr>
            <w:rStyle w:val="pxfinstr"/>
            <w:i/>
            <w:iCs/>
          </w:rPr>
          <w:delText>[former name of wife]</w:delText>
        </w:r>
        <w:r w:rsidDel="00177C7F">
          <w:delText xml:space="preserve"> hereafter.</w:delText>
        </w:r>
      </w:del>
    </w:p>
    <w:p w14:paraId="65BDCC14" w14:textId="77777777" w:rsidR="00177C7F" w:rsidRDefault="00FD3105" w:rsidP="00177C7F">
      <w:pPr>
        <w:pStyle w:val="pxformp"/>
        <w:rPr>
          <w:ins w:id="362" w:author="Debra M. Salisbury" w:date="2024-02-21T20:06:00Z"/>
        </w:rPr>
      </w:pPr>
      <w:r>
        <w:rPr>
          <w:color w:val="FF0000"/>
          <w:sz w:val="20"/>
          <w:szCs w:val="20"/>
          <w:vertAlign w:val="superscript"/>
        </w:rPr>
        <w:t>►</w:t>
      </w:r>
      <w:r>
        <w:fldChar w:fldCharType="begin"/>
      </w:r>
      <w:r>
        <w:instrText>fi.lvl="1"</w:instrText>
      </w:r>
      <w:r>
        <w:fldChar w:fldCharType="end"/>
      </w:r>
      <w:r>
        <w:t>3.</w:t>
      </w:r>
    </w:p>
    <w:p w14:paraId="3D4B13E7" w14:textId="77777777" w:rsidR="00177C7F" w:rsidRDefault="00FD3105" w:rsidP="00177C7F">
      <w:pPr>
        <w:pStyle w:val="pxformp"/>
        <w:ind w:firstLine="720"/>
        <w:rPr>
          <w:ins w:id="363" w:author="Debra M. Salisbury" w:date="2024-02-21T20:06:00Z"/>
        </w:rPr>
      </w:pPr>
      <w:r>
        <w:t xml:space="preserve"> </w:t>
      </w:r>
      <w:ins w:id="364" w:author="Debra M. Salisbury" w:date="2024-02-21T20:06:00Z">
        <w:r w:rsidR="00177C7F">
          <w:rPr>
            <w:color w:val="FF0000"/>
            <w:sz w:val="20"/>
            <w:szCs w:val="20"/>
            <w:vertAlign w:val="superscript"/>
          </w:rPr>
          <w:t>►</w:t>
        </w:r>
        <w:r w:rsidR="00177C7F">
          <w:fldChar w:fldCharType="begin"/>
        </w:r>
        <w:r w:rsidR="00177C7F">
          <w:instrText>p.ct.id="3d29be30775711ee8e1ba9ecff0bf883|24|10:24"</w:instrText>
        </w:r>
        <w:r w:rsidR="00177C7F">
          <w:fldChar w:fldCharType="end"/>
        </w:r>
        <w:r w:rsidR="00177C7F">
          <w:t>The property settlement agreement with the attached parenting plan, introduced in evidence and marked Exhibit 1, was executed voluntarily after full disclosure</w:t>
        </w:r>
      </w:ins>
      <w:ins w:id="365" w:author="Debra M. Salisbury" w:date="2024-05-05T12:05:00Z">
        <w:r w:rsidR="00030D9D">
          <w:t>,</w:t>
        </w:r>
      </w:ins>
      <w:ins w:id="366" w:author="Debra M. Salisbury" w:date="2024-02-21T20:06:00Z">
        <w:r w:rsidR="00177C7F">
          <w:t xml:space="preserve"> is approved by the court, is incorporated in this judgment by reference</w:t>
        </w:r>
      </w:ins>
      <w:ins w:id="367" w:author="Debra M. Salisbury" w:date="2024-05-05T12:05:00Z">
        <w:r w:rsidR="00030D9D">
          <w:t>,</w:t>
        </w:r>
      </w:ins>
      <w:ins w:id="368" w:author="Debra M. Salisbury" w:date="2024-02-21T20:06:00Z">
        <w:r w:rsidR="00177C7F">
          <w:t xml:space="preserve"> and the parties are ordered to comply with it.</w:t>
        </w:r>
      </w:ins>
    </w:p>
    <w:p w14:paraId="04474955" w14:textId="77777777" w:rsidR="00FD3105" w:rsidDel="00177C7F" w:rsidRDefault="00FD3105">
      <w:pPr>
        <w:pStyle w:val="pxformp"/>
        <w:rPr>
          <w:del w:id="369" w:author="Debra M. Salisbury" w:date="2024-02-21T20:06:00Z"/>
        </w:rPr>
        <w:pPrChange w:id="370" w:author="Debra M. Salisbury" w:date="2024-02-21T20:06:00Z">
          <w:pPr>
            <w:pStyle w:val="pxformfin"/>
          </w:pPr>
        </w:pPrChange>
      </w:pPr>
    </w:p>
    <w:p w14:paraId="3DD4EF23" w14:textId="77777777" w:rsidR="00FD3105" w:rsidDel="00177C7F" w:rsidRDefault="00FD3105">
      <w:pPr>
        <w:pStyle w:val="pxformp"/>
        <w:rPr>
          <w:del w:id="371" w:author="Debra M. Salisbury" w:date="2024-02-21T20:06:00Z"/>
        </w:rPr>
        <w:pPrChange w:id="372" w:author="Debra M. Salisbury" w:date="2024-02-21T20:06:00Z">
          <w:pPr>
            <w:pStyle w:val="pxformfin"/>
          </w:pPr>
        </w:pPrChange>
      </w:pPr>
      <w:del w:id="373" w:author="Debra M. Salisbury" w:date="2024-02-21T20:06:00Z">
        <w:r w:rsidDel="00177C7F">
          <w:delText xml:space="preserve"> </w:delText>
        </w:r>
        <w:r w:rsidDel="00177C7F">
          <w:rPr>
            <w:rStyle w:val="pxvis"/>
            <w:rFonts w:ascii="Times NewRoman" w:hAnsi="Times NewRoman"/>
            <w:b w:val="0"/>
            <w:sz w:val="24"/>
          </w:rPr>
          <w:tab/>
        </w:r>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 xml:space="preserve">Parental responsibility and time sharing as to the minor child of the parties </w:delText>
        </w:r>
        <w:r w:rsidDel="00177C7F">
          <w:rPr>
            <w:rStyle w:val="pxfinstr"/>
            <w:i/>
            <w:iCs/>
          </w:rPr>
          <w:delText>[name of child]</w:delText>
        </w:r>
        <w:r w:rsidDel="00177C7F">
          <w:delText xml:space="preserve">, born on </w:delText>
        </w:r>
        <w:r w:rsidDel="00177C7F">
          <w:rPr>
            <w:rStyle w:val="pxfinstr"/>
            <w:i/>
            <w:iCs/>
          </w:rPr>
          <w:delText>[date of birth]</w:delText>
        </w:r>
        <w:r w:rsidDel="00177C7F">
          <w:delText>, shall be pursuant to the parenting plan</w:delText>
        </w:r>
      </w:del>
      <w:del w:id="374" w:author="Debra M. Salisbury" w:date="2024-02-21T20:00:00Z">
        <w:r w:rsidDel="00963012">
          <w:delText>.</w:delText>
        </w:r>
      </w:del>
    </w:p>
    <w:p w14:paraId="2CE6E077" w14:textId="77777777" w:rsidR="00FD3105" w:rsidRDefault="00FD3105">
      <w:pPr>
        <w:pStyle w:val="pxformp"/>
        <w:pPrChange w:id="375" w:author="Debra M. Salisbury" w:date="2024-02-21T20:06:00Z">
          <w:pPr>
            <w:pStyle w:val="pxformfin"/>
          </w:pPr>
        </w:pPrChange>
      </w:pPr>
      <w:r>
        <w:rPr>
          <w:color w:val="FF0000"/>
          <w:sz w:val="20"/>
          <w:szCs w:val="20"/>
          <w:vertAlign w:val="superscript"/>
        </w:rPr>
        <w:t>►</w:t>
      </w:r>
      <w:r>
        <w:fldChar w:fldCharType="begin"/>
      </w:r>
      <w:r>
        <w:instrText>fi.lvl="1"</w:instrText>
      </w:r>
      <w:r>
        <w:fldChar w:fldCharType="end"/>
      </w:r>
      <w:r>
        <w:t xml:space="preserve">4. </w:t>
      </w:r>
    </w:p>
    <w:p w14:paraId="303E0B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Petitioner shall pay $</w:t>
      </w:r>
      <w:r>
        <w:rPr>
          <w:rStyle w:val="pxfinstr"/>
          <w:i/>
          <w:iCs/>
        </w:rPr>
        <w:t>[dollar amount of alimony]</w:t>
      </w:r>
      <w:r>
        <w:t xml:space="preserve"> a week, beginning </w:t>
      </w:r>
      <w:r>
        <w:rPr>
          <w:rStyle w:val="pxfinstr"/>
          <w:i/>
          <w:iCs/>
        </w:rPr>
        <w:t>[date of payment]</w:t>
      </w:r>
      <w:r>
        <w:t xml:space="preserve"> to respondent as alimony </w:t>
      </w:r>
      <w:ins w:id="376" w:author="Debra M. Salisbury" w:date="2024-02-21T20:01:00Z">
        <w:r w:rsidR="00963012">
          <w:t xml:space="preserve">for a period of </w:t>
        </w:r>
        <w:r w:rsidR="00963012" w:rsidRPr="00963012">
          <w:rPr>
            <w:i/>
            <w:iCs/>
            <w:rPrChange w:id="377" w:author="Debra M. Salisbury" w:date="2024-02-21T20:01:00Z">
              <w:rPr>
                <w:iCs/>
              </w:rPr>
            </w:rPrChange>
          </w:rPr>
          <w:t>[number]</w:t>
        </w:r>
        <w:r w:rsidR="00963012">
          <w:t xml:space="preserve"> months </w:t>
        </w:r>
      </w:ins>
      <w:r>
        <w:t>that shall terminate on the death or remarriage of respondent.</w:t>
      </w:r>
    </w:p>
    <w:p w14:paraId="57481D8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04A2675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Petitioner shall pay $</w:t>
      </w:r>
      <w:r>
        <w:rPr>
          <w:rStyle w:val="pxfinstr"/>
          <w:i/>
          <w:iCs/>
        </w:rPr>
        <w:t xml:space="preserve">[dollar </w:t>
      </w:r>
      <w:r>
        <w:rPr>
          <w:rStyle w:val="pxfinstr"/>
          <w:i/>
          <w:iCs/>
        </w:rPr>
        <w:lastRenderedPageBreak/>
        <w:t>amount of child support]</w:t>
      </w:r>
      <w:r>
        <w:t xml:space="preserve"> a week, beginning </w:t>
      </w:r>
      <w:r>
        <w:rPr>
          <w:rStyle w:val="pxfinstr"/>
          <w:i/>
          <w:iCs/>
        </w:rPr>
        <w:t>[date of payment]</w:t>
      </w:r>
      <w:r>
        <w:t xml:space="preserve"> to respondent as child support that shall terminate for the child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w:t>
      </w:r>
    </w:p>
    <w:p w14:paraId="65643D0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5185A15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Respondent's attorney fees are set at $</w:t>
      </w:r>
      <w:r>
        <w:rPr>
          <w:rStyle w:val="pxfinstr"/>
          <w:i/>
          <w:iCs/>
        </w:rPr>
        <w:t>[dollar amount of attorney's fees]</w:t>
      </w:r>
      <w:r>
        <w:t xml:space="preserve"> that shall be paid to </w:t>
      </w:r>
      <w:r>
        <w:rPr>
          <w:rStyle w:val="pxfinstr"/>
          <w:i/>
          <w:iCs/>
        </w:rPr>
        <w:t>[name of attorney]</w:t>
      </w:r>
      <w:r>
        <w:t xml:space="preserve"> and respondent's court costs are taxed at $</w:t>
      </w:r>
      <w:r>
        <w:rPr>
          <w:rStyle w:val="pxfinstr"/>
          <w:i/>
          <w:iCs/>
        </w:rPr>
        <w:t>[dollar amount of tax]</w:t>
      </w:r>
      <w:r>
        <w:t xml:space="preserve"> both of which petitioner shall pay within </w:t>
      </w:r>
      <w:r>
        <w:rPr>
          <w:rStyle w:val="pxfinstr"/>
          <w:i/>
          <w:iCs/>
        </w:rPr>
        <w:t>[number of days]</w:t>
      </w:r>
      <w:r>
        <w:t xml:space="preserve"> days.</w:t>
      </w:r>
    </w:p>
    <w:p w14:paraId="0E8A5242" w14:textId="77777777" w:rsidR="00FD3105" w:rsidRDefault="00FD3105">
      <w:pPr>
        <w:pStyle w:val="pxformfin"/>
        <w:rPr>
          <w:ins w:id="378" w:author="Debra M. Salisbury" w:date="2024-02-21T20:07:00Z"/>
        </w:rPr>
      </w:pPr>
      <w:r>
        <w:rPr>
          <w:color w:val="FF0000"/>
          <w:sz w:val="20"/>
          <w:szCs w:val="20"/>
          <w:vertAlign w:val="superscript"/>
        </w:rPr>
        <w:t>►</w:t>
      </w:r>
      <w:r>
        <w:fldChar w:fldCharType="begin"/>
      </w:r>
      <w:r>
        <w:instrText>fi.lvl="1"</w:instrText>
      </w:r>
      <w:r>
        <w:fldChar w:fldCharType="end"/>
      </w:r>
      <w:r>
        <w:t xml:space="preserve">7. </w:t>
      </w:r>
    </w:p>
    <w:p w14:paraId="6B82596F" w14:textId="77777777" w:rsidR="00177C7F" w:rsidRPr="00177C7F" w:rsidRDefault="00177C7F">
      <w:pPr>
        <w:ind w:firstLine="720"/>
        <w:pPrChange w:id="379" w:author="Debra M. Salisbury" w:date="2024-02-21T20:07:00Z">
          <w:pPr>
            <w:pStyle w:val="pxformfin"/>
            <w:ind w:firstLine="720"/>
          </w:pPr>
        </w:pPrChange>
      </w:pPr>
      <w:ins w:id="380" w:author="Debra M. Salisbury" w:date="2024-02-21T20:07:00Z">
        <w:r>
          <w:rPr>
            <w:color w:val="FF0000"/>
            <w:sz w:val="20"/>
            <w:szCs w:val="20"/>
            <w:vertAlign w:val="superscript"/>
          </w:rPr>
          <w:t>►</w:t>
        </w:r>
        <w:r>
          <w:fldChar w:fldCharType="begin"/>
        </w:r>
        <w:r>
          <w:instrText>p.ct.id="3d29be30775711ee8e1ba9ecff0bf883|24|10:24"</w:instrText>
        </w:r>
        <w:r>
          <w:fldChar w:fldCharType="end"/>
        </w:r>
        <w:r>
          <w:t xml:space="preserve">Respondent's former name is restored and she shall be known as </w:t>
        </w:r>
        <w:r>
          <w:rPr>
            <w:rStyle w:val="pxfinstr"/>
            <w:i/>
            <w:iCs/>
          </w:rPr>
          <w:t>[former name of wife]</w:t>
        </w:r>
        <w:r>
          <w:t xml:space="preserve"> hereafter.</w:t>
        </w:r>
      </w:ins>
    </w:p>
    <w:p w14:paraId="02ADDEA8" w14:textId="77777777" w:rsidR="00FD3105" w:rsidRDefault="00FD3105">
      <w:pPr>
        <w:pStyle w:val="pxformp"/>
      </w:pPr>
      <w:r>
        <w:t xml:space="preserve"> </w:t>
      </w:r>
      <w:r>
        <w:rPr>
          <w:rStyle w:val="pxvis"/>
          <w:rFonts w:ascii="Times NewRoman" w:hAnsi="Times NewRoman"/>
          <w:b w:val="0"/>
          <w:sz w:val="24"/>
        </w:rPr>
        <w:tab/>
      </w:r>
      <w:del w:id="381" w:author="Debra M. Salisbury" w:date="2024-02-21T20:06:00Z">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The property settlement agreement with the attached parenting plan, introduced in evidence and marked Exhibit 1, was executed voluntarily after full disclosure, is for the best interests of the parties, is approved by the court, is incorporated in this judgment by reference and the parties are ordered to comply with it.</w:delText>
        </w:r>
      </w:del>
    </w:p>
    <w:p w14:paraId="634372B9" w14:textId="77777777" w:rsidR="00FD3105" w:rsidRDefault="00FD3105">
      <w:pPr>
        <w:pStyle w:val="pxformp"/>
        <w:rPr>
          <w:ins w:id="382" w:author="Debra M. Salisbury" w:date="2024-02-21T20:05: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ORDERED at </w:t>
      </w:r>
      <w:r>
        <w:rPr>
          <w:rStyle w:val="pxfinstr"/>
          <w:i/>
          <w:iCs/>
        </w:rPr>
        <w:t>[name of city]</w:t>
      </w:r>
      <w:r>
        <w:t xml:space="preserve">, Florida on </w:t>
      </w:r>
      <w:r>
        <w:rPr>
          <w:rStyle w:val="pxfinstr"/>
          <w:i/>
          <w:iCs/>
        </w:rPr>
        <w:t>[date of order]</w:t>
      </w:r>
      <w:r>
        <w:t>.</w:t>
      </w:r>
    </w:p>
    <w:p w14:paraId="2D951D0B" w14:textId="77777777" w:rsidR="00177C7F" w:rsidRPr="00177C7F" w:rsidDel="00177C7F" w:rsidRDefault="00177C7F">
      <w:pPr>
        <w:pStyle w:val="pxformfsigfvs"/>
        <w:rPr>
          <w:del w:id="383" w:author="Debra M. Salisbury" w:date="2024-02-21T20:07:00Z"/>
        </w:rPr>
      </w:pPr>
    </w:p>
    <w:p w14:paraId="4C8806D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97A2EE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F664FD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312224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tbl.ident="I041R3O"</w:instrText>
      </w:r>
      <w:r>
        <w:fldChar w:fldCharType="end"/>
      </w:r>
      <w:r>
        <w:fldChar w:fldCharType="begin"/>
      </w:r>
      <w:r>
        <w:instrText>tbl.uuid="I01J8OU"</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9BAE88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2771C8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E8DEAD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578043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28C6999" w14:textId="77777777">
        <w:tc>
          <w:tcPr>
            <w:tcW w:w="4320" w:type="dxa"/>
            <w:tcBorders>
              <w:top w:val="nil"/>
              <w:left w:val="nil"/>
              <w:bottom w:val="nil"/>
              <w:right w:val="nil"/>
            </w:tcBorders>
          </w:tcPr>
          <w:p w14:paraId="48477DD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9B3673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89F13FC" w14:textId="77777777">
        <w:tc>
          <w:tcPr>
            <w:tcW w:w="4320" w:type="dxa"/>
            <w:tcBorders>
              <w:top w:val="nil"/>
              <w:left w:val="nil"/>
              <w:bottom w:val="nil"/>
              <w:right w:val="nil"/>
            </w:tcBorders>
          </w:tcPr>
          <w:p w14:paraId="0FBBF5B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8CE2CF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9CE7CBE" w14:textId="77777777" w:rsidR="00FD3105" w:rsidRDefault="00FD3105">
      <w:pPr>
        <w:pStyle w:val="pxtbody"/>
      </w:pPr>
    </w:p>
    <w:p w14:paraId="319468D4" w14:textId="77777777" w:rsidR="00FD3105" w:rsidRDefault="00FD3105"/>
    <w:p w14:paraId="258664C2" w14:textId="77777777" w:rsidR="00FD3105" w:rsidRDefault="00FD3105">
      <w:pPr>
        <w:pStyle w:val="pxcomnt"/>
      </w:pPr>
    </w:p>
    <w:p w14:paraId="2FD434DA" w14:textId="77777777" w:rsidR="00FD3105" w:rsidRDefault="00FD3105">
      <w:pPr>
        <w:pStyle w:val="pxhac"/>
        <w:spacing w:before="180"/>
        <w:jc w:val="center"/>
      </w:pPr>
      <w:r>
        <w:rPr>
          <w:rStyle w:val="pxb"/>
          <w:b/>
          <w:bCs/>
        </w:rPr>
        <w:t>Author's Comment</w:t>
      </w:r>
    </w:p>
    <w:p w14:paraId="7AFC68E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st.ref.id="I04BH2C"</w:instrText>
      </w:r>
      <w:r>
        <w:rPr>
          <w:rStyle w:val="pxst"/>
        </w:rPr>
        <w:fldChar w:fldCharType="end"/>
      </w:r>
      <w:r>
        <w:rPr>
          <w:rStyle w:val="pxst"/>
        </w:rPr>
        <w:t>Fla. R. Civ. P. Form 1.995(a)</w:t>
      </w:r>
      <w:r>
        <w:t xml:space="preserve">; </w:t>
      </w:r>
      <w:r>
        <w:rPr>
          <w:rStyle w:val="pxst"/>
          <w:color w:val="FF0000"/>
          <w:sz w:val="20"/>
          <w:szCs w:val="20"/>
          <w:vertAlign w:val="superscript"/>
        </w:rPr>
        <w:t>►</w:t>
      </w:r>
      <w:r>
        <w:rPr>
          <w:rStyle w:val="pxst"/>
        </w:rPr>
        <w:fldChar w:fldCharType="begin"/>
      </w:r>
      <w:r>
        <w:rPr>
          <w:rStyle w:val="pxst"/>
        </w:rPr>
        <w:instrText>st.ref.id="I04BH2A"</w:instrText>
      </w:r>
      <w:r>
        <w:rPr>
          <w:rStyle w:val="pxst"/>
        </w:rPr>
        <w:fldChar w:fldCharType="end"/>
      </w:r>
      <w:r>
        <w:rPr>
          <w:rStyle w:val="pxst"/>
        </w:rPr>
        <w:t>Fla. Fam. L. R. P. Form 12.990(b)(2)</w:t>
      </w:r>
      <w:r>
        <w:t xml:space="preserve">; </w:t>
      </w:r>
      <w:r>
        <w:rPr>
          <w:rStyle w:val="pxx"/>
          <w:color w:val="FF0000"/>
          <w:sz w:val="20"/>
          <w:szCs w:val="20"/>
          <w:vertAlign w:val="superscript"/>
        </w:rPr>
        <w:t>►</w:t>
      </w:r>
      <w:r>
        <w:rPr>
          <w:rStyle w:val="pxx"/>
        </w:rPr>
        <w:fldChar w:fldCharType="begin"/>
      </w:r>
      <w:r>
        <w:rPr>
          <w:rStyle w:val="pxx"/>
        </w:rPr>
        <w:instrText>x.ref.id="I03RWE2"</w:instrText>
      </w:r>
      <w:r>
        <w:rPr>
          <w:rStyle w:val="pxx"/>
        </w:rPr>
        <w:fldChar w:fldCharType="end"/>
      </w:r>
      <w:r>
        <w:rPr>
          <w:rStyle w:val="pxx"/>
          <w:vanish/>
        </w:rPr>
        <w:t>&amp;s;</w:t>
      </w:r>
      <w:r>
        <w:rPr>
          <w:rStyle w:val="pxvis"/>
          <w:rFonts w:ascii="Times NewRoman" w:hAnsi="Times NewRoman"/>
          <w:b w:val="0"/>
          <w:sz w:val="24"/>
        </w:rPr>
        <w:t>§</w:t>
      </w:r>
      <w:r>
        <w:rPr>
          <w:rStyle w:val="pxx"/>
        </w:rPr>
        <w:t>10:23</w:t>
      </w:r>
      <w:r>
        <w:t xml:space="preserve">. This form is based on a separation agreement, but recitation concerning payments is made. This simplifies enforcement proceedings by eliminating the need to incorporate the agreement in such proceedings. Paragraph </w:t>
      </w:r>
      <w:ins w:id="384" w:author="Debra M. Salisbury" w:date="2024-02-21T20:44:00Z">
        <w:r w:rsidR="001C0063">
          <w:t>7</w:t>
        </w:r>
      </w:ins>
      <w:del w:id="385" w:author="Debra M. Salisbury" w:date="2024-02-21T20:44:00Z">
        <w:r w:rsidDel="001C0063">
          <w:delText>2</w:delText>
        </w:r>
      </w:del>
      <w:r>
        <w:t xml:space="preserve"> restores the former name </w:t>
      </w:r>
      <w:ins w:id="386" w:author="Debra M. Salisbury" w:date="2024-02-21T20:44:00Z">
        <w:r w:rsidR="001C0063">
          <w:t>of the Wife which is solely dependent on the Wife’s preference</w:t>
        </w:r>
      </w:ins>
      <w:del w:id="387" w:author="Debra M. Salisbury" w:date="2024-02-21T20:44:00Z">
        <w:r w:rsidDel="001C0063">
          <w:delText xml:space="preserve">although this is </w:delText>
        </w:r>
        <w:r w:rsidDel="001C0063">
          <w:lastRenderedPageBreak/>
          <w:delText>not customary when children have been born.</w:delText>
        </w:r>
      </w:del>
      <w:ins w:id="388" w:author="Debra M. Salisbury" w:date="2024-02-21T20:44:00Z">
        <w:r w:rsidR="001C0063">
          <w:t>.</w:t>
        </w:r>
      </w:ins>
      <w:r>
        <w:t xml:space="preserve"> This form assumes one minor child. If there are more children, paragraph </w:t>
      </w:r>
      <w:ins w:id="389" w:author="Debra M. Salisbury" w:date="2024-02-21T20:45:00Z">
        <w:r w:rsidR="001C0063">
          <w:t>2</w:t>
        </w:r>
      </w:ins>
      <w:del w:id="390" w:author="Debra M. Salisbury" w:date="2024-02-21T20:45:00Z">
        <w:r w:rsidDel="001C0063">
          <w:delText>3</w:delText>
        </w:r>
      </w:del>
      <w:r>
        <w:t xml:space="preserve"> should list them with their birth dates and paragraph 5 should allocate child support payments pursuant to </w:t>
      </w:r>
      <w:bookmarkStart w:id="391" w:name="_Hlk159440959"/>
      <w:r>
        <w:rPr>
          <w:rStyle w:val="pxst"/>
          <w:color w:val="FF0000"/>
          <w:sz w:val="20"/>
          <w:szCs w:val="20"/>
          <w:vertAlign w:val="superscript"/>
        </w:rPr>
        <w:t>►</w:t>
      </w:r>
      <w:bookmarkEnd w:id="391"/>
      <w:r>
        <w:rPr>
          <w:rStyle w:val="pxst"/>
        </w:rPr>
        <w:fldChar w:fldCharType="begin"/>
      </w:r>
      <w:r>
        <w:rPr>
          <w:rStyle w:val="pxst"/>
        </w:rPr>
        <w:instrText>st.ref.id="I02TFXF"</w:instrText>
      </w:r>
      <w:r>
        <w:rPr>
          <w:rStyle w:val="pxst"/>
        </w:rPr>
        <w:fldChar w:fldCharType="end"/>
      </w:r>
      <w:r>
        <w:rPr>
          <w:rStyle w:val="pxst"/>
        </w:rPr>
        <w:t>section 61.30(6), Florida Statutes</w:t>
      </w:r>
      <w:r>
        <w:t xml:space="preserve">; </w:t>
      </w:r>
      <w:r>
        <w:rPr>
          <w:rStyle w:val="pxst"/>
          <w:color w:val="FF0000"/>
          <w:sz w:val="20"/>
          <w:szCs w:val="20"/>
          <w:vertAlign w:val="superscript"/>
        </w:rPr>
        <w:t>►</w:t>
      </w:r>
      <w:r>
        <w:rPr>
          <w:rStyle w:val="pxst"/>
        </w:rPr>
        <w:fldChar w:fldCharType="begin"/>
      </w:r>
      <w:r>
        <w:rPr>
          <w:rStyle w:val="pxst"/>
        </w:rPr>
        <w:instrText>st.ref.id="I02W92B"</w:instrText>
      </w:r>
      <w:r>
        <w:rPr>
          <w:rStyle w:val="pxst"/>
        </w:rPr>
        <w:fldChar w:fldCharType="end"/>
      </w:r>
      <w:r>
        <w:rPr>
          <w:rStyle w:val="pxst"/>
        </w:rPr>
        <w:t>section 61.13(1)(a)1.b, Florida Statutes</w:t>
      </w:r>
      <w:r>
        <w:t>. See</w:t>
      </w:r>
      <w:ins w:id="392" w:author="Debra M. Salisbury" w:date="2024-02-21T20:49:00Z">
        <w:r w:rsidR="001C0063">
          <w:t xml:space="preserve"> </w:t>
        </w:r>
        <w:r w:rsidR="001C0063">
          <w:rPr>
            <w:rStyle w:val="pxst"/>
            <w:color w:val="FF0000"/>
            <w:sz w:val="20"/>
            <w:szCs w:val="20"/>
            <w:vertAlign w:val="superscript"/>
          </w:rPr>
          <w:t>►</w:t>
        </w:r>
      </w:ins>
      <w:del w:id="393" w:author="Debra M. Salisbury" w:date="2024-02-21T20:49:00Z">
        <w:r w:rsidDel="001C0063">
          <w:delText xml:space="preserve"> section </w:delText>
        </w:r>
      </w:del>
      <w:ins w:id="394" w:author="Debra M. Salisbury" w:date="2024-02-21T20:49:00Z">
        <w:r w:rsidR="001C0063">
          <w:rPr>
            <w:rFonts w:ascii="Times New Roman" w:hAnsi="Times New Roman"/>
          </w:rPr>
          <w:t>§</w:t>
        </w:r>
      </w:ins>
      <w:r>
        <w:t xml:space="preserve">61.1301 </w:t>
      </w:r>
      <w:ins w:id="395" w:author="Debra M. Salisbury" w:date="2024-02-21T20:49:00Z">
        <w:r w:rsidR="001C0063">
          <w:t xml:space="preserve">, Fla. Stat. </w:t>
        </w:r>
      </w:ins>
      <w:r>
        <w:t>for the income deduction order required when alimony or child support is awarded. The form assumes attorney fees were fixed in the agreement.</w:t>
      </w:r>
    </w:p>
    <w:p w14:paraId="40509033" w14:textId="77777777" w:rsidR="00FD3105" w:rsidRDefault="00FD3105">
      <w:pPr>
        <w:pStyle w:val="pxs"/>
        <w:spacing w:before="180"/>
        <w:rPr>
          <w:sz w:val="27"/>
          <w:szCs w:val="27"/>
        </w:rPr>
      </w:pPr>
      <w:r>
        <w:rPr>
          <w:sz w:val="27"/>
          <w:szCs w:val="27"/>
        </w:rPr>
        <w:t>10:25. Judgment</w:t>
      </w:r>
      <w:r>
        <w:rPr>
          <w:rStyle w:val="pxsep"/>
        </w:rPr>
        <w:t xml:space="preserve">-- </w:t>
      </w:r>
      <w:r>
        <w:rPr>
          <w:sz w:val="27"/>
          <w:szCs w:val="27"/>
        </w:rPr>
        <w:t>Supplemental final, modification of parental responsibility and child support</w:t>
      </w:r>
    </w:p>
    <w:p w14:paraId="6DB8D628" w14:textId="77777777" w:rsidR="00FD3105" w:rsidRDefault="00FD3105">
      <w:pPr>
        <w:pStyle w:val="pxov"/>
        <w:rPr>
          <w:vanish/>
        </w:rPr>
      </w:pPr>
      <w:r>
        <w:rPr>
          <w:vanish/>
        </w:rPr>
        <w:t>FMS</w:t>
      </w:r>
    </w:p>
    <w:p w14:paraId="66FCB05E" w14:textId="77777777" w:rsidR="00FD3105" w:rsidRDefault="00FD3105">
      <w:pPr>
        <w:pStyle w:val="pxov"/>
        <w:rPr>
          <w:vanish/>
        </w:rPr>
      </w:pPr>
      <w:r>
        <w:rPr>
          <w:vanish/>
        </w:rPr>
        <w:t>FAM</w:t>
      </w:r>
    </w:p>
    <w:p w14:paraId="0706FF76" w14:textId="77777777" w:rsidR="00FD3105" w:rsidRDefault="00FD3105">
      <w:pPr>
        <w:pStyle w:val="pxov"/>
        <w:rPr>
          <w:vanish/>
        </w:rPr>
      </w:pPr>
      <w:r>
        <w:rPr>
          <w:vanish/>
        </w:rPr>
        <w:t>DAS</w:t>
      </w:r>
    </w:p>
    <w:p w14:paraId="32830844" w14:textId="77777777" w:rsidR="00FD3105" w:rsidRDefault="00FD3105">
      <w:pPr>
        <w:pStyle w:val="pxov"/>
        <w:rPr>
          <w:vanish/>
        </w:rPr>
      </w:pPr>
      <w:r>
        <w:rPr>
          <w:vanish/>
        </w:rPr>
        <w:t>CAS</w:t>
      </w:r>
    </w:p>
    <w:p w14:paraId="67E0ED98" w14:textId="77777777" w:rsidR="00FD3105" w:rsidRDefault="00FD3105">
      <w:pPr>
        <w:pStyle w:val="pxov"/>
        <w:rPr>
          <w:vanish/>
        </w:rPr>
      </w:pPr>
      <w:r>
        <w:rPr>
          <w:vanish/>
        </w:rPr>
        <w:t>FCV</w:t>
      </w:r>
    </w:p>
    <w:p w14:paraId="3B07D8B4" w14:textId="77777777" w:rsidR="00FD3105" w:rsidRDefault="00FD3105">
      <w:pPr>
        <w:pStyle w:val="pxov"/>
        <w:rPr>
          <w:vanish/>
        </w:rPr>
      </w:pPr>
      <w:r>
        <w:rPr>
          <w:vanish/>
        </w:rPr>
        <w:t>FLG</w:t>
      </w:r>
    </w:p>
    <w:p w14:paraId="37114E3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form.fid="I7acec1409fed11dfbf230000837214a9"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DF2E2E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tbl.ident="I08HM3D"</w:instrText>
      </w:r>
      <w:r>
        <w:fldChar w:fldCharType="end"/>
      </w:r>
      <w:r>
        <w:fldChar w:fldCharType="begin"/>
      </w:r>
      <w:r>
        <w:instrText>tbl.uuid="I00WQI9"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9F8B8D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5D753D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20B91DA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78B262E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6E88572F"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46C7A93F" w14:textId="77777777">
        <w:tc>
          <w:tcPr>
            <w:tcW w:w="2880" w:type="dxa"/>
            <w:tcBorders>
              <w:top w:val="nil"/>
              <w:left w:val="nil"/>
              <w:bottom w:val="nil"/>
              <w:right w:val="nil"/>
            </w:tcBorders>
          </w:tcPr>
          <w:p w14:paraId="7F85933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426EA46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29A5555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5AA9EA90" w14:textId="77777777">
        <w:tc>
          <w:tcPr>
            <w:tcW w:w="2880" w:type="dxa"/>
            <w:tcBorders>
              <w:top w:val="nil"/>
              <w:left w:val="nil"/>
              <w:bottom w:val="nil"/>
              <w:right w:val="nil"/>
            </w:tcBorders>
          </w:tcPr>
          <w:p w14:paraId="74B4AA0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 xml:space="preserve">[NAME OF </w:t>
            </w:r>
            <w:ins w:id="396" w:author="Debra M. Salisbury" w:date="2024-05-05T12:08:00Z">
              <w:r w:rsidR="00030D9D">
                <w:rPr>
                  <w:rStyle w:val="pxfinstr"/>
                  <w:i/>
                  <w:iCs/>
                </w:rPr>
                <w:t xml:space="preserve">FORMER </w:t>
              </w:r>
            </w:ins>
            <w:r>
              <w:rPr>
                <w:rStyle w:val="pxfinstr"/>
                <w:i/>
                <w:iCs/>
              </w:rPr>
              <w:t>SPOUSE 1]</w:t>
            </w:r>
            <w:r>
              <w:rPr>
                <w:rStyle w:val="pxrowentry"/>
              </w:rPr>
              <w:t>,</w:t>
            </w:r>
          </w:p>
        </w:tc>
        <w:tc>
          <w:tcPr>
            <w:tcW w:w="2880" w:type="dxa"/>
            <w:tcBorders>
              <w:top w:val="nil"/>
              <w:left w:val="nil"/>
              <w:bottom w:val="nil"/>
              <w:right w:val="nil"/>
            </w:tcBorders>
          </w:tcPr>
          <w:p w14:paraId="51EBCE1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E4D685F" w14:textId="77777777" w:rsidR="00FD3105" w:rsidRDefault="00FD3105"/>
        </w:tc>
      </w:tr>
      <w:tr w:rsidR="00FD3105" w14:paraId="1E222D53" w14:textId="77777777">
        <w:tc>
          <w:tcPr>
            <w:tcW w:w="2880" w:type="dxa"/>
            <w:tcBorders>
              <w:top w:val="nil"/>
              <w:left w:val="nil"/>
              <w:bottom w:val="nil"/>
              <w:right w:val="nil"/>
            </w:tcBorders>
          </w:tcPr>
          <w:p w14:paraId="43987F4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4C57FFB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66F9F468" w14:textId="77777777" w:rsidR="00FD3105" w:rsidRDefault="00FD3105"/>
        </w:tc>
      </w:tr>
      <w:tr w:rsidR="00FD3105" w14:paraId="7CEBDC12" w14:textId="77777777">
        <w:tc>
          <w:tcPr>
            <w:tcW w:w="2880" w:type="dxa"/>
            <w:tcBorders>
              <w:top w:val="nil"/>
              <w:left w:val="nil"/>
              <w:bottom w:val="nil"/>
              <w:right w:val="nil"/>
            </w:tcBorders>
          </w:tcPr>
          <w:p w14:paraId="2031801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w:t>
            </w:r>
            <w:ins w:id="397" w:author="Debra M. Salisbury" w:date="2024-05-05T12:08:00Z">
              <w:r w:rsidR="00030D9D">
                <w:rPr>
                  <w:rStyle w:val="pxfinstr"/>
                  <w:i/>
                  <w:iCs/>
                </w:rPr>
                <w:t xml:space="preserve"> FORMER</w:t>
              </w:r>
            </w:ins>
            <w:r>
              <w:rPr>
                <w:rStyle w:val="pxfinstr"/>
                <w:i/>
                <w:iCs/>
              </w:rPr>
              <w:t xml:space="preserve"> SPOUSE 2]</w:t>
            </w:r>
            <w:r>
              <w:rPr>
                <w:rStyle w:val="pxrowentry"/>
              </w:rPr>
              <w:t>,</w:t>
            </w:r>
          </w:p>
        </w:tc>
        <w:tc>
          <w:tcPr>
            <w:tcW w:w="2880" w:type="dxa"/>
            <w:tcBorders>
              <w:top w:val="nil"/>
              <w:left w:val="nil"/>
              <w:bottom w:val="nil"/>
              <w:right w:val="nil"/>
            </w:tcBorders>
          </w:tcPr>
          <w:p w14:paraId="260B38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7784B42" w14:textId="77777777" w:rsidR="00FD3105" w:rsidRDefault="00FD3105"/>
        </w:tc>
      </w:tr>
      <w:tr w:rsidR="00FD3105" w14:paraId="480F71D6" w14:textId="77777777">
        <w:tc>
          <w:tcPr>
            <w:tcW w:w="2880" w:type="dxa"/>
            <w:tcBorders>
              <w:top w:val="nil"/>
              <w:left w:val="nil"/>
              <w:bottom w:val="nil"/>
              <w:right w:val="nil"/>
            </w:tcBorders>
          </w:tcPr>
          <w:p w14:paraId="7F66881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1B8097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F4D6B05" w14:textId="77777777" w:rsidR="00FD3105" w:rsidRDefault="00FD3105"/>
        </w:tc>
      </w:tr>
    </w:tbl>
    <w:p w14:paraId="138F027A" w14:textId="77777777" w:rsidR="00FD3105" w:rsidRDefault="00FD3105">
      <w:pPr>
        <w:pStyle w:val="pxtbody"/>
      </w:pPr>
    </w:p>
    <w:p w14:paraId="705EACBA" w14:textId="77777777" w:rsidR="00FD3105" w:rsidRDefault="00FD3105"/>
    <w:p w14:paraId="7B15546D" w14:textId="77777777" w:rsidR="00FD3105" w:rsidRDefault="00FD3105">
      <w:pPr>
        <w:pStyle w:val="pxformhac"/>
        <w:spacing w:before="180"/>
        <w:jc w:val="center"/>
      </w:pPr>
      <w:r>
        <w:lastRenderedPageBreak/>
        <w:t xml:space="preserve">SUPPLEMENTAL FINAL JUDGMENT </w:t>
      </w:r>
    </w:p>
    <w:p w14:paraId="7C54D95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This action was tried before the court. On the evidence presented the Court finds as follows:</w:t>
      </w:r>
    </w:p>
    <w:p w14:paraId="5E231FFE" w14:textId="77777777" w:rsidR="00FD3105" w:rsidDel="00A513AD" w:rsidRDefault="00FD3105">
      <w:pPr>
        <w:pStyle w:val="pxformfin"/>
        <w:rPr>
          <w:del w:id="398" w:author="Debra M. Salisbury" w:date="2024-02-21T21:04:00Z"/>
        </w:rPr>
      </w:pPr>
      <w:del w:id="399" w:author="Debra M. Salisbury" w:date="2024-02-21T21:04:00Z">
        <w:r w:rsidDel="00A513AD">
          <w:delText xml:space="preserve"> </w:delText>
        </w:r>
      </w:del>
    </w:p>
    <w:p w14:paraId="048F4C7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8740D27" w14:textId="77777777" w:rsidR="00A513AD" w:rsidRDefault="00A513AD" w:rsidP="00A513AD">
      <w:pPr>
        <w:pStyle w:val="pxformfl"/>
        <w:rPr>
          <w:ins w:id="400" w:author="Debra M. Salisbury" w:date="2024-02-21T21:04:00Z"/>
        </w:rPr>
      </w:pPr>
      <w:ins w:id="401" w:author="Debra M. Salisbury" w:date="2024-02-21T21:04:00Z">
        <w:r>
          <w:rPr>
            <w:color w:val="FF0000"/>
            <w:sz w:val="20"/>
            <w:szCs w:val="20"/>
            <w:vertAlign w:val="superscript"/>
          </w:rPr>
          <w:t>►</w:t>
        </w:r>
        <w:r>
          <w:t xml:space="preserve"> (a) </w:t>
        </w:r>
      </w:ins>
    </w:p>
    <w:p w14:paraId="672947F0" w14:textId="77777777" w:rsidR="00A513AD" w:rsidRDefault="00A513AD" w:rsidP="00A513AD">
      <w:pPr>
        <w:pStyle w:val="pxformp"/>
        <w:ind w:firstLine="720"/>
        <w:rPr>
          <w:ins w:id="402" w:author="Debra M. Salisbury" w:date="2024-02-21T21:04:00Z"/>
        </w:rPr>
      </w:pPr>
    </w:p>
    <w:p w14:paraId="35B9B9ED" w14:textId="77777777" w:rsidR="00FD3105" w:rsidRDefault="00FD3105" w:rsidP="00A513AD">
      <w:pPr>
        <w:pStyle w:val="pxformp"/>
        <w:ind w:firstLine="720"/>
        <w:rPr>
          <w:ins w:id="403" w:author="Debra M. Salisbury" w:date="2024-02-21T21:04:00Z"/>
        </w:rPr>
      </w:pPr>
      <w:del w:id="404" w:author="Debra M. Salisbury" w:date="2024-02-21T21:03:00Z">
        <w:r w:rsidDel="00A513AD">
          <w:delText xml:space="preserve"> </w:delText>
        </w:r>
      </w:del>
      <w:del w:id="405" w:author="Debra M. Salisbury" w:date="2024-02-21T20:59:00Z">
        <w:r w:rsidDel="00A513AD">
          <w:rPr>
            <w:rStyle w:val="pxvis"/>
            <w:rFonts w:ascii="Times NewRoman" w:hAnsi="Times NewRoman"/>
            <w:b w:val="0"/>
            <w:sz w:val="24"/>
          </w:rPr>
          <w:tab/>
        </w:r>
      </w:del>
      <w:del w:id="406" w:author="Debra M. Salisbury" w:date="2024-02-21T21:03:00Z">
        <w:r w:rsidDel="00A513AD">
          <w:rPr>
            <w:color w:val="FF0000"/>
            <w:sz w:val="20"/>
            <w:szCs w:val="20"/>
            <w:vertAlign w:val="superscript"/>
          </w:rPr>
          <w:delText>►</w:delText>
        </w:r>
      </w:del>
      <w:ins w:id="407" w:author="Debra M. Salisbury" w:date="2024-02-21T21:00:00Z">
        <w:r w:rsidR="00A513AD">
          <w:rPr>
            <w:rStyle w:val="pxst"/>
            <w:color w:val="FF0000"/>
            <w:sz w:val="20"/>
            <w:szCs w:val="20"/>
            <w:vertAlign w:val="superscript"/>
          </w:rPr>
          <w:t>►</w:t>
        </w:r>
      </w:ins>
      <w:r>
        <w:fldChar w:fldCharType="begin"/>
      </w:r>
      <w:r>
        <w:instrText>p.ct.id="3d29be30775711ee8e1ba9ecff0bf883|25|10:25"</w:instrText>
      </w:r>
      <w:r>
        <w:fldChar w:fldCharType="end"/>
      </w:r>
      <w:r>
        <w:t>There has been a substantial and material change in circumstances</w:t>
      </w:r>
      <w:del w:id="408" w:author="Debra M. Salisbury" w:date="2024-02-21T20:55:00Z">
        <w:r w:rsidDel="00A513AD">
          <w:delText xml:space="preserve"> that was not reasonably contemplated at the</w:delText>
        </w:r>
      </w:del>
      <w:ins w:id="409" w:author="Debra M. Salisbury" w:date="2024-02-21T20:56:00Z">
        <w:r w:rsidR="00A513AD">
          <w:t xml:space="preserve"> since </w:t>
        </w:r>
      </w:ins>
      <w:del w:id="410" w:author="Debra M. Salisbury" w:date="2024-02-21T20:56:00Z">
        <w:r w:rsidDel="00A513AD">
          <w:delText xml:space="preserve"> time of </w:delText>
        </w:r>
      </w:del>
      <w:r>
        <w:t>the entry of the final judgment and it is no longer in the best interests of the minor child for the parties to have shared parental responsibility and to follow the prior parenting plan.</w:t>
      </w:r>
    </w:p>
    <w:p w14:paraId="311E769D" w14:textId="77777777" w:rsidR="00A513AD" w:rsidRDefault="00A513AD" w:rsidP="00A513AD">
      <w:pPr>
        <w:rPr>
          <w:ins w:id="411" w:author="Debra M. Salisbury" w:date="2024-02-21T21:04:00Z"/>
        </w:rPr>
      </w:pPr>
      <w:ins w:id="412" w:author="Debra M. Salisbury" w:date="2024-02-21T21:04:00Z">
        <w:r>
          <w:rPr>
            <w:color w:val="FF0000"/>
            <w:sz w:val="20"/>
            <w:szCs w:val="20"/>
            <w:vertAlign w:val="superscript"/>
          </w:rPr>
          <w:t>►</w:t>
        </w:r>
        <w:r>
          <w:t xml:space="preserve"> (b)</w:t>
        </w:r>
        <w:r>
          <w:tab/>
        </w:r>
      </w:ins>
    </w:p>
    <w:p w14:paraId="78B943BE" w14:textId="77777777" w:rsidR="00A513AD" w:rsidRDefault="00A513AD" w:rsidP="00A513AD">
      <w:pPr>
        <w:ind w:firstLine="720"/>
        <w:rPr>
          <w:ins w:id="413" w:author="Debra M. Salisbury" w:date="2024-02-21T21:03:00Z"/>
        </w:rPr>
      </w:pPr>
      <w:bookmarkStart w:id="414" w:name="_Hlk159442637"/>
      <w:ins w:id="415" w:author="Debra M. Salisbury" w:date="2024-02-21T21:03:00Z">
        <w:r>
          <w:rPr>
            <w:color w:val="FF0000"/>
            <w:sz w:val="20"/>
            <w:szCs w:val="20"/>
            <w:vertAlign w:val="superscript"/>
          </w:rPr>
          <w:t>►</w:t>
        </w:r>
        <w:bookmarkEnd w:id="414"/>
        <w:r>
          <w:t xml:space="preserve">The court has evaluated all of the factors found in </w:t>
        </w:r>
        <w:r>
          <w:rPr>
            <w:rFonts w:ascii="Times New Roman" w:hAnsi="Times New Roman"/>
          </w:rPr>
          <w:t>§</w:t>
        </w:r>
        <w:r>
          <w:t>61.13(6) as follows:</w:t>
        </w:r>
      </w:ins>
    </w:p>
    <w:p w14:paraId="7668C0A3" w14:textId="77777777" w:rsidR="00A513AD" w:rsidRDefault="00A513AD" w:rsidP="00A513AD">
      <w:pPr>
        <w:rPr>
          <w:ins w:id="416" w:author="Debra M. Salisbury" w:date="2024-02-21T21:16:00Z"/>
          <w:i/>
          <w:iCs/>
        </w:rPr>
      </w:pPr>
      <w:ins w:id="417" w:author="Debra M. Salisbury" w:date="2024-02-21T21:03:00Z">
        <w:r>
          <w:tab/>
        </w:r>
        <w:r w:rsidRPr="00482F23">
          <w:rPr>
            <w:i/>
            <w:iCs/>
          </w:rPr>
          <w:t xml:space="preserve">[List </w:t>
        </w:r>
      </w:ins>
      <w:ins w:id="418" w:author="Debra M. Salisbury" w:date="2024-05-05T12:06:00Z">
        <w:r w:rsidR="00030D9D">
          <w:rPr>
            <w:i/>
            <w:iCs/>
          </w:rPr>
          <w:t xml:space="preserve">the relevant </w:t>
        </w:r>
      </w:ins>
      <w:ins w:id="419" w:author="Debra M. Salisbury" w:date="2024-02-21T21:03:00Z">
        <w:r w:rsidRPr="00482F23">
          <w:rPr>
            <w:i/>
            <w:iCs/>
          </w:rPr>
          <w:t>factors (a) through (t)</w:t>
        </w:r>
      </w:ins>
      <w:ins w:id="420" w:author="Debra M. Salisbury" w:date="2024-05-05T12:06:00Z">
        <w:r w:rsidR="00030D9D">
          <w:rPr>
            <w:i/>
            <w:iCs/>
          </w:rPr>
          <w:t xml:space="preserve"> considered</w:t>
        </w:r>
      </w:ins>
      <w:ins w:id="421" w:author="Debra M. Salisbury" w:date="2024-02-21T21:03:00Z">
        <w:r w:rsidRPr="00482F23">
          <w:rPr>
            <w:i/>
            <w:iCs/>
          </w:rPr>
          <w:t xml:space="preserve"> with findings according to each factor as appropriate]</w:t>
        </w:r>
      </w:ins>
    </w:p>
    <w:p w14:paraId="2BB32DB8" w14:textId="77777777" w:rsidR="00A36018" w:rsidRDefault="00A36018" w:rsidP="00A513AD">
      <w:pPr>
        <w:rPr>
          <w:ins w:id="422" w:author="Debra M. Salisbury" w:date="2024-02-21T21:17:00Z"/>
        </w:rPr>
      </w:pPr>
      <w:ins w:id="423" w:author="Debra M. Salisbury" w:date="2024-02-21T21:17:00Z">
        <w:r>
          <w:rPr>
            <w:color w:val="FF0000"/>
            <w:sz w:val="20"/>
            <w:szCs w:val="20"/>
            <w:vertAlign w:val="superscript"/>
          </w:rPr>
          <w:t>►</w:t>
        </w:r>
      </w:ins>
      <w:ins w:id="424" w:author="Debra M. Salisbury" w:date="2024-02-21T21:16:00Z">
        <w:r>
          <w:t>2.</w:t>
        </w:r>
      </w:ins>
    </w:p>
    <w:p w14:paraId="13EDB31B" w14:textId="77777777" w:rsidR="00A36018" w:rsidRDefault="00A36018" w:rsidP="00A36018">
      <w:pPr>
        <w:rPr>
          <w:ins w:id="425" w:author="Debra M. Salisbury" w:date="2024-02-21T21:17:00Z"/>
        </w:rPr>
      </w:pPr>
      <w:ins w:id="426" w:author="Debra M. Salisbury" w:date="2024-02-21T21:22:00Z">
        <w:r>
          <w:rPr>
            <w:color w:val="FF0000"/>
            <w:sz w:val="20"/>
            <w:szCs w:val="20"/>
            <w:vertAlign w:val="superscript"/>
          </w:rPr>
          <w:t>►</w:t>
        </w:r>
        <w:r>
          <w:t xml:space="preserve"> </w:t>
        </w:r>
      </w:ins>
      <w:ins w:id="427" w:author="Debra M. Salisbury" w:date="2024-02-21T21:17:00Z">
        <w:r>
          <w:t>(a)</w:t>
        </w:r>
      </w:ins>
    </w:p>
    <w:p w14:paraId="20FCBC52" w14:textId="77777777" w:rsidR="00A36018" w:rsidRDefault="00A36018" w:rsidP="00A36018">
      <w:pPr>
        <w:rPr>
          <w:ins w:id="428" w:author="Debra M. Salisbury" w:date="2024-02-21T21:18:00Z"/>
        </w:rPr>
      </w:pPr>
      <w:ins w:id="429" w:author="Debra M. Salisbury" w:date="2024-02-21T21:17:00Z">
        <w:r>
          <w:tab/>
          <w:t xml:space="preserve">There has been a substantial change in circumstances </w:t>
        </w:r>
      </w:ins>
      <w:ins w:id="430" w:author="Debra M. Salisbury" w:date="2024-02-21T21:18:00Z">
        <w:r>
          <w:t xml:space="preserve">of the parties since the entry of the last order entered on </w:t>
        </w:r>
        <w:r w:rsidRPr="00A36018">
          <w:rPr>
            <w:i/>
            <w:iCs/>
            <w:rPrChange w:id="431" w:author="Debra M. Salisbury" w:date="2024-02-21T21:18:00Z">
              <w:rPr>
                <w:iCs/>
              </w:rPr>
            </w:rPrChange>
          </w:rPr>
          <w:t>[date</w:t>
        </w:r>
        <w:r>
          <w:rPr>
            <w:i/>
            <w:iCs/>
          </w:rPr>
          <w:t xml:space="preserve">] </w:t>
        </w:r>
        <w:r>
          <w:t>as follows:</w:t>
        </w:r>
      </w:ins>
    </w:p>
    <w:p w14:paraId="1AD16165" w14:textId="77777777" w:rsidR="00A36018" w:rsidRDefault="00A36018">
      <w:pPr>
        <w:numPr>
          <w:ilvl w:val="0"/>
          <w:numId w:val="2"/>
        </w:numPr>
        <w:rPr>
          <w:ins w:id="432" w:author="Debra M. Salisbury" w:date="2024-02-21T21:19:00Z"/>
        </w:rPr>
      </w:pPr>
      <w:ins w:id="433" w:author="Debra M. Salisbury" w:date="2024-02-21T21:18:00Z">
        <w:r>
          <w:t xml:space="preserve">The </w:t>
        </w:r>
      </w:ins>
      <w:ins w:id="434" w:author="Debra M. Salisbury" w:date="2024-02-21T21:19:00Z">
        <w:r>
          <w:t>petitioner’s net disposable monthly income has increased by $</w:t>
        </w:r>
        <w:r w:rsidRPr="00A36018">
          <w:rPr>
            <w:i/>
            <w:iCs/>
            <w:rPrChange w:id="435" w:author="Debra M. Salisbury" w:date="2024-02-21T21:20:00Z">
              <w:rPr>
                <w:iCs/>
              </w:rPr>
            </w:rPrChange>
          </w:rPr>
          <w:t>[amount]</w:t>
        </w:r>
        <w:r>
          <w:t>.</w:t>
        </w:r>
      </w:ins>
    </w:p>
    <w:p w14:paraId="6D921DBB" w14:textId="77777777" w:rsidR="00A36018" w:rsidRDefault="00A36018" w:rsidP="00A36018">
      <w:pPr>
        <w:numPr>
          <w:ilvl w:val="0"/>
          <w:numId w:val="2"/>
        </w:numPr>
        <w:rPr>
          <w:ins w:id="436" w:author="Debra M. Salisbury" w:date="2024-02-21T21:22:00Z"/>
        </w:rPr>
      </w:pPr>
      <w:ins w:id="437" w:author="Debra M. Salisbury" w:date="2024-02-21T21:19:00Z">
        <w:r>
          <w:t>The re</w:t>
        </w:r>
      </w:ins>
      <w:ins w:id="438" w:author="Debra M. Salisbury" w:date="2024-02-21T21:20:00Z">
        <w:r>
          <w:t xml:space="preserve">spondent’s net disposable monthly income has </w:t>
        </w:r>
      </w:ins>
      <w:ins w:id="439" w:author="Debra M. Salisbury" w:date="2024-02-21T21:21:00Z">
        <w:r>
          <w:t xml:space="preserve">involuntarily </w:t>
        </w:r>
      </w:ins>
      <w:ins w:id="440" w:author="Debra M. Salisbury" w:date="2024-02-21T21:20:00Z">
        <w:r>
          <w:t>decreased by</w:t>
        </w:r>
      </w:ins>
    </w:p>
    <w:p w14:paraId="198B7810" w14:textId="77777777" w:rsidR="00A36018" w:rsidRPr="00A36018" w:rsidRDefault="00A36018">
      <w:pPr>
        <w:rPr>
          <w:ins w:id="441" w:author="Debra M. Salisbury" w:date="2024-02-21T20:59:00Z"/>
        </w:rPr>
        <w:pPrChange w:id="442" w:author="Debra M. Salisbury" w:date="2024-02-21T21:22:00Z">
          <w:pPr>
            <w:pStyle w:val="pxformp"/>
          </w:pPr>
        </w:pPrChange>
      </w:pPr>
      <w:ins w:id="443" w:author="Debra M. Salisbury" w:date="2024-02-21T21:20:00Z">
        <w:r>
          <w:t xml:space="preserve"> $</w:t>
        </w:r>
        <w:r w:rsidRPr="00A36018">
          <w:rPr>
            <w:i/>
            <w:iCs/>
            <w:rPrChange w:id="444" w:author="Debra M. Salisbury" w:date="2024-02-21T21:20:00Z">
              <w:rPr>
                <w:iCs/>
              </w:rPr>
            </w:rPrChange>
          </w:rPr>
          <w:t>[amount]</w:t>
        </w:r>
        <w:r>
          <w:rPr>
            <w:i/>
            <w:iCs/>
          </w:rPr>
          <w:t>.</w:t>
        </w:r>
      </w:ins>
    </w:p>
    <w:p w14:paraId="1689AB4C" w14:textId="77777777" w:rsidR="00A513AD" w:rsidRPr="00A513AD" w:rsidRDefault="00A513AD">
      <w:pPr>
        <w:pPrChange w:id="445" w:author="Debra M. Salisbury" w:date="2024-02-21T20:59:00Z">
          <w:pPr>
            <w:pStyle w:val="pxformp"/>
          </w:pPr>
        </w:pPrChange>
      </w:pPr>
    </w:p>
    <w:p w14:paraId="3A7D3FE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IT IS ADJUDGED that:</w:t>
      </w:r>
    </w:p>
    <w:p w14:paraId="72094AB8" w14:textId="77777777" w:rsidR="00FD3105" w:rsidRDefault="00FD3105">
      <w:pPr>
        <w:pStyle w:val="pxformfl"/>
        <w:ind w:left="500"/>
      </w:pPr>
      <w:r>
        <w:t xml:space="preserve"> </w:t>
      </w:r>
    </w:p>
    <w:p w14:paraId="698471D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90F84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final judgment entered in this action on </w:t>
      </w:r>
      <w:r>
        <w:rPr>
          <w:rStyle w:val="pxfinstr"/>
          <w:i/>
          <w:iCs/>
        </w:rPr>
        <w:t>[date of judgment]</w:t>
      </w:r>
      <w:r>
        <w:t xml:space="preserve"> and recorded in Official Records Book </w:t>
      </w:r>
      <w:r>
        <w:rPr>
          <w:rStyle w:val="pxfinstr"/>
          <w:i/>
          <w:iCs/>
        </w:rPr>
        <w:t>[number of record]</w:t>
      </w:r>
      <w:r>
        <w:t xml:space="preserve"> at page </w:t>
      </w:r>
      <w:r>
        <w:rPr>
          <w:rStyle w:val="pxfinstr"/>
          <w:i/>
          <w:iCs/>
        </w:rPr>
        <w:t>[number of page]</w:t>
      </w:r>
      <w:r>
        <w:t xml:space="preserve"> of the public records of </w:t>
      </w:r>
      <w:r>
        <w:rPr>
          <w:rStyle w:val="pxfinstr"/>
          <w:i/>
          <w:iCs/>
        </w:rPr>
        <w:t>[name of county]</w:t>
      </w:r>
      <w:r>
        <w:t>, Florida is modified by changing:</w:t>
      </w:r>
    </w:p>
    <w:p w14:paraId="035E8600" w14:textId="77777777" w:rsidR="00FD3105" w:rsidRDefault="00FD3105">
      <w:pPr>
        <w:pStyle w:val="pxformfl"/>
        <w:ind w:left="500"/>
      </w:pPr>
      <w:r>
        <w:t xml:space="preserve"> </w:t>
      </w:r>
    </w:p>
    <w:p w14:paraId="5C476C1D"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3B0B84A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amount of </w:t>
      </w:r>
      <w:ins w:id="446" w:author="Debra M. Salisbury" w:date="2024-02-21T21:28:00Z">
        <w:r w:rsidR="00A676EF">
          <w:t xml:space="preserve">child support </w:t>
        </w:r>
      </w:ins>
      <w:del w:id="447" w:author="Debra M. Salisbury" w:date="2024-02-21T21:28:00Z">
        <w:r w:rsidDel="00A676EF">
          <w:delText xml:space="preserve">alimony </w:delText>
        </w:r>
      </w:del>
      <w:r>
        <w:t xml:space="preserve">in paragraph </w:t>
      </w:r>
      <w:ins w:id="448" w:author="Debra M. Salisbury" w:date="2024-02-21T21:30:00Z">
        <w:r w:rsidR="00A676EF">
          <w:t>5</w:t>
        </w:r>
      </w:ins>
      <w:del w:id="449" w:author="Debra M. Salisbury" w:date="2024-02-21T21:30:00Z">
        <w:r w:rsidDel="00A676EF">
          <w:delText>6</w:delText>
        </w:r>
      </w:del>
      <w:ins w:id="450" w:author="Debra M. Salisbury" w:date="2024-02-21T21:24:00Z">
        <w:r w:rsidR="00A36018">
          <w:t xml:space="preserve"> of the Final Judgment of Dissolution of Marriage</w:t>
        </w:r>
      </w:ins>
      <w:r>
        <w:t xml:space="preserve"> </w:t>
      </w:r>
      <w:ins w:id="451" w:author="Debra M. Salisbury" w:date="2024-02-21T21:23:00Z">
        <w:r w:rsidR="00A36018">
          <w:t xml:space="preserve">is decreased </w:t>
        </w:r>
      </w:ins>
      <w:r>
        <w:t>from $</w:t>
      </w:r>
      <w:r>
        <w:rPr>
          <w:rStyle w:val="pxfinstr"/>
          <w:i/>
          <w:iCs/>
        </w:rPr>
        <w:t>[dollar amount of alimony]</w:t>
      </w:r>
      <w:r>
        <w:t xml:space="preserve"> a month to $</w:t>
      </w:r>
      <w:r>
        <w:rPr>
          <w:rStyle w:val="pxfinstr"/>
          <w:i/>
          <w:iCs/>
        </w:rPr>
        <w:t>[dollar amount of new alimony]</w:t>
      </w:r>
      <w:r>
        <w:t xml:space="preserve"> a month effective </w:t>
      </w:r>
      <w:r>
        <w:rPr>
          <w:rStyle w:val="pxfinstr"/>
          <w:i/>
          <w:iCs/>
        </w:rPr>
        <w:t>[date of effectivity]</w:t>
      </w:r>
      <w:r>
        <w:t>.</w:t>
      </w:r>
      <w:ins w:id="452" w:author="Debra M. Salisbury" w:date="2024-04-27T22:01:00Z">
        <w:r w:rsidR="00363653">
          <w:t xml:space="preserve"> </w:t>
        </w:r>
      </w:ins>
      <w:ins w:id="453" w:author="Debra M. Salisbury" w:date="2024-04-27T22:02:00Z">
        <w:r w:rsidR="00363653">
          <w:t xml:space="preserve">The </w:t>
        </w:r>
      </w:ins>
      <w:ins w:id="454" w:author="Debra M. Salisbury" w:date="2024-04-27T22:01:00Z">
        <w:r w:rsidR="00363653">
          <w:t>Child</w:t>
        </w:r>
      </w:ins>
      <w:ins w:id="455" w:author="Debra M. Salisbury" w:date="2024-04-27T22:02:00Z">
        <w:r w:rsidR="00363653">
          <w:t xml:space="preserve"> Support Worksheet is attached.</w:t>
        </w:r>
      </w:ins>
    </w:p>
    <w:p w14:paraId="43EBE423"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4B9BEF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petitioner, </w:t>
      </w:r>
      <w:r>
        <w:rPr>
          <w:rStyle w:val="pxfinstr"/>
          <w:i/>
          <w:iCs/>
        </w:rPr>
        <w:t xml:space="preserve">[NAME OF </w:t>
      </w:r>
      <w:ins w:id="456" w:author="Debra M. Salisbury" w:date="2024-05-05T12:07:00Z">
        <w:r w:rsidR="00030D9D">
          <w:rPr>
            <w:rStyle w:val="pxfinstr"/>
            <w:i/>
            <w:iCs/>
          </w:rPr>
          <w:t xml:space="preserve">FORMER </w:t>
        </w:r>
      </w:ins>
      <w:r>
        <w:rPr>
          <w:rStyle w:val="pxfinstr"/>
          <w:i/>
          <w:iCs/>
        </w:rPr>
        <w:t>SPOUSE 1]</w:t>
      </w:r>
      <w:r>
        <w:t xml:space="preserve">, is granted sole parental responsibility of the minor child </w:t>
      </w:r>
      <w:r>
        <w:rPr>
          <w:rStyle w:val="pxfinstr"/>
          <w:i/>
          <w:iCs/>
        </w:rPr>
        <w:t>[name of child]</w:t>
      </w:r>
      <w:r>
        <w:t xml:space="preserve">, born on </w:t>
      </w:r>
      <w:r>
        <w:rPr>
          <w:rStyle w:val="pxfinstr"/>
          <w:i/>
          <w:iCs/>
        </w:rPr>
        <w:t>[date of birth]</w:t>
      </w:r>
      <w:r>
        <w:t xml:space="preserve"> since shared parental responsibility would be detrimental to the child. The respondent's, </w:t>
      </w:r>
      <w:r>
        <w:rPr>
          <w:rStyle w:val="pxfinstr"/>
          <w:i/>
          <w:iCs/>
        </w:rPr>
        <w:t xml:space="preserve">[NAME OF </w:t>
      </w:r>
      <w:ins w:id="457" w:author="Debra M. Salisbury" w:date="2024-05-05T12:07:00Z">
        <w:r w:rsidR="00030D9D">
          <w:rPr>
            <w:rStyle w:val="pxfinstr"/>
            <w:i/>
            <w:iCs/>
          </w:rPr>
          <w:t xml:space="preserve">FORMER </w:t>
        </w:r>
      </w:ins>
      <w:r>
        <w:rPr>
          <w:rStyle w:val="pxfinstr"/>
          <w:i/>
          <w:iCs/>
        </w:rPr>
        <w:t>SPOUSE 2]</w:t>
      </w:r>
      <w:r>
        <w:t xml:space="preserve">, supervised visitation shall be pursuant to the </w:t>
      </w:r>
      <w:ins w:id="458" w:author="Debra M. Salisbury" w:date="2024-04-27T22:02:00Z">
        <w:r w:rsidR="00363653">
          <w:t>S</w:t>
        </w:r>
      </w:ins>
      <w:del w:id="459" w:author="Debra M. Salisbury" w:date="2024-04-27T22:02:00Z">
        <w:r w:rsidDel="00363653">
          <w:delText>s</w:delText>
        </w:r>
      </w:del>
      <w:r>
        <w:t xml:space="preserve">afety </w:t>
      </w:r>
      <w:ins w:id="460" w:author="Debra M. Salisbury" w:date="2024-04-27T22:02:00Z">
        <w:r w:rsidR="00363653">
          <w:t>F</w:t>
        </w:r>
      </w:ins>
      <w:del w:id="461" w:author="Debra M. Salisbury" w:date="2024-04-27T22:02:00Z">
        <w:r w:rsidDel="00363653">
          <w:delText>f</w:delText>
        </w:r>
      </w:del>
      <w:r>
        <w:t xml:space="preserve">ocused </w:t>
      </w:r>
      <w:ins w:id="462" w:author="Debra M. Salisbury" w:date="2024-04-27T22:02:00Z">
        <w:r w:rsidR="00363653">
          <w:t>P</w:t>
        </w:r>
      </w:ins>
      <w:del w:id="463" w:author="Debra M. Salisbury" w:date="2024-04-27T22:02:00Z">
        <w:r w:rsidDel="00363653">
          <w:delText>p</w:delText>
        </w:r>
      </w:del>
      <w:r>
        <w:t xml:space="preserve">arenting </w:t>
      </w:r>
      <w:ins w:id="464" w:author="Debra M. Salisbury" w:date="2024-04-27T22:02:00Z">
        <w:r w:rsidR="00363653">
          <w:t>P</w:t>
        </w:r>
      </w:ins>
      <w:del w:id="465" w:author="Debra M. Salisbury" w:date="2024-04-27T22:02:00Z">
        <w:r w:rsidDel="00363653">
          <w:delText>p</w:delText>
        </w:r>
      </w:del>
      <w:r>
        <w:t xml:space="preserve">lan </w:t>
      </w:r>
      <w:ins w:id="466" w:author="Debra M. Salisbury" w:date="2024-04-27T21:59:00Z">
        <w:r w:rsidR="00D00DB0">
          <w:t xml:space="preserve">which is </w:t>
        </w:r>
      </w:ins>
      <w:r>
        <w:t>attached</w:t>
      </w:r>
      <w:ins w:id="467" w:author="Debra M. Salisbury" w:date="2024-04-27T21:59:00Z">
        <w:r w:rsidR="00D00DB0">
          <w:t xml:space="preserve"> and incorporated herein b</w:t>
        </w:r>
      </w:ins>
      <w:ins w:id="468" w:author="Debra M. Salisbury" w:date="2024-04-27T22:00:00Z">
        <w:r w:rsidR="00D00DB0">
          <w:t>y reference</w:t>
        </w:r>
      </w:ins>
      <w:del w:id="469" w:author="Debra M. Salisbury" w:date="2024-04-27T21:59:00Z">
        <w:r w:rsidDel="00D00DB0">
          <w:delText xml:space="preserve"> hereto</w:delText>
        </w:r>
      </w:del>
      <w:r>
        <w:t>.</w:t>
      </w:r>
    </w:p>
    <w:p w14:paraId="384A6FB3"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1AABE7A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child support provided in paragraph </w:t>
      </w:r>
      <w:ins w:id="470" w:author="Debra M. Salisbury" w:date="2024-02-21T21:30:00Z">
        <w:r w:rsidR="00A676EF">
          <w:t>5</w:t>
        </w:r>
      </w:ins>
      <w:del w:id="471" w:author="Debra M. Salisbury" w:date="2024-02-21T21:29:00Z">
        <w:r w:rsidDel="00A676EF">
          <w:delText>8</w:delText>
        </w:r>
      </w:del>
      <w:r>
        <w:t xml:space="preserve"> is suspended until the further order of the court</w:t>
      </w:r>
      <w:ins w:id="472" w:author="Debra M. Salisbury" w:date="2024-02-21T21:33:00Z">
        <w:r w:rsidR="00A676EF">
          <w:t xml:space="preserve"> </w:t>
        </w:r>
      </w:ins>
      <w:ins w:id="473" w:author="Debra M. Salisbury" w:date="2024-04-27T22:00:00Z">
        <w:r w:rsidR="00D00DB0">
          <w:t>per</w:t>
        </w:r>
      </w:ins>
      <w:ins w:id="474" w:author="Debra M. Salisbury" w:date="2024-02-21T21:33:00Z">
        <w:r w:rsidR="00A676EF">
          <w:t xml:space="preserve"> the agreement of the parties to </w:t>
        </w:r>
        <w:r w:rsidR="00A676EF">
          <w:lastRenderedPageBreak/>
          <w:t>allow the respondent to have sufficient funds to pay for the supervision of his time sharing with the minor child</w:t>
        </w:r>
      </w:ins>
      <w:r>
        <w:t>.</w:t>
      </w:r>
    </w:p>
    <w:p w14:paraId="4FE3431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C91BD7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del w:id="475" w:author="Debra M. Salisbury" w:date="2024-05-05T12:08:00Z">
        <w:r w:rsidDel="00030D9D">
          <w:delText>Otherwis</w:delText>
        </w:r>
      </w:del>
      <w:ins w:id="476" w:author="Debra M. Salisbury" w:date="2024-05-05T12:08:00Z">
        <w:r w:rsidR="00030D9D">
          <w:t xml:space="preserve">All other terms of </w:t>
        </w:r>
      </w:ins>
      <w:del w:id="477" w:author="Debra M. Salisbury" w:date="2024-05-05T12:08:00Z">
        <w:r w:rsidDel="00030D9D">
          <w:delText xml:space="preserve">e, </w:delText>
        </w:r>
      </w:del>
      <w:r>
        <w:t xml:space="preserve">the final judgment </w:t>
      </w:r>
      <w:ins w:id="478" w:author="Debra M. Salisbury" w:date="2024-05-05T12:09:00Z">
        <w:r w:rsidR="00030D9D">
          <w:t xml:space="preserve">not inconsistent with the modifications herein shall </w:t>
        </w:r>
      </w:ins>
      <w:r>
        <w:t>remain</w:t>
      </w:r>
      <w:del w:id="479" w:author="Debra M. Salisbury" w:date="2024-05-05T12:09:00Z">
        <w:r w:rsidDel="00030D9D">
          <w:delText>s</w:delText>
        </w:r>
      </w:del>
      <w:r>
        <w:t xml:space="preserve"> in force.</w:t>
      </w:r>
    </w:p>
    <w:p w14:paraId="5E1F797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882C8C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Jurisdiction is reserved to award attorney fees and costs.</w:t>
      </w:r>
    </w:p>
    <w:p w14:paraId="4C5C72B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ORDERED at </w:t>
      </w:r>
      <w:r>
        <w:rPr>
          <w:rStyle w:val="pxfinstr"/>
          <w:i/>
          <w:iCs/>
        </w:rPr>
        <w:t>[name of city]</w:t>
      </w:r>
      <w:r>
        <w:t xml:space="preserve">, Florida on </w:t>
      </w:r>
      <w:r>
        <w:rPr>
          <w:rStyle w:val="pxfinstr"/>
          <w:i/>
          <w:iCs/>
        </w:rPr>
        <w:t>[date of order]</w:t>
      </w:r>
      <w:r>
        <w:t>.</w:t>
      </w:r>
    </w:p>
    <w:p w14:paraId="11AAF31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63D5E5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B58783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C0966B8"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tbl.ident="I0375TT"</w:instrText>
      </w:r>
      <w:r>
        <w:fldChar w:fldCharType="end"/>
      </w:r>
      <w:r>
        <w:fldChar w:fldCharType="begin"/>
      </w:r>
      <w:r>
        <w:instrText>tbl.uuid="I01JILO"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FB6814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78A51F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076598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75554C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F0CEDB9" w14:textId="77777777">
        <w:tc>
          <w:tcPr>
            <w:tcW w:w="4320" w:type="dxa"/>
            <w:tcBorders>
              <w:top w:val="nil"/>
              <w:left w:val="nil"/>
              <w:bottom w:val="nil"/>
              <w:right w:val="nil"/>
            </w:tcBorders>
          </w:tcPr>
          <w:p w14:paraId="6FA1395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720C4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72696AB" w14:textId="77777777">
        <w:tc>
          <w:tcPr>
            <w:tcW w:w="4320" w:type="dxa"/>
            <w:tcBorders>
              <w:top w:val="nil"/>
              <w:left w:val="nil"/>
              <w:bottom w:val="nil"/>
              <w:right w:val="nil"/>
            </w:tcBorders>
          </w:tcPr>
          <w:p w14:paraId="0E08C0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0C816F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E6EDEC9" w14:textId="77777777" w:rsidR="00FD3105" w:rsidRDefault="00FD3105">
      <w:pPr>
        <w:pStyle w:val="pxtbody"/>
      </w:pPr>
    </w:p>
    <w:p w14:paraId="3E65A0FF" w14:textId="77777777" w:rsidR="00FD3105" w:rsidRDefault="00FD3105"/>
    <w:p w14:paraId="5BDE1BDE" w14:textId="77777777" w:rsidR="00FD3105" w:rsidRDefault="00FD3105">
      <w:pPr>
        <w:pStyle w:val="pxcomnt"/>
      </w:pPr>
    </w:p>
    <w:p w14:paraId="72E00D8E" w14:textId="77777777" w:rsidR="00FD3105" w:rsidRDefault="00FD3105">
      <w:pPr>
        <w:pStyle w:val="pxhac"/>
        <w:spacing w:before="180"/>
        <w:jc w:val="center"/>
      </w:pPr>
      <w:r>
        <w:rPr>
          <w:rStyle w:val="pxb"/>
          <w:b/>
          <w:bCs/>
        </w:rPr>
        <w:t>Author's Comment</w:t>
      </w:r>
    </w:p>
    <w:p w14:paraId="1874EEB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st.ref.id="I02TFXK"</w:instrText>
      </w:r>
      <w:r>
        <w:rPr>
          <w:rStyle w:val="pxst"/>
        </w:rPr>
        <w:fldChar w:fldCharType="end"/>
      </w:r>
      <w:r>
        <w:rPr>
          <w:rStyle w:val="pxst"/>
          <w:vanish/>
        </w:rPr>
        <w:t>&amp;s;</w:t>
      </w:r>
      <w:r>
        <w:rPr>
          <w:rStyle w:val="pxvis"/>
          <w:rFonts w:ascii="Times NewRoman" w:hAnsi="Times NewRoman"/>
          <w:b w:val="0"/>
          <w:sz w:val="24"/>
        </w:rPr>
        <w:t>§</w:t>
      </w:r>
      <w:r>
        <w:rPr>
          <w:rStyle w:val="pxst"/>
        </w:rPr>
        <w:t>61.14, Fla. Stat.</w:t>
      </w:r>
      <w:r>
        <w:t xml:space="preserve">; </w:t>
      </w:r>
      <w:r>
        <w:rPr>
          <w:rStyle w:val="pxst"/>
          <w:color w:val="FF0000"/>
          <w:sz w:val="20"/>
          <w:szCs w:val="20"/>
          <w:vertAlign w:val="superscript"/>
        </w:rPr>
        <w:t>►</w:t>
      </w:r>
      <w:r>
        <w:rPr>
          <w:rStyle w:val="pxst"/>
        </w:rPr>
        <w:fldChar w:fldCharType="begin"/>
      </w:r>
      <w:r>
        <w:rPr>
          <w:rStyle w:val="pxst"/>
        </w:rPr>
        <w:instrText>st.ref.id="I02W92G"</w:instrText>
      </w:r>
      <w:r>
        <w:rPr>
          <w:rStyle w:val="pxst"/>
        </w:rPr>
        <w:fldChar w:fldCharType="end"/>
      </w:r>
      <w:r>
        <w:rPr>
          <w:rStyle w:val="pxst"/>
          <w:vanish/>
        </w:rPr>
        <w:t>&amp;s;</w:t>
      </w:r>
      <w:r>
        <w:rPr>
          <w:rStyle w:val="pxvis"/>
          <w:rFonts w:ascii="Times NewRoman" w:hAnsi="Times NewRoman"/>
          <w:b w:val="0"/>
          <w:sz w:val="24"/>
        </w:rPr>
        <w:t>§</w:t>
      </w:r>
      <w:r>
        <w:rPr>
          <w:rStyle w:val="pxst"/>
        </w:rPr>
        <w:t>61.13(3), Fla. Stat.</w:t>
      </w:r>
      <w:r>
        <w:t xml:space="preserve">; </w:t>
      </w:r>
      <w:r>
        <w:rPr>
          <w:rStyle w:val="pxst"/>
          <w:color w:val="FF0000"/>
          <w:sz w:val="20"/>
          <w:szCs w:val="20"/>
          <w:vertAlign w:val="superscript"/>
        </w:rPr>
        <w:t>►</w:t>
      </w:r>
      <w:r>
        <w:rPr>
          <w:rStyle w:val="pxst"/>
        </w:rPr>
        <w:fldChar w:fldCharType="begin"/>
      </w:r>
      <w:r>
        <w:rPr>
          <w:rStyle w:val="pxst"/>
        </w:rPr>
        <w:instrText>st.ref.id="I04ACM0"</w:instrText>
      </w:r>
      <w:r>
        <w:rPr>
          <w:rStyle w:val="pxst"/>
        </w:rPr>
        <w:fldChar w:fldCharType="end"/>
      </w:r>
      <w:r>
        <w:rPr>
          <w:rStyle w:val="pxst"/>
        </w:rPr>
        <w:t>Fla. Fam. L. R. P. Forms 12.993(a) to (c)</w:t>
      </w:r>
      <w:r>
        <w:t>.</w:t>
      </w:r>
      <w:r>
        <w:rPr>
          <w:rStyle w:val="pxcc"/>
          <w:color w:val="FF0000"/>
          <w:sz w:val="20"/>
          <w:szCs w:val="20"/>
          <w:vertAlign w:val="superscript"/>
        </w:rPr>
        <w:t>►</w:t>
      </w:r>
      <w:r>
        <w:rPr>
          <w:rStyle w:val="pxcc"/>
        </w:rPr>
        <w:fldChar w:fldCharType="begin"/>
      </w:r>
      <w:r>
        <w:rPr>
          <w:rStyle w:val="pxcc"/>
        </w:rPr>
        <w:instrText>cc.ref.id="I036OWK"</w:instrText>
      </w:r>
      <w:r>
        <w:rPr>
          <w:rStyle w:val="pxcc"/>
        </w:rPr>
        <w:fldChar w:fldCharType="end"/>
      </w:r>
      <w:r>
        <w:rPr>
          <w:rStyle w:val="pxcc"/>
        </w:rPr>
        <w:t xml:space="preserve"> Holland v. Holland, 458 So. 2d 81 (Fla. 5th DCA 1984)</w:t>
      </w:r>
      <w:r>
        <w:t xml:space="preserve">. See </w:t>
      </w:r>
      <w:r>
        <w:rPr>
          <w:rStyle w:val="pxx"/>
          <w:color w:val="FF0000"/>
          <w:sz w:val="20"/>
          <w:szCs w:val="20"/>
          <w:vertAlign w:val="superscript"/>
        </w:rPr>
        <w:t>►</w:t>
      </w:r>
      <w:r>
        <w:rPr>
          <w:rStyle w:val="pxx"/>
        </w:rPr>
        <w:fldChar w:fldCharType="begin"/>
      </w:r>
      <w:r>
        <w:rPr>
          <w:rStyle w:val="pxx"/>
        </w:rPr>
        <w:instrText>x.ref.id="I046HSL"</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for the income deduction order required when alimony or child support is awarded.</w:t>
      </w:r>
    </w:p>
    <w:p w14:paraId="58F7565F" w14:textId="77777777" w:rsidR="00FD3105" w:rsidRDefault="00FD3105">
      <w:pPr>
        <w:pStyle w:val="pxs"/>
        <w:spacing w:before="180"/>
        <w:rPr>
          <w:sz w:val="27"/>
          <w:szCs w:val="27"/>
        </w:rPr>
      </w:pPr>
      <w:r>
        <w:rPr>
          <w:sz w:val="27"/>
          <w:szCs w:val="27"/>
        </w:rPr>
        <w:t>10:26. Judgment</w:t>
      </w:r>
      <w:r>
        <w:rPr>
          <w:rStyle w:val="pxsep"/>
        </w:rPr>
        <w:t xml:space="preserve">-- </w:t>
      </w:r>
      <w:r>
        <w:rPr>
          <w:sz w:val="27"/>
          <w:szCs w:val="27"/>
        </w:rPr>
        <w:t>Dissolution of marriage, separation agreement</w:t>
      </w:r>
    </w:p>
    <w:p w14:paraId="23B95D92" w14:textId="77777777" w:rsidR="00FD3105" w:rsidRDefault="00FD3105">
      <w:pPr>
        <w:pStyle w:val="pxov"/>
        <w:rPr>
          <w:vanish/>
        </w:rPr>
      </w:pPr>
      <w:r>
        <w:rPr>
          <w:vanish/>
        </w:rPr>
        <w:t>FMS</w:t>
      </w:r>
    </w:p>
    <w:p w14:paraId="19476276" w14:textId="77777777" w:rsidR="00FD3105" w:rsidRDefault="00FD3105">
      <w:pPr>
        <w:pStyle w:val="pxov"/>
        <w:rPr>
          <w:vanish/>
        </w:rPr>
      </w:pPr>
      <w:r>
        <w:rPr>
          <w:vanish/>
        </w:rPr>
        <w:t>FAM</w:t>
      </w:r>
    </w:p>
    <w:p w14:paraId="62991A16" w14:textId="77777777" w:rsidR="00FD3105" w:rsidRDefault="00FD3105">
      <w:pPr>
        <w:pStyle w:val="pxov"/>
        <w:rPr>
          <w:vanish/>
        </w:rPr>
      </w:pPr>
      <w:r>
        <w:rPr>
          <w:vanish/>
        </w:rPr>
        <w:t>DAS</w:t>
      </w:r>
    </w:p>
    <w:p w14:paraId="268ABA4D" w14:textId="77777777" w:rsidR="00FD3105" w:rsidRDefault="00FD3105">
      <w:pPr>
        <w:pStyle w:val="pxov"/>
        <w:rPr>
          <w:vanish/>
        </w:rPr>
      </w:pPr>
      <w:r>
        <w:rPr>
          <w:vanish/>
        </w:rPr>
        <w:t>FCV</w:t>
      </w:r>
    </w:p>
    <w:p w14:paraId="3319DC90" w14:textId="77777777" w:rsidR="00FD3105" w:rsidRDefault="00FD3105">
      <w:pPr>
        <w:pStyle w:val="pxov"/>
        <w:rPr>
          <w:vanish/>
        </w:rPr>
      </w:pPr>
      <w:r>
        <w:rPr>
          <w:vanish/>
        </w:rPr>
        <w:t>FLG</w:t>
      </w:r>
    </w:p>
    <w:p w14:paraId="022F49D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form.fid="I7ad5ed309fed11dfbf230000837214a9"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B2FB80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tbl.ident="I00NE0L"</w:instrText>
      </w:r>
      <w:r>
        <w:fldChar w:fldCharType="end"/>
      </w:r>
      <w:r>
        <w:fldChar w:fldCharType="begin"/>
      </w:r>
      <w:r>
        <w:instrText>tbl.uuid="I02PUQ4"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0B3F456" w14:textId="77777777" w:rsidR="00FD3105" w:rsidRDefault="00FD3105">
      <w:pPr>
        <w:pStyle w:val="pxtable"/>
      </w:pPr>
      <w:r>
        <w:rPr>
          <w:color w:val="FF0000"/>
          <w:sz w:val="20"/>
          <w:szCs w:val="20"/>
          <w:vertAlign w:val="superscript"/>
        </w:rPr>
        <w:lastRenderedPageBreak/>
        <w:t>►</w:t>
      </w:r>
      <w:r>
        <w:fldChar w:fldCharType="begin"/>
      </w:r>
      <w:r>
        <w:instrText>table.resize="minus2"</w:instrText>
      </w:r>
      <w:r>
        <w:fldChar w:fldCharType="end"/>
      </w:r>
      <w:r>
        <w:fldChar w:fldCharType="begin"/>
      </w:r>
      <w:r>
        <w:instrText>table.tabstyle="formcol"</w:instrText>
      </w:r>
      <w:r>
        <w:fldChar w:fldCharType="end"/>
      </w:r>
    </w:p>
    <w:p w14:paraId="32B1412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551DAB6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6E4511F0"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6ACE12A1"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33BEC80E" w14:textId="77777777">
        <w:tc>
          <w:tcPr>
            <w:tcW w:w="2880" w:type="dxa"/>
            <w:tcBorders>
              <w:top w:val="nil"/>
              <w:left w:val="nil"/>
              <w:bottom w:val="nil"/>
              <w:right w:val="nil"/>
            </w:tcBorders>
          </w:tcPr>
          <w:p w14:paraId="7EADA0C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65FEAB1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75F7853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1D5A468B" w14:textId="77777777">
        <w:tc>
          <w:tcPr>
            <w:tcW w:w="2880" w:type="dxa"/>
            <w:tcBorders>
              <w:top w:val="nil"/>
              <w:left w:val="nil"/>
              <w:bottom w:val="nil"/>
              <w:right w:val="nil"/>
            </w:tcBorders>
          </w:tcPr>
          <w:p w14:paraId="390D8D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58035E8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44E5D34" w14:textId="77777777" w:rsidR="00FD3105" w:rsidRDefault="00FD3105"/>
        </w:tc>
      </w:tr>
      <w:tr w:rsidR="00FD3105" w14:paraId="0B962362" w14:textId="77777777">
        <w:tc>
          <w:tcPr>
            <w:tcW w:w="2880" w:type="dxa"/>
            <w:tcBorders>
              <w:top w:val="nil"/>
              <w:left w:val="nil"/>
              <w:bottom w:val="nil"/>
              <w:right w:val="nil"/>
            </w:tcBorders>
          </w:tcPr>
          <w:p w14:paraId="2B51143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60826EE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06E49E36" w14:textId="77777777" w:rsidR="00FD3105" w:rsidRDefault="00FD3105"/>
        </w:tc>
      </w:tr>
      <w:tr w:rsidR="00FD3105" w14:paraId="35B916C4" w14:textId="77777777">
        <w:tc>
          <w:tcPr>
            <w:tcW w:w="2880" w:type="dxa"/>
            <w:tcBorders>
              <w:top w:val="nil"/>
              <w:left w:val="nil"/>
              <w:bottom w:val="nil"/>
              <w:right w:val="nil"/>
            </w:tcBorders>
          </w:tcPr>
          <w:p w14:paraId="19D82F0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15921EB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1B19BF7" w14:textId="77777777" w:rsidR="00FD3105" w:rsidRDefault="00FD3105"/>
        </w:tc>
      </w:tr>
      <w:tr w:rsidR="00FD3105" w14:paraId="7FDB9F96" w14:textId="77777777">
        <w:tc>
          <w:tcPr>
            <w:tcW w:w="2880" w:type="dxa"/>
            <w:tcBorders>
              <w:top w:val="nil"/>
              <w:left w:val="nil"/>
              <w:bottom w:val="nil"/>
              <w:right w:val="nil"/>
            </w:tcBorders>
          </w:tcPr>
          <w:p w14:paraId="18AB34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7B03F75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233FF72" w14:textId="77777777" w:rsidR="00FD3105" w:rsidRDefault="00FD3105"/>
        </w:tc>
      </w:tr>
    </w:tbl>
    <w:p w14:paraId="27864244" w14:textId="77777777" w:rsidR="00FD3105" w:rsidRDefault="00FD3105">
      <w:pPr>
        <w:pStyle w:val="pxtbody"/>
      </w:pPr>
    </w:p>
    <w:p w14:paraId="64A8FF72" w14:textId="77777777" w:rsidR="00FD3105" w:rsidRDefault="00FD3105"/>
    <w:p w14:paraId="425CA2F6" w14:textId="77777777" w:rsidR="00FD3105" w:rsidRDefault="00FD3105">
      <w:pPr>
        <w:pStyle w:val="pxformhac"/>
        <w:spacing w:before="180"/>
        <w:jc w:val="center"/>
      </w:pPr>
      <w:r>
        <w:t xml:space="preserve">FINAL JUDGMENT </w:t>
      </w:r>
    </w:p>
    <w:p w14:paraId="76E49C7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This action was tried before the court and on the evidence presented,</w:t>
      </w:r>
    </w:p>
    <w:p w14:paraId="3B529C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IT IS ADJUDGED that:</w:t>
      </w:r>
    </w:p>
    <w:p w14:paraId="6B4BBC16" w14:textId="77777777" w:rsidR="00FD3105" w:rsidRDefault="00FD3105">
      <w:pPr>
        <w:pStyle w:val="pxformfl"/>
        <w:ind w:left="500"/>
      </w:pPr>
      <w:r>
        <w:t xml:space="preserve"> </w:t>
      </w:r>
    </w:p>
    <w:p w14:paraId="537B780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2B95F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The marriage between petitioner </w:t>
      </w:r>
      <w:r>
        <w:rPr>
          <w:rStyle w:val="pxfinstr"/>
          <w:i/>
          <w:iCs/>
        </w:rPr>
        <w:t>[NAME OF SPOUSE 1]</w:t>
      </w:r>
      <w:r>
        <w:t xml:space="preserve"> and respondent </w:t>
      </w:r>
      <w:r>
        <w:rPr>
          <w:rStyle w:val="pxfinstr"/>
          <w:i/>
          <w:iCs/>
        </w:rPr>
        <w:t>[NAME OF SPOUSE 2]</w:t>
      </w:r>
      <w:r>
        <w:t xml:space="preserve"> is dissolved because it is irretrievably broken.</w:t>
      </w:r>
    </w:p>
    <w:p w14:paraId="5C9042C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55EB1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The separation agreement between the parties, introduced in evidence and marked exhibit 1, was executed voluntarily after full disclosure, is for the best interests of the parties, is approved by the court, and is incorporated in this judgment by reference, and the parties are ordered to comply with it.</w:t>
      </w:r>
    </w:p>
    <w:p w14:paraId="3CC764A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86C232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The Division of Motor Vehicles is authorized to transfer the title certificates to the motor vehicles identified in the separation agreement without requiring the purchase of new automobile license plates.</w:t>
      </w:r>
    </w:p>
    <w:p w14:paraId="778E08A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1EEFCF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Utility deposits made by </w:t>
      </w:r>
      <w:r>
        <w:rPr>
          <w:rStyle w:val="pxfinstr"/>
          <w:i/>
          <w:iCs/>
        </w:rPr>
        <w:lastRenderedPageBreak/>
        <w:t>[name of party]</w:t>
      </w:r>
      <w:r>
        <w:t xml:space="preserve"> with </w:t>
      </w:r>
      <w:r>
        <w:rPr>
          <w:rStyle w:val="pxfinstr"/>
          <w:i/>
          <w:iCs/>
        </w:rPr>
        <w:t>[names of utilities]</w:t>
      </w:r>
      <w:r>
        <w:t xml:space="preserve"> shall be transferred by the utility to </w:t>
      </w:r>
      <w:r>
        <w:rPr>
          <w:rStyle w:val="pxfinstr"/>
          <w:i/>
          <w:iCs/>
        </w:rPr>
        <w:t>[name of party]</w:t>
      </w:r>
      <w:r>
        <w:t>.</w:t>
      </w:r>
    </w:p>
    <w:p w14:paraId="7103EE8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ORDERED at </w:t>
      </w:r>
      <w:r>
        <w:rPr>
          <w:rStyle w:val="pxfinstr"/>
          <w:i/>
          <w:iCs/>
        </w:rPr>
        <w:t>[name of city]</w:t>
      </w:r>
      <w:r>
        <w:t xml:space="preserve">, Florida on </w:t>
      </w:r>
      <w:r>
        <w:rPr>
          <w:rStyle w:val="pxfinstr"/>
          <w:i/>
          <w:iCs/>
        </w:rPr>
        <w:t>[date of order]</w:t>
      </w:r>
      <w:r>
        <w:t>.</w:t>
      </w:r>
    </w:p>
    <w:p w14:paraId="3EE2589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C6E088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44AE5A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85A49F4"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tbl.uuid="I01KO1Q"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AD41EA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6AA01F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319DA6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1DDCAA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7BDE984" w14:textId="77777777">
        <w:tc>
          <w:tcPr>
            <w:tcW w:w="4320" w:type="dxa"/>
            <w:tcBorders>
              <w:top w:val="nil"/>
              <w:left w:val="nil"/>
              <w:bottom w:val="nil"/>
              <w:right w:val="nil"/>
            </w:tcBorders>
          </w:tcPr>
          <w:p w14:paraId="74B3A1D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A555C2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3BB42526" w14:textId="77777777" w:rsidR="00FD3105" w:rsidRDefault="00FD3105">
      <w:pPr>
        <w:pStyle w:val="pxtbody"/>
      </w:pPr>
    </w:p>
    <w:p w14:paraId="0902057D" w14:textId="77777777" w:rsidR="00FD3105" w:rsidRDefault="00FD3105"/>
    <w:p w14:paraId="2D99485B" w14:textId="77777777" w:rsidR="00FD3105" w:rsidRDefault="00FD3105">
      <w:pPr>
        <w:pStyle w:val="pxcomnt"/>
      </w:pPr>
    </w:p>
    <w:p w14:paraId="6C798A85" w14:textId="77777777" w:rsidR="00FD3105" w:rsidRDefault="00FD3105">
      <w:pPr>
        <w:pStyle w:val="pxhac"/>
        <w:spacing w:before="180"/>
        <w:jc w:val="center"/>
      </w:pPr>
      <w:r>
        <w:rPr>
          <w:rStyle w:val="pxb"/>
          <w:b/>
          <w:bCs/>
        </w:rPr>
        <w:t>Author's Comment</w:t>
      </w:r>
    </w:p>
    <w:p w14:paraId="0DC40AC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x.ref.id="I03RXDI"</w:instrText>
      </w:r>
      <w:r>
        <w:rPr>
          <w:rStyle w:val="pxx"/>
        </w:rPr>
        <w:fldChar w:fldCharType="end"/>
      </w:r>
      <w:r>
        <w:rPr>
          <w:rStyle w:val="pxx"/>
          <w:vanish/>
        </w:rPr>
        <w:t>&amp;s;</w:t>
      </w:r>
      <w:r>
        <w:rPr>
          <w:rStyle w:val="pxvis"/>
          <w:rFonts w:ascii="Times NewRoman" w:hAnsi="Times NewRoman"/>
          <w:b w:val="0"/>
          <w:sz w:val="24"/>
        </w:rPr>
        <w:t>§</w:t>
      </w:r>
      <w:r>
        <w:rPr>
          <w:rStyle w:val="pxx"/>
        </w:rPr>
        <w:t>10:24</w:t>
      </w:r>
      <w:r>
        <w:t xml:space="preserve">. The last two paragraphs are not required by law, but have been helpful in obtaining the changes of ownership referred to in each of them. See </w:t>
      </w:r>
      <w:r>
        <w:rPr>
          <w:rStyle w:val="pxst"/>
          <w:color w:val="FF0000"/>
          <w:sz w:val="20"/>
          <w:szCs w:val="20"/>
          <w:vertAlign w:val="superscript"/>
        </w:rPr>
        <w:t>►</w:t>
      </w:r>
      <w:r>
        <w:rPr>
          <w:rStyle w:val="pxst"/>
        </w:rPr>
        <w:fldChar w:fldCharType="begin"/>
      </w:r>
      <w:r>
        <w:rPr>
          <w:rStyle w:val="pxst"/>
        </w:rPr>
        <w:instrText>st.ref.id="I02TG3A"</w:instrText>
      </w:r>
      <w:r>
        <w:rPr>
          <w:rStyle w:val="pxst"/>
        </w:rPr>
        <w:fldChar w:fldCharType="end"/>
      </w:r>
      <w:r>
        <w:rPr>
          <w:rStyle w:val="pxst"/>
        </w:rPr>
        <w:t>section 61.1301, Florida Statutes</w:t>
      </w:r>
      <w:r>
        <w:t xml:space="preserve"> for the income deduction order required when alimony or child support is awarded.</w:t>
      </w:r>
    </w:p>
    <w:p w14:paraId="34DD3A19" w14:textId="77777777" w:rsidR="00FD3105" w:rsidRDefault="00FD3105">
      <w:pPr>
        <w:pStyle w:val="pxs"/>
        <w:spacing w:before="180"/>
        <w:rPr>
          <w:sz w:val="27"/>
          <w:szCs w:val="27"/>
        </w:rPr>
      </w:pPr>
      <w:r>
        <w:rPr>
          <w:sz w:val="27"/>
          <w:szCs w:val="27"/>
        </w:rPr>
        <w:t>10:27. Judgment</w:t>
      </w:r>
      <w:r>
        <w:rPr>
          <w:rStyle w:val="pxsep"/>
        </w:rPr>
        <w:t xml:space="preserve">-- </w:t>
      </w:r>
      <w:r>
        <w:rPr>
          <w:sz w:val="27"/>
          <w:szCs w:val="27"/>
        </w:rPr>
        <w:t>Distress</w:t>
      </w:r>
    </w:p>
    <w:p w14:paraId="260A9C76" w14:textId="77777777" w:rsidR="00FD3105" w:rsidRDefault="00FD3105">
      <w:pPr>
        <w:pStyle w:val="pxov"/>
        <w:rPr>
          <w:vanish/>
        </w:rPr>
      </w:pPr>
      <w:r>
        <w:rPr>
          <w:vanish/>
        </w:rPr>
        <w:t>FMS</w:t>
      </w:r>
    </w:p>
    <w:p w14:paraId="00212A5F" w14:textId="77777777" w:rsidR="00FD3105" w:rsidRDefault="00FD3105">
      <w:pPr>
        <w:pStyle w:val="pxov"/>
        <w:rPr>
          <w:vanish/>
        </w:rPr>
      </w:pPr>
      <w:r>
        <w:rPr>
          <w:vanish/>
        </w:rPr>
        <w:t>LCV</w:t>
      </w:r>
    </w:p>
    <w:p w14:paraId="13632747" w14:textId="77777777" w:rsidR="00FD3105" w:rsidRDefault="00FD3105">
      <w:pPr>
        <w:pStyle w:val="pxov"/>
        <w:rPr>
          <w:vanish/>
        </w:rPr>
      </w:pPr>
      <w:r>
        <w:rPr>
          <w:vanish/>
        </w:rPr>
        <w:t>LSC</w:t>
      </w:r>
    </w:p>
    <w:p w14:paraId="5DE67B13" w14:textId="77777777" w:rsidR="00FD3105" w:rsidRDefault="00FD3105">
      <w:pPr>
        <w:pStyle w:val="pxov"/>
        <w:rPr>
          <w:vanish/>
        </w:rPr>
      </w:pPr>
      <w:r>
        <w:rPr>
          <w:vanish/>
        </w:rPr>
        <w:t>LS7</w:t>
      </w:r>
    </w:p>
    <w:p w14:paraId="6E0C7D85" w14:textId="77777777" w:rsidR="00FD3105" w:rsidRDefault="00FD3105">
      <w:pPr>
        <w:pStyle w:val="pxov"/>
        <w:rPr>
          <w:vanish/>
        </w:rPr>
      </w:pPr>
      <w:r>
        <w:rPr>
          <w:vanish/>
        </w:rPr>
        <w:t>FCV</w:t>
      </w:r>
    </w:p>
    <w:p w14:paraId="70383FC4" w14:textId="77777777" w:rsidR="00FD3105" w:rsidRDefault="00FD3105">
      <w:pPr>
        <w:pStyle w:val="pxov"/>
        <w:rPr>
          <w:vanish/>
        </w:rPr>
      </w:pPr>
      <w:r>
        <w:rPr>
          <w:vanish/>
        </w:rPr>
        <w:t>FLG</w:t>
      </w:r>
    </w:p>
    <w:p w14:paraId="38F3242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form.fid="I7ad725b09fed11dfbf230000837214a9"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2BE15C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tbl.ident="I09SE4J"</w:instrText>
      </w:r>
      <w:r>
        <w:fldChar w:fldCharType="end"/>
      </w:r>
      <w:r>
        <w:fldChar w:fldCharType="begin"/>
      </w:r>
      <w:r>
        <w:instrText>tbl.uuid="I0668JP"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1563C9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45E9F9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D1DCCB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B44107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D3808E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9BA932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71C5D6D" w14:textId="77777777">
        <w:tc>
          <w:tcPr>
            <w:tcW w:w="2160" w:type="dxa"/>
            <w:tcBorders>
              <w:top w:val="nil"/>
              <w:left w:val="nil"/>
              <w:bottom w:val="nil"/>
              <w:right w:val="nil"/>
            </w:tcBorders>
          </w:tcPr>
          <w:p w14:paraId="05AC4E6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w:instrText>
            </w:r>
            <w:r>
              <w:rPr>
                <w:rStyle w:val="pxrowentry"/>
              </w:rPr>
              <w:lastRenderedPageBreak/>
              <w:instrText>"0"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E49B731"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D05957D"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p>
        </w:tc>
        <w:tc>
          <w:tcPr>
            <w:tcW w:w="2160" w:type="dxa"/>
            <w:tcBorders>
              <w:top w:val="nil"/>
              <w:left w:val="nil"/>
              <w:bottom w:val="nil"/>
              <w:right w:val="nil"/>
            </w:tcBorders>
          </w:tcPr>
          <w:p w14:paraId="4A44A936" w14:textId="77777777" w:rsidR="00FD3105" w:rsidRDefault="00FD3105"/>
        </w:tc>
      </w:tr>
      <w:tr w:rsidR="00FD3105" w14:paraId="47C5197E" w14:textId="77777777">
        <w:tc>
          <w:tcPr>
            <w:tcW w:w="2160" w:type="dxa"/>
            <w:tcBorders>
              <w:top w:val="nil"/>
              <w:left w:val="nil"/>
              <w:bottom w:val="nil"/>
              <w:right w:val="nil"/>
            </w:tcBorders>
          </w:tcPr>
          <w:p w14:paraId="2638EC2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0C8479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E6E76B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CE349B" w14:textId="77777777" w:rsidR="00FD3105" w:rsidRDefault="00FD3105"/>
        </w:tc>
      </w:tr>
      <w:tr w:rsidR="00FD3105" w14:paraId="7B14B954" w14:textId="77777777">
        <w:tc>
          <w:tcPr>
            <w:tcW w:w="2160" w:type="dxa"/>
            <w:tcBorders>
              <w:top w:val="nil"/>
              <w:left w:val="nil"/>
              <w:bottom w:val="nil"/>
              <w:right w:val="nil"/>
            </w:tcBorders>
          </w:tcPr>
          <w:p w14:paraId="6F6FC1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D6F820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9DD2EBA" w14:textId="77777777" w:rsidR="00FD3105" w:rsidRDefault="00FD3105"/>
        </w:tc>
        <w:tc>
          <w:tcPr>
            <w:tcW w:w="2160" w:type="dxa"/>
            <w:tcBorders>
              <w:top w:val="nil"/>
              <w:left w:val="nil"/>
              <w:bottom w:val="nil"/>
              <w:right w:val="nil"/>
            </w:tcBorders>
          </w:tcPr>
          <w:p w14:paraId="25564EAB" w14:textId="77777777" w:rsidR="00FD3105" w:rsidRDefault="00FD3105"/>
        </w:tc>
      </w:tr>
      <w:tr w:rsidR="00FD3105" w14:paraId="7EEA3600" w14:textId="77777777">
        <w:tc>
          <w:tcPr>
            <w:tcW w:w="2160" w:type="dxa"/>
            <w:tcBorders>
              <w:top w:val="nil"/>
              <w:left w:val="nil"/>
              <w:bottom w:val="nil"/>
              <w:right w:val="nil"/>
            </w:tcBorders>
          </w:tcPr>
          <w:p w14:paraId="6516C9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62D880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C8DE2C" w14:textId="77777777" w:rsidR="00FD3105" w:rsidRDefault="00FD3105"/>
        </w:tc>
        <w:tc>
          <w:tcPr>
            <w:tcW w:w="2160" w:type="dxa"/>
            <w:tcBorders>
              <w:top w:val="nil"/>
              <w:left w:val="nil"/>
              <w:bottom w:val="nil"/>
              <w:right w:val="nil"/>
            </w:tcBorders>
          </w:tcPr>
          <w:p w14:paraId="33FFFF19" w14:textId="77777777" w:rsidR="00FD3105" w:rsidRDefault="00FD3105"/>
        </w:tc>
      </w:tr>
      <w:tr w:rsidR="00FD3105" w14:paraId="20A2D2FA" w14:textId="77777777">
        <w:tc>
          <w:tcPr>
            <w:tcW w:w="2160" w:type="dxa"/>
            <w:tcBorders>
              <w:top w:val="nil"/>
              <w:left w:val="nil"/>
              <w:bottom w:val="nil"/>
              <w:right w:val="nil"/>
            </w:tcBorders>
          </w:tcPr>
          <w:p w14:paraId="7A26889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35427E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E8AE72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1D201FA" w14:textId="77777777" w:rsidR="00FD3105" w:rsidRDefault="00FD3105"/>
        </w:tc>
      </w:tr>
    </w:tbl>
    <w:p w14:paraId="21847DBD" w14:textId="77777777" w:rsidR="00FD3105" w:rsidRDefault="00FD3105">
      <w:pPr>
        <w:pStyle w:val="pxtbody"/>
      </w:pPr>
    </w:p>
    <w:p w14:paraId="72D888FC" w14:textId="77777777" w:rsidR="00FD3105" w:rsidRDefault="00FD3105"/>
    <w:p w14:paraId="780C16C4" w14:textId="77777777" w:rsidR="00FD3105" w:rsidRDefault="00FD3105">
      <w:pPr>
        <w:pStyle w:val="pxformhac"/>
        <w:spacing w:before="180"/>
        <w:jc w:val="center"/>
      </w:pPr>
      <w:r>
        <w:t xml:space="preserve">FINAL JUDGMENT </w:t>
      </w:r>
    </w:p>
    <w:p w14:paraId="02D25A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This action was tried before the court and on the evidence presented</w:t>
      </w:r>
    </w:p>
    <w:p w14:paraId="5AEEB5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IT IS ADJUDGED that:</w:t>
      </w:r>
    </w:p>
    <w:p w14:paraId="12A9A758" w14:textId="77777777" w:rsidR="00FD3105" w:rsidRDefault="00FD3105">
      <w:pPr>
        <w:pStyle w:val="pxformfl"/>
        <w:ind w:left="500"/>
      </w:pPr>
      <w:r>
        <w:t xml:space="preserve"> </w:t>
      </w:r>
    </w:p>
    <w:p w14:paraId="1185883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AC7E7D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unpaid rent]</w:t>
      </w:r>
      <w:r>
        <w:t xml:space="preserve"> for unpaid rent, $</w:t>
      </w:r>
      <w:r>
        <w:rPr>
          <w:rStyle w:val="pxfinstr"/>
          <w:i/>
          <w:iCs/>
        </w:rPr>
        <w:t>[dollar amount of interest]</w:t>
      </w:r>
      <w:r>
        <w:t xml:space="preserve"> for interest to the date of the judgment, with costs in the sum of $</w:t>
      </w:r>
      <w:r>
        <w:rPr>
          <w:rStyle w:val="pxfinstr"/>
          <w:i/>
          <w:iCs/>
        </w:rPr>
        <w:t>[dollar amount of costs]</w:t>
      </w:r>
      <w:r>
        <w:t xml:space="preserve"> making a total sum of $</w:t>
      </w:r>
      <w:r>
        <w:rPr>
          <w:rStyle w:val="pxfinstr"/>
          <w:i/>
          <w:iCs/>
        </w:rPr>
        <w:t>[total dollar amount of judgment]</w:t>
      </w:r>
      <w:r>
        <w:t xml:space="preserve"> for which the Sheriff of </w:t>
      </w:r>
      <w:r>
        <w:rPr>
          <w:rStyle w:val="pxfinstr"/>
          <w:i/>
          <w:iCs/>
        </w:rPr>
        <w:t>[name of county]</w:t>
      </w:r>
      <w:r>
        <w:t>, Florida shall levy under the distress writ and for which let execution issue forthwith.</w:t>
      </w:r>
    </w:p>
    <w:p w14:paraId="7215397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34A130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Interest on the total sum shall </w:t>
      </w:r>
      <w:r>
        <w:lastRenderedPageBreak/>
        <w:t>accrue at the rate prescribed by law.</w:t>
      </w:r>
    </w:p>
    <w:p w14:paraId="3BC7A43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4F3BB2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The liability of </w:t>
      </w:r>
      <w:r>
        <w:rPr>
          <w:rStyle w:val="pxfinstr"/>
          <w:i/>
          <w:iCs/>
        </w:rPr>
        <w:t>[name of surety]</w:t>
      </w:r>
      <w:r>
        <w:t xml:space="preserve"> on the distress bond is terminated.</w:t>
      </w:r>
    </w:p>
    <w:p w14:paraId="4560AE7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ORDERED at </w:t>
      </w:r>
      <w:r>
        <w:rPr>
          <w:rStyle w:val="pxfinstr"/>
          <w:i/>
          <w:iCs/>
        </w:rPr>
        <w:t>[name of city]</w:t>
      </w:r>
      <w:r>
        <w:t xml:space="preserve">, Florida on </w:t>
      </w:r>
      <w:r>
        <w:rPr>
          <w:rStyle w:val="pxfinstr"/>
          <w:i/>
          <w:iCs/>
        </w:rPr>
        <w:t>[date of order]</w:t>
      </w:r>
      <w:r>
        <w:t>.</w:t>
      </w:r>
    </w:p>
    <w:p w14:paraId="29114A6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760C02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5B7F3A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D0C2271"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tbl.ident="I02CKJY"</w:instrText>
      </w:r>
      <w:r>
        <w:fldChar w:fldCharType="end"/>
      </w:r>
      <w:r>
        <w:fldChar w:fldCharType="begin"/>
      </w:r>
      <w:r>
        <w:instrText>tbl.uuid="I01KXBX"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59226C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2E6CFC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BBDC83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AB6549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41F986B" w14:textId="77777777">
        <w:tc>
          <w:tcPr>
            <w:tcW w:w="4320" w:type="dxa"/>
            <w:tcBorders>
              <w:top w:val="nil"/>
              <w:left w:val="nil"/>
              <w:bottom w:val="nil"/>
              <w:right w:val="nil"/>
            </w:tcBorders>
          </w:tcPr>
          <w:p w14:paraId="3FD8460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703494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9431E19" w14:textId="77777777">
        <w:tc>
          <w:tcPr>
            <w:tcW w:w="4320" w:type="dxa"/>
            <w:tcBorders>
              <w:top w:val="nil"/>
              <w:left w:val="nil"/>
              <w:bottom w:val="nil"/>
              <w:right w:val="nil"/>
            </w:tcBorders>
          </w:tcPr>
          <w:p w14:paraId="4B26F00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FD2138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EE65D95" w14:textId="77777777" w:rsidR="00FD3105" w:rsidRDefault="00FD3105">
      <w:pPr>
        <w:pStyle w:val="pxtbody"/>
      </w:pPr>
    </w:p>
    <w:p w14:paraId="36A0CEF5" w14:textId="77777777" w:rsidR="00FD3105" w:rsidRDefault="00FD3105"/>
    <w:p w14:paraId="52305ED3" w14:textId="77777777" w:rsidR="00FD3105" w:rsidRDefault="00FD3105">
      <w:pPr>
        <w:pStyle w:val="pxcomnt"/>
      </w:pPr>
    </w:p>
    <w:p w14:paraId="24B2ABFB" w14:textId="77777777" w:rsidR="00FD3105" w:rsidRDefault="00FD3105">
      <w:pPr>
        <w:pStyle w:val="pxhac"/>
        <w:spacing w:before="180"/>
        <w:jc w:val="center"/>
      </w:pPr>
      <w:r>
        <w:rPr>
          <w:rStyle w:val="pxb"/>
          <w:b/>
          <w:bCs/>
        </w:rPr>
        <w:t>Author's Comment</w:t>
      </w:r>
    </w:p>
    <w:p w14:paraId="757C822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st.ref.id="I01O5RF"</w:instrText>
      </w:r>
      <w:r>
        <w:rPr>
          <w:rStyle w:val="pxst"/>
        </w:rPr>
        <w:fldChar w:fldCharType="end"/>
      </w:r>
      <w:r>
        <w:rPr>
          <w:rStyle w:val="pxst"/>
          <w:vanish/>
        </w:rPr>
        <w:t>&amp;s;</w:t>
      </w:r>
      <w:r>
        <w:rPr>
          <w:rStyle w:val="pxvis"/>
          <w:rFonts w:ascii="Times NewRoman" w:hAnsi="Times NewRoman"/>
          <w:b w:val="0"/>
          <w:sz w:val="24"/>
        </w:rPr>
        <w:t>§</w:t>
      </w:r>
      <w:r>
        <w:rPr>
          <w:rStyle w:val="pxst"/>
        </w:rPr>
        <w:t>83</w:t>
      </w:r>
      <w:ins w:id="480" w:author="Debra M. Salisbury" w:date="2024-02-21T21:40:00Z">
        <w:r w:rsidR="00F26721">
          <w:rPr>
            <w:rStyle w:val="pxst"/>
          </w:rPr>
          <w:t>.</w:t>
        </w:r>
      </w:ins>
      <w:del w:id="481" w:author="Debra M. Salisbury" w:date="2024-02-21T21:40:00Z">
        <w:r w:rsidDel="00F26721">
          <w:rPr>
            <w:rStyle w:val="pxst"/>
          </w:rPr>
          <w:delText>:</w:delText>
        </w:r>
      </w:del>
      <w:r>
        <w:rPr>
          <w:rStyle w:val="pxst"/>
        </w:rPr>
        <w:t>12, Fla. Stat.</w:t>
      </w:r>
      <w:r>
        <w:t xml:space="preserve">; </w:t>
      </w:r>
      <w:r>
        <w:rPr>
          <w:rStyle w:val="pxst"/>
          <w:color w:val="FF0000"/>
          <w:sz w:val="20"/>
          <w:szCs w:val="20"/>
          <w:vertAlign w:val="superscript"/>
        </w:rPr>
        <w:t>►</w:t>
      </w:r>
      <w:r>
        <w:rPr>
          <w:rStyle w:val="pxst"/>
        </w:rPr>
        <w:fldChar w:fldCharType="begin"/>
      </w:r>
      <w:r>
        <w:rPr>
          <w:rStyle w:val="pxst"/>
        </w:rPr>
        <w:instrText>st.ref.id="I04ACKN"</w:instrText>
      </w:r>
      <w:r>
        <w:rPr>
          <w:rStyle w:val="pxst"/>
        </w:rPr>
        <w:fldChar w:fldCharType="end"/>
      </w:r>
      <w:r>
        <w:rPr>
          <w:rStyle w:val="pxst"/>
          <w:vanish/>
        </w:rPr>
        <w:t>&amp;s;</w:t>
      </w:r>
      <w:r>
        <w:rPr>
          <w:rStyle w:val="pxvis"/>
          <w:rFonts w:ascii="Times NewRoman" w:hAnsi="Times NewRoman"/>
          <w:b w:val="0"/>
          <w:sz w:val="24"/>
        </w:rPr>
        <w:t>§</w:t>
      </w:r>
      <w:r>
        <w:rPr>
          <w:rStyle w:val="pxst"/>
        </w:rPr>
        <w:t>83.18, Fla. Stat.</w:t>
      </w:r>
    </w:p>
    <w:p w14:paraId="449A781F" w14:textId="77777777" w:rsidR="00FD3105" w:rsidRDefault="00FD3105">
      <w:pPr>
        <w:pStyle w:val="pxs"/>
        <w:spacing w:before="180"/>
        <w:rPr>
          <w:sz w:val="27"/>
          <w:szCs w:val="27"/>
        </w:rPr>
      </w:pPr>
      <w:r>
        <w:rPr>
          <w:sz w:val="27"/>
          <w:szCs w:val="27"/>
        </w:rPr>
        <w:t>10:28. Judgment</w:t>
      </w:r>
      <w:r>
        <w:rPr>
          <w:rStyle w:val="pxsep"/>
        </w:rPr>
        <w:t xml:space="preserve">-- </w:t>
      </w:r>
      <w:r>
        <w:rPr>
          <w:sz w:val="27"/>
          <w:szCs w:val="27"/>
        </w:rPr>
        <w:t>Ejectment</w:t>
      </w:r>
    </w:p>
    <w:p w14:paraId="74FF28A2" w14:textId="77777777" w:rsidR="00FD3105" w:rsidRDefault="00FD3105">
      <w:pPr>
        <w:pStyle w:val="pxov"/>
        <w:rPr>
          <w:vanish/>
        </w:rPr>
      </w:pPr>
      <w:r>
        <w:rPr>
          <w:vanish/>
        </w:rPr>
        <w:t>FMS</w:t>
      </w:r>
    </w:p>
    <w:p w14:paraId="7BC6B3DA" w14:textId="77777777" w:rsidR="00FD3105" w:rsidRDefault="00FD3105">
      <w:pPr>
        <w:pStyle w:val="pxov"/>
        <w:rPr>
          <w:vanish/>
        </w:rPr>
      </w:pPr>
      <w:r>
        <w:rPr>
          <w:vanish/>
        </w:rPr>
        <w:t>LCV</w:t>
      </w:r>
    </w:p>
    <w:p w14:paraId="10EEACB5" w14:textId="77777777" w:rsidR="00FD3105" w:rsidRDefault="00FD3105">
      <w:pPr>
        <w:pStyle w:val="pxov"/>
        <w:rPr>
          <w:vanish/>
        </w:rPr>
      </w:pPr>
      <w:r>
        <w:rPr>
          <w:vanish/>
        </w:rPr>
        <w:t>LSC</w:t>
      </w:r>
    </w:p>
    <w:p w14:paraId="2F644EA2" w14:textId="77777777" w:rsidR="00FD3105" w:rsidRDefault="00FD3105">
      <w:pPr>
        <w:pStyle w:val="pxov"/>
        <w:rPr>
          <w:vanish/>
        </w:rPr>
      </w:pPr>
      <w:r>
        <w:rPr>
          <w:vanish/>
        </w:rPr>
        <w:t>LS7</w:t>
      </w:r>
    </w:p>
    <w:p w14:paraId="36295D24" w14:textId="77777777" w:rsidR="00FD3105" w:rsidRDefault="00FD3105">
      <w:pPr>
        <w:pStyle w:val="pxov"/>
        <w:rPr>
          <w:vanish/>
        </w:rPr>
      </w:pPr>
      <w:r>
        <w:rPr>
          <w:vanish/>
        </w:rPr>
        <w:t>REL</w:t>
      </w:r>
    </w:p>
    <w:p w14:paraId="6BE70212" w14:textId="77777777" w:rsidR="00FD3105" w:rsidRDefault="00FD3105">
      <w:pPr>
        <w:pStyle w:val="pxov"/>
        <w:rPr>
          <w:vanish/>
        </w:rPr>
      </w:pPr>
      <w:r>
        <w:rPr>
          <w:vanish/>
        </w:rPr>
        <w:t>RFE</w:t>
      </w:r>
    </w:p>
    <w:p w14:paraId="18475E22" w14:textId="77777777" w:rsidR="00FD3105" w:rsidRDefault="00FD3105">
      <w:pPr>
        <w:pStyle w:val="pxov"/>
        <w:rPr>
          <w:vanish/>
        </w:rPr>
      </w:pPr>
      <w:r>
        <w:rPr>
          <w:vanish/>
        </w:rPr>
        <w:t>FCV</w:t>
      </w:r>
    </w:p>
    <w:p w14:paraId="04F2FFEB" w14:textId="77777777" w:rsidR="00FD3105" w:rsidRDefault="00FD3105">
      <w:pPr>
        <w:pStyle w:val="pxov"/>
        <w:rPr>
          <w:vanish/>
        </w:rPr>
      </w:pPr>
      <w:r>
        <w:rPr>
          <w:vanish/>
        </w:rPr>
        <w:t>FLG</w:t>
      </w:r>
    </w:p>
    <w:p w14:paraId="79508B5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form.fid="I6fc940909fed11dfbf230000837214a9"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1FFB3C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tbl.ident="I011SJ3"</w:instrText>
      </w:r>
      <w:r>
        <w:fldChar w:fldCharType="end"/>
      </w:r>
      <w:r>
        <w:fldChar w:fldCharType="begin"/>
      </w:r>
      <w:r>
        <w:instrText>tbl.uuid="I011X1J"</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9A07AE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C99120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755129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5B6533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EA244B6" w14:textId="77777777" w:rsidR="00FD3105" w:rsidRDefault="00FD3105">
      <w:pPr>
        <w:pStyle w:val="pxcolspec"/>
      </w:pPr>
      <w:r>
        <w:rPr>
          <w:color w:val="FF0000"/>
          <w:sz w:val="20"/>
          <w:szCs w:val="20"/>
          <w:vertAlign w:val="superscript"/>
        </w:rPr>
        <w:lastRenderedPageBreak/>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232BFA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EA39775" w14:textId="77777777">
        <w:tc>
          <w:tcPr>
            <w:tcW w:w="2160" w:type="dxa"/>
            <w:tcBorders>
              <w:top w:val="nil"/>
              <w:left w:val="nil"/>
              <w:bottom w:val="nil"/>
              <w:right w:val="nil"/>
            </w:tcBorders>
          </w:tcPr>
          <w:p w14:paraId="1FEF32B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679C0F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7EBC0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A3D599D" w14:textId="77777777" w:rsidR="00FD3105" w:rsidRDefault="00FD3105"/>
        </w:tc>
      </w:tr>
      <w:tr w:rsidR="00FD3105" w14:paraId="508DB95D" w14:textId="77777777">
        <w:tc>
          <w:tcPr>
            <w:tcW w:w="2160" w:type="dxa"/>
            <w:tcBorders>
              <w:top w:val="nil"/>
              <w:left w:val="nil"/>
              <w:bottom w:val="nil"/>
              <w:right w:val="nil"/>
            </w:tcBorders>
          </w:tcPr>
          <w:p w14:paraId="34F6188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018CA2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20F96A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B135AC3" w14:textId="77777777" w:rsidR="00FD3105" w:rsidRDefault="00FD3105"/>
        </w:tc>
      </w:tr>
      <w:tr w:rsidR="00FD3105" w14:paraId="34FD5B38" w14:textId="77777777">
        <w:tc>
          <w:tcPr>
            <w:tcW w:w="2160" w:type="dxa"/>
            <w:tcBorders>
              <w:top w:val="nil"/>
              <w:left w:val="nil"/>
              <w:bottom w:val="nil"/>
              <w:right w:val="nil"/>
            </w:tcBorders>
          </w:tcPr>
          <w:p w14:paraId="680D0C6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7A1FA0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C00B461" w14:textId="77777777" w:rsidR="00FD3105" w:rsidRDefault="00FD3105"/>
        </w:tc>
        <w:tc>
          <w:tcPr>
            <w:tcW w:w="2160" w:type="dxa"/>
            <w:tcBorders>
              <w:top w:val="nil"/>
              <w:left w:val="nil"/>
              <w:bottom w:val="nil"/>
              <w:right w:val="nil"/>
            </w:tcBorders>
          </w:tcPr>
          <w:p w14:paraId="4214DA09" w14:textId="77777777" w:rsidR="00FD3105" w:rsidRDefault="00FD3105"/>
        </w:tc>
      </w:tr>
      <w:tr w:rsidR="00FD3105" w14:paraId="70C70A2A" w14:textId="77777777">
        <w:tc>
          <w:tcPr>
            <w:tcW w:w="2160" w:type="dxa"/>
            <w:tcBorders>
              <w:top w:val="nil"/>
              <w:left w:val="nil"/>
              <w:bottom w:val="nil"/>
              <w:right w:val="nil"/>
            </w:tcBorders>
          </w:tcPr>
          <w:p w14:paraId="76A145E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404024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8D8BA75" w14:textId="77777777" w:rsidR="00FD3105" w:rsidRDefault="00FD3105"/>
        </w:tc>
        <w:tc>
          <w:tcPr>
            <w:tcW w:w="2160" w:type="dxa"/>
            <w:tcBorders>
              <w:top w:val="nil"/>
              <w:left w:val="nil"/>
              <w:bottom w:val="nil"/>
              <w:right w:val="nil"/>
            </w:tcBorders>
          </w:tcPr>
          <w:p w14:paraId="3D75F1B9" w14:textId="77777777" w:rsidR="00FD3105" w:rsidRDefault="00FD3105"/>
        </w:tc>
      </w:tr>
      <w:tr w:rsidR="00FD3105" w14:paraId="4759BFD7" w14:textId="77777777">
        <w:tc>
          <w:tcPr>
            <w:tcW w:w="2160" w:type="dxa"/>
            <w:tcBorders>
              <w:top w:val="nil"/>
              <w:left w:val="nil"/>
              <w:bottom w:val="nil"/>
              <w:right w:val="nil"/>
            </w:tcBorders>
          </w:tcPr>
          <w:p w14:paraId="1EDDE3C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178CA5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1F8805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5617887" w14:textId="77777777" w:rsidR="00FD3105" w:rsidRDefault="00FD3105"/>
        </w:tc>
      </w:tr>
    </w:tbl>
    <w:p w14:paraId="59216B0E" w14:textId="77777777" w:rsidR="00FD3105" w:rsidRDefault="00FD3105">
      <w:pPr>
        <w:pStyle w:val="pxtbody"/>
      </w:pPr>
    </w:p>
    <w:p w14:paraId="7214CAA7" w14:textId="77777777" w:rsidR="00FD3105" w:rsidRDefault="00FD3105"/>
    <w:p w14:paraId="22AF6F51" w14:textId="77777777" w:rsidR="00FD3105" w:rsidRDefault="00FD3105">
      <w:pPr>
        <w:pStyle w:val="pxformhac"/>
        <w:spacing w:before="180"/>
        <w:jc w:val="center"/>
      </w:pPr>
      <w:r>
        <w:t xml:space="preserve">FINAL JUDGMENT </w:t>
      </w:r>
    </w:p>
    <w:p w14:paraId="3F4E39A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Pursuant to the verdict rendered in this action</w:t>
      </w:r>
    </w:p>
    <w:p w14:paraId="3705F9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IT IS ADJUDGED that:</w:t>
      </w:r>
    </w:p>
    <w:p w14:paraId="7B3EDB48" w14:textId="77777777" w:rsidR="00FD3105" w:rsidRDefault="00FD3105">
      <w:pPr>
        <w:pStyle w:val="pxformfl"/>
        <w:ind w:left="500"/>
      </w:pPr>
      <w:r>
        <w:t xml:space="preserve"> </w:t>
      </w:r>
    </w:p>
    <w:p w14:paraId="356F4FB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A5120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owns the following described real property in </w:t>
      </w:r>
      <w:r>
        <w:rPr>
          <w:rStyle w:val="pxfinstr"/>
          <w:i/>
          <w:iCs/>
        </w:rPr>
        <w:t>[name of county]</w:t>
      </w:r>
      <w:r>
        <w:t>, Florida:</w:t>
      </w:r>
    </w:p>
    <w:p w14:paraId="656905F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09164406" w14:textId="77777777" w:rsidR="00FD3105" w:rsidRDefault="00FD3105">
      <w:pPr>
        <w:pStyle w:val="pxformcp"/>
      </w:pPr>
      <w:r>
        <w:t>in fee simple.</w:t>
      </w:r>
    </w:p>
    <w:p w14:paraId="363C609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55336FC"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recovers from defendant </w:t>
      </w:r>
      <w:r>
        <w:rPr>
          <w:rStyle w:val="pxfinstr"/>
          <w:i/>
          <w:iCs/>
        </w:rPr>
        <w:t>[NAME OF DEFENDANT]</w:t>
      </w:r>
      <w:r>
        <w:t xml:space="preserve"> the real property described in paragraph 1.</w:t>
      </w:r>
    </w:p>
    <w:p w14:paraId="2471341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5E943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recovers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costs in the sum of $</w:t>
      </w:r>
      <w:r>
        <w:rPr>
          <w:rStyle w:val="pxfinstr"/>
          <w:i/>
          <w:iCs/>
        </w:rPr>
        <w:t>[dollar amount of costs]</w:t>
      </w:r>
      <w:r>
        <w:t xml:space="preserve"> and interest at the rate prescribed by law.</w:t>
      </w:r>
    </w:p>
    <w:p w14:paraId="00C3253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597758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Execution and writ of possession shall issue forthwith as requested by plaintiff pursuant to </w:t>
      </w:r>
      <w:r>
        <w:rPr>
          <w:rStyle w:val="pxst"/>
          <w:color w:val="FF0000"/>
          <w:sz w:val="20"/>
          <w:szCs w:val="20"/>
          <w:vertAlign w:val="superscript"/>
        </w:rPr>
        <w:t>►</w:t>
      </w:r>
      <w:r>
        <w:rPr>
          <w:rStyle w:val="pxst"/>
        </w:rPr>
        <w:fldChar w:fldCharType="begin"/>
      </w:r>
      <w:r>
        <w:rPr>
          <w:rStyle w:val="pxst"/>
        </w:rPr>
        <w:instrText>st.ref.id="I05Z8M4"</w:instrText>
      </w:r>
      <w:r>
        <w:rPr>
          <w:rStyle w:val="pxst"/>
        </w:rPr>
        <w:fldChar w:fldCharType="end"/>
      </w:r>
      <w:r>
        <w:rPr>
          <w:rStyle w:val="pxst"/>
          <w:vanish/>
        </w:rPr>
        <w:t>&amp;s;</w:t>
      </w:r>
      <w:r>
        <w:rPr>
          <w:rStyle w:val="pxvis"/>
          <w:rFonts w:ascii="Times NewRoman" w:hAnsi="Times NewRoman"/>
          <w:b w:val="0"/>
          <w:sz w:val="24"/>
        </w:rPr>
        <w:t>§</w:t>
      </w:r>
      <w:r>
        <w:rPr>
          <w:rStyle w:val="pxst"/>
        </w:rPr>
        <w:t>66.021(6) Florida Statutes</w:t>
      </w:r>
      <w:r>
        <w:t>.</w:t>
      </w:r>
    </w:p>
    <w:p w14:paraId="529904B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ORDERED at </w:t>
      </w:r>
      <w:r>
        <w:rPr>
          <w:rStyle w:val="pxfinstr"/>
          <w:i/>
          <w:iCs/>
        </w:rPr>
        <w:t>[name of city]</w:t>
      </w:r>
      <w:r>
        <w:t xml:space="preserve">, Florida on </w:t>
      </w:r>
      <w:r>
        <w:rPr>
          <w:rStyle w:val="pxfinstr"/>
          <w:i/>
          <w:iCs/>
        </w:rPr>
        <w:t>[date of order]</w:t>
      </w:r>
      <w:r>
        <w:t>.</w:t>
      </w:r>
    </w:p>
    <w:p w14:paraId="5357553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86C422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C325D4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330825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tbl.ident="I04WCDJ"</w:instrText>
      </w:r>
      <w:r>
        <w:fldChar w:fldCharType="end"/>
      </w:r>
      <w:r>
        <w:fldChar w:fldCharType="begin"/>
      </w:r>
      <w:r>
        <w:instrText>tbl.uuid="I01MB3Y"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704595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CE4E28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3D3598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E1DFC3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059343E" w14:textId="77777777">
        <w:tc>
          <w:tcPr>
            <w:tcW w:w="4320" w:type="dxa"/>
            <w:tcBorders>
              <w:top w:val="nil"/>
              <w:left w:val="nil"/>
              <w:bottom w:val="nil"/>
              <w:right w:val="nil"/>
            </w:tcBorders>
          </w:tcPr>
          <w:p w14:paraId="6F60921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6D1F96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1DE6D65" w14:textId="77777777">
        <w:tc>
          <w:tcPr>
            <w:tcW w:w="4320" w:type="dxa"/>
            <w:tcBorders>
              <w:top w:val="nil"/>
              <w:left w:val="nil"/>
              <w:bottom w:val="nil"/>
              <w:right w:val="nil"/>
            </w:tcBorders>
          </w:tcPr>
          <w:p w14:paraId="1935E9D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459BE1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D178AE5" w14:textId="77777777" w:rsidR="00FD3105" w:rsidRDefault="00FD3105">
      <w:pPr>
        <w:pStyle w:val="pxtbody"/>
      </w:pPr>
    </w:p>
    <w:p w14:paraId="5B382671" w14:textId="77777777" w:rsidR="00FD3105" w:rsidRDefault="00FD3105"/>
    <w:p w14:paraId="1427A02F" w14:textId="77777777" w:rsidR="00FD3105" w:rsidRDefault="00FD3105">
      <w:pPr>
        <w:pStyle w:val="pxcomnt"/>
      </w:pPr>
    </w:p>
    <w:p w14:paraId="4F38EA77" w14:textId="77777777" w:rsidR="00FD3105" w:rsidRDefault="00FD3105">
      <w:pPr>
        <w:pStyle w:val="pxhac"/>
        <w:spacing w:before="180"/>
        <w:jc w:val="center"/>
      </w:pPr>
      <w:r>
        <w:rPr>
          <w:rStyle w:val="pxb"/>
          <w:b/>
          <w:bCs/>
        </w:rPr>
        <w:t>Author's Comment</w:t>
      </w:r>
    </w:p>
    <w:p w14:paraId="5587A45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st.ref.id="I04ACKI"</w:instrText>
      </w:r>
      <w:r>
        <w:rPr>
          <w:rStyle w:val="pxst"/>
        </w:rPr>
        <w:fldChar w:fldCharType="end"/>
      </w:r>
      <w:r>
        <w:rPr>
          <w:rStyle w:val="pxst"/>
        </w:rPr>
        <w:t>Fla. R. Civ. P. Form 1.990</w:t>
      </w:r>
      <w:r>
        <w:t xml:space="preserve">; </w:t>
      </w:r>
      <w:r>
        <w:rPr>
          <w:rStyle w:val="pxst"/>
          <w:color w:val="FF0000"/>
          <w:sz w:val="20"/>
          <w:szCs w:val="20"/>
          <w:vertAlign w:val="superscript"/>
        </w:rPr>
        <w:t>►</w:t>
      </w:r>
      <w:r>
        <w:rPr>
          <w:rStyle w:val="pxst"/>
        </w:rPr>
        <w:fldChar w:fldCharType="begin"/>
      </w:r>
      <w:r>
        <w:rPr>
          <w:rStyle w:val="pxst"/>
        </w:rPr>
        <w:instrText>st.ref.id="I01O5YH"</w:instrText>
      </w:r>
      <w:r>
        <w:rPr>
          <w:rStyle w:val="pxst"/>
        </w:rPr>
        <w:fldChar w:fldCharType="end"/>
      </w:r>
      <w:r>
        <w:rPr>
          <w:rStyle w:val="pxst"/>
          <w:vanish/>
        </w:rPr>
        <w:t>&amp;s;</w:t>
      </w:r>
      <w:r>
        <w:rPr>
          <w:rStyle w:val="pxvis"/>
          <w:rFonts w:ascii="Times NewRoman" w:hAnsi="Times NewRoman"/>
          <w:b w:val="0"/>
          <w:sz w:val="24"/>
        </w:rPr>
        <w:t>§</w:t>
      </w:r>
      <w:r>
        <w:rPr>
          <w:rStyle w:val="pxst"/>
        </w:rPr>
        <w:t>66.021, Fla. Stat.</w:t>
      </w:r>
      <w:r>
        <w:t xml:space="preserve">; </w:t>
      </w:r>
      <w:r>
        <w:rPr>
          <w:rStyle w:val="pxcc"/>
          <w:color w:val="FF0000"/>
          <w:sz w:val="20"/>
          <w:szCs w:val="20"/>
          <w:vertAlign w:val="superscript"/>
        </w:rPr>
        <w:t>►</w:t>
      </w:r>
      <w:r>
        <w:rPr>
          <w:rStyle w:val="pxcc"/>
        </w:rPr>
        <w:fldChar w:fldCharType="begin"/>
      </w:r>
      <w:r>
        <w:rPr>
          <w:rStyle w:val="pxcc"/>
        </w:rPr>
        <w:instrText>cc.ref.id="I01O6PM"</w:instrText>
      </w:r>
      <w:r>
        <w:rPr>
          <w:rStyle w:val="pxcc"/>
        </w:rPr>
        <w:fldChar w:fldCharType="end"/>
      </w:r>
      <w:r>
        <w:rPr>
          <w:rStyle w:val="pxcc"/>
        </w:rPr>
        <w:t>Silva v. de la Noval, 307 So. 3d 131 (Fla. 3d DCA 2020)</w:t>
      </w:r>
      <w:r>
        <w:t>; If interest is awarded, a clause for it must be inserted in paragraph 3.</w:t>
      </w:r>
    </w:p>
    <w:p w14:paraId="4FB82732" w14:textId="77777777" w:rsidR="00FD3105" w:rsidRDefault="00FD3105">
      <w:pPr>
        <w:pStyle w:val="pxs"/>
        <w:spacing w:before="180"/>
        <w:rPr>
          <w:sz w:val="27"/>
          <w:szCs w:val="27"/>
        </w:rPr>
      </w:pPr>
      <w:r>
        <w:rPr>
          <w:sz w:val="27"/>
          <w:szCs w:val="27"/>
        </w:rPr>
        <w:t>10:29. Judgment</w:t>
      </w:r>
      <w:r>
        <w:rPr>
          <w:rStyle w:val="pxsep"/>
        </w:rPr>
        <w:t xml:space="preserve">-- </w:t>
      </w:r>
      <w:r>
        <w:rPr>
          <w:sz w:val="27"/>
          <w:szCs w:val="27"/>
        </w:rPr>
        <w:t>Ejectment, betterment</w:t>
      </w:r>
    </w:p>
    <w:p w14:paraId="66C48C9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p.ct.id="3d29be30775711ee8e1ba9ecff0bf883|29|10:29"</w:instrText>
      </w:r>
      <w:r>
        <w:fldChar w:fldCharType="end"/>
      </w:r>
      <w:r>
        <w:t xml:space="preserve">The form for the prevailing party will be a judgment for money. See </w:t>
      </w:r>
      <w:r>
        <w:rPr>
          <w:rStyle w:val="pxx"/>
          <w:color w:val="FF0000"/>
          <w:sz w:val="20"/>
          <w:szCs w:val="20"/>
          <w:vertAlign w:val="superscript"/>
        </w:rPr>
        <w:t>►</w:t>
      </w:r>
      <w:r>
        <w:rPr>
          <w:rStyle w:val="pxx"/>
        </w:rPr>
        <w:fldChar w:fldCharType="begin"/>
      </w:r>
      <w:r>
        <w:rPr>
          <w:rStyle w:val="pxx"/>
        </w:rPr>
        <w:instrText>x.ref.id="I03QH89"</w:instrText>
      </w:r>
      <w:r>
        <w:rPr>
          <w:rStyle w:val="pxx"/>
        </w:rPr>
        <w:fldChar w:fldCharType="end"/>
      </w:r>
      <w:r>
        <w:rPr>
          <w:rStyle w:val="pxx"/>
          <w:vanish/>
        </w:rPr>
        <w:t>&amp;s;</w:t>
      </w:r>
      <w:r>
        <w:rPr>
          <w:rStyle w:val="pxvis"/>
          <w:rFonts w:ascii="Times NewRoman" w:hAnsi="Times NewRoman"/>
          <w:b w:val="0"/>
          <w:sz w:val="24"/>
        </w:rPr>
        <w:t>§</w:t>
      </w:r>
      <w:r>
        <w:rPr>
          <w:rStyle w:val="pxx"/>
        </w:rPr>
        <w:t>10:13</w:t>
      </w:r>
      <w:r>
        <w:t xml:space="preserve">. The prevailing party is determined by the mathematics required by </w:t>
      </w:r>
      <w:r>
        <w:rPr>
          <w:rStyle w:val="pxst"/>
          <w:color w:val="FF0000"/>
          <w:sz w:val="20"/>
          <w:szCs w:val="20"/>
          <w:vertAlign w:val="superscript"/>
        </w:rPr>
        <w:t>►</w:t>
      </w:r>
      <w:r>
        <w:rPr>
          <w:rStyle w:val="pxst"/>
        </w:rPr>
        <w:fldChar w:fldCharType="begin"/>
      </w:r>
      <w:r>
        <w:rPr>
          <w:rStyle w:val="pxst"/>
        </w:rPr>
        <w:instrText>st.ref.id="I04AC7L"</w:instrText>
      </w:r>
      <w:r>
        <w:rPr>
          <w:rStyle w:val="pxst"/>
        </w:rPr>
        <w:fldChar w:fldCharType="end"/>
      </w:r>
      <w:r>
        <w:rPr>
          <w:rStyle w:val="pxst"/>
          <w:vanish/>
        </w:rPr>
        <w:t>&amp;s;</w:t>
      </w:r>
      <w:r>
        <w:rPr>
          <w:rStyle w:val="pxvis"/>
          <w:rFonts w:ascii="Times NewRoman" w:hAnsi="Times NewRoman"/>
          <w:b w:val="0"/>
          <w:sz w:val="24"/>
        </w:rPr>
        <w:t>§</w:t>
      </w:r>
      <w:r>
        <w:rPr>
          <w:rStyle w:val="pxst"/>
        </w:rPr>
        <w:t>66.061, Fla. Stat.</w:t>
      </w:r>
      <w:r>
        <w:t xml:space="preserve"> Judgment is then rendered for the party receiving the balance. See also </w:t>
      </w:r>
      <w:r>
        <w:rPr>
          <w:rStyle w:val="pxst"/>
          <w:color w:val="FF0000"/>
          <w:sz w:val="20"/>
          <w:szCs w:val="20"/>
          <w:vertAlign w:val="superscript"/>
        </w:rPr>
        <w:t>►</w:t>
      </w:r>
      <w:r>
        <w:rPr>
          <w:rStyle w:val="pxst"/>
        </w:rPr>
        <w:fldChar w:fldCharType="begin"/>
      </w:r>
      <w:r>
        <w:rPr>
          <w:rStyle w:val="pxst"/>
        </w:rPr>
        <w:instrText>st.ref.id="I01SU5J"</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66.091, Fla. Stat.; </w:t>
      </w:r>
      <w:r>
        <w:rPr>
          <w:rStyle w:val="pxst"/>
          <w:vanish/>
        </w:rPr>
        <w:t>&amp;s;</w:t>
      </w:r>
      <w:r>
        <w:rPr>
          <w:rStyle w:val="pxvis"/>
          <w:rFonts w:ascii="Times NewRoman" w:hAnsi="Times NewRoman"/>
          <w:b w:val="0"/>
          <w:sz w:val="24"/>
        </w:rPr>
        <w:t>§</w:t>
      </w:r>
      <w:r>
        <w:rPr>
          <w:rStyle w:val="pxst"/>
        </w:rPr>
        <w:t>66.101, Fla. Stat.</w:t>
      </w:r>
      <w:r>
        <w:t xml:space="preserve"> (payment options); </w:t>
      </w:r>
      <w:r>
        <w:rPr>
          <w:rStyle w:val="pxx"/>
          <w:color w:val="FF0000"/>
          <w:sz w:val="20"/>
          <w:szCs w:val="20"/>
          <w:vertAlign w:val="superscript"/>
        </w:rPr>
        <w:t>►</w:t>
      </w:r>
      <w:r>
        <w:rPr>
          <w:rStyle w:val="pxx"/>
        </w:rPr>
        <w:fldChar w:fldCharType="begin"/>
      </w:r>
      <w:r>
        <w:rPr>
          <w:rStyle w:val="pxx"/>
        </w:rPr>
        <w:instrText>x.ref.id="I03W3NP"</w:instrText>
      </w:r>
      <w:r>
        <w:rPr>
          <w:rStyle w:val="pxx"/>
        </w:rPr>
        <w:fldChar w:fldCharType="end"/>
      </w:r>
      <w:r>
        <w:rPr>
          <w:rStyle w:val="pxx"/>
          <w:vanish/>
        </w:rPr>
        <w:t>&amp;s;</w:t>
      </w:r>
      <w:r>
        <w:rPr>
          <w:rStyle w:val="pxvis"/>
          <w:rFonts w:ascii="Times NewRoman" w:hAnsi="Times NewRoman"/>
          <w:b w:val="0"/>
          <w:sz w:val="24"/>
        </w:rPr>
        <w:t>§</w:t>
      </w:r>
      <w:r>
        <w:rPr>
          <w:rStyle w:val="pxx"/>
        </w:rPr>
        <w:t>9:23</w:t>
      </w:r>
      <w:r>
        <w:t xml:space="preserve"> (the verdict).</w:t>
      </w:r>
    </w:p>
    <w:p w14:paraId="1D527E7C" w14:textId="77777777" w:rsidR="00FD3105" w:rsidRDefault="00FD3105">
      <w:pPr>
        <w:pStyle w:val="pxs"/>
        <w:spacing w:before="180"/>
        <w:rPr>
          <w:sz w:val="27"/>
          <w:szCs w:val="27"/>
        </w:rPr>
      </w:pPr>
      <w:r>
        <w:rPr>
          <w:sz w:val="27"/>
          <w:szCs w:val="27"/>
        </w:rPr>
        <w:lastRenderedPageBreak/>
        <w:t>10:30. Judgment</w:t>
      </w:r>
      <w:r>
        <w:rPr>
          <w:rStyle w:val="pxsep"/>
        </w:rPr>
        <w:t xml:space="preserve">-- </w:t>
      </w:r>
      <w:r>
        <w:rPr>
          <w:sz w:val="27"/>
          <w:szCs w:val="27"/>
        </w:rPr>
        <w:t>Eminent domain, no declaration of taking</w:t>
      </w:r>
    </w:p>
    <w:p w14:paraId="00CB17AB" w14:textId="77777777" w:rsidR="00FD3105" w:rsidRDefault="00FD3105">
      <w:pPr>
        <w:pStyle w:val="pxov"/>
        <w:rPr>
          <w:vanish/>
        </w:rPr>
      </w:pPr>
      <w:r>
        <w:rPr>
          <w:vanish/>
        </w:rPr>
        <w:t>FMS</w:t>
      </w:r>
    </w:p>
    <w:p w14:paraId="0A57AC94" w14:textId="77777777" w:rsidR="00FD3105" w:rsidRDefault="00FD3105">
      <w:pPr>
        <w:pStyle w:val="pxov"/>
        <w:rPr>
          <w:vanish/>
        </w:rPr>
      </w:pPr>
      <w:r>
        <w:rPr>
          <w:vanish/>
        </w:rPr>
        <w:t>LCV</w:t>
      </w:r>
    </w:p>
    <w:p w14:paraId="608458BF" w14:textId="77777777" w:rsidR="00FD3105" w:rsidRDefault="00FD3105">
      <w:pPr>
        <w:pStyle w:val="pxov"/>
        <w:rPr>
          <w:vanish/>
        </w:rPr>
      </w:pPr>
      <w:r>
        <w:rPr>
          <w:vanish/>
        </w:rPr>
        <w:t>LSC</w:t>
      </w:r>
    </w:p>
    <w:p w14:paraId="504D7875" w14:textId="77777777" w:rsidR="00FD3105" w:rsidRDefault="00FD3105">
      <w:pPr>
        <w:pStyle w:val="pxov"/>
        <w:rPr>
          <w:vanish/>
        </w:rPr>
      </w:pPr>
      <w:r>
        <w:rPr>
          <w:vanish/>
        </w:rPr>
        <w:t>LS7</w:t>
      </w:r>
    </w:p>
    <w:p w14:paraId="4712F33A" w14:textId="77777777" w:rsidR="00FD3105" w:rsidRDefault="00FD3105">
      <w:pPr>
        <w:pStyle w:val="pxov"/>
        <w:rPr>
          <w:vanish/>
        </w:rPr>
      </w:pPr>
      <w:r>
        <w:rPr>
          <w:vanish/>
        </w:rPr>
        <w:t>LGV</w:t>
      </w:r>
    </w:p>
    <w:p w14:paraId="3D09BFED" w14:textId="77777777" w:rsidR="00FD3105" w:rsidRDefault="00FD3105">
      <w:pPr>
        <w:pStyle w:val="pxov"/>
        <w:rPr>
          <w:vanish/>
        </w:rPr>
      </w:pPr>
      <w:r>
        <w:rPr>
          <w:vanish/>
        </w:rPr>
        <w:t>BLD</w:t>
      </w:r>
    </w:p>
    <w:p w14:paraId="3A14C85B" w14:textId="77777777" w:rsidR="00FD3105" w:rsidRDefault="00FD3105">
      <w:pPr>
        <w:pStyle w:val="pxov"/>
        <w:rPr>
          <w:vanish/>
        </w:rPr>
      </w:pPr>
      <w:r>
        <w:rPr>
          <w:vanish/>
        </w:rPr>
        <w:t>FCV</w:t>
      </w:r>
    </w:p>
    <w:p w14:paraId="4A571C0E" w14:textId="77777777" w:rsidR="00FD3105" w:rsidRDefault="00FD3105">
      <w:pPr>
        <w:pStyle w:val="pxov"/>
        <w:rPr>
          <w:vanish/>
        </w:rPr>
      </w:pPr>
      <w:r>
        <w:rPr>
          <w:vanish/>
        </w:rPr>
        <w:t>FLG</w:t>
      </w:r>
    </w:p>
    <w:p w14:paraId="0ADC2C7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form.fid="I6fcf82209fed11dfbf230000837214a9"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BA3845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tbl.ident="I06SFJP"</w:instrText>
      </w:r>
      <w:r>
        <w:fldChar w:fldCharType="end"/>
      </w:r>
      <w:r>
        <w:fldChar w:fldCharType="begin"/>
      </w:r>
      <w:r>
        <w:instrText>tbl.uuid="I02FNWW"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B19AC2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2EEB2E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A532EF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43DF07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73F795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91F1D1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34174D8" w14:textId="77777777">
        <w:tc>
          <w:tcPr>
            <w:tcW w:w="2160" w:type="dxa"/>
            <w:tcBorders>
              <w:top w:val="nil"/>
              <w:left w:val="nil"/>
              <w:bottom w:val="nil"/>
              <w:right w:val="nil"/>
            </w:tcBorders>
          </w:tcPr>
          <w:p w14:paraId="29AB68A0"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2FD98C3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7E57F9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5B7FC5" w14:textId="77777777" w:rsidR="00FD3105" w:rsidRDefault="00FD3105"/>
        </w:tc>
      </w:tr>
      <w:tr w:rsidR="00FD3105" w14:paraId="4728C138" w14:textId="77777777">
        <w:tc>
          <w:tcPr>
            <w:tcW w:w="2160" w:type="dxa"/>
            <w:tcBorders>
              <w:top w:val="nil"/>
              <w:left w:val="nil"/>
              <w:bottom w:val="nil"/>
              <w:right w:val="nil"/>
            </w:tcBorders>
          </w:tcPr>
          <w:p w14:paraId="712C58D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D59DA5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0B1952E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58F57D0" w14:textId="77777777" w:rsidR="00FD3105" w:rsidRDefault="00FD3105"/>
        </w:tc>
      </w:tr>
      <w:tr w:rsidR="00FD3105" w14:paraId="2175CD88" w14:textId="77777777">
        <w:tc>
          <w:tcPr>
            <w:tcW w:w="2160" w:type="dxa"/>
            <w:tcBorders>
              <w:top w:val="nil"/>
              <w:left w:val="nil"/>
              <w:bottom w:val="nil"/>
              <w:right w:val="nil"/>
            </w:tcBorders>
          </w:tcPr>
          <w:p w14:paraId="0189687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F78B4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4BF0E6D" w14:textId="77777777" w:rsidR="00FD3105" w:rsidRDefault="00FD3105"/>
        </w:tc>
        <w:tc>
          <w:tcPr>
            <w:tcW w:w="2160" w:type="dxa"/>
            <w:tcBorders>
              <w:top w:val="nil"/>
              <w:left w:val="nil"/>
              <w:bottom w:val="nil"/>
              <w:right w:val="nil"/>
            </w:tcBorders>
          </w:tcPr>
          <w:p w14:paraId="50993AE9" w14:textId="77777777" w:rsidR="00FD3105" w:rsidRDefault="00FD3105"/>
        </w:tc>
      </w:tr>
      <w:tr w:rsidR="00FD3105" w14:paraId="5631EECC" w14:textId="77777777">
        <w:tc>
          <w:tcPr>
            <w:tcW w:w="2160" w:type="dxa"/>
            <w:tcBorders>
              <w:top w:val="nil"/>
              <w:left w:val="nil"/>
              <w:bottom w:val="nil"/>
              <w:right w:val="nil"/>
            </w:tcBorders>
          </w:tcPr>
          <w:p w14:paraId="3F5AA42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357A25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3FCA6D9" w14:textId="77777777" w:rsidR="00FD3105" w:rsidRDefault="00FD3105"/>
        </w:tc>
        <w:tc>
          <w:tcPr>
            <w:tcW w:w="2160" w:type="dxa"/>
            <w:tcBorders>
              <w:top w:val="nil"/>
              <w:left w:val="nil"/>
              <w:bottom w:val="nil"/>
              <w:right w:val="nil"/>
            </w:tcBorders>
          </w:tcPr>
          <w:p w14:paraId="2E999D3D" w14:textId="77777777" w:rsidR="00FD3105" w:rsidRDefault="00FD3105"/>
        </w:tc>
      </w:tr>
      <w:tr w:rsidR="00FD3105" w14:paraId="4FCA0539" w14:textId="77777777">
        <w:tc>
          <w:tcPr>
            <w:tcW w:w="2160" w:type="dxa"/>
            <w:tcBorders>
              <w:top w:val="nil"/>
              <w:left w:val="nil"/>
              <w:bottom w:val="nil"/>
              <w:right w:val="nil"/>
            </w:tcBorders>
          </w:tcPr>
          <w:p w14:paraId="54A2E671"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86F713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6562D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30D4984" w14:textId="77777777" w:rsidR="00FD3105" w:rsidRDefault="00FD3105"/>
        </w:tc>
      </w:tr>
    </w:tbl>
    <w:p w14:paraId="1437455C" w14:textId="77777777" w:rsidR="00FD3105" w:rsidRDefault="00FD3105">
      <w:pPr>
        <w:pStyle w:val="pxtbody"/>
      </w:pPr>
    </w:p>
    <w:p w14:paraId="276C923F" w14:textId="77777777" w:rsidR="00FD3105" w:rsidRDefault="00FD3105"/>
    <w:p w14:paraId="0B333ABB" w14:textId="77777777" w:rsidR="00FD3105" w:rsidRDefault="00FD3105">
      <w:pPr>
        <w:pStyle w:val="pxformhac"/>
        <w:spacing w:before="180"/>
        <w:jc w:val="center"/>
      </w:pPr>
      <w:r>
        <w:t xml:space="preserve">FINAL JUDGMENT </w:t>
      </w:r>
    </w:p>
    <w:p w14:paraId="4760C21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This action was tried and the following verdict was rendered by the jury:</w:t>
      </w:r>
    </w:p>
    <w:p w14:paraId="6603DCDA" w14:textId="77777777" w:rsidR="00FD3105" w:rsidRDefault="00FD3105">
      <w:pPr>
        <w:pStyle w:val="pxformfl"/>
        <w:ind w:left="500"/>
      </w:pPr>
      <w:r>
        <w:t xml:space="preserve"> </w:t>
      </w:r>
    </w:p>
    <w:p w14:paraId="3D3C7CE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48F638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Defendant </w:t>
      </w:r>
      <w:r>
        <w:rPr>
          <w:rStyle w:val="pxfinstr"/>
          <w:i/>
          <w:iCs/>
        </w:rPr>
        <w:t>[NAME OF DEFENDANT]</w:t>
      </w:r>
      <w:r>
        <w:t xml:space="preserve"> owns Parcel </w:t>
      </w:r>
      <w:r>
        <w:rPr>
          <w:rStyle w:val="pxfinstr"/>
          <w:i/>
          <w:iCs/>
        </w:rPr>
        <w:t>[number of parcel]</w:t>
      </w:r>
      <w:r>
        <w:t xml:space="preserve"> in </w:t>
      </w:r>
      <w:r>
        <w:rPr>
          <w:rStyle w:val="pxfinstr"/>
          <w:i/>
          <w:iCs/>
        </w:rPr>
        <w:t>[name of county]</w:t>
      </w:r>
      <w:r>
        <w:t>, Florida, described as:</w:t>
      </w:r>
    </w:p>
    <w:p w14:paraId="1BE94CAB"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parcel]</w:t>
      </w:r>
    </w:p>
    <w:p w14:paraId="602EF8D0" w14:textId="77777777" w:rsidR="00FD3105" w:rsidRDefault="00FD3105">
      <w:pPr>
        <w:pStyle w:val="pxformcp"/>
      </w:pPr>
      <w:r>
        <w:t>and defendant's damages are assessed as:</w:t>
      </w:r>
    </w:p>
    <w:p w14:paraId="050C225A" w14:textId="77777777" w:rsidR="00FD3105" w:rsidRDefault="00FD3105">
      <w:pPr>
        <w:pStyle w:val="pxformtbl"/>
        <w:ind w:left="500"/>
      </w:pPr>
      <w:r>
        <w:t xml:space="preserve"> </w:t>
      </w:r>
      <w:r>
        <w:rPr>
          <w:color w:val="FF0000"/>
          <w:sz w:val="20"/>
          <w:szCs w:val="20"/>
          <w:vertAlign w:val="superscript"/>
        </w:rPr>
        <w:t>►</w:t>
      </w:r>
      <w:r>
        <w:fldChar w:fldCharType="begin"/>
      </w:r>
      <w:r>
        <w:instrText>tbl.ident="I06SFJZ"</w:instrText>
      </w:r>
      <w:r>
        <w:fldChar w:fldCharType="end"/>
      </w:r>
      <w:r>
        <w:fldChar w:fldCharType="begin"/>
      </w:r>
      <w:r>
        <w:instrText>tbl.uuid="I01NGZD"</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D8E818E" w14:textId="77777777" w:rsidR="00FD3105" w:rsidRDefault="00FD3105">
      <w:pPr>
        <w:pStyle w:val="pxtable"/>
      </w:pPr>
      <w:r>
        <w:rPr>
          <w:color w:val="FF0000"/>
          <w:sz w:val="20"/>
          <w:szCs w:val="20"/>
          <w:vertAlign w:val="superscript"/>
        </w:rPr>
        <w:t>►</w:t>
      </w:r>
      <w:r>
        <w:fldChar w:fldCharType="begin"/>
      </w:r>
      <w:r>
        <w:instrText>table.tabstyle="text"</w:instrText>
      </w:r>
      <w:r>
        <w:fldChar w:fldCharType="end"/>
      </w:r>
      <w:r>
        <w:fldChar w:fldCharType="begin"/>
      </w:r>
      <w:r>
        <w:instrText>table.resize="same"</w:instrText>
      </w:r>
      <w:r>
        <w:fldChar w:fldCharType="end"/>
      </w:r>
    </w:p>
    <w:p w14:paraId="1F0CFA8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F3F3F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colspec.colwidth="10*"</w:instrText>
      </w:r>
      <w:r>
        <w:fldChar w:fldCharType="end"/>
      </w:r>
    </w:p>
    <w:p w14:paraId="5CE4472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colspec.colwidth="7*"</w:instrText>
      </w:r>
      <w:r>
        <w:fldChar w:fldCharType="end"/>
      </w:r>
    </w:p>
    <w:p w14:paraId="3C8A1130"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colspec.colwidth="53*"</w:instrText>
      </w:r>
      <w:r>
        <w:fldChar w:fldCharType="end"/>
      </w:r>
    </w:p>
    <w:p w14:paraId="17C2218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B50BF2D" w14:textId="77777777">
        <w:tc>
          <w:tcPr>
            <w:tcW w:w="2160" w:type="dxa"/>
            <w:tcBorders>
              <w:top w:val="nil"/>
              <w:left w:val="nil"/>
              <w:bottom w:val="nil"/>
              <w:right w:val="nil"/>
            </w:tcBorders>
          </w:tcPr>
          <w:p w14:paraId="0D8BF4C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D3A68D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A.</w:t>
            </w:r>
          </w:p>
        </w:tc>
        <w:tc>
          <w:tcPr>
            <w:tcW w:w="2160" w:type="dxa"/>
            <w:tcBorders>
              <w:top w:val="nil"/>
              <w:left w:val="nil"/>
              <w:bottom w:val="nil"/>
              <w:right w:val="nil"/>
            </w:tcBorders>
          </w:tcPr>
          <w:p w14:paraId="54D58F5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Value of the property</w:t>
            </w:r>
          </w:p>
        </w:tc>
        <w:tc>
          <w:tcPr>
            <w:tcW w:w="2160" w:type="dxa"/>
            <w:tcBorders>
              <w:top w:val="nil"/>
              <w:left w:val="nil"/>
              <w:bottom w:val="nil"/>
              <w:right w:val="nil"/>
            </w:tcBorders>
          </w:tcPr>
          <w:p w14:paraId="1FE9117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property]</w:t>
            </w:r>
          </w:p>
        </w:tc>
      </w:tr>
      <w:tr w:rsidR="00FD3105" w14:paraId="14E6133E" w14:textId="77777777">
        <w:tc>
          <w:tcPr>
            <w:tcW w:w="2160" w:type="dxa"/>
            <w:tcBorders>
              <w:top w:val="nil"/>
              <w:left w:val="nil"/>
              <w:bottom w:val="nil"/>
              <w:right w:val="nil"/>
            </w:tcBorders>
          </w:tcPr>
          <w:p w14:paraId="73C3083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C1F5B9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w:t>
            </w:r>
          </w:p>
        </w:tc>
        <w:tc>
          <w:tcPr>
            <w:tcW w:w="2160" w:type="dxa"/>
            <w:tcBorders>
              <w:top w:val="nil"/>
              <w:left w:val="nil"/>
              <w:bottom w:val="nil"/>
              <w:right w:val="nil"/>
            </w:tcBorders>
          </w:tcPr>
          <w:p w14:paraId="7A0A2E8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Damage to remainder</w:t>
            </w:r>
          </w:p>
        </w:tc>
        <w:tc>
          <w:tcPr>
            <w:tcW w:w="2160" w:type="dxa"/>
            <w:tcBorders>
              <w:top w:val="nil"/>
              <w:left w:val="nil"/>
              <w:bottom w:val="nil"/>
              <w:right w:val="nil"/>
            </w:tcBorders>
          </w:tcPr>
          <w:p w14:paraId="73A826D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w:t>
            </w:r>
          </w:p>
        </w:tc>
      </w:tr>
      <w:tr w:rsidR="00FD3105" w14:paraId="4F59D304" w14:textId="77777777">
        <w:tc>
          <w:tcPr>
            <w:tcW w:w="2160" w:type="dxa"/>
            <w:tcBorders>
              <w:top w:val="nil"/>
              <w:left w:val="nil"/>
              <w:bottom w:val="nil"/>
              <w:right w:val="nil"/>
            </w:tcBorders>
          </w:tcPr>
          <w:p w14:paraId="597CF9F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A8EDE7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C.</w:t>
            </w:r>
          </w:p>
        </w:tc>
        <w:tc>
          <w:tcPr>
            <w:tcW w:w="2160" w:type="dxa"/>
            <w:tcBorders>
              <w:top w:val="nil"/>
              <w:left w:val="nil"/>
              <w:bottom w:val="nil"/>
              <w:right w:val="nil"/>
            </w:tcBorders>
          </w:tcPr>
          <w:p w14:paraId="45F92B4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Business damages</w:t>
            </w:r>
          </w:p>
        </w:tc>
        <w:tc>
          <w:tcPr>
            <w:tcW w:w="2160" w:type="dxa"/>
            <w:tcBorders>
              <w:top w:val="nil"/>
              <w:left w:val="nil"/>
              <w:bottom w:val="nil"/>
              <w:right w:val="nil"/>
            </w:tcBorders>
          </w:tcPr>
          <w:p w14:paraId="02FD6D6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damages]</w:t>
            </w:r>
          </w:p>
        </w:tc>
      </w:tr>
      <w:tr w:rsidR="00FD3105" w14:paraId="4C00D8E9" w14:textId="77777777">
        <w:tc>
          <w:tcPr>
            <w:tcW w:w="2160" w:type="dxa"/>
            <w:tcBorders>
              <w:top w:val="nil"/>
              <w:left w:val="nil"/>
              <w:bottom w:val="nil"/>
              <w:right w:val="nil"/>
            </w:tcBorders>
          </w:tcPr>
          <w:p w14:paraId="440123C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AC7A77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871912C"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Total</w:t>
            </w:r>
          </w:p>
        </w:tc>
        <w:tc>
          <w:tcPr>
            <w:tcW w:w="2160" w:type="dxa"/>
            <w:tcBorders>
              <w:top w:val="nil"/>
              <w:left w:val="nil"/>
              <w:bottom w:val="nil"/>
              <w:right w:val="nil"/>
            </w:tcBorders>
          </w:tcPr>
          <w:p w14:paraId="17DB1D5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[total dollar amount of damages]</w:t>
            </w:r>
          </w:p>
        </w:tc>
      </w:tr>
    </w:tbl>
    <w:p w14:paraId="578E41BA" w14:textId="77777777" w:rsidR="00FD3105" w:rsidRDefault="00FD3105">
      <w:pPr>
        <w:pStyle w:val="pxtbody"/>
      </w:pPr>
    </w:p>
    <w:p w14:paraId="077C69AB" w14:textId="77777777" w:rsidR="00FD3105" w:rsidRDefault="00FD3105"/>
    <w:p w14:paraId="4AEE8A9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C47383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Defendant </w:t>
      </w:r>
      <w:r>
        <w:rPr>
          <w:rStyle w:val="pxfinstr"/>
          <w:i/>
          <w:iCs/>
        </w:rPr>
        <w:t>[NAME OF DEFENDANT]</w:t>
      </w:r>
      <w:r>
        <w:t xml:space="preserve"> owns Parcel </w:t>
      </w:r>
      <w:r>
        <w:rPr>
          <w:rStyle w:val="pxfinstr"/>
          <w:i/>
          <w:iCs/>
        </w:rPr>
        <w:t>[number of parcel]</w:t>
      </w:r>
      <w:r>
        <w:t xml:space="preserve"> in </w:t>
      </w:r>
      <w:r>
        <w:rPr>
          <w:rStyle w:val="pxfinstr"/>
          <w:i/>
          <w:iCs/>
        </w:rPr>
        <w:t>[name of county]</w:t>
      </w:r>
      <w:r>
        <w:t>, Florida, described as:</w:t>
      </w:r>
    </w:p>
    <w:p w14:paraId="134477C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parcel]</w:t>
      </w:r>
    </w:p>
    <w:p w14:paraId="44B34F41" w14:textId="77777777" w:rsidR="00FD3105" w:rsidRDefault="00FD3105">
      <w:pPr>
        <w:pStyle w:val="pxformcp"/>
      </w:pPr>
      <w:r>
        <w:lastRenderedPageBreak/>
        <w:t>and defendant's damages are assessed as:</w:t>
      </w:r>
    </w:p>
    <w:p w14:paraId="2DF43B2B" w14:textId="77777777" w:rsidR="00FD3105" w:rsidRDefault="00FD3105">
      <w:pPr>
        <w:pStyle w:val="pxformtbl"/>
        <w:ind w:left="500"/>
      </w:pPr>
      <w:r>
        <w:t xml:space="preserve"> </w:t>
      </w:r>
      <w:r>
        <w:rPr>
          <w:color w:val="FF0000"/>
          <w:sz w:val="20"/>
          <w:szCs w:val="20"/>
          <w:vertAlign w:val="superscript"/>
        </w:rPr>
        <w:t>►</w:t>
      </w:r>
      <w:r>
        <w:fldChar w:fldCharType="begin"/>
      </w:r>
      <w:r>
        <w:instrText>tbl.ident="I08APGV"</w:instrText>
      </w:r>
      <w:r>
        <w:fldChar w:fldCharType="end"/>
      </w:r>
      <w:r>
        <w:fldChar w:fldCharType="begin"/>
      </w:r>
      <w:r>
        <w:instrText>tbl.uuid="I01NHF0"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D8EB033" w14:textId="77777777" w:rsidR="00FD3105" w:rsidRDefault="00FD3105">
      <w:pPr>
        <w:pStyle w:val="pxtable"/>
      </w:pPr>
      <w:r>
        <w:rPr>
          <w:color w:val="FF0000"/>
          <w:sz w:val="20"/>
          <w:szCs w:val="20"/>
          <w:vertAlign w:val="superscript"/>
        </w:rPr>
        <w:t>►</w:t>
      </w:r>
      <w:r>
        <w:fldChar w:fldCharType="begin"/>
      </w:r>
      <w:r>
        <w:instrText>table.tabstyle="text"</w:instrText>
      </w:r>
      <w:r>
        <w:fldChar w:fldCharType="end"/>
      </w:r>
      <w:r>
        <w:fldChar w:fldCharType="begin"/>
      </w:r>
      <w:r>
        <w:instrText>table.resize="same"</w:instrText>
      </w:r>
      <w:r>
        <w:fldChar w:fldCharType="end"/>
      </w:r>
    </w:p>
    <w:p w14:paraId="360A444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2E9668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colspec.colwidth="10*"</w:instrText>
      </w:r>
      <w:r>
        <w:fldChar w:fldCharType="end"/>
      </w:r>
    </w:p>
    <w:p w14:paraId="0F0E242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colspec.colwidth="7*"</w:instrText>
      </w:r>
      <w:r>
        <w:fldChar w:fldCharType="end"/>
      </w:r>
    </w:p>
    <w:p w14:paraId="2C8CC17C"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colspec.colwidth="53*"</w:instrText>
      </w:r>
      <w:r>
        <w:fldChar w:fldCharType="end"/>
      </w:r>
    </w:p>
    <w:p w14:paraId="2EE76E1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B0A6F3A" w14:textId="77777777">
        <w:tc>
          <w:tcPr>
            <w:tcW w:w="2160" w:type="dxa"/>
            <w:tcBorders>
              <w:top w:val="nil"/>
              <w:left w:val="nil"/>
              <w:bottom w:val="nil"/>
              <w:right w:val="nil"/>
            </w:tcBorders>
          </w:tcPr>
          <w:p w14:paraId="7F76489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7CC589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A.</w:t>
            </w:r>
          </w:p>
        </w:tc>
        <w:tc>
          <w:tcPr>
            <w:tcW w:w="2160" w:type="dxa"/>
            <w:tcBorders>
              <w:top w:val="nil"/>
              <w:left w:val="nil"/>
              <w:bottom w:val="nil"/>
              <w:right w:val="nil"/>
            </w:tcBorders>
          </w:tcPr>
          <w:p w14:paraId="75709E6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Value of the property</w:t>
            </w:r>
          </w:p>
        </w:tc>
        <w:tc>
          <w:tcPr>
            <w:tcW w:w="2160" w:type="dxa"/>
            <w:tcBorders>
              <w:top w:val="nil"/>
              <w:left w:val="nil"/>
              <w:bottom w:val="nil"/>
              <w:right w:val="nil"/>
            </w:tcBorders>
          </w:tcPr>
          <w:p w14:paraId="7C79E31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property]</w:t>
            </w:r>
          </w:p>
        </w:tc>
      </w:tr>
      <w:tr w:rsidR="00FD3105" w14:paraId="5DCF9B0D" w14:textId="77777777">
        <w:tc>
          <w:tcPr>
            <w:tcW w:w="2160" w:type="dxa"/>
            <w:tcBorders>
              <w:top w:val="nil"/>
              <w:left w:val="nil"/>
              <w:bottom w:val="nil"/>
              <w:right w:val="nil"/>
            </w:tcBorders>
          </w:tcPr>
          <w:p w14:paraId="0A59FDF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9714E0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w:t>
            </w:r>
          </w:p>
        </w:tc>
        <w:tc>
          <w:tcPr>
            <w:tcW w:w="2160" w:type="dxa"/>
            <w:tcBorders>
              <w:top w:val="nil"/>
              <w:left w:val="nil"/>
              <w:bottom w:val="nil"/>
              <w:right w:val="nil"/>
            </w:tcBorders>
          </w:tcPr>
          <w:p w14:paraId="4ACBB6E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Damage to remainder</w:t>
            </w:r>
          </w:p>
        </w:tc>
        <w:tc>
          <w:tcPr>
            <w:tcW w:w="2160" w:type="dxa"/>
            <w:tcBorders>
              <w:top w:val="nil"/>
              <w:left w:val="nil"/>
              <w:bottom w:val="nil"/>
              <w:right w:val="nil"/>
            </w:tcBorders>
          </w:tcPr>
          <w:p w14:paraId="043419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w:t>
            </w:r>
          </w:p>
        </w:tc>
      </w:tr>
      <w:tr w:rsidR="00FD3105" w14:paraId="7E1394EE" w14:textId="77777777">
        <w:tc>
          <w:tcPr>
            <w:tcW w:w="2160" w:type="dxa"/>
            <w:tcBorders>
              <w:top w:val="nil"/>
              <w:left w:val="nil"/>
              <w:bottom w:val="nil"/>
              <w:right w:val="nil"/>
            </w:tcBorders>
          </w:tcPr>
          <w:p w14:paraId="007C35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80B890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C.</w:t>
            </w:r>
          </w:p>
        </w:tc>
        <w:tc>
          <w:tcPr>
            <w:tcW w:w="2160" w:type="dxa"/>
            <w:tcBorders>
              <w:top w:val="nil"/>
              <w:left w:val="nil"/>
              <w:bottom w:val="nil"/>
              <w:right w:val="nil"/>
            </w:tcBorders>
          </w:tcPr>
          <w:p w14:paraId="2D9423C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Moving costs</w:t>
            </w:r>
          </w:p>
        </w:tc>
        <w:tc>
          <w:tcPr>
            <w:tcW w:w="2160" w:type="dxa"/>
            <w:tcBorders>
              <w:top w:val="nil"/>
              <w:left w:val="nil"/>
              <w:bottom w:val="nil"/>
              <w:right w:val="nil"/>
            </w:tcBorders>
          </w:tcPr>
          <w:p w14:paraId="272CD5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costs]</w:t>
            </w:r>
          </w:p>
        </w:tc>
      </w:tr>
      <w:tr w:rsidR="00FD3105" w14:paraId="38E40377" w14:textId="77777777">
        <w:tc>
          <w:tcPr>
            <w:tcW w:w="2160" w:type="dxa"/>
            <w:tcBorders>
              <w:top w:val="nil"/>
              <w:left w:val="nil"/>
              <w:bottom w:val="nil"/>
              <w:right w:val="nil"/>
            </w:tcBorders>
          </w:tcPr>
          <w:p w14:paraId="50455EC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051DCE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F952167"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Total</w:t>
            </w:r>
          </w:p>
        </w:tc>
        <w:tc>
          <w:tcPr>
            <w:tcW w:w="2160" w:type="dxa"/>
            <w:tcBorders>
              <w:top w:val="nil"/>
              <w:left w:val="nil"/>
              <w:bottom w:val="nil"/>
              <w:right w:val="nil"/>
            </w:tcBorders>
          </w:tcPr>
          <w:p w14:paraId="072F33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[total dollar amount of damages]</w:t>
            </w:r>
          </w:p>
        </w:tc>
      </w:tr>
    </w:tbl>
    <w:p w14:paraId="1E65AF98" w14:textId="77777777" w:rsidR="00FD3105" w:rsidRDefault="00FD3105">
      <w:pPr>
        <w:pStyle w:val="pxtbody"/>
      </w:pPr>
    </w:p>
    <w:p w14:paraId="3E0E1902" w14:textId="77777777" w:rsidR="00FD3105" w:rsidRDefault="00FD3105"/>
    <w:p w14:paraId="3DE243CF" w14:textId="77777777" w:rsidR="00FD3105" w:rsidRDefault="00FD3105">
      <w:pPr>
        <w:pStyle w:val="pxformcp"/>
      </w:pPr>
      <w:r>
        <w:t>so</w:t>
      </w:r>
    </w:p>
    <w:p w14:paraId="2C502D2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IT IS ADJUDGED that:</w:t>
      </w:r>
    </w:p>
    <w:p w14:paraId="1ADFDEB2" w14:textId="77777777" w:rsidR="00FD3105" w:rsidRDefault="00FD3105">
      <w:pPr>
        <w:pStyle w:val="pxformfl"/>
        <w:ind w:left="500"/>
      </w:pPr>
      <w:r>
        <w:t xml:space="preserve"> </w:t>
      </w:r>
    </w:p>
    <w:p w14:paraId="196F23B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7BAD1A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The fee simple estate of defendant </w:t>
      </w:r>
      <w:r>
        <w:rPr>
          <w:rStyle w:val="pxfinstr"/>
          <w:i/>
          <w:iCs/>
        </w:rPr>
        <w:t>[NAME OF DEFENDANT]</w:t>
      </w:r>
      <w:r>
        <w:t xml:space="preserve"> in the following described property in </w:t>
      </w:r>
      <w:r>
        <w:rPr>
          <w:rStyle w:val="pxfinstr"/>
          <w:i/>
          <w:iCs/>
        </w:rPr>
        <w:t>[name of county]</w:t>
      </w:r>
      <w:r>
        <w:t>, Florida:</w:t>
      </w:r>
    </w:p>
    <w:p w14:paraId="350A55F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68903A65" w14:textId="77777777" w:rsidR="00FD3105" w:rsidRDefault="00FD3105">
      <w:pPr>
        <w:pStyle w:val="pxformcp"/>
      </w:pPr>
      <w:r>
        <w:t xml:space="preserve">shall vest in petitioner </w:t>
      </w:r>
      <w:r>
        <w:rPr>
          <w:rStyle w:val="pxfinstr"/>
          <w:i/>
          <w:iCs/>
        </w:rPr>
        <w:t>[NAME OF PETITIONER]</w:t>
      </w:r>
      <w:r>
        <w:t xml:space="preserve"> on payment to, or securing by deposit with, the clerk of the court, of the sum of $</w:t>
      </w:r>
      <w:r>
        <w:rPr>
          <w:rStyle w:val="pxfinstr"/>
          <w:i/>
          <w:iCs/>
        </w:rPr>
        <w:t>[dollar amount of payment/deposit]</w:t>
      </w:r>
      <w:r>
        <w:t xml:space="preserve"> found by the verdict.</w:t>
      </w:r>
    </w:p>
    <w:p w14:paraId="001D1CD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7E850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The fee simple estate of defendant </w:t>
      </w:r>
      <w:r>
        <w:rPr>
          <w:rStyle w:val="pxfinstr"/>
          <w:i/>
          <w:iCs/>
        </w:rPr>
        <w:t>[NAME OF DEFENDANT]</w:t>
      </w:r>
      <w:r>
        <w:t xml:space="preserve"> in the following described property in </w:t>
      </w:r>
      <w:r>
        <w:rPr>
          <w:rStyle w:val="pxfinstr"/>
          <w:i/>
          <w:iCs/>
        </w:rPr>
        <w:t>[name of county]</w:t>
      </w:r>
      <w:r>
        <w:t>, Florida:</w:t>
      </w:r>
    </w:p>
    <w:p w14:paraId="26605EC6"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5A20A95F" w14:textId="77777777" w:rsidR="00FD3105" w:rsidRDefault="00FD3105">
      <w:pPr>
        <w:pStyle w:val="pxformcp"/>
      </w:pPr>
      <w:r>
        <w:t xml:space="preserve">shall vest in petitioner </w:t>
      </w:r>
      <w:r>
        <w:rPr>
          <w:rStyle w:val="pxfinstr"/>
          <w:i/>
          <w:iCs/>
        </w:rPr>
        <w:t>[NAME OF PETITIONER]</w:t>
      </w:r>
      <w:r>
        <w:t xml:space="preserve"> on payment to, or securing by deposit with, the clerk of the court, of the sum of $</w:t>
      </w:r>
      <w:r>
        <w:rPr>
          <w:rStyle w:val="pxfinstr"/>
          <w:i/>
          <w:iCs/>
        </w:rPr>
        <w:t>[dollar amount of payment/deposit]</w:t>
      </w:r>
      <w:r>
        <w:t xml:space="preserve"> found by the verdict.</w:t>
      </w:r>
    </w:p>
    <w:p w14:paraId="320E7A6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0799F0C"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Jurisdiction is reserved to determine attorney fees and costs and to take any proceedings necessary to enforce this judgment.</w:t>
      </w:r>
    </w:p>
    <w:p w14:paraId="04D777F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ORDERED at </w:t>
      </w:r>
      <w:r>
        <w:rPr>
          <w:rStyle w:val="pxfinstr"/>
          <w:i/>
          <w:iCs/>
        </w:rPr>
        <w:t>[name of city]</w:t>
      </w:r>
      <w:r>
        <w:t xml:space="preserve">, Florida on </w:t>
      </w:r>
      <w:r>
        <w:rPr>
          <w:rStyle w:val="pxfinstr"/>
          <w:i/>
          <w:iCs/>
        </w:rPr>
        <w:t>[date of order]</w:t>
      </w:r>
      <w:r>
        <w:t>.</w:t>
      </w:r>
    </w:p>
    <w:p w14:paraId="5921E1B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3DD496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B54D98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12A720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tbl.ident="I08APGR"</w:instrText>
      </w:r>
      <w:r>
        <w:fldChar w:fldCharType="end"/>
      </w:r>
      <w:r>
        <w:fldChar w:fldCharType="begin"/>
      </w:r>
      <w:r>
        <w:instrText>tbl.uuid="I01NPWP"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46549C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CCC9CA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0A29D7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97ECBA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6CF743A" w14:textId="77777777">
        <w:tc>
          <w:tcPr>
            <w:tcW w:w="4320" w:type="dxa"/>
            <w:tcBorders>
              <w:top w:val="nil"/>
              <w:left w:val="nil"/>
              <w:bottom w:val="nil"/>
              <w:right w:val="nil"/>
            </w:tcBorders>
          </w:tcPr>
          <w:p w14:paraId="5058543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7A457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7787AC5" w14:textId="77777777">
        <w:tc>
          <w:tcPr>
            <w:tcW w:w="4320" w:type="dxa"/>
            <w:tcBorders>
              <w:top w:val="nil"/>
              <w:left w:val="nil"/>
              <w:bottom w:val="nil"/>
              <w:right w:val="nil"/>
            </w:tcBorders>
          </w:tcPr>
          <w:p w14:paraId="7FAA923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DB803D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40A905C" w14:textId="77777777" w:rsidR="00FD3105" w:rsidRDefault="00FD3105">
      <w:pPr>
        <w:pStyle w:val="pxtbody"/>
      </w:pPr>
    </w:p>
    <w:p w14:paraId="34510D7D" w14:textId="77777777" w:rsidR="00FD3105" w:rsidRDefault="00FD3105"/>
    <w:p w14:paraId="247F35C0" w14:textId="77777777" w:rsidR="00FD3105" w:rsidRDefault="00FD3105">
      <w:pPr>
        <w:pStyle w:val="pxcomnt"/>
      </w:pPr>
    </w:p>
    <w:p w14:paraId="3F3DC936" w14:textId="77777777" w:rsidR="00FD3105" w:rsidRDefault="00FD3105">
      <w:pPr>
        <w:pStyle w:val="pxhac"/>
        <w:spacing w:before="180"/>
        <w:jc w:val="center"/>
      </w:pPr>
      <w:r>
        <w:rPr>
          <w:rStyle w:val="pxb"/>
          <w:b/>
          <w:bCs/>
        </w:rPr>
        <w:t>Author's Comment</w:t>
      </w:r>
    </w:p>
    <w:p w14:paraId="405CFAE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st.ref.id="I04AC6A"</w:instrText>
      </w:r>
      <w:r>
        <w:rPr>
          <w:rStyle w:val="pxst"/>
        </w:rPr>
        <w:fldChar w:fldCharType="end"/>
      </w:r>
      <w:r>
        <w:rPr>
          <w:rStyle w:val="pxst"/>
          <w:vanish/>
        </w:rPr>
        <w:t>&amp;s;</w:t>
      </w:r>
      <w:r>
        <w:rPr>
          <w:rStyle w:val="pxvis"/>
          <w:rFonts w:ascii="Times NewRoman" w:hAnsi="Times NewRoman"/>
          <w:b w:val="0"/>
          <w:sz w:val="24"/>
        </w:rPr>
        <w:t>§</w:t>
      </w:r>
      <w:r>
        <w:rPr>
          <w:rStyle w:val="pxst"/>
        </w:rPr>
        <w:t>73.101, Fla. Stat.</w:t>
      </w:r>
      <w:r>
        <w:t xml:space="preserve"> Fees and costs are customarily awarded at a post-trial hearing. See </w:t>
      </w:r>
      <w:r>
        <w:rPr>
          <w:rStyle w:val="pxx"/>
          <w:color w:val="FF0000"/>
          <w:sz w:val="20"/>
          <w:szCs w:val="20"/>
          <w:vertAlign w:val="superscript"/>
        </w:rPr>
        <w:t>►</w:t>
      </w:r>
      <w:r>
        <w:rPr>
          <w:rStyle w:val="pxx"/>
        </w:rPr>
        <w:fldChar w:fldCharType="begin"/>
      </w:r>
      <w:r>
        <w:rPr>
          <w:rStyle w:val="pxx"/>
        </w:rPr>
        <w:instrText>x.ref.id="I046HTY"</w:instrText>
      </w:r>
      <w:r>
        <w:rPr>
          <w:rStyle w:val="pxx"/>
        </w:rPr>
        <w:fldChar w:fldCharType="end"/>
      </w:r>
      <w:r>
        <w:rPr>
          <w:rStyle w:val="pxx"/>
          <w:vanish/>
        </w:rPr>
        <w:t>&amp;s;</w:t>
      </w:r>
      <w:r>
        <w:rPr>
          <w:rStyle w:val="pxvis"/>
          <w:rFonts w:ascii="Times NewRoman" w:hAnsi="Times NewRoman"/>
          <w:b w:val="0"/>
          <w:sz w:val="24"/>
        </w:rPr>
        <w:t>§</w:t>
      </w:r>
      <w:r>
        <w:rPr>
          <w:rStyle w:val="pxx"/>
        </w:rPr>
        <w:t>10:6</w:t>
      </w:r>
      <w:r>
        <w:t xml:space="preserve"> for a form of order on fees and costs. See </w:t>
      </w:r>
      <w:r>
        <w:rPr>
          <w:rStyle w:val="pxst"/>
          <w:color w:val="FF0000"/>
          <w:sz w:val="20"/>
          <w:szCs w:val="20"/>
          <w:vertAlign w:val="superscript"/>
        </w:rPr>
        <w:t>►</w:t>
      </w:r>
      <w:r>
        <w:rPr>
          <w:rStyle w:val="pxst"/>
        </w:rPr>
        <w:fldChar w:fldCharType="begin"/>
      </w:r>
      <w:r>
        <w:rPr>
          <w:rStyle w:val="pxst"/>
        </w:rPr>
        <w:instrText>st.ref.id="I02W9F6"</w:instrText>
      </w:r>
      <w:r>
        <w:rPr>
          <w:rStyle w:val="pxst"/>
        </w:rPr>
        <w:fldChar w:fldCharType="end"/>
      </w:r>
      <w:r>
        <w:rPr>
          <w:rStyle w:val="pxst"/>
        </w:rPr>
        <w:t>section 74.091, Florida Statutes</w:t>
      </w:r>
      <w:r>
        <w:t xml:space="preserve"> for the right to an execution if the condemning authority takes the property under Chapter 74, Florida Statues and does not pay the judgment. As many parcels as needed may be incorporated in this form.</w:t>
      </w:r>
    </w:p>
    <w:p w14:paraId="4A11508C" w14:textId="77777777" w:rsidR="00FD3105" w:rsidRDefault="00FD3105">
      <w:pPr>
        <w:pStyle w:val="pxs"/>
        <w:spacing w:before="180"/>
        <w:rPr>
          <w:sz w:val="27"/>
          <w:szCs w:val="27"/>
        </w:rPr>
      </w:pPr>
      <w:r>
        <w:rPr>
          <w:sz w:val="27"/>
          <w:szCs w:val="27"/>
        </w:rPr>
        <w:t>10:31. Judgment</w:t>
      </w:r>
      <w:r>
        <w:rPr>
          <w:rStyle w:val="pxsep"/>
        </w:rPr>
        <w:t xml:space="preserve">-- </w:t>
      </w:r>
      <w:r>
        <w:rPr>
          <w:sz w:val="27"/>
          <w:szCs w:val="27"/>
        </w:rPr>
        <w:t>Forcible entry and unlawful detention</w:t>
      </w:r>
    </w:p>
    <w:p w14:paraId="154BD74A" w14:textId="77777777" w:rsidR="00FD3105" w:rsidRDefault="00FD3105">
      <w:pPr>
        <w:pStyle w:val="pxov"/>
        <w:rPr>
          <w:vanish/>
        </w:rPr>
      </w:pPr>
      <w:r>
        <w:rPr>
          <w:vanish/>
        </w:rPr>
        <w:t>FMS</w:t>
      </w:r>
    </w:p>
    <w:p w14:paraId="198EEFDA" w14:textId="77777777" w:rsidR="00FD3105" w:rsidRDefault="00FD3105">
      <w:pPr>
        <w:pStyle w:val="pxov"/>
        <w:rPr>
          <w:vanish/>
        </w:rPr>
      </w:pPr>
      <w:r>
        <w:rPr>
          <w:vanish/>
        </w:rPr>
        <w:t>LCV</w:t>
      </w:r>
    </w:p>
    <w:p w14:paraId="1B9439FE" w14:textId="77777777" w:rsidR="00FD3105" w:rsidRDefault="00FD3105">
      <w:pPr>
        <w:pStyle w:val="pxov"/>
        <w:rPr>
          <w:vanish/>
        </w:rPr>
      </w:pPr>
      <w:r>
        <w:rPr>
          <w:vanish/>
        </w:rPr>
        <w:t>LSC</w:t>
      </w:r>
    </w:p>
    <w:p w14:paraId="208176CE" w14:textId="77777777" w:rsidR="00FD3105" w:rsidRDefault="00FD3105">
      <w:pPr>
        <w:pStyle w:val="pxov"/>
        <w:rPr>
          <w:vanish/>
        </w:rPr>
      </w:pPr>
      <w:r>
        <w:rPr>
          <w:vanish/>
        </w:rPr>
        <w:t>LS7</w:t>
      </w:r>
    </w:p>
    <w:p w14:paraId="21B772C9" w14:textId="77777777" w:rsidR="00FD3105" w:rsidRDefault="00FD3105">
      <w:pPr>
        <w:pStyle w:val="pxov"/>
        <w:rPr>
          <w:vanish/>
        </w:rPr>
      </w:pPr>
      <w:r>
        <w:rPr>
          <w:vanish/>
        </w:rPr>
        <w:t>REL</w:t>
      </w:r>
    </w:p>
    <w:p w14:paraId="15BB5A78" w14:textId="77777777" w:rsidR="00FD3105" w:rsidRDefault="00FD3105">
      <w:pPr>
        <w:pStyle w:val="pxov"/>
        <w:rPr>
          <w:vanish/>
        </w:rPr>
      </w:pPr>
      <w:r>
        <w:rPr>
          <w:vanish/>
        </w:rPr>
        <w:t>RTD</w:t>
      </w:r>
    </w:p>
    <w:p w14:paraId="4F8A7214" w14:textId="77777777" w:rsidR="00FD3105" w:rsidRDefault="00FD3105">
      <w:pPr>
        <w:pStyle w:val="pxov"/>
        <w:rPr>
          <w:vanish/>
        </w:rPr>
      </w:pPr>
      <w:r>
        <w:rPr>
          <w:vanish/>
        </w:rPr>
        <w:t>FCV</w:t>
      </w:r>
    </w:p>
    <w:p w14:paraId="0D4743DB" w14:textId="77777777" w:rsidR="00FD3105" w:rsidRDefault="00FD3105">
      <w:pPr>
        <w:pStyle w:val="pxov"/>
        <w:rPr>
          <w:vanish/>
        </w:rPr>
      </w:pPr>
      <w:r>
        <w:rPr>
          <w:vanish/>
        </w:rPr>
        <w:t>FLG</w:t>
      </w:r>
    </w:p>
    <w:p w14:paraId="0202F33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form.fid="I6fd28f609fed11dfbf230000837214a9"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COUNTY COURT OF </w:t>
      </w:r>
      <w:r>
        <w:rPr>
          <w:rStyle w:val="pxfinstr"/>
          <w:i/>
          <w:iCs/>
          <w:szCs w:val="24"/>
        </w:rPr>
        <w:t>[NAME OF COUNTY]</w:t>
      </w:r>
      <w:r>
        <w:rPr>
          <w:sz w:val="24"/>
          <w:szCs w:val="24"/>
        </w:rPr>
        <w:t>, FLORIDA</w:t>
      </w:r>
    </w:p>
    <w:p w14:paraId="46384EF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tbl.ident="I09C7D7"</w:instrText>
      </w:r>
      <w:r>
        <w:fldChar w:fldCharType="end"/>
      </w:r>
      <w:r>
        <w:fldChar w:fldCharType="begin"/>
      </w:r>
      <w:r>
        <w:instrText>tbl.uuid="I0765VO"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93AC52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EAA756F" w14:textId="77777777" w:rsidR="00FD3105" w:rsidRDefault="00FD3105">
      <w:pPr>
        <w:pStyle w:val="pxtgroup"/>
      </w:pPr>
      <w:r>
        <w:rPr>
          <w:color w:val="FF0000"/>
          <w:sz w:val="20"/>
          <w:szCs w:val="20"/>
          <w:vertAlign w:val="superscript"/>
        </w:rPr>
        <w:lastRenderedPageBreak/>
        <w:t>►</w:t>
      </w:r>
      <w:r>
        <w:fldChar w:fldCharType="begin"/>
      </w:r>
      <w:r>
        <w:instrText>tgroup.align="left"</w:instrText>
      </w:r>
      <w:r>
        <w:fldChar w:fldCharType="end"/>
      </w:r>
      <w:r>
        <w:fldChar w:fldCharType="begin"/>
      </w:r>
      <w:r>
        <w:instrText>tgroup.cols="4"</w:instrText>
      </w:r>
      <w:r>
        <w:fldChar w:fldCharType="end"/>
      </w:r>
    </w:p>
    <w:p w14:paraId="4C67FE5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C9603D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21EF31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86100AA"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5019C63" w14:textId="77777777">
        <w:tc>
          <w:tcPr>
            <w:tcW w:w="2160" w:type="dxa"/>
            <w:tcBorders>
              <w:top w:val="nil"/>
              <w:left w:val="nil"/>
              <w:bottom w:val="nil"/>
              <w:right w:val="nil"/>
            </w:tcBorders>
          </w:tcPr>
          <w:p w14:paraId="6C6359E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A7C5B6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FCAE3F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598765D" w14:textId="77777777" w:rsidR="00FD3105" w:rsidRDefault="00FD3105"/>
        </w:tc>
      </w:tr>
      <w:tr w:rsidR="00FD3105" w14:paraId="49D2702A" w14:textId="77777777">
        <w:tc>
          <w:tcPr>
            <w:tcW w:w="2160" w:type="dxa"/>
            <w:tcBorders>
              <w:top w:val="nil"/>
              <w:left w:val="nil"/>
              <w:bottom w:val="nil"/>
              <w:right w:val="nil"/>
            </w:tcBorders>
          </w:tcPr>
          <w:p w14:paraId="19D94A3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0003DE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453834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2E156F8" w14:textId="77777777" w:rsidR="00FD3105" w:rsidRDefault="00FD3105"/>
        </w:tc>
      </w:tr>
      <w:tr w:rsidR="00FD3105" w14:paraId="1B57C48B" w14:textId="77777777">
        <w:tc>
          <w:tcPr>
            <w:tcW w:w="2160" w:type="dxa"/>
            <w:tcBorders>
              <w:top w:val="nil"/>
              <w:left w:val="nil"/>
              <w:bottom w:val="nil"/>
              <w:right w:val="nil"/>
            </w:tcBorders>
          </w:tcPr>
          <w:p w14:paraId="2925CF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A9DFB1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9B58A61" w14:textId="77777777" w:rsidR="00FD3105" w:rsidRDefault="00FD3105"/>
        </w:tc>
        <w:tc>
          <w:tcPr>
            <w:tcW w:w="2160" w:type="dxa"/>
            <w:tcBorders>
              <w:top w:val="nil"/>
              <w:left w:val="nil"/>
              <w:bottom w:val="nil"/>
              <w:right w:val="nil"/>
            </w:tcBorders>
          </w:tcPr>
          <w:p w14:paraId="148A5E7E" w14:textId="77777777" w:rsidR="00FD3105" w:rsidRDefault="00FD3105"/>
        </w:tc>
      </w:tr>
      <w:tr w:rsidR="00FD3105" w14:paraId="321FB7A8" w14:textId="77777777">
        <w:tc>
          <w:tcPr>
            <w:tcW w:w="2160" w:type="dxa"/>
            <w:tcBorders>
              <w:top w:val="nil"/>
              <w:left w:val="nil"/>
              <w:bottom w:val="nil"/>
              <w:right w:val="nil"/>
            </w:tcBorders>
          </w:tcPr>
          <w:p w14:paraId="111BC7E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1D01C9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7E4BCFE" w14:textId="77777777" w:rsidR="00FD3105" w:rsidRDefault="00FD3105"/>
        </w:tc>
        <w:tc>
          <w:tcPr>
            <w:tcW w:w="2160" w:type="dxa"/>
            <w:tcBorders>
              <w:top w:val="nil"/>
              <w:left w:val="nil"/>
              <w:bottom w:val="nil"/>
              <w:right w:val="nil"/>
            </w:tcBorders>
          </w:tcPr>
          <w:p w14:paraId="7D333FB3" w14:textId="77777777" w:rsidR="00FD3105" w:rsidRDefault="00FD3105"/>
        </w:tc>
      </w:tr>
      <w:tr w:rsidR="00FD3105" w14:paraId="527DA396" w14:textId="77777777">
        <w:tc>
          <w:tcPr>
            <w:tcW w:w="2160" w:type="dxa"/>
            <w:tcBorders>
              <w:top w:val="nil"/>
              <w:left w:val="nil"/>
              <w:bottom w:val="nil"/>
              <w:right w:val="nil"/>
            </w:tcBorders>
          </w:tcPr>
          <w:p w14:paraId="05D564C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688CBD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901AA6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FF26E48" w14:textId="77777777" w:rsidR="00FD3105" w:rsidRDefault="00FD3105"/>
        </w:tc>
      </w:tr>
    </w:tbl>
    <w:p w14:paraId="38F98CC1" w14:textId="77777777" w:rsidR="00FD3105" w:rsidRDefault="00FD3105">
      <w:pPr>
        <w:pStyle w:val="pxtbody"/>
      </w:pPr>
    </w:p>
    <w:p w14:paraId="5899AB18" w14:textId="77777777" w:rsidR="00FD3105" w:rsidRDefault="00FD3105"/>
    <w:p w14:paraId="1A458F8A" w14:textId="77777777" w:rsidR="00FD3105" w:rsidRDefault="00FD3105">
      <w:pPr>
        <w:pStyle w:val="pxformhac"/>
        <w:spacing w:before="180"/>
        <w:jc w:val="center"/>
      </w:pPr>
      <w:r>
        <w:t xml:space="preserve">FINAL JUDGMENT </w:t>
      </w:r>
    </w:p>
    <w:p w14:paraId="79A0501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Pursuant to the verdict rendered in this action</w:t>
      </w:r>
    </w:p>
    <w:p w14:paraId="162E3E1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IT IS ADJUDGED that:</w:t>
      </w:r>
    </w:p>
    <w:p w14:paraId="07115612" w14:textId="77777777" w:rsidR="00FD3105" w:rsidRDefault="00FD3105">
      <w:pPr>
        <w:pStyle w:val="pxformfl"/>
        <w:ind w:left="500"/>
      </w:pPr>
      <w:r>
        <w:t xml:space="preserve"> </w:t>
      </w:r>
    </w:p>
    <w:p w14:paraId="3F1FB63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E9E7FB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possession of the following described real property in </w:t>
      </w:r>
      <w:r>
        <w:rPr>
          <w:rStyle w:val="pxfinstr"/>
          <w:i/>
          <w:iCs/>
        </w:rPr>
        <w:t>[name of county]</w:t>
      </w:r>
      <w:r>
        <w:t>, Florida:</w:t>
      </w:r>
    </w:p>
    <w:p w14:paraId="6195CB72" w14:textId="77777777" w:rsidR="00FD3105" w:rsidRDefault="00FD3105">
      <w:pPr>
        <w:pStyle w:val="pxformfac"/>
        <w:jc w:val="center"/>
        <w:rPr>
          <w:sz w:val="24"/>
          <w:szCs w:val="24"/>
        </w:rPr>
      </w:pPr>
      <w:r>
        <w:rPr>
          <w:color w:val="FF0000"/>
          <w:sz w:val="20"/>
          <w:szCs w:val="20"/>
          <w:vertAlign w:val="superscript"/>
        </w:rPr>
        <w:lastRenderedPageBreak/>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4AAAB0F3" w14:textId="77777777" w:rsidR="00FD3105" w:rsidRDefault="00FD3105">
      <w:pPr>
        <w:pStyle w:val="pxformcp"/>
      </w:pPr>
      <w:r>
        <w:t>for which let writ of possession issue.</w:t>
      </w:r>
    </w:p>
    <w:p w14:paraId="115340A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1E33EF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Plaintiff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costs of $</w:t>
      </w:r>
      <w:r>
        <w:rPr>
          <w:rStyle w:val="pxfinstr"/>
          <w:i/>
          <w:iCs/>
        </w:rPr>
        <w:t>[dollar amount of costs]</w:t>
      </w:r>
      <w:r>
        <w:t>, making a total of $</w:t>
      </w:r>
      <w:r>
        <w:rPr>
          <w:rStyle w:val="pxfinstr"/>
          <w:i/>
          <w:iCs/>
        </w:rPr>
        <w:t>[total dollar amount of judgment]</w:t>
      </w:r>
      <w:r>
        <w:t>, that shall bear interest at the rate prescribed by law, for which let execution issue forthwith.</w:t>
      </w:r>
    </w:p>
    <w:p w14:paraId="45F3B22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ORDERED at </w:t>
      </w:r>
      <w:r>
        <w:rPr>
          <w:rStyle w:val="pxfinstr"/>
          <w:i/>
          <w:iCs/>
        </w:rPr>
        <w:t>[name of city]</w:t>
      </w:r>
      <w:r>
        <w:t xml:space="preserve">, Florida on </w:t>
      </w:r>
      <w:r>
        <w:rPr>
          <w:rStyle w:val="pxfinstr"/>
          <w:i/>
          <w:iCs/>
        </w:rPr>
        <w:t>[date of order]</w:t>
      </w:r>
      <w:r>
        <w:t>.</w:t>
      </w:r>
    </w:p>
    <w:p w14:paraId="3107020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4E66BC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6C2E22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D6AD90C"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tbl.ident="I08HM3P"</w:instrText>
      </w:r>
      <w:r>
        <w:fldChar w:fldCharType="end"/>
      </w:r>
      <w:r>
        <w:fldChar w:fldCharType="begin"/>
      </w:r>
      <w:r>
        <w:instrText>tbl.uuid="I01OV5Q"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71563E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AA62D6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4294AE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F2C0C8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E9859F4" w14:textId="77777777">
        <w:tc>
          <w:tcPr>
            <w:tcW w:w="4320" w:type="dxa"/>
            <w:tcBorders>
              <w:top w:val="nil"/>
              <w:left w:val="nil"/>
              <w:bottom w:val="nil"/>
              <w:right w:val="nil"/>
            </w:tcBorders>
          </w:tcPr>
          <w:p w14:paraId="07E9C4A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E2A0F4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0347700" w14:textId="77777777">
        <w:tc>
          <w:tcPr>
            <w:tcW w:w="4320" w:type="dxa"/>
            <w:tcBorders>
              <w:top w:val="nil"/>
              <w:left w:val="nil"/>
              <w:bottom w:val="nil"/>
              <w:right w:val="nil"/>
            </w:tcBorders>
          </w:tcPr>
          <w:p w14:paraId="55BFAC9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54D43F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7C61DE8" w14:textId="77777777" w:rsidR="00FD3105" w:rsidRDefault="00FD3105">
      <w:pPr>
        <w:pStyle w:val="pxtbody"/>
      </w:pPr>
    </w:p>
    <w:p w14:paraId="76761E20" w14:textId="77777777" w:rsidR="00FD3105" w:rsidRDefault="00FD3105"/>
    <w:p w14:paraId="2C6EB174" w14:textId="77777777" w:rsidR="00FD3105" w:rsidRDefault="00FD3105">
      <w:pPr>
        <w:pStyle w:val="pxcomnt"/>
      </w:pPr>
    </w:p>
    <w:p w14:paraId="2D9A847C" w14:textId="77777777" w:rsidR="00FD3105" w:rsidRDefault="00FD3105">
      <w:pPr>
        <w:pStyle w:val="pxhac"/>
        <w:spacing w:before="180"/>
        <w:jc w:val="center"/>
      </w:pPr>
      <w:r>
        <w:rPr>
          <w:rStyle w:val="pxb"/>
          <w:b/>
          <w:bCs/>
        </w:rPr>
        <w:t>Author's Comment</w:t>
      </w:r>
    </w:p>
    <w:p w14:paraId="1BD95E9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st.ref.id="I04AC0I"</w:instrText>
      </w:r>
      <w:r>
        <w:rPr>
          <w:rStyle w:val="pxst"/>
        </w:rPr>
        <w:fldChar w:fldCharType="end"/>
      </w:r>
      <w:r>
        <w:rPr>
          <w:rStyle w:val="pxst"/>
        </w:rPr>
        <w:t>Fla. R. Civ. P. Form 1.990</w:t>
      </w:r>
      <w:r>
        <w:t xml:space="preserve">; </w:t>
      </w:r>
      <w:r>
        <w:rPr>
          <w:rStyle w:val="pxst"/>
          <w:color w:val="FF0000"/>
          <w:sz w:val="20"/>
          <w:szCs w:val="20"/>
          <w:vertAlign w:val="superscript"/>
        </w:rPr>
        <w:t>►</w:t>
      </w:r>
      <w:r>
        <w:rPr>
          <w:rStyle w:val="pxst"/>
        </w:rPr>
        <w:fldChar w:fldCharType="begin"/>
      </w:r>
      <w:r>
        <w:rPr>
          <w:rStyle w:val="pxst"/>
        </w:rPr>
        <w:instrText>st.ref.id="I04AC0G"</w:instrText>
      </w:r>
      <w:r>
        <w:rPr>
          <w:rStyle w:val="pxst"/>
        </w:rPr>
        <w:fldChar w:fldCharType="end"/>
      </w:r>
      <w:r>
        <w:rPr>
          <w:rStyle w:val="pxst"/>
          <w:vanish/>
        </w:rPr>
        <w:t>&amp;s;</w:t>
      </w:r>
      <w:r>
        <w:rPr>
          <w:rStyle w:val="pxvis"/>
          <w:rFonts w:ascii="Times NewRoman" w:hAnsi="Times NewRoman"/>
          <w:b w:val="0"/>
          <w:sz w:val="24"/>
        </w:rPr>
        <w:t>§</w:t>
      </w:r>
      <w:r>
        <w:rPr>
          <w:rStyle w:val="pxst"/>
        </w:rPr>
        <w:t>82.091(1), Fla. Stat.</w:t>
      </w:r>
      <w:r>
        <w:t xml:space="preserve">; </w:t>
      </w:r>
      <w:r>
        <w:rPr>
          <w:rStyle w:val="pxx"/>
          <w:color w:val="FF0000"/>
          <w:sz w:val="20"/>
          <w:szCs w:val="20"/>
          <w:vertAlign w:val="superscript"/>
        </w:rPr>
        <w:t>►</w:t>
      </w:r>
      <w:r>
        <w:rPr>
          <w:rStyle w:val="pxx"/>
        </w:rPr>
        <w:fldChar w:fldCharType="begin"/>
      </w:r>
      <w:r>
        <w:rPr>
          <w:rStyle w:val="pxx"/>
        </w:rPr>
        <w:instrText>x.ref.id="I03QJ09"</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ins w:id="482" w:author="Debra M. Salisbury" w:date="2024-02-21T21:53:00Z">
        <w:r w:rsidR="001677A6">
          <w:rPr>
            <w:rStyle w:val="pxx"/>
          </w:rPr>
          <w:fldChar w:fldCharType="begin"/>
        </w:r>
        <w:r w:rsidR="001677A6">
          <w:rPr>
            <w:rStyle w:val="pxx"/>
          </w:rPr>
          <w:instrText>x.ref.id="I03QJ09"</w:instrText>
        </w:r>
        <w:r w:rsidR="001677A6">
          <w:rPr>
            <w:rStyle w:val="pxx"/>
          </w:rPr>
          <w:fldChar w:fldCharType="end"/>
        </w:r>
        <w:r w:rsidR="001677A6">
          <w:rPr>
            <w:rStyle w:val="pxx"/>
            <w:vanish/>
          </w:rPr>
          <w:t>&amp;s;</w:t>
        </w:r>
        <w:r w:rsidR="001677A6">
          <w:rPr>
            <w:rStyle w:val="pxx"/>
          </w:rPr>
          <w:t xml:space="preserve"> </w:t>
        </w:r>
      </w:ins>
      <w:ins w:id="483" w:author="Debra M. Salisbury" w:date="2024-02-21T22:01:00Z">
        <w:r w:rsidR="0032468F">
          <w:rPr>
            <w:rStyle w:val="pxx"/>
            <w:color w:val="FF0000"/>
            <w:sz w:val="20"/>
            <w:szCs w:val="20"/>
            <w:vertAlign w:val="superscript"/>
          </w:rPr>
          <w:t>►</w:t>
        </w:r>
      </w:ins>
      <w:ins w:id="484" w:author="Debra M. Salisbury" w:date="2024-02-21T21:53:00Z">
        <w:r w:rsidR="001677A6">
          <w:rPr>
            <w:rStyle w:val="pxx"/>
          </w:rPr>
          <w:t xml:space="preserve">See </w:t>
        </w:r>
      </w:ins>
      <w:ins w:id="485" w:author="Debra M. Salisbury" w:date="2024-02-21T21:54:00Z">
        <w:r w:rsidR="001677A6">
          <w:rPr>
            <w:rStyle w:val="pxx"/>
            <w:rFonts w:ascii="Times New Roman" w:hAnsi="Times New Roman"/>
          </w:rPr>
          <w:t>§</w:t>
        </w:r>
        <w:r w:rsidR="001677A6">
          <w:rPr>
            <w:rStyle w:val="pxx"/>
          </w:rPr>
          <w:t>9:2</w:t>
        </w:r>
      </w:ins>
      <w:ins w:id="486" w:author="Debra M. Salisbury" w:date="2024-02-21T22:01:00Z">
        <w:r w:rsidR="0032468F">
          <w:rPr>
            <w:rStyle w:val="pxx"/>
          </w:rPr>
          <w:t>3.</w:t>
        </w:r>
      </w:ins>
      <w:ins w:id="487" w:author="Debra M. Salisbury" w:date="2024-02-21T21:54:00Z">
        <w:r w:rsidR="001677A6">
          <w:rPr>
            <w:rStyle w:val="pxx"/>
          </w:rPr>
          <w:t xml:space="preserve"> </w:t>
        </w:r>
      </w:ins>
    </w:p>
    <w:p w14:paraId="7D0F9781" w14:textId="77777777" w:rsidR="00FD3105" w:rsidRDefault="00FD3105">
      <w:pPr>
        <w:pStyle w:val="pxs"/>
        <w:spacing w:before="180"/>
        <w:rPr>
          <w:sz w:val="27"/>
          <w:szCs w:val="27"/>
        </w:rPr>
      </w:pPr>
      <w:r>
        <w:rPr>
          <w:sz w:val="27"/>
          <w:szCs w:val="27"/>
        </w:rPr>
        <w:t>10:32. Judgment</w:t>
      </w:r>
      <w:r>
        <w:rPr>
          <w:rStyle w:val="pxsep"/>
        </w:rPr>
        <w:t xml:space="preserve">-- </w:t>
      </w:r>
      <w:r>
        <w:rPr>
          <w:sz w:val="27"/>
          <w:szCs w:val="27"/>
        </w:rPr>
        <w:t>Foreclosure, construction lien, two lienors</w:t>
      </w:r>
    </w:p>
    <w:p w14:paraId="5A343456" w14:textId="77777777" w:rsidR="00FD3105" w:rsidRDefault="00FD3105">
      <w:pPr>
        <w:pStyle w:val="pxov"/>
        <w:rPr>
          <w:vanish/>
        </w:rPr>
      </w:pPr>
      <w:r>
        <w:rPr>
          <w:vanish/>
        </w:rPr>
        <w:t>FMS</w:t>
      </w:r>
    </w:p>
    <w:p w14:paraId="1FC8A67A" w14:textId="77777777" w:rsidR="00FD3105" w:rsidRDefault="00FD3105">
      <w:pPr>
        <w:pStyle w:val="pxov"/>
        <w:rPr>
          <w:vanish/>
        </w:rPr>
      </w:pPr>
      <w:r>
        <w:rPr>
          <w:vanish/>
        </w:rPr>
        <w:t>CTR</w:t>
      </w:r>
    </w:p>
    <w:p w14:paraId="6FA76AFD" w14:textId="77777777" w:rsidR="00FD3105" w:rsidRDefault="00FD3105">
      <w:pPr>
        <w:pStyle w:val="pxov"/>
        <w:rPr>
          <w:vanish/>
        </w:rPr>
      </w:pPr>
      <w:r>
        <w:rPr>
          <w:vanish/>
        </w:rPr>
        <w:t>RLN</w:t>
      </w:r>
    </w:p>
    <w:p w14:paraId="04C04F7E" w14:textId="77777777" w:rsidR="00FD3105" w:rsidRDefault="00FD3105">
      <w:pPr>
        <w:pStyle w:val="pxov"/>
        <w:rPr>
          <w:vanish/>
        </w:rPr>
      </w:pPr>
      <w:r>
        <w:rPr>
          <w:vanish/>
        </w:rPr>
        <w:t>LCV</w:t>
      </w:r>
    </w:p>
    <w:p w14:paraId="60B657AF" w14:textId="77777777" w:rsidR="00FD3105" w:rsidRDefault="00FD3105">
      <w:pPr>
        <w:pStyle w:val="pxov"/>
        <w:rPr>
          <w:vanish/>
        </w:rPr>
      </w:pPr>
      <w:r>
        <w:rPr>
          <w:vanish/>
        </w:rPr>
        <w:t>LSC</w:t>
      </w:r>
    </w:p>
    <w:p w14:paraId="4E4EB648" w14:textId="77777777" w:rsidR="00FD3105" w:rsidRDefault="00FD3105">
      <w:pPr>
        <w:pStyle w:val="pxov"/>
        <w:rPr>
          <w:vanish/>
        </w:rPr>
      </w:pPr>
      <w:r>
        <w:rPr>
          <w:vanish/>
        </w:rPr>
        <w:t>LS7</w:t>
      </w:r>
    </w:p>
    <w:p w14:paraId="3CB3BC9A" w14:textId="77777777" w:rsidR="00FD3105" w:rsidRDefault="00FD3105">
      <w:pPr>
        <w:pStyle w:val="pxov"/>
        <w:rPr>
          <w:vanish/>
        </w:rPr>
      </w:pPr>
      <w:r>
        <w:rPr>
          <w:vanish/>
        </w:rPr>
        <w:t>REL</w:t>
      </w:r>
    </w:p>
    <w:p w14:paraId="56572E9E" w14:textId="77777777" w:rsidR="00FD3105" w:rsidRDefault="00FD3105">
      <w:pPr>
        <w:pStyle w:val="pxov"/>
        <w:rPr>
          <w:vanish/>
        </w:rPr>
      </w:pPr>
      <w:r>
        <w:rPr>
          <w:vanish/>
        </w:rPr>
        <w:t>RFE</w:t>
      </w:r>
    </w:p>
    <w:p w14:paraId="69A458F5" w14:textId="77777777" w:rsidR="00FD3105" w:rsidRDefault="00FD3105">
      <w:pPr>
        <w:pStyle w:val="pxov"/>
        <w:rPr>
          <w:vanish/>
        </w:rPr>
      </w:pPr>
      <w:r>
        <w:rPr>
          <w:vanish/>
        </w:rPr>
        <w:t>FCV</w:t>
      </w:r>
    </w:p>
    <w:p w14:paraId="60F5AEFB" w14:textId="77777777" w:rsidR="00FD3105" w:rsidRDefault="00FD3105">
      <w:pPr>
        <w:pStyle w:val="pxov"/>
        <w:rPr>
          <w:vanish/>
        </w:rPr>
      </w:pPr>
      <w:r>
        <w:rPr>
          <w:vanish/>
        </w:rPr>
        <w:t>FLG</w:t>
      </w:r>
    </w:p>
    <w:p w14:paraId="4C46B65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form.fid="I6fd611d09fed11dfbf230000837214a9"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w:instrText>
      </w:r>
      <w:r>
        <w:rPr>
          <w:sz w:val="24"/>
          <w:szCs w:val="24"/>
        </w:rPr>
        <w:lastRenderedPageBreak/>
        <w:instrText>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FCD00D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tbl.ident="I0837KV"</w:instrText>
      </w:r>
      <w:r>
        <w:fldChar w:fldCharType="end"/>
      </w:r>
      <w:r>
        <w:fldChar w:fldCharType="begin"/>
      </w:r>
      <w:r>
        <w:instrText>tbl.uuid="I02NJ5I"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6A51F0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7A425D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F4D4C5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376F3F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5579E0F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3FB8FB5D"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F342F2E" w14:textId="77777777">
        <w:tc>
          <w:tcPr>
            <w:tcW w:w="2160" w:type="dxa"/>
            <w:tcBorders>
              <w:top w:val="nil"/>
              <w:left w:val="nil"/>
              <w:bottom w:val="nil"/>
              <w:right w:val="nil"/>
            </w:tcBorders>
          </w:tcPr>
          <w:p w14:paraId="368FF42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B956B8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E4C110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374A90" w14:textId="77777777" w:rsidR="00FD3105" w:rsidRDefault="00FD3105"/>
        </w:tc>
      </w:tr>
      <w:tr w:rsidR="00FD3105" w14:paraId="33FE6EAF" w14:textId="77777777">
        <w:tc>
          <w:tcPr>
            <w:tcW w:w="2160" w:type="dxa"/>
            <w:tcBorders>
              <w:top w:val="nil"/>
              <w:left w:val="nil"/>
              <w:bottom w:val="nil"/>
              <w:right w:val="nil"/>
            </w:tcBorders>
          </w:tcPr>
          <w:p w14:paraId="4002F2B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C2746C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9D22A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EC418F6" w14:textId="77777777" w:rsidR="00FD3105" w:rsidRDefault="00FD3105"/>
        </w:tc>
      </w:tr>
      <w:tr w:rsidR="00FD3105" w14:paraId="69D0E098" w14:textId="77777777">
        <w:tc>
          <w:tcPr>
            <w:tcW w:w="2160" w:type="dxa"/>
            <w:tcBorders>
              <w:top w:val="nil"/>
              <w:left w:val="nil"/>
              <w:bottom w:val="nil"/>
              <w:right w:val="nil"/>
            </w:tcBorders>
          </w:tcPr>
          <w:p w14:paraId="42E8F6D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E521940"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E9F9E3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858876" w14:textId="77777777" w:rsidR="00FD3105" w:rsidRDefault="00FD3105"/>
        </w:tc>
      </w:tr>
      <w:tr w:rsidR="00FD3105" w14:paraId="06B387B1" w14:textId="77777777">
        <w:tc>
          <w:tcPr>
            <w:tcW w:w="2160" w:type="dxa"/>
            <w:tcBorders>
              <w:top w:val="nil"/>
              <w:left w:val="nil"/>
              <w:bottom w:val="nil"/>
              <w:right w:val="nil"/>
            </w:tcBorders>
          </w:tcPr>
          <w:p w14:paraId="0D451D3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F7F3D7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F66FB8A" w14:textId="77777777" w:rsidR="00FD3105" w:rsidRDefault="00FD3105"/>
        </w:tc>
        <w:tc>
          <w:tcPr>
            <w:tcW w:w="2160" w:type="dxa"/>
            <w:tcBorders>
              <w:top w:val="nil"/>
              <w:left w:val="nil"/>
              <w:bottom w:val="nil"/>
              <w:right w:val="nil"/>
            </w:tcBorders>
          </w:tcPr>
          <w:p w14:paraId="6CCCC522" w14:textId="77777777" w:rsidR="00FD3105" w:rsidRDefault="00FD3105"/>
        </w:tc>
      </w:tr>
      <w:tr w:rsidR="00FD3105" w14:paraId="00CAEB21" w14:textId="77777777">
        <w:tc>
          <w:tcPr>
            <w:tcW w:w="2160" w:type="dxa"/>
            <w:tcBorders>
              <w:top w:val="nil"/>
              <w:left w:val="nil"/>
              <w:bottom w:val="nil"/>
              <w:right w:val="nil"/>
            </w:tcBorders>
          </w:tcPr>
          <w:p w14:paraId="306938C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FB46CA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7B9499D" w14:textId="77777777" w:rsidR="00FD3105" w:rsidRDefault="00FD3105"/>
        </w:tc>
        <w:tc>
          <w:tcPr>
            <w:tcW w:w="2160" w:type="dxa"/>
            <w:tcBorders>
              <w:top w:val="nil"/>
              <w:left w:val="nil"/>
              <w:bottom w:val="nil"/>
              <w:right w:val="nil"/>
            </w:tcBorders>
          </w:tcPr>
          <w:p w14:paraId="7A49EB0A" w14:textId="77777777" w:rsidR="00FD3105" w:rsidRDefault="00FD3105"/>
        </w:tc>
      </w:tr>
      <w:tr w:rsidR="00FD3105" w14:paraId="60BE1AB4" w14:textId="77777777">
        <w:tc>
          <w:tcPr>
            <w:tcW w:w="2160" w:type="dxa"/>
            <w:tcBorders>
              <w:top w:val="nil"/>
              <w:left w:val="nil"/>
              <w:bottom w:val="nil"/>
              <w:right w:val="nil"/>
            </w:tcBorders>
          </w:tcPr>
          <w:p w14:paraId="03AAF44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 xml:space="preserve">[NAMES OF </w:t>
            </w:r>
            <w:r>
              <w:rPr>
                <w:rStyle w:val="pxfinstr"/>
                <w:i/>
                <w:iCs/>
              </w:rPr>
              <w:lastRenderedPageBreak/>
              <w:t>DEFENDANTS]</w:t>
            </w:r>
            <w:r>
              <w:rPr>
                <w:rStyle w:val="pxrowentry"/>
              </w:rPr>
              <w:t>,</w:t>
            </w:r>
          </w:p>
        </w:tc>
        <w:tc>
          <w:tcPr>
            <w:tcW w:w="2160" w:type="dxa"/>
            <w:tcBorders>
              <w:top w:val="nil"/>
              <w:left w:val="nil"/>
              <w:bottom w:val="nil"/>
              <w:right w:val="nil"/>
            </w:tcBorders>
          </w:tcPr>
          <w:p w14:paraId="506A36D6"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5C69C6D" w14:textId="77777777" w:rsidR="00FD3105" w:rsidRDefault="00FD3105"/>
        </w:tc>
        <w:tc>
          <w:tcPr>
            <w:tcW w:w="2160" w:type="dxa"/>
            <w:tcBorders>
              <w:top w:val="nil"/>
              <w:left w:val="nil"/>
              <w:bottom w:val="nil"/>
              <w:right w:val="nil"/>
            </w:tcBorders>
          </w:tcPr>
          <w:p w14:paraId="7F6BAC4E" w14:textId="77777777" w:rsidR="00FD3105" w:rsidRDefault="00FD3105"/>
        </w:tc>
      </w:tr>
      <w:tr w:rsidR="00FD3105" w14:paraId="1D7B2C67" w14:textId="77777777">
        <w:tc>
          <w:tcPr>
            <w:tcW w:w="2160" w:type="dxa"/>
            <w:tcBorders>
              <w:top w:val="nil"/>
              <w:left w:val="nil"/>
              <w:bottom w:val="nil"/>
              <w:right w:val="nil"/>
            </w:tcBorders>
          </w:tcPr>
          <w:p w14:paraId="78135AA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989D51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57C1C3E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F8647BE" w14:textId="77777777" w:rsidR="00FD3105" w:rsidRDefault="00FD3105"/>
        </w:tc>
      </w:tr>
    </w:tbl>
    <w:p w14:paraId="19631FDF" w14:textId="77777777" w:rsidR="00FD3105" w:rsidRDefault="00FD3105">
      <w:pPr>
        <w:pStyle w:val="pxtbody"/>
      </w:pPr>
    </w:p>
    <w:p w14:paraId="0ACA6730" w14:textId="77777777" w:rsidR="00FD3105" w:rsidRDefault="00FD3105"/>
    <w:p w14:paraId="11E54042" w14:textId="77777777" w:rsidR="00FD3105" w:rsidRDefault="00FD3105">
      <w:pPr>
        <w:pStyle w:val="pxformhac"/>
        <w:spacing w:before="180"/>
        <w:jc w:val="center"/>
      </w:pPr>
      <w:r>
        <w:t xml:space="preserve">FINAL JUDGMENT </w:t>
      </w:r>
    </w:p>
    <w:p w14:paraId="22DED0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This action was tried before the court. On the evidence presented the court finds that plaintiff's attorney has reasonably expended </w:t>
      </w:r>
      <w:r>
        <w:rPr>
          <w:rStyle w:val="pxfinstr"/>
          <w:i/>
          <w:iCs/>
        </w:rPr>
        <w:t>[number of hours]</w:t>
      </w:r>
      <w:r>
        <w:t xml:space="preserve"> hours in representing plaintiff in this action and that $</w:t>
      </w:r>
      <w:r>
        <w:rPr>
          <w:rStyle w:val="pxfinstr"/>
          <w:i/>
          <w:iCs/>
        </w:rPr>
        <w:t>[dollar hourly rate of attorney's fees]</w:t>
      </w:r>
      <w:r>
        <w:t xml:space="preserve"> is a reasonable hourly rate for the services and that defendant </w:t>
      </w:r>
      <w:r>
        <w:rPr>
          <w:rStyle w:val="pxfinstr"/>
          <w:i/>
          <w:iCs/>
        </w:rPr>
        <w:t>[NAME OF LIENOR]</w:t>
      </w:r>
      <w:r>
        <w:t xml:space="preserve"> attorney has reasonably expended </w:t>
      </w:r>
      <w:r>
        <w:rPr>
          <w:rStyle w:val="pxfinstr"/>
          <w:i/>
          <w:iCs/>
        </w:rPr>
        <w:t>[number of hours]</w:t>
      </w:r>
      <w:r>
        <w:t xml:space="preserve"> hours in the representation of defendant in this action and that $</w:t>
      </w:r>
      <w:r>
        <w:rPr>
          <w:rStyle w:val="pxfinstr"/>
          <w:i/>
          <w:iCs/>
        </w:rPr>
        <w:t>[dollar amount of hourly rate of attorney's fees]</w:t>
      </w:r>
      <w:r>
        <w:t xml:space="preserve"> is a reasonable hourly rate for the services, so</w:t>
      </w:r>
    </w:p>
    <w:p w14:paraId="58F99A7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IT IS ADJUDGED that:</w:t>
      </w:r>
    </w:p>
    <w:p w14:paraId="7AA720CA" w14:textId="77777777" w:rsidR="00FD3105" w:rsidRDefault="00FD3105">
      <w:pPr>
        <w:pStyle w:val="pxformfl"/>
        <w:ind w:left="500"/>
      </w:pPr>
      <w:r>
        <w:t xml:space="preserve"> </w:t>
      </w:r>
    </w:p>
    <w:p w14:paraId="78A1DE9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4E6295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Plaintiff </w:t>
      </w:r>
      <w:r>
        <w:rPr>
          <w:rStyle w:val="pxfinstr"/>
          <w:i/>
          <w:iCs/>
        </w:rPr>
        <w:t>[NAME OF PLAINTIFF]</w:t>
      </w:r>
      <w:r>
        <w:t xml:space="preserve">, whose address is </w:t>
      </w:r>
      <w:r>
        <w:rPr>
          <w:rStyle w:val="pxfinstr"/>
          <w:i/>
          <w:iCs/>
        </w:rPr>
        <w:t>[address of plaintiff]</w:t>
      </w:r>
      <w:r>
        <w:t>, is due $</w:t>
      </w:r>
      <w:r>
        <w:rPr>
          <w:rStyle w:val="pxfinstr"/>
          <w:i/>
          <w:iCs/>
        </w:rPr>
        <w:t>[dollar amount of improvements]</w:t>
      </w:r>
      <w:r>
        <w:t xml:space="preserve"> for labor, services and material furnished to improve the real property described in paragraph 2, $</w:t>
      </w:r>
      <w:r>
        <w:rPr>
          <w:rStyle w:val="pxfinstr"/>
          <w:i/>
          <w:iCs/>
        </w:rPr>
        <w:t>[dollar amount of interest]</w:t>
      </w:r>
      <w:r>
        <w:t xml:space="preserve"> as interest to the date of this judgment, $</w:t>
      </w:r>
      <w:r>
        <w:rPr>
          <w:rStyle w:val="pxfinstr"/>
          <w:i/>
          <w:iCs/>
        </w:rPr>
        <w:t>[dollar amount of attorney's fees]</w:t>
      </w:r>
      <w:r>
        <w:t xml:space="preserve"> for attorney fees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w:t>
      </w:r>
    </w:p>
    <w:p w14:paraId="3CCCD5A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92C786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Plaintiff holds a construction lien for the total sum superior to any claim or interest of defendant </w:t>
      </w:r>
      <w:r>
        <w:rPr>
          <w:rStyle w:val="pxfinstr"/>
          <w:i/>
          <w:iCs/>
        </w:rPr>
        <w:t>[NAME OF DEFENDANT OWNER]</w:t>
      </w:r>
      <w:r>
        <w:t xml:space="preserve"> on the following real property in </w:t>
      </w:r>
      <w:r>
        <w:rPr>
          <w:rStyle w:val="pxfinstr"/>
          <w:i/>
          <w:iCs/>
        </w:rPr>
        <w:t>[name of county]</w:t>
      </w:r>
      <w:r>
        <w:t>, Florida:</w:t>
      </w:r>
    </w:p>
    <w:p w14:paraId="5A13C50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4379C36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14A32E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If the total sum with interest at the rate prescribed in paragraph 1 and all costs of this action accruing subsequent to this judgment are not paid, the clerk of this court shall sell the property at public sale on </w:t>
      </w:r>
      <w:r>
        <w:rPr>
          <w:rStyle w:val="pxfinstr"/>
          <w:i/>
          <w:iCs/>
        </w:rPr>
        <w:t>[date of sale]</w:t>
      </w:r>
      <w:r>
        <w:t xml:space="preserve">, between 11:00 a.m. and 2:00 p.m., to the highest bidder for cash, except as prescribed in paragraphs 4 and 5, at the </w:t>
      </w:r>
      <w:r>
        <w:rPr>
          <w:rStyle w:val="pxfinstr"/>
          <w:i/>
          <w:iCs/>
        </w:rPr>
        <w:t>[location of sale]</w:t>
      </w:r>
      <w:r>
        <w:t xml:space="preserve"> door of the courthouse in </w:t>
      </w:r>
      <w:r>
        <w:rPr>
          <w:rStyle w:val="pxfinstr"/>
          <w:i/>
          <w:iCs/>
        </w:rPr>
        <w:t>[name of county]</w:t>
      </w:r>
      <w:r>
        <w:t xml:space="preserve"> in accordance with </w:t>
      </w:r>
      <w:r>
        <w:rPr>
          <w:rStyle w:val="pxst"/>
          <w:color w:val="FF0000"/>
          <w:sz w:val="20"/>
          <w:szCs w:val="20"/>
          <w:vertAlign w:val="superscript"/>
        </w:rPr>
        <w:t>►</w:t>
      </w:r>
      <w:r>
        <w:rPr>
          <w:rStyle w:val="pxst"/>
        </w:rPr>
        <w:fldChar w:fldCharType="begin"/>
      </w:r>
      <w:r>
        <w:rPr>
          <w:rStyle w:val="pxst"/>
        </w:rPr>
        <w:instrText>st.ref.id="I03HNW1"</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st.ref.id="I03HNUW"</w:instrText>
      </w:r>
      <w:r>
        <w:rPr>
          <w:rStyle w:val="pxst"/>
        </w:rPr>
        <w:fldChar w:fldCharType="end"/>
      </w:r>
      <w:r>
        <w:rPr>
          <w:rStyle w:val="pxst"/>
          <w:vanish/>
        </w:rPr>
        <w:t>&amp;s;</w:t>
      </w:r>
      <w:r>
        <w:rPr>
          <w:rStyle w:val="pxvis"/>
          <w:rFonts w:ascii="Times NewRoman" w:hAnsi="Times NewRoman"/>
          <w:b w:val="0"/>
          <w:sz w:val="24"/>
        </w:rPr>
        <w:t>§</w:t>
      </w:r>
      <w:r>
        <w:rPr>
          <w:rStyle w:val="pxst"/>
        </w:rPr>
        <w:t>45.035, Fla. Stat.</w:t>
      </w:r>
      <w:r>
        <w:t xml:space="preserve"> in making, recording, and certifying the sale and title that shall be assessed as costs.</w:t>
      </w:r>
    </w:p>
    <w:p w14:paraId="0690157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6093997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Plaintiff shall advance all subsequent costs of this action and shall be reimbursed for them by the clerk if plaintiff is not the purchaser of the property at the sale. If plaintiff is the purchaser, the clerk shall credit plaintiff's bid with the prorated amount specified in paragraph 6, not to exceed the total sum due plaintiff, with interest and costs accruing subsequent to this judgment, or such part of it, as is necessary to fully pay the bid.</w:t>
      </w:r>
    </w:p>
    <w:p w14:paraId="19736F61" w14:textId="77777777" w:rsidR="00FD3105" w:rsidRDefault="00FD3105">
      <w:pPr>
        <w:pStyle w:val="pxformfin"/>
      </w:pPr>
      <w:r>
        <w:rPr>
          <w:color w:val="FF0000"/>
          <w:sz w:val="20"/>
          <w:szCs w:val="20"/>
          <w:vertAlign w:val="superscript"/>
        </w:rPr>
        <w:lastRenderedPageBreak/>
        <w:t>►</w:t>
      </w:r>
      <w:r>
        <w:fldChar w:fldCharType="begin"/>
      </w:r>
      <w:r>
        <w:instrText>fi.lvl="1"</w:instrText>
      </w:r>
      <w:r>
        <w:fldChar w:fldCharType="end"/>
      </w:r>
      <w:r>
        <w:t xml:space="preserve">5. </w:t>
      </w:r>
    </w:p>
    <w:p w14:paraId="7C84AD7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Defendant </w:t>
      </w:r>
      <w:r>
        <w:rPr>
          <w:rStyle w:val="pxfinstr"/>
          <w:i/>
          <w:iCs/>
        </w:rPr>
        <w:t>[NAME OF LIENOR]</w:t>
      </w:r>
      <w:r>
        <w:t xml:space="preserve"> holds a construction lien on the property for labor, services and material furnished to improve the real property described in paragraph 2 of equal dignity and priority with that of plaintiff that has been asserted by crossclaim for $</w:t>
      </w:r>
      <w:r>
        <w:rPr>
          <w:rStyle w:val="pxfinstr"/>
          <w:i/>
          <w:iCs/>
        </w:rPr>
        <w:t>[dollar amount of crossclaim]</w:t>
      </w:r>
      <w:r>
        <w:t>, with $</w:t>
      </w:r>
      <w:r>
        <w:rPr>
          <w:rStyle w:val="pxfinstr"/>
          <w:i/>
          <w:iCs/>
        </w:rPr>
        <w:t>[dollar amount of interest]</w:t>
      </w:r>
      <w:r>
        <w:t xml:space="preserve"> for interest to the date of this judgment, $</w:t>
      </w:r>
      <w:r>
        <w:rPr>
          <w:rStyle w:val="pxfinstr"/>
          <w:i/>
          <w:iCs/>
        </w:rPr>
        <w:t>[dollar amount of attorney's fees]</w:t>
      </w:r>
      <w:r>
        <w:t xml:space="preserve"> for attorney fees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 Paragraph 3 also applies to this lien. If defendant </w:t>
      </w:r>
      <w:r>
        <w:rPr>
          <w:rStyle w:val="pxfinstr"/>
          <w:i/>
          <w:iCs/>
        </w:rPr>
        <w:t>[NAME OF LIENOR]</w:t>
      </w:r>
      <w:r>
        <w:t xml:space="preserve"> is the purchaser of the property at the sale, the clerk shall credit defendant's bid with the prorated amount specified in paragraph 6, not to exceed the total sum due defendant, or such part of it as is necessary to fully pay the bid.</w:t>
      </w:r>
    </w:p>
    <w:p w14:paraId="08FF5DD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47BEB53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After filing the certificate of title the clerk shall distribute the proceeds of the sale, so far as they are sufficient, by paying: first, all plaintiff's and defendant </w:t>
      </w:r>
      <w:r>
        <w:rPr>
          <w:rStyle w:val="pxfinstr"/>
          <w:i/>
          <w:iCs/>
        </w:rPr>
        <w:t>[NAME OF LIENOR]</w:t>
      </w:r>
      <w:r>
        <w:t xml:space="preserve"> costs; second, documentary stamps affixed to the certificate; third, plaintiff's and defendant </w:t>
      </w:r>
      <w:r>
        <w:rPr>
          <w:rStyle w:val="pxfinstr"/>
          <w:i/>
          <w:iCs/>
        </w:rPr>
        <w:t>[NAME OF LIENOR]</w:t>
      </w:r>
      <w:r>
        <w:t xml:space="preserve"> attorney fees; fourth, the total sum due to plaintiff and defendant less the items paid plus interest from this date to the date of the sale; and shall retain any remaining amount for subsequent distribution pursuant to </w:t>
      </w:r>
      <w:r>
        <w:rPr>
          <w:rStyle w:val="pxst"/>
          <w:color w:val="FF0000"/>
          <w:sz w:val="20"/>
          <w:szCs w:val="20"/>
          <w:vertAlign w:val="superscript"/>
        </w:rPr>
        <w:t>►</w:t>
      </w:r>
      <w:r>
        <w:rPr>
          <w:rStyle w:val="pxst"/>
        </w:rPr>
        <w:fldChar w:fldCharType="begin"/>
      </w:r>
      <w:r>
        <w:rPr>
          <w:rStyle w:val="pxst"/>
        </w:rPr>
        <w:instrText>st.ref.id="I03HNP6"</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r>
        <w:t xml:space="preserve"> If the proceeds are insufficient to pay any item, the proceeds shall be prorated between plaintiff and defendant </w:t>
      </w:r>
      <w:r>
        <w:rPr>
          <w:rStyle w:val="pxfinstr"/>
          <w:i/>
          <w:iCs/>
        </w:rPr>
        <w:t>[NAME OF LIENOR]</w:t>
      </w:r>
      <w:r>
        <w:t xml:space="preserve"> in proportion to the amounts of their respective claims in each category.</w:t>
      </w:r>
    </w:p>
    <w:p w14:paraId="7A3B42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IF THIS PROPERTY IS SOLD AT PUBLIC AUCTION, THERE MAY BE ADDITIONAL MONEY FROM THE SALE AFTER PAYMENT OF PERSONS WHO ARE ENTITLED TO BE PAID FROM THE SALE PROCEEDS PURSUANT TO THIS FINAL JUDGMENT.</w:t>
      </w:r>
    </w:p>
    <w:p w14:paraId="4E74AB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6CE3778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6D6E75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On filing the certificate of title defendant </w:t>
      </w:r>
      <w:r>
        <w:rPr>
          <w:rStyle w:val="pxfinstr"/>
          <w:i/>
          <w:iCs/>
        </w:rPr>
        <w:t>[NAME OF OWNER]</w:t>
      </w:r>
      <w:r>
        <w:t xml:space="preserve"> and all persons claiming under or against defendant since the filing of the notice of lis pendens shall be foreclosed of all estate in or claim to the property and the purchaser at the sale shall be let into possession of the property.</w:t>
      </w:r>
    </w:p>
    <w:p w14:paraId="41A547B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7CBBFC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Jurisdiction of this action is retained to enter further orders as are proper including, without limitation, writs of possession and deficiency judgments.</w:t>
      </w:r>
    </w:p>
    <w:p w14:paraId="52D9A5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ORDERED at </w:t>
      </w:r>
      <w:r>
        <w:rPr>
          <w:rStyle w:val="pxfinstr"/>
          <w:i/>
          <w:iCs/>
        </w:rPr>
        <w:t>[name of city]</w:t>
      </w:r>
      <w:r>
        <w:t xml:space="preserve">, Florida on </w:t>
      </w:r>
      <w:r>
        <w:rPr>
          <w:rStyle w:val="pxfinstr"/>
          <w:i/>
          <w:iCs/>
        </w:rPr>
        <w:t>[date of order]</w:t>
      </w:r>
      <w:r>
        <w:t>.</w:t>
      </w:r>
    </w:p>
    <w:p w14:paraId="02BF8C1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96DB55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0D23E1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CA502BD" w14:textId="77777777" w:rsidR="00FD3105" w:rsidRDefault="00FD3105">
      <w:pPr>
        <w:pStyle w:val="pxformfsigtbl"/>
        <w:ind w:left="500"/>
      </w:pPr>
      <w:r>
        <w:lastRenderedPageBreak/>
        <w:t xml:space="preserve"> </w:t>
      </w:r>
      <w:r>
        <w:rPr>
          <w:color w:val="FF0000"/>
          <w:sz w:val="20"/>
          <w:szCs w:val="20"/>
          <w:vertAlign w:val="superscript"/>
        </w:rPr>
        <w:t>►</w:t>
      </w:r>
      <w:r>
        <w:fldChar w:fldCharType="begin"/>
      </w:r>
      <w:r>
        <w:instrText>tbl.ident="I09C7DK"</w:instrText>
      </w:r>
      <w:r>
        <w:fldChar w:fldCharType="end"/>
      </w:r>
      <w:r>
        <w:fldChar w:fldCharType="begin"/>
      </w:r>
      <w:r>
        <w:instrText>tbl.uuid="I01Q964"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166EA0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42CA81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039783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7C675A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1BD3BE6" w14:textId="77777777">
        <w:tc>
          <w:tcPr>
            <w:tcW w:w="4320" w:type="dxa"/>
            <w:tcBorders>
              <w:top w:val="nil"/>
              <w:left w:val="nil"/>
              <w:bottom w:val="nil"/>
              <w:right w:val="nil"/>
            </w:tcBorders>
          </w:tcPr>
          <w:p w14:paraId="439B879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0AE81F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B79C56E" w14:textId="77777777">
        <w:tc>
          <w:tcPr>
            <w:tcW w:w="4320" w:type="dxa"/>
            <w:tcBorders>
              <w:top w:val="nil"/>
              <w:left w:val="nil"/>
              <w:bottom w:val="nil"/>
              <w:right w:val="nil"/>
            </w:tcBorders>
          </w:tcPr>
          <w:p w14:paraId="53AFA57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46CC2C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F1D996C" w14:textId="77777777">
        <w:tc>
          <w:tcPr>
            <w:tcW w:w="4320" w:type="dxa"/>
            <w:tcBorders>
              <w:top w:val="nil"/>
              <w:left w:val="nil"/>
              <w:bottom w:val="nil"/>
              <w:right w:val="nil"/>
            </w:tcBorders>
          </w:tcPr>
          <w:p w14:paraId="7997E51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33BFB1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D9390CF" w14:textId="77777777" w:rsidR="00FD3105" w:rsidRDefault="00FD3105">
      <w:pPr>
        <w:pStyle w:val="pxtbody"/>
      </w:pPr>
    </w:p>
    <w:p w14:paraId="51274777" w14:textId="77777777" w:rsidR="00FD3105" w:rsidRDefault="00FD3105"/>
    <w:p w14:paraId="6AED7A38" w14:textId="77777777" w:rsidR="00FD3105" w:rsidRDefault="00FD3105">
      <w:pPr>
        <w:pStyle w:val="pxcomnt"/>
      </w:pPr>
    </w:p>
    <w:p w14:paraId="337695F4" w14:textId="77777777" w:rsidR="00FD3105" w:rsidRDefault="00FD3105">
      <w:pPr>
        <w:pStyle w:val="pxhac"/>
        <w:spacing w:before="180"/>
        <w:jc w:val="center"/>
      </w:pPr>
      <w:r>
        <w:rPr>
          <w:rStyle w:val="pxb"/>
          <w:b/>
          <w:bCs/>
        </w:rPr>
        <w:t>Author's Comment</w:t>
      </w:r>
    </w:p>
    <w:p w14:paraId="676382C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This form assumes a foreclosure by plaintiff lienor and another lienor joined as a defendant who foreclosed by crossclaim. This form also assumes a trial. This form has the findings on fees required by </w:t>
      </w:r>
      <w:r>
        <w:rPr>
          <w:rStyle w:val="pxcc"/>
          <w:color w:val="FF0000"/>
          <w:sz w:val="20"/>
          <w:szCs w:val="20"/>
          <w:vertAlign w:val="superscript"/>
        </w:rPr>
        <w:t>►</w:t>
      </w:r>
      <w:r>
        <w:rPr>
          <w:rStyle w:val="pxcc"/>
        </w:rPr>
        <w:fldChar w:fldCharType="begin"/>
      </w:r>
      <w:r>
        <w:rPr>
          <w:rStyle w:val="pxcc"/>
        </w:rPr>
        <w:instrText>cc.ref.id="I06RPS8"</w:instrText>
      </w:r>
      <w:r>
        <w:rPr>
          <w:rStyle w:val="pxcc"/>
        </w:rPr>
        <w:fldChar w:fldCharType="end"/>
      </w:r>
      <w:r>
        <w:rPr>
          <w:rStyle w:val="pxcc"/>
        </w:rPr>
        <w:t>Florida Patient's Compensation Fund v. Rowe, 472 So. 2d 1145 (Fla. 1985), holding modified by Standard Guar. Ins. Co. v. Quanstrom, 555 So. 2d 828 (Fla. 1990)</w:t>
      </w:r>
      <w:r>
        <w:t xml:space="preserve">. It shows the method of sale for two lienors whose liens are of equal dignity. See </w:t>
      </w:r>
      <w:r>
        <w:rPr>
          <w:rStyle w:val="pxst"/>
          <w:color w:val="FF0000"/>
          <w:sz w:val="20"/>
          <w:szCs w:val="20"/>
          <w:vertAlign w:val="superscript"/>
        </w:rPr>
        <w:t>►</w:t>
      </w:r>
      <w:r>
        <w:rPr>
          <w:rStyle w:val="pxst"/>
        </w:rPr>
        <w:fldChar w:fldCharType="begin"/>
      </w:r>
      <w:r>
        <w:rPr>
          <w:rStyle w:val="pxst"/>
        </w:rPr>
        <w:instrText>st.ref.id="I04ABMA"</w:instrText>
      </w:r>
      <w:r>
        <w:rPr>
          <w:rStyle w:val="pxst"/>
        </w:rPr>
        <w:fldChar w:fldCharType="end"/>
      </w:r>
      <w:r>
        <w:rPr>
          <w:rStyle w:val="pxst"/>
          <w:vanish/>
        </w:rPr>
        <w:t>&amp;s;</w:t>
      </w:r>
      <w:r>
        <w:rPr>
          <w:rStyle w:val="pxvis"/>
          <w:rFonts w:ascii="Times NewRoman" w:hAnsi="Times NewRoman"/>
          <w:b w:val="0"/>
          <w:sz w:val="24"/>
        </w:rPr>
        <w:t>§</w:t>
      </w:r>
      <w:r>
        <w:rPr>
          <w:rStyle w:val="pxst"/>
        </w:rPr>
        <w:t>713.06(2)(b), Fla. Stat.</w:t>
      </w:r>
    </w:p>
    <w:p w14:paraId="6F9D4E5B" w14:textId="77777777" w:rsidR="00FD3105" w:rsidRDefault="00FD3105">
      <w:pPr>
        <w:pStyle w:val="pxs"/>
        <w:spacing w:before="180"/>
        <w:rPr>
          <w:sz w:val="27"/>
          <w:szCs w:val="27"/>
        </w:rPr>
      </w:pPr>
      <w:r>
        <w:rPr>
          <w:sz w:val="27"/>
          <w:szCs w:val="27"/>
        </w:rPr>
        <w:t>10:33. Judgment</w:t>
      </w:r>
      <w:r>
        <w:rPr>
          <w:rStyle w:val="pxsep"/>
        </w:rPr>
        <w:t xml:space="preserve">-- </w:t>
      </w:r>
      <w:r>
        <w:rPr>
          <w:sz w:val="27"/>
          <w:szCs w:val="27"/>
        </w:rPr>
        <w:t>Foreclosure, equitable lien, lender failure to disburse all construction funds after substantial completion</w:t>
      </w:r>
    </w:p>
    <w:p w14:paraId="00D3E423" w14:textId="77777777" w:rsidR="00FD3105" w:rsidRDefault="00FD3105">
      <w:pPr>
        <w:pStyle w:val="pxov"/>
        <w:rPr>
          <w:vanish/>
        </w:rPr>
      </w:pPr>
      <w:r>
        <w:rPr>
          <w:vanish/>
        </w:rPr>
        <w:t>FMS</w:t>
      </w:r>
    </w:p>
    <w:p w14:paraId="5BE3B58E" w14:textId="77777777" w:rsidR="00FD3105" w:rsidRDefault="00FD3105">
      <w:pPr>
        <w:pStyle w:val="pxov"/>
        <w:rPr>
          <w:vanish/>
        </w:rPr>
      </w:pPr>
      <w:r>
        <w:rPr>
          <w:vanish/>
        </w:rPr>
        <w:t>CTR</w:t>
      </w:r>
    </w:p>
    <w:p w14:paraId="49B8F42F" w14:textId="77777777" w:rsidR="00FD3105" w:rsidRDefault="00FD3105">
      <w:pPr>
        <w:pStyle w:val="pxov"/>
        <w:rPr>
          <w:vanish/>
        </w:rPr>
      </w:pPr>
      <w:r>
        <w:rPr>
          <w:vanish/>
        </w:rPr>
        <w:t>RLN</w:t>
      </w:r>
    </w:p>
    <w:p w14:paraId="577C8E15" w14:textId="77777777" w:rsidR="00FD3105" w:rsidRDefault="00FD3105">
      <w:pPr>
        <w:pStyle w:val="pxov"/>
        <w:rPr>
          <w:vanish/>
        </w:rPr>
      </w:pPr>
      <w:r>
        <w:rPr>
          <w:vanish/>
        </w:rPr>
        <w:t>LCV</w:t>
      </w:r>
    </w:p>
    <w:p w14:paraId="6063A1C1" w14:textId="77777777" w:rsidR="00FD3105" w:rsidRDefault="00FD3105">
      <w:pPr>
        <w:pStyle w:val="pxov"/>
        <w:rPr>
          <w:vanish/>
        </w:rPr>
      </w:pPr>
      <w:r>
        <w:rPr>
          <w:vanish/>
        </w:rPr>
        <w:t>LSC</w:t>
      </w:r>
    </w:p>
    <w:p w14:paraId="6941590E" w14:textId="77777777" w:rsidR="00FD3105" w:rsidRDefault="00FD3105">
      <w:pPr>
        <w:pStyle w:val="pxov"/>
        <w:rPr>
          <w:vanish/>
        </w:rPr>
      </w:pPr>
      <w:r>
        <w:rPr>
          <w:vanish/>
        </w:rPr>
        <w:t>LS7</w:t>
      </w:r>
    </w:p>
    <w:p w14:paraId="0B02562A" w14:textId="77777777" w:rsidR="00FD3105" w:rsidRDefault="00FD3105">
      <w:pPr>
        <w:pStyle w:val="pxov"/>
        <w:rPr>
          <w:vanish/>
        </w:rPr>
      </w:pPr>
      <w:r>
        <w:rPr>
          <w:vanish/>
        </w:rPr>
        <w:t>REL</w:t>
      </w:r>
    </w:p>
    <w:p w14:paraId="73B04832" w14:textId="77777777" w:rsidR="00FD3105" w:rsidRDefault="00FD3105">
      <w:pPr>
        <w:pStyle w:val="pxov"/>
        <w:rPr>
          <w:vanish/>
        </w:rPr>
      </w:pPr>
      <w:r>
        <w:rPr>
          <w:vanish/>
        </w:rPr>
        <w:t>RDV</w:t>
      </w:r>
    </w:p>
    <w:p w14:paraId="4CCE962E" w14:textId="77777777" w:rsidR="00FD3105" w:rsidRDefault="00FD3105">
      <w:pPr>
        <w:pStyle w:val="pxov"/>
        <w:rPr>
          <w:vanish/>
        </w:rPr>
      </w:pPr>
      <w:r>
        <w:rPr>
          <w:vanish/>
        </w:rPr>
        <w:t>RFE</w:t>
      </w:r>
    </w:p>
    <w:p w14:paraId="2C6451D5" w14:textId="77777777" w:rsidR="00FD3105" w:rsidRDefault="00FD3105">
      <w:pPr>
        <w:pStyle w:val="pxov"/>
        <w:rPr>
          <w:vanish/>
        </w:rPr>
      </w:pPr>
      <w:r>
        <w:rPr>
          <w:vanish/>
        </w:rPr>
        <w:t>FCV</w:t>
      </w:r>
    </w:p>
    <w:p w14:paraId="1FA41A2B" w14:textId="77777777" w:rsidR="00FD3105" w:rsidRDefault="00FD3105">
      <w:pPr>
        <w:pStyle w:val="pxov"/>
        <w:rPr>
          <w:vanish/>
        </w:rPr>
      </w:pPr>
      <w:r>
        <w:rPr>
          <w:vanish/>
        </w:rPr>
        <w:t>FLG</w:t>
      </w:r>
    </w:p>
    <w:p w14:paraId="758CA98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form.fid="I6fd85bc09fed11dfbf230000837214a9"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0508BF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tbl.ident="I02QZ2R"</w:instrText>
      </w:r>
      <w:r>
        <w:fldChar w:fldCharType="end"/>
      </w:r>
      <w:r>
        <w:fldChar w:fldCharType="begin"/>
      </w:r>
      <w:r>
        <w:instrText>tbl.uuid="I03YH2G"</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D15659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8E7C8F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15ADE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DBC7E23" w14:textId="77777777" w:rsidR="00FD3105" w:rsidRDefault="00FD3105">
      <w:pPr>
        <w:pStyle w:val="pxcolspec"/>
      </w:pPr>
      <w:r>
        <w:rPr>
          <w:color w:val="FF0000"/>
          <w:sz w:val="20"/>
          <w:szCs w:val="20"/>
          <w:vertAlign w:val="superscript"/>
        </w:rPr>
        <w:lastRenderedPageBreak/>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133FBFB0"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0FA9748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443E47A" w14:textId="77777777">
        <w:tc>
          <w:tcPr>
            <w:tcW w:w="2160" w:type="dxa"/>
            <w:tcBorders>
              <w:top w:val="nil"/>
              <w:left w:val="nil"/>
              <w:bottom w:val="nil"/>
              <w:right w:val="nil"/>
            </w:tcBorders>
          </w:tcPr>
          <w:p w14:paraId="72E8B56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48470D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7E9869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4DD9903" w14:textId="77777777" w:rsidR="00FD3105" w:rsidRDefault="00FD3105"/>
        </w:tc>
      </w:tr>
      <w:tr w:rsidR="00FD3105" w14:paraId="6577C928" w14:textId="77777777">
        <w:tc>
          <w:tcPr>
            <w:tcW w:w="2160" w:type="dxa"/>
            <w:tcBorders>
              <w:top w:val="nil"/>
              <w:left w:val="nil"/>
              <w:bottom w:val="nil"/>
              <w:right w:val="nil"/>
            </w:tcBorders>
          </w:tcPr>
          <w:p w14:paraId="5BA0F4B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8D9B70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34F3C2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1C31E8C" w14:textId="77777777" w:rsidR="00FD3105" w:rsidRDefault="00FD3105"/>
        </w:tc>
      </w:tr>
      <w:tr w:rsidR="00FD3105" w14:paraId="2811B1AA" w14:textId="77777777">
        <w:tc>
          <w:tcPr>
            <w:tcW w:w="2160" w:type="dxa"/>
            <w:tcBorders>
              <w:top w:val="nil"/>
              <w:left w:val="nil"/>
              <w:bottom w:val="nil"/>
              <w:right w:val="nil"/>
            </w:tcBorders>
          </w:tcPr>
          <w:p w14:paraId="3F6CFD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34F1F5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D71303C" w14:textId="77777777" w:rsidR="00FD3105" w:rsidRDefault="00FD3105"/>
        </w:tc>
        <w:tc>
          <w:tcPr>
            <w:tcW w:w="2160" w:type="dxa"/>
            <w:tcBorders>
              <w:top w:val="nil"/>
              <w:left w:val="nil"/>
              <w:bottom w:val="nil"/>
              <w:right w:val="nil"/>
            </w:tcBorders>
          </w:tcPr>
          <w:p w14:paraId="1A541E0E" w14:textId="77777777" w:rsidR="00FD3105" w:rsidRDefault="00FD3105"/>
        </w:tc>
      </w:tr>
      <w:tr w:rsidR="00FD3105" w14:paraId="7DF4E170" w14:textId="77777777">
        <w:tc>
          <w:tcPr>
            <w:tcW w:w="2160" w:type="dxa"/>
            <w:tcBorders>
              <w:top w:val="nil"/>
              <w:left w:val="nil"/>
              <w:bottom w:val="nil"/>
              <w:right w:val="nil"/>
            </w:tcBorders>
          </w:tcPr>
          <w:p w14:paraId="49D9918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3AB1194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72275FB" w14:textId="77777777" w:rsidR="00FD3105" w:rsidRDefault="00FD3105"/>
        </w:tc>
        <w:tc>
          <w:tcPr>
            <w:tcW w:w="2160" w:type="dxa"/>
            <w:tcBorders>
              <w:top w:val="nil"/>
              <w:left w:val="nil"/>
              <w:bottom w:val="nil"/>
              <w:right w:val="nil"/>
            </w:tcBorders>
          </w:tcPr>
          <w:p w14:paraId="4014EDD5" w14:textId="77777777" w:rsidR="00FD3105" w:rsidRDefault="00FD3105"/>
        </w:tc>
      </w:tr>
      <w:tr w:rsidR="00FD3105" w14:paraId="3AC85C1B" w14:textId="77777777">
        <w:tc>
          <w:tcPr>
            <w:tcW w:w="2160" w:type="dxa"/>
            <w:tcBorders>
              <w:top w:val="nil"/>
              <w:left w:val="nil"/>
              <w:bottom w:val="nil"/>
              <w:right w:val="nil"/>
            </w:tcBorders>
          </w:tcPr>
          <w:p w14:paraId="3679767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CC2283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6F8DAB4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8F0D92D" w14:textId="77777777" w:rsidR="00FD3105" w:rsidRDefault="00FD3105"/>
        </w:tc>
      </w:tr>
    </w:tbl>
    <w:p w14:paraId="33823999" w14:textId="77777777" w:rsidR="00FD3105" w:rsidRDefault="00FD3105">
      <w:pPr>
        <w:pStyle w:val="pxtbody"/>
      </w:pPr>
    </w:p>
    <w:p w14:paraId="25E8687E" w14:textId="77777777" w:rsidR="00FD3105" w:rsidRDefault="00FD3105"/>
    <w:p w14:paraId="5FFD6F4E" w14:textId="77777777" w:rsidR="00FD3105" w:rsidRDefault="00FD3105">
      <w:pPr>
        <w:pStyle w:val="pxformhac"/>
        <w:spacing w:before="180"/>
        <w:jc w:val="center"/>
      </w:pPr>
      <w:r>
        <w:t xml:space="preserve">FINAL JUDGMENT </w:t>
      </w:r>
    </w:p>
    <w:p w14:paraId="18A3F2C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This action was tried before the court. On the evidence presented</w:t>
      </w:r>
    </w:p>
    <w:p w14:paraId="64A4B3C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IT IS ADJUDGED that:</w:t>
      </w:r>
    </w:p>
    <w:p w14:paraId="1D918EB8" w14:textId="77777777" w:rsidR="00FD3105" w:rsidRDefault="00FD3105">
      <w:pPr>
        <w:pStyle w:val="pxformfl"/>
        <w:ind w:left="500"/>
      </w:pPr>
      <w:r>
        <w:t xml:space="preserve"> </w:t>
      </w:r>
    </w:p>
    <w:p w14:paraId="741CEFD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52B45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Plaintiff </w:t>
      </w:r>
      <w:r>
        <w:rPr>
          <w:rStyle w:val="pxfinstr"/>
          <w:i/>
          <w:iCs/>
        </w:rPr>
        <w:t>[NAME OF PLAINTIFF]</w:t>
      </w:r>
      <w:r>
        <w:t xml:space="preserve">, whose address is </w:t>
      </w:r>
      <w:r>
        <w:rPr>
          <w:rStyle w:val="pxfinstr"/>
          <w:i/>
          <w:iCs/>
        </w:rPr>
        <w:t>[address of plaintiff]</w:t>
      </w:r>
      <w:r>
        <w:t>, is due $</w:t>
      </w:r>
      <w:r>
        <w:rPr>
          <w:rStyle w:val="pxfinstr"/>
          <w:i/>
          <w:iCs/>
        </w:rPr>
        <w:t>[dollar amount of improvements]</w:t>
      </w:r>
      <w:r>
        <w:t xml:space="preserve"> for labor, services and material furnished to improve the real property described in paragraph 2, $</w:t>
      </w:r>
      <w:r>
        <w:rPr>
          <w:rStyle w:val="pxfinstr"/>
          <w:i/>
          <w:iCs/>
        </w:rPr>
        <w:t>[dollar amount of interest]</w:t>
      </w:r>
      <w:r>
        <w:t xml:space="preserve"> as interest to the date of this judgment, with costs of $</w:t>
      </w:r>
      <w:r>
        <w:rPr>
          <w:rStyle w:val="pxfinstr"/>
          <w:i/>
          <w:iCs/>
        </w:rPr>
        <w:t>[dollar amount of costs]</w:t>
      </w:r>
      <w:r>
        <w:t>, making a total of $</w:t>
      </w:r>
      <w:r>
        <w:rPr>
          <w:rStyle w:val="pxfinstr"/>
          <w:i/>
          <w:iCs/>
        </w:rPr>
        <w:t>[total dollar amount of judgment]</w:t>
      </w:r>
      <w:r>
        <w:t xml:space="preserve"> that shall bear interest at </w:t>
      </w:r>
      <w:r>
        <w:lastRenderedPageBreak/>
        <w:t xml:space="preserve">the rate of </w:t>
      </w:r>
      <w:r>
        <w:rPr>
          <w:rStyle w:val="pxfinstr"/>
          <w:i/>
          <w:iCs/>
        </w:rPr>
        <w:t>[rate of interest]</w:t>
      </w:r>
      <w:r>
        <w:rPr>
          <w:vanish/>
        </w:rPr>
        <w:t>&amp;percnt;</w:t>
      </w:r>
      <w:r>
        <w:rPr>
          <w:rStyle w:val="pxvis"/>
          <w:rFonts w:ascii="Times NewRoman" w:hAnsi="Times NewRoman"/>
          <w:b w:val="0"/>
          <w:sz w:val="24"/>
        </w:rPr>
        <w:t>%</w:t>
      </w:r>
      <w:r>
        <w:t xml:space="preserve"> a year.</w:t>
      </w:r>
    </w:p>
    <w:p w14:paraId="381E08C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3443DF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Plaintiff holds an equitable lien for the total sum superior to any claim or interest of defendants </w:t>
      </w:r>
      <w:r>
        <w:rPr>
          <w:rStyle w:val="pxfinstr"/>
          <w:i/>
          <w:iCs/>
        </w:rPr>
        <w:t>[NAME OF DEFENDANT OWNER]</w:t>
      </w:r>
      <w:r>
        <w:t xml:space="preserve"> and </w:t>
      </w:r>
      <w:r>
        <w:rPr>
          <w:rStyle w:val="pxfinstr"/>
          <w:i/>
          <w:iCs/>
        </w:rPr>
        <w:t>[NAME OF DEFENDANT LENDER]</w:t>
      </w:r>
      <w:r>
        <w:t xml:space="preserve"> on the following real property in </w:t>
      </w:r>
      <w:r>
        <w:rPr>
          <w:rStyle w:val="pxfinstr"/>
          <w:i/>
          <w:iCs/>
        </w:rPr>
        <w:t>[name of county]</w:t>
      </w:r>
      <w:r>
        <w:t>, Florida:</w:t>
      </w:r>
    </w:p>
    <w:p w14:paraId="1C0B28D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732AABC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70CCBC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If the total sum with interest at the rate prescribed in paragraph 1 and all costs of this action accruing subsequent to this judgment are not paid, the clerk of this court shall sell the property at public sale on </w:t>
      </w:r>
      <w:r>
        <w:rPr>
          <w:rStyle w:val="pxfinstr"/>
          <w:i/>
          <w:iCs/>
        </w:rPr>
        <w:t>[date of sale]</w:t>
      </w:r>
      <w:r>
        <w:t xml:space="preserve">, between 11:00 a.m. and 2:00 p.m., to the highest bidder for cash, except as prescribed in paragraph 4, at the </w:t>
      </w:r>
      <w:r>
        <w:rPr>
          <w:rStyle w:val="pxfinstr"/>
          <w:i/>
          <w:iCs/>
        </w:rPr>
        <w:t>[location of sale]</w:t>
      </w:r>
      <w:r>
        <w:t xml:space="preserve"> door of the courthouse in </w:t>
      </w:r>
      <w:r>
        <w:rPr>
          <w:rStyle w:val="pxfinstr"/>
          <w:i/>
          <w:iCs/>
        </w:rPr>
        <w:t>[name of county]</w:t>
      </w:r>
      <w:r>
        <w:t xml:space="preserve"> in accordance with </w:t>
      </w:r>
      <w:r>
        <w:rPr>
          <w:rStyle w:val="pxst"/>
          <w:color w:val="FF0000"/>
          <w:sz w:val="20"/>
          <w:szCs w:val="20"/>
          <w:vertAlign w:val="superscript"/>
        </w:rPr>
        <w:t>►</w:t>
      </w:r>
      <w:r>
        <w:rPr>
          <w:rStyle w:val="pxst"/>
        </w:rPr>
        <w:fldChar w:fldCharType="begin"/>
      </w:r>
      <w:r>
        <w:rPr>
          <w:rStyle w:val="pxst"/>
        </w:rPr>
        <w:instrText>st.ref.id="I03RVZV"</w:instrText>
      </w:r>
      <w:r>
        <w:rPr>
          <w:rStyle w:val="pxst"/>
        </w:rPr>
        <w:fldChar w:fldCharType="end"/>
      </w:r>
      <w:r>
        <w:rPr>
          <w:rStyle w:val="pxst"/>
        </w:rPr>
        <w:t>Section 45.031, Florida Statutes</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st.ref.id="I03HNOZ"</w:instrText>
      </w:r>
      <w:r>
        <w:rPr>
          <w:rStyle w:val="pxst"/>
        </w:rPr>
        <w:fldChar w:fldCharType="end"/>
      </w:r>
      <w:r>
        <w:rPr>
          <w:rStyle w:val="pxst"/>
          <w:vanish/>
        </w:rPr>
        <w:t>&amp;s;</w:t>
      </w:r>
      <w:r>
        <w:rPr>
          <w:rStyle w:val="pxvis"/>
          <w:rFonts w:ascii="Times NewRoman" w:hAnsi="Times NewRoman"/>
          <w:b w:val="0"/>
          <w:sz w:val="24"/>
        </w:rPr>
        <w:t>§</w:t>
      </w:r>
      <w:r>
        <w:rPr>
          <w:rStyle w:val="pxst"/>
        </w:rPr>
        <w:t>45.035, Fla. Stat.</w:t>
      </w:r>
      <w:r>
        <w:t xml:space="preserve"> in making, recording, and certifying the sale and title that shall be assessed as costs.</w:t>
      </w:r>
    </w:p>
    <w:p w14:paraId="50F387D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9AFDD9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Plaintiff shall advance all subsequent costs of this action and shall be reimbursed for them by the clerk if plaintiff is not the purchaser of the property at the sale. If plaintiff is the purchaser, the clerk shall credit plaintiff's bid with the total sum with interest and costs accruing subsequent to this judgment, or such part of it, as is necessary to fully pay the bid.</w:t>
      </w:r>
    </w:p>
    <w:p w14:paraId="5AD4951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286865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After filing the certificate of title the clerk shall distribute the proceeds of the sale, as far as they are sufficient, by paying: first, plaintiff's costs; second, documentary stamps affixed to the certificate; third, plaintiff's attorney fees; fourth, the total sum due plaintiff, less the items paid, plus interest from this date to the date of the sale; and shall retain any remaining amount for subsequent distribution pursuant to </w:t>
      </w:r>
      <w:r>
        <w:rPr>
          <w:rStyle w:val="pxst"/>
          <w:color w:val="FF0000"/>
          <w:sz w:val="20"/>
          <w:szCs w:val="20"/>
          <w:vertAlign w:val="superscript"/>
        </w:rPr>
        <w:t>►</w:t>
      </w:r>
      <w:r>
        <w:rPr>
          <w:rStyle w:val="pxst"/>
        </w:rPr>
        <w:fldChar w:fldCharType="begin"/>
      </w:r>
      <w:r>
        <w:rPr>
          <w:rStyle w:val="pxst"/>
        </w:rPr>
        <w:instrText>st.ref.id="I03HNNR"</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p>
    <w:p w14:paraId="481555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IF THIS PROPERTY IS SOLD AT PUBLIC AUCTION, THERE MAY BE ADDITIONAL MONEY FROM THE SALE AFTER PAYMENT OF PERSONS WHO ARE ENTITLED TO BE PAID FROM THE SALE PROCEEDS PURSUANT TO THIS FINAL JUDGMENT.</w:t>
      </w:r>
    </w:p>
    <w:p w14:paraId="75833F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4739698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0091491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On filing the certificate of title defendants and all persons claiming under or against defendants since the filing of the notice of lis pendens shall be foreclosed of all estate in or claim to the property and the purchaser at the sale shall be let into possession of the property.</w:t>
      </w:r>
    </w:p>
    <w:p w14:paraId="60ACC46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5EF86CB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Jurisdiction of this action is </w:t>
      </w:r>
      <w:r>
        <w:lastRenderedPageBreak/>
        <w:t>retained to enter further orders as are proper including, without limitation, writs of possession.</w:t>
      </w:r>
    </w:p>
    <w:p w14:paraId="7B700CC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ORDERED at </w:t>
      </w:r>
      <w:r>
        <w:rPr>
          <w:rStyle w:val="pxfinstr"/>
          <w:i/>
          <w:iCs/>
        </w:rPr>
        <w:t>[name of city]</w:t>
      </w:r>
      <w:r>
        <w:t xml:space="preserve">, Florida on </w:t>
      </w:r>
      <w:r>
        <w:rPr>
          <w:rStyle w:val="pxfinstr"/>
          <w:i/>
          <w:iCs/>
        </w:rPr>
        <w:t>[date of order]</w:t>
      </w:r>
      <w:r>
        <w:t>.</w:t>
      </w:r>
    </w:p>
    <w:p w14:paraId="14A76678"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512CF5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DA98DA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CAC377B"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tbl.ident="I09SE45"</w:instrText>
      </w:r>
      <w:r>
        <w:fldChar w:fldCharType="end"/>
      </w:r>
      <w:r>
        <w:fldChar w:fldCharType="begin"/>
      </w:r>
      <w:r>
        <w:instrText>tbl.uuid="I01QIUL"</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5D92E3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7CFE21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D21062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6F543A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6805478" w14:textId="77777777">
        <w:tc>
          <w:tcPr>
            <w:tcW w:w="4320" w:type="dxa"/>
            <w:tcBorders>
              <w:top w:val="nil"/>
              <w:left w:val="nil"/>
              <w:bottom w:val="nil"/>
              <w:right w:val="nil"/>
            </w:tcBorders>
          </w:tcPr>
          <w:p w14:paraId="4A306C4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EB7A6A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2B70616" w14:textId="77777777">
        <w:tc>
          <w:tcPr>
            <w:tcW w:w="4320" w:type="dxa"/>
            <w:tcBorders>
              <w:top w:val="nil"/>
              <w:left w:val="nil"/>
              <w:bottom w:val="nil"/>
              <w:right w:val="nil"/>
            </w:tcBorders>
          </w:tcPr>
          <w:p w14:paraId="24353B3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92E5D1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FE6D16B" w14:textId="77777777">
        <w:tc>
          <w:tcPr>
            <w:tcW w:w="4320" w:type="dxa"/>
            <w:tcBorders>
              <w:top w:val="nil"/>
              <w:left w:val="nil"/>
              <w:bottom w:val="nil"/>
              <w:right w:val="nil"/>
            </w:tcBorders>
          </w:tcPr>
          <w:p w14:paraId="7271710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50AF1B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4FCBF9A" w14:textId="77777777" w:rsidR="00FD3105" w:rsidRDefault="00FD3105">
      <w:pPr>
        <w:pStyle w:val="pxtbody"/>
      </w:pPr>
    </w:p>
    <w:p w14:paraId="0F4F4699" w14:textId="77777777" w:rsidR="00FD3105" w:rsidRDefault="00FD3105"/>
    <w:p w14:paraId="6F541247" w14:textId="77777777" w:rsidR="00FD3105" w:rsidRDefault="00FD3105">
      <w:pPr>
        <w:pStyle w:val="pxcomnt"/>
      </w:pPr>
    </w:p>
    <w:p w14:paraId="074E1E90" w14:textId="77777777" w:rsidR="00FD3105" w:rsidRDefault="00FD3105">
      <w:pPr>
        <w:pStyle w:val="pxhac"/>
        <w:spacing w:before="180"/>
        <w:jc w:val="center"/>
      </w:pPr>
      <w:r>
        <w:rPr>
          <w:rStyle w:val="pxb"/>
          <w:b/>
          <w:bCs/>
        </w:rPr>
        <w:t>Author's Comment</w:t>
      </w:r>
    </w:p>
    <w:p w14:paraId="5AF73C0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x.ref.id="I03RW5N"</w:instrText>
      </w:r>
      <w:r>
        <w:rPr>
          <w:rStyle w:val="pxx"/>
        </w:rPr>
        <w:fldChar w:fldCharType="end"/>
      </w:r>
      <w:r>
        <w:rPr>
          <w:rStyle w:val="pxx"/>
          <w:vanish/>
        </w:rPr>
        <w:t>&amp;s;</w:t>
      </w:r>
      <w:r>
        <w:rPr>
          <w:rStyle w:val="pxvis"/>
          <w:rFonts w:ascii="Times NewRoman" w:hAnsi="Times NewRoman"/>
          <w:b w:val="0"/>
          <w:sz w:val="24"/>
        </w:rPr>
        <w:t>§</w:t>
      </w:r>
      <w:r>
        <w:rPr>
          <w:rStyle w:val="pxx"/>
        </w:rPr>
        <w:t>10:32</w:t>
      </w:r>
      <w:r>
        <w:t>, Comment.</w:t>
      </w:r>
    </w:p>
    <w:p w14:paraId="59C6977B" w14:textId="77777777" w:rsidR="00FD3105" w:rsidRDefault="00FD3105">
      <w:pPr>
        <w:pStyle w:val="pxs"/>
        <w:spacing w:before="180"/>
        <w:rPr>
          <w:sz w:val="27"/>
          <w:szCs w:val="27"/>
        </w:rPr>
      </w:pPr>
      <w:r>
        <w:rPr>
          <w:sz w:val="27"/>
          <w:szCs w:val="27"/>
        </w:rPr>
        <w:t>10:34. Judgment</w:t>
      </w:r>
      <w:r>
        <w:rPr>
          <w:rStyle w:val="pxsep"/>
        </w:rPr>
        <w:t xml:space="preserve">-- </w:t>
      </w:r>
      <w:r>
        <w:rPr>
          <w:sz w:val="27"/>
          <w:szCs w:val="27"/>
        </w:rPr>
        <w:t>Foreclosure, mortgage, residential</w:t>
      </w:r>
    </w:p>
    <w:p w14:paraId="32AE39B4" w14:textId="77777777" w:rsidR="00FD3105" w:rsidRDefault="00FD3105">
      <w:pPr>
        <w:pStyle w:val="pxcomnt"/>
      </w:pPr>
    </w:p>
    <w:p w14:paraId="60E87712" w14:textId="77777777" w:rsidR="00FD3105" w:rsidRDefault="00FD3105">
      <w:pPr>
        <w:pStyle w:val="pxhac"/>
        <w:spacing w:before="180"/>
        <w:jc w:val="center"/>
      </w:pPr>
      <w:r>
        <w:rPr>
          <w:rStyle w:val="pxb"/>
          <w:b/>
          <w:bCs/>
        </w:rPr>
        <w:t>Author's Comment</w:t>
      </w:r>
    </w:p>
    <w:p w14:paraId="512CCEB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p.ct.id="3d29be30775711ee8e1ba9ecff0bf883|34|10:34"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st.ref.id="I04ABL0"</w:instrText>
      </w:r>
      <w:r>
        <w:rPr>
          <w:rStyle w:val="pxst"/>
        </w:rPr>
        <w:fldChar w:fldCharType="end"/>
      </w:r>
      <w:r>
        <w:rPr>
          <w:rStyle w:val="pxst"/>
        </w:rPr>
        <w:t>Fla. R. Civ. P. Form 1.996(a) and (b)</w:t>
      </w:r>
      <w:r>
        <w:t xml:space="preserve">. The forms are for a residential foreclosure (1) when the note is available and (2) when it is not. See </w:t>
      </w:r>
      <w:r>
        <w:rPr>
          <w:rStyle w:val="pxst"/>
          <w:color w:val="FF0000"/>
          <w:sz w:val="20"/>
          <w:szCs w:val="20"/>
          <w:vertAlign w:val="superscript"/>
        </w:rPr>
        <w:t>►</w:t>
      </w:r>
      <w:r>
        <w:rPr>
          <w:rStyle w:val="pxst"/>
        </w:rPr>
        <w:fldChar w:fldCharType="begin"/>
      </w:r>
      <w:r>
        <w:rPr>
          <w:rStyle w:val="pxst"/>
        </w:rPr>
        <w:instrText>st.ref.id="I04ABKY"</w:instrText>
      </w:r>
      <w:r>
        <w:rPr>
          <w:rStyle w:val="pxst"/>
        </w:rPr>
        <w:fldChar w:fldCharType="end"/>
      </w:r>
      <w:r>
        <w:rPr>
          <w:rStyle w:val="pxst"/>
          <w:vanish/>
        </w:rPr>
        <w:t>&amp;s;</w:t>
      </w:r>
      <w:r>
        <w:rPr>
          <w:rStyle w:val="pxvis"/>
          <w:rFonts w:ascii="Times NewRoman" w:hAnsi="Times NewRoman"/>
          <w:b w:val="0"/>
          <w:sz w:val="24"/>
        </w:rPr>
        <w:t>§</w:t>
      </w:r>
      <w:r>
        <w:rPr>
          <w:rStyle w:val="pxst"/>
        </w:rPr>
        <w:t>673.3091, Fla. Stat.</w:t>
      </w:r>
      <w:r>
        <w:t xml:space="preserve"> (lost notes).</w:t>
      </w:r>
    </w:p>
    <w:p w14:paraId="3F03593D" w14:textId="77777777" w:rsidR="00FD3105" w:rsidRDefault="00FD3105">
      <w:pPr>
        <w:pStyle w:val="pxs"/>
        <w:spacing w:before="180"/>
        <w:rPr>
          <w:sz w:val="27"/>
          <w:szCs w:val="27"/>
        </w:rPr>
      </w:pPr>
      <w:r>
        <w:rPr>
          <w:sz w:val="27"/>
          <w:szCs w:val="27"/>
        </w:rPr>
        <w:t>10:35. Judgment</w:t>
      </w:r>
      <w:r>
        <w:rPr>
          <w:rStyle w:val="pxsep"/>
        </w:rPr>
        <w:t xml:space="preserve">-- </w:t>
      </w:r>
      <w:r>
        <w:rPr>
          <w:sz w:val="27"/>
          <w:szCs w:val="27"/>
        </w:rPr>
        <w:t>Friendly suit</w:t>
      </w:r>
    </w:p>
    <w:p w14:paraId="7E833E51" w14:textId="77777777" w:rsidR="00FD3105" w:rsidRDefault="00FD3105">
      <w:pPr>
        <w:pStyle w:val="pxov"/>
        <w:rPr>
          <w:vanish/>
        </w:rPr>
      </w:pPr>
      <w:r>
        <w:rPr>
          <w:vanish/>
        </w:rPr>
        <w:t>FMS</w:t>
      </w:r>
    </w:p>
    <w:p w14:paraId="0BFA9C5F" w14:textId="77777777" w:rsidR="00FD3105" w:rsidRDefault="00FD3105">
      <w:pPr>
        <w:pStyle w:val="pxov"/>
        <w:rPr>
          <w:vanish/>
        </w:rPr>
      </w:pPr>
      <w:r>
        <w:rPr>
          <w:vanish/>
        </w:rPr>
        <w:t>LCV</w:t>
      </w:r>
    </w:p>
    <w:p w14:paraId="284D8E34" w14:textId="77777777" w:rsidR="00FD3105" w:rsidRDefault="00FD3105">
      <w:pPr>
        <w:pStyle w:val="pxov"/>
        <w:rPr>
          <w:vanish/>
        </w:rPr>
      </w:pPr>
      <w:r>
        <w:rPr>
          <w:vanish/>
        </w:rPr>
        <w:t>LSC</w:t>
      </w:r>
    </w:p>
    <w:p w14:paraId="42552261" w14:textId="77777777" w:rsidR="00FD3105" w:rsidRDefault="00FD3105">
      <w:pPr>
        <w:pStyle w:val="pxov"/>
        <w:rPr>
          <w:vanish/>
        </w:rPr>
      </w:pPr>
      <w:r>
        <w:rPr>
          <w:vanish/>
        </w:rPr>
        <w:t>LS7</w:t>
      </w:r>
    </w:p>
    <w:p w14:paraId="5714B3A3" w14:textId="77777777" w:rsidR="00FD3105" w:rsidRDefault="00FD3105">
      <w:pPr>
        <w:pStyle w:val="pxov"/>
        <w:rPr>
          <w:vanish/>
        </w:rPr>
      </w:pPr>
      <w:r>
        <w:rPr>
          <w:vanish/>
        </w:rPr>
        <w:t>FCV</w:t>
      </w:r>
    </w:p>
    <w:p w14:paraId="503C4A3B" w14:textId="77777777" w:rsidR="00FD3105" w:rsidRDefault="00FD3105">
      <w:pPr>
        <w:pStyle w:val="pxov"/>
        <w:rPr>
          <w:vanish/>
        </w:rPr>
      </w:pPr>
      <w:r>
        <w:rPr>
          <w:vanish/>
        </w:rPr>
        <w:t>FLG</w:t>
      </w:r>
    </w:p>
    <w:p w14:paraId="33F8A75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form.fid="I6ff3d3009fed11dfbf230000837214a9"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539137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tbl.ident="I01WDSX"</w:instrText>
      </w:r>
      <w:r>
        <w:fldChar w:fldCharType="end"/>
      </w:r>
      <w:r>
        <w:fldChar w:fldCharType="begin"/>
      </w:r>
      <w:r>
        <w:instrText>tbl.uuid="I02NPLZ"</w:instrText>
      </w:r>
      <w:r>
        <w:fldChar w:fldCharType="end"/>
      </w:r>
      <w:r>
        <w:fldChar w:fldCharType="begin"/>
      </w:r>
      <w:r>
        <w:instrText>tbl</w:instrText>
      </w:r>
      <w:r>
        <w:lastRenderedPageBreak/>
        <w:instrText>.position="l"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9ABB78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BACC24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DA72BB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145BFB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5BD9737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02FE38A"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5D951FB" w14:textId="77777777">
        <w:tc>
          <w:tcPr>
            <w:tcW w:w="2160" w:type="dxa"/>
            <w:tcBorders>
              <w:top w:val="nil"/>
              <w:left w:val="nil"/>
              <w:bottom w:val="nil"/>
              <w:right w:val="nil"/>
            </w:tcBorders>
          </w:tcPr>
          <w:p w14:paraId="08390545"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MINOR]</w:t>
            </w:r>
            <w:r>
              <w:rPr>
                <w:rStyle w:val="pxrowentry"/>
              </w:rPr>
              <w:t>,</w:t>
            </w:r>
          </w:p>
        </w:tc>
        <w:tc>
          <w:tcPr>
            <w:tcW w:w="2160" w:type="dxa"/>
            <w:tcBorders>
              <w:top w:val="nil"/>
              <w:left w:val="nil"/>
              <w:bottom w:val="nil"/>
              <w:right w:val="nil"/>
            </w:tcBorders>
          </w:tcPr>
          <w:p w14:paraId="0E8BDD4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6B4523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EC20F7E" w14:textId="77777777" w:rsidR="00FD3105" w:rsidRDefault="00FD3105"/>
        </w:tc>
      </w:tr>
      <w:tr w:rsidR="00FD3105" w14:paraId="74899B8F" w14:textId="77777777">
        <w:tc>
          <w:tcPr>
            <w:tcW w:w="2160" w:type="dxa"/>
            <w:tcBorders>
              <w:top w:val="nil"/>
              <w:left w:val="nil"/>
              <w:bottom w:val="nil"/>
              <w:right w:val="nil"/>
            </w:tcBorders>
          </w:tcPr>
          <w:p w14:paraId="1D2AD1B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by </w:t>
            </w:r>
            <w:r>
              <w:rPr>
                <w:rStyle w:val="pxfinstr"/>
                <w:i/>
                <w:iCs/>
              </w:rPr>
              <w:t>[his/her]</w:t>
            </w:r>
            <w:r>
              <w:rPr>
                <w:rStyle w:val="pxrowentry"/>
              </w:rPr>
              <w:t xml:space="preserve"> next friend</w:t>
            </w:r>
          </w:p>
        </w:tc>
        <w:tc>
          <w:tcPr>
            <w:tcW w:w="2160" w:type="dxa"/>
            <w:tcBorders>
              <w:top w:val="nil"/>
              <w:left w:val="nil"/>
              <w:bottom w:val="nil"/>
              <w:right w:val="nil"/>
            </w:tcBorders>
          </w:tcPr>
          <w:p w14:paraId="0EBD2B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A371644" w14:textId="77777777" w:rsidR="00FD3105" w:rsidRDefault="00FD3105"/>
        </w:tc>
        <w:tc>
          <w:tcPr>
            <w:tcW w:w="2160" w:type="dxa"/>
            <w:tcBorders>
              <w:top w:val="nil"/>
              <w:left w:val="nil"/>
              <w:bottom w:val="nil"/>
              <w:right w:val="nil"/>
            </w:tcBorders>
          </w:tcPr>
          <w:p w14:paraId="7E5DEE3D" w14:textId="77777777" w:rsidR="00FD3105" w:rsidRDefault="00FD3105"/>
        </w:tc>
      </w:tr>
      <w:tr w:rsidR="00FD3105" w14:paraId="66A37F2D" w14:textId="77777777">
        <w:tc>
          <w:tcPr>
            <w:tcW w:w="2160" w:type="dxa"/>
            <w:tcBorders>
              <w:top w:val="nil"/>
              <w:left w:val="nil"/>
              <w:bottom w:val="nil"/>
              <w:right w:val="nil"/>
            </w:tcBorders>
          </w:tcPr>
          <w:p w14:paraId="5E21B17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PARENT]</w:t>
            </w:r>
            <w:r>
              <w:rPr>
                <w:rStyle w:val="pxrowentry"/>
              </w:rPr>
              <w:t>,</w:t>
            </w:r>
          </w:p>
        </w:tc>
        <w:tc>
          <w:tcPr>
            <w:tcW w:w="2160" w:type="dxa"/>
            <w:tcBorders>
              <w:top w:val="nil"/>
              <w:left w:val="nil"/>
              <w:bottom w:val="nil"/>
              <w:right w:val="nil"/>
            </w:tcBorders>
          </w:tcPr>
          <w:p w14:paraId="4DA1E71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72B346C" w14:textId="77777777" w:rsidR="00FD3105" w:rsidRDefault="00FD3105"/>
        </w:tc>
        <w:tc>
          <w:tcPr>
            <w:tcW w:w="2160" w:type="dxa"/>
            <w:tcBorders>
              <w:top w:val="nil"/>
              <w:left w:val="nil"/>
              <w:bottom w:val="nil"/>
              <w:right w:val="nil"/>
            </w:tcBorders>
          </w:tcPr>
          <w:p w14:paraId="2F86EF9F" w14:textId="77777777" w:rsidR="00FD3105" w:rsidRDefault="00FD3105"/>
        </w:tc>
      </w:tr>
      <w:tr w:rsidR="00FD3105" w14:paraId="1840245B" w14:textId="77777777">
        <w:tc>
          <w:tcPr>
            <w:tcW w:w="2160" w:type="dxa"/>
            <w:tcBorders>
              <w:top w:val="nil"/>
              <w:left w:val="nil"/>
              <w:bottom w:val="nil"/>
              <w:right w:val="nil"/>
            </w:tcBorders>
          </w:tcPr>
          <w:p w14:paraId="2952C81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7D25BD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Plaintiffs,</w:t>
            </w:r>
          </w:p>
        </w:tc>
        <w:tc>
          <w:tcPr>
            <w:tcW w:w="2160" w:type="dxa"/>
            <w:tcBorders>
              <w:top w:val="nil"/>
              <w:left w:val="nil"/>
              <w:bottom w:val="nil"/>
              <w:right w:val="nil"/>
            </w:tcBorders>
          </w:tcPr>
          <w:p w14:paraId="0C1B1AC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6DE466B" w14:textId="77777777" w:rsidR="00FD3105" w:rsidRDefault="00FD3105"/>
        </w:tc>
      </w:tr>
      <w:tr w:rsidR="00FD3105" w14:paraId="1FAC06C7" w14:textId="77777777">
        <w:tc>
          <w:tcPr>
            <w:tcW w:w="2160" w:type="dxa"/>
            <w:tcBorders>
              <w:top w:val="nil"/>
              <w:left w:val="nil"/>
              <w:bottom w:val="nil"/>
              <w:right w:val="nil"/>
            </w:tcBorders>
          </w:tcPr>
          <w:p w14:paraId="6FBF74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EDF6A8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C058730" w14:textId="77777777" w:rsidR="00FD3105" w:rsidRDefault="00FD3105"/>
        </w:tc>
        <w:tc>
          <w:tcPr>
            <w:tcW w:w="2160" w:type="dxa"/>
            <w:tcBorders>
              <w:top w:val="nil"/>
              <w:left w:val="nil"/>
              <w:bottom w:val="nil"/>
              <w:right w:val="nil"/>
            </w:tcBorders>
          </w:tcPr>
          <w:p w14:paraId="7B2042B5" w14:textId="77777777" w:rsidR="00FD3105" w:rsidRDefault="00FD3105"/>
        </w:tc>
      </w:tr>
      <w:tr w:rsidR="00FD3105" w14:paraId="0CA3D825" w14:textId="77777777">
        <w:tc>
          <w:tcPr>
            <w:tcW w:w="2160" w:type="dxa"/>
            <w:tcBorders>
              <w:top w:val="nil"/>
              <w:left w:val="nil"/>
              <w:bottom w:val="nil"/>
              <w:right w:val="nil"/>
            </w:tcBorders>
          </w:tcPr>
          <w:p w14:paraId="258CBED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 xml:space="preserve">[NAME OF </w:t>
            </w:r>
            <w:r>
              <w:rPr>
                <w:rStyle w:val="pxfinstr"/>
                <w:i/>
                <w:iCs/>
              </w:rPr>
              <w:lastRenderedPageBreak/>
              <w:t>DEFENDANT]</w:t>
            </w:r>
          </w:p>
        </w:tc>
        <w:tc>
          <w:tcPr>
            <w:tcW w:w="2160" w:type="dxa"/>
            <w:tcBorders>
              <w:top w:val="nil"/>
              <w:left w:val="nil"/>
              <w:bottom w:val="nil"/>
              <w:right w:val="nil"/>
            </w:tcBorders>
          </w:tcPr>
          <w:p w14:paraId="2382CB1A"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B65B5E" w14:textId="77777777" w:rsidR="00FD3105" w:rsidRDefault="00FD3105"/>
        </w:tc>
        <w:tc>
          <w:tcPr>
            <w:tcW w:w="2160" w:type="dxa"/>
            <w:tcBorders>
              <w:top w:val="nil"/>
              <w:left w:val="nil"/>
              <w:bottom w:val="nil"/>
              <w:right w:val="nil"/>
            </w:tcBorders>
          </w:tcPr>
          <w:p w14:paraId="4DDC0475" w14:textId="77777777" w:rsidR="00FD3105" w:rsidRDefault="00FD3105"/>
        </w:tc>
      </w:tr>
      <w:tr w:rsidR="00FD3105" w14:paraId="33D84A3B" w14:textId="77777777">
        <w:tc>
          <w:tcPr>
            <w:tcW w:w="2160" w:type="dxa"/>
            <w:tcBorders>
              <w:top w:val="nil"/>
              <w:left w:val="nil"/>
              <w:bottom w:val="nil"/>
              <w:right w:val="nil"/>
            </w:tcBorders>
          </w:tcPr>
          <w:p w14:paraId="04A7BC8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1F8BD5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E84B03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367E566" w14:textId="77777777" w:rsidR="00FD3105" w:rsidRDefault="00FD3105"/>
        </w:tc>
      </w:tr>
    </w:tbl>
    <w:p w14:paraId="0BA47A8D" w14:textId="77777777" w:rsidR="00FD3105" w:rsidRDefault="00FD3105">
      <w:pPr>
        <w:pStyle w:val="pxtbody"/>
      </w:pPr>
    </w:p>
    <w:p w14:paraId="3FFE20C8" w14:textId="77777777" w:rsidR="00FD3105" w:rsidRDefault="00FD3105"/>
    <w:p w14:paraId="133C5CEB" w14:textId="77777777" w:rsidR="00FD3105" w:rsidRDefault="00FD3105">
      <w:pPr>
        <w:pStyle w:val="pxformhac"/>
        <w:spacing w:before="180"/>
        <w:jc w:val="center"/>
      </w:pPr>
      <w:r>
        <w:t xml:space="preserve">FINAL JUDGMENT </w:t>
      </w:r>
    </w:p>
    <w:p w14:paraId="0DC5690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This action was heard on the stipulation of settlement of the parties. The next friend of the minor plaintiff was present in court and all parties were represented by their attorneys. The court reviewed the medical reports and questioned the next friend and is satisfied that the parties understand the settlement. The court finds that the settlement should be approved, so</w:t>
      </w:r>
    </w:p>
    <w:p w14:paraId="695C15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IT IS ADJUDGED that:</w:t>
      </w:r>
    </w:p>
    <w:p w14:paraId="0CA175B0" w14:textId="77777777" w:rsidR="00FD3105" w:rsidRDefault="00FD3105">
      <w:pPr>
        <w:pStyle w:val="pxformfl"/>
        <w:ind w:left="500"/>
      </w:pPr>
      <w:r>
        <w:t xml:space="preserve"> </w:t>
      </w:r>
    </w:p>
    <w:p w14:paraId="292C971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EADF38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The stipulation of settlement filed in this action is approved.</w:t>
      </w:r>
    </w:p>
    <w:p w14:paraId="62643A2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A1838F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The next friend of the minor plaintiff, </w:t>
      </w:r>
      <w:r>
        <w:rPr>
          <w:rStyle w:val="pxfinstr"/>
          <w:i/>
          <w:iCs/>
        </w:rPr>
        <w:t>[NAME OF PARENT]</w:t>
      </w:r>
      <w:r>
        <w:t>, is authorized to collect the proceeds of the settlement and to execute and to deliver a release and satisfaction to defendant on behalf of the minor plaintiff.</w:t>
      </w:r>
    </w:p>
    <w:p w14:paraId="4E4E688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10C9BC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Plaintiffs </w:t>
      </w:r>
      <w:r>
        <w:rPr>
          <w:rStyle w:val="pxfinstr"/>
          <w:i/>
          <w:iCs/>
        </w:rPr>
        <w:t>[NAMES OF PLAINTIFFS]</w:t>
      </w:r>
      <w:r>
        <w:t xml:space="preserve"> take nothing by this action and defendant </w:t>
      </w:r>
      <w:r>
        <w:rPr>
          <w:rStyle w:val="pxfinstr"/>
          <w:i/>
          <w:iCs/>
        </w:rPr>
        <w:t>[NAME OF DEFENDANT]</w:t>
      </w:r>
      <w:r>
        <w:t xml:space="preserve"> goes hence without day.</w:t>
      </w:r>
    </w:p>
    <w:p w14:paraId="4BC0AC2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3999615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The next friend shall file a bond with the clerk of this court in the penal sum of $</w:t>
      </w:r>
      <w:r>
        <w:rPr>
          <w:rStyle w:val="pxfinstr"/>
          <w:i/>
          <w:iCs/>
        </w:rPr>
        <w:t>[dollar amount of bond]</w:t>
      </w:r>
      <w:r>
        <w:t xml:space="preserve"> in favor of the minor plaintiff conditioned to properly administer and disburse the proceeds of the settlement before accepting the proceeds. The bond shall be approved by the clerk.</w:t>
      </w:r>
    </w:p>
    <w:p w14:paraId="4C37DB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ORDERED at </w:t>
      </w:r>
      <w:r>
        <w:rPr>
          <w:rStyle w:val="pxfinstr"/>
          <w:i/>
          <w:iCs/>
        </w:rPr>
        <w:t>[name of city]</w:t>
      </w:r>
      <w:r>
        <w:t xml:space="preserve">, Florida on </w:t>
      </w:r>
      <w:r>
        <w:rPr>
          <w:rStyle w:val="pxfinstr"/>
          <w:i/>
          <w:iCs/>
        </w:rPr>
        <w:t>[date of judgment]</w:t>
      </w:r>
      <w:r>
        <w:t>.</w:t>
      </w:r>
    </w:p>
    <w:p w14:paraId="15F87D8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8F54C8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585F41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EF20BC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tbl.ident="I011SJI"</w:instrText>
      </w:r>
      <w:r>
        <w:fldChar w:fldCharType="end"/>
      </w:r>
      <w:r>
        <w:fldChar w:fldCharType="begin"/>
      </w:r>
      <w:r>
        <w:instrText>tbl.uuid="I06P3X3"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6BA505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4A825C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1BDB11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53F6D8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985A35D" w14:textId="77777777">
        <w:tc>
          <w:tcPr>
            <w:tcW w:w="4320" w:type="dxa"/>
            <w:tcBorders>
              <w:top w:val="nil"/>
              <w:left w:val="nil"/>
              <w:bottom w:val="nil"/>
              <w:right w:val="nil"/>
            </w:tcBorders>
          </w:tcPr>
          <w:p w14:paraId="0D59103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CD098E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E3A0428" w14:textId="77777777">
        <w:tc>
          <w:tcPr>
            <w:tcW w:w="4320" w:type="dxa"/>
            <w:tcBorders>
              <w:top w:val="nil"/>
              <w:left w:val="nil"/>
              <w:bottom w:val="nil"/>
              <w:right w:val="nil"/>
            </w:tcBorders>
          </w:tcPr>
          <w:p w14:paraId="76D90664"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ED721D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2BE3E49" w14:textId="77777777" w:rsidR="00FD3105" w:rsidRDefault="00FD3105">
      <w:pPr>
        <w:pStyle w:val="pxtbody"/>
      </w:pPr>
    </w:p>
    <w:p w14:paraId="4768427F" w14:textId="77777777" w:rsidR="00FD3105" w:rsidRDefault="00FD3105"/>
    <w:p w14:paraId="05CBE306" w14:textId="77777777" w:rsidR="00FD3105" w:rsidRDefault="00FD3105">
      <w:pPr>
        <w:pStyle w:val="pxcomnt"/>
      </w:pPr>
    </w:p>
    <w:p w14:paraId="79D10B55" w14:textId="77777777" w:rsidR="00FD3105" w:rsidRDefault="00FD3105">
      <w:pPr>
        <w:pStyle w:val="pxhac"/>
        <w:spacing w:before="180"/>
        <w:jc w:val="center"/>
      </w:pPr>
      <w:r>
        <w:rPr>
          <w:rStyle w:val="pxb"/>
          <w:b/>
          <w:bCs/>
        </w:rPr>
        <w:t>Author's Comment</w:t>
      </w:r>
    </w:p>
    <w:p w14:paraId="63ACB7E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This form is for settlement of a personal injury claim of a minor. Paragraph 4 is deleted if no bond is required.</w:t>
      </w:r>
    </w:p>
    <w:p w14:paraId="74174A9D" w14:textId="77777777" w:rsidR="00FD3105" w:rsidRDefault="00FD3105">
      <w:pPr>
        <w:pStyle w:val="pxs"/>
        <w:spacing w:before="180"/>
        <w:rPr>
          <w:sz w:val="27"/>
          <w:szCs w:val="27"/>
        </w:rPr>
      </w:pPr>
      <w:r>
        <w:rPr>
          <w:sz w:val="27"/>
          <w:szCs w:val="27"/>
        </w:rPr>
        <w:t>10:36. Judgment</w:t>
      </w:r>
      <w:r>
        <w:rPr>
          <w:rStyle w:val="pxsep"/>
        </w:rPr>
        <w:t xml:space="preserve">-- </w:t>
      </w:r>
      <w:r>
        <w:rPr>
          <w:sz w:val="27"/>
          <w:szCs w:val="27"/>
        </w:rPr>
        <w:t>Garnishment writ</w:t>
      </w:r>
    </w:p>
    <w:p w14:paraId="3C96705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form.fid="I221a12500be011e2b6c10000837bc6dd"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2612EB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tbl.ident="I02AN3R"</w:instrText>
      </w:r>
      <w:r>
        <w:fldChar w:fldCharType="end"/>
      </w:r>
      <w:r>
        <w:fldChar w:fldCharType="begin"/>
      </w:r>
      <w:r>
        <w:instrText>tbl.uuid="I022PCO"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5494220"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367A88F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15E610B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colspec.colwidth="14*"</w:instrText>
      </w:r>
      <w:r>
        <w:fldChar w:fldCharType="end"/>
      </w:r>
    </w:p>
    <w:p w14:paraId="361B851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colspec.colwidth="30*"</w:instrText>
      </w:r>
      <w:r>
        <w:fldChar w:fldCharType="end"/>
      </w:r>
    </w:p>
    <w:p w14:paraId="58CE5418"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7E7CFD2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1C08923E"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453CE913" w14:textId="77777777">
        <w:tc>
          <w:tcPr>
            <w:tcW w:w="1728" w:type="dxa"/>
            <w:tcBorders>
              <w:top w:val="nil"/>
              <w:left w:val="nil"/>
              <w:bottom w:val="nil"/>
              <w:right w:val="nil"/>
            </w:tcBorders>
          </w:tcPr>
          <w:p w14:paraId="0FDF1CA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7D5C15F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50C3FEB2" w14:textId="77777777" w:rsidR="00FD3105" w:rsidRDefault="00FD3105"/>
        </w:tc>
        <w:tc>
          <w:tcPr>
            <w:tcW w:w="1728" w:type="dxa"/>
            <w:tcBorders>
              <w:top w:val="nil"/>
              <w:left w:val="nil"/>
              <w:bottom w:val="nil"/>
              <w:right w:val="nil"/>
            </w:tcBorders>
          </w:tcPr>
          <w:p w14:paraId="0A0EDBA4" w14:textId="77777777" w:rsidR="00FD3105" w:rsidRDefault="00FD3105"/>
        </w:tc>
        <w:tc>
          <w:tcPr>
            <w:tcW w:w="1728" w:type="dxa"/>
            <w:tcBorders>
              <w:top w:val="nil"/>
              <w:left w:val="nil"/>
              <w:bottom w:val="nil"/>
              <w:right w:val="nil"/>
            </w:tcBorders>
          </w:tcPr>
          <w:p w14:paraId="770CE869" w14:textId="77777777" w:rsidR="00FD3105" w:rsidRDefault="00FD3105"/>
        </w:tc>
      </w:tr>
      <w:tr w:rsidR="00FD3105" w14:paraId="65B93982" w14:textId="77777777">
        <w:tc>
          <w:tcPr>
            <w:tcW w:w="1728" w:type="dxa"/>
            <w:tcBorders>
              <w:top w:val="nil"/>
              <w:left w:val="nil"/>
              <w:bottom w:val="nil"/>
              <w:right w:val="nil"/>
            </w:tcBorders>
          </w:tcPr>
          <w:p w14:paraId="4CC64B2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E3DFB6B" w14:textId="77777777" w:rsidR="00FD3105" w:rsidRDefault="00FD3105"/>
        </w:tc>
        <w:tc>
          <w:tcPr>
            <w:tcW w:w="1728" w:type="dxa"/>
            <w:tcBorders>
              <w:top w:val="nil"/>
              <w:left w:val="nil"/>
              <w:bottom w:val="nil"/>
              <w:right w:val="nil"/>
            </w:tcBorders>
          </w:tcPr>
          <w:p w14:paraId="5AE3396C" w14:textId="77777777" w:rsidR="00FD3105" w:rsidRDefault="00FD3105"/>
        </w:tc>
        <w:tc>
          <w:tcPr>
            <w:tcW w:w="1728" w:type="dxa"/>
            <w:tcBorders>
              <w:top w:val="nil"/>
              <w:left w:val="nil"/>
              <w:bottom w:val="nil"/>
              <w:right w:val="nil"/>
            </w:tcBorders>
          </w:tcPr>
          <w:p w14:paraId="5A1EC052" w14:textId="77777777" w:rsidR="00FD3105" w:rsidRDefault="00FD3105"/>
        </w:tc>
        <w:tc>
          <w:tcPr>
            <w:tcW w:w="1728" w:type="dxa"/>
            <w:tcBorders>
              <w:top w:val="nil"/>
              <w:left w:val="nil"/>
              <w:bottom w:val="nil"/>
              <w:right w:val="nil"/>
            </w:tcBorders>
          </w:tcPr>
          <w:p w14:paraId="68C4ECB1" w14:textId="77777777" w:rsidR="00FD3105" w:rsidRDefault="00FD3105"/>
        </w:tc>
      </w:tr>
      <w:tr w:rsidR="00FD3105" w14:paraId="483E444F" w14:textId="77777777">
        <w:tc>
          <w:tcPr>
            <w:tcW w:w="1728" w:type="dxa"/>
            <w:tcBorders>
              <w:top w:val="nil"/>
              <w:left w:val="nil"/>
              <w:bottom w:val="nil"/>
              <w:right w:val="nil"/>
            </w:tcBorders>
          </w:tcPr>
          <w:p w14:paraId="0DE0300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CA05E4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F4DB7C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43908CBC" w14:textId="77777777" w:rsidR="00FD3105" w:rsidRDefault="00FD3105"/>
        </w:tc>
        <w:tc>
          <w:tcPr>
            <w:tcW w:w="1728" w:type="dxa"/>
            <w:tcBorders>
              <w:top w:val="nil"/>
              <w:left w:val="nil"/>
              <w:bottom w:val="nil"/>
              <w:right w:val="nil"/>
            </w:tcBorders>
          </w:tcPr>
          <w:p w14:paraId="1B73E5A9" w14:textId="77777777" w:rsidR="00FD3105" w:rsidRDefault="00FD3105"/>
        </w:tc>
      </w:tr>
      <w:tr w:rsidR="00FD3105" w14:paraId="519E2688" w14:textId="77777777">
        <w:tc>
          <w:tcPr>
            <w:tcW w:w="1728" w:type="dxa"/>
            <w:tcBorders>
              <w:top w:val="nil"/>
              <w:left w:val="nil"/>
              <w:bottom w:val="nil"/>
              <w:right w:val="nil"/>
            </w:tcBorders>
          </w:tcPr>
          <w:p w14:paraId="17CF62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09F7B7D1" w14:textId="77777777" w:rsidR="00FD3105" w:rsidRDefault="00FD3105"/>
        </w:tc>
        <w:tc>
          <w:tcPr>
            <w:tcW w:w="1728" w:type="dxa"/>
            <w:tcBorders>
              <w:top w:val="nil"/>
              <w:left w:val="nil"/>
              <w:bottom w:val="nil"/>
              <w:right w:val="nil"/>
            </w:tcBorders>
          </w:tcPr>
          <w:p w14:paraId="7F538C9C" w14:textId="77777777" w:rsidR="00FD3105" w:rsidRDefault="00FD3105"/>
        </w:tc>
        <w:tc>
          <w:tcPr>
            <w:tcW w:w="1728" w:type="dxa"/>
            <w:tcBorders>
              <w:top w:val="nil"/>
              <w:left w:val="nil"/>
              <w:bottom w:val="nil"/>
              <w:right w:val="nil"/>
            </w:tcBorders>
          </w:tcPr>
          <w:p w14:paraId="43464C03" w14:textId="77777777" w:rsidR="00FD3105" w:rsidRDefault="00FD3105"/>
        </w:tc>
        <w:tc>
          <w:tcPr>
            <w:tcW w:w="1728" w:type="dxa"/>
            <w:tcBorders>
              <w:top w:val="nil"/>
              <w:left w:val="nil"/>
              <w:bottom w:val="nil"/>
              <w:right w:val="nil"/>
            </w:tcBorders>
          </w:tcPr>
          <w:p w14:paraId="7ADED4FF" w14:textId="77777777" w:rsidR="00FD3105" w:rsidRDefault="00FD3105"/>
        </w:tc>
      </w:tr>
      <w:tr w:rsidR="00FD3105" w14:paraId="4ED10D62" w14:textId="77777777">
        <w:tc>
          <w:tcPr>
            <w:tcW w:w="1728" w:type="dxa"/>
            <w:tcBorders>
              <w:top w:val="nil"/>
              <w:left w:val="nil"/>
              <w:bottom w:val="nil"/>
              <w:right w:val="nil"/>
            </w:tcBorders>
          </w:tcPr>
          <w:p w14:paraId="3B391ED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w:instrText>
            </w:r>
            <w:r>
              <w:rPr>
                <w:rStyle w:val="pxrowentry"/>
              </w:rPr>
              <w:lastRenderedPageBreak/>
              <w:instrText>y.resize="same"</w:instrText>
            </w:r>
            <w:r>
              <w:rPr>
                <w:rStyle w:val="pxrowentry"/>
              </w:rPr>
              <w:fldChar w:fldCharType="end"/>
            </w:r>
          </w:p>
        </w:tc>
        <w:tc>
          <w:tcPr>
            <w:tcW w:w="1728" w:type="dxa"/>
            <w:tcBorders>
              <w:top w:val="nil"/>
              <w:left w:val="nil"/>
              <w:bottom w:val="nil"/>
              <w:right w:val="nil"/>
            </w:tcBorders>
          </w:tcPr>
          <w:p w14:paraId="19606251"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w:instrText>
            </w:r>
            <w:r>
              <w:rPr>
                <w:rStyle w:val="pxentry"/>
              </w:rPr>
              <w:lastRenderedPageBreak/>
              <w:instrText>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21A872DA"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w:instrText>
            </w:r>
            <w:r>
              <w:rPr>
                <w:rStyle w:val="pxentry"/>
              </w:rPr>
              <w:lastRenderedPageBreak/>
              <w:instrText>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564ADC3A" w14:textId="77777777" w:rsidR="00FD3105" w:rsidRDefault="00FD3105"/>
        </w:tc>
        <w:tc>
          <w:tcPr>
            <w:tcW w:w="1728" w:type="dxa"/>
            <w:tcBorders>
              <w:top w:val="nil"/>
              <w:left w:val="nil"/>
              <w:bottom w:val="nil"/>
              <w:right w:val="nil"/>
            </w:tcBorders>
          </w:tcPr>
          <w:p w14:paraId="10EF7E68" w14:textId="77777777" w:rsidR="00FD3105" w:rsidRDefault="00FD3105"/>
        </w:tc>
      </w:tr>
      <w:tr w:rsidR="00FD3105" w14:paraId="292CCBB9" w14:textId="77777777">
        <w:tc>
          <w:tcPr>
            <w:tcW w:w="1728" w:type="dxa"/>
            <w:tcBorders>
              <w:top w:val="nil"/>
              <w:left w:val="nil"/>
              <w:bottom w:val="nil"/>
              <w:right w:val="nil"/>
            </w:tcBorders>
          </w:tcPr>
          <w:p w14:paraId="44FB4BE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79AEA6D" w14:textId="77777777" w:rsidR="00FD3105" w:rsidRDefault="00FD3105"/>
        </w:tc>
        <w:tc>
          <w:tcPr>
            <w:tcW w:w="1728" w:type="dxa"/>
            <w:tcBorders>
              <w:top w:val="nil"/>
              <w:left w:val="nil"/>
              <w:bottom w:val="nil"/>
              <w:right w:val="nil"/>
            </w:tcBorders>
          </w:tcPr>
          <w:p w14:paraId="0D2042D3" w14:textId="77777777" w:rsidR="00FD3105" w:rsidRDefault="00FD3105"/>
        </w:tc>
        <w:tc>
          <w:tcPr>
            <w:tcW w:w="1728" w:type="dxa"/>
            <w:tcBorders>
              <w:top w:val="nil"/>
              <w:left w:val="nil"/>
              <w:bottom w:val="nil"/>
              <w:right w:val="nil"/>
            </w:tcBorders>
          </w:tcPr>
          <w:p w14:paraId="29B0496F" w14:textId="77777777" w:rsidR="00FD3105" w:rsidRDefault="00FD3105"/>
        </w:tc>
        <w:tc>
          <w:tcPr>
            <w:tcW w:w="1728" w:type="dxa"/>
            <w:tcBorders>
              <w:top w:val="nil"/>
              <w:left w:val="nil"/>
              <w:bottom w:val="nil"/>
              <w:right w:val="nil"/>
            </w:tcBorders>
          </w:tcPr>
          <w:p w14:paraId="6AFDE450" w14:textId="77777777" w:rsidR="00FD3105" w:rsidRDefault="00FD3105"/>
        </w:tc>
      </w:tr>
      <w:tr w:rsidR="00FD3105" w14:paraId="37F56F5D" w14:textId="77777777">
        <w:tc>
          <w:tcPr>
            <w:tcW w:w="1728" w:type="dxa"/>
            <w:tcBorders>
              <w:top w:val="nil"/>
              <w:left w:val="nil"/>
              <w:bottom w:val="nil"/>
              <w:right w:val="nil"/>
            </w:tcBorders>
          </w:tcPr>
          <w:p w14:paraId="3690390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DEFENDANT]</w:t>
            </w:r>
            <w:r>
              <w:rPr>
                <w:rStyle w:val="pxrowentry"/>
              </w:rPr>
              <w:t>,</w:t>
            </w:r>
          </w:p>
        </w:tc>
        <w:tc>
          <w:tcPr>
            <w:tcW w:w="1728" w:type="dxa"/>
            <w:tcBorders>
              <w:top w:val="nil"/>
              <w:left w:val="nil"/>
              <w:bottom w:val="nil"/>
              <w:right w:val="nil"/>
            </w:tcBorders>
          </w:tcPr>
          <w:p w14:paraId="55E8533A" w14:textId="77777777" w:rsidR="00FD3105" w:rsidRDefault="00FD3105"/>
        </w:tc>
        <w:tc>
          <w:tcPr>
            <w:tcW w:w="1728" w:type="dxa"/>
            <w:tcBorders>
              <w:top w:val="nil"/>
              <w:left w:val="nil"/>
              <w:bottom w:val="nil"/>
              <w:right w:val="nil"/>
            </w:tcBorders>
          </w:tcPr>
          <w:p w14:paraId="4CCDACD0" w14:textId="77777777" w:rsidR="00FD3105" w:rsidRDefault="00FD3105"/>
        </w:tc>
        <w:tc>
          <w:tcPr>
            <w:tcW w:w="1728" w:type="dxa"/>
            <w:tcBorders>
              <w:top w:val="nil"/>
              <w:left w:val="nil"/>
              <w:bottom w:val="nil"/>
              <w:right w:val="nil"/>
            </w:tcBorders>
          </w:tcPr>
          <w:p w14:paraId="096B921D" w14:textId="77777777" w:rsidR="00FD3105" w:rsidRDefault="00FD3105"/>
        </w:tc>
        <w:tc>
          <w:tcPr>
            <w:tcW w:w="1728" w:type="dxa"/>
            <w:tcBorders>
              <w:top w:val="nil"/>
              <w:left w:val="nil"/>
              <w:bottom w:val="nil"/>
              <w:right w:val="nil"/>
            </w:tcBorders>
          </w:tcPr>
          <w:p w14:paraId="7ED1213F" w14:textId="77777777" w:rsidR="00FD3105" w:rsidRDefault="00FD3105"/>
        </w:tc>
      </w:tr>
      <w:tr w:rsidR="00FD3105" w14:paraId="3E913B31" w14:textId="77777777">
        <w:tc>
          <w:tcPr>
            <w:tcW w:w="1728" w:type="dxa"/>
            <w:tcBorders>
              <w:top w:val="nil"/>
              <w:left w:val="nil"/>
              <w:bottom w:val="nil"/>
              <w:right w:val="nil"/>
            </w:tcBorders>
          </w:tcPr>
          <w:p w14:paraId="5DBE17D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0A50012" w14:textId="77777777" w:rsidR="00FD3105" w:rsidRDefault="00FD3105"/>
        </w:tc>
        <w:tc>
          <w:tcPr>
            <w:tcW w:w="1728" w:type="dxa"/>
            <w:tcBorders>
              <w:top w:val="nil"/>
              <w:left w:val="nil"/>
              <w:bottom w:val="nil"/>
              <w:right w:val="nil"/>
            </w:tcBorders>
          </w:tcPr>
          <w:p w14:paraId="3500AD7F" w14:textId="77777777" w:rsidR="00FD3105" w:rsidRDefault="00FD3105"/>
        </w:tc>
        <w:tc>
          <w:tcPr>
            <w:tcW w:w="1728" w:type="dxa"/>
            <w:tcBorders>
              <w:top w:val="nil"/>
              <w:left w:val="nil"/>
              <w:bottom w:val="nil"/>
              <w:right w:val="nil"/>
            </w:tcBorders>
          </w:tcPr>
          <w:p w14:paraId="760CBDBF" w14:textId="77777777" w:rsidR="00FD3105" w:rsidRDefault="00FD3105"/>
        </w:tc>
        <w:tc>
          <w:tcPr>
            <w:tcW w:w="1728" w:type="dxa"/>
            <w:tcBorders>
              <w:top w:val="nil"/>
              <w:left w:val="nil"/>
              <w:bottom w:val="nil"/>
              <w:right w:val="nil"/>
            </w:tcBorders>
          </w:tcPr>
          <w:p w14:paraId="61D835B5" w14:textId="77777777" w:rsidR="00FD3105" w:rsidRDefault="00FD3105"/>
        </w:tc>
      </w:tr>
      <w:tr w:rsidR="00FD3105" w14:paraId="313B4254" w14:textId="77777777">
        <w:tc>
          <w:tcPr>
            <w:tcW w:w="1728" w:type="dxa"/>
            <w:tcBorders>
              <w:top w:val="nil"/>
              <w:left w:val="nil"/>
              <w:bottom w:val="nil"/>
              <w:right w:val="nil"/>
            </w:tcBorders>
          </w:tcPr>
          <w:p w14:paraId="6498A9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4FB9155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A74A23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377F07BF" w14:textId="77777777" w:rsidR="00FD3105" w:rsidRDefault="00FD3105"/>
        </w:tc>
        <w:tc>
          <w:tcPr>
            <w:tcW w:w="1728" w:type="dxa"/>
            <w:tcBorders>
              <w:top w:val="nil"/>
              <w:left w:val="nil"/>
              <w:bottom w:val="nil"/>
              <w:right w:val="nil"/>
            </w:tcBorders>
          </w:tcPr>
          <w:p w14:paraId="1F58EAFA" w14:textId="77777777" w:rsidR="00FD3105" w:rsidRDefault="00FD3105"/>
        </w:tc>
      </w:tr>
    </w:tbl>
    <w:p w14:paraId="496C4B42" w14:textId="77777777" w:rsidR="00FD3105" w:rsidRDefault="00FD3105">
      <w:pPr>
        <w:pStyle w:val="pxtbody"/>
      </w:pPr>
    </w:p>
    <w:p w14:paraId="5A900C66" w14:textId="77777777" w:rsidR="00FD3105" w:rsidRDefault="00FD3105"/>
    <w:p w14:paraId="633894B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JUDGMENT ON GARNISHMENT WRIT</w:t>
      </w:r>
    </w:p>
    <w:p w14:paraId="0CAD633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This action was heard on the writ of garnishment and the answer of garnishee </w:t>
      </w:r>
      <w:r>
        <w:rPr>
          <w:rStyle w:val="pxfinstr"/>
          <w:i/>
          <w:iCs/>
        </w:rPr>
        <w:t>[NAME OF GARNISHEE]</w:t>
      </w:r>
      <w:r>
        <w:t xml:space="preserve"> to the writ and</w:t>
      </w:r>
    </w:p>
    <w:p w14:paraId="72C49DD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IT IS ADJUDGED that:</w:t>
      </w:r>
    </w:p>
    <w:p w14:paraId="7BE8C913" w14:textId="77777777" w:rsidR="00FD3105" w:rsidRDefault="00FD3105">
      <w:pPr>
        <w:pStyle w:val="pxformfl"/>
        <w:ind w:left="500"/>
      </w:pPr>
      <w:r>
        <w:t xml:space="preserve"> </w:t>
      </w:r>
    </w:p>
    <w:p w14:paraId="2C76DB1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6C088B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The clerk of this court shall issue a subpoena to </w:t>
      </w:r>
      <w:r>
        <w:rPr>
          <w:rStyle w:val="pxfinstr"/>
          <w:i/>
          <w:iCs/>
        </w:rPr>
        <w:t>[NAME OF DEFENDANT]</w:t>
      </w:r>
      <w:r>
        <w:t xml:space="preserve"> requiring defendant to permit inspection by plaintiff of the following:</w:t>
      </w:r>
    </w:p>
    <w:p w14:paraId="034A335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[items to be inspected]</w:t>
      </w:r>
    </w:p>
    <w:p w14:paraId="509F8BE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3C7293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After inspection the court will enter judgment in accordance with the findings and law.</w:t>
      </w:r>
    </w:p>
    <w:p w14:paraId="5A83E21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ORDERED at </w:t>
      </w:r>
      <w:r>
        <w:rPr>
          <w:rStyle w:val="pxfinstr"/>
          <w:i/>
          <w:iCs/>
        </w:rPr>
        <w:t>[name of city]</w:t>
      </w:r>
      <w:r>
        <w:t xml:space="preserve">, Florida on </w:t>
      </w:r>
      <w:r>
        <w:rPr>
          <w:rStyle w:val="pxfinstr"/>
          <w:i/>
          <w:iCs/>
        </w:rPr>
        <w:t>[date of judgment]</w:t>
      </w:r>
      <w:r>
        <w:t>.</w:t>
      </w:r>
    </w:p>
    <w:p w14:paraId="10865DE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DCD724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DA62EA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B5908ED" w14:textId="77777777" w:rsidR="00FD3105" w:rsidRDefault="00FD3105">
      <w:pPr>
        <w:pStyle w:val="pxformfsigtbl"/>
        <w:ind w:left="500"/>
      </w:pPr>
      <w:r>
        <w:lastRenderedPageBreak/>
        <w:t xml:space="preserve"> </w:t>
      </w:r>
      <w:r>
        <w:rPr>
          <w:color w:val="FF0000"/>
          <w:sz w:val="20"/>
          <w:szCs w:val="20"/>
          <w:vertAlign w:val="superscript"/>
        </w:rPr>
        <w:t>►</w:t>
      </w:r>
      <w:r>
        <w:fldChar w:fldCharType="begin"/>
      </w:r>
      <w:r>
        <w:instrText>fsig.pos="l"</w:instrText>
      </w:r>
      <w:r>
        <w:fldChar w:fldCharType="end"/>
      </w:r>
      <w:r>
        <w:rPr>
          <w:color w:val="FF0000"/>
          <w:sz w:val="20"/>
          <w:szCs w:val="20"/>
          <w:vertAlign w:val="superscript"/>
        </w:rPr>
        <w:t>►</w:t>
      </w:r>
      <w:r>
        <w:fldChar w:fldCharType="begin"/>
      </w:r>
      <w:r>
        <w:instrText>tbl.ident="I02AN3N"</w:instrText>
      </w:r>
      <w:r>
        <w:fldChar w:fldCharType="end"/>
      </w:r>
      <w:r>
        <w:fldChar w:fldCharType="begin"/>
      </w:r>
      <w:r>
        <w:instrText>tbl.uuid="I06NQKK"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1B8256A"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408051F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15D621C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colspec.colwidth="37*"</w:instrText>
      </w:r>
      <w:r>
        <w:fldChar w:fldCharType="end"/>
      </w:r>
    </w:p>
    <w:p w14:paraId="52DA214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colspec.colwidth="82*"</w:instrText>
      </w:r>
      <w:r>
        <w:fldChar w:fldCharType="end"/>
      </w:r>
    </w:p>
    <w:p w14:paraId="153BD97E"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colspec.colwidth="77*"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00E3AC42" w14:textId="77777777">
        <w:tc>
          <w:tcPr>
            <w:tcW w:w="2880" w:type="dxa"/>
            <w:tcBorders>
              <w:top w:val="nil"/>
              <w:left w:val="nil"/>
              <w:bottom w:val="nil"/>
              <w:right w:val="nil"/>
            </w:tcBorders>
          </w:tcPr>
          <w:p w14:paraId="341386C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2880" w:type="dxa"/>
            <w:tcBorders>
              <w:top w:val="nil"/>
              <w:left w:val="nil"/>
              <w:bottom w:val="nil"/>
              <w:right w:val="nil"/>
            </w:tcBorders>
          </w:tcPr>
          <w:p w14:paraId="6C2719A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330FD178" w14:textId="77777777" w:rsidR="00FD3105" w:rsidRDefault="00FD3105"/>
        </w:tc>
      </w:tr>
      <w:tr w:rsidR="00FD3105" w14:paraId="429F7B4F" w14:textId="77777777">
        <w:tc>
          <w:tcPr>
            <w:tcW w:w="2880" w:type="dxa"/>
            <w:tcBorders>
              <w:top w:val="nil"/>
              <w:left w:val="nil"/>
              <w:bottom w:val="nil"/>
              <w:right w:val="nil"/>
            </w:tcBorders>
          </w:tcPr>
          <w:p w14:paraId="3954144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880" w:type="dxa"/>
            <w:tcBorders>
              <w:top w:val="nil"/>
              <w:left w:val="nil"/>
              <w:bottom w:val="nil"/>
              <w:right w:val="nil"/>
            </w:tcBorders>
          </w:tcPr>
          <w:p w14:paraId="699AB96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6FC70F36" w14:textId="77777777" w:rsidR="00FD3105" w:rsidRDefault="00FD3105"/>
        </w:tc>
      </w:tr>
    </w:tbl>
    <w:p w14:paraId="7B4A66BA" w14:textId="77777777" w:rsidR="00FD3105" w:rsidRDefault="00FD3105">
      <w:pPr>
        <w:pStyle w:val="pxtbody"/>
      </w:pPr>
    </w:p>
    <w:p w14:paraId="7053F663" w14:textId="77777777" w:rsidR="00FD3105" w:rsidRDefault="00FD3105"/>
    <w:p w14:paraId="602027E1" w14:textId="77777777" w:rsidR="00FD3105" w:rsidRDefault="00FD3105">
      <w:pPr>
        <w:pStyle w:val="pxcomnt"/>
      </w:pPr>
    </w:p>
    <w:p w14:paraId="4CA6BC94" w14:textId="77777777" w:rsidR="00FD3105" w:rsidRDefault="00FD3105">
      <w:pPr>
        <w:pStyle w:val="pxhac"/>
        <w:spacing w:before="180"/>
        <w:jc w:val="center"/>
      </w:pPr>
      <w:r>
        <w:rPr>
          <w:rStyle w:val="pxb"/>
          <w:b/>
          <w:bCs/>
        </w:rPr>
        <w:t>Author's Comment</w:t>
      </w:r>
    </w:p>
    <w:p w14:paraId="339D4B7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st.ref.id="I01T31G"</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77.082, Fla. Stat.; </w:t>
      </w:r>
      <w:r>
        <w:rPr>
          <w:rStyle w:val="pxst"/>
          <w:vanish/>
        </w:rPr>
        <w:t>&amp;s;</w:t>
      </w:r>
      <w:r>
        <w:rPr>
          <w:rStyle w:val="pxvis"/>
          <w:rFonts w:ascii="Times NewRoman" w:hAnsi="Times NewRoman"/>
          <w:b w:val="0"/>
          <w:sz w:val="24"/>
        </w:rPr>
        <w:t>§</w:t>
      </w:r>
      <w:r>
        <w:rPr>
          <w:rStyle w:val="pxst"/>
        </w:rPr>
        <w:t>77.083, Fla. Stat.</w:t>
      </w:r>
    </w:p>
    <w:p w14:paraId="3463E114" w14:textId="77777777" w:rsidR="00FD3105" w:rsidRDefault="00FD3105">
      <w:pPr>
        <w:pStyle w:val="pxs"/>
        <w:spacing w:before="180"/>
        <w:rPr>
          <w:sz w:val="27"/>
          <w:szCs w:val="27"/>
        </w:rPr>
      </w:pPr>
      <w:r>
        <w:rPr>
          <w:sz w:val="27"/>
          <w:szCs w:val="27"/>
        </w:rPr>
        <w:t>10:37. Judgment</w:t>
      </w:r>
      <w:r>
        <w:rPr>
          <w:rStyle w:val="pxsep"/>
        </w:rPr>
        <w:t xml:space="preserve">-- </w:t>
      </w:r>
      <w:r>
        <w:rPr>
          <w:sz w:val="27"/>
          <w:szCs w:val="27"/>
        </w:rPr>
        <w:t>Continuing garnishment writ</w:t>
      </w:r>
    </w:p>
    <w:p w14:paraId="76BE8A7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form.fid="I221b98f00be011e2b6c10000837bc6dd"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6D3CF8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tbl.ident="I02ANP3"</w:instrText>
      </w:r>
      <w:r>
        <w:fldChar w:fldCharType="end"/>
      </w:r>
      <w:r>
        <w:fldChar w:fldCharType="begin"/>
      </w:r>
      <w:r>
        <w:instrText>tbl.uuid="I01BSU9"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6CD3A19"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0A3A929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0415BB7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colspec.colwidth="14*"</w:instrText>
      </w:r>
      <w:r>
        <w:fldChar w:fldCharType="end"/>
      </w:r>
    </w:p>
    <w:p w14:paraId="50C48DB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colspec.colwidth="30*"</w:instrText>
      </w:r>
      <w:r>
        <w:fldChar w:fldCharType="end"/>
      </w:r>
    </w:p>
    <w:p w14:paraId="1F7D2050"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1E4D6273"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19C690E6"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2816DF4B" w14:textId="77777777">
        <w:tc>
          <w:tcPr>
            <w:tcW w:w="1728" w:type="dxa"/>
            <w:tcBorders>
              <w:top w:val="nil"/>
              <w:left w:val="nil"/>
              <w:bottom w:val="nil"/>
              <w:right w:val="nil"/>
            </w:tcBorders>
          </w:tcPr>
          <w:p w14:paraId="71B1871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42987EC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6F43A6A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115C3347" w14:textId="77777777" w:rsidR="00FD3105" w:rsidRDefault="00FD3105"/>
        </w:tc>
        <w:tc>
          <w:tcPr>
            <w:tcW w:w="1728" w:type="dxa"/>
            <w:tcBorders>
              <w:top w:val="nil"/>
              <w:left w:val="nil"/>
              <w:bottom w:val="nil"/>
              <w:right w:val="nil"/>
            </w:tcBorders>
          </w:tcPr>
          <w:p w14:paraId="1927D4AE" w14:textId="77777777" w:rsidR="00FD3105" w:rsidRDefault="00FD3105"/>
        </w:tc>
      </w:tr>
      <w:tr w:rsidR="00FD3105" w14:paraId="5F763DE8" w14:textId="77777777">
        <w:tc>
          <w:tcPr>
            <w:tcW w:w="1728" w:type="dxa"/>
            <w:tcBorders>
              <w:top w:val="nil"/>
              <w:left w:val="nil"/>
              <w:bottom w:val="nil"/>
              <w:right w:val="nil"/>
            </w:tcBorders>
          </w:tcPr>
          <w:p w14:paraId="1081100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425160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4702D8C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343F2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70C8B936" w14:textId="77777777" w:rsidR="00FD3105" w:rsidRDefault="00FD3105"/>
        </w:tc>
      </w:tr>
      <w:tr w:rsidR="00FD3105" w14:paraId="30C3CA05" w14:textId="77777777">
        <w:tc>
          <w:tcPr>
            <w:tcW w:w="1728" w:type="dxa"/>
            <w:tcBorders>
              <w:top w:val="nil"/>
              <w:left w:val="nil"/>
              <w:bottom w:val="nil"/>
              <w:right w:val="nil"/>
            </w:tcBorders>
          </w:tcPr>
          <w:p w14:paraId="5631DFB2"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25F978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844735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350A19B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F894909" w14:textId="77777777" w:rsidR="00FD3105" w:rsidRDefault="00FD3105"/>
        </w:tc>
      </w:tr>
      <w:tr w:rsidR="00FD3105" w14:paraId="41B891C9" w14:textId="77777777">
        <w:tc>
          <w:tcPr>
            <w:tcW w:w="1728" w:type="dxa"/>
            <w:tcBorders>
              <w:top w:val="nil"/>
              <w:left w:val="nil"/>
              <w:bottom w:val="nil"/>
              <w:right w:val="nil"/>
            </w:tcBorders>
          </w:tcPr>
          <w:p w14:paraId="6229DC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B0DA2B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528949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10D9F2D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14454D71" w14:textId="77777777" w:rsidR="00FD3105" w:rsidRDefault="00FD3105"/>
        </w:tc>
      </w:tr>
      <w:tr w:rsidR="00FD3105" w14:paraId="75D15459" w14:textId="77777777">
        <w:tc>
          <w:tcPr>
            <w:tcW w:w="1728" w:type="dxa"/>
            <w:tcBorders>
              <w:top w:val="nil"/>
              <w:left w:val="nil"/>
              <w:bottom w:val="nil"/>
              <w:right w:val="nil"/>
            </w:tcBorders>
          </w:tcPr>
          <w:p w14:paraId="60BDAC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7908F15"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2FCE02E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0D513AF2" w14:textId="77777777" w:rsidR="00FD3105" w:rsidRDefault="00FD3105"/>
        </w:tc>
        <w:tc>
          <w:tcPr>
            <w:tcW w:w="1728" w:type="dxa"/>
            <w:tcBorders>
              <w:top w:val="nil"/>
              <w:left w:val="nil"/>
              <w:bottom w:val="nil"/>
              <w:right w:val="nil"/>
            </w:tcBorders>
          </w:tcPr>
          <w:p w14:paraId="004F1B27" w14:textId="77777777" w:rsidR="00FD3105" w:rsidRDefault="00FD3105"/>
        </w:tc>
      </w:tr>
      <w:tr w:rsidR="00FD3105" w14:paraId="73C2BC6E" w14:textId="77777777">
        <w:tc>
          <w:tcPr>
            <w:tcW w:w="1728" w:type="dxa"/>
            <w:tcBorders>
              <w:top w:val="nil"/>
              <w:left w:val="nil"/>
              <w:bottom w:val="nil"/>
              <w:right w:val="nil"/>
            </w:tcBorders>
          </w:tcPr>
          <w:p w14:paraId="7A9DC87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220D90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11317F0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2E3524A" w14:textId="77777777" w:rsidR="00FD3105" w:rsidRDefault="00FD3105"/>
        </w:tc>
        <w:tc>
          <w:tcPr>
            <w:tcW w:w="1728" w:type="dxa"/>
            <w:tcBorders>
              <w:top w:val="nil"/>
              <w:left w:val="nil"/>
              <w:bottom w:val="nil"/>
              <w:right w:val="nil"/>
            </w:tcBorders>
          </w:tcPr>
          <w:p w14:paraId="55D8A870" w14:textId="77777777" w:rsidR="00FD3105" w:rsidRDefault="00FD3105"/>
        </w:tc>
      </w:tr>
      <w:tr w:rsidR="00FD3105" w14:paraId="3F869BB7" w14:textId="77777777">
        <w:tc>
          <w:tcPr>
            <w:tcW w:w="1728" w:type="dxa"/>
            <w:tcBorders>
              <w:top w:val="nil"/>
              <w:left w:val="nil"/>
              <w:bottom w:val="nil"/>
              <w:right w:val="nil"/>
            </w:tcBorders>
          </w:tcPr>
          <w:p w14:paraId="10C3CFC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1728" w:type="dxa"/>
            <w:tcBorders>
              <w:top w:val="nil"/>
              <w:left w:val="nil"/>
              <w:bottom w:val="nil"/>
              <w:right w:val="nil"/>
            </w:tcBorders>
          </w:tcPr>
          <w:p w14:paraId="4307F7D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23BAC892" w14:textId="77777777" w:rsidR="00FD3105" w:rsidRDefault="00FD3105"/>
        </w:tc>
        <w:tc>
          <w:tcPr>
            <w:tcW w:w="1728" w:type="dxa"/>
            <w:tcBorders>
              <w:top w:val="nil"/>
              <w:left w:val="nil"/>
              <w:bottom w:val="nil"/>
              <w:right w:val="nil"/>
            </w:tcBorders>
          </w:tcPr>
          <w:p w14:paraId="4FAD52FE" w14:textId="77777777" w:rsidR="00FD3105" w:rsidRDefault="00FD3105"/>
        </w:tc>
        <w:tc>
          <w:tcPr>
            <w:tcW w:w="1728" w:type="dxa"/>
            <w:tcBorders>
              <w:top w:val="nil"/>
              <w:left w:val="nil"/>
              <w:bottom w:val="nil"/>
              <w:right w:val="nil"/>
            </w:tcBorders>
          </w:tcPr>
          <w:p w14:paraId="4755BED4" w14:textId="77777777" w:rsidR="00FD3105" w:rsidRDefault="00FD3105"/>
        </w:tc>
      </w:tr>
      <w:tr w:rsidR="00FD3105" w14:paraId="47CE7ECA" w14:textId="77777777">
        <w:tc>
          <w:tcPr>
            <w:tcW w:w="1728" w:type="dxa"/>
            <w:tcBorders>
              <w:top w:val="nil"/>
              <w:left w:val="nil"/>
              <w:bottom w:val="nil"/>
              <w:right w:val="nil"/>
            </w:tcBorders>
          </w:tcPr>
          <w:p w14:paraId="2A10870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718352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6BC532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11CE5F7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531852A" w14:textId="77777777" w:rsidR="00FD3105" w:rsidRDefault="00FD3105"/>
        </w:tc>
      </w:tr>
      <w:tr w:rsidR="00FD3105" w14:paraId="7B54F2C0" w14:textId="77777777">
        <w:tc>
          <w:tcPr>
            <w:tcW w:w="1728" w:type="dxa"/>
            <w:tcBorders>
              <w:top w:val="nil"/>
              <w:left w:val="nil"/>
              <w:bottom w:val="nil"/>
              <w:right w:val="nil"/>
            </w:tcBorders>
          </w:tcPr>
          <w:p w14:paraId="57E2DFC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5AEB6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AA8699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79E85EE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28DF74B" w14:textId="77777777" w:rsidR="00FD3105" w:rsidRDefault="00FD3105"/>
        </w:tc>
      </w:tr>
    </w:tbl>
    <w:p w14:paraId="04F1AF48" w14:textId="77777777" w:rsidR="00FD3105" w:rsidRDefault="00FD3105">
      <w:pPr>
        <w:pStyle w:val="pxtbody"/>
      </w:pPr>
    </w:p>
    <w:p w14:paraId="46DE16A0" w14:textId="77777777" w:rsidR="00FD3105" w:rsidRDefault="00FD3105"/>
    <w:p w14:paraId="5116DE2D"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JUDGMENT ON CONTINUING GARNISHMENT WRIT</w:t>
      </w:r>
    </w:p>
    <w:p w14:paraId="75564D5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This action was heard on the continuing writ of garnishment and the answer of garnishee </w:t>
      </w:r>
      <w:r>
        <w:rPr>
          <w:rStyle w:val="pxfinstr"/>
          <w:i/>
          <w:iCs/>
        </w:rPr>
        <w:t>[NAME OF GARNISHEE]</w:t>
      </w:r>
      <w:r>
        <w:t xml:space="preserve"> and</w:t>
      </w:r>
    </w:p>
    <w:p w14:paraId="0AE12EF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IT IS ADJUDGED that:</w:t>
      </w:r>
    </w:p>
    <w:p w14:paraId="7BD45E79" w14:textId="77777777" w:rsidR="00FD3105" w:rsidRDefault="00FD3105">
      <w:pPr>
        <w:pStyle w:val="pxformfl"/>
        <w:ind w:left="500"/>
      </w:pPr>
      <w:r>
        <w:t xml:space="preserve"> </w:t>
      </w:r>
    </w:p>
    <w:p w14:paraId="1D393B8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7AC549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Plaintiff accepts garnishee's </w:t>
      </w:r>
      <w:r>
        <w:lastRenderedPageBreak/>
        <w:t>answer.</w:t>
      </w:r>
    </w:p>
    <w:p w14:paraId="6935524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DA28DE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pay plaintiff </w:t>
      </w:r>
      <w:r>
        <w:rPr>
          <w:rStyle w:val="pxfinstr"/>
          <w:i/>
          <w:iCs/>
        </w:rPr>
        <w:t>[NAME OF PLAINTIFF]</w:t>
      </w:r>
      <w:r>
        <w:t xml:space="preserve"> the sum of $</w:t>
      </w:r>
      <w:r>
        <w:rPr>
          <w:rStyle w:val="pxfinstr"/>
          <w:i/>
          <w:iCs/>
        </w:rPr>
        <w:t>[dollar amount of weekly payment]</w:t>
      </w:r>
      <w:r>
        <w:t xml:space="preserve"> for each week that defendant </w:t>
      </w:r>
      <w:r>
        <w:rPr>
          <w:rStyle w:val="pxfinstr"/>
          <w:i/>
          <w:iCs/>
        </w:rPr>
        <w:t>[NAME OF DEFENDANT]</w:t>
      </w:r>
      <w:r>
        <w:t xml:space="preserve"> is employed less garnishee's commission.</w:t>
      </w:r>
    </w:p>
    <w:p w14:paraId="202B2A3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2FF62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The payments by garnishee of the amounts withheld shall be made to </w:t>
      </w:r>
      <w:r>
        <w:rPr>
          <w:rStyle w:val="pxfinstr"/>
          <w:i/>
          <w:iCs/>
        </w:rPr>
        <w:t>[NAME OF ATTORNEY]</w:t>
      </w:r>
      <w:r>
        <w:t xml:space="preserve"> as attorney for plaintiff on or before the tenth day of each month for the preceding month.</w:t>
      </w:r>
    </w:p>
    <w:p w14:paraId="0A730FF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7B38181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pay the amount accumulated thus far to plaintiff's attorney on or before </w:t>
      </w:r>
      <w:r>
        <w:rPr>
          <w:rStyle w:val="pxfinstr"/>
          <w:i/>
          <w:iCs/>
        </w:rPr>
        <w:t>[due date of accumulated payment]</w:t>
      </w:r>
      <w:r>
        <w:t>.</w:t>
      </w:r>
    </w:p>
    <w:p w14:paraId="3200643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5411B7F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notify plaintiff if and when defendant </w:t>
      </w:r>
      <w:r>
        <w:rPr>
          <w:rStyle w:val="pxfinstr"/>
          <w:i/>
          <w:iCs/>
        </w:rPr>
        <w:t>[NAME OF DEFENDANT]</w:t>
      </w:r>
      <w:r>
        <w:t xml:space="preserve"> is no longer employed within ten days after </w:t>
      </w:r>
      <w:r>
        <w:rPr>
          <w:rStyle w:val="pxfinstr"/>
          <w:i/>
          <w:iCs/>
        </w:rPr>
        <w:t>[he/she]</w:t>
      </w:r>
      <w:r>
        <w:t xml:space="preserve"> ceases to be employed.</w:t>
      </w:r>
    </w:p>
    <w:p w14:paraId="46CAA59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673E7FA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A judgment shall be entered dissolving the writ of garnishment after full payment to plaintiff of the judgment or after defendant </w:t>
      </w:r>
      <w:r>
        <w:rPr>
          <w:rStyle w:val="pxfinstr"/>
          <w:i/>
          <w:iCs/>
        </w:rPr>
        <w:t>[NAME OF DEFENDANT]</w:t>
      </w:r>
      <w:r>
        <w:t xml:space="preserve"> ceases to be employed by garnishee, whichever first occurs.</w:t>
      </w:r>
    </w:p>
    <w:p w14:paraId="63B4B4B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2685920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The clerk of this court shall pay garnishee the attorney fee deposited by plaintiff.</w:t>
      </w:r>
    </w:p>
    <w:p w14:paraId="6D40875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ORDERED at </w:t>
      </w:r>
      <w:r>
        <w:rPr>
          <w:rStyle w:val="pxfinstr"/>
          <w:i/>
          <w:iCs/>
        </w:rPr>
        <w:t>[name of city]</w:t>
      </w:r>
      <w:r>
        <w:t xml:space="preserve">, Florida on </w:t>
      </w:r>
      <w:r>
        <w:rPr>
          <w:rStyle w:val="pxfinstr"/>
          <w:i/>
          <w:iCs/>
        </w:rPr>
        <w:t>[date of judgment]</w:t>
      </w:r>
      <w:r>
        <w:t>.</w:t>
      </w:r>
    </w:p>
    <w:p w14:paraId="5F95CCA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0DA1D9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AADA5F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2C49720" w14:textId="77777777" w:rsidR="00FD3105" w:rsidRDefault="00FD3105">
      <w:pPr>
        <w:pStyle w:val="pxformtbl"/>
        <w:ind w:left="500"/>
      </w:pPr>
      <w:r>
        <w:t xml:space="preserve"> </w:t>
      </w:r>
      <w:r>
        <w:rPr>
          <w:color w:val="FF0000"/>
          <w:sz w:val="20"/>
          <w:szCs w:val="20"/>
          <w:vertAlign w:val="superscript"/>
        </w:rPr>
        <w:t>►</w:t>
      </w:r>
      <w:r>
        <w:fldChar w:fldCharType="begin"/>
      </w:r>
      <w:r>
        <w:instrText>tbl.ident="I00NE08"</w:instrText>
      </w:r>
      <w:r>
        <w:fldChar w:fldCharType="end"/>
      </w:r>
      <w:r>
        <w:fldChar w:fldCharType="begin"/>
      </w:r>
      <w:r>
        <w:instrText>tbl.uuid="I03C4AH"</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AE6686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440706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7257E6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46F24D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184525C" w14:textId="77777777">
        <w:tc>
          <w:tcPr>
            <w:tcW w:w="4320" w:type="dxa"/>
            <w:tcBorders>
              <w:top w:val="nil"/>
              <w:left w:val="nil"/>
              <w:bottom w:val="nil"/>
              <w:right w:val="nil"/>
            </w:tcBorders>
          </w:tcPr>
          <w:p w14:paraId="76E503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AC0623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6FFA261" w14:textId="77777777">
        <w:tc>
          <w:tcPr>
            <w:tcW w:w="4320" w:type="dxa"/>
            <w:tcBorders>
              <w:top w:val="nil"/>
              <w:left w:val="nil"/>
              <w:bottom w:val="nil"/>
              <w:right w:val="nil"/>
            </w:tcBorders>
          </w:tcPr>
          <w:p w14:paraId="5C587BB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98F3C0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8052D0A" w14:textId="77777777" w:rsidR="00FD3105" w:rsidRDefault="00FD3105">
      <w:pPr>
        <w:pStyle w:val="pxtbody"/>
      </w:pPr>
    </w:p>
    <w:p w14:paraId="299DD59D" w14:textId="77777777" w:rsidR="00FD3105" w:rsidRDefault="00FD3105"/>
    <w:p w14:paraId="2718C0FA" w14:textId="77777777" w:rsidR="00FD3105" w:rsidRDefault="00FD3105">
      <w:pPr>
        <w:pStyle w:val="pxcomnt"/>
      </w:pPr>
    </w:p>
    <w:p w14:paraId="7BB00198" w14:textId="77777777" w:rsidR="00FD3105" w:rsidRDefault="00FD3105">
      <w:pPr>
        <w:pStyle w:val="pxhac"/>
        <w:spacing w:before="180"/>
        <w:jc w:val="center"/>
      </w:pPr>
      <w:r>
        <w:rPr>
          <w:rStyle w:val="pxb"/>
          <w:b/>
          <w:bCs/>
        </w:rPr>
        <w:t>Author's Comment</w:t>
      </w:r>
    </w:p>
    <w:p w14:paraId="2A3A2F10" w14:textId="77777777" w:rsidR="00FD3105" w:rsidRDefault="00FD3105">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st.ref.id="I01T38G"</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77.0305, Fla. Stat.; </w:t>
      </w:r>
      <w:r>
        <w:rPr>
          <w:rStyle w:val="pxst"/>
          <w:vanish/>
        </w:rPr>
        <w:t>&amp;s;</w:t>
      </w:r>
      <w:r>
        <w:rPr>
          <w:rStyle w:val="pxvis"/>
          <w:rFonts w:ascii="Times NewRoman" w:hAnsi="Times NewRoman"/>
          <w:b w:val="0"/>
          <w:sz w:val="24"/>
        </w:rPr>
        <w:t>§</w:t>
      </w:r>
      <w:r>
        <w:rPr>
          <w:rStyle w:val="pxst"/>
        </w:rPr>
        <w:t xml:space="preserve">77.082, Fla. Stat.; </w:t>
      </w:r>
      <w:r>
        <w:rPr>
          <w:rStyle w:val="pxst"/>
          <w:vanish/>
        </w:rPr>
        <w:t>&amp;s;</w:t>
      </w:r>
      <w:r>
        <w:rPr>
          <w:rStyle w:val="pxvis"/>
          <w:rFonts w:ascii="Times NewRoman" w:hAnsi="Times NewRoman"/>
          <w:b w:val="0"/>
          <w:sz w:val="24"/>
        </w:rPr>
        <w:t>§</w:t>
      </w:r>
      <w:r>
        <w:rPr>
          <w:rStyle w:val="pxst"/>
        </w:rPr>
        <w:t>77.083, Fla. Stat.</w:t>
      </w:r>
      <w:r>
        <w:t xml:space="preserve"> This form assumes defendant served no reply.</w:t>
      </w:r>
    </w:p>
    <w:p w14:paraId="152C429F" w14:textId="77777777" w:rsidR="00FD3105" w:rsidRDefault="00FD3105">
      <w:pPr>
        <w:pStyle w:val="pxs"/>
        <w:spacing w:before="180"/>
        <w:rPr>
          <w:sz w:val="27"/>
          <w:szCs w:val="27"/>
        </w:rPr>
      </w:pPr>
      <w:r>
        <w:rPr>
          <w:sz w:val="27"/>
          <w:szCs w:val="27"/>
        </w:rPr>
        <w:t>10:38. Judgment</w:t>
      </w:r>
      <w:r>
        <w:rPr>
          <w:rStyle w:val="pxsep"/>
        </w:rPr>
        <w:t xml:space="preserve">-- </w:t>
      </w:r>
      <w:r>
        <w:rPr>
          <w:sz w:val="27"/>
          <w:szCs w:val="27"/>
        </w:rPr>
        <w:t>Habeas corpus</w:t>
      </w:r>
    </w:p>
    <w:p w14:paraId="5E047E04" w14:textId="77777777" w:rsidR="00FD3105" w:rsidRDefault="00FD3105">
      <w:pPr>
        <w:pStyle w:val="pxov"/>
        <w:rPr>
          <w:vanish/>
        </w:rPr>
      </w:pPr>
      <w:r>
        <w:rPr>
          <w:vanish/>
        </w:rPr>
        <w:t>FMS</w:t>
      </w:r>
    </w:p>
    <w:p w14:paraId="6D633864" w14:textId="77777777" w:rsidR="00FD3105" w:rsidRDefault="00FD3105">
      <w:pPr>
        <w:pStyle w:val="pxov"/>
        <w:rPr>
          <w:vanish/>
        </w:rPr>
      </w:pPr>
      <w:r>
        <w:rPr>
          <w:vanish/>
        </w:rPr>
        <w:t>LFA</w:t>
      </w:r>
    </w:p>
    <w:p w14:paraId="12774579" w14:textId="77777777" w:rsidR="00FD3105" w:rsidRDefault="00FD3105">
      <w:pPr>
        <w:pStyle w:val="pxov"/>
        <w:rPr>
          <w:vanish/>
        </w:rPr>
      </w:pPr>
      <w:r>
        <w:rPr>
          <w:vanish/>
        </w:rPr>
        <w:t>LHC</w:t>
      </w:r>
    </w:p>
    <w:p w14:paraId="04B0F13A" w14:textId="77777777" w:rsidR="00FD3105" w:rsidRDefault="00FD3105">
      <w:pPr>
        <w:pStyle w:val="pxov"/>
        <w:rPr>
          <w:vanish/>
        </w:rPr>
      </w:pPr>
      <w:r>
        <w:rPr>
          <w:vanish/>
        </w:rPr>
        <w:t>FCV</w:t>
      </w:r>
    </w:p>
    <w:p w14:paraId="1322EF60" w14:textId="77777777" w:rsidR="00FD3105" w:rsidRDefault="00FD3105">
      <w:pPr>
        <w:pStyle w:val="pxov"/>
        <w:rPr>
          <w:vanish/>
        </w:rPr>
      </w:pPr>
      <w:r>
        <w:rPr>
          <w:vanish/>
        </w:rPr>
        <w:t>FLG</w:t>
      </w:r>
    </w:p>
    <w:p w14:paraId="3E45FD4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form.fid="I6ff88df09fed11dfbf230000837214a9"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E1290F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tbl.ident="I06E117"</w:instrText>
      </w:r>
      <w:r>
        <w:fldChar w:fldCharType="end"/>
      </w:r>
      <w:r>
        <w:fldChar w:fldCharType="begin"/>
      </w:r>
      <w:r>
        <w:instrText>tbl.uuid="I04E64G"</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9503D74"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2652704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43AACF5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colspec.colwidth="13*"</w:instrText>
      </w:r>
      <w:r>
        <w:fldChar w:fldCharType="end"/>
      </w:r>
    </w:p>
    <w:p w14:paraId="0AE09A7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65919B1E"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1DF8C55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6BB73C3F"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031B238F" w14:textId="77777777">
        <w:tc>
          <w:tcPr>
            <w:tcW w:w="1728" w:type="dxa"/>
            <w:tcBorders>
              <w:top w:val="nil"/>
              <w:left w:val="nil"/>
              <w:bottom w:val="nil"/>
              <w:right w:val="nil"/>
            </w:tcBorders>
          </w:tcPr>
          <w:p w14:paraId="6F8F2C1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629AEA6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6C1E99D3" w14:textId="77777777" w:rsidR="00FD3105" w:rsidRDefault="00FD3105"/>
        </w:tc>
        <w:tc>
          <w:tcPr>
            <w:tcW w:w="1728" w:type="dxa"/>
            <w:tcBorders>
              <w:top w:val="nil"/>
              <w:left w:val="nil"/>
              <w:bottom w:val="nil"/>
              <w:right w:val="nil"/>
            </w:tcBorders>
          </w:tcPr>
          <w:p w14:paraId="6D0026E4" w14:textId="77777777" w:rsidR="00FD3105" w:rsidRDefault="00FD3105"/>
        </w:tc>
        <w:tc>
          <w:tcPr>
            <w:tcW w:w="1728" w:type="dxa"/>
            <w:tcBorders>
              <w:top w:val="nil"/>
              <w:left w:val="nil"/>
              <w:bottom w:val="nil"/>
              <w:right w:val="nil"/>
            </w:tcBorders>
          </w:tcPr>
          <w:p w14:paraId="39E0E0C1" w14:textId="77777777" w:rsidR="00FD3105" w:rsidRDefault="00FD3105"/>
        </w:tc>
      </w:tr>
      <w:tr w:rsidR="00FD3105" w14:paraId="42002661" w14:textId="77777777">
        <w:tc>
          <w:tcPr>
            <w:tcW w:w="1728" w:type="dxa"/>
            <w:tcBorders>
              <w:top w:val="nil"/>
              <w:left w:val="nil"/>
              <w:bottom w:val="nil"/>
              <w:right w:val="nil"/>
            </w:tcBorders>
          </w:tcPr>
          <w:p w14:paraId="432FD77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D6940F5" w14:textId="77777777" w:rsidR="00FD3105" w:rsidRDefault="00FD3105"/>
        </w:tc>
        <w:tc>
          <w:tcPr>
            <w:tcW w:w="1728" w:type="dxa"/>
            <w:tcBorders>
              <w:top w:val="nil"/>
              <w:left w:val="nil"/>
              <w:bottom w:val="nil"/>
              <w:right w:val="nil"/>
            </w:tcBorders>
          </w:tcPr>
          <w:p w14:paraId="69EDA9E1" w14:textId="77777777" w:rsidR="00FD3105" w:rsidRDefault="00FD3105"/>
        </w:tc>
        <w:tc>
          <w:tcPr>
            <w:tcW w:w="1728" w:type="dxa"/>
            <w:tcBorders>
              <w:top w:val="nil"/>
              <w:left w:val="nil"/>
              <w:bottom w:val="nil"/>
              <w:right w:val="nil"/>
            </w:tcBorders>
          </w:tcPr>
          <w:p w14:paraId="5D9B0363" w14:textId="77777777" w:rsidR="00FD3105" w:rsidRDefault="00FD3105"/>
        </w:tc>
        <w:tc>
          <w:tcPr>
            <w:tcW w:w="1728" w:type="dxa"/>
            <w:tcBorders>
              <w:top w:val="nil"/>
              <w:left w:val="nil"/>
              <w:bottom w:val="nil"/>
              <w:right w:val="nil"/>
            </w:tcBorders>
          </w:tcPr>
          <w:p w14:paraId="1EDDE753" w14:textId="77777777" w:rsidR="00FD3105" w:rsidRDefault="00FD3105"/>
        </w:tc>
      </w:tr>
      <w:tr w:rsidR="00FD3105" w14:paraId="780E3701" w14:textId="77777777">
        <w:tc>
          <w:tcPr>
            <w:tcW w:w="1728" w:type="dxa"/>
            <w:tcBorders>
              <w:top w:val="nil"/>
              <w:left w:val="nil"/>
              <w:bottom w:val="nil"/>
              <w:right w:val="nil"/>
            </w:tcBorders>
          </w:tcPr>
          <w:p w14:paraId="1ACD3F2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4EFD05A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5BCD9D0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7A0DB71C" w14:textId="77777777" w:rsidR="00FD3105" w:rsidRDefault="00FD3105"/>
        </w:tc>
        <w:tc>
          <w:tcPr>
            <w:tcW w:w="1728" w:type="dxa"/>
            <w:tcBorders>
              <w:top w:val="nil"/>
              <w:left w:val="nil"/>
              <w:bottom w:val="nil"/>
              <w:right w:val="nil"/>
            </w:tcBorders>
          </w:tcPr>
          <w:p w14:paraId="7B369565" w14:textId="77777777" w:rsidR="00FD3105" w:rsidRDefault="00FD3105"/>
        </w:tc>
      </w:tr>
      <w:tr w:rsidR="00FD3105" w14:paraId="5B70B951" w14:textId="77777777">
        <w:tc>
          <w:tcPr>
            <w:tcW w:w="1728" w:type="dxa"/>
            <w:tcBorders>
              <w:top w:val="nil"/>
              <w:left w:val="nil"/>
              <w:bottom w:val="nil"/>
              <w:right w:val="nil"/>
            </w:tcBorders>
          </w:tcPr>
          <w:p w14:paraId="5461102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2AB6A76E" w14:textId="77777777" w:rsidR="00FD3105" w:rsidRDefault="00FD3105"/>
        </w:tc>
        <w:tc>
          <w:tcPr>
            <w:tcW w:w="1728" w:type="dxa"/>
            <w:tcBorders>
              <w:top w:val="nil"/>
              <w:left w:val="nil"/>
              <w:bottom w:val="nil"/>
              <w:right w:val="nil"/>
            </w:tcBorders>
          </w:tcPr>
          <w:p w14:paraId="3C41DDF5" w14:textId="77777777" w:rsidR="00FD3105" w:rsidRDefault="00FD3105"/>
        </w:tc>
        <w:tc>
          <w:tcPr>
            <w:tcW w:w="1728" w:type="dxa"/>
            <w:tcBorders>
              <w:top w:val="nil"/>
              <w:left w:val="nil"/>
              <w:bottom w:val="nil"/>
              <w:right w:val="nil"/>
            </w:tcBorders>
          </w:tcPr>
          <w:p w14:paraId="45ECE648" w14:textId="77777777" w:rsidR="00FD3105" w:rsidRDefault="00FD3105"/>
        </w:tc>
        <w:tc>
          <w:tcPr>
            <w:tcW w:w="1728" w:type="dxa"/>
            <w:tcBorders>
              <w:top w:val="nil"/>
              <w:left w:val="nil"/>
              <w:bottom w:val="nil"/>
              <w:right w:val="nil"/>
            </w:tcBorders>
          </w:tcPr>
          <w:p w14:paraId="2C4B2FAD" w14:textId="77777777" w:rsidR="00FD3105" w:rsidRDefault="00FD3105"/>
        </w:tc>
      </w:tr>
      <w:tr w:rsidR="00FD3105" w14:paraId="702307B4" w14:textId="77777777">
        <w:tc>
          <w:tcPr>
            <w:tcW w:w="1728" w:type="dxa"/>
            <w:tcBorders>
              <w:top w:val="nil"/>
              <w:left w:val="nil"/>
              <w:bottom w:val="nil"/>
              <w:right w:val="nil"/>
            </w:tcBorders>
          </w:tcPr>
          <w:p w14:paraId="0E823E7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5A3B74C"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w:instrText>
            </w:r>
            <w:r>
              <w:rPr>
                <w:rStyle w:val="pxentry"/>
              </w:rPr>
              <w:lastRenderedPageBreak/>
              <w:instrText>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64BBA471"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C</w:t>
            </w:r>
            <w:r>
              <w:rPr>
                <w:rStyle w:val="pxentry"/>
              </w:rPr>
              <w:lastRenderedPageBreak/>
              <w:t xml:space="preserve">ASE </w:t>
            </w:r>
            <w:r>
              <w:rPr>
                <w:rStyle w:val="pxfinstr"/>
                <w:i/>
                <w:iCs/>
              </w:rPr>
              <w:t>[CASE NUMBER]</w:t>
            </w:r>
          </w:p>
        </w:tc>
        <w:tc>
          <w:tcPr>
            <w:tcW w:w="1728" w:type="dxa"/>
            <w:tcBorders>
              <w:top w:val="nil"/>
              <w:left w:val="nil"/>
              <w:bottom w:val="nil"/>
              <w:right w:val="nil"/>
            </w:tcBorders>
          </w:tcPr>
          <w:p w14:paraId="0DA067FC" w14:textId="77777777" w:rsidR="00FD3105" w:rsidRDefault="00FD3105"/>
        </w:tc>
        <w:tc>
          <w:tcPr>
            <w:tcW w:w="1728" w:type="dxa"/>
            <w:tcBorders>
              <w:top w:val="nil"/>
              <w:left w:val="nil"/>
              <w:bottom w:val="nil"/>
              <w:right w:val="nil"/>
            </w:tcBorders>
          </w:tcPr>
          <w:p w14:paraId="5DC1D55C" w14:textId="77777777" w:rsidR="00FD3105" w:rsidRDefault="00FD3105"/>
        </w:tc>
      </w:tr>
      <w:tr w:rsidR="00FD3105" w14:paraId="4B3E69E5" w14:textId="77777777">
        <w:tc>
          <w:tcPr>
            <w:tcW w:w="1728" w:type="dxa"/>
            <w:tcBorders>
              <w:top w:val="nil"/>
              <w:left w:val="nil"/>
              <w:bottom w:val="nil"/>
              <w:right w:val="nil"/>
            </w:tcBorders>
          </w:tcPr>
          <w:p w14:paraId="0AEB8A1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091C6374" w14:textId="77777777" w:rsidR="00FD3105" w:rsidRDefault="00FD3105"/>
        </w:tc>
        <w:tc>
          <w:tcPr>
            <w:tcW w:w="1728" w:type="dxa"/>
            <w:tcBorders>
              <w:top w:val="nil"/>
              <w:left w:val="nil"/>
              <w:bottom w:val="nil"/>
              <w:right w:val="nil"/>
            </w:tcBorders>
          </w:tcPr>
          <w:p w14:paraId="2120123D" w14:textId="77777777" w:rsidR="00FD3105" w:rsidRDefault="00FD3105"/>
        </w:tc>
        <w:tc>
          <w:tcPr>
            <w:tcW w:w="1728" w:type="dxa"/>
            <w:tcBorders>
              <w:top w:val="nil"/>
              <w:left w:val="nil"/>
              <w:bottom w:val="nil"/>
              <w:right w:val="nil"/>
            </w:tcBorders>
          </w:tcPr>
          <w:p w14:paraId="6668715E" w14:textId="77777777" w:rsidR="00FD3105" w:rsidRDefault="00FD3105"/>
        </w:tc>
        <w:tc>
          <w:tcPr>
            <w:tcW w:w="1728" w:type="dxa"/>
            <w:tcBorders>
              <w:top w:val="nil"/>
              <w:left w:val="nil"/>
              <w:bottom w:val="nil"/>
              <w:right w:val="nil"/>
            </w:tcBorders>
          </w:tcPr>
          <w:p w14:paraId="4FD220BA" w14:textId="77777777" w:rsidR="00FD3105" w:rsidRDefault="00FD3105"/>
        </w:tc>
      </w:tr>
      <w:tr w:rsidR="00FD3105" w14:paraId="12F4155B" w14:textId="77777777">
        <w:tc>
          <w:tcPr>
            <w:tcW w:w="1728" w:type="dxa"/>
            <w:tcBorders>
              <w:top w:val="nil"/>
              <w:left w:val="nil"/>
              <w:bottom w:val="nil"/>
              <w:right w:val="nil"/>
            </w:tcBorders>
          </w:tcPr>
          <w:p w14:paraId="3471465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DEFENDANT]</w:t>
            </w:r>
            <w:r>
              <w:rPr>
                <w:rStyle w:val="pxrowentry"/>
              </w:rPr>
              <w:t>,</w:t>
            </w:r>
          </w:p>
        </w:tc>
        <w:tc>
          <w:tcPr>
            <w:tcW w:w="1728" w:type="dxa"/>
            <w:tcBorders>
              <w:top w:val="nil"/>
              <w:left w:val="nil"/>
              <w:bottom w:val="nil"/>
              <w:right w:val="nil"/>
            </w:tcBorders>
          </w:tcPr>
          <w:p w14:paraId="78A54542" w14:textId="77777777" w:rsidR="00FD3105" w:rsidRDefault="00FD3105"/>
        </w:tc>
        <w:tc>
          <w:tcPr>
            <w:tcW w:w="1728" w:type="dxa"/>
            <w:tcBorders>
              <w:top w:val="nil"/>
              <w:left w:val="nil"/>
              <w:bottom w:val="nil"/>
              <w:right w:val="nil"/>
            </w:tcBorders>
          </w:tcPr>
          <w:p w14:paraId="775EEF42" w14:textId="77777777" w:rsidR="00FD3105" w:rsidRDefault="00FD3105"/>
        </w:tc>
        <w:tc>
          <w:tcPr>
            <w:tcW w:w="1728" w:type="dxa"/>
            <w:tcBorders>
              <w:top w:val="nil"/>
              <w:left w:val="nil"/>
              <w:bottom w:val="nil"/>
              <w:right w:val="nil"/>
            </w:tcBorders>
          </w:tcPr>
          <w:p w14:paraId="100DA19A" w14:textId="77777777" w:rsidR="00FD3105" w:rsidRDefault="00FD3105"/>
        </w:tc>
        <w:tc>
          <w:tcPr>
            <w:tcW w:w="1728" w:type="dxa"/>
            <w:tcBorders>
              <w:top w:val="nil"/>
              <w:left w:val="nil"/>
              <w:bottom w:val="nil"/>
              <w:right w:val="nil"/>
            </w:tcBorders>
          </w:tcPr>
          <w:p w14:paraId="75FD56B3" w14:textId="77777777" w:rsidR="00FD3105" w:rsidRDefault="00FD3105"/>
        </w:tc>
      </w:tr>
      <w:tr w:rsidR="00FD3105" w14:paraId="4D917551" w14:textId="77777777">
        <w:tc>
          <w:tcPr>
            <w:tcW w:w="1728" w:type="dxa"/>
            <w:tcBorders>
              <w:top w:val="nil"/>
              <w:left w:val="nil"/>
              <w:bottom w:val="nil"/>
              <w:right w:val="nil"/>
            </w:tcBorders>
          </w:tcPr>
          <w:p w14:paraId="38E3EF2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B5A22EE" w14:textId="77777777" w:rsidR="00FD3105" w:rsidRDefault="00FD3105"/>
        </w:tc>
        <w:tc>
          <w:tcPr>
            <w:tcW w:w="1728" w:type="dxa"/>
            <w:tcBorders>
              <w:top w:val="nil"/>
              <w:left w:val="nil"/>
              <w:bottom w:val="nil"/>
              <w:right w:val="nil"/>
            </w:tcBorders>
          </w:tcPr>
          <w:p w14:paraId="6BFAB8AF" w14:textId="77777777" w:rsidR="00FD3105" w:rsidRDefault="00FD3105"/>
        </w:tc>
        <w:tc>
          <w:tcPr>
            <w:tcW w:w="1728" w:type="dxa"/>
            <w:tcBorders>
              <w:top w:val="nil"/>
              <w:left w:val="nil"/>
              <w:bottom w:val="nil"/>
              <w:right w:val="nil"/>
            </w:tcBorders>
          </w:tcPr>
          <w:p w14:paraId="0C8C0292" w14:textId="77777777" w:rsidR="00FD3105" w:rsidRDefault="00FD3105"/>
        </w:tc>
        <w:tc>
          <w:tcPr>
            <w:tcW w:w="1728" w:type="dxa"/>
            <w:tcBorders>
              <w:top w:val="nil"/>
              <w:left w:val="nil"/>
              <w:bottom w:val="nil"/>
              <w:right w:val="nil"/>
            </w:tcBorders>
          </w:tcPr>
          <w:p w14:paraId="724B4B37" w14:textId="77777777" w:rsidR="00FD3105" w:rsidRDefault="00FD3105"/>
        </w:tc>
      </w:tr>
      <w:tr w:rsidR="00FD3105" w14:paraId="07732782" w14:textId="77777777">
        <w:tc>
          <w:tcPr>
            <w:tcW w:w="1728" w:type="dxa"/>
            <w:tcBorders>
              <w:top w:val="nil"/>
              <w:left w:val="nil"/>
              <w:bottom w:val="nil"/>
              <w:right w:val="nil"/>
            </w:tcBorders>
          </w:tcPr>
          <w:p w14:paraId="604E737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CB0DB0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7CE540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7179B5BA" w14:textId="77777777" w:rsidR="00FD3105" w:rsidRDefault="00FD3105"/>
        </w:tc>
        <w:tc>
          <w:tcPr>
            <w:tcW w:w="1728" w:type="dxa"/>
            <w:tcBorders>
              <w:top w:val="nil"/>
              <w:left w:val="nil"/>
              <w:bottom w:val="nil"/>
              <w:right w:val="nil"/>
            </w:tcBorders>
          </w:tcPr>
          <w:p w14:paraId="653D9B13" w14:textId="77777777" w:rsidR="00FD3105" w:rsidRDefault="00FD3105"/>
        </w:tc>
      </w:tr>
    </w:tbl>
    <w:p w14:paraId="67BF6683" w14:textId="77777777" w:rsidR="00FD3105" w:rsidRDefault="00FD3105">
      <w:pPr>
        <w:pStyle w:val="pxtbody"/>
      </w:pPr>
    </w:p>
    <w:p w14:paraId="34CCA9F3" w14:textId="77777777" w:rsidR="00FD3105" w:rsidRDefault="00FD3105"/>
    <w:p w14:paraId="2AA09A8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FINAL JUDGMENT</w:t>
      </w:r>
    </w:p>
    <w:p w14:paraId="6E542EC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This action was tried before the court. On the evidence presented the court finds that </w:t>
      </w:r>
      <w:r>
        <w:rPr>
          <w:rStyle w:val="pxfinstr"/>
          <w:i/>
          <w:iCs/>
        </w:rPr>
        <w:t>[the ordinance under which the City of Gatorville arrested petitioner is unconstitutional and his confinement unlawful so]</w:t>
      </w:r>
    </w:p>
    <w:p w14:paraId="2E93D2C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IT IS ADJUDGED that:</w:t>
      </w:r>
    </w:p>
    <w:p w14:paraId="7808E1CB" w14:textId="77777777" w:rsidR="00FD3105" w:rsidRDefault="00FD3105">
      <w:pPr>
        <w:pStyle w:val="pxformfl"/>
        <w:ind w:left="500"/>
      </w:pPr>
      <w:r>
        <w:t xml:space="preserve"> </w:t>
      </w:r>
    </w:p>
    <w:p w14:paraId="07CB24F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7566AF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Plaintiff </w:t>
      </w:r>
      <w:r>
        <w:rPr>
          <w:rStyle w:val="pxfinstr"/>
          <w:i/>
          <w:iCs/>
        </w:rPr>
        <w:t>[NAME OF PLAINTIFF]</w:t>
      </w:r>
      <w:r>
        <w:t xml:space="preserve"> is discharged from the custody of defendant </w:t>
      </w:r>
      <w:r>
        <w:rPr>
          <w:rStyle w:val="pxfinstr"/>
          <w:i/>
          <w:iCs/>
        </w:rPr>
        <w:t>[NAME DEFENDANT]</w:t>
      </w:r>
      <w:r>
        <w:t xml:space="preserve"> forthwith.</w:t>
      </w:r>
    </w:p>
    <w:p w14:paraId="6951EE3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72C196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recovers from defendant </w:t>
      </w:r>
      <w:r>
        <w:rPr>
          <w:rStyle w:val="pxfinstr"/>
          <w:i/>
          <w:iCs/>
        </w:rPr>
        <w:t>[NAME DEFENDANT]</w:t>
      </w:r>
      <w:r>
        <w:t xml:space="preserve"> whose address is </w:t>
      </w:r>
      <w:r>
        <w:rPr>
          <w:rStyle w:val="pxfinstr"/>
          <w:i/>
          <w:iCs/>
        </w:rPr>
        <w:t>[address of defendant]</w:t>
      </w:r>
      <w:r>
        <w:t xml:space="preserve"> and the last four digits of defendant's Social Security number are </w:t>
      </w:r>
      <w:r>
        <w:rPr>
          <w:rStyle w:val="pxfinstr"/>
          <w:i/>
          <w:iCs/>
        </w:rPr>
        <w:t>[last four numbers of Social Security number]</w:t>
      </w:r>
      <w:r>
        <w:t>, costs of $</w:t>
      </w:r>
      <w:r>
        <w:rPr>
          <w:rStyle w:val="pxfinstr"/>
          <w:i/>
          <w:iCs/>
        </w:rPr>
        <w:t>[dollar amount of cost]</w:t>
      </w:r>
      <w:r>
        <w:t xml:space="preserve"> that shall bear interest at the rate prescribed by law, for which let execution issue forthwith.</w:t>
      </w:r>
    </w:p>
    <w:p w14:paraId="41D68BE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ORDERED at </w:t>
      </w:r>
      <w:r>
        <w:rPr>
          <w:rStyle w:val="pxfinstr"/>
          <w:i/>
          <w:iCs/>
        </w:rPr>
        <w:t>[name of city]</w:t>
      </w:r>
      <w:r>
        <w:t xml:space="preserve">, Florida on </w:t>
      </w:r>
      <w:r>
        <w:rPr>
          <w:rStyle w:val="pxfinstr"/>
          <w:i/>
          <w:iCs/>
        </w:rPr>
        <w:t>[date of judgment]</w:t>
      </w:r>
      <w:r>
        <w:t>.</w:t>
      </w:r>
    </w:p>
    <w:p w14:paraId="5EC326A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FAF359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lastRenderedPageBreak/>
        <w:t>[Name of judge]</w:t>
      </w:r>
    </w:p>
    <w:p w14:paraId="7FA839B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3BB53E2" w14:textId="77777777" w:rsidR="00FD3105" w:rsidRDefault="00FD3105">
      <w:pPr>
        <w:pStyle w:val="pxformtbl"/>
        <w:ind w:left="500"/>
      </w:pPr>
      <w:r>
        <w:t xml:space="preserve"> </w:t>
      </w:r>
      <w:r>
        <w:rPr>
          <w:color w:val="FF0000"/>
          <w:sz w:val="20"/>
          <w:szCs w:val="20"/>
          <w:vertAlign w:val="superscript"/>
        </w:rPr>
        <w:t>►</w:t>
      </w:r>
      <w:r>
        <w:fldChar w:fldCharType="begin"/>
      </w:r>
      <w:r>
        <w:instrText>tbl.ident="I01WDTD"</w:instrText>
      </w:r>
      <w:r>
        <w:fldChar w:fldCharType="end"/>
      </w:r>
      <w:r>
        <w:fldChar w:fldCharType="begin"/>
      </w:r>
      <w:r>
        <w:instrText>tbl.uuid="I06MB7T"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48DF1A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47D34F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265CDB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6917AC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3515EAC" w14:textId="77777777">
        <w:tc>
          <w:tcPr>
            <w:tcW w:w="4320" w:type="dxa"/>
            <w:tcBorders>
              <w:top w:val="nil"/>
              <w:left w:val="nil"/>
              <w:bottom w:val="nil"/>
              <w:right w:val="nil"/>
            </w:tcBorders>
          </w:tcPr>
          <w:p w14:paraId="361F54C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B04D44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C36F3D1" w14:textId="77777777">
        <w:tc>
          <w:tcPr>
            <w:tcW w:w="4320" w:type="dxa"/>
            <w:tcBorders>
              <w:top w:val="nil"/>
              <w:left w:val="nil"/>
              <w:bottom w:val="nil"/>
              <w:right w:val="nil"/>
            </w:tcBorders>
          </w:tcPr>
          <w:p w14:paraId="53A9B81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108086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3346CB3" w14:textId="77777777" w:rsidR="00FD3105" w:rsidRDefault="00FD3105">
      <w:pPr>
        <w:pStyle w:val="pxtbody"/>
      </w:pPr>
    </w:p>
    <w:p w14:paraId="0D3AC55B" w14:textId="77777777" w:rsidR="00FD3105" w:rsidRDefault="00FD3105"/>
    <w:p w14:paraId="22B1DBA0" w14:textId="77777777" w:rsidR="00FD3105" w:rsidRDefault="00FD3105">
      <w:pPr>
        <w:pStyle w:val="pxcomnt"/>
      </w:pPr>
    </w:p>
    <w:p w14:paraId="1C435000" w14:textId="77777777" w:rsidR="00FD3105" w:rsidRDefault="00FD3105">
      <w:pPr>
        <w:pStyle w:val="pxhac"/>
        <w:spacing w:before="180"/>
        <w:jc w:val="center"/>
      </w:pPr>
      <w:r>
        <w:rPr>
          <w:rStyle w:val="pxb"/>
          <w:b/>
          <w:bCs/>
        </w:rPr>
        <w:t>Author's Comment</w:t>
      </w:r>
    </w:p>
    <w:p w14:paraId="5D60D42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st.ref.id="I04A3BM"</w:instrText>
      </w:r>
      <w:r>
        <w:rPr>
          <w:rStyle w:val="pxst"/>
        </w:rPr>
        <w:fldChar w:fldCharType="end"/>
      </w:r>
      <w:r>
        <w:rPr>
          <w:rStyle w:val="pxst"/>
          <w:vanish/>
        </w:rPr>
        <w:t>&amp;s;</w:t>
      </w:r>
      <w:r>
        <w:rPr>
          <w:rStyle w:val="pxvis"/>
          <w:rFonts w:ascii="Times NewRoman" w:hAnsi="Times NewRoman"/>
          <w:b w:val="0"/>
          <w:sz w:val="24"/>
        </w:rPr>
        <w:t>§</w:t>
      </w:r>
      <w:r>
        <w:rPr>
          <w:rStyle w:val="pxst"/>
        </w:rPr>
        <w:t>79.08, Fla. Stat.</w:t>
      </w:r>
      <w:r>
        <w:t xml:space="preserve"> If the decision is against the plaintiff, the judgment remands the plaintiff to custody. Habeas corpus is ordinarily governed by </w:t>
      </w:r>
      <w:r>
        <w:rPr>
          <w:rStyle w:val="pxst"/>
          <w:color w:val="FF0000"/>
          <w:sz w:val="20"/>
          <w:szCs w:val="20"/>
          <w:vertAlign w:val="superscript"/>
        </w:rPr>
        <w:t>►</w:t>
      </w:r>
      <w:r>
        <w:rPr>
          <w:rStyle w:val="pxst"/>
        </w:rPr>
        <w:fldChar w:fldCharType="begin"/>
      </w:r>
      <w:r>
        <w:rPr>
          <w:rStyle w:val="pxst"/>
        </w:rPr>
        <w:instrText>st.ref.id="I02TGHF"</w:instrText>
      </w:r>
      <w:r>
        <w:rPr>
          <w:rStyle w:val="pxst"/>
        </w:rPr>
        <w:fldChar w:fldCharType="end"/>
      </w:r>
      <w:r>
        <w:rPr>
          <w:rStyle w:val="pxst"/>
        </w:rPr>
        <w:t>Rule 1.630 of the Florida Rules of Civil Procedure</w:t>
      </w:r>
      <w:r>
        <w:t xml:space="preserve"> but can be used in some circumstances as a review remedy under </w:t>
      </w:r>
      <w:r>
        <w:rPr>
          <w:rStyle w:val="pxst"/>
          <w:color w:val="FF0000"/>
          <w:sz w:val="20"/>
          <w:szCs w:val="20"/>
          <w:vertAlign w:val="superscript"/>
        </w:rPr>
        <w:t>►</w:t>
      </w:r>
      <w:r>
        <w:rPr>
          <w:rStyle w:val="pxst"/>
        </w:rPr>
        <w:fldChar w:fldCharType="begin"/>
      </w:r>
      <w:r>
        <w:rPr>
          <w:rStyle w:val="pxst"/>
        </w:rPr>
        <w:instrText>st.ref.id="I02TGHI"</w:instrText>
      </w:r>
      <w:r>
        <w:rPr>
          <w:rStyle w:val="pxst"/>
        </w:rPr>
        <w:fldChar w:fldCharType="end"/>
      </w:r>
      <w:r>
        <w:rPr>
          <w:rStyle w:val="pxst"/>
        </w:rPr>
        <w:t>Rule 9.100 of the Florida Rules of Appellate Procedure</w:t>
      </w:r>
      <w:r>
        <w:t xml:space="preserve">. The example given here was taken from </w:t>
      </w:r>
      <w:r>
        <w:rPr>
          <w:rStyle w:val="pxcc"/>
          <w:color w:val="FF0000"/>
          <w:sz w:val="20"/>
          <w:szCs w:val="20"/>
          <w:vertAlign w:val="superscript"/>
        </w:rPr>
        <w:t>►</w:t>
      </w:r>
      <w:r>
        <w:rPr>
          <w:rStyle w:val="pxcc"/>
        </w:rPr>
        <w:fldChar w:fldCharType="begin"/>
      </w:r>
      <w:r>
        <w:rPr>
          <w:rStyle w:val="pxcc"/>
        </w:rPr>
        <w:instrText>cc.ref.id="I013BYQ"</w:instrText>
      </w:r>
      <w:r>
        <w:rPr>
          <w:rStyle w:val="pxcc"/>
        </w:rPr>
        <w:fldChar w:fldCharType="end"/>
      </w:r>
      <w:r>
        <w:rPr>
          <w:rStyle w:val="pxcc"/>
        </w:rPr>
        <w:t>Langston v. Lundsford, 165 So. 898 (1936)</w:t>
      </w:r>
      <w:r>
        <w:t>.</w:t>
      </w:r>
    </w:p>
    <w:p w14:paraId="66B78437" w14:textId="77777777" w:rsidR="00FD3105" w:rsidRDefault="00FD3105">
      <w:pPr>
        <w:pStyle w:val="pxs"/>
        <w:spacing w:before="180"/>
        <w:rPr>
          <w:sz w:val="27"/>
          <w:szCs w:val="27"/>
        </w:rPr>
      </w:pPr>
      <w:r>
        <w:rPr>
          <w:sz w:val="27"/>
          <w:szCs w:val="27"/>
        </w:rPr>
        <w:t>10:39. Judgment</w:t>
      </w:r>
      <w:r>
        <w:rPr>
          <w:rStyle w:val="pxsep"/>
        </w:rPr>
        <w:t xml:space="preserve">-- </w:t>
      </w:r>
      <w:r>
        <w:rPr>
          <w:sz w:val="27"/>
          <w:szCs w:val="27"/>
        </w:rPr>
        <w:t>Injunction, trespass</w:t>
      </w:r>
    </w:p>
    <w:p w14:paraId="29582260" w14:textId="77777777" w:rsidR="00FD3105" w:rsidRDefault="00FD3105">
      <w:pPr>
        <w:pStyle w:val="pxov"/>
        <w:rPr>
          <w:vanish/>
        </w:rPr>
      </w:pPr>
      <w:r>
        <w:rPr>
          <w:vanish/>
        </w:rPr>
        <w:t>FMS</w:t>
      </w:r>
    </w:p>
    <w:p w14:paraId="352B8209" w14:textId="77777777" w:rsidR="00FD3105" w:rsidRDefault="00FD3105">
      <w:pPr>
        <w:pStyle w:val="pxov"/>
        <w:rPr>
          <w:vanish/>
        </w:rPr>
      </w:pPr>
      <w:r>
        <w:rPr>
          <w:vanish/>
        </w:rPr>
        <w:t>LCV</w:t>
      </w:r>
    </w:p>
    <w:p w14:paraId="61285FD8" w14:textId="77777777" w:rsidR="00FD3105" w:rsidRDefault="00FD3105">
      <w:pPr>
        <w:pStyle w:val="pxov"/>
        <w:rPr>
          <w:vanish/>
        </w:rPr>
      </w:pPr>
      <w:r>
        <w:rPr>
          <w:vanish/>
        </w:rPr>
        <w:t>LSC</w:t>
      </w:r>
    </w:p>
    <w:p w14:paraId="64F1D3BC" w14:textId="77777777" w:rsidR="00FD3105" w:rsidRDefault="00FD3105">
      <w:pPr>
        <w:pStyle w:val="pxov"/>
        <w:rPr>
          <w:vanish/>
        </w:rPr>
      </w:pPr>
      <w:r>
        <w:rPr>
          <w:vanish/>
        </w:rPr>
        <w:t>LS8</w:t>
      </w:r>
    </w:p>
    <w:p w14:paraId="2C54AD36" w14:textId="77777777" w:rsidR="00FD3105" w:rsidRDefault="00FD3105">
      <w:pPr>
        <w:pStyle w:val="pxov"/>
        <w:rPr>
          <w:vanish/>
        </w:rPr>
      </w:pPr>
      <w:r>
        <w:rPr>
          <w:vanish/>
        </w:rPr>
        <w:t>FCV</w:t>
      </w:r>
    </w:p>
    <w:p w14:paraId="4785C942" w14:textId="77777777" w:rsidR="00FD3105" w:rsidRDefault="00FD3105">
      <w:pPr>
        <w:pStyle w:val="pxov"/>
        <w:rPr>
          <w:vanish/>
        </w:rPr>
      </w:pPr>
      <w:r>
        <w:rPr>
          <w:vanish/>
        </w:rPr>
        <w:t>FLG</w:t>
      </w:r>
    </w:p>
    <w:p w14:paraId="7286BE3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form.fid="I6ffe81609fed11dfbf230000837214a9"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63D457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tbl.ident="I05JFRD"</w:instrText>
      </w:r>
      <w:r>
        <w:fldChar w:fldCharType="end"/>
      </w:r>
      <w:r>
        <w:fldChar w:fldCharType="begin"/>
      </w:r>
      <w:r>
        <w:instrText>tbl.uuid="I01EAHT"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79F94B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019152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D4E8AB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92C2B7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E8CCC7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A8D200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40D8C92" w14:textId="77777777">
        <w:tc>
          <w:tcPr>
            <w:tcW w:w="2160" w:type="dxa"/>
            <w:tcBorders>
              <w:top w:val="nil"/>
              <w:left w:val="nil"/>
              <w:bottom w:val="nil"/>
              <w:right w:val="nil"/>
            </w:tcBorders>
          </w:tcPr>
          <w:p w14:paraId="6312F08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w:instrText>
            </w:r>
            <w:r>
              <w:rPr>
                <w:rStyle w:val="pxrowentry"/>
              </w:rPr>
              <w:lastRenderedPageBreak/>
              <w:instrText>="2"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8A35804"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D7488E3"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AB45AD5" w14:textId="77777777" w:rsidR="00FD3105" w:rsidRDefault="00FD3105"/>
        </w:tc>
      </w:tr>
      <w:tr w:rsidR="00FD3105" w14:paraId="6B48F02F" w14:textId="77777777">
        <w:tc>
          <w:tcPr>
            <w:tcW w:w="2160" w:type="dxa"/>
            <w:tcBorders>
              <w:top w:val="nil"/>
              <w:left w:val="nil"/>
              <w:bottom w:val="nil"/>
              <w:right w:val="nil"/>
            </w:tcBorders>
          </w:tcPr>
          <w:p w14:paraId="26D6AC2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49762A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EB1997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59EF94" w14:textId="77777777" w:rsidR="00FD3105" w:rsidRDefault="00FD3105"/>
        </w:tc>
      </w:tr>
      <w:tr w:rsidR="00FD3105" w14:paraId="1A560FF7" w14:textId="77777777">
        <w:tc>
          <w:tcPr>
            <w:tcW w:w="2160" w:type="dxa"/>
            <w:tcBorders>
              <w:top w:val="nil"/>
              <w:left w:val="nil"/>
              <w:bottom w:val="nil"/>
              <w:right w:val="nil"/>
            </w:tcBorders>
          </w:tcPr>
          <w:p w14:paraId="683318B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B48C03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10392C5" w14:textId="77777777" w:rsidR="00FD3105" w:rsidRDefault="00FD3105"/>
        </w:tc>
        <w:tc>
          <w:tcPr>
            <w:tcW w:w="2160" w:type="dxa"/>
            <w:tcBorders>
              <w:top w:val="nil"/>
              <w:left w:val="nil"/>
              <w:bottom w:val="nil"/>
              <w:right w:val="nil"/>
            </w:tcBorders>
          </w:tcPr>
          <w:p w14:paraId="0122424C" w14:textId="77777777" w:rsidR="00FD3105" w:rsidRDefault="00FD3105"/>
        </w:tc>
      </w:tr>
      <w:tr w:rsidR="00FD3105" w14:paraId="12E29681" w14:textId="77777777">
        <w:tc>
          <w:tcPr>
            <w:tcW w:w="2160" w:type="dxa"/>
            <w:tcBorders>
              <w:top w:val="nil"/>
              <w:left w:val="nil"/>
              <w:bottom w:val="nil"/>
              <w:right w:val="nil"/>
            </w:tcBorders>
          </w:tcPr>
          <w:p w14:paraId="72AF38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70825EF" w14:textId="77777777" w:rsidR="00FD3105" w:rsidRDefault="00FD3105"/>
        </w:tc>
        <w:tc>
          <w:tcPr>
            <w:tcW w:w="2160" w:type="dxa"/>
            <w:tcBorders>
              <w:top w:val="nil"/>
              <w:left w:val="nil"/>
              <w:bottom w:val="nil"/>
              <w:right w:val="nil"/>
            </w:tcBorders>
          </w:tcPr>
          <w:p w14:paraId="1EA41406" w14:textId="77777777" w:rsidR="00FD3105" w:rsidRDefault="00FD3105"/>
        </w:tc>
        <w:tc>
          <w:tcPr>
            <w:tcW w:w="2160" w:type="dxa"/>
            <w:tcBorders>
              <w:top w:val="nil"/>
              <w:left w:val="nil"/>
              <w:bottom w:val="nil"/>
              <w:right w:val="nil"/>
            </w:tcBorders>
          </w:tcPr>
          <w:p w14:paraId="17A0E7A0" w14:textId="77777777" w:rsidR="00FD3105" w:rsidRDefault="00FD3105"/>
        </w:tc>
      </w:tr>
      <w:tr w:rsidR="00FD3105" w14:paraId="28B10232" w14:textId="77777777">
        <w:tc>
          <w:tcPr>
            <w:tcW w:w="2160" w:type="dxa"/>
            <w:tcBorders>
              <w:top w:val="nil"/>
              <w:left w:val="nil"/>
              <w:bottom w:val="nil"/>
              <w:right w:val="nil"/>
            </w:tcBorders>
          </w:tcPr>
          <w:p w14:paraId="19B4A13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19A7AD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E67C0E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D614C18" w14:textId="77777777" w:rsidR="00FD3105" w:rsidRDefault="00FD3105"/>
        </w:tc>
      </w:tr>
    </w:tbl>
    <w:p w14:paraId="29AE0AF6" w14:textId="77777777" w:rsidR="00FD3105" w:rsidRDefault="00FD3105">
      <w:pPr>
        <w:pStyle w:val="pxtbody"/>
      </w:pPr>
    </w:p>
    <w:p w14:paraId="14E74E32" w14:textId="77777777" w:rsidR="00FD3105" w:rsidRDefault="00FD3105"/>
    <w:p w14:paraId="08AF8AF1" w14:textId="77777777" w:rsidR="00FD3105" w:rsidRDefault="00FD3105">
      <w:pPr>
        <w:pStyle w:val="pxformhac"/>
        <w:spacing w:before="180"/>
        <w:jc w:val="center"/>
      </w:pPr>
      <w:r>
        <w:t xml:space="preserve">FINAL JUDGMENT </w:t>
      </w:r>
    </w:p>
    <w:p w14:paraId="5171EA8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This action was tried before the court. On the evidence presented</w:t>
      </w:r>
    </w:p>
    <w:p w14:paraId="1A4053D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IT IS ADJUDGED that:</w:t>
      </w:r>
    </w:p>
    <w:p w14:paraId="30DCCABA" w14:textId="77777777" w:rsidR="00FD3105" w:rsidRDefault="00FD3105">
      <w:pPr>
        <w:pStyle w:val="pxformfl"/>
        <w:ind w:left="500"/>
      </w:pPr>
      <w:r>
        <w:t xml:space="preserve"> </w:t>
      </w:r>
    </w:p>
    <w:p w14:paraId="215A0BD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68477B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Defendant </w:t>
      </w:r>
      <w:r>
        <w:rPr>
          <w:rStyle w:val="pxfinstr"/>
          <w:i/>
          <w:iCs/>
        </w:rPr>
        <w:t>[NAME OF DEFENDANT]</w:t>
      </w:r>
      <w:r>
        <w:t xml:space="preserve">, his agents, servants, employees or others acting by or through the Defendant, are permanently enjoined from </w:t>
      </w:r>
      <w:r>
        <w:rPr>
          <w:rStyle w:val="pxfinstr"/>
          <w:i/>
          <w:iCs/>
        </w:rPr>
        <w:t>[using/entering/trespassing]</w:t>
      </w:r>
      <w:r>
        <w:t xml:space="preserve"> on the property of plaintiff </w:t>
      </w:r>
      <w:r>
        <w:rPr>
          <w:rStyle w:val="pxfinstr"/>
          <w:i/>
          <w:iCs/>
        </w:rPr>
        <w:t>[NAME OF PLAINTIFF]</w:t>
      </w:r>
      <w:r>
        <w:t xml:space="preserve"> in </w:t>
      </w:r>
      <w:r>
        <w:rPr>
          <w:rStyle w:val="pxfinstr"/>
          <w:i/>
          <w:iCs/>
        </w:rPr>
        <w:t>[name of county]</w:t>
      </w:r>
      <w:r>
        <w:t>, Florida described as:</w:t>
      </w:r>
    </w:p>
    <w:p w14:paraId="72F18E0E"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37E3A27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2DCF1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Plaintiff, whose address is </w:t>
      </w:r>
      <w:r>
        <w:rPr>
          <w:rStyle w:val="pxfinstr"/>
          <w:i/>
          <w:iCs/>
        </w:rPr>
        <w:t>[address of plaintiff]</w:t>
      </w:r>
      <w:r>
        <w:t xml:space="preserve">,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damages]</w:t>
      </w:r>
      <w:r>
        <w:t xml:space="preserve"> as damages for past trespasses with costs in the sum of $</w:t>
      </w:r>
      <w:r>
        <w:rPr>
          <w:rStyle w:val="pxfinstr"/>
          <w:i/>
          <w:iCs/>
        </w:rPr>
        <w:t>[dollar amount of costs]</w:t>
      </w:r>
      <w:r>
        <w:t>, making a total sum of $</w:t>
      </w:r>
      <w:r>
        <w:rPr>
          <w:rStyle w:val="pxfinstr"/>
          <w:i/>
          <w:iCs/>
        </w:rPr>
        <w:t xml:space="preserve">[dollar amount of total </w:t>
      </w:r>
      <w:r>
        <w:rPr>
          <w:rStyle w:val="pxfinstr"/>
          <w:i/>
          <w:iCs/>
        </w:rPr>
        <w:lastRenderedPageBreak/>
        <w:t>recovery]</w:t>
      </w:r>
      <w:r>
        <w:t>, that shall bear interest at the rate prescribed by law, for which let execution issue forthwith.</w:t>
      </w:r>
    </w:p>
    <w:p w14:paraId="613014A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C95E5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The liability of </w:t>
      </w:r>
      <w:r>
        <w:rPr>
          <w:rStyle w:val="pxfinstr"/>
          <w:i/>
          <w:iCs/>
        </w:rPr>
        <w:t>[name of surety]</w:t>
      </w:r>
      <w:r>
        <w:t xml:space="preserve"> on the injunction bond is terminated.</w:t>
      </w:r>
    </w:p>
    <w:p w14:paraId="6D8D540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ORDERED at </w:t>
      </w:r>
      <w:r>
        <w:rPr>
          <w:rStyle w:val="pxfinstr"/>
          <w:i/>
          <w:iCs/>
        </w:rPr>
        <w:t>[name of city]</w:t>
      </w:r>
      <w:r>
        <w:t xml:space="preserve">, Florida on </w:t>
      </w:r>
      <w:r>
        <w:rPr>
          <w:rStyle w:val="pxfinstr"/>
          <w:i/>
          <w:iCs/>
        </w:rPr>
        <w:t>[date of judgment]</w:t>
      </w:r>
      <w:r>
        <w:t>.</w:t>
      </w:r>
    </w:p>
    <w:p w14:paraId="61DCE38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210EC2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E3FC28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F155C9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tbl.ident="I02QZ38"</w:instrText>
      </w:r>
      <w:r>
        <w:fldChar w:fldCharType="end"/>
      </w:r>
      <w:r>
        <w:fldChar w:fldCharType="begin"/>
      </w:r>
      <w:r>
        <w:instrText>tbl.uuid="I03DJHN"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18D567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63AA54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2E3D91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A0CB6C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D90464C" w14:textId="77777777">
        <w:tc>
          <w:tcPr>
            <w:tcW w:w="4320" w:type="dxa"/>
            <w:tcBorders>
              <w:top w:val="nil"/>
              <w:left w:val="nil"/>
              <w:bottom w:val="nil"/>
              <w:right w:val="nil"/>
            </w:tcBorders>
          </w:tcPr>
          <w:p w14:paraId="34CBCA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92C24E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EC1FA4C" w14:textId="77777777">
        <w:tc>
          <w:tcPr>
            <w:tcW w:w="4320" w:type="dxa"/>
            <w:tcBorders>
              <w:top w:val="nil"/>
              <w:left w:val="nil"/>
              <w:bottom w:val="nil"/>
              <w:right w:val="nil"/>
            </w:tcBorders>
          </w:tcPr>
          <w:p w14:paraId="22E5BB0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245119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2AC00EA" w14:textId="77777777" w:rsidR="00FD3105" w:rsidRDefault="00FD3105">
      <w:pPr>
        <w:pStyle w:val="pxtbody"/>
      </w:pPr>
    </w:p>
    <w:p w14:paraId="5BABD989" w14:textId="77777777" w:rsidR="00FD3105" w:rsidRDefault="00FD3105"/>
    <w:p w14:paraId="6AC55660" w14:textId="77777777" w:rsidR="00FD3105" w:rsidRDefault="00FD3105">
      <w:pPr>
        <w:pStyle w:val="pxcomnt"/>
      </w:pPr>
    </w:p>
    <w:p w14:paraId="2F8F9983" w14:textId="77777777" w:rsidR="00FD3105" w:rsidRDefault="00FD3105">
      <w:pPr>
        <w:pStyle w:val="pxhac"/>
        <w:spacing w:before="180"/>
        <w:jc w:val="center"/>
      </w:pPr>
      <w:r>
        <w:rPr>
          <w:rStyle w:val="pxb"/>
          <w:b/>
          <w:bCs/>
        </w:rPr>
        <w:t>Author's Comment</w:t>
      </w:r>
    </w:p>
    <w:p w14:paraId="3300FB2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ins w:id="488" w:author="Debra M. Salisbury" w:date="2024-02-23T11:13:00Z">
        <w:r w:rsidR="00155DB3">
          <w:rPr>
            <w:color w:val="FF0000"/>
            <w:sz w:val="20"/>
            <w:szCs w:val="20"/>
            <w:vertAlign w:val="superscript"/>
          </w:rPr>
          <w:t xml:space="preserve"> </w:t>
        </w:r>
        <w:r w:rsidR="00155DB3">
          <w:t xml:space="preserve">Derived from Green v. Ivey, 45 Fla. 338, 33 So. 711 (1903). </w:t>
        </w:r>
      </w:ins>
      <w:r>
        <w:fldChar w:fldCharType="begin"/>
      </w:r>
      <w:r>
        <w:instrText>p.ct.id="3d29be30775711ee8e1ba9ecff0bf883|39|10:39"</w:instrText>
      </w:r>
      <w:r>
        <w:fldChar w:fldCharType="end"/>
      </w:r>
      <w:r>
        <w:t>This form assumed the issuance of a temporary injunction and the bond required. If no temporary injunction was issued, paragraph 3 is omitted.</w:t>
      </w:r>
    </w:p>
    <w:p w14:paraId="47AFC25C" w14:textId="77777777" w:rsidR="00FD3105" w:rsidRDefault="00FD3105">
      <w:pPr>
        <w:pStyle w:val="pxs"/>
        <w:spacing w:before="180"/>
        <w:rPr>
          <w:sz w:val="27"/>
          <w:szCs w:val="27"/>
        </w:rPr>
      </w:pPr>
      <w:r>
        <w:rPr>
          <w:sz w:val="27"/>
          <w:szCs w:val="27"/>
        </w:rPr>
        <w:t>10:40. Judgment</w:t>
      </w:r>
      <w:r>
        <w:rPr>
          <w:rStyle w:val="pxsep"/>
        </w:rPr>
        <w:t xml:space="preserve">-- </w:t>
      </w:r>
      <w:r>
        <w:rPr>
          <w:sz w:val="27"/>
          <w:szCs w:val="27"/>
        </w:rPr>
        <w:t>Interpleader, money</w:t>
      </w:r>
    </w:p>
    <w:p w14:paraId="3CC0304B" w14:textId="77777777" w:rsidR="00FD3105" w:rsidRDefault="00FD3105">
      <w:pPr>
        <w:pStyle w:val="pxov"/>
        <w:rPr>
          <w:vanish/>
        </w:rPr>
      </w:pPr>
      <w:r>
        <w:rPr>
          <w:vanish/>
        </w:rPr>
        <w:t>FMS</w:t>
      </w:r>
    </w:p>
    <w:p w14:paraId="3409842A" w14:textId="77777777" w:rsidR="00FD3105" w:rsidRDefault="00FD3105">
      <w:pPr>
        <w:pStyle w:val="pxov"/>
        <w:rPr>
          <w:vanish/>
        </w:rPr>
      </w:pPr>
      <w:r>
        <w:rPr>
          <w:vanish/>
        </w:rPr>
        <w:t>LCV</w:t>
      </w:r>
    </w:p>
    <w:p w14:paraId="6C200DB5" w14:textId="77777777" w:rsidR="00FD3105" w:rsidRDefault="00FD3105">
      <w:pPr>
        <w:pStyle w:val="pxov"/>
        <w:rPr>
          <w:vanish/>
        </w:rPr>
      </w:pPr>
      <w:r>
        <w:rPr>
          <w:vanish/>
        </w:rPr>
        <w:t>LSC</w:t>
      </w:r>
    </w:p>
    <w:p w14:paraId="24BAB96A" w14:textId="77777777" w:rsidR="00FD3105" w:rsidRDefault="00FD3105">
      <w:pPr>
        <w:pStyle w:val="pxov"/>
        <w:rPr>
          <w:vanish/>
        </w:rPr>
      </w:pPr>
      <w:r>
        <w:rPr>
          <w:vanish/>
        </w:rPr>
        <w:t>LS3</w:t>
      </w:r>
    </w:p>
    <w:p w14:paraId="2A67D746" w14:textId="77777777" w:rsidR="00FD3105" w:rsidRDefault="00FD3105">
      <w:pPr>
        <w:pStyle w:val="pxov"/>
        <w:rPr>
          <w:vanish/>
        </w:rPr>
      </w:pPr>
      <w:r>
        <w:rPr>
          <w:vanish/>
        </w:rPr>
        <w:t>LS7</w:t>
      </w:r>
    </w:p>
    <w:p w14:paraId="6CBA6202" w14:textId="77777777" w:rsidR="00FD3105" w:rsidRDefault="00FD3105">
      <w:pPr>
        <w:pStyle w:val="pxov"/>
        <w:rPr>
          <w:vanish/>
        </w:rPr>
      </w:pPr>
      <w:r>
        <w:rPr>
          <w:vanish/>
        </w:rPr>
        <w:t>FCV</w:t>
      </w:r>
    </w:p>
    <w:p w14:paraId="454ECECD" w14:textId="77777777" w:rsidR="00FD3105" w:rsidRDefault="00FD3105">
      <w:pPr>
        <w:pStyle w:val="pxov"/>
        <w:rPr>
          <w:vanish/>
        </w:rPr>
      </w:pPr>
      <w:r>
        <w:rPr>
          <w:vanish/>
        </w:rPr>
        <w:t>FLG</w:t>
      </w:r>
    </w:p>
    <w:p w14:paraId="7B6073D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form.fid="I700649909fed11dfbf230000837214a9"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E4942D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tbl.ident="I05AQW9"</w:instrText>
      </w:r>
      <w:r>
        <w:fldChar w:fldCharType="end"/>
      </w:r>
      <w:r>
        <w:fldChar w:fldCharType="begin"/>
      </w:r>
      <w:r>
        <w:instrText>tbl.uuid="I02NUGV"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B9536D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666046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2C336D6" w14:textId="77777777" w:rsidR="00FD3105" w:rsidRDefault="00FD3105">
      <w:pPr>
        <w:pStyle w:val="pxcolspec"/>
      </w:pPr>
      <w:r>
        <w:rPr>
          <w:color w:val="FF0000"/>
          <w:sz w:val="20"/>
          <w:szCs w:val="20"/>
          <w:vertAlign w:val="superscript"/>
        </w:rPr>
        <w:lastRenderedPageBreak/>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61B86A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0909CFD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5877722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1C419A1" w14:textId="77777777">
        <w:tc>
          <w:tcPr>
            <w:tcW w:w="2160" w:type="dxa"/>
            <w:tcBorders>
              <w:top w:val="nil"/>
              <w:left w:val="nil"/>
              <w:bottom w:val="nil"/>
              <w:right w:val="nil"/>
            </w:tcBorders>
          </w:tcPr>
          <w:p w14:paraId="79621B9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3C9C4F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E958E9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A8C41C6" w14:textId="77777777" w:rsidR="00FD3105" w:rsidRDefault="00FD3105"/>
        </w:tc>
      </w:tr>
      <w:tr w:rsidR="00FD3105" w14:paraId="1FA8AE8B" w14:textId="77777777">
        <w:tc>
          <w:tcPr>
            <w:tcW w:w="2160" w:type="dxa"/>
            <w:tcBorders>
              <w:top w:val="nil"/>
              <w:left w:val="nil"/>
              <w:bottom w:val="nil"/>
              <w:right w:val="nil"/>
            </w:tcBorders>
          </w:tcPr>
          <w:p w14:paraId="4B18010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2EBD3E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C2C98B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5EB51AA" w14:textId="77777777" w:rsidR="00FD3105" w:rsidRDefault="00FD3105"/>
        </w:tc>
      </w:tr>
      <w:tr w:rsidR="00FD3105" w14:paraId="32BFA233" w14:textId="77777777">
        <w:tc>
          <w:tcPr>
            <w:tcW w:w="2160" w:type="dxa"/>
            <w:tcBorders>
              <w:top w:val="nil"/>
              <w:left w:val="nil"/>
              <w:bottom w:val="nil"/>
              <w:right w:val="nil"/>
            </w:tcBorders>
          </w:tcPr>
          <w:p w14:paraId="253CBE6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6620A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A3405B9" w14:textId="77777777" w:rsidR="00FD3105" w:rsidRDefault="00FD3105"/>
        </w:tc>
        <w:tc>
          <w:tcPr>
            <w:tcW w:w="2160" w:type="dxa"/>
            <w:tcBorders>
              <w:top w:val="nil"/>
              <w:left w:val="nil"/>
              <w:bottom w:val="nil"/>
              <w:right w:val="nil"/>
            </w:tcBorders>
          </w:tcPr>
          <w:p w14:paraId="58CC5AAE" w14:textId="77777777" w:rsidR="00FD3105" w:rsidRDefault="00FD3105"/>
        </w:tc>
      </w:tr>
      <w:tr w:rsidR="00FD3105" w14:paraId="48732400" w14:textId="77777777">
        <w:tc>
          <w:tcPr>
            <w:tcW w:w="2160" w:type="dxa"/>
            <w:tcBorders>
              <w:top w:val="nil"/>
              <w:left w:val="nil"/>
              <w:bottom w:val="nil"/>
              <w:right w:val="nil"/>
            </w:tcBorders>
          </w:tcPr>
          <w:p w14:paraId="7CBE41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29F5667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669A772" w14:textId="77777777" w:rsidR="00FD3105" w:rsidRDefault="00FD3105"/>
        </w:tc>
        <w:tc>
          <w:tcPr>
            <w:tcW w:w="2160" w:type="dxa"/>
            <w:tcBorders>
              <w:top w:val="nil"/>
              <w:left w:val="nil"/>
              <w:bottom w:val="nil"/>
              <w:right w:val="nil"/>
            </w:tcBorders>
          </w:tcPr>
          <w:p w14:paraId="5E4998AE" w14:textId="77777777" w:rsidR="00FD3105" w:rsidRDefault="00FD3105"/>
        </w:tc>
      </w:tr>
      <w:tr w:rsidR="00FD3105" w14:paraId="0569255B" w14:textId="77777777">
        <w:tc>
          <w:tcPr>
            <w:tcW w:w="2160" w:type="dxa"/>
            <w:tcBorders>
              <w:top w:val="nil"/>
              <w:left w:val="nil"/>
              <w:bottom w:val="nil"/>
              <w:right w:val="nil"/>
            </w:tcBorders>
          </w:tcPr>
          <w:p w14:paraId="0438F73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870729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2CE9BA0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D920226" w14:textId="77777777" w:rsidR="00FD3105" w:rsidRDefault="00FD3105"/>
        </w:tc>
      </w:tr>
    </w:tbl>
    <w:p w14:paraId="2DCAB45B" w14:textId="77777777" w:rsidR="00FD3105" w:rsidRDefault="00FD3105">
      <w:pPr>
        <w:pStyle w:val="pxtbody"/>
      </w:pPr>
    </w:p>
    <w:p w14:paraId="5475C58C" w14:textId="77777777" w:rsidR="00FD3105" w:rsidRDefault="00FD3105"/>
    <w:p w14:paraId="4528786E" w14:textId="77777777" w:rsidR="00FD3105" w:rsidRDefault="00FD3105">
      <w:pPr>
        <w:pStyle w:val="pxformhac"/>
        <w:spacing w:before="180"/>
        <w:jc w:val="center"/>
      </w:pPr>
      <w:r>
        <w:t xml:space="preserve">FINAL JUDGMENT </w:t>
      </w:r>
    </w:p>
    <w:p w14:paraId="3CA0F55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This action was tried before the court. On the evidence presented</w:t>
      </w:r>
    </w:p>
    <w:p w14:paraId="05F1F61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IT IS ADJUDGED that:</w:t>
      </w:r>
    </w:p>
    <w:p w14:paraId="2E7A62CA" w14:textId="77777777" w:rsidR="00FD3105" w:rsidRDefault="00FD3105">
      <w:pPr>
        <w:pStyle w:val="pxformfl"/>
        <w:ind w:left="500"/>
      </w:pPr>
      <w:r>
        <w:t xml:space="preserve"> </w:t>
      </w:r>
    </w:p>
    <w:p w14:paraId="282CAD1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4F8E65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Defendant </w:t>
      </w:r>
      <w:r>
        <w:rPr>
          <w:rStyle w:val="pxfinstr"/>
          <w:i/>
          <w:iCs/>
        </w:rPr>
        <w:t>[NAME OF FIRST DEFENDANT]</w:t>
      </w:r>
      <w:r>
        <w:t xml:space="preserve"> is entitled to the proceeds of </w:t>
      </w:r>
      <w:r>
        <w:rPr>
          <w:rStyle w:val="pxfinstr"/>
          <w:i/>
          <w:iCs/>
        </w:rPr>
        <w:t>[type of transaction]</w:t>
      </w:r>
      <w:r>
        <w:t>.</w:t>
      </w:r>
    </w:p>
    <w:p w14:paraId="6BA90D5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F71A0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The clerk of the court is </w:t>
      </w:r>
      <w:r>
        <w:lastRenderedPageBreak/>
        <w:t>directed to pay $</w:t>
      </w:r>
      <w:r>
        <w:rPr>
          <w:rStyle w:val="pxfinstr"/>
          <w:i/>
          <w:iCs/>
        </w:rPr>
        <w:t>[dollar amount of payment]</w:t>
      </w:r>
      <w:r>
        <w:t xml:space="preserve"> to defendant </w:t>
      </w:r>
      <w:r>
        <w:rPr>
          <w:rStyle w:val="pxfinstr"/>
          <w:i/>
          <w:iCs/>
        </w:rPr>
        <w:t>[NAME OF FIRST DEFENDANT]</w:t>
      </w:r>
      <w:r>
        <w:t xml:space="preserve"> forthwith.</w:t>
      </w:r>
    </w:p>
    <w:p w14:paraId="55352B9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3D6B3A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Defendant </w:t>
      </w:r>
      <w:r>
        <w:rPr>
          <w:rStyle w:val="pxfinstr"/>
          <w:i/>
          <w:iCs/>
        </w:rPr>
        <w:t>[NAME OF FIRST DEFENDANT]</w:t>
      </w:r>
      <w:r>
        <w:t xml:space="preserve">, whose address is </w:t>
      </w:r>
      <w:r>
        <w:rPr>
          <w:rStyle w:val="pxfinstr"/>
          <w:i/>
          <w:iCs/>
        </w:rPr>
        <w:t>[address of first defendant]</w:t>
      </w:r>
      <w:r>
        <w:t xml:space="preserve">, recover from defendant </w:t>
      </w:r>
      <w:r>
        <w:rPr>
          <w:rStyle w:val="pxfinstr"/>
          <w:i/>
          <w:iCs/>
        </w:rPr>
        <w:t>[NAME OF SECOND DEFENDANT]</w:t>
      </w:r>
      <w:r>
        <w:t xml:space="preserve"> </w:t>
      </w:r>
      <w:r>
        <w:rPr>
          <w:rStyle w:val="pxfinstr"/>
          <w:i/>
          <w:iCs/>
        </w:rPr>
        <w:t>[OPTIONAL:, whose address is [address of second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0EB7A99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ORDERED at </w:t>
      </w:r>
      <w:r>
        <w:rPr>
          <w:rStyle w:val="pxfinstr"/>
          <w:i/>
          <w:iCs/>
        </w:rPr>
        <w:t>[name of city]</w:t>
      </w:r>
      <w:r>
        <w:t xml:space="preserve">, Florida on </w:t>
      </w:r>
      <w:r>
        <w:rPr>
          <w:rStyle w:val="pxfinstr"/>
          <w:i/>
          <w:iCs/>
        </w:rPr>
        <w:t>[date of judgment]</w:t>
      </w:r>
      <w:r>
        <w:t>.</w:t>
      </w:r>
    </w:p>
    <w:p w14:paraId="36F1290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CBF7CA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91D283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E9BDBBC"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tbl.ident="I06E10P"</w:instrText>
      </w:r>
      <w:r>
        <w:fldChar w:fldCharType="end"/>
      </w:r>
      <w:r>
        <w:fldChar w:fldCharType="begin"/>
      </w:r>
      <w:r>
        <w:instrText>tbl.uuid="I06KWM0"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C497F6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AA996E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70E880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386A27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6692FA8" w14:textId="77777777">
        <w:tc>
          <w:tcPr>
            <w:tcW w:w="4320" w:type="dxa"/>
            <w:tcBorders>
              <w:top w:val="nil"/>
              <w:left w:val="nil"/>
              <w:bottom w:val="nil"/>
              <w:right w:val="nil"/>
            </w:tcBorders>
          </w:tcPr>
          <w:p w14:paraId="5F142C6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3F8AF4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E28D2B5" w14:textId="77777777">
        <w:tc>
          <w:tcPr>
            <w:tcW w:w="4320" w:type="dxa"/>
            <w:tcBorders>
              <w:top w:val="nil"/>
              <w:left w:val="nil"/>
              <w:bottom w:val="nil"/>
              <w:right w:val="nil"/>
            </w:tcBorders>
          </w:tcPr>
          <w:p w14:paraId="5C55F2F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85774C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154E7F6" w14:textId="77777777">
        <w:tc>
          <w:tcPr>
            <w:tcW w:w="4320" w:type="dxa"/>
            <w:tcBorders>
              <w:top w:val="nil"/>
              <w:left w:val="nil"/>
              <w:bottom w:val="nil"/>
              <w:right w:val="nil"/>
            </w:tcBorders>
          </w:tcPr>
          <w:p w14:paraId="7F285BB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A53865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153789F" w14:textId="77777777" w:rsidR="00FD3105" w:rsidRDefault="00FD3105">
      <w:pPr>
        <w:pStyle w:val="pxtbody"/>
      </w:pPr>
    </w:p>
    <w:p w14:paraId="6A4744B3" w14:textId="77777777" w:rsidR="00FD3105" w:rsidRDefault="00FD3105"/>
    <w:p w14:paraId="4B2383AC" w14:textId="77777777" w:rsidR="00FD3105" w:rsidRDefault="00FD3105">
      <w:pPr>
        <w:pStyle w:val="pxcomnt"/>
      </w:pPr>
    </w:p>
    <w:p w14:paraId="2C7F2A36" w14:textId="77777777" w:rsidR="00FD3105" w:rsidRDefault="00FD3105">
      <w:pPr>
        <w:pStyle w:val="pxhac"/>
        <w:spacing w:before="180"/>
        <w:jc w:val="center"/>
      </w:pPr>
      <w:r>
        <w:rPr>
          <w:rStyle w:val="pxb"/>
          <w:b/>
          <w:bCs/>
        </w:rPr>
        <w:t>Author's Comment</w:t>
      </w:r>
    </w:p>
    <w:p w14:paraId="2583337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Ordinarily an interpleader action concerns money. This form assumes that. See </w:t>
      </w:r>
      <w:r>
        <w:rPr>
          <w:rStyle w:val="pxx"/>
          <w:color w:val="FF0000"/>
          <w:sz w:val="20"/>
          <w:szCs w:val="20"/>
          <w:vertAlign w:val="superscript"/>
        </w:rPr>
        <w:t>►</w:t>
      </w:r>
      <w:r>
        <w:rPr>
          <w:rStyle w:val="pxx"/>
        </w:rPr>
        <w:fldChar w:fldCharType="begin"/>
      </w:r>
      <w:r>
        <w:rPr>
          <w:rStyle w:val="pxx"/>
        </w:rPr>
        <w:instrText>x.ref.id="I03S69I"</w:instrText>
      </w:r>
      <w:r>
        <w:rPr>
          <w:rStyle w:val="pxx"/>
        </w:rPr>
        <w:fldChar w:fldCharType="end"/>
      </w:r>
      <w:r>
        <w:rPr>
          <w:rStyle w:val="pxx"/>
          <w:vanish/>
        </w:rPr>
        <w:t>&amp;s;</w:t>
      </w:r>
      <w:r>
        <w:rPr>
          <w:rStyle w:val="pxvis"/>
          <w:rFonts w:ascii="Times NewRoman" w:hAnsi="Times NewRoman"/>
          <w:b w:val="0"/>
          <w:sz w:val="24"/>
        </w:rPr>
        <w:t>§</w:t>
      </w:r>
      <w:r>
        <w:rPr>
          <w:rStyle w:val="pxx"/>
        </w:rPr>
        <w:t>10:41</w:t>
      </w:r>
      <w:r>
        <w:t xml:space="preserve"> (tangible personal property).</w:t>
      </w:r>
      <w:ins w:id="489" w:author="Debra M. Salisbury" w:date="2024-02-23T16:40:00Z">
        <w:r w:rsidR="00594280">
          <w:t xml:space="preserve"> See Trawick’s Florida Practice and Procedure </w:t>
        </w:r>
      </w:ins>
      <w:ins w:id="490" w:author="Debra M. Salisbury" w:date="2024-02-23T16:41:00Z">
        <w:r w:rsidR="00594280">
          <w:rPr>
            <w:rFonts w:ascii="Times New Roman" w:hAnsi="Times New Roman"/>
          </w:rPr>
          <w:t>§</w:t>
        </w:r>
        <w:r w:rsidR="00594280">
          <w:t>38:11.</w:t>
        </w:r>
      </w:ins>
    </w:p>
    <w:p w14:paraId="3559E12D" w14:textId="77777777" w:rsidR="00FD3105" w:rsidRDefault="00FD3105">
      <w:pPr>
        <w:pStyle w:val="pxs"/>
        <w:spacing w:before="180"/>
        <w:rPr>
          <w:sz w:val="27"/>
          <w:szCs w:val="27"/>
        </w:rPr>
      </w:pPr>
      <w:r>
        <w:rPr>
          <w:sz w:val="27"/>
          <w:szCs w:val="27"/>
        </w:rPr>
        <w:t>10:41. Judgment</w:t>
      </w:r>
      <w:r>
        <w:rPr>
          <w:rStyle w:val="pxsep"/>
        </w:rPr>
        <w:t xml:space="preserve">-- </w:t>
      </w:r>
      <w:r>
        <w:rPr>
          <w:sz w:val="27"/>
          <w:szCs w:val="27"/>
        </w:rPr>
        <w:t>Interpleader, tangible personal property</w:t>
      </w:r>
    </w:p>
    <w:p w14:paraId="542054BC" w14:textId="77777777" w:rsidR="00FD3105" w:rsidRDefault="00FD3105">
      <w:pPr>
        <w:pStyle w:val="pxov"/>
        <w:rPr>
          <w:vanish/>
        </w:rPr>
      </w:pPr>
      <w:r>
        <w:rPr>
          <w:vanish/>
        </w:rPr>
        <w:t>FMS</w:t>
      </w:r>
    </w:p>
    <w:p w14:paraId="775FA4E2" w14:textId="77777777" w:rsidR="00FD3105" w:rsidRDefault="00FD3105">
      <w:pPr>
        <w:pStyle w:val="pxov"/>
        <w:rPr>
          <w:vanish/>
        </w:rPr>
      </w:pPr>
      <w:r>
        <w:rPr>
          <w:vanish/>
        </w:rPr>
        <w:t>LCV</w:t>
      </w:r>
    </w:p>
    <w:p w14:paraId="2B456438" w14:textId="77777777" w:rsidR="00FD3105" w:rsidRDefault="00FD3105">
      <w:pPr>
        <w:pStyle w:val="pxov"/>
        <w:rPr>
          <w:vanish/>
        </w:rPr>
      </w:pPr>
      <w:r>
        <w:rPr>
          <w:vanish/>
        </w:rPr>
        <w:t>LSC</w:t>
      </w:r>
    </w:p>
    <w:p w14:paraId="20228466" w14:textId="77777777" w:rsidR="00FD3105" w:rsidRDefault="00FD3105">
      <w:pPr>
        <w:pStyle w:val="pxov"/>
        <w:rPr>
          <w:vanish/>
        </w:rPr>
      </w:pPr>
      <w:r>
        <w:rPr>
          <w:vanish/>
        </w:rPr>
        <w:t>LS3</w:t>
      </w:r>
    </w:p>
    <w:p w14:paraId="673DFE8A" w14:textId="77777777" w:rsidR="00FD3105" w:rsidRDefault="00FD3105">
      <w:pPr>
        <w:pStyle w:val="pxov"/>
        <w:rPr>
          <w:vanish/>
        </w:rPr>
      </w:pPr>
      <w:r>
        <w:rPr>
          <w:vanish/>
        </w:rPr>
        <w:t>LS7</w:t>
      </w:r>
    </w:p>
    <w:p w14:paraId="505AEAE5" w14:textId="77777777" w:rsidR="00FD3105" w:rsidRDefault="00FD3105">
      <w:pPr>
        <w:pStyle w:val="pxov"/>
        <w:rPr>
          <w:vanish/>
        </w:rPr>
      </w:pPr>
      <w:r>
        <w:rPr>
          <w:vanish/>
        </w:rPr>
        <w:t>FCV</w:t>
      </w:r>
    </w:p>
    <w:p w14:paraId="4AF22935" w14:textId="77777777" w:rsidR="00FD3105" w:rsidRDefault="00FD3105">
      <w:pPr>
        <w:pStyle w:val="pxov"/>
        <w:rPr>
          <w:vanish/>
        </w:rPr>
      </w:pPr>
      <w:r>
        <w:rPr>
          <w:vanish/>
        </w:rPr>
        <w:t>FLG</w:t>
      </w:r>
    </w:p>
    <w:p w14:paraId="4723C42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form.fid="I700845609fed11dfbf230000837214a9"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229B7BB" w14:textId="77777777" w:rsidR="00FD3105" w:rsidRDefault="00FD3105">
      <w:pPr>
        <w:pStyle w:val="pxformfcaptbl"/>
        <w:ind w:left="500"/>
      </w:pPr>
      <w:r>
        <w:lastRenderedPageBreak/>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tbl.ident="I078MB1"</w:instrText>
      </w:r>
      <w:r>
        <w:fldChar w:fldCharType="end"/>
      </w:r>
      <w:r>
        <w:fldChar w:fldCharType="begin"/>
      </w:r>
      <w:r>
        <w:instrText>tbl.uuid="I01AG7X"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57A626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31E626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B2312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215A62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1393E3FD"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2B9E0EC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0E434F5" w14:textId="77777777">
        <w:tc>
          <w:tcPr>
            <w:tcW w:w="2160" w:type="dxa"/>
            <w:tcBorders>
              <w:top w:val="nil"/>
              <w:left w:val="nil"/>
              <w:bottom w:val="nil"/>
              <w:right w:val="nil"/>
            </w:tcBorders>
          </w:tcPr>
          <w:p w14:paraId="69A96C5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3AE181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8DF76C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DBDE18" w14:textId="77777777" w:rsidR="00FD3105" w:rsidRDefault="00FD3105"/>
        </w:tc>
      </w:tr>
      <w:tr w:rsidR="00FD3105" w14:paraId="3226C2EF" w14:textId="77777777">
        <w:tc>
          <w:tcPr>
            <w:tcW w:w="2160" w:type="dxa"/>
            <w:tcBorders>
              <w:top w:val="nil"/>
              <w:left w:val="nil"/>
              <w:bottom w:val="nil"/>
              <w:right w:val="nil"/>
            </w:tcBorders>
          </w:tcPr>
          <w:p w14:paraId="1DD0669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EFD2CB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1A92B3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1ECBD4B" w14:textId="77777777" w:rsidR="00FD3105" w:rsidRDefault="00FD3105"/>
        </w:tc>
      </w:tr>
      <w:tr w:rsidR="00FD3105" w14:paraId="24739FA3" w14:textId="77777777">
        <w:tc>
          <w:tcPr>
            <w:tcW w:w="2160" w:type="dxa"/>
            <w:tcBorders>
              <w:top w:val="nil"/>
              <w:left w:val="nil"/>
              <w:bottom w:val="nil"/>
              <w:right w:val="nil"/>
            </w:tcBorders>
          </w:tcPr>
          <w:p w14:paraId="141118C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EEF53F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E7613BC" w14:textId="77777777" w:rsidR="00FD3105" w:rsidRDefault="00FD3105"/>
        </w:tc>
        <w:tc>
          <w:tcPr>
            <w:tcW w:w="2160" w:type="dxa"/>
            <w:tcBorders>
              <w:top w:val="nil"/>
              <w:left w:val="nil"/>
              <w:bottom w:val="nil"/>
              <w:right w:val="nil"/>
            </w:tcBorders>
          </w:tcPr>
          <w:p w14:paraId="42DFF2D5" w14:textId="77777777" w:rsidR="00FD3105" w:rsidRDefault="00FD3105"/>
        </w:tc>
      </w:tr>
      <w:tr w:rsidR="00FD3105" w14:paraId="118E679C" w14:textId="77777777">
        <w:tc>
          <w:tcPr>
            <w:tcW w:w="2160" w:type="dxa"/>
            <w:tcBorders>
              <w:top w:val="nil"/>
              <w:left w:val="nil"/>
              <w:bottom w:val="nil"/>
              <w:right w:val="nil"/>
            </w:tcBorders>
          </w:tcPr>
          <w:p w14:paraId="02BFE3E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16976E9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7A3D85" w14:textId="77777777" w:rsidR="00FD3105" w:rsidRDefault="00FD3105"/>
        </w:tc>
        <w:tc>
          <w:tcPr>
            <w:tcW w:w="2160" w:type="dxa"/>
            <w:tcBorders>
              <w:top w:val="nil"/>
              <w:left w:val="nil"/>
              <w:bottom w:val="nil"/>
              <w:right w:val="nil"/>
            </w:tcBorders>
          </w:tcPr>
          <w:p w14:paraId="4E96FDAB" w14:textId="77777777" w:rsidR="00FD3105" w:rsidRDefault="00FD3105"/>
        </w:tc>
      </w:tr>
      <w:tr w:rsidR="00FD3105" w14:paraId="70D26EF2" w14:textId="77777777">
        <w:tc>
          <w:tcPr>
            <w:tcW w:w="2160" w:type="dxa"/>
            <w:tcBorders>
              <w:top w:val="nil"/>
              <w:left w:val="nil"/>
              <w:bottom w:val="nil"/>
              <w:right w:val="nil"/>
            </w:tcBorders>
          </w:tcPr>
          <w:p w14:paraId="1F29810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647833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5082C6F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4183C69" w14:textId="77777777" w:rsidR="00FD3105" w:rsidRDefault="00FD3105"/>
        </w:tc>
      </w:tr>
    </w:tbl>
    <w:p w14:paraId="53F71BD8" w14:textId="77777777" w:rsidR="00FD3105" w:rsidRDefault="00FD3105">
      <w:pPr>
        <w:pStyle w:val="pxtbody"/>
      </w:pPr>
    </w:p>
    <w:p w14:paraId="49F416E4" w14:textId="77777777" w:rsidR="00FD3105" w:rsidRDefault="00FD3105"/>
    <w:p w14:paraId="341F1879" w14:textId="77777777" w:rsidR="00FD3105" w:rsidRDefault="00FD3105">
      <w:pPr>
        <w:pStyle w:val="pxformhac"/>
        <w:spacing w:before="180"/>
        <w:jc w:val="center"/>
      </w:pPr>
      <w:r>
        <w:t xml:space="preserve">FINAL JUDGMENT </w:t>
      </w:r>
    </w:p>
    <w:p w14:paraId="27FAA62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This action was tried before the court. On the evidence presented</w:t>
      </w:r>
    </w:p>
    <w:p w14:paraId="55C5425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IT IS ADJUDGED that:</w:t>
      </w:r>
    </w:p>
    <w:p w14:paraId="0B8E0BF3" w14:textId="77777777" w:rsidR="00FD3105" w:rsidRDefault="00FD3105">
      <w:pPr>
        <w:pStyle w:val="pxformfl"/>
        <w:ind w:left="500"/>
      </w:pPr>
      <w:r>
        <w:t xml:space="preserve"> </w:t>
      </w:r>
    </w:p>
    <w:p w14:paraId="636D19AE" w14:textId="77777777" w:rsidR="00FD3105" w:rsidRDefault="00FD3105">
      <w:pPr>
        <w:pStyle w:val="pxformfin"/>
      </w:pPr>
      <w:r>
        <w:rPr>
          <w:color w:val="FF0000"/>
          <w:sz w:val="20"/>
          <w:szCs w:val="20"/>
          <w:vertAlign w:val="superscript"/>
        </w:rPr>
        <w:lastRenderedPageBreak/>
        <w:t>►</w:t>
      </w:r>
      <w:r>
        <w:fldChar w:fldCharType="begin"/>
      </w:r>
      <w:r>
        <w:instrText>fi.lvl="1"</w:instrText>
      </w:r>
      <w:r>
        <w:fldChar w:fldCharType="end"/>
      </w:r>
      <w:r>
        <w:t xml:space="preserve">1. </w:t>
      </w:r>
    </w:p>
    <w:p w14:paraId="6B7F0F1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Defendant </w:t>
      </w:r>
      <w:r>
        <w:rPr>
          <w:rStyle w:val="pxfinstr"/>
          <w:i/>
          <w:iCs/>
        </w:rPr>
        <w:t>[NAME OF FIRST DEFENDANT]</w:t>
      </w:r>
      <w:r>
        <w:t xml:space="preserve"> is entitled to possession of the following described personal property:</w:t>
      </w:r>
    </w:p>
    <w:p w14:paraId="0472A7E5"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3D9FBB0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3D7F12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The clerk of the court is directed to deliver the property to defendant </w:t>
      </w:r>
      <w:r>
        <w:rPr>
          <w:rStyle w:val="pxfinstr"/>
          <w:i/>
          <w:iCs/>
        </w:rPr>
        <w:t>[NAME OF FIRST DEFENDANT]</w:t>
      </w:r>
      <w:r>
        <w:t xml:space="preserve"> forthwith.</w:t>
      </w:r>
    </w:p>
    <w:p w14:paraId="7E4A988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EC9E0C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Defendant </w:t>
      </w:r>
      <w:r>
        <w:rPr>
          <w:rStyle w:val="pxfinstr"/>
          <w:i/>
          <w:iCs/>
        </w:rPr>
        <w:t>[NAME OF FIRST DEFENDANT]</w:t>
      </w:r>
      <w:r>
        <w:t xml:space="preserve">, whose address is </w:t>
      </w:r>
      <w:r>
        <w:rPr>
          <w:rStyle w:val="pxfinstr"/>
          <w:i/>
          <w:iCs/>
        </w:rPr>
        <w:t>[address of first defendant]</w:t>
      </w:r>
      <w:r>
        <w:t xml:space="preserve">, recover from defendant </w:t>
      </w:r>
      <w:r>
        <w:rPr>
          <w:rStyle w:val="pxfinstr"/>
          <w:i/>
          <w:iCs/>
        </w:rPr>
        <w:t>[NAME OF SECOND DEFENDANT]</w:t>
      </w:r>
      <w:r>
        <w:t xml:space="preserve"> </w:t>
      </w:r>
      <w:r>
        <w:rPr>
          <w:rStyle w:val="pxfinstr"/>
          <w:i/>
          <w:iCs/>
        </w:rPr>
        <w:t>[OPTIONAL:, whose address is [address of second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71C0666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ORDERED at </w:t>
      </w:r>
      <w:r>
        <w:rPr>
          <w:rStyle w:val="pxfinstr"/>
          <w:i/>
          <w:iCs/>
        </w:rPr>
        <w:t>[name of city]</w:t>
      </w:r>
      <w:r>
        <w:t xml:space="preserve">, Florida on </w:t>
      </w:r>
      <w:r>
        <w:rPr>
          <w:rStyle w:val="pxfinstr"/>
          <w:i/>
          <w:iCs/>
        </w:rPr>
        <w:t>[date of judgment]</w:t>
      </w:r>
      <w:r>
        <w:t>.</w:t>
      </w:r>
    </w:p>
    <w:p w14:paraId="7D24E41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B4F379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913C78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6DBABE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tbl.ident="I078MAK"</w:instrText>
      </w:r>
      <w:r>
        <w:fldChar w:fldCharType="end"/>
      </w:r>
      <w:r>
        <w:fldChar w:fldCharType="begin"/>
      </w:r>
      <w:r>
        <w:instrText>tbl.uuid="I06KNCW"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45E15E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87A409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50CB14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2F8E0A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AEF3766" w14:textId="77777777">
        <w:tc>
          <w:tcPr>
            <w:tcW w:w="4320" w:type="dxa"/>
            <w:tcBorders>
              <w:top w:val="nil"/>
              <w:left w:val="nil"/>
              <w:bottom w:val="nil"/>
              <w:right w:val="nil"/>
            </w:tcBorders>
          </w:tcPr>
          <w:p w14:paraId="50CE6E6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A6E779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1822711" w14:textId="77777777">
        <w:tc>
          <w:tcPr>
            <w:tcW w:w="4320" w:type="dxa"/>
            <w:tcBorders>
              <w:top w:val="nil"/>
              <w:left w:val="nil"/>
              <w:bottom w:val="nil"/>
              <w:right w:val="nil"/>
            </w:tcBorders>
          </w:tcPr>
          <w:p w14:paraId="662CFF7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751A05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B8CB1FF" w14:textId="77777777">
        <w:tc>
          <w:tcPr>
            <w:tcW w:w="4320" w:type="dxa"/>
            <w:tcBorders>
              <w:top w:val="nil"/>
              <w:left w:val="nil"/>
              <w:bottom w:val="nil"/>
              <w:right w:val="nil"/>
            </w:tcBorders>
          </w:tcPr>
          <w:p w14:paraId="392186C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63B49D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F9544E7" w14:textId="77777777" w:rsidR="00FD3105" w:rsidRDefault="00FD3105">
      <w:pPr>
        <w:pStyle w:val="pxtbody"/>
      </w:pPr>
    </w:p>
    <w:p w14:paraId="3C810D69" w14:textId="77777777" w:rsidR="00FD3105" w:rsidRDefault="00FD3105"/>
    <w:p w14:paraId="3DEC5787" w14:textId="77777777" w:rsidR="00FD3105" w:rsidRDefault="00FD3105">
      <w:pPr>
        <w:pStyle w:val="pxcomnt"/>
      </w:pPr>
    </w:p>
    <w:p w14:paraId="2EE69C7A" w14:textId="77777777" w:rsidR="00FD3105" w:rsidRDefault="00FD3105">
      <w:pPr>
        <w:pStyle w:val="pxhac"/>
        <w:spacing w:before="180"/>
        <w:jc w:val="center"/>
      </w:pPr>
      <w:r>
        <w:rPr>
          <w:rStyle w:val="pxb"/>
          <w:b/>
          <w:bCs/>
        </w:rPr>
        <w:t>Author's Comment</w:t>
      </w:r>
    </w:p>
    <w:p w14:paraId="600DC44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Ordinarily an interpleader action concerns money. This form is for a thing. See </w:t>
      </w:r>
      <w:r>
        <w:rPr>
          <w:rStyle w:val="pxx"/>
          <w:color w:val="FF0000"/>
          <w:sz w:val="20"/>
          <w:szCs w:val="20"/>
          <w:vertAlign w:val="superscript"/>
        </w:rPr>
        <w:t>►</w:t>
      </w:r>
      <w:r>
        <w:rPr>
          <w:rStyle w:val="pxx"/>
        </w:rPr>
        <w:fldChar w:fldCharType="begin"/>
      </w:r>
      <w:r>
        <w:rPr>
          <w:rStyle w:val="pxx"/>
        </w:rPr>
        <w:instrText>x.ref.id="I03TABW"</w:instrText>
      </w:r>
      <w:r>
        <w:rPr>
          <w:rStyle w:val="pxx"/>
        </w:rPr>
        <w:fldChar w:fldCharType="end"/>
      </w:r>
      <w:r>
        <w:rPr>
          <w:rStyle w:val="pxx"/>
          <w:vanish/>
        </w:rPr>
        <w:t>&amp;s;</w:t>
      </w:r>
      <w:r>
        <w:rPr>
          <w:rStyle w:val="pxvis"/>
          <w:rFonts w:ascii="Times NewRoman" w:hAnsi="Times NewRoman"/>
          <w:b w:val="0"/>
          <w:sz w:val="24"/>
        </w:rPr>
        <w:t>§</w:t>
      </w:r>
      <w:r>
        <w:rPr>
          <w:rStyle w:val="pxx"/>
        </w:rPr>
        <w:t>10:40</w:t>
      </w:r>
      <w:r>
        <w:t xml:space="preserve"> (for the money form).</w:t>
      </w:r>
      <w:ins w:id="491" w:author="Debra M. Salisbury" w:date="2024-02-23T16:41:00Z">
        <w:r w:rsidR="00594280">
          <w:t xml:space="preserve"> See Trawick’s Florida Practice and Procedure </w:t>
        </w:r>
        <w:r w:rsidR="00594280">
          <w:rPr>
            <w:rFonts w:ascii="Times New Roman" w:hAnsi="Times New Roman"/>
          </w:rPr>
          <w:t>§</w:t>
        </w:r>
        <w:r w:rsidR="00594280">
          <w:t>38:11.</w:t>
        </w:r>
      </w:ins>
    </w:p>
    <w:p w14:paraId="0B2F5DA4" w14:textId="77777777" w:rsidR="00FD3105" w:rsidRDefault="00FD3105">
      <w:pPr>
        <w:pStyle w:val="pxs"/>
        <w:spacing w:before="180"/>
        <w:rPr>
          <w:sz w:val="27"/>
          <w:szCs w:val="27"/>
        </w:rPr>
      </w:pPr>
      <w:r>
        <w:rPr>
          <w:sz w:val="27"/>
          <w:szCs w:val="27"/>
        </w:rPr>
        <w:t>10:42. Judgment</w:t>
      </w:r>
      <w:r>
        <w:rPr>
          <w:rStyle w:val="pxsep"/>
        </w:rPr>
        <w:t xml:space="preserve">-- </w:t>
      </w:r>
      <w:r>
        <w:rPr>
          <w:sz w:val="27"/>
          <w:szCs w:val="27"/>
        </w:rPr>
        <w:t>Mandamus, writ notwithstanding answer</w:t>
      </w:r>
    </w:p>
    <w:p w14:paraId="33281680" w14:textId="77777777" w:rsidR="00FD3105" w:rsidRDefault="00FD3105">
      <w:pPr>
        <w:pStyle w:val="pxov"/>
        <w:rPr>
          <w:vanish/>
        </w:rPr>
      </w:pPr>
      <w:r>
        <w:rPr>
          <w:vanish/>
        </w:rPr>
        <w:t>FMS</w:t>
      </w:r>
    </w:p>
    <w:p w14:paraId="23F3EFA3" w14:textId="77777777" w:rsidR="00FD3105" w:rsidRDefault="00FD3105">
      <w:pPr>
        <w:pStyle w:val="pxov"/>
        <w:rPr>
          <w:vanish/>
        </w:rPr>
      </w:pPr>
      <w:r>
        <w:rPr>
          <w:vanish/>
        </w:rPr>
        <w:t>LFA</w:t>
      </w:r>
    </w:p>
    <w:p w14:paraId="603D1076" w14:textId="77777777" w:rsidR="00FD3105" w:rsidRDefault="00FD3105">
      <w:pPr>
        <w:pStyle w:val="pxov"/>
        <w:rPr>
          <w:vanish/>
        </w:rPr>
      </w:pPr>
      <w:r>
        <w:rPr>
          <w:vanish/>
        </w:rPr>
        <w:t>LEW</w:t>
      </w:r>
    </w:p>
    <w:p w14:paraId="21AD6D50" w14:textId="77777777" w:rsidR="00FD3105" w:rsidRDefault="00FD3105">
      <w:pPr>
        <w:pStyle w:val="pxov"/>
        <w:rPr>
          <w:vanish/>
        </w:rPr>
      </w:pPr>
      <w:r>
        <w:rPr>
          <w:vanish/>
        </w:rPr>
        <w:t>FCV</w:t>
      </w:r>
    </w:p>
    <w:p w14:paraId="154765DD" w14:textId="77777777" w:rsidR="00FD3105" w:rsidRDefault="00FD3105">
      <w:pPr>
        <w:pStyle w:val="pxov"/>
        <w:rPr>
          <w:vanish/>
        </w:rPr>
      </w:pPr>
      <w:r>
        <w:rPr>
          <w:vanish/>
        </w:rPr>
        <w:lastRenderedPageBreak/>
        <w:t>FLG</w:t>
      </w:r>
    </w:p>
    <w:p w14:paraId="6F1B93E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form.fid="I700c64109fed11dfbf230000837214a9"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00686E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tbl.ident="I007799"</w:instrText>
      </w:r>
      <w:r>
        <w:fldChar w:fldCharType="end"/>
      </w:r>
      <w:r>
        <w:fldChar w:fldCharType="begin"/>
      </w:r>
      <w:r>
        <w:instrText>tbl.uuid="I048AFI"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571E80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DDEBFB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56D964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82B615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5340F80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E7806B2"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181C08D" w14:textId="77777777">
        <w:tc>
          <w:tcPr>
            <w:tcW w:w="2160" w:type="dxa"/>
            <w:tcBorders>
              <w:top w:val="nil"/>
              <w:left w:val="nil"/>
              <w:bottom w:val="nil"/>
              <w:right w:val="nil"/>
            </w:tcBorders>
          </w:tcPr>
          <w:p w14:paraId="5DA5D8EB"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E7F8BC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E2169E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2E8368F" w14:textId="77777777" w:rsidR="00FD3105" w:rsidRDefault="00FD3105"/>
        </w:tc>
      </w:tr>
      <w:tr w:rsidR="00FD3105" w14:paraId="52250462" w14:textId="77777777">
        <w:tc>
          <w:tcPr>
            <w:tcW w:w="2160" w:type="dxa"/>
            <w:tcBorders>
              <w:top w:val="nil"/>
              <w:left w:val="nil"/>
              <w:bottom w:val="nil"/>
              <w:right w:val="nil"/>
            </w:tcBorders>
          </w:tcPr>
          <w:p w14:paraId="29C4A85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87A86D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0F92D3C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ED3104D" w14:textId="77777777" w:rsidR="00FD3105" w:rsidRDefault="00FD3105"/>
        </w:tc>
      </w:tr>
      <w:tr w:rsidR="00FD3105" w14:paraId="3E5E3CCA" w14:textId="77777777">
        <w:tc>
          <w:tcPr>
            <w:tcW w:w="2160" w:type="dxa"/>
            <w:tcBorders>
              <w:top w:val="nil"/>
              <w:left w:val="nil"/>
              <w:bottom w:val="nil"/>
              <w:right w:val="nil"/>
            </w:tcBorders>
          </w:tcPr>
          <w:p w14:paraId="7125F6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85EF6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E1F6E50" w14:textId="77777777" w:rsidR="00FD3105" w:rsidRDefault="00FD3105"/>
        </w:tc>
        <w:tc>
          <w:tcPr>
            <w:tcW w:w="2160" w:type="dxa"/>
            <w:tcBorders>
              <w:top w:val="nil"/>
              <w:left w:val="nil"/>
              <w:bottom w:val="nil"/>
              <w:right w:val="nil"/>
            </w:tcBorders>
          </w:tcPr>
          <w:p w14:paraId="26D7C2F0" w14:textId="77777777" w:rsidR="00FD3105" w:rsidRDefault="00FD3105"/>
        </w:tc>
      </w:tr>
      <w:tr w:rsidR="00FD3105" w14:paraId="639CE656" w14:textId="77777777">
        <w:tc>
          <w:tcPr>
            <w:tcW w:w="2160" w:type="dxa"/>
            <w:tcBorders>
              <w:top w:val="nil"/>
              <w:left w:val="nil"/>
              <w:bottom w:val="nil"/>
              <w:right w:val="nil"/>
            </w:tcBorders>
          </w:tcPr>
          <w:p w14:paraId="404EF5C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038092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0C3A435" w14:textId="77777777" w:rsidR="00FD3105" w:rsidRDefault="00FD3105"/>
        </w:tc>
        <w:tc>
          <w:tcPr>
            <w:tcW w:w="2160" w:type="dxa"/>
            <w:tcBorders>
              <w:top w:val="nil"/>
              <w:left w:val="nil"/>
              <w:bottom w:val="nil"/>
              <w:right w:val="nil"/>
            </w:tcBorders>
          </w:tcPr>
          <w:p w14:paraId="1C7F884E" w14:textId="77777777" w:rsidR="00FD3105" w:rsidRDefault="00FD3105"/>
        </w:tc>
      </w:tr>
      <w:tr w:rsidR="00FD3105" w14:paraId="2FFFA931" w14:textId="77777777">
        <w:tc>
          <w:tcPr>
            <w:tcW w:w="2160" w:type="dxa"/>
            <w:tcBorders>
              <w:top w:val="nil"/>
              <w:left w:val="nil"/>
              <w:bottom w:val="nil"/>
              <w:right w:val="nil"/>
            </w:tcBorders>
          </w:tcPr>
          <w:p w14:paraId="153D4E7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BF7907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36E9E7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5C1344A" w14:textId="77777777" w:rsidR="00FD3105" w:rsidRDefault="00FD3105"/>
        </w:tc>
      </w:tr>
    </w:tbl>
    <w:p w14:paraId="7E0A7A04" w14:textId="77777777" w:rsidR="00FD3105" w:rsidRDefault="00FD3105">
      <w:pPr>
        <w:pStyle w:val="pxtbody"/>
      </w:pPr>
    </w:p>
    <w:p w14:paraId="72F7D4A6" w14:textId="77777777" w:rsidR="00FD3105" w:rsidRDefault="00FD3105"/>
    <w:p w14:paraId="28A5E56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FINAL JUDGMENT</w:t>
      </w:r>
    </w:p>
    <w:p w14:paraId="7F5E9F6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This action was tried before </w:t>
      </w:r>
      <w:r>
        <w:lastRenderedPageBreak/>
        <w:t>the court. On the evidence presented</w:t>
      </w:r>
    </w:p>
    <w:p w14:paraId="6C16C78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IT IS ADJUDGED that:</w:t>
      </w:r>
    </w:p>
    <w:p w14:paraId="40F06E9D" w14:textId="77777777" w:rsidR="00FD3105" w:rsidRDefault="00FD3105">
      <w:pPr>
        <w:pStyle w:val="pxformfl"/>
        <w:ind w:left="500"/>
      </w:pPr>
      <w:r>
        <w:t xml:space="preserve"> </w:t>
      </w:r>
    </w:p>
    <w:p w14:paraId="62D0534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D17A7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The clerk of this court shall issue a writ of mandamus to defendant </w:t>
      </w:r>
      <w:r>
        <w:rPr>
          <w:rStyle w:val="pxfinstr"/>
          <w:i/>
          <w:iCs/>
        </w:rPr>
        <w:t>[name of defendant]</w:t>
      </w:r>
      <w:r>
        <w:t xml:space="preserve"> requiring defendant to permit inspection by plaintiff of the following:</w:t>
      </w:r>
    </w:p>
    <w:p w14:paraId="3F7847FF" w14:textId="77777777" w:rsidR="00FD3105" w:rsidRDefault="00FD3105">
      <w:pPr>
        <w:pStyle w:val="pxformfl"/>
        <w:ind w:left="500"/>
      </w:pPr>
      <w:r>
        <w:t xml:space="preserve"> </w:t>
      </w:r>
    </w:p>
    <w:p w14:paraId="046EE452"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2D39D9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Shareholder lists;</w:t>
      </w:r>
    </w:p>
    <w:p w14:paraId="1F62C0C3"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2A89CCE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Article of incorporation;</w:t>
      </w:r>
    </w:p>
    <w:p w14:paraId="0386D8D8"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673993E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Amendments to the articles of incorporation;</w:t>
      </w:r>
    </w:p>
    <w:p w14:paraId="26EC2963"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4CFC895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Bylaws;</w:t>
      </w:r>
    </w:p>
    <w:p w14:paraId="0F2DA84C"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659E2F5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Minutes of shareholder meetings;</w:t>
      </w:r>
    </w:p>
    <w:p w14:paraId="008B249B"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7507F56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Last annual report;</w:t>
      </w:r>
    </w:p>
    <w:p w14:paraId="4D5F0308"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5104245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Minutes of board of directors meetings;</w:t>
      </w:r>
    </w:p>
    <w:p w14:paraId="26F32707"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592CEFF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Records of all actions taken without a meeting by shareholders and any board committees; and</w:t>
      </w:r>
    </w:p>
    <w:p w14:paraId="2BFEA7F4"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637E119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Accounting records</w:t>
      </w:r>
    </w:p>
    <w:p w14:paraId="7675681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fldChar w:fldCharType="begin"/>
      </w:r>
      <w:r>
        <w:instrText>p.fl="none"</w:instrText>
      </w:r>
      <w:r>
        <w:fldChar w:fldCharType="end"/>
      </w:r>
      <w:r>
        <w:t>within ten days from the date of issuance.</w:t>
      </w:r>
    </w:p>
    <w:p w14:paraId="1126B72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54C748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recovers from defendant </w:t>
      </w:r>
      <w:r>
        <w:rPr>
          <w:rStyle w:val="pxfinstr"/>
          <w:i/>
          <w:iCs/>
        </w:rPr>
        <w:t>[name of defendant]</w:t>
      </w:r>
      <w:r>
        <w:t xml:space="preserve"> whose address is </w:t>
      </w:r>
      <w:r>
        <w:rPr>
          <w:rStyle w:val="pxfinstr"/>
          <w:i/>
          <w:iCs/>
        </w:rPr>
        <w:t>[address of defendant]</w:t>
      </w:r>
      <w:r>
        <w:t xml:space="preserve"> and the last four digits of defendant's Social Security number are </w:t>
      </w:r>
      <w:r>
        <w:rPr>
          <w:rStyle w:val="pxfinstr"/>
          <w:i/>
          <w:iCs/>
        </w:rPr>
        <w:t>[last four numbers of Social Security number]</w:t>
      </w:r>
      <w:r>
        <w:t>, costs of $</w:t>
      </w:r>
      <w:r>
        <w:rPr>
          <w:rStyle w:val="pxfinstr"/>
          <w:i/>
          <w:iCs/>
        </w:rPr>
        <w:t>[dollar amount of cost]</w:t>
      </w:r>
      <w:r>
        <w:t xml:space="preserve"> that shall bear interest at the rate prescribed by law, for which let execution issue forthwith.</w:t>
      </w:r>
    </w:p>
    <w:p w14:paraId="311F75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ORDERED at </w:t>
      </w:r>
      <w:r>
        <w:rPr>
          <w:rStyle w:val="pxfinstr"/>
          <w:i/>
          <w:iCs/>
        </w:rPr>
        <w:t>[name of city]</w:t>
      </w:r>
      <w:r>
        <w:t xml:space="preserve">, Florida on </w:t>
      </w:r>
      <w:r>
        <w:rPr>
          <w:rStyle w:val="pxfinstr"/>
          <w:i/>
          <w:iCs/>
        </w:rPr>
        <w:t>[date of judgment]</w:t>
      </w:r>
      <w:r>
        <w:t>.</w:t>
      </w:r>
    </w:p>
    <w:p w14:paraId="1EF6FEA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493596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3DA9CD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4C0A434" w14:textId="77777777" w:rsidR="00FD3105" w:rsidRDefault="00FD3105">
      <w:pPr>
        <w:pStyle w:val="pxformtbl"/>
        <w:ind w:left="500"/>
      </w:pPr>
      <w:r>
        <w:t xml:space="preserve"> </w:t>
      </w:r>
      <w:r>
        <w:rPr>
          <w:color w:val="FF0000"/>
          <w:sz w:val="20"/>
          <w:szCs w:val="20"/>
          <w:vertAlign w:val="superscript"/>
        </w:rPr>
        <w:t>►</w:t>
      </w:r>
      <w:r>
        <w:fldChar w:fldCharType="begin"/>
      </w:r>
      <w:r>
        <w:instrText>tbl.ident="I05JFQU"</w:instrText>
      </w:r>
      <w:r>
        <w:fldChar w:fldCharType="end"/>
      </w:r>
      <w:r>
        <w:fldChar w:fldCharType="begin"/>
      </w:r>
      <w:r>
        <w:instrText>tbl.uuid="I03G3XO"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w:instrText>
      </w:r>
      <w:r>
        <w:lastRenderedPageBreak/>
        <w:instrText>.orient="port"</w:instrText>
      </w:r>
      <w:r>
        <w:fldChar w:fldCharType="end"/>
      </w:r>
      <w:r>
        <w:fldChar w:fldCharType="begin"/>
      </w:r>
      <w:r>
        <w:instrText>tbl.date.updated="0"</w:instrText>
      </w:r>
      <w:r>
        <w:fldChar w:fldCharType="end"/>
      </w:r>
    </w:p>
    <w:p w14:paraId="3D68112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C6773E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7D5C06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E44043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B7330F4" w14:textId="77777777">
        <w:tc>
          <w:tcPr>
            <w:tcW w:w="4320" w:type="dxa"/>
            <w:tcBorders>
              <w:top w:val="nil"/>
              <w:left w:val="nil"/>
              <w:bottom w:val="nil"/>
              <w:right w:val="nil"/>
            </w:tcBorders>
          </w:tcPr>
          <w:p w14:paraId="0261A98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7B1CF8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4183145" w14:textId="77777777">
        <w:tc>
          <w:tcPr>
            <w:tcW w:w="4320" w:type="dxa"/>
            <w:tcBorders>
              <w:top w:val="nil"/>
              <w:left w:val="nil"/>
              <w:bottom w:val="nil"/>
              <w:right w:val="nil"/>
            </w:tcBorders>
          </w:tcPr>
          <w:p w14:paraId="0D29F9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E4FBD2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F27156E" w14:textId="77777777" w:rsidR="00FD3105" w:rsidRDefault="00FD3105">
      <w:pPr>
        <w:pStyle w:val="pxtbody"/>
      </w:pPr>
    </w:p>
    <w:p w14:paraId="796E166B" w14:textId="77777777" w:rsidR="00FD3105" w:rsidRDefault="00FD3105"/>
    <w:p w14:paraId="0F5EF193" w14:textId="77777777" w:rsidR="00FD3105" w:rsidRDefault="00FD3105">
      <w:pPr>
        <w:pStyle w:val="pxcomnt"/>
      </w:pPr>
    </w:p>
    <w:p w14:paraId="48663AB1" w14:textId="77777777" w:rsidR="00FD3105" w:rsidRDefault="00FD3105">
      <w:pPr>
        <w:pStyle w:val="pxhac"/>
        <w:spacing w:before="180"/>
        <w:jc w:val="center"/>
      </w:pPr>
      <w:r>
        <w:rPr>
          <w:rStyle w:val="pxb"/>
          <w:b/>
          <w:bCs/>
        </w:rPr>
        <w:t>Author's Comment</w:t>
      </w:r>
    </w:p>
    <w:p w14:paraId="14E66B2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When the judgment is for the defendant, the form in </w:t>
      </w:r>
      <w:r>
        <w:rPr>
          <w:rStyle w:val="pxx"/>
          <w:color w:val="FF0000"/>
          <w:sz w:val="20"/>
          <w:szCs w:val="20"/>
          <w:vertAlign w:val="superscript"/>
        </w:rPr>
        <w:t>►</w:t>
      </w:r>
      <w:r>
        <w:rPr>
          <w:rStyle w:val="pxx"/>
        </w:rPr>
        <w:fldChar w:fldCharType="begin"/>
      </w:r>
      <w:r>
        <w:rPr>
          <w:rStyle w:val="pxx"/>
        </w:rPr>
        <w:instrText>x.ref.id="I013C4L"</w:instrText>
      </w:r>
      <w:r>
        <w:rPr>
          <w:rStyle w:val="pxx"/>
        </w:rPr>
        <w:fldChar w:fldCharType="end"/>
      </w:r>
      <w:r>
        <w:rPr>
          <w:rStyle w:val="pxx"/>
        </w:rPr>
        <w:t>section 10:12</w:t>
      </w:r>
      <w:r>
        <w:t xml:space="preserve"> is used, but the respondent usually incurs no assessable costs. This form has the predicate of a motion for peremptory writ notwithstanding the answer. If the action is tried, the usual commencement for a nonjury action is used. See </w:t>
      </w:r>
      <w:r>
        <w:rPr>
          <w:rStyle w:val="pxx"/>
          <w:color w:val="FF0000"/>
          <w:sz w:val="20"/>
          <w:szCs w:val="20"/>
          <w:vertAlign w:val="superscript"/>
        </w:rPr>
        <w:t>►</w:t>
      </w:r>
      <w:r>
        <w:rPr>
          <w:rStyle w:val="pxx"/>
        </w:rPr>
        <w:fldChar w:fldCharType="begin"/>
      </w:r>
      <w:r>
        <w:rPr>
          <w:rStyle w:val="pxx"/>
        </w:rPr>
        <w:instrText>x.ref.id="I03TAIW"</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The list given in the form is illustrative, not exhaustive. Since this is not a review action, </w:t>
      </w:r>
      <w:ins w:id="492" w:author="Debra M. Salisbury" w:date="2024-02-23T16:44:00Z">
        <w:r w:rsidR="00EF1247">
          <w:rPr>
            <w:rStyle w:val="pxx"/>
            <w:color w:val="FF0000"/>
            <w:sz w:val="20"/>
            <w:szCs w:val="20"/>
            <w:vertAlign w:val="superscript"/>
          </w:rPr>
          <w:t>►</w:t>
        </w:r>
      </w:ins>
      <w:ins w:id="493" w:author="Debra M. Salisbury" w:date="2024-02-23T16:48:00Z">
        <w:r w:rsidR="001704CF">
          <w:t>Fla. R. Civ. P.</w:t>
        </w:r>
      </w:ins>
      <w:del w:id="494" w:author="Debra M. Salisbury" w:date="2024-02-23T16:48:00Z">
        <w:r w:rsidDel="001704CF">
          <w:delText>Rule</w:delText>
        </w:r>
      </w:del>
      <w:r>
        <w:t xml:space="preserve"> 1.630 applies. See </w:t>
      </w:r>
      <w:r>
        <w:rPr>
          <w:rStyle w:val="pxsst"/>
          <w:color w:val="FF0000"/>
          <w:sz w:val="20"/>
          <w:szCs w:val="20"/>
          <w:vertAlign w:val="superscript"/>
        </w:rPr>
        <w:t>►</w:t>
      </w:r>
      <w:r>
        <w:rPr>
          <w:rStyle w:val="pxsst"/>
        </w:rPr>
        <w:fldChar w:fldCharType="begin"/>
      </w:r>
      <w:r>
        <w:rPr>
          <w:rStyle w:val="pxsst"/>
        </w:rPr>
        <w:instrText>sst.ref.id="I059HON"</w:instrText>
      </w:r>
      <w:r>
        <w:rPr>
          <w:rStyle w:val="pxsst"/>
        </w:rPr>
        <w:fldChar w:fldCharType="end"/>
      </w:r>
      <w:r>
        <w:rPr>
          <w:rStyle w:val="pxsst"/>
          <w:vanish/>
        </w:rPr>
        <w:t>&amp;s;</w:t>
      </w:r>
      <w:r>
        <w:rPr>
          <w:rStyle w:val="pxvis"/>
          <w:rFonts w:ascii="Times NewRoman" w:hAnsi="Times NewRoman"/>
          <w:b w:val="0"/>
          <w:sz w:val="24"/>
        </w:rPr>
        <w:t>§</w:t>
      </w:r>
      <w:r>
        <w:rPr>
          <w:rStyle w:val="pxsst"/>
        </w:rPr>
        <w:t xml:space="preserve">607.1601, Fla. Stat.; </w:t>
      </w:r>
      <w:r>
        <w:rPr>
          <w:rStyle w:val="pxsst"/>
          <w:vanish/>
        </w:rPr>
        <w:t>&amp;s;</w:t>
      </w:r>
      <w:r>
        <w:rPr>
          <w:rStyle w:val="pxvis"/>
          <w:rFonts w:ascii="Times NewRoman" w:hAnsi="Times NewRoman"/>
          <w:b w:val="0"/>
          <w:sz w:val="24"/>
        </w:rPr>
        <w:t>§</w:t>
      </w:r>
      <w:r>
        <w:rPr>
          <w:rStyle w:val="pxsst"/>
        </w:rPr>
        <w:t>607.1604, Fla. Stat.</w:t>
      </w:r>
    </w:p>
    <w:p w14:paraId="66AA4CC6" w14:textId="77777777" w:rsidR="00FD3105" w:rsidRDefault="00FD3105">
      <w:pPr>
        <w:pStyle w:val="pxs"/>
        <w:spacing w:before="180"/>
        <w:rPr>
          <w:sz w:val="27"/>
          <w:szCs w:val="27"/>
        </w:rPr>
      </w:pPr>
      <w:r>
        <w:rPr>
          <w:sz w:val="27"/>
          <w:szCs w:val="27"/>
        </w:rPr>
        <w:t>10:43. Judgment</w:t>
      </w:r>
      <w:r>
        <w:rPr>
          <w:rStyle w:val="pxsep"/>
        </w:rPr>
        <w:t xml:space="preserve">-- </w:t>
      </w:r>
      <w:r>
        <w:rPr>
          <w:sz w:val="27"/>
          <w:szCs w:val="27"/>
        </w:rPr>
        <w:t>Mandamus, quashing alternative writ</w:t>
      </w:r>
    </w:p>
    <w:p w14:paraId="2E50474F" w14:textId="77777777" w:rsidR="00FD3105" w:rsidRDefault="00FD3105">
      <w:pPr>
        <w:pStyle w:val="pxov"/>
        <w:rPr>
          <w:vanish/>
        </w:rPr>
      </w:pPr>
      <w:r>
        <w:rPr>
          <w:vanish/>
        </w:rPr>
        <w:t>FMS</w:t>
      </w:r>
    </w:p>
    <w:p w14:paraId="58CC7372" w14:textId="77777777" w:rsidR="00FD3105" w:rsidRDefault="00FD3105">
      <w:pPr>
        <w:pStyle w:val="pxov"/>
        <w:rPr>
          <w:vanish/>
        </w:rPr>
      </w:pPr>
      <w:r>
        <w:rPr>
          <w:vanish/>
        </w:rPr>
        <w:t>LFA</w:t>
      </w:r>
    </w:p>
    <w:p w14:paraId="3675BCC6" w14:textId="77777777" w:rsidR="00FD3105" w:rsidRDefault="00FD3105">
      <w:pPr>
        <w:pStyle w:val="pxov"/>
        <w:rPr>
          <w:vanish/>
        </w:rPr>
      </w:pPr>
      <w:r>
        <w:rPr>
          <w:vanish/>
        </w:rPr>
        <w:t>LEW</w:t>
      </w:r>
    </w:p>
    <w:p w14:paraId="5DD7C208" w14:textId="77777777" w:rsidR="00FD3105" w:rsidRDefault="00FD3105">
      <w:pPr>
        <w:pStyle w:val="pxov"/>
        <w:rPr>
          <w:vanish/>
        </w:rPr>
      </w:pPr>
      <w:r>
        <w:rPr>
          <w:vanish/>
        </w:rPr>
        <w:t>FCV</w:t>
      </w:r>
    </w:p>
    <w:p w14:paraId="393B9F66" w14:textId="77777777" w:rsidR="00FD3105" w:rsidRDefault="00FD3105">
      <w:pPr>
        <w:pStyle w:val="pxov"/>
        <w:rPr>
          <w:vanish/>
        </w:rPr>
      </w:pPr>
      <w:r>
        <w:rPr>
          <w:vanish/>
        </w:rPr>
        <w:t>FLG</w:t>
      </w:r>
    </w:p>
    <w:p w14:paraId="3F5ED48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form.fid="I6d21c7409fed11dfbf230000837214a9"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40B71D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tbl.ident="I03LKCL"</w:instrText>
      </w:r>
      <w:r>
        <w:fldChar w:fldCharType="end"/>
      </w:r>
      <w:r>
        <w:fldChar w:fldCharType="begin"/>
      </w:r>
      <w:r>
        <w:instrText>tbl.uuid="I00CUY3"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61C280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138F20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0A9F40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30453C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580F47A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D3C67E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7F590D0" w14:textId="77777777">
        <w:tc>
          <w:tcPr>
            <w:tcW w:w="2160" w:type="dxa"/>
            <w:tcBorders>
              <w:top w:val="nil"/>
              <w:left w:val="nil"/>
              <w:bottom w:val="nil"/>
              <w:right w:val="nil"/>
            </w:tcBorders>
          </w:tcPr>
          <w:p w14:paraId="716BB78D"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C6D8ED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20E8A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2F0B8FD" w14:textId="77777777" w:rsidR="00FD3105" w:rsidRDefault="00FD3105"/>
        </w:tc>
      </w:tr>
      <w:tr w:rsidR="00FD3105" w14:paraId="5A95472D" w14:textId="77777777">
        <w:tc>
          <w:tcPr>
            <w:tcW w:w="2160" w:type="dxa"/>
            <w:tcBorders>
              <w:top w:val="nil"/>
              <w:left w:val="nil"/>
              <w:bottom w:val="nil"/>
              <w:right w:val="nil"/>
            </w:tcBorders>
          </w:tcPr>
          <w:p w14:paraId="72C1394D"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9C0329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5D6188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1CAC286" w14:textId="77777777" w:rsidR="00FD3105" w:rsidRDefault="00FD3105"/>
        </w:tc>
      </w:tr>
      <w:tr w:rsidR="00FD3105" w14:paraId="5C974517" w14:textId="77777777">
        <w:tc>
          <w:tcPr>
            <w:tcW w:w="2160" w:type="dxa"/>
            <w:tcBorders>
              <w:top w:val="nil"/>
              <w:left w:val="nil"/>
              <w:bottom w:val="nil"/>
              <w:right w:val="nil"/>
            </w:tcBorders>
          </w:tcPr>
          <w:p w14:paraId="2BD8618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722D3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E2A3C43" w14:textId="77777777" w:rsidR="00FD3105" w:rsidRDefault="00FD3105"/>
        </w:tc>
        <w:tc>
          <w:tcPr>
            <w:tcW w:w="2160" w:type="dxa"/>
            <w:tcBorders>
              <w:top w:val="nil"/>
              <w:left w:val="nil"/>
              <w:bottom w:val="nil"/>
              <w:right w:val="nil"/>
            </w:tcBorders>
          </w:tcPr>
          <w:p w14:paraId="3556C383" w14:textId="77777777" w:rsidR="00FD3105" w:rsidRDefault="00FD3105"/>
        </w:tc>
      </w:tr>
      <w:tr w:rsidR="00FD3105" w14:paraId="53A5877E" w14:textId="77777777">
        <w:tc>
          <w:tcPr>
            <w:tcW w:w="2160" w:type="dxa"/>
            <w:tcBorders>
              <w:top w:val="nil"/>
              <w:left w:val="nil"/>
              <w:bottom w:val="nil"/>
              <w:right w:val="nil"/>
            </w:tcBorders>
          </w:tcPr>
          <w:p w14:paraId="32426EA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99BDA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B2203A8" w14:textId="77777777" w:rsidR="00FD3105" w:rsidRDefault="00FD3105"/>
        </w:tc>
        <w:tc>
          <w:tcPr>
            <w:tcW w:w="2160" w:type="dxa"/>
            <w:tcBorders>
              <w:top w:val="nil"/>
              <w:left w:val="nil"/>
              <w:bottom w:val="nil"/>
              <w:right w:val="nil"/>
            </w:tcBorders>
          </w:tcPr>
          <w:p w14:paraId="52F31CD2" w14:textId="77777777" w:rsidR="00FD3105" w:rsidRDefault="00FD3105"/>
        </w:tc>
      </w:tr>
      <w:tr w:rsidR="00FD3105" w14:paraId="4B8EA0DC" w14:textId="77777777">
        <w:tc>
          <w:tcPr>
            <w:tcW w:w="2160" w:type="dxa"/>
            <w:tcBorders>
              <w:top w:val="nil"/>
              <w:left w:val="nil"/>
              <w:bottom w:val="nil"/>
              <w:right w:val="nil"/>
            </w:tcBorders>
          </w:tcPr>
          <w:p w14:paraId="104BD97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8E3A61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068A39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58B7C4" w14:textId="77777777" w:rsidR="00FD3105" w:rsidRDefault="00FD3105"/>
        </w:tc>
      </w:tr>
    </w:tbl>
    <w:p w14:paraId="39BDFCC7" w14:textId="77777777" w:rsidR="00FD3105" w:rsidRDefault="00FD3105">
      <w:pPr>
        <w:pStyle w:val="pxtbody"/>
      </w:pPr>
    </w:p>
    <w:p w14:paraId="48972480" w14:textId="77777777" w:rsidR="00FD3105" w:rsidRDefault="00FD3105"/>
    <w:p w14:paraId="696023E8" w14:textId="77777777" w:rsidR="00FD3105" w:rsidRDefault="00FD3105">
      <w:pPr>
        <w:pStyle w:val="pxformhac"/>
        <w:spacing w:before="180"/>
        <w:jc w:val="center"/>
      </w:pPr>
      <w:r>
        <w:t xml:space="preserve">FINAL JUDGMENT QUASHING ALTERNATIVE WRIT </w:t>
      </w:r>
    </w:p>
    <w:p w14:paraId="284E5A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This action was heard on defendant</w:t>
      </w:r>
      <w:r>
        <w:rPr>
          <w:vanish/>
        </w:rPr>
        <w:t>&amp;rsquo;</w:t>
      </w:r>
      <w:r>
        <w:rPr>
          <w:rStyle w:val="pxvis"/>
          <w:rFonts w:ascii="Times NewRoman" w:hAnsi="Times NewRoman"/>
          <w:b w:val="0"/>
          <w:sz w:val="24"/>
        </w:rPr>
        <w:t>’</w:t>
      </w:r>
      <w:r>
        <w:t>s motion to quash the alternative writ in mandamus issued in this action and</w:t>
      </w:r>
    </w:p>
    <w:p w14:paraId="60E7CF2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IT IS ADJUDGED that the alternative writ of mandamus issued in this action is quashed and plaintiff </w:t>
      </w:r>
      <w:r>
        <w:rPr>
          <w:rStyle w:val="pxfinstr"/>
          <w:i/>
          <w:iCs/>
        </w:rPr>
        <w:t>[NAME OF PLAINTIFF]</w:t>
      </w:r>
      <w:r>
        <w:t xml:space="preserve"> takes nothing by this action and respondent </w:t>
      </w:r>
      <w:r>
        <w:rPr>
          <w:rStyle w:val="pxfinstr"/>
          <w:i/>
          <w:iCs/>
        </w:rPr>
        <w:t>[NAME OF DEFENDANT]</w:t>
      </w:r>
      <w:r>
        <w:t xml:space="preserve"> goes hence without day.</w:t>
      </w:r>
    </w:p>
    <w:p w14:paraId="380265C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ORDERED at </w:t>
      </w:r>
      <w:r>
        <w:rPr>
          <w:rStyle w:val="pxfinstr"/>
          <w:i/>
          <w:iCs/>
        </w:rPr>
        <w:t>[name of town]</w:t>
      </w:r>
      <w:r>
        <w:t xml:space="preserve">, Florida on </w:t>
      </w:r>
      <w:r>
        <w:rPr>
          <w:rStyle w:val="pxfinstr"/>
          <w:i/>
          <w:iCs/>
        </w:rPr>
        <w:t>[date of judgment]</w:t>
      </w:r>
      <w:r>
        <w:t>.</w:t>
      </w:r>
    </w:p>
    <w:p w14:paraId="4F076AF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AA07B1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99F4C5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F4092C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tbl.ident="I00779N"</w:instrText>
      </w:r>
      <w:r>
        <w:fldChar w:fldCharType="end"/>
      </w:r>
      <w:r>
        <w:fldChar w:fldCharType="begin"/>
      </w:r>
      <w:r>
        <w:instrText>tbl.uuid="I03HGOP"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B4BA8B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0947F2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BDF9D2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C9C45F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25B15FF" w14:textId="77777777">
        <w:tc>
          <w:tcPr>
            <w:tcW w:w="4320" w:type="dxa"/>
            <w:tcBorders>
              <w:top w:val="nil"/>
              <w:left w:val="nil"/>
              <w:bottom w:val="nil"/>
              <w:right w:val="nil"/>
            </w:tcBorders>
          </w:tcPr>
          <w:p w14:paraId="723517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9CFC23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413346C" w14:textId="77777777">
        <w:tc>
          <w:tcPr>
            <w:tcW w:w="4320" w:type="dxa"/>
            <w:tcBorders>
              <w:top w:val="nil"/>
              <w:left w:val="nil"/>
              <w:bottom w:val="nil"/>
              <w:right w:val="nil"/>
            </w:tcBorders>
          </w:tcPr>
          <w:p w14:paraId="6B6792E7"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F7B9BC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FCEF012" w14:textId="77777777" w:rsidR="00FD3105" w:rsidRDefault="00FD3105">
      <w:pPr>
        <w:pStyle w:val="pxtbody"/>
      </w:pPr>
    </w:p>
    <w:p w14:paraId="30DCBE67" w14:textId="77777777" w:rsidR="00FD3105" w:rsidRDefault="00FD3105"/>
    <w:p w14:paraId="1F81436C" w14:textId="77777777" w:rsidR="00FD3105" w:rsidRDefault="00FD3105">
      <w:pPr>
        <w:pStyle w:val="pxcomnt"/>
      </w:pPr>
    </w:p>
    <w:p w14:paraId="3D043D15" w14:textId="77777777" w:rsidR="00FD3105" w:rsidRDefault="00FD3105">
      <w:pPr>
        <w:pStyle w:val="pxhac"/>
        <w:spacing w:before="180"/>
        <w:jc w:val="center"/>
      </w:pPr>
      <w:r>
        <w:rPr>
          <w:rStyle w:val="pxb"/>
          <w:b/>
          <w:bCs/>
        </w:rPr>
        <w:t>Author's Comment</w:t>
      </w:r>
    </w:p>
    <w:p w14:paraId="66A826F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Ordinarily, the defendant will not have assessable costs in mandamus. If no motion to quash is made, the final judgment dismisses the alternative writ. See </w:t>
      </w:r>
      <w:r>
        <w:rPr>
          <w:rStyle w:val="pxx"/>
          <w:color w:val="FF0000"/>
          <w:sz w:val="20"/>
          <w:szCs w:val="20"/>
          <w:vertAlign w:val="superscript"/>
        </w:rPr>
        <w:t>►</w:t>
      </w:r>
      <w:r>
        <w:rPr>
          <w:rStyle w:val="pxx"/>
        </w:rPr>
        <w:fldChar w:fldCharType="begin"/>
      </w:r>
      <w:r>
        <w:rPr>
          <w:rStyle w:val="pxx"/>
        </w:rPr>
        <w:instrText>x.ref.id="I03TAYE"</w:instrText>
      </w:r>
      <w:r>
        <w:rPr>
          <w:rStyle w:val="pxx"/>
        </w:rPr>
        <w:fldChar w:fldCharType="end"/>
      </w:r>
      <w:r>
        <w:rPr>
          <w:rStyle w:val="pxx"/>
          <w:vanish/>
        </w:rPr>
        <w:t>&amp;s;</w:t>
      </w:r>
      <w:r>
        <w:rPr>
          <w:rStyle w:val="pxvis"/>
          <w:rFonts w:ascii="Times NewRoman" w:hAnsi="Times NewRoman"/>
          <w:b w:val="0"/>
          <w:sz w:val="24"/>
        </w:rPr>
        <w:t>§</w:t>
      </w:r>
      <w:r>
        <w:rPr>
          <w:rStyle w:val="pxx"/>
        </w:rPr>
        <w:t>10:18</w:t>
      </w:r>
      <w:r>
        <w:t>.</w:t>
      </w:r>
    </w:p>
    <w:p w14:paraId="5BEBD7DA" w14:textId="77777777" w:rsidR="00FD3105" w:rsidRDefault="00FD3105">
      <w:pPr>
        <w:pStyle w:val="pxs"/>
        <w:spacing w:before="180"/>
        <w:rPr>
          <w:sz w:val="27"/>
          <w:szCs w:val="27"/>
        </w:rPr>
      </w:pPr>
      <w:r>
        <w:rPr>
          <w:sz w:val="27"/>
          <w:szCs w:val="27"/>
        </w:rPr>
        <w:t>10:44. Judgment</w:t>
      </w:r>
      <w:r>
        <w:rPr>
          <w:rStyle w:val="pxsep"/>
        </w:rPr>
        <w:t xml:space="preserve">-- </w:t>
      </w:r>
      <w:r>
        <w:rPr>
          <w:sz w:val="27"/>
          <w:szCs w:val="27"/>
        </w:rPr>
        <w:t>Partition, appointing commissioners</w:t>
      </w:r>
    </w:p>
    <w:p w14:paraId="01C4A549" w14:textId="77777777" w:rsidR="00FD3105" w:rsidRDefault="00FD3105">
      <w:pPr>
        <w:pStyle w:val="pxov"/>
        <w:rPr>
          <w:vanish/>
        </w:rPr>
      </w:pPr>
      <w:r>
        <w:rPr>
          <w:vanish/>
        </w:rPr>
        <w:t>FMS</w:t>
      </w:r>
    </w:p>
    <w:p w14:paraId="700581E3" w14:textId="77777777" w:rsidR="00FD3105" w:rsidRDefault="00FD3105">
      <w:pPr>
        <w:pStyle w:val="pxov"/>
        <w:rPr>
          <w:vanish/>
        </w:rPr>
      </w:pPr>
      <w:r>
        <w:rPr>
          <w:vanish/>
        </w:rPr>
        <w:t>LCV</w:t>
      </w:r>
    </w:p>
    <w:p w14:paraId="1E54CD4B" w14:textId="77777777" w:rsidR="00FD3105" w:rsidRDefault="00FD3105">
      <w:pPr>
        <w:pStyle w:val="pxov"/>
        <w:rPr>
          <w:vanish/>
        </w:rPr>
      </w:pPr>
      <w:r>
        <w:rPr>
          <w:vanish/>
        </w:rPr>
        <w:t>LSC</w:t>
      </w:r>
    </w:p>
    <w:p w14:paraId="365468F9" w14:textId="77777777" w:rsidR="00FD3105" w:rsidRDefault="00FD3105">
      <w:pPr>
        <w:pStyle w:val="pxov"/>
        <w:rPr>
          <w:vanish/>
        </w:rPr>
      </w:pPr>
      <w:r>
        <w:rPr>
          <w:vanish/>
        </w:rPr>
        <w:t>LS7</w:t>
      </w:r>
    </w:p>
    <w:p w14:paraId="5F4BF12C" w14:textId="77777777" w:rsidR="00FD3105" w:rsidRDefault="00FD3105">
      <w:pPr>
        <w:pStyle w:val="pxov"/>
        <w:rPr>
          <w:vanish/>
        </w:rPr>
      </w:pPr>
      <w:r>
        <w:rPr>
          <w:vanish/>
        </w:rPr>
        <w:t>REL</w:t>
      </w:r>
    </w:p>
    <w:p w14:paraId="7F700138" w14:textId="77777777" w:rsidR="00FD3105" w:rsidRDefault="00FD3105">
      <w:pPr>
        <w:pStyle w:val="pxov"/>
        <w:rPr>
          <w:vanish/>
        </w:rPr>
      </w:pPr>
      <w:r>
        <w:rPr>
          <w:vanish/>
        </w:rPr>
        <w:t>COV</w:t>
      </w:r>
    </w:p>
    <w:p w14:paraId="06EBB231" w14:textId="77777777" w:rsidR="00FD3105" w:rsidRDefault="00FD3105">
      <w:pPr>
        <w:pStyle w:val="pxov"/>
        <w:rPr>
          <w:vanish/>
        </w:rPr>
      </w:pPr>
      <w:r>
        <w:rPr>
          <w:vanish/>
        </w:rPr>
        <w:t>FCV</w:t>
      </w:r>
    </w:p>
    <w:p w14:paraId="1B1FA432" w14:textId="77777777" w:rsidR="00FD3105" w:rsidRDefault="00FD3105">
      <w:pPr>
        <w:pStyle w:val="pxov"/>
        <w:rPr>
          <w:vanish/>
        </w:rPr>
      </w:pPr>
      <w:r>
        <w:rPr>
          <w:vanish/>
        </w:rPr>
        <w:t>FLG</w:t>
      </w:r>
    </w:p>
    <w:p w14:paraId="27EAD3F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form.fid="I6d27bab09fed11dfbf230000837214a9"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6D1FD8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tbl.ident="I04OUHJ"</w:instrText>
      </w:r>
      <w:r>
        <w:fldChar w:fldCharType="end"/>
      </w:r>
      <w:r>
        <w:fldChar w:fldCharType="begin"/>
      </w:r>
      <w:r>
        <w:instrText>tbl.uuid="I035SBN"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0F8CFC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4470E8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505552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8A028D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34B5CA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D2E546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5B5B288" w14:textId="77777777">
        <w:tc>
          <w:tcPr>
            <w:tcW w:w="2160" w:type="dxa"/>
            <w:tcBorders>
              <w:top w:val="nil"/>
              <w:left w:val="nil"/>
              <w:bottom w:val="nil"/>
              <w:right w:val="nil"/>
            </w:tcBorders>
          </w:tcPr>
          <w:p w14:paraId="6567BB5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78A077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54D2F6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216893" w14:textId="77777777" w:rsidR="00FD3105" w:rsidRDefault="00FD3105"/>
        </w:tc>
      </w:tr>
      <w:tr w:rsidR="00FD3105" w14:paraId="467F93CD" w14:textId="77777777">
        <w:tc>
          <w:tcPr>
            <w:tcW w:w="2160" w:type="dxa"/>
            <w:tcBorders>
              <w:top w:val="nil"/>
              <w:left w:val="nil"/>
              <w:bottom w:val="nil"/>
              <w:right w:val="nil"/>
            </w:tcBorders>
          </w:tcPr>
          <w:p w14:paraId="068EF12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4C67EF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E02D2F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D63BE13" w14:textId="77777777" w:rsidR="00FD3105" w:rsidRDefault="00FD3105"/>
        </w:tc>
      </w:tr>
      <w:tr w:rsidR="00FD3105" w14:paraId="4F7AAC07" w14:textId="77777777">
        <w:tc>
          <w:tcPr>
            <w:tcW w:w="2160" w:type="dxa"/>
            <w:tcBorders>
              <w:top w:val="nil"/>
              <w:left w:val="nil"/>
              <w:bottom w:val="nil"/>
              <w:right w:val="nil"/>
            </w:tcBorders>
          </w:tcPr>
          <w:p w14:paraId="2756027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lastRenderedPageBreak/>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9A8F3F5"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1A3D359" w14:textId="77777777" w:rsidR="00FD3105" w:rsidRDefault="00FD3105"/>
        </w:tc>
        <w:tc>
          <w:tcPr>
            <w:tcW w:w="2160" w:type="dxa"/>
            <w:tcBorders>
              <w:top w:val="nil"/>
              <w:left w:val="nil"/>
              <w:bottom w:val="nil"/>
              <w:right w:val="nil"/>
            </w:tcBorders>
          </w:tcPr>
          <w:p w14:paraId="14EFD2E7" w14:textId="77777777" w:rsidR="00FD3105" w:rsidRDefault="00FD3105"/>
        </w:tc>
      </w:tr>
      <w:tr w:rsidR="00FD3105" w14:paraId="085002BE" w14:textId="77777777">
        <w:tc>
          <w:tcPr>
            <w:tcW w:w="2160" w:type="dxa"/>
            <w:tcBorders>
              <w:top w:val="nil"/>
              <w:left w:val="nil"/>
              <w:bottom w:val="nil"/>
              <w:right w:val="nil"/>
            </w:tcBorders>
          </w:tcPr>
          <w:p w14:paraId="302666A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C3CF3E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965B996" w14:textId="77777777" w:rsidR="00FD3105" w:rsidRDefault="00FD3105"/>
        </w:tc>
        <w:tc>
          <w:tcPr>
            <w:tcW w:w="2160" w:type="dxa"/>
            <w:tcBorders>
              <w:top w:val="nil"/>
              <w:left w:val="nil"/>
              <w:bottom w:val="nil"/>
              <w:right w:val="nil"/>
            </w:tcBorders>
          </w:tcPr>
          <w:p w14:paraId="2E8D9313" w14:textId="77777777" w:rsidR="00FD3105" w:rsidRDefault="00FD3105"/>
        </w:tc>
      </w:tr>
      <w:tr w:rsidR="00FD3105" w14:paraId="4EA651BC" w14:textId="77777777">
        <w:tc>
          <w:tcPr>
            <w:tcW w:w="2160" w:type="dxa"/>
            <w:tcBorders>
              <w:top w:val="nil"/>
              <w:left w:val="nil"/>
              <w:bottom w:val="nil"/>
              <w:right w:val="nil"/>
            </w:tcBorders>
          </w:tcPr>
          <w:p w14:paraId="0085E7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C0B0C9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EEFFE1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7F28A0A" w14:textId="77777777" w:rsidR="00FD3105" w:rsidRDefault="00FD3105"/>
        </w:tc>
      </w:tr>
    </w:tbl>
    <w:p w14:paraId="5D9A8AA9" w14:textId="77777777" w:rsidR="00FD3105" w:rsidRDefault="00FD3105">
      <w:pPr>
        <w:pStyle w:val="pxtbody"/>
      </w:pPr>
    </w:p>
    <w:p w14:paraId="0CC66EC8" w14:textId="77777777" w:rsidR="00FD3105" w:rsidRDefault="00FD3105"/>
    <w:p w14:paraId="3394AC06" w14:textId="77777777" w:rsidR="00FD3105" w:rsidRDefault="00FD3105">
      <w:pPr>
        <w:pStyle w:val="pxformhac"/>
        <w:spacing w:before="180"/>
        <w:jc w:val="center"/>
      </w:pPr>
      <w:r>
        <w:t xml:space="preserve">JUDGMENT APPOINTING COMMISSIONERS FOR PARTITION </w:t>
      </w:r>
    </w:p>
    <w:p w14:paraId="699832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This action was tried before the court. On the evidence presented</w:t>
      </w:r>
    </w:p>
    <w:p w14:paraId="0EE78D2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IT IS ADJUDGED that:</w:t>
      </w:r>
    </w:p>
    <w:p w14:paraId="641E5107" w14:textId="77777777" w:rsidR="00FD3105" w:rsidRDefault="00FD3105">
      <w:pPr>
        <w:pStyle w:val="pxformfl"/>
        <w:ind w:left="500"/>
      </w:pPr>
      <w:r>
        <w:t xml:space="preserve"> </w:t>
      </w:r>
    </w:p>
    <w:p w14:paraId="7A17672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EDD86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The parties are tenants in common of the following described real property in </w:t>
      </w:r>
      <w:r>
        <w:rPr>
          <w:rStyle w:val="pxfinstr"/>
          <w:i/>
          <w:iCs/>
        </w:rPr>
        <w:t>[name of county]</w:t>
      </w:r>
      <w:r>
        <w:t>, Florida:</w:t>
      </w:r>
    </w:p>
    <w:p w14:paraId="436F921B"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2A44E1DD" w14:textId="77777777" w:rsidR="00FD3105" w:rsidRDefault="00FD3105">
      <w:pPr>
        <w:pStyle w:val="pxformcp"/>
      </w:pPr>
      <w:r>
        <w:t>in equal shares.</w:t>
      </w:r>
    </w:p>
    <w:p w14:paraId="2F999CC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320285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The property is divisible.</w:t>
      </w:r>
    </w:p>
    <w:p w14:paraId="73B7F48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32CF35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rPr>
          <w:rStyle w:val="pxfinstr"/>
          <w:i/>
          <w:iCs/>
        </w:rPr>
        <w:t>[Names of commissioners]</w:t>
      </w:r>
      <w:r>
        <w:t xml:space="preserve"> are appointed to make partition of the property. They shall be sworn to execute the trust imposed in them faithfully and impartially before entering on their duties.</w:t>
      </w:r>
    </w:p>
    <w:p w14:paraId="1E7FA2F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19C12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The commissioners have power to employ a surveyor, if necessary, for the purpose of making partition and shall make partition of the property in question in accordance with this order and shall report it in writing to this court without delay.</w:t>
      </w:r>
    </w:p>
    <w:p w14:paraId="7B910F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ORDERED at </w:t>
      </w:r>
      <w:r>
        <w:rPr>
          <w:rStyle w:val="pxfinstr"/>
          <w:i/>
          <w:iCs/>
        </w:rPr>
        <w:t>[name of city]</w:t>
      </w:r>
      <w:r>
        <w:t xml:space="preserve"> on </w:t>
      </w:r>
      <w:r>
        <w:rPr>
          <w:rStyle w:val="pxfinstr"/>
          <w:i/>
          <w:iCs/>
        </w:rPr>
        <w:t>[date of judgment]</w:t>
      </w:r>
      <w:r>
        <w:t>.</w:t>
      </w:r>
    </w:p>
    <w:p w14:paraId="071D1B1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2A618E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91628F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22D62EC"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tbl.ident="I0837KF"</w:instrText>
      </w:r>
      <w:r>
        <w:fldChar w:fldCharType="end"/>
      </w:r>
      <w:r>
        <w:fldChar w:fldCharType="begin"/>
      </w:r>
      <w:r>
        <w:instrText>tbl.uuid="I03HI9M"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238B926" w14:textId="77777777" w:rsidR="00FD3105" w:rsidRDefault="00FD3105">
      <w:pPr>
        <w:pStyle w:val="pxtable"/>
      </w:pPr>
      <w:r>
        <w:rPr>
          <w:color w:val="FF0000"/>
          <w:sz w:val="20"/>
          <w:szCs w:val="20"/>
          <w:vertAlign w:val="superscript"/>
        </w:rPr>
        <w:lastRenderedPageBreak/>
        <w:t>►</w:t>
      </w:r>
      <w:r>
        <w:fldChar w:fldCharType="begin"/>
      </w:r>
      <w:r>
        <w:instrText>table.resize="minus2"</w:instrText>
      </w:r>
      <w:r>
        <w:fldChar w:fldCharType="end"/>
      </w:r>
      <w:r>
        <w:fldChar w:fldCharType="begin"/>
      </w:r>
      <w:r>
        <w:instrText>table.tabstyle="formcol"</w:instrText>
      </w:r>
      <w:r>
        <w:fldChar w:fldCharType="end"/>
      </w:r>
    </w:p>
    <w:p w14:paraId="1523B03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52CC7F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1FF095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69C1D1F" w14:textId="77777777">
        <w:tc>
          <w:tcPr>
            <w:tcW w:w="4320" w:type="dxa"/>
            <w:tcBorders>
              <w:top w:val="nil"/>
              <w:left w:val="nil"/>
              <w:bottom w:val="nil"/>
              <w:right w:val="nil"/>
            </w:tcBorders>
          </w:tcPr>
          <w:p w14:paraId="60174A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88EBAA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79765FE" w14:textId="77777777">
        <w:tc>
          <w:tcPr>
            <w:tcW w:w="4320" w:type="dxa"/>
            <w:tcBorders>
              <w:top w:val="nil"/>
              <w:left w:val="nil"/>
              <w:bottom w:val="nil"/>
              <w:right w:val="nil"/>
            </w:tcBorders>
          </w:tcPr>
          <w:p w14:paraId="7E15F06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AB547F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63073C6" w14:textId="77777777" w:rsidR="00FD3105" w:rsidRDefault="00FD3105">
      <w:pPr>
        <w:pStyle w:val="pxtbody"/>
      </w:pPr>
    </w:p>
    <w:p w14:paraId="1BD65D1B" w14:textId="77777777" w:rsidR="00FD3105" w:rsidRDefault="00FD3105"/>
    <w:p w14:paraId="09BE970D" w14:textId="77777777" w:rsidR="00FD3105" w:rsidRDefault="00FD3105">
      <w:pPr>
        <w:pStyle w:val="pxcomnt"/>
      </w:pPr>
    </w:p>
    <w:p w14:paraId="6FB570B6" w14:textId="77777777" w:rsidR="00FD3105" w:rsidRDefault="00FD3105">
      <w:pPr>
        <w:pStyle w:val="pxhac"/>
        <w:spacing w:before="180"/>
        <w:jc w:val="center"/>
      </w:pPr>
      <w:r>
        <w:rPr>
          <w:rStyle w:val="pxb"/>
          <w:b/>
          <w:bCs/>
        </w:rPr>
        <w:t>Author's Comment</w:t>
      </w:r>
    </w:p>
    <w:p w14:paraId="1EB1EFA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The appointment of commissioners is authorized by </w:t>
      </w:r>
      <w:r>
        <w:rPr>
          <w:rStyle w:val="pxst"/>
          <w:color w:val="FF0000"/>
          <w:sz w:val="20"/>
          <w:szCs w:val="20"/>
          <w:vertAlign w:val="superscript"/>
        </w:rPr>
        <w:t>►</w:t>
      </w:r>
      <w:r>
        <w:rPr>
          <w:rStyle w:val="pxst"/>
        </w:rPr>
        <w:fldChar w:fldCharType="begin"/>
      </w:r>
      <w:r>
        <w:rPr>
          <w:rStyle w:val="pxst"/>
        </w:rPr>
        <w:instrText>st.ref.id="I02TGOI"</w:instrText>
      </w:r>
      <w:r>
        <w:rPr>
          <w:rStyle w:val="pxst"/>
        </w:rPr>
        <w:fldChar w:fldCharType="end"/>
      </w:r>
      <w:r>
        <w:rPr>
          <w:rStyle w:val="pxst"/>
        </w:rPr>
        <w:t>section 64.061, Florida Statutes</w:t>
      </w:r>
      <w:r>
        <w:t xml:space="preserve">. See </w:t>
      </w:r>
      <w:r>
        <w:rPr>
          <w:rStyle w:val="pxx"/>
          <w:color w:val="FF0000"/>
          <w:sz w:val="20"/>
          <w:szCs w:val="20"/>
          <w:vertAlign w:val="superscript"/>
        </w:rPr>
        <w:t>►</w:t>
      </w:r>
      <w:r>
        <w:rPr>
          <w:rStyle w:val="pxx"/>
        </w:rPr>
        <w:fldChar w:fldCharType="begin"/>
      </w:r>
      <w:r>
        <w:rPr>
          <w:rStyle w:val="pxx"/>
        </w:rPr>
        <w:instrText>x.ref.id="I013C5T"</w:instrText>
      </w:r>
      <w:r>
        <w:rPr>
          <w:rStyle w:val="pxx"/>
        </w:rPr>
        <w:fldChar w:fldCharType="end"/>
      </w:r>
      <w:r>
        <w:rPr>
          <w:rStyle w:val="pxx"/>
        </w:rPr>
        <w:t>section 10:45</w:t>
      </w:r>
      <w:r>
        <w:t xml:space="preserve"> for the final judgment after the commissioner's report. This is actually an interlocutory order, but the statute calls it a judgment.</w:t>
      </w:r>
    </w:p>
    <w:p w14:paraId="2B43A51F" w14:textId="77777777" w:rsidR="00FD3105" w:rsidRDefault="00FD3105">
      <w:pPr>
        <w:pStyle w:val="pxs"/>
        <w:spacing w:before="180"/>
        <w:rPr>
          <w:sz w:val="27"/>
          <w:szCs w:val="27"/>
        </w:rPr>
      </w:pPr>
      <w:r>
        <w:rPr>
          <w:sz w:val="27"/>
          <w:szCs w:val="27"/>
        </w:rPr>
        <w:t>10:45. Judgment</w:t>
      </w:r>
      <w:r>
        <w:rPr>
          <w:rStyle w:val="pxsep"/>
        </w:rPr>
        <w:t xml:space="preserve">-- </w:t>
      </w:r>
      <w:r>
        <w:rPr>
          <w:sz w:val="27"/>
          <w:szCs w:val="27"/>
        </w:rPr>
        <w:t>Partition, divisible, final</w:t>
      </w:r>
    </w:p>
    <w:p w14:paraId="5D226CBA" w14:textId="77777777" w:rsidR="00FD3105" w:rsidRDefault="00FD3105">
      <w:pPr>
        <w:pStyle w:val="pxov"/>
        <w:rPr>
          <w:vanish/>
        </w:rPr>
      </w:pPr>
      <w:r>
        <w:rPr>
          <w:vanish/>
        </w:rPr>
        <w:t>FMS</w:t>
      </w:r>
    </w:p>
    <w:p w14:paraId="0CB20CF1" w14:textId="77777777" w:rsidR="00FD3105" w:rsidRDefault="00FD3105">
      <w:pPr>
        <w:pStyle w:val="pxov"/>
        <w:rPr>
          <w:vanish/>
        </w:rPr>
      </w:pPr>
      <w:r>
        <w:rPr>
          <w:vanish/>
        </w:rPr>
        <w:t>LCV</w:t>
      </w:r>
    </w:p>
    <w:p w14:paraId="25A72636" w14:textId="77777777" w:rsidR="00FD3105" w:rsidRDefault="00FD3105">
      <w:pPr>
        <w:pStyle w:val="pxov"/>
        <w:rPr>
          <w:vanish/>
        </w:rPr>
      </w:pPr>
      <w:r>
        <w:rPr>
          <w:vanish/>
        </w:rPr>
        <w:t>LSC</w:t>
      </w:r>
    </w:p>
    <w:p w14:paraId="1871A2FC" w14:textId="77777777" w:rsidR="00FD3105" w:rsidRDefault="00FD3105">
      <w:pPr>
        <w:pStyle w:val="pxov"/>
        <w:rPr>
          <w:vanish/>
        </w:rPr>
      </w:pPr>
      <w:r>
        <w:rPr>
          <w:vanish/>
        </w:rPr>
        <w:t>LS7</w:t>
      </w:r>
    </w:p>
    <w:p w14:paraId="5A866E51" w14:textId="77777777" w:rsidR="00FD3105" w:rsidRDefault="00FD3105">
      <w:pPr>
        <w:pStyle w:val="pxov"/>
        <w:rPr>
          <w:vanish/>
        </w:rPr>
      </w:pPr>
      <w:r>
        <w:rPr>
          <w:vanish/>
        </w:rPr>
        <w:t>REL</w:t>
      </w:r>
    </w:p>
    <w:p w14:paraId="72431248" w14:textId="77777777" w:rsidR="00FD3105" w:rsidRDefault="00FD3105">
      <w:pPr>
        <w:pStyle w:val="pxov"/>
        <w:rPr>
          <w:vanish/>
        </w:rPr>
      </w:pPr>
      <w:r>
        <w:rPr>
          <w:vanish/>
        </w:rPr>
        <w:t>COV</w:t>
      </w:r>
    </w:p>
    <w:p w14:paraId="122153D6" w14:textId="77777777" w:rsidR="00FD3105" w:rsidRDefault="00FD3105">
      <w:pPr>
        <w:pStyle w:val="pxov"/>
        <w:rPr>
          <w:vanish/>
        </w:rPr>
      </w:pPr>
      <w:r>
        <w:rPr>
          <w:vanish/>
        </w:rPr>
        <w:t>FCV</w:t>
      </w:r>
    </w:p>
    <w:p w14:paraId="239A0000" w14:textId="77777777" w:rsidR="00FD3105" w:rsidRDefault="00FD3105">
      <w:pPr>
        <w:pStyle w:val="pxov"/>
        <w:rPr>
          <w:vanish/>
        </w:rPr>
      </w:pPr>
      <w:r>
        <w:rPr>
          <w:vanish/>
        </w:rPr>
        <w:t>FLG</w:t>
      </w:r>
    </w:p>
    <w:p w14:paraId="65FECFD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form.fid="I6d2a79d09fed11dfbf230000837214a9"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B798FF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tbl.ident="I03U97P"</w:instrText>
      </w:r>
      <w:r>
        <w:fldChar w:fldCharType="end"/>
      </w:r>
      <w:r>
        <w:fldChar w:fldCharType="begin"/>
      </w:r>
      <w:r>
        <w:instrText>tbl.uuid="I00TO36"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1954E3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7E6C9D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BD9C42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C46CDF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357F5E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081D79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97A1828" w14:textId="77777777">
        <w:tc>
          <w:tcPr>
            <w:tcW w:w="2160" w:type="dxa"/>
            <w:tcBorders>
              <w:top w:val="nil"/>
              <w:left w:val="nil"/>
              <w:bottom w:val="nil"/>
              <w:right w:val="nil"/>
            </w:tcBorders>
          </w:tcPr>
          <w:p w14:paraId="3039986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C9940C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E56C81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247043B" w14:textId="77777777" w:rsidR="00FD3105" w:rsidRDefault="00FD3105"/>
        </w:tc>
      </w:tr>
      <w:tr w:rsidR="00FD3105" w14:paraId="547C222E" w14:textId="77777777">
        <w:tc>
          <w:tcPr>
            <w:tcW w:w="2160" w:type="dxa"/>
            <w:tcBorders>
              <w:top w:val="nil"/>
              <w:left w:val="nil"/>
              <w:bottom w:val="nil"/>
              <w:right w:val="nil"/>
            </w:tcBorders>
          </w:tcPr>
          <w:p w14:paraId="0BFDB6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w:instrText>
            </w:r>
            <w:r>
              <w:rPr>
                <w:rStyle w:val="pxrowentry"/>
              </w:rPr>
              <w:lastRenderedPageBreak/>
              <w:instrText>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F581BF9"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entry.colname="2"</w:instrText>
            </w:r>
            <w:r>
              <w:rPr>
                <w:rStyle w:val="pxentry"/>
              </w:rPr>
              <w:fldChar w:fldCharType="end"/>
            </w:r>
            <w:r>
              <w:rPr>
                <w:rStyle w:val="pxentry"/>
              </w:rPr>
              <w:lastRenderedPageBreak/>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235D27C"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5D8AD46" w14:textId="77777777" w:rsidR="00FD3105" w:rsidRDefault="00FD3105"/>
        </w:tc>
      </w:tr>
      <w:tr w:rsidR="00FD3105" w14:paraId="70942E78" w14:textId="77777777">
        <w:tc>
          <w:tcPr>
            <w:tcW w:w="2160" w:type="dxa"/>
            <w:tcBorders>
              <w:top w:val="nil"/>
              <w:left w:val="nil"/>
              <w:bottom w:val="nil"/>
              <w:right w:val="nil"/>
            </w:tcBorders>
          </w:tcPr>
          <w:p w14:paraId="3938310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BBEA09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B242ED5" w14:textId="77777777" w:rsidR="00FD3105" w:rsidRDefault="00FD3105"/>
        </w:tc>
        <w:tc>
          <w:tcPr>
            <w:tcW w:w="2160" w:type="dxa"/>
            <w:tcBorders>
              <w:top w:val="nil"/>
              <w:left w:val="nil"/>
              <w:bottom w:val="nil"/>
              <w:right w:val="nil"/>
            </w:tcBorders>
          </w:tcPr>
          <w:p w14:paraId="562550A8" w14:textId="77777777" w:rsidR="00FD3105" w:rsidRDefault="00FD3105"/>
        </w:tc>
      </w:tr>
      <w:tr w:rsidR="00FD3105" w14:paraId="0939F314" w14:textId="77777777">
        <w:tc>
          <w:tcPr>
            <w:tcW w:w="2160" w:type="dxa"/>
            <w:tcBorders>
              <w:top w:val="nil"/>
              <w:left w:val="nil"/>
              <w:bottom w:val="nil"/>
              <w:right w:val="nil"/>
            </w:tcBorders>
          </w:tcPr>
          <w:p w14:paraId="7FC7B1F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B02709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7A675C7" w14:textId="77777777" w:rsidR="00FD3105" w:rsidRDefault="00FD3105"/>
        </w:tc>
        <w:tc>
          <w:tcPr>
            <w:tcW w:w="2160" w:type="dxa"/>
            <w:tcBorders>
              <w:top w:val="nil"/>
              <w:left w:val="nil"/>
              <w:bottom w:val="nil"/>
              <w:right w:val="nil"/>
            </w:tcBorders>
          </w:tcPr>
          <w:p w14:paraId="6800FEC0" w14:textId="77777777" w:rsidR="00FD3105" w:rsidRDefault="00FD3105"/>
        </w:tc>
      </w:tr>
      <w:tr w:rsidR="00FD3105" w14:paraId="381970F5" w14:textId="77777777">
        <w:tc>
          <w:tcPr>
            <w:tcW w:w="2160" w:type="dxa"/>
            <w:tcBorders>
              <w:top w:val="nil"/>
              <w:left w:val="nil"/>
              <w:bottom w:val="nil"/>
              <w:right w:val="nil"/>
            </w:tcBorders>
          </w:tcPr>
          <w:p w14:paraId="0F2F0C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AF5BFC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0CA140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6FEE65" w14:textId="77777777" w:rsidR="00FD3105" w:rsidRDefault="00FD3105"/>
        </w:tc>
      </w:tr>
    </w:tbl>
    <w:p w14:paraId="430F3FCB" w14:textId="77777777" w:rsidR="00FD3105" w:rsidRDefault="00FD3105">
      <w:pPr>
        <w:pStyle w:val="pxtbody"/>
      </w:pPr>
    </w:p>
    <w:p w14:paraId="3B0F31F4" w14:textId="77777777" w:rsidR="00FD3105" w:rsidRDefault="00FD3105"/>
    <w:p w14:paraId="50FC23FF" w14:textId="77777777" w:rsidR="00FD3105" w:rsidRDefault="00FD3105">
      <w:pPr>
        <w:pStyle w:val="pxformhac"/>
        <w:spacing w:before="180"/>
        <w:jc w:val="center"/>
      </w:pPr>
      <w:r>
        <w:t xml:space="preserve">FINAL JUDGMENT </w:t>
      </w:r>
    </w:p>
    <w:p w14:paraId="73FDDCF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This action was heard on the report of the commissioners appointed to make partition and the exceptions to their report and</w:t>
      </w:r>
    </w:p>
    <w:p w14:paraId="6D135FE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IT IS ADJUDGED that:</w:t>
      </w:r>
    </w:p>
    <w:p w14:paraId="1B51F45C" w14:textId="77777777" w:rsidR="00FD3105" w:rsidRDefault="00FD3105">
      <w:pPr>
        <w:pStyle w:val="pxformfl"/>
        <w:ind w:left="500"/>
      </w:pPr>
      <w:r>
        <w:t xml:space="preserve"> </w:t>
      </w:r>
    </w:p>
    <w:p w14:paraId="32183B2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6A0FBF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report is confirmed and the exceptions are overruled.</w:t>
      </w:r>
    </w:p>
    <w:p w14:paraId="48EEF53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241371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Title to the following described real property in </w:t>
      </w:r>
      <w:r>
        <w:rPr>
          <w:rStyle w:val="pxfinstr"/>
          <w:i/>
          <w:iCs/>
        </w:rPr>
        <w:t>[name of county]</w:t>
      </w:r>
      <w:r>
        <w:t>, Florida:</w:t>
      </w:r>
    </w:p>
    <w:p w14:paraId="6AEA279E"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33FECB31" w14:textId="77777777" w:rsidR="00FD3105" w:rsidRDefault="00FD3105">
      <w:pPr>
        <w:pStyle w:val="pxformcp"/>
      </w:pPr>
      <w:r>
        <w:t xml:space="preserve">is vested in plaintiff </w:t>
      </w:r>
      <w:r>
        <w:rPr>
          <w:rStyle w:val="pxfinstr"/>
          <w:i/>
          <w:iCs/>
        </w:rPr>
        <w:t>[NAME OF PLAINTIFF]</w:t>
      </w:r>
      <w:r>
        <w:t>.</w:t>
      </w:r>
    </w:p>
    <w:p w14:paraId="50C5D4C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080455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Title to the following described real property in </w:t>
      </w:r>
      <w:r>
        <w:rPr>
          <w:rStyle w:val="pxfinstr"/>
          <w:i/>
          <w:iCs/>
        </w:rPr>
        <w:t>[name of county]</w:t>
      </w:r>
      <w:r>
        <w:t>, Florida:</w:t>
      </w:r>
    </w:p>
    <w:p w14:paraId="63F1B250"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4A528360" w14:textId="77777777" w:rsidR="00FD3105" w:rsidRDefault="00FD3105">
      <w:pPr>
        <w:pStyle w:val="pxformcp"/>
      </w:pPr>
      <w:r>
        <w:t xml:space="preserve">is vested in defendant </w:t>
      </w:r>
      <w:r>
        <w:rPr>
          <w:rStyle w:val="pxfinstr"/>
          <w:i/>
          <w:iCs/>
        </w:rPr>
        <w:t>[NAME OF DEFENDANT]</w:t>
      </w:r>
      <w:r>
        <w:t>.</w:t>
      </w:r>
    </w:p>
    <w:p w14:paraId="5A86CB5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0032F3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title vested in each party is quieted to their respective parcels of real property as against the other party to this action and those persons claiming through or under the other party.</w:t>
      </w:r>
    </w:p>
    <w:p w14:paraId="3DB98EC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12A83F78"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Each party shall have possession forthwith of the parcel of real property vested in that party by this final judgment.</w:t>
      </w:r>
    </w:p>
    <w:p w14:paraId="5B979D2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6274FB1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court reserves jurisdiction to enforce this judgment, to award attorney fees and to tax costs.</w:t>
      </w:r>
    </w:p>
    <w:p w14:paraId="3CD0BED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ORDERED at </w:t>
      </w:r>
      <w:r>
        <w:rPr>
          <w:rStyle w:val="pxfinstr"/>
          <w:i/>
          <w:iCs/>
        </w:rPr>
        <w:t>[name of city]</w:t>
      </w:r>
      <w:r>
        <w:t xml:space="preserve">, Florida on </w:t>
      </w:r>
      <w:r>
        <w:rPr>
          <w:rStyle w:val="pxfinstr"/>
          <w:i/>
          <w:iCs/>
        </w:rPr>
        <w:t>[date of judgment]</w:t>
      </w:r>
      <w:r>
        <w:t>.</w:t>
      </w:r>
    </w:p>
    <w:p w14:paraId="2F3583F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314500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D4E15D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7A802D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tbl.ident="I03LKD3"</w:instrText>
      </w:r>
      <w:r>
        <w:fldChar w:fldCharType="end"/>
      </w:r>
      <w:r>
        <w:fldChar w:fldCharType="begin"/>
      </w:r>
      <w:r>
        <w:instrText>tbl.uuid="I01DMEX"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382AF8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793ABD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7338DE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FD79F1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34DB96D" w14:textId="77777777">
        <w:tc>
          <w:tcPr>
            <w:tcW w:w="4320" w:type="dxa"/>
            <w:tcBorders>
              <w:top w:val="nil"/>
              <w:left w:val="nil"/>
              <w:bottom w:val="nil"/>
              <w:right w:val="nil"/>
            </w:tcBorders>
          </w:tcPr>
          <w:p w14:paraId="5DFE72B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584D0D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59009A5" w14:textId="77777777">
        <w:tc>
          <w:tcPr>
            <w:tcW w:w="4320" w:type="dxa"/>
            <w:tcBorders>
              <w:top w:val="nil"/>
              <w:left w:val="nil"/>
              <w:bottom w:val="nil"/>
              <w:right w:val="nil"/>
            </w:tcBorders>
          </w:tcPr>
          <w:p w14:paraId="67CF703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C103A0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1CEE19F" w14:textId="77777777" w:rsidR="00FD3105" w:rsidRDefault="00FD3105">
      <w:pPr>
        <w:pStyle w:val="pxtbody"/>
      </w:pPr>
    </w:p>
    <w:p w14:paraId="28B27312" w14:textId="77777777" w:rsidR="00FD3105" w:rsidRDefault="00FD3105"/>
    <w:p w14:paraId="60F53900" w14:textId="77777777" w:rsidR="00FD3105" w:rsidRDefault="00FD3105">
      <w:pPr>
        <w:pStyle w:val="pxcomnt"/>
      </w:pPr>
    </w:p>
    <w:p w14:paraId="3A98AF6F" w14:textId="77777777" w:rsidR="00FD3105" w:rsidRDefault="00FD3105">
      <w:pPr>
        <w:pStyle w:val="pxhac"/>
        <w:spacing w:before="180"/>
        <w:jc w:val="center"/>
      </w:pPr>
      <w:r>
        <w:rPr>
          <w:rStyle w:val="pxb"/>
          <w:b/>
          <w:bCs/>
        </w:rPr>
        <w:t>Author's Comment</w:t>
      </w:r>
    </w:p>
    <w:p w14:paraId="0E8F078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st.ref.id="I04A2W4"</w:instrText>
      </w:r>
      <w:r>
        <w:rPr>
          <w:rStyle w:val="pxst"/>
        </w:rPr>
        <w:fldChar w:fldCharType="end"/>
      </w:r>
      <w:r>
        <w:rPr>
          <w:rStyle w:val="pxst"/>
          <w:vanish/>
        </w:rPr>
        <w:t>&amp;s;</w:t>
      </w:r>
      <w:r>
        <w:rPr>
          <w:rStyle w:val="pxvis"/>
          <w:rFonts w:ascii="Times NewRoman" w:hAnsi="Times NewRoman"/>
          <w:b w:val="0"/>
          <w:sz w:val="24"/>
        </w:rPr>
        <w:t>§</w:t>
      </w:r>
      <w:r>
        <w:rPr>
          <w:rStyle w:val="pxst"/>
        </w:rPr>
        <w:t>64.061(3), Fla. Stat.</w:t>
      </w:r>
      <w:r>
        <w:t xml:space="preserve">; </w:t>
      </w:r>
      <w:r>
        <w:rPr>
          <w:rStyle w:val="pxst"/>
          <w:color w:val="FF0000"/>
          <w:sz w:val="20"/>
          <w:szCs w:val="20"/>
          <w:vertAlign w:val="superscript"/>
        </w:rPr>
        <w:t>►</w:t>
      </w:r>
      <w:r>
        <w:rPr>
          <w:rStyle w:val="pxst"/>
        </w:rPr>
        <w:fldChar w:fldCharType="begin"/>
      </w:r>
      <w:r>
        <w:rPr>
          <w:rStyle w:val="pxst"/>
        </w:rPr>
        <w:instrText>st.ref.id="I04A2QG"</w:instrText>
      </w:r>
      <w:r>
        <w:rPr>
          <w:rStyle w:val="pxst"/>
        </w:rPr>
        <w:fldChar w:fldCharType="end"/>
      </w:r>
      <w:r>
        <w:rPr>
          <w:rStyle w:val="pxst"/>
          <w:vanish/>
        </w:rPr>
        <w:t>&amp;s;</w:t>
      </w:r>
      <w:r>
        <w:rPr>
          <w:rStyle w:val="pxvis"/>
          <w:rFonts w:ascii="Times NewRoman" w:hAnsi="Times NewRoman"/>
          <w:b w:val="0"/>
          <w:sz w:val="24"/>
        </w:rPr>
        <w:t>§</w:t>
      </w:r>
      <w:r>
        <w:rPr>
          <w:rStyle w:val="pxst"/>
        </w:rPr>
        <w:t>64.081, Fla. Stat.</w:t>
      </w:r>
      <w:r>
        <w:t xml:space="preserve"> (attorney fees); </w:t>
      </w:r>
      <w:r>
        <w:rPr>
          <w:rStyle w:val="pxx"/>
          <w:color w:val="FF0000"/>
          <w:sz w:val="20"/>
          <w:szCs w:val="20"/>
          <w:vertAlign w:val="superscript"/>
        </w:rPr>
        <w:t>►</w:t>
      </w:r>
      <w:r>
        <w:rPr>
          <w:rStyle w:val="pxx"/>
        </w:rPr>
        <w:fldChar w:fldCharType="begin"/>
      </w:r>
      <w:r>
        <w:rPr>
          <w:rStyle w:val="pxx"/>
        </w:rPr>
        <w:instrText>x.ref.id="I02MBVZ"</w:instrText>
      </w:r>
      <w:r>
        <w:rPr>
          <w:rStyle w:val="pxx"/>
        </w:rPr>
        <w:fldChar w:fldCharType="end"/>
      </w:r>
      <w:r>
        <w:rPr>
          <w:rStyle w:val="pxx"/>
          <w:vanish/>
        </w:rPr>
        <w:t>&amp;s;</w:t>
      </w:r>
      <w:r>
        <w:rPr>
          <w:rStyle w:val="pxvis"/>
          <w:rFonts w:ascii="Times NewRoman" w:hAnsi="Times NewRoman"/>
          <w:b w:val="0"/>
          <w:sz w:val="24"/>
        </w:rPr>
        <w:t>§</w:t>
      </w:r>
      <w:r>
        <w:rPr>
          <w:rStyle w:val="pxx"/>
        </w:rPr>
        <w:t>10:6</w:t>
      </w:r>
      <w:r>
        <w:t xml:space="preserve">; </w:t>
      </w:r>
      <w:r>
        <w:rPr>
          <w:rStyle w:val="pxx"/>
          <w:color w:val="FF0000"/>
          <w:sz w:val="20"/>
          <w:szCs w:val="20"/>
          <w:vertAlign w:val="superscript"/>
        </w:rPr>
        <w:t>►</w:t>
      </w:r>
      <w:r>
        <w:rPr>
          <w:rStyle w:val="pxx"/>
        </w:rPr>
        <w:fldChar w:fldCharType="begin"/>
      </w:r>
      <w:r>
        <w:rPr>
          <w:rStyle w:val="pxx"/>
        </w:rPr>
        <w:instrText>x.ref.id="I02TGON"</w:instrText>
      </w:r>
      <w:r>
        <w:rPr>
          <w:rStyle w:val="pxx"/>
        </w:rPr>
        <w:fldChar w:fldCharType="end"/>
      </w:r>
      <w:r>
        <w:rPr>
          <w:rStyle w:val="pxx"/>
          <w:vanish/>
        </w:rPr>
        <w:t>&amp;s;</w:t>
      </w:r>
      <w:r>
        <w:rPr>
          <w:rStyle w:val="pxvis"/>
          <w:rFonts w:ascii="Times NewRoman" w:hAnsi="Times NewRoman"/>
          <w:b w:val="0"/>
          <w:sz w:val="24"/>
        </w:rPr>
        <w:t>§</w:t>
      </w:r>
      <w:r>
        <w:rPr>
          <w:rStyle w:val="pxx"/>
        </w:rPr>
        <w:t>10:46</w:t>
      </w:r>
      <w:r>
        <w:t xml:space="preserve"> (for the form of order on fees).</w:t>
      </w:r>
    </w:p>
    <w:p w14:paraId="20205D20" w14:textId="77777777" w:rsidR="00FD3105" w:rsidRDefault="00FD3105">
      <w:pPr>
        <w:pStyle w:val="pxs"/>
        <w:spacing w:before="180"/>
        <w:rPr>
          <w:sz w:val="27"/>
          <w:szCs w:val="27"/>
        </w:rPr>
      </w:pPr>
      <w:r>
        <w:rPr>
          <w:sz w:val="27"/>
          <w:szCs w:val="27"/>
        </w:rPr>
        <w:t>10:46. Judgment</w:t>
      </w:r>
      <w:r>
        <w:rPr>
          <w:rStyle w:val="pxsep"/>
        </w:rPr>
        <w:t xml:space="preserve">-- </w:t>
      </w:r>
      <w:r>
        <w:rPr>
          <w:sz w:val="27"/>
          <w:szCs w:val="27"/>
        </w:rPr>
        <w:t>Partition, indivisible</w:t>
      </w:r>
    </w:p>
    <w:p w14:paraId="14A14601" w14:textId="77777777" w:rsidR="00FD3105" w:rsidRDefault="00FD3105">
      <w:pPr>
        <w:pStyle w:val="pxov"/>
        <w:rPr>
          <w:vanish/>
        </w:rPr>
      </w:pPr>
      <w:r>
        <w:rPr>
          <w:vanish/>
        </w:rPr>
        <w:t>FMS</w:t>
      </w:r>
    </w:p>
    <w:p w14:paraId="0A0762BE" w14:textId="77777777" w:rsidR="00FD3105" w:rsidRDefault="00FD3105">
      <w:pPr>
        <w:pStyle w:val="pxov"/>
        <w:rPr>
          <w:vanish/>
        </w:rPr>
      </w:pPr>
      <w:r>
        <w:rPr>
          <w:vanish/>
        </w:rPr>
        <w:t>LCV</w:t>
      </w:r>
    </w:p>
    <w:p w14:paraId="5863C659" w14:textId="77777777" w:rsidR="00FD3105" w:rsidRDefault="00FD3105">
      <w:pPr>
        <w:pStyle w:val="pxov"/>
        <w:rPr>
          <w:vanish/>
        </w:rPr>
      </w:pPr>
      <w:r>
        <w:rPr>
          <w:vanish/>
        </w:rPr>
        <w:t>LSC</w:t>
      </w:r>
    </w:p>
    <w:p w14:paraId="06BD2E6F" w14:textId="77777777" w:rsidR="00FD3105" w:rsidRDefault="00FD3105">
      <w:pPr>
        <w:pStyle w:val="pxov"/>
        <w:rPr>
          <w:vanish/>
        </w:rPr>
      </w:pPr>
      <w:r>
        <w:rPr>
          <w:vanish/>
        </w:rPr>
        <w:t>LS7</w:t>
      </w:r>
    </w:p>
    <w:p w14:paraId="22AB1398" w14:textId="77777777" w:rsidR="00FD3105" w:rsidRDefault="00FD3105">
      <w:pPr>
        <w:pStyle w:val="pxov"/>
        <w:rPr>
          <w:vanish/>
        </w:rPr>
      </w:pPr>
      <w:r>
        <w:rPr>
          <w:vanish/>
        </w:rPr>
        <w:t>REL</w:t>
      </w:r>
    </w:p>
    <w:p w14:paraId="181B7BB3" w14:textId="77777777" w:rsidR="00FD3105" w:rsidRDefault="00FD3105">
      <w:pPr>
        <w:pStyle w:val="pxov"/>
        <w:rPr>
          <w:vanish/>
        </w:rPr>
      </w:pPr>
      <w:r>
        <w:rPr>
          <w:vanish/>
        </w:rPr>
        <w:t>COV</w:t>
      </w:r>
    </w:p>
    <w:p w14:paraId="71652E75" w14:textId="77777777" w:rsidR="00FD3105" w:rsidRDefault="00FD3105">
      <w:pPr>
        <w:pStyle w:val="pxov"/>
        <w:rPr>
          <w:vanish/>
        </w:rPr>
      </w:pPr>
      <w:r>
        <w:rPr>
          <w:vanish/>
        </w:rPr>
        <w:t>FCV</w:t>
      </w:r>
    </w:p>
    <w:p w14:paraId="51B433B1" w14:textId="77777777" w:rsidR="00FD3105" w:rsidRDefault="00FD3105">
      <w:pPr>
        <w:pStyle w:val="pxov"/>
        <w:rPr>
          <w:vanish/>
        </w:rPr>
      </w:pPr>
      <w:r>
        <w:rPr>
          <w:vanish/>
        </w:rPr>
        <w:t>FLG</w:t>
      </w:r>
    </w:p>
    <w:p w14:paraId="092FEA7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form.fid="I6d2dd5309fed11dfbf230000837214a9"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E419C1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tbl.ident="I065C63"</w:instrText>
      </w:r>
      <w:r>
        <w:fldChar w:fldCharType="end"/>
      </w:r>
      <w:r>
        <w:fldChar w:fldCharType="begin"/>
      </w:r>
      <w:r>
        <w:instrText>tbl.uuid="I031KUC"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60CCF5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47AA83A" w14:textId="77777777" w:rsidR="00FD3105" w:rsidRDefault="00FD3105">
      <w:pPr>
        <w:pStyle w:val="pxtgroup"/>
      </w:pPr>
      <w:r>
        <w:rPr>
          <w:color w:val="FF0000"/>
          <w:sz w:val="20"/>
          <w:szCs w:val="20"/>
          <w:vertAlign w:val="superscript"/>
        </w:rPr>
        <w:lastRenderedPageBreak/>
        <w:t>►</w:t>
      </w:r>
      <w:r>
        <w:fldChar w:fldCharType="begin"/>
      </w:r>
      <w:r>
        <w:instrText>tgroup.align="left"</w:instrText>
      </w:r>
      <w:r>
        <w:fldChar w:fldCharType="end"/>
      </w:r>
      <w:r>
        <w:fldChar w:fldCharType="begin"/>
      </w:r>
      <w:r>
        <w:instrText>tgroup.cols="4"</w:instrText>
      </w:r>
      <w:r>
        <w:fldChar w:fldCharType="end"/>
      </w:r>
    </w:p>
    <w:p w14:paraId="6094835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C7EE13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A92E18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FE3F7FA"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5F60B04" w14:textId="77777777">
        <w:tc>
          <w:tcPr>
            <w:tcW w:w="2160" w:type="dxa"/>
            <w:tcBorders>
              <w:top w:val="nil"/>
              <w:left w:val="nil"/>
              <w:bottom w:val="nil"/>
              <w:right w:val="nil"/>
            </w:tcBorders>
          </w:tcPr>
          <w:p w14:paraId="07AD012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312B62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FE390D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839A183" w14:textId="77777777" w:rsidR="00FD3105" w:rsidRDefault="00FD3105"/>
        </w:tc>
      </w:tr>
      <w:tr w:rsidR="00FD3105" w14:paraId="70588BA3" w14:textId="77777777">
        <w:tc>
          <w:tcPr>
            <w:tcW w:w="2160" w:type="dxa"/>
            <w:tcBorders>
              <w:top w:val="nil"/>
              <w:left w:val="nil"/>
              <w:bottom w:val="nil"/>
              <w:right w:val="nil"/>
            </w:tcBorders>
          </w:tcPr>
          <w:p w14:paraId="4B11458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0A6661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AA8B80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5A90603" w14:textId="77777777" w:rsidR="00FD3105" w:rsidRDefault="00FD3105"/>
        </w:tc>
      </w:tr>
      <w:tr w:rsidR="00FD3105" w14:paraId="76F2D26A" w14:textId="77777777">
        <w:tc>
          <w:tcPr>
            <w:tcW w:w="2160" w:type="dxa"/>
            <w:tcBorders>
              <w:top w:val="nil"/>
              <w:left w:val="nil"/>
              <w:bottom w:val="nil"/>
              <w:right w:val="nil"/>
            </w:tcBorders>
          </w:tcPr>
          <w:p w14:paraId="0FF1D17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AFCC52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E25231E" w14:textId="77777777" w:rsidR="00FD3105" w:rsidRDefault="00FD3105"/>
        </w:tc>
        <w:tc>
          <w:tcPr>
            <w:tcW w:w="2160" w:type="dxa"/>
            <w:tcBorders>
              <w:top w:val="nil"/>
              <w:left w:val="nil"/>
              <w:bottom w:val="nil"/>
              <w:right w:val="nil"/>
            </w:tcBorders>
          </w:tcPr>
          <w:p w14:paraId="51C11295" w14:textId="77777777" w:rsidR="00FD3105" w:rsidRDefault="00FD3105"/>
        </w:tc>
      </w:tr>
      <w:tr w:rsidR="00FD3105" w14:paraId="1608F7C7" w14:textId="77777777">
        <w:tc>
          <w:tcPr>
            <w:tcW w:w="2160" w:type="dxa"/>
            <w:tcBorders>
              <w:top w:val="nil"/>
              <w:left w:val="nil"/>
              <w:bottom w:val="nil"/>
              <w:right w:val="nil"/>
            </w:tcBorders>
          </w:tcPr>
          <w:p w14:paraId="5C7F29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5591A1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64A0AE5" w14:textId="77777777" w:rsidR="00FD3105" w:rsidRDefault="00FD3105"/>
        </w:tc>
        <w:tc>
          <w:tcPr>
            <w:tcW w:w="2160" w:type="dxa"/>
            <w:tcBorders>
              <w:top w:val="nil"/>
              <w:left w:val="nil"/>
              <w:bottom w:val="nil"/>
              <w:right w:val="nil"/>
            </w:tcBorders>
          </w:tcPr>
          <w:p w14:paraId="3190AB50" w14:textId="77777777" w:rsidR="00FD3105" w:rsidRDefault="00FD3105"/>
        </w:tc>
      </w:tr>
      <w:tr w:rsidR="00FD3105" w14:paraId="10CB7C2D" w14:textId="77777777">
        <w:tc>
          <w:tcPr>
            <w:tcW w:w="2160" w:type="dxa"/>
            <w:tcBorders>
              <w:top w:val="nil"/>
              <w:left w:val="nil"/>
              <w:bottom w:val="nil"/>
              <w:right w:val="nil"/>
            </w:tcBorders>
          </w:tcPr>
          <w:p w14:paraId="71164D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FA2818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84F565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6AFC954" w14:textId="77777777" w:rsidR="00FD3105" w:rsidRDefault="00FD3105"/>
        </w:tc>
      </w:tr>
    </w:tbl>
    <w:p w14:paraId="696789F6" w14:textId="77777777" w:rsidR="00FD3105" w:rsidRDefault="00FD3105">
      <w:pPr>
        <w:pStyle w:val="pxtbody"/>
      </w:pPr>
    </w:p>
    <w:p w14:paraId="44248460" w14:textId="77777777" w:rsidR="00FD3105" w:rsidRDefault="00FD3105"/>
    <w:p w14:paraId="47F720D4" w14:textId="77777777" w:rsidR="00FD3105" w:rsidRDefault="00FD3105">
      <w:pPr>
        <w:pStyle w:val="pxformhac"/>
        <w:spacing w:before="180"/>
        <w:jc w:val="center"/>
      </w:pPr>
      <w:r>
        <w:t xml:space="preserve">FINAL JUDGMENT </w:t>
      </w:r>
    </w:p>
    <w:p w14:paraId="6EB3499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This action was tried before the court. On the evidence presented the court finds that plaintiff's attorney has reasonably expended </w:t>
      </w:r>
      <w:r>
        <w:rPr>
          <w:rStyle w:val="pxfinstr"/>
          <w:i/>
          <w:iCs/>
        </w:rPr>
        <w:t>[number of hours]</w:t>
      </w:r>
      <w:r>
        <w:t xml:space="preserve"> hours in representing plaintiff and that $</w:t>
      </w:r>
      <w:r>
        <w:rPr>
          <w:rStyle w:val="pxfinstr"/>
          <w:i/>
          <w:iCs/>
        </w:rPr>
        <w:t>[dollar amount of services]</w:t>
      </w:r>
      <w:r>
        <w:t xml:space="preserve"> is a reasonable hourly rate for the services, and defendant's attorney has reasonably expended </w:t>
      </w:r>
      <w:r>
        <w:rPr>
          <w:rStyle w:val="pxfinstr"/>
          <w:i/>
          <w:iCs/>
        </w:rPr>
        <w:t>[number of hours]</w:t>
      </w:r>
      <w:r>
        <w:t xml:space="preserve"> hours in representing defendant and that $</w:t>
      </w:r>
      <w:r>
        <w:rPr>
          <w:rStyle w:val="pxfinstr"/>
          <w:i/>
          <w:iCs/>
        </w:rPr>
        <w:t>[dollar amount of services]</w:t>
      </w:r>
      <w:r>
        <w:t xml:space="preserve"> is a reasonable hourly rate for the services, so</w:t>
      </w:r>
    </w:p>
    <w:p w14:paraId="6F1A36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IT IS ADJUDGED that:</w:t>
      </w:r>
    </w:p>
    <w:p w14:paraId="5BB2BC43" w14:textId="77777777" w:rsidR="00FD3105" w:rsidRDefault="00FD3105">
      <w:pPr>
        <w:pStyle w:val="pxformfl"/>
        <w:ind w:left="500"/>
      </w:pPr>
      <w:r>
        <w:t xml:space="preserve"> </w:t>
      </w:r>
    </w:p>
    <w:p w14:paraId="72ED3AD1" w14:textId="77777777" w:rsidR="00FD3105" w:rsidRDefault="00FD3105">
      <w:pPr>
        <w:pStyle w:val="pxformfin"/>
      </w:pPr>
      <w:r>
        <w:rPr>
          <w:color w:val="FF0000"/>
          <w:sz w:val="20"/>
          <w:szCs w:val="20"/>
          <w:vertAlign w:val="superscript"/>
        </w:rPr>
        <w:lastRenderedPageBreak/>
        <w:t>►</w:t>
      </w:r>
      <w:r>
        <w:fldChar w:fldCharType="begin"/>
      </w:r>
      <w:r>
        <w:instrText>fi.lvl="1"</w:instrText>
      </w:r>
      <w:r>
        <w:fldChar w:fldCharType="end"/>
      </w:r>
      <w:r>
        <w:t xml:space="preserve">1. </w:t>
      </w:r>
    </w:p>
    <w:p w14:paraId="11F6540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and defendant </w:t>
      </w:r>
      <w:r>
        <w:rPr>
          <w:rStyle w:val="pxfinstr"/>
          <w:i/>
          <w:iCs/>
        </w:rPr>
        <w:t>[NAME OF DEFENDANT]</w:t>
      </w:r>
      <w:r>
        <w:t xml:space="preserve"> each own an undivided </w:t>
      </w:r>
      <w:r>
        <w:rPr>
          <w:rStyle w:val="pxfinstr"/>
          <w:i/>
          <w:iCs/>
        </w:rPr>
        <w:t>[specification of fraction of interest]</w:t>
      </w:r>
      <w:r>
        <w:t xml:space="preserve"> interest as tenants in common in the real property in </w:t>
      </w:r>
      <w:r>
        <w:rPr>
          <w:rStyle w:val="pxfinstr"/>
          <w:i/>
          <w:iCs/>
        </w:rPr>
        <w:t>[name of county]</w:t>
      </w:r>
      <w:r>
        <w:t>, Florida described as:</w:t>
      </w:r>
    </w:p>
    <w:p w14:paraId="32021377"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14B1994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C529CA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The property is indivisible and cannot be partitioned in kind.</w:t>
      </w:r>
    </w:p>
    <w:p w14:paraId="0850744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18AB2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The clerk of this court shall sell the property at public sale on </w:t>
      </w:r>
      <w:r>
        <w:rPr>
          <w:rStyle w:val="pxfinstr"/>
          <w:i/>
          <w:iCs/>
        </w:rPr>
        <w:t>[date of auction]</w:t>
      </w:r>
      <w:r>
        <w:t xml:space="preserve"> between 11:00 a.m. and 2:00 p.m. to the highest bidder for cash, except as provided in paragraph 5, at the </w:t>
      </w:r>
      <w:r>
        <w:rPr>
          <w:rStyle w:val="pxfinstr"/>
          <w:i/>
          <w:iCs/>
        </w:rPr>
        <w:t>[location of sale]</w:t>
      </w:r>
      <w:r>
        <w:t xml:space="preserve"> door of the courthouse in </w:t>
      </w:r>
      <w:r>
        <w:rPr>
          <w:rStyle w:val="pxfinstr"/>
          <w:i/>
          <w:iCs/>
        </w:rPr>
        <w:t>[name of county]</w:t>
      </w:r>
      <w:r>
        <w:t xml:space="preserve"> in </w:t>
      </w:r>
      <w:r>
        <w:rPr>
          <w:rStyle w:val="pxfinstr"/>
          <w:i/>
          <w:iCs/>
        </w:rPr>
        <w:t>[name of town]</w:t>
      </w:r>
      <w:r>
        <w:t xml:space="preserve">, Florida in accordance with </w:t>
      </w:r>
      <w:r>
        <w:rPr>
          <w:rStyle w:val="pxst"/>
          <w:color w:val="FF0000"/>
          <w:sz w:val="20"/>
          <w:szCs w:val="20"/>
          <w:vertAlign w:val="superscript"/>
        </w:rPr>
        <w:t>►</w:t>
      </w:r>
      <w:r>
        <w:rPr>
          <w:rStyle w:val="pxst"/>
        </w:rPr>
        <w:fldChar w:fldCharType="begin"/>
      </w:r>
      <w:r>
        <w:rPr>
          <w:rStyle w:val="pxst"/>
        </w:rPr>
        <w:instrText>st.ref.id="I05XUEN"</w:instrText>
      </w:r>
      <w:r>
        <w:rPr>
          <w:rStyle w:val="pxst"/>
        </w:rPr>
        <w:fldChar w:fldCharType="end"/>
      </w:r>
      <w:r>
        <w:rPr>
          <w:rStyle w:val="pxst"/>
          <w:vanish/>
        </w:rPr>
        <w:t>&amp;s;</w:t>
      </w:r>
      <w:r>
        <w:rPr>
          <w:rStyle w:val="pxvis"/>
          <w:rFonts w:ascii="Times NewRoman" w:hAnsi="Times NewRoman"/>
          <w:b w:val="0"/>
          <w:sz w:val="24"/>
        </w:rPr>
        <w:t>§</w:t>
      </w:r>
      <w:r>
        <w:rPr>
          <w:rStyle w:val="pxst"/>
        </w:rPr>
        <w:t>45.031 Florida Statutes</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st.ref.id="I03HMWQ"</w:instrText>
      </w:r>
      <w:r>
        <w:rPr>
          <w:rStyle w:val="pxst"/>
        </w:rPr>
        <w:fldChar w:fldCharType="end"/>
      </w:r>
      <w:r>
        <w:rPr>
          <w:rStyle w:val="pxst"/>
          <w:vanish/>
        </w:rPr>
        <w:t>&amp;s;</w:t>
      </w:r>
      <w:r>
        <w:rPr>
          <w:rStyle w:val="pxvis"/>
          <w:rFonts w:ascii="Times NewRoman" w:hAnsi="Times NewRoman"/>
          <w:b w:val="0"/>
          <w:sz w:val="24"/>
        </w:rPr>
        <w:t>§</w:t>
      </w:r>
      <w:r>
        <w:rPr>
          <w:rStyle w:val="pxst"/>
        </w:rPr>
        <w:t>45.035, Fl</w:t>
      </w:r>
      <w:ins w:id="495" w:author="Debra M. Salisbury" w:date="2024-02-23T17:38:00Z">
        <w:r w:rsidR="00D37A45">
          <w:rPr>
            <w:rStyle w:val="pxst"/>
          </w:rPr>
          <w:t>orid</w:t>
        </w:r>
      </w:ins>
      <w:r>
        <w:rPr>
          <w:rStyle w:val="pxst"/>
        </w:rPr>
        <w:t>a</w:t>
      </w:r>
      <w:ins w:id="496" w:author="Debra M. Salisbury" w:date="2024-02-23T17:38:00Z">
        <w:r w:rsidR="00D37A45">
          <w:rPr>
            <w:rStyle w:val="pxst"/>
          </w:rPr>
          <w:t xml:space="preserve"> </w:t>
        </w:r>
      </w:ins>
      <w:del w:id="497" w:author="Debra M. Salisbury" w:date="2024-02-23T17:38:00Z">
        <w:r w:rsidDel="00D37A45">
          <w:rPr>
            <w:rStyle w:val="pxst"/>
          </w:rPr>
          <w:delText xml:space="preserve">. </w:delText>
        </w:r>
      </w:del>
      <w:r>
        <w:rPr>
          <w:rStyle w:val="pxst"/>
        </w:rPr>
        <w:t>Stat</w:t>
      </w:r>
      <w:ins w:id="498" w:author="Debra M. Salisbury" w:date="2024-02-23T17:38:00Z">
        <w:r w:rsidR="00D37A45">
          <w:rPr>
            <w:rStyle w:val="pxst"/>
          </w:rPr>
          <w:t>utes</w:t>
        </w:r>
      </w:ins>
      <w:del w:id="499" w:author="Debra M. Salisbury" w:date="2024-02-23T17:38:00Z">
        <w:r w:rsidDel="00D37A45">
          <w:rPr>
            <w:rStyle w:val="pxst"/>
          </w:rPr>
          <w:delText>.</w:delText>
        </w:r>
      </w:del>
      <w:r>
        <w:t xml:space="preserve"> in making, recording, and certifying the sale and title that shall be assessed as costs.</w:t>
      </w:r>
    </w:p>
    <w:p w14:paraId="10F53E4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B6258A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Plaintiff shall advance all subsequent costs of this action and shall be reimbursed for them by the clerk if plaintiff is not the purchaser of the property at the sale to the extent hereinafter provided.</w:t>
      </w:r>
    </w:p>
    <w:p w14:paraId="76EF96A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6073169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If plaintiff is the purchaser at the sale, the clerk shall credit plaintiff's bid with </w:t>
      </w:r>
      <w:r>
        <w:rPr>
          <w:rStyle w:val="pxfinstr"/>
          <w:i/>
          <w:iCs/>
        </w:rPr>
        <w:t>[specification of fraction of bid]</w:t>
      </w:r>
      <w:r>
        <w:t xml:space="preserve"> of the bid plus the same fraction of the costs accruing subsequent to this judgment, or the part of it, as is necessary to pay the bid in full. If defendant is the purchaser, the clerk shall credit defendant's bid with </w:t>
      </w:r>
      <w:r>
        <w:rPr>
          <w:rStyle w:val="pxfinstr"/>
          <w:i/>
          <w:iCs/>
        </w:rPr>
        <w:t>[specification of fraction of bid]</w:t>
      </w:r>
      <w:r>
        <w:t xml:space="preserve"> of the amount bid, or the part of it, as is necessary to pay the bid in full.</w:t>
      </w:r>
    </w:p>
    <w:p w14:paraId="3A35EF2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422383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rPr>
          <w:rStyle w:val="pxfinstr"/>
          <w:i/>
          <w:iCs/>
        </w:rPr>
        <w:t>[Name of party]</w:t>
      </w:r>
      <w:r>
        <w:t xml:space="preserve"> is entitled to be reimbursed for mortgage payments, insurance premiums and taxes paid in excess of that party's interest in the property in the sum of $</w:t>
      </w:r>
      <w:r>
        <w:rPr>
          <w:rStyle w:val="pxfinstr"/>
          <w:i/>
          <w:iCs/>
        </w:rPr>
        <w:t>[dollar amount of reimbursement]</w:t>
      </w:r>
      <w:r>
        <w:t xml:space="preserve"> for which that party shall be reimbursed out of the proceeds of the bid if the property is purchased by a person not a party to this action. If another party to this action purchases the property at the sale, the other party shall pay to the clerk the amount specified in this paragraph in addition to the amount of the bid at the time payment is made under paragraph 8.</w:t>
      </w:r>
    </w:p>
    <w:p w14:paraId="67834B5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32EF72C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The purchaser at the sale shall pay to the clerk the amount of the documentary stamps on the certificate of title. All other costs of this action shall be paid by the parties in proportion to their interests in the property as adjudicated in paragraph 1.</w:t>
      </w:r>
    </w:p>
    <w:p w14:paraId="2713DC8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400091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Attorney fees are awarded as follows: </w:t>
      </w:r>
      <w:r>
        <w:rPr>
          <w:rStyle w:val="pxfinstr"/>
          <w:i/>
          <w:iCs/>
        </w:rPr>
        <w:t>[names of attorneys and dollar amounts of fees]</w:t>
      </w:r>
      <w:r>
        <w:t>.</w:t>
      </w:r>
    </w:p>
    <w:p w14:paraId="70DD560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9. </w:t>
      </w:r>
    </w:p>
    <w:p w14:paraId="763AD33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On filing the certificate of </w:t>
      </w:r>
      <w:r>
        <w:lastRenderedPageBreak/>
        <w:t>title the clerk shall distribute the proceeds of the sale, so far as they are sufficient, and any payments made under paragraphs 6 and 7 by:</w:t>
      </w:r>
    </w:p>
    <w:p w14:paraId="49C4C78E" w14:textId="77777777" w:rsidR="00FD3105" w:rsidRDefault="00FD3105">
      <w:pPr>
        <w:pStyle w:val="pxformfl"/>
        <w:ind w:left="500"/>
      </w:pPr>
      <w:r>
        <w:t xml:space="preserve"> </w:t>
      </w:r>
    </w:p>
    <w:p w14:paraId="1D287AD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34FC4A7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reimbursing plaintiff to the extent of the overpayment of costs in the sum of $</w:t>
      </w:r>
      <w:r>
        <w:rPr>
          <w:rStyle w:val="pxfinstr"/>
          <w:i/>
          <w:iCs/>
        </w:rPr>
        <w:t>[dollar amount of reimbursement]</w:t>
      </w:r>
      <w:r>
        <w:t xml:space="preserve"> plus plaintiff's overpayment of subsequent costs paid under paragraph 4;</w:t>
      </w:r>
    </w:p>
    <w:p w14:paraId="4DC09276"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FBFA8A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paying attorney fees as prescribed in paragraph 8 to the attorneys in the amounts specified;</w:t>
      </w:r>
    </w:p>
    <w:p w14:paraId="26B6358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3730900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paying the amount under paragraph 6 to </w:t>
      </w:r>
      <w:r>
        <w:rPr>
          <w:rStyle w:val="pxfinstr"/>
          <w:i/>
          <w:iCs/>
        </w:rPr>
        <w:t>[name of party]</w:t>
      </w:r>
      <w:r>
        <w:t>;</w:t>
      </w:r>
    </w:p>
    <w:p w14:paraId="5D122C6A"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1D3ED07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paying, if a party is the purchaser, the balance of the proceeds to the other party, but if a party is not the purchaser, the balance of the proceeds to each of the parties in the shares prescribed by paragraph 1.</w:t>
      </w:r>
    </w:p>
    <w:p w14:paraId="0DD0965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THIS PROPERTY IS SOLD AT PUBLIC AUCTION, THERE MAY BE ADDITIONAL MONEY FROM THE SALE AFTER PAYMENT OF PERSONS WHO ARE ENTITLED TO BE PAID FROM THE SALE PROCEEDS PURSUANT TO THIS FINAL JUDGMENT.</w:t>
      </w:r>
    </w:p>
    <w:p w14:paraId="1625308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2BC43EA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10. </w:t>
      </w:r>
    </w:p>
    <w:p w14:paraId="22A3832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the party to this action who is in actual possession of the property described in paragraph 1 of this judgment is not the purchaser at the sale, that party shall deliver possession of the property to the purchaser at the sale within ten days after the certificate of title is filed by the clerk or any order is entered denying objections to the sale, whichever is applicable.</w:t>
      </w:r>
    </w:p>
    <w:p w14:paraId="75EC234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11. </w:t>
      </w:r>
    </w:p>
    <w:p w14:paraId="7F120AA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Jurisdiction of this action is retained to enter the orders necessary to enforce this judgment.</w:t>
      </w:r>
    </w:p>
    <w:p w14:paraId="7230450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ORDERED at </w:t>
      </w:r>
      <w:r>
        <w:rPr>
          <w:rStyle w:val="pxfinstr"/>
          <w:i/>
          <w:iCs/>
        </w:rPr>
        <w:t>[name of city]</w:t>
      </w:r>
      <w:r>
        <w:t xml:space="preserve">, Florida on </w:t>
      </w:r>
      <w:r>
        <w:rPr>
          <w:rStyle w:val="pxfinstr"/>
          <w:i/>
          <w:iCs/>
        </w:rPr>
        <w:t>[date of judgment]</w:t>
      </w:r>
      <w:r>
        <w:t>.</w:t>
      </w:r>
    </w:p>
    <w:p w14:paraId="40D4B73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B86AB0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85CF04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07ADCD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tbl.ident="I04OUGZ"</w:instrText>
      </w:r>
      <w:r>
        <w:fldChar w:fldCharType="end"/>
      </w:r>
      <w:r>
        <w:fldChar w:fldCharType="begin"/>
      </w:r>
      <w:r>
        <w:instrText>tbl.uuid="I01DW4T"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476E00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F7E1230" w14:textId="77777777" w:rsidR="00FD3105" w:rsidRDefault="00FD3105">
      <w:pPr>
        <w:pStyle w:val="pxtgroup"/>
      </w:pPr>
      <w:r>
        <w:rPr>
          <w:color w:val="FF0000"/>
          <w:sz w:val="20"/>
          <w:szCs w:val="20"/>
          <w:vertAlign w:val="superscript"/>
        </w:rPr>
        <w:lastRenderedPageBreak/>
        <w:t>►</w:t>
      </w:r>
      <w:r>
        <w:fldChar w:fldCharType="begin"/>
      </w:r>
      <w:r>
        <w:instrText>tgroup.align="left"</w:instrText>
      </w:r>
      <w:r>
        <w:fldChar w:fldCharType="end"/>
      </w:r>
      <w:r>
        <w:fldChar w:fldCharType="begin"/>
      </w:r>
      <w:r>
        <w:instrText>tgroup.cols="2"</w:instrText>
      </w:r>
      <w:r>
        <w:fldChar w:fldCharType="end"/>
      </w:r>
    </w:p>
    <w:p w14:paraId="628C8F8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56A406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B28F741" w14:textId="77777777">
        <w:tc>
          <w:tcPr>
            <w:tcW w:w="4320" w:type="dxa"/>
            <w:tcBorders>
              <w:top w:val="nil"/>
              <w:left w:val="nil"/>
              <w:bottom w:val="nil"/>
              <w:right w:val="nil"/>
            </w:tcBorders>
          </w:tcPr>
          <w:p w14:paraId="183653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71C7E5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CDF25EF" w14:textId="77777777">
        <w:tc>
          <w:tcPr>
            <w:tcW w:w="4320" w:type="dxa"/>
            <w:tcBorders>
              <w:top w:val="nil"/>
              <w:left w:val="nil"/>
              <w:bottom w:val="nil"/>
              <w:right w:val="nil"/>
            </w:tcBorders>
          </w:tcPr>
          <w:p w14:paraId="0DA22C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182400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7BF100D" w14:textId="77777777" w:rsidR="00FD3105" w:rsidRDefault="00FD3105">
      <w:pPr>
        <w:pStyle w:val="pxtbody"/>
      </w:pPr>
    </w:p>
    <w:p w14:paraId="37D78E7A" w14:textId="77777777" w:rsidR="00FD3105" w:rsidRDefault="00FD3105"/>
    <w:p w14:paraId="6381AA4C" w14:textId="77777777" w:rsidR="00FD3105" w:rsidRDefault="00FD3105">
      <w:pPr>
        <w:pStyle w:val="pxcomnt"/>
      </w:pPr>
    </w:p>
    <w:p w14:paraId="006F067F" w14:textId="77777777" w:rsidR="00FD3105" w:rsidRDefault="00FD3105">
      <w:pPr>
        <w:pStyle w:val="pxhac"/>
        <w:spacing w:before="180"/>
        <w:jc w:val="center"/>
      </w:pPr>
      <w:r>
        <w:rPr>
          <w:rStyle w:val="pxb"/>
          <w:b/>
          <w:bCs/>
        </w:rPr>
        <w:t>Author's Comment</w:t>
      </w:r>
    </w:p>
    <w:p w14:paraId="3E58E44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st.ref.id="I02TGPV"</w:instrText>
      </w:r>
      <w:r>
        <w:rPr>
          <w:rStyle w:val="pxst"/>
        </w:rPr>
        <w:fldChar w:fldCharType="end"/>
      </w:r>
      <w:r>
        <w:rPr>
          <w:rStyle w:val="pxst"/>
          <w:vanish/>
        </w:rPr>
        <w:t>&amp;s;</w:t>
      </w:r>
      <w:r>
        <w:rPr>
          <w:rStyle w:val="pxvis"/>
          <w:rFonts w:ascii="Times NewRoman" w:hAnsi="Times NewRoman"/>
          <w:b w:val="0"/>
          <w:sz w:val="24"/>
        </w:rPr>
        <w:t>§</w:t>
      </w:r>
      <w:r>
        <w:rPr>
          <w:rStyle w:val="pxst"/>
        </w:rPr>
        <w:t>64.061(4), Fla. Stat.</w:t>
      </w:r>
      <w:r>
        <w:t xml:space="preserve">; </w:t>
      </w:r>
      <w:r>
        <w:rPr>
          <w:rStyle w:val="pxst"/>
          <w:color w:val="FF0000"/>
          <w:sz w:val="20"/>
          <w:szCs w:val="20"/>
          <w:vertAlign w:val="superscript"/>
        </w:rPr>
        <w:t>►</w:t>
      </w:r>
      <w:r>
        <w:rPr>
          <w:rStyle w:val="pxst"/>
        </w:rPr>
        <w:fldChar w:fldCharType="begin"/>
      </w:r>
      <w:r>
        <w:rPr>
          <w:rStyle w:val="pxst"/>
        </w:rPr>
        <w:instrText>st.ref.id="I02W9UR"</w:instrText>
      </w:r>
      <w:r>
        <w:rPr>
          <w:rStyle w:val="pxst"/>
        </w:rPr>
        <w:fldChar w:fldCharType="end"/>
      </w:r>
      <w:r>
        <w:rPr>
          <w:rStyle w:val="pxst"/>
          <w:vanish/>
        </w:rPr>
        <w:t>&amp;s;</w:t>
      </w:r>
      <w:r>
        <w:rPr>
          <w:rStyle w:val="pxvis"/>
          <w:rFonts w:ascii="Times NewRoman" w:hAnsi="Times NewRoman"/>
          <w:b w:val="0"/>
          <w:sz w:val="24"/>
        </w:rPr>
        <w:t>§</w:t>
      </w:r>
      <w:r>
        <w:rPr>
          <w:rStyle w:val="pxst"/>
        </w:rPr>
        <w:t>64.071, Fla. Stat.</w:t>
      </w:r>
      <w:r>
        <w:t xml:space="preserve">; </w:t>
      </w:r>
      <w:r>
        <w:rPr>
          <w:rStyle w:val="pxst"/>
          <w:color w:val="FF0000"/>
          <w:sz w:val="20"/>
          <w:szCs w:val="20"/>
          <w:vertAlign w:val="superscript"/>
        </w:rPr>
        <w:t>►</w:t>
      </w:r>
      <w:r>
        <w:rPr>
          <w:rStyle w:val="pxst"/>
        </w:rPr>
        <w:fldChar w:fldCharType="begin"/>
      </w:r>
      <w:r>
        <w:rPr>
          <w:rStyle w:val="pxst"/>
        </w:rPr>
        <w:instrText>st.ref.id="I02Z2ZN"</w:instrText>
      </w:r>
      <w:r>
        <w:rPr>
          <w:rStyle w:val="pxst"/>
        </w:rPr>
        <w:fldChar w:fldCharType="end"/>
      </w:r>
      <w:r>
        <w:rPr>
          <w:rStyle w:val="pxst"/>
          <w:vanish/>
        </w:rPr>
        <w:t>&amp;s;</w:t>
      </w:r>
      <w:r>
        <w:rPr>
          <w:rStyle w:val="pxvis"/>
          <w:rFonts w:ascii="Times NewRoman" w:hAnsi="Times NewRoman"/>
          <w:b w:val="0"/>
          <w:sz w:val="24"/>
        </w:rPr>
        <w:t>§</w:t>
      </w:r>
      <w:r>
        <w:rPr>
          <w:rStyle w:val="pxst"/>
        </w:rPr>
        <w:t>64.081, Fla. Stat.</w:t>
      </w:r>
      <w:r>
        <w:t xml:space="preserve"> See section 55.01(2) on the insertion of the addresses of the parties and the defendant's Social Security number.</w:t>
      </w:r>
    </w:p>
    <w:p w14:paraId="733AE6E3" w14:textId="77777777" w:rsidR="00FD3105" w:rsidRDefault="00FD3105">
      <w:pPr>
        <w:pStyle w:val="pxs"/>
        <w:spacing w:before="180"/>
        <w:rPr>
          <w:sz w:val="27"/>
          <w:szCs w:val="27"/>
        </w:rPr>
      </w:pPr>
      <w:r>
        <w:rPr>
          <w:sz w:val="27"/>
          <w:szCs w:val="27"/>
        </w:rPr>
        <w:t>10:47. Judgment</w:t>
      </w:r>
      <w:r>
        <w:rPr>
          <w:rStyle w:val="pxsep"/>
        </w:rPr>
        <w:t xml:space="preserve">-- </w:t>
      </w:r>
      <w:r>
        <w:rPr>
          <w:sz w:val="27"/>
          <w:szCs w:val="27"/>
        </w:rPr>
        <w:t>On the pleadings</w:t>
      </w:r>
    </w:p>
    <w:p w14:paraId="35B88F5F" w14:textId="77777777" w:rsidR="00FD3105" w:rsidRDefault="00FD3105">
      <w:pPr>
        <w:pStyle w:val="pxov"/>
        <w:rPr>
          <w:vanish/>
        </w:rPr>
      </w:pPr>
      <w:r>
        <w:rPr>
          <w:vanish/>
        </w:rPr>
        <w:t>FMS</w:t>
      </w:r>
    </w:p>
    <w:p w14:paraId="04610190" w14:textId="77777777" w:rsidR="00FD3105" w:rsidRDefault="00FD3105">
      <w:pPr>
        <w:pStyle w:val="pxov"/>
        <w:rPr>
          <w:vanish/>
        </w:rPr>
      </w:pPr>
      <w:r>
        <w:rPr>
          <w:vanish/>
        </w:rPr>
        <w:t>LCV</w:t>
      </w:r>
    </w:p>
    <w:p w14:paraId="1885A0D2" w14:textId="77777777" w:rsidR="00FD3105" w:rsidRDefault="00FD3105">
      <w:pPr>
        <w:pStyle w:val="pxov"/>
        <w:rPr>
          <w:vanish/>
        </w:rPr>
      </w:pPr>
      <w:r>
        <w:rPr>
          <w:vanish/>
        </w:rPr>
        <w:t>LSC</w:t>
      </w:r>
    </w:p>
    <w:p w14:paraId="597751E8" w14:textId="77777777" w:rsidR="00FD3105" w:rsidRDefault="00FD3105">
      <w:pPr>
        <w:pStyle w:val="pxov"/>
        <w:rPr>
          <w:vanish/>
        </w:rPr>
      </w:pPr>
      <w:r>
        <w:rPr>
          <w:vanish/>
        </w:rPr>
        <w:t>LS2</w:t>
      </w:r>
    </w:p>
    <w:p w14:paraId="518E2545" w14:textId="77777777" w:rsidR="00FD3105" w:rsidRDefault="00FD3105">
      <w:pPr>
        <w:pStyle w:val="pxov"/>
        <w:rPr>
          <w:vanish/>
        </w:rPr>
      </w:pPr>
      <w:r>
        <w:rPr>
          <w:vanish/>
        </w:rPr>
        <w:t>LS7</w:t>
      </w:r>
    </w:p>
    <w:p w14:paraId="5538A8CC" w14:textId="77777777" w:rsidR="00FD3105" w:rsidRDefault="00FD3105">
      <w:pPr>
        <w:pStyle w:val="pxov"/>
        <w:rPr>
          <w:vanish/>
        </w:rPr>
      </w:pPr>
      <w:r>
        <w:rPr>
          <w:vanish/>
        </w:rPr>
        <w:t>FCV</w:t>
      </w:r>
    </w:p>
    <w:p w14:paraId="79B0870D" w14:textId="77777777" w:rsidR="00FD3105" w:rsidRDefault="00FD3105">
      <w:pPr>
        <w:pStyle w:val="pxov"/>
        <w:rPr>
          <w:vanish/>
        </w:rPr>
      </w:pPr>
      <w:r>
        <w:rPr>
          <w:vanish/>
        </w:rPr>
        <w:t>FLG</w:t>
      </w:r>
    </w:p>
    <w:p w14:paraId="043A01F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form.fid="I6d39bc109fed11dfbf230000837214a9"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06A77D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tbl.ident="I06ZXFX"</w:instrText>
      </w:r>
      <w:r>
        <w:fldChar w:fldCharType="end"/>
      </w:r>
      <w:r>
        <w:fldChar w:fldCharType="begin"/>
      </w:r>
      <w:r>
        <w:instrText>tbl.uuid="I01QQF3"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F851AE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066AE1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E30B65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DCF09B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AB52FA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3F15ED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D4C9FBE" w14:textId="77777777">
        <w:tc>
          <w:tcPr>
            <w:tcW w:w="2160" w:type="dxa"/>
            <w:tcBorders>
              <w:top w:val="nil"/>
              <w:left w:val="nil"/>
              <w:bottom w:val="nil"/>
              <w:right w:val="nil"/>
            </w:tcBorders>
          </w:tcPr>
          <w:p w14:paraId="6DD0947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5DD10D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CDCFAE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4932DB1" w14:textId="77777777" w:rsidR="00FD3105" w:rsidRDefault="00FD3105"/>
        </w:tc>
      </w:tr>
      <w:tr w:rsidR="00FD3105" w14:paraId="7067320C" w14:textId="77777777">
        <w:tc>
          <w:tcPr>
            <w:tcW w:w="2160" w:type="dxa"/>
            <w:tcBorders>
              <w:top w:val="nil"/>
              <w:left w:val="nil"/>
              <w:bottom w:val="nil"/>
              <w:right w:val="nil"/>
            </w:tcBorders>
          </w:tcPr>
          <w:p w14:paraId="1F98F79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w:instrText>
            </w:r>
            <w:r>
              <w:rPr>
                <w:rStyle w:val="pxrowentry"/>
              </w:rPr>
              <w:lastRenderedPageBreak/>
              <w:instrText>me"</w:instrText>
            </w:r>
            <w:r>
              <w:rPr>
                <w:rStyle w:val="pxrowentry"/>
              </w:rPr>
              <w:fldChar w:fldCharType="end"/>
            </w:r>
          </w:p>
        </w:tc>
        <w:tc>
          <w:tcPr>
            <w:tcW w:w="2160" w:type="dxa"/>
            <w:tcBorders>
              <w:top w:val="nil"/>
              <w:left w:val="nil"/>
              <w:bottom w:val="nil"/>
              <w:right w:val="nil"/>
            </w:tcBorders>
          </w:tcPr>
          <w:p w14:paraId="4A5F4534"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lastRenderedPageBreak/>
              <w:t>Plaintiff,</w:t>
            </w:r>
          </w:p>
        </w:tc>
        <w:tc>
          <w:tcPr>
            <w:tcW w:w="2160" w:type="dxa"/>
            <w:tcBorders>
              <w:top w:val="nil"/>
              <w:left w:val="nil"/>
              <w:bottom w:val="nil"/>
              <w:right w:val="nil"/>
            </w:tcBorders>
          </w:tcPr>
          <w:p w14:paraId="43EEC491"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9F7BF00" w14:textId="77777777" w:rsidR="00FD3105" w:rsidRDefault="00FD3105"/>
        </w:tc>
      </w:tr>
      <w:tr w:rsidR="00FD3105" w14:paraId="7BD229EC" w14:textId="77777777">
        <w:tc>
          <w:tcPr>
            <w:tcW w:w="2160" w:type="dxa"/>
            <w:tcBorders>
              <w:top w:val="nil"/>
              <w:left w:val="nil"/>
              <w:bottom w:val="nil"/>
              <w:right w:val="nil"/>
            </w:tcBorders>
          </w:tcPr>
          <w:p w14:paraId="41F7E8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E9B7C9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E070659" w14:textId="77777777" w:rsidR="00FD3105" w:rsidRDefault="00FD3105"/>
        </w:tc>
        <w:tc>
          <w:tcPr>
            <w:tcW w:w="2160" w:type="dxa"/>
            <w:tcBorders>
              <w:top w:val="nil"/>
              <w:left w:val="nil"/>
              <w:bottom w:val="nil"/>
              <w:right w:val="nil"/>
            </w:tcBorders>
          </w:tcPr>
          <w:p w14:paraId="3E8B29DF" w14:textId="77777777" w:rsidR="00FD3105" w:rsidRDefault="00FD3105"/>
        </w:tc>
      </w:tr>
      <w:tr w:rsidR="00FD3105" w14:paraId="6D875EEF" w14:textId="77777777">
        <w:tc>
          <w:tcPr>
            <w:tcW w:w="2160" w:type="dxa"/>
            <w:tcBorders>
              <w:top w:val="nil"/>
              <w:left w:val="nil"/>
              <w:bottom w:val="nil"/>
              <w:right w:val="nil"/>
            </w:tcBorders>
          </w:tcPr>
          <w:p w14:paraId="489F41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0A9C50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BF78CEF" w14:textId="77777777" w:rsidR="00FD3105" w:rsidRDefault="00FD3105"/>
        </w:tc>
        <w:tc>
          <w:tcPr>
            <w:tcW w:w="2160" w:type="dxa"/>
            <w:tcBorders>
              <w:top w:val="nil"/>
              <w:left w:val="nil"/>
              <w:bottom w:val="nil"/>
              <w:right w:val="nil"/>
            </w:tcBorders>
          </w:tcPr>
          <w:p w14:paraId="52E670EF" w14:textId="77777777" w:rsidR="00FD3105" w:rsidRDefault="00FD3105"/>
        </w:tc>
      </w:tr>
      <w:tr w:rsidR="00FD3105" w14:paraId="04235C27" w14:textId="77777777">
        <w:tc>
          <w:tcPr>
            <w:tcW w:w="2160" w:type="dxa"/>
            <w:tcBorders>
              <w:top w:val="nil"/>
              <w:left w:val="nil"/>
              <w:bottom w:val="nil"/>
              <w:right w:val="nil"/>
            </w:tcBorders>
          </w:tcPr>
          <w:p w14:paraId="7D51D60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78DD23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6C58C6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3A8F749" w14:textId="77777777" w:rsidR="00FD3105" w:rsidRDefault="00FD3105"/>
        </w:tc>
      </w:tr>
    </w:tbl>
    <w:p w14:paraId="5B92F339" w14:textId="77777777" w:rsidR="00FD3105" w:rsidRDefault="00FD3105">
      <w:pPr>
        <w:pStyle w:val="pxtbody"/>
      </w:pPr>
    </w:p>
    <w:p w14:paraId="2F89AE3F" w14:textId="77777777" w:rsidR="00FD3105" w:rsidRDefault="00FD3105"/>
    <w:p w14:paraId="4FEE66E0" w14:textId="77777777" w:rsidR="00FD3105" w:rsidRDefault="00FD3105">
      <w:pPr>
        <w:pStyle w:val="pxformhac"/>
        <w:spacing w:before="180"/>
        <w:jc w:val="center"/>
      </w:pPr>
      <w:r>
        <w:t xml:space="preserve">FINAL JUDGMENT </w:t>
      </w:r>
    </w:p>
    <w:p w14:paraId="07ED7D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This action was heard on defendant's motion for judgment on the pleadings and</w:t>
      </w:r>
    </w:p>
    <w:p w14:paraId="3D023CA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IT IS ADJUDGED that plaintiff </w:t>
      </w:r>
      <w:r>
        <w:rPr>
          <w:rStyle w:val="pxfinstr"/>
          <w:i/>
          <w:iCs/>
        </w:rPr>
        <w:t>[NAME OF PLAINTIFF]</w:t>
      </w:r>
      <w:r>
        <w:t xml:space="preserve"> take nothing by this action and that defendant </w:t>
      </w:r>
      <w:r>
        <w:rPr>
          <w:rStyle w:val="pxfinstr"/>
          <w:i/>
          <w:iCs/>
        </w:rPr>
        <w:t>[NAME OF DEFENDANT]</w:t>
      </w:r>
      <w:r>
        <w:t xml:space="preserve">, whose address is </w:t>
      </w:r>
      <w:r>
        <w:rPr>
          <w:rStyle w:val="pxfinstr"/>
          <w:i/>
          <w:iCs/>
        </w:rPr>
        <w:t>[address of defendant]</w:t>
      </w:r>
      <w:r>
        <w:t xml:space="preserve">, go hence without day and recover costs from plaintiff </w:t>
      </w:r>
      <w:r>
        <w:rPr>
          <w:rStyle w:val="pxfinstr"/>
          <w:i/>
          <w:iCs/>
        </w:rPr>
        <w:t>[OPTIONAL:, whose address is [address of plaintiff] and the last four digits of Social Security number are [last four numbers of Social Security number],]</w:t>
      </w:r>
      <w:r>
        <w:t xml:space="preserve"> $</w:t>
      </w:r>
      <w:r>
        <w:rPr>
          <w:rStyle w:val="pxfinstr"/>
          <w:i/>
          <w:iCs/>
        </w:rPr>
        <w:t>[dollar amount of recovery]</w:t>
      </w:r>
      <w:r>
        <w:t xml:space="preserve"> that shall bear interest at the rate of </w:t>
      </w:r>
      <w:r>
        <w:rPr>
          <w:rStyle w:val="pxfinstr"/>
          <w:i/>
          <w:iCs/>
        </w:rPr>
        <w:t>[percentage rate of interest]</w:t>
      </w:r>
      <w:r>
        <w:rPr>
          <w:vanish/>
        </w:rPr>
        <w:t>&amp;percnt;</w:t>
      </w:r>
      <w:r>
        <w:rPr>
          <w:rStyle w:val="pxvis"/>
          <w:rFonts w:ascii="Times NewRoman" w:hAnsi="Times NewRoman"/>
          <w:b w:val="0"/>
          <w:sz w:val="24"/>
        </w:rPr>
        <w:t>%</w:t>
      </w:r>
      <w:r>
        <w:t xml:space="preserve"> a year, for which let execution issue forthwith.</w:t>
      </w:r>
    </w:p>
    <w:p w14:paraId="19DCF94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ORDERED at </w:t>
      </w:r>
      <w:r>
        <w:rPr>
          <w:rStyle w:val="pxfinstr"/>
          <w:i/>
          <w:iCs/>
        </w:rPr>
        <w:t>[name of city]</w:t>
      </w:r>
      <w:r>
        <w:t xml:space="preserve">, Florida on </w:t>
      </w:r>
      <w:r>
        <w:rPr>
          <w:rStyle w:val="pxfinstr"/>
          <w:i/>
          <w:iCs/>
        </w:rPr>
        <w:t>[date of judgment]</w:t>
      </w:r>
      <w:r>
        <w:t>.</w:t>
      </w:r>
    </w:p>
    <w:p w14:paraId="4D53FE3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A4D8E7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C5FC51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11A1832"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tbl.uuid="I01F17S"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11EF93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C4BEF5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82A275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434E25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5769140" w14:textId="77777777">
        <w:tc>
          <w:tcPr>
            <w:tcW w:w="4320" w:type="dxa"/>
            <w:tcBorders>
              <w:top w:val="nil"/>
              <w:left w:val="nil"/>
              <w:bottom w:val="nil"/>
              <w:right w:val="nil"/>
            </w:tcBorders>
          </w:tcPr>
          <w:p w14:paraId="0BDC0F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445D12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40AF1F4A" w14:textId="77777777" w:rsidR="00FD3105" w:rsidRDefault="00FD3105">
      <w:pPr>
        <w:pStyle w:val="pxtbody"/>
      </w:pPr>
    </w:p>
    <w:p w14:paraId="195027F6" w14:textId="77777777" w:rsidR="00FD3105" w:rsidRDefault="00FD3105"/>
    <w:p w14:paraId="3319C62F" w14:textId="77777777" w:rsidR="00FD3105" w:rsidRDefault="00FD3105">
      <w:pPr>
        <w:pStyle w:val="pxcomnt"/>
      </w:pPr>
    </w:p>
    <w:p w14:paraId="7ED4CD4A" w14:textId="77777777" w:rsidR="00FD3105" w:rsidRDefault="00FD3105">
      <w:pPr>
        <w:pStyle w:val="pxhac"/>
        <w:spacing w:before="180"/>
        <w:jc w:val="center"/>
      </w:pPr>
      <w:r>
        <w:rPr>
          <w:rStyle w:val="pxb"/>
          <w:b/>
          <w:bCs/>
        </w:rPr>
        <w:t>Author's Comment</w:t>
      </w:r>
    </w:p>
    <w:p w14:paraId="44D4966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st.ref.id="I0359QU"</w:instrText>
      </w:r>
      <w:r>
        <w:rPr>
          <w:rStyle w:val="pxst"/>
        </w:rPr>
        <w:fldChar w:fldCharType="end"/>
      </w:r>
      <w:r>
        <w:rPr>
          <w:rStyle w:val="pxst"/>
        </w:rPr>
        <w:t>Fla. R. Civ. P. 1.140(c)</w:t>
      </w:r>
      <w:r>
        <w:t xml:space="preserve">; </w:t>
      </w:r>
      <w:r>
        <w:rPr>
          <w:rStyle w:val="pxst"/>
          <w:color w:val="FF0000"/>
          <w:sz w:val="20"/>
          <w:szCs w:val="20"/>
          <w:vertAlign w:val="superscript"/>
        </w:rPr>
        <w:t>►</w:t>
      </w:r>
      <w:r>
        <w:rPr>
          <w:rStyle w:val="pxst"/>
        </w:rPr>
        <w:fldChar w:fldCharType="begin"/>
      </w:r>
      <w:r>
        <w:rPr>
          <w:rStyle w:val="pxst"/>
        </w:rPr>
        <w:instrText>st.ref.id="I02UI7U"</w:instrText>
      </w:r>
      <w:r>
        <w:rPr>
          <w:rStyle w:val="pxst"/>
        </w:rPr>
        <w:fldChar w:fldCharType="end"/>
      </w:r>
      <w:r>
        <w:rPr>
          <w:rStyle w:val="pxst"/>
        </w:rPr>
        <w:t>Fla. Fam. L. R. P. 12.140(c)</w:t>
      </w:r>
      <w:r>
        <w:t xml:space="preserve">; </w:t>
      </w:r>
      <w:r>
        <w:rPr>
          <w:rStyle w:val="pxcc"/>
          <w:color w:val="FF0000"/>
          <w:sz w:val="20"/>
          <w:szCs w:val="20"/>
          <w:vertAlign w:val="superscript"/>
        </w:rPr>
        <w:t>►</w:t>
      </w:r>
      <w:r>
        <w:rPr>
          <w:rStyle w:val="pxcc"/>
        </w:rPr>
        <w:fldChar w:fldCharType="begin"/>
      </w:r>
      <w:r>
        <w:rPr>
          <w:rStyle w:val="pxcc"/>
        </w:rPr>
        <w:instrText>cc.ref.id="I03WDYW"</w:instrText>
      </w:r>
      <w:r>
        <w:rPr>
          <w:rStyle w:val="pxcc"/>
        </w:rPr>
        <w:fldChar w:fldCharType="end"/>
      </w:r>
      <w:r>
        <w:rPr>
          <w:rStyle w:val="pxcc"/>
        </w:rPr>
        <w:t>Whitaker v. Powers, 424 So. 2d 154 (Fla. 5th DCA 1982)</w:t>
      </w:r>
      <w:r>
        <w:t>.</w:t>
      </w:r>
    </w:p>
    <w:p w14:paraId="2A99E2E1" w14:textId="77777777" w:rsidR="00FD3105" w:rsidRDefault="00FD3105">
      <w:pPr>
        <w:pStyle w:val="pxs"/>
        <w:spacing w:before="180"/>
        <w:rPr>
          <w:sz w:val="27"/>
          <w:szCs w:val="27"/>
        </w:rPr>
      </w:pPr>
      <w:r>
        <w:rPr>
          <w:sz w:val="27"/>
          <w:szCs w:val="27"/>
        </w:rPr>
        <w:t>10:48. Judgment</w:t>
      </w:r>
      <w:r>
        <w:rPr>
          <w:rStyle w:val="pxsep"/>
        </w:rPr>
        <w:t xml:space="preserve">-- </w:t>
      </w:r>
      <w:r>
        <w:rPr>
          <w:sz w:val="27"/>
          <w:szCs w:val="27"/>
        </w:rPr>
        <w:t>Prohibition</w:t>
      </w:r>
    </w:p>
    <w:p w14:paraId="6CA18AD5" w14:textId="77777777" w:rsidR="00FD3105" w:rsidRDefault="00FD3105">
      <w:pPr>
        <w:pStyle w:val="pxov"/>
        <w:rPr>
          <w:vanish/>
        </w:rPr>
      </w:pPr>
      <w:r>
        <w:rPr>
          <w:vanish/>
        </w:rPr>
        <w:t>FMS</w:t>
      </w:r>
    </w:p>
    <w:p w14:paraId="0C57F6F5" w14:textId="77777777" w:rsidR="00FD3105" w:rsidRDefault="00FD3105">
      <w:pPr>
        <w:pStyle w:val="pxov"/>
        <w:rPr>
          <w:vanish/>
        </w:rPr>
      </w:pPr>
      <w:r>
        <w:rPr>
          <w:vanish/>
        </w:rPr>
        <w:t>LFA</w:t>
      </w:r>
    </w:p>
    <w:p w14:paraId="25A9C5EF" w14:textId="77777777" w:rsidR="00FD3105" w:rsidRDefault="00FD3105">
      <w:pPr>
        <w:pStyle w:val="pxov"/>
        <w:rPr>
          <w:vanish/>
        </w:rPr>
      </w:pPr>
      <w:r>
        <w:rPr>
          <w:vanish/>
        </w:rPr>
        <w:t>LEW</w:t>
      </w:r>
    </w:p>
    <w:p w14:paraId="7D1B2CC0" w14:textId="77777777" w:rsidR="00FD3105" w:rsidRDefault="00FD3105">
      <w:pPr>
        <w:pStyle w:val="pxov"/>
        <w:rPr>
          <w:vanish/>
        </w:rPr>
      </w:pPr>
      <w:r>
        <w:rPr>
          <w:vanish/>
        </w:rPr>
        <w:t>FCV</w:t>
      </w:r>
    </w:p>
    <w:p w14:paraId="1690B42B" w14:textId="77777777" w:rsidR="00FD3105" w:rsidRDefault="00FD3105">
      <w:pPr>
        <w:pStyle w:val="pxov"/>
        <w:rPr>
          <w:vanish/>
        </w:rPr>
      </w:pPr>
      <w:r>
        <w:rPr>
          <w:vanish/>
        </w:rPr>
        <w:t>FLG</w:t>
      </w:r>
    </w:p>
    <w:p w14:paraId="485C972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form.fid="I6d3d17709fed11dfbf230000837214a9"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320BD7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tbl.ident="I0252O1"</w:instrText>
      </w:r>
      <w:r>
        <w:fldChar w:fldCharType="end"/>
      </w:r>
      <w:r>
        <w:fldChar w:fldCharType="begin"/>
      </w:r>
      <w:r>
        <w:instrText>tbl.uuid="I04ZTD6"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A1069F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2BD573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4C7747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2CC5F9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757AD8B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4D92102"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31DB05B" w14:textId="77777777">
        <w:tc>
          <w:tcPr>
            <w:tcW w:w="2160" w:type="dxa"/>
            <w:tcBorders>
              <w:top w:val="nil"/>
              <w:left w:val="nil"/>
              <w:bottom w:val="nil"/>
              <w:right w:val="nil"/>
            </w:tcBorders>
          </w:tcPr>
          <w:p w14:paraId="18D3EE3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15669F6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CFF049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5F250F" w14:textId="77777777" w:rsidR="00FD3105" w:rsidRDefault="00FD3105"/>
        </w:tc>
      </w:tr>
      <w:tr w:rsidR="00FD3105" w14:paraId="0B1CEF5B" w14:textId="77777777">
        <w:tc>
          <w:tcPr>
            <w:tcW w:w="2160" w:type="dxa"/>
            <w:tcBorders>
              <w:top w:val="nil"/>
              <w:left w:val="nil"/>
              <w:bottom w:val="nil"/>
              <w:right w:val="nil"/>
            </w:tcBorders>
          </w:tcPr>
          <w:p w14:paraId="450348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A11C34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067E4FF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6CDAAC4" w14:textId="77777777" w:rsidR="00FD3105" w:rsidRDefault="00FD3105"/>
        </w:tc>
      </w:tr>
      <w:tr w:rsidR="00FD3105" w14:paraId="2BFC16AD" w14:textId="77777777">
        <w:tc>
          <w:tcPr>
            <w:tcW w:w="2160" w:type="dxa"/>
            <w:tcBorders>
              <w:top w:val="nil"/>
              <w:left w:val="nil"/>
              <w:bottom w:val="nil"/>
              <w:right w:val="nil"/>
            </w:tcBorders>
          </w:tcPr>
          <w:p w14:paraId="70173AD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639409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D6EDB43" w14:textId="77777777" w:rsidR="00FD3105" w:rsidRDefault="00FD3105"/>
        </w:tc>
        <w:tc>
          <w:tcPr>
            <w:tcW w:w="2160" w:type="dxa"/>
            <w:tcBorders>
              <w:top w:val="nil"/>
              <w:left w:val="nil"/>
              <w:bottom w:val="nil"/>
              <w:right w:val="nil"/>
            </w:tcBorders>
          </w:tcPr>
          <w:p w14:paraId="40DE51FC" w14:textId="77777777" w:rsidR="00FD3105" w:rsidRDefault="00FD3105"/>
        </w:tc>
      </w:tr>
      <w:tr w:rsidR="00FD3105" w14:paraId="42D6EF87" w14:textId="77777777">
        <w:tc>
          <w:tcPr>
            <w:tcW w:w="2160" w:type="dxa"/>
            <w:tcBorders>
              <w:top w:val="nil"/>
              <w:left w:val="nil"/>
              <w:bottom w:val="nil"/>
              <w:right w:val="nil"/>
            </w:tcBorders>
          </w:tcPr>
          <w:p w14:paraId="00FEB4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w:instrText>
            </w:r>
            <w:r>
              <w:rPr>
                <w:rStyle w:val="pxrowentry"/>
              </w:rPr>
              <w:lastRenderedPageBreak/>
              <w:instrText>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65CA1AC"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w:instrText>
            </w:r>
            <w:r>
              <w:rPr>
                <w:rStyle w:val="pxentry"/>
              </w:rPr>
              <w:lastRenderedPageBreak/>
              <w:instrText>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2160" w:type="dxa"/>
            <w:tcBorders>
              <w:top w:val="nil"/>
              <w:left w:val="nil"/>
              <w:bottom w:val="nil"/>
              <w:right w:val="nil"/>
            </w:tcBorders>
          </w:tcPr>
          <w:p w14:paraId="6AB328C9"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630A280" w14:textId="77777777" w:rsidR="00FD3105" w:rsidRDefault="00FD3105"/>
        </w:tc>
      </w:tr>
      <w:tr w:rsidR="00FD3105" w14:paraId="47943A73" w14:textId="77777777">
        <w:tc>
          <w:tcPr>
            <w:tcW w:w="2160" w:type="dxa"/>
            <w:tcBorders>
              <w:top w:val="nil"/>
              <w:left w:val="nil"/>
              <w:bottom w:val="nil"/>
              <w:right w:val="nil"/>
            </w:tcBorders>
          </w:tcPr>
          <w:p w14:paraId="4AAFDE9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7FB2AC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9A62CE0" w14:textId="77777777" w:rsidR="00FD3105" w:rsidRDefault="00FD3105"/>
        </w:tc>
        <w:tc>
          <w:tcPr>
            <w:tcW w:w="2160" w:type="dxa"/>
            <w:tcBorders>
              <w:top w:val="nil"/>
              <w:left w:val="nil"/>
              <w:bottom w:val="nil"/>
              <w:right w:val="nil"/>
            </w:tcBorders>
          </w:tcPr>
          <w:p w14:paraId="571479DF" w14:textId="77777777" w:rsidR="00FD3105" w:rsidRDefault="00FD3105"/>
        </w:tc>
      </w:tr>
      <w:tr w:rsidR="00FD3105" w14:paraId="6B6FB313" w14:textId="77777777">
        <w:tc>
          <w:tcPr>
            <w:tcW w:w="2160" w:type="dxa"/>
            <w:tcBorders>
              <w:top w:val="nil"/>
              <w:left w:val="nil"/>
              <w:bottom w:val="nil"/>
              <w:right w:val="nil"/>
            </w:tcBorders>
          </w:tcPr>
          <w:p w14:paraId="1C9330D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p>
        </w:tc>
        <w:tc>
          <w:tcPr>
            <w:tcW w:w="2160" w:type="dxa"/>
            <w:tcBorders>
              <w:top w:val="nil"/>
              <w:left w:val="nil"/>
              <w:bottom w:val="nil"/>
              <w:right w:val="nil"/>
            </w:tcBorders>
          </w:tcPr>
          <w:p w14:paraId="55C53A2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A552E7C" w14:textId="77777777" w:rsidR="00FD3105" w:rsidRDefault="00FD3105"/>
        </w:tc>
        <w:tc>
          <w:tcPr>
            <w:tcW w:w="2160" w:type="dxa"/>
            <w:tcBorders>
              <w:top w:val="nil"/>
              <w:left w:val="nil"/>
              <w:bottom w:val="nil"/>
              <w:right w:val="nil"/>
            </w:tcBorders>
          </w:tcPr>
          <w:p w14:paraId="00E4FAA1" w14:textId="77777777" w:rsidR="00FD3105" w:rsidRDefault="00FD3105"/>
        </w:tc>
      </w:tr>
      <w:tr w:rsidR="00FD3105" w14:paraId="53984ABA" w14:textId="77777777">
        <w:tc>
          <w:tcPr>
            <w:tcW w:w="2160" w:type="dxa"/>
            <w:tcBorders>
              <w:top w:val="nil"/>
              <w:left w:val="nil"/>
              <w:bottom w:val="nil"/>
              <w:right w:val="nil"/>
            </w:tcBorders>
          </w:tcPr>
          <w:p w14:paraId="3735CFC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670A54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4A81D0D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13684F9" w14:textId="77777777" w:rsidR="00FD3105" w:rsidRDefault="00FD3105"/>
        </w:tc>
      </w:tr>
    </w:tbl>
    <w:p w14:paraId="1477AE98" w14:textId="77777777" w:rsidR="00FD3105" w:rsidRDefault="00FD3105">
      <w:pPr>
        <w:pStyle w:val="pxtbody"/>
      </w:pPr>
    </w:p>
    <w:p w14:paraId="4E71BBB5" w14:textId="77777777" w:rsidR="00FD3105" w:rsidRDefault="00FD3105"/>
    <w:p w14:paraId="7C3AFB52" w14:textId="77777777" w:rsidR="00FD3105" w:rsidRDefault="00FD3105">
      <w:pPr>
        <w:pStyle w:val="pxformhac"/>
        <w:spacing w:before="180"/>
        <w:jc w:val="center"/>
      </w:pPr>
      <w:r>
        <w:t xml:space="preserve">FINAL JUDGMENT </w:t>
      </w:r>
    </w:p>
    <w:p w14:paraId="7DC880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This action was tried before the court and</w:t>
      </w:r>
    </w:p>
    <w:p w14:paraId="0FF8CCE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IT IS ADJUDGED that the clerk of this court shall issue an absolute writ of prohibition to the Honorable </w:t>
      </w:r>
      <w:r>
        <w:rPr>
          <w:rStyle w:val="pxfinstr"/>
          <w:i/>
          <w:iCs/>
        </w:rPr>
        <w:t>[NAME OF JUDGE]</w:t>
      </w:r>
      <w:r>
        <w:t xml:space="preserve">, as County Judge of </w:t>
      </w:r>
      <w:r>
        <w:rPr>
          <w:rStyle w:val="pxfinstr"/>
          <w:i/>
          <w:iCs/>
        </w:rPr>
        <w:t>[name of county]</w:t>
      </w:r>
      <w:r>
        <w:t xml:space="preserve">, Florida, prohibiting from exercising jurisdiction further in the action styled </w:t>
      </w:r>
      <w:r>
        <w:rPr>
          <w:rStyle w:val="pxfinstr"/>
          <w:i/>
          <w:iCs/>
        </w:rPr>
        <w:t>[name of plaintiff]</w:t>
      </w:r>
      <w:r>
        <w:t xml:space="preserve"> as plaintiff vs </w:t>
      </w:r>
      <w:r>
        <w:rPr>
          <w:rStyle w:val="pxfinstr"/>
          <w:i/>
          <w:iCs/>
        </w:rPr>
        <w:t>[name of defendant]</w:t>
      </w:r>
      <w:r>
        <w:t xml:space="preserve"> as defendant, case </w:t>
      </w:r>
      <w:r>
        <w:rPr>
          <w:rStyle w:val="pxfinstr"/>
          <w:i/>
          <w:iCs/>
        </w:rPr>
        <w:t>[CASE NUMBER]</w:t>
      </w:r>
      <w:r>
        <w:t xml:space="preserve">, now pending in the County Court of </w:t>
      </w:r>
      <w:r>
        <w:rPr>
          <w:rStyle w:val="pxfinstr"/>
          <w:i/>
          <w:iCs/>
        </w:rPr>
        <w:t>[name of county]</w:t>
      </w:r>
      <w:r>
        <w:t xml:space="preserve"> Florida.</w:t>
      </w:r>
    </w:p>
    <w:p w14:paraId="56D8D95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ORDERED at </w:t>
      </w:r>
      <w:r>
        <w:rPr>
          <w:rStyle w:val="pxfinstr"/>
          <w:i/>
          <w:iCs/>
        </w:rPr>
        <w:t>[name of city]</w:t>
      </w:r>
      <w:r>
        <w:t xml:space="preserve">, Florida on </w:t>
      </w:r>
      <w:r>
        <w:rPr>
          <w:rStyle w:val="pxfinstr"/>
          <w:i/>
          <w:iCs/>
        </w:rPr>
        <w:t>[date of judgment]</w:t>
      </w:r>
      <w:r>
        <w:t>.</w:t>
      </w:r>
    </w:p>
    <w:p w14:paraId="58168CE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428AA3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71735E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07BE00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tbl.ident="I065C6O"</w:instrText>
      </w:r>
      <w:r>
        <w:fldChar w:fldCharType="end"/>
      </w:r>
      <w:r>
        <w:fldChar w:fldCharType="begin"/>
      </w:r>
      <w:r>
        <w:instrText>tbl.uuid="I01FAGW"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B4DF86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93E95E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10991A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725086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9302707" w14:textId="77777777">
        <w:tc>
          <w:tcPr>
            <w:tcW w:w="4320" w:type="dxa"/>
            <w:tcBorders>
              <w:top w:val="nil"/>
              <w:left w:val="nil"/>
              <w:bottom w:val="nil"/>
              <w:right w:val="nil"/>
            </w:tcBorders>
          </w:tcPr>
          <w:p w14:paraId="22C16B9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14904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E0C67A0" w14:textId="77777777">
        <w:tc>
          <w:tcPr>
            <w:tcW w:w="4320" w:type="dxa"/>
            <w:tcBorders>
              <w:top w:val="nil"/>
              <w:left w:val="nil"/>
              <w:bottom w:val="nil"/>
              <w:right w:val="nil"/>
            </w:tcBorders>
          </w:tcPr>
          <w:p w14:paraId="6756047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9F7448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CF03FA3" w14:textId="77777777" w:rsidR="00FD3105" w:rsidRDefault="00FD3105">
      <w:pPr>
        <w:pStyle w:val="pxtbody"/>
      </w:pPr>
    </w:p>
    <w:p w14:paraId="37C63A3D" w14:textId="77777777" w:rsidR="00FD3105" w:rsidRDefault="00FD3105"/>
    <w:p w14:paraId="4AB510D3" w14:textId="77777777" w:rsidR="00FD3105" w:rsidRDefault="00FD3105">
      <w:pPr>
        <w:pStyle w:val="pxcomnt"/>
      </w:pPr>
    </w:p>
    <w:p w14:paraId="1F534040" w14:textId="77777777" w:rsidR="00FD3105" w:rsidRDefault="00FD3105">
      <w:pPr>
        <w:pStyle w:val="pxhac"/>
        <w:spacing w:before="180"/>
        <w:jc w:val="center"/>
      </w:pPr>
      <w:r>
        <w:rPr>
          <w:rStyle w:val="pxb"/>
          <w:b/>
          <w:bCs/>
        </w:rPr>
        <w:t>Author's Comment</w:t>
      </w:r>
    </w:p>
    <w:p w14:paraId="57D4A9A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cc.ref.id="I03TKZT"</w:instrText>
      </w:r>
      <w:r>
        <w:rPr>
          <w:rStyle w:val="pxcc"/>
        </w:rPr>
        <w:fldChar w:fldCharType="end"/>
      </w:r>
      <w:r>
        <w:rPr>
          <w:rStyle w:val="pxcc"/>
        </w:rPr>
        <w:t>State ex rel. Ervin v. Smith, 160 So. 2d 518 (Fla. 1964)</w:t>
      </w:r>
      <w:r>
        <w:t xml:space="preserve">. When judgment is for defendant, the action is dismissed. See </w:t>
      </w:r>
      <w:r>
        <w:rPr>
          <w:rStyle w:val="pxx"/>
          <w:color w:val="FF0000"/>
          <w:sz w:val="20"/>
          <w:szCs w:val="20"/>
          <w:vertAlign w:val="superscript"/>
        </w:rPr>
        <w:t>►</w:t>
      </w:r>
      <w:r>
        <w:rPr>
          <w:rStyle w:val="pxx"/>
        </w:rPr>
        <w:fldChar w:fldCharType="begin"/>
      </w:r>
      <w:r>
        <w:rPr>
          <w:rStyle w:val="pxx"/>
        </w:rPr>
        <w:instrText>x.ref.id="I03UP3C"</w:instrText>
      </w:r>
      <w:r>
        <w:rPr>
          <w:rStyle w:val="pxx"/>
        </w:rPr>
        <w:fldChar w:fldCharType="end"/>
      </w:r>
      <w:r>
        <w:rPr>
          <w:rStyle w:val="pxx"/>
          <w:vanish/>
        </w:rPr>
        <w:t>&amp;s;</w:t>
      </w:r>
      <w:r>
        <w:rPr>
          <w:rStyle w:val="pxvis"/>
          <w:rFonts w:ascii="Times NewRoman" w:hAnsi="Times NewRoman"/>
          <w:b w:val="0"/>
          <w:sz w:val="24"/>
        </w:rPr>
        <w:t>§</w:t>
      </w:r>
      <w:r>
        <w:rPr>
          <w:rStyle w:val="pxx"/>
        </w:rPr>
        <w:t>10:18</w:t>
      </w:r>
      <w:r>
        <w:t xml:space="preserve">. The commencement in this action omits the reference to the presentation of evidence even though it is a nonjury form. This is so because an issue of fact in prohibition is virtually impossible. See </w:t>
      </w:r>
      <w:r>
        <w:rPr>
          <w:rStyle w:val="pxx"/>
          <w:color w:val="FF0000"/>
          <w:sz w:val="20"/>
          <w:szCs w:val="20"/>
          <w:vertAlign w:val="superscript"/>
        </w:rPr>
        <w:t>►</w:t>
      </w:r>
      <w:r>
        <w:rPr>
          <w:rStyle w:val="pxx"/>
        </w:rPr>
        <w:fldChar w:fldCharType="begin"/>
      </w:r>
      <w:r>
        <w:rPr>
          <w:rStyle w:val="pxx"/>
        </w:rPr>
        <w:instrText>x.ref.id="I03XI88"</w:instrText>
      </w:r>
      <w:r>
        <w:rPr>
          <w:rStyle w:val="pxx"/>
        </w:rPr>
        <w:fldChar w:fldCharType="end"/>
      </w:r>
      <w:r>
        <w:rPr>
          <w:rStyle w:val="pxx"/>
          <w:vanish/>
        </w:rPr>
        <w:t>&amp;s;</w:t>
      </w:r>
      <w:r>
        <w:rPr>
          <w:rStyle w:val="pxvis"/>
          <w:rFonts w:ascii="Times NewRoman" w:hAnsi="Times NewRoman"/>
          <w:b w:val="0"/>
          <w:sz w:val="24"/>
        </w:rPr>
        <w:t>§</w:t>
      </w:r>
      <w:r>
        <w:rPr>
          <w:rStyle w:val="pxx"/>
        </w:rPr>
        <w:t>10:73</w:t>
      </w:r>
      <w:r>
        <w:t xml:space="preserve"> (for the writ). This is a review action so the appellate rules govern. See </w:t>
      </w:r>
      <w:r>
        <w:rPr>
          <w:rStyle w:val="pxst"/>
          <w:color w:val="FF0000"/>
          <w:sz w:val="20"/>
          <w:szCs w:val="20"/>
          <w:vertAlign w:val="superscript"/>
        </w:rPr>
        <w:t>►</w:t>
      </w:r>
      <w:r>
        <w:rPr>
          <w:rStyle w:val="pxst"/>
        </w:rPr>
        <w:fldChar w:fldCharType="begin"/>
      </w:r>
      <w:r>
        <w:rPr>
          <w:rStyle w:val="pxst"/>
        </w:rPr>
        <w:instrText>st.ref.id="I0359XP"</w:instrText>
      </w:r>
      <w:r>
        <w:rPr>
          <w:rStyle w:val="pxst"/>
        </w:rPr>
        <w:fldChar w:fldCharType="end"/>
      </w:r>
      <w:r>
        <w:rPr>
          <w:rStyle w:val="pxst"/>
        </w:rPr>
        <w:t>Fla. R. App. P. 9.100(f)</w:t>
      </w:r>
      <w:r>
        <w:t>.</w:t>
      </w:r>
    </w:p>
    <w:p w14:paraId="147DFDD5" w14:textId="77777777" w:rsidR="00FD3105" w:rsidRDefault="00FD3105">
      <w:pPr>
        <w:pStyle w:val="pxs"/>
        <w:spacing w:before="180"/>
        <w:rPr>
          <w:sz w:val="27"/>
          <w:szCs w:val="27"/>
        </w:rPr>
      </w:pPr>
      <w:r>
        <w:rPr>
          <w:sz w:val="27"/>
          <w:szCs w:val="27"/>
        </w:rPr>
        <w:t>10:49. Judgment</w:t>
      </w:r>
      <w:r>
        <w:rPr>
          <w:rStyle w:val="pxsep"/>
        </w:rPr>
        <w:t xml:space="preserve">-- </w:t>
      </w:r>
      <w:r>
        <w:rPr>
          <w:sz w:val="27"/>
          <w:szCs w:val="27"/>
        </w:rPr>
        <w:t>Quieting title</w:t>
      </w:r>
    </w:p>
    <w:p w14:paraId="407F9FC2" w14:textId="77777777" w:rsidR="00FD3105" w:rsidRDefault="00FD3105">
      <w:pPr>
        <w:pStyle w:val="pxov"/>
        <w:rPr>
          <w:vanish/>
        </w:rPr>
      </w:pPr>
      <w:r>
        <w:rPr>
          <w:vanish/>
        </w:rPr>
        <w:t>FMS</w:t>
      </w:r>
    </w:p>
    <w:p w14:paraId="7B20A4F9" w14:textId="77777777" w:rsidR="00FD3105" w:rsidRDefault="00FD3105">
      <w:pPr>
        <w:pStyle w:val="pxov"/>
        <w:rPr>
          <w:vanish/>
        </w:rPr>
      </w:pPr>
      <w:r>
        <w:rPr>
          <w:vanish/>
        </w:rPr>
        <w:t>LCV</w:t>
      </w:r>
    </w:p>
    <w:p w14:paraId="2E65D9F2" w14:textId="77777777" w:rsidR="00FD3105" w:rsidRDefault="00FD3105">
      <w:pPr>
        <w:pStyle w:val="pxov"/>
        <w:rPr>
          <w:vanish/>
        </w:rPr>
      </w:pPr>
      <w:r>
        <w:rPr>
          <w:vanish/>
        </w:rPr>
        <w:t>LSC</w:t>
      </w:r>
    </w:p>
    <w:p w14:paraId="1466EB90" w14:textId="77777777" w:rsidR="00FD3105" w:rsidRDefault="00FD3105">
      <w:pPr>
        <w:pStyle w:val="pxov"/>
        <w:rPr>
          <w:vanish/>
        </w:rPr>
      </w:pPr>
      <w:r>
        <w:rPr>
          <w:vanish/>
        </w:rPr>
        <w:t>LS7</w:t>
      </w:r>
    </w:p>
    <w:p w14:paraId="4B67B433" w14:textId="77777777" w:rsidR="00FD3105" w:rsidRDefault="00FD3105">
      <w:pPr>
        <w:pStyle w:val="pxov"/>
        <w:rPr>
          <w:vanish/>
        </w:rPr>
      </w:pPr>
      <w:r>
        <w:rPr>
          <w:vanish/>
        </w:rPr>
        <w:t>REL</w:t>
      </w:r>
    </w:p>
    <w:p w14:paraId="6478EDE7" w14:textId="77777777" w:rsidR="00FD3105" w:rsidRDefault="00FD3105">
      <w:pPr>
        <w:pStyle w:val="pxov"/>
        <w:rPr>
          <w:vanish/>
        </w:rPr>
      </w:pPr>
      <w:r>
        <w:rPr>
          <w:vanish/>
        </w:rPr>
        <w:t>RTD</w:t>
      </w:r>
    </w:p>
    <w:p w14:paraId="0E4BADE8" w14:textId="77777777" w:rsidR="00FD3105" w:rsidRDefault="00FD3105">
      <w:pPr>
        <w:pStyle w:val="pxov"/>
        <w:rPr>
          <w:vanish/>
        </w:rPr>
      </w:pPr>
      <w:r>
        <w:rPr>
          <w:vanish/>
        </w:rPr>
        <w:t>FCV</w:t>
      </w:r>
    </w:p>
    <w:p w14:paraId="085B61D8" w14:textId="77777777" w:rsidR="00FD3105" w:rsidRDefault="00FD3105">
      <w:pPr>
        <w:pStyle w:val="pxov"/>
        <w:rPr>
          <w:vanish/>
        </w:rPr>
      </w:pPr>
      <w:r>
        <w:rPr>
          <w:vanish/>
        </w:rPr>
        <w:t>FLG</w:t>
      </w:r>
    </w:p>
    <w:p w14:paraId="34C556A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form.fid="I6d43f5409fed11dfbf230000837214a9"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19A7E45"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tbl.ident="I01AHE7"</w:instrText>
      </w:r>
      <w:r>
        <w:fldChar w:fldCharType="end"/>
      </w:r>
      <w:r>
        <w:fldChar w:fldCharType="begin"/>
      </w:r>
      <w:r>
        <w:instrText>tbl.uuid="I04DO7M"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EEACD9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0DF1B3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A23C75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9A38E4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729617AD"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0317388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C6A17D7" w14:textId="77777777">
        <w:tc>
          <w:tcPr>
            <w:tcW w:w="2160" w:type="dxa"/>
            <w:tcBorders>
              <w:top w:val="nil"/>
              <w:left w:val="nil"/>
              <w:bottom w:val="nil"/>
              <w:right w:val="nil"/>
            </w:tcBorders>
          </w:tcPr>
          <w:p w14:paraId="2CE0E72B"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B1118B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9EE08E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D7AF39" w14:textId="77777777" w:rsidR="00FD3105" w:rsidRDefault="00FD3105"/>
        </w:tc>
      </w:tr>
      <w:tr w:rsidR="00FD3105" w14:paraId="2BD54508" w14:textId="77777777">
        <w:tc>
          <w:tcPr>
            <w:tcW w:w="2160" w:type="dxa"/>
            <w:tcBorders>
              <w:top w:val="nil"/>
              <w:left w:val="nil"/>
              <w:bottom w:val="nil"/>
              <w:right w:val="nil"/>
            </w:tcBorders>
          </w:tcPr>
          <w:p w14:paraId="1D216FF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6D04C6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0104C8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C53F470" w14:textId="77777777" w:rsidR="00FD3105" w:rsidRDefault="00FD3105"/>
        </w:tc>
      </w:tr>
      <w:tr w:rsidR="00FD3105" w14:paraId="205E29DC" w14:textId="77777777">
        <w:tc>
          <w:tcPr>
            <w:tcW w:w="2160" w:type="dxa"/>
            <w:tcBorders>
              <w:top w:val="nil"/>
              <w:left w:val="nil"/>
              <w:bottom w:val="nil"/>
              <w:right w:val="nil"/>
            </w:tcBorders>
          </w:tcPr>
          <w:p w14:paraId="2FC5FD4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lastRenderedPageBreak/>
              <w:instrTex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993520E"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3BFD02F" w14:textId="77777777" w:rsidR="00FD3105" w:rsidRDefault="00FD3105"/>
        </w:tc>
        <w:tc>
          <w:tcPr>
            <w:tcW w:w="2160" w:type="dxa"/>
            <w:tcBorders>
              <w:top w:val="nil"/>
              <w:left w:val="nil"/>
              <w:bottom w:val="nil"/>
              <w:right w:val="nil"/>
            </w:tcBorders>
          </w:tcPr>
          <w:p w14:paraId="70A26088" w14:textId="77777777" w:rsidR="00FD3105" w:rsidRDefault="00FD3105"/>
        </w:tc>
      </w:tr>
      <w:tr w:rsidR="00FD3105" w14:paraId="277617D3" w14:textId="77777777">
        <w:tc>
          <w:tcPr>
            <w:tcW w:w="2160" w:type="dxa"/>
            <w:tcBorders>
              <w:top w:val="nil"/>
              <w:left w:val="nil"/>
              <w:bottom w:val="nil"/>
              <w:right w:val="nil"/>
            </w:tcBorders>
          </w:tcPr>
          <w:p w14:paraId="5778987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487EDCC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5E7E727" w14:textId="77777777" w:rsidR="00FD3105" w:rsidRDefault="00FD3105"/>
        </w:tc>
        <w:tc>
          <w:tcPr>
            <w:tcW w:w="2160" w:type="dxa"/>
            <w:tcBorders>
              <w:top w:val="nil"/>
              <w:left w:val="nil"/>
              <w:bottom w:val="nil"/>
              <w:right w:val="nil"/>
            </w:tcBorders>
          </w:tcPr>
          <w:p w14:paraId="6C9B937D" w14:textId="77777777" w:rsidR="00FD3105" w:rsidRDefault="00FD3105"/>
        </w:tc>
      </w:tr>
      <w:tr w:rsidR="00FD3105" w14:paraId="348354FA" w14:textId="77777777">
        <w:tc>
          <w:tcPr>
            <w:tcW w:w="2160" w:type="dxa"/>
            <w:tcBorders>
              <w:top w:val="nil"/>
              <w:left w:val="nil"/>
              <w:bottom w:val="nil"/>
              <w:right w:val="nil"/>
            </w:tcBorders>
          </w:tcPr>
          <w:p w14:paraId="787CC5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5ADF2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5D46DD8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2ACA6B0" w14:textId="77777777" w:rsidR="00FD3105" w:rsidRDefault="00FD3105"/>
        </w:tc>
      </w:tr>
    </w:tbl>
    <w:p w14:paraId="2D5FC6A7" w14:textId="77777777" w:rsidR="00FD3105" w:rsidRDefault="00FD3105">
      <w:pPr>
        <w:pStyle w:val="pxtbody"/>
      </w:pPr>
    </w:p>
    <w:p w14:paraId="4E54B841" w14:textId="77777777" w:rsidR="00FD3105" w:rsidRDefault="00FD3105"/>
    <w:p w14:paraId="232D694F" w14:textId="77777777" w:rsidR="00FD3105" w:rsidRDefault="00FD3105">
      <w:pPr>
        <w:pStyle w:val="pxformhac"/>
        <w:spacing w:before="180"/>
        <w:jc w:val="center"/>
      </w:pPr>
      <w:r>
        <w:t xml:space="preserve">FINAL JUDGMENT </w:t>
      </w:r>
    </w:p>
    <w:p w14:paraId="202DD16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This action was heard after defendant's default and</w:t>
      </w:r>
    </w:p>
    <w:p w14:paraId="18C7C7E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IT IS ADJUDGED that:</w:t>
      </w:r>
    </w:p>
    <w:p w14:paraId="434D583D" w14:textId="77777777" w:rsidR="00FD3105" w:rsidRDefault="00FD3105">
      <w:pPr>
        <w:pStyle w:val="pxformfl"/>
        <w:ind w:left="500"/>
      </w:pPr>
      <w:r>
        <w:t xml:space="preserve"> </w:t>
      </w:r>
    </w:p>
    <w:p w14:paraId="093EFC2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05BE51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Plaintiff </w:t>
      </w:r>
      <w:r>
        <w:rPr>
          <w:rStyle w:val="pxfinstr"/>
          <w:i/>
          <w:iCs/>
        </w:rPr>
        <w:t>[NAME OF PLAINTIFF]</w:t>
      </w:r>
      <w:r>
        <w:t xml:space="preserve"> is the owner of the following described real property in </w:t>
      </w:r>
      <w:r>
        <w:rPr>
          <w:rStyle w:val="pxfinstr"/>
          <w:i/>
          <w:iCs/>
        </w:rPr>
        <w:t>[name of county]</w:t>
      </w:r>
      <w:r>
        <w:t>, Florida:</w:t>
      </w:r>
    </w:p>
    <w:p w14:paraId="706F9DE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0509BA3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13A211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Plaintiff's title to the property is quieted against the claims of defendants </w:t>
      </w:r>
      <w:r>
        <w:rPr>
          <w:rStyle w:val="pxfinstr"/>
          <w:i/>
          <w:iCs/>
        </w:rPr>
        <w:t>[NAMES OF DEFENDANTS]</w:t>
      </w:r>
      <w:r>
        <w:t xml:space="preserve"> arising from the quitclaim deed from </w:t>
      </w:r>
      <w:r>
        <w:rPr>
          <w:rStyle w:val="pxfinstr"/>
          <w:i/>
          <w:iCs/>
        </w:rPr>
        <w:t>[NAME OF GRANTOR]</w:t>
      </w:r>
      <w:r>
        <w:t xml:space="preserve"> to them dated </w:t>
      </w:r>
      <w:r>
        <w:rPr>
          <w:rStyle w:val="pxfinstr"/>
          <w:i/>
          <w:iCs/>
        </w:rPr>
        <w:t>[date of deed]</w:t>
      </w:r>
      <w:r>
        <w:t xml:space="preserve"> and recorded in Deed Book </w:t>
      </w:r>
      <w:r>
        <w:rPr>
          <w:rStyle w:val="pxfinstr"/>
          <w:i/>
          <w:iCs/>
        </w:rPr>
        <w:t>[number of deed book]</w:t>
      </w:r>
      <w:r>
        <w:t xml:space="preserve"> at page </w:t>
      </w:r>
      <w:r>
        <w:rPr>
          <w:rStyle w:val="pxfinstr"/>
          <w:i/>
          <w:iCs/>
        </w:rPr>
        <w:t>[number of page]</w:t>
      </w:r>
      <w:r>
        <w:t xml:space="preserve"> of the public records of </w:t>
      </w:r>
      <w:r>
        <w:rPr>
          <w:rStyle w:val="pxfinstr"/>
          <w:i/>
          <w:iCs/>
        </w:rPr>
        <w:t>[name of county]</w:t>
      </w:r>
      <w:r>
        <w:t>, Florida, and all other persons claiming under or against them, or any of them, since the filing of the notice of lis pendens.</w:t>
      </w:r>
    </w:p>
    <w:p w14:paraId="0E14E11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ORDERED at </w:t>
      </w:r>
      <w:r>
        <w:rPr>
          <w:rStyle w:val="pxfinstr"/>
          <w:i/>
          <w:iCs/>
        </w:rPr>
        <w:t>[name of city]</w:t>
      </w:r>
      <w:r>
        <w:t xml:space="preserve">, Florida on </w:t>
      </w:r>
      <w:r>
        <w:rPr>
          <w:rStyle w:val="pxfinstr"/>
          <w:i/>
          <w:iCs/>
        </w:rPr>
        <w:t>[date of judgment]</w:t>
      </w:r>
      <w:r>
        <w:t>.</w:t>
      </w:r>
    </w:p>
    <w:p w14:paraId="520B6EB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BA25F8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F36C49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3207779"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tbl.uuid="I01GGDO"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F9433A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38E473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44ECFA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E808525" w14:textId="77777777" w:rsidR="00FD3105" w:rsidRDefault="00FD3105">
      <w:pPr>
        <w:pStyle w:val="pxcolspec"/>
      </w:pPr>
      <w:r>
        <w:rPr>
          <w:color w:val="FF0000"/>
          <w:sz w:val="20"/>
          <w:szCs w:val="20"/>
          <w:vertAlign w:val="superscript"/>
        </w:rPr>
        <w:lastRenderedPageBreak/>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7B2EBE2" w14:textId="77777777">
        <w:tc>
          <w:tcPr>
            <w:tcW w:w="4320" w:type="dxa"/>
            <w:tcBorders>
              <w:top w:val="nil"/>
              <w:left w:val="nil"/>
              <w:bottom w:val="nil"/>
              <w:right w:val="nil"/>
            </w:tcBorders>
          </w:tcPr>
          <w:p w14:paraId="3380A99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9F7EFA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561018BD" w14:textId="77777777" w:rsidR="00FD3105" w:rsidRDefault="00FD3105">
      <w:pPr>
        <w:pStyle w:val="pxtbody"/>
      </w:pPr>
    </w:p>
    <w:p w14:paraId="4291EA1E" w14:textId="77777777" w:rsidR="00FD3105" w:rsidRDefault="00FD3105"/>
    <w:p w14:paraId="72CF6A78" w14:textId="77777777" w:rsidR="00FD3105" w:rsidRDefault="00FD3105">
      <w:pPr>
        <w:pStyle w:val="pxcomnt"/>
      </w:pPr>
    </w:p>
    <w:p w14:paraId="1A347B2D" w14:textId="77777777" w:rsidR="00FD3105" w:rsidRDefault="00FD3105">
      <w:pPr>
        <w:pStyle w:val="pxhac"/>
        <w:spacing w:before="180"/>
        <w:jc w:val="center"/>
      </w:pPr>
      <w:r>
        <w:rPr>
          <w:rStyle w:val="pxb"/>
          <w:b/>
          <w:bCs/>
        </w:rPr>
        <w:t>Author's Comment</w:t>
      </w:r>
    </w:p>
    <w:p w14:paraId="6A66314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cc.ref.id="I06ZD3E"</w:instrText>
      </w:r>
      <w:r>
        <w:rPr>
          <w:rStyle w:val="pxcc"/>
        </w:rPr>
        <w:fldChar w:fldCharType="end"/>
      </w:r>
      <w:r>
        <w:rPr>
          <w:rStyle w:val="pxcc"/>
        </w:rPr>
        <w:t>Rabinowitz v. Keefer, 132 So. 297 (Fla. 1931)</w:t>
      </w:r>
      <w:r>
        <w:t xml:space="preserve"> omitting the findings and incorporating the reason for the action in paragraph 2. No provision for costs is made because it is usually futile. If a defendant is alive and subject to personal jurisdiction, a paragraph assessing costs should be added. In the rare case of a contested quiet title action, the form would follow the commencement in </w:t>
      </w:r>
      <w:r>
        <w:rPr>
          <w:rStyle w:val="pxx"/>
          <w:color w:val="FF0000"/>
          <w:sz w:val="20"/>
          <w:szCs w:val="20"/>
          <w:vertAlign w:val="superscript"/>
        </w:rPr>
        <w:t>►</w:t>
      </w:r>
      <w:r>
        <w:rPr>
          <w:rStyle w:val="pxx"/>
        </w:rPr>
        <w:fldChar w:fldCharType="begin"/>
      </w:r>
      <w:r>
        <w:rPr>
          <w:rStyle w:val="pxx"/>
        </w:rPr>
        <w:instrText>x.ref.id="I013K10"</w:instrText>
      </w:r>
      <w:r>
        <w:rPr>
          <w:rStyle w:val="pxx"/>
        </w:rPr>
        <w:fldChar w:fldCharType="end"/>
      </w:r>
      <w:r>
        <w:rPr>
          <w:rStyle w:val="pxx"/>
        </w:rPr>
        <w:t>section 10:50</w:t>
      </w:r>
      <w:r>
        <w:t xml:space="preserve"> and add a paragraph on costs.</w:t>
      </w:r>
    </w:p>
    <w:p w14:paraId="6D7E73DF" w14:textId="77777777" w:rsidR="00FD3105" w:rsidRDefault="00FD3105">
      <w:pPr>
        <w:pStyle w:val="pxs"/>
        <w:spacing w:before="180"/>
        <w:rPr>
          <w:sz w:val="27"/>
          <w:szCs w:val="27"/>
        </w:rPr>
      </w:pPr>
      <w:r>
        <w:rPr>
          <w:sz w:val="27"/>
          <w:szCs w:val="27"/>
        </w:rPr>
        <w:t>10:50. Judgment</w:t>
      </w:r>
      <w:r>
        <w:rPr>
          <w:rStyle w:val="pxsep"/>
        </w:rPr>
        <w:t xml:space="preserve">-- </w:t>
      </w:r>
      <w:r>
        <w:rPr>
          <w:sz w:val="27"/>
          <w:szCs w:val="27"/>
        </w:rPr>
        <w:t>Quo warranto</w:t>
      </w:r>
    </w:p>
    <w:p w14:paraId="2730197D" w14:textId="77777777" w:rsidR="00FD3105" w:rsidRDefault="00FD3105">
      <w:pPr>
        <w:pStyle w:val="pxov"/>
        <w:rPr>
          <w:vanish/>
        </w:rPr>
      </w:pPr>
      <w:r>
        <w:rPr>
          <w:vanish/>
        </w:rPr>
        <w:t>FMS</w:t>
      </w:r>
    </w:p>
    <w:p w14:paraId="7B4EA467" w14:textId="77777777" w:rsidR="00FD3105" w:rsidRDefault="00FD3105">
      <w:pPr>
        <w:pStyle w:val="pxov"/>
        <w:rPr>
          <w:vanish/>
        </w:rPr>
      </w:pPr>
      <w:r>
        <w:rPr>
          <w:vanish/>
        </w:rPr>
        <w:t>LCV</w:t>
      </w:r>
    </w:p>
    <w:p w14:paraId="1305F503" w14:textId="77777777" w:rsidR="00FD3105" w:rsidRDefault="00FD3105">
      <w:pPr>
        <w:pStyle w:val="pxov"/>
        <w:rPr>
          <w:vanish/>
        </w:rPr>
      </w:pPr>
      <w:r>
        <w:rPr>
          <w:vanish/>
        </w:rPr>
        <w:t>LSC</w:t>
      </w:r>
    </w:p>
    <w:p w14:paraId="669535A6" w14:textId="77777777" w:rsidR="00FD3105" w:rsidRDefault="00FD3105">
      <w:pPr>
        <w:pStyle w:val="pxov"/>
        <w:rPr>
          <w:vanish/>
        </w:rPr>
      </w:pPr>
      <w:r>
        <w:rPr>
          <w:vanish/>
        </w:rPr>
        <w:t>LS7</w:t>
      </w:r>
    </w:p>
    <w:p w14:paraId="05381F0A" w14:textId="77777777" w:rsidR="00FD3105" w:rsidRDefault="00FD3105">
      <w:pPr>
        <w:pStyle w:val="pxov"/>
        <w:rPr>
          <w:vanish/>
        </w:rPr>
      </w:pPr>
      <w:r>
        <w:rPr>
          <w:vanish/>
        </w:rPr>
        <w:t>FCV</w:t>
      </w:r>
    </w:p>
    <w:p w14:paraId="550B6E2A" w14:textId="77777777" w:rsidR="00FD3105" w:rsidRDefault="00FD3105">
      <w:pPr>
        <w:pStyle w:val="pxov"/>
        <w:rPr>
          <w:vanish/>
        </w:rPr>
      </w:pPr>
      <w:r>
        <w:rPr>
          <w:vanish/>
        </w:rPr>
        <w:t>FLG</w:t>
      </w:r>
    </w:p>
    <w:p w14:paraId="328E2F8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form.fid="I72e463409fed11dfbf230000837214a9"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3C31C7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tbl.ident="I02ZNXV"</w:instrText>
      </w:r>
      <w:r>
        <w:fldChar w:fldCharType="end"/>
      </w:r>
      <w:r>
        <w:fldChar w:fldCharType="begin"/>
      </w:r>
      <w:r>
        <w:instrText>tbl.uuid="I06WBQQ"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F2734A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E1BD27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C6528D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FDCC09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52D5E7E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32F656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97FF5CF" w14:textId="77777777">
        <w:tc>
          <w:tcPr>
            <w:tcW w:w="2160" w:type="dxa"/>
            <w:tcBorders>
              <w:top w:val="nil"/>
              <w:left w:val="nil"/>
              <w:bottom w:val="nil"/>
              <w:right w:val="nil"/>
            </w:tcBorders>
          </w:tcPr>
          <w:p w14:paraId="7C523FB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7A632FE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A31F52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996CE94" w14:textId="77777777" w:rsidR="00FD3105" w:rsidRDefault="00FD3105"/>
        </w:tc>
      </w:tr>
      <w:tr w:rsidR="00FD3105" w14:paraId="101C0B06" w14:textId="77777777">
        <w:tc>
          <w:tcPr>
            <w:tcW w:w="2160" w:type="dxa"/>
            <w:tcBorders>
              <w:top w:val="nil"/>
              <w:left w:val="nil"/>
              <w:bottom w:val="nil"/>
              <w:right w:val="nil"/>
            </w:tcBorders>
          </w:tcPr>
          <w:p w14:paraId="2D05CB5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25754F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7B64ACE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049F3D5" w14:textId="77777777" w:rsidR="00FD3105" w:rsidRDefault="00FD3105"/>
        </w:tc>
      </w:tr>
      <w:tr w:rsidR="00FD3105" w14:paraId="5FF84D59" w14:textId="77777777">
        <w:tc>
          <w:tcPr>
            <w:tcW w:w="2160" w:type="dxa"/>
            <w:tcBorders>
              <w:top w:val="nil"/>
              <w:left w:val="nil"/>
              <w:bottom w:val="nil"/>
              <w:right w:val="nil"/>
            </w:tcBorders>
          </w:tcPr>
          <w:p w14:paraId="1EDF941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w:instrText>
            </w:r>
            <w:r>
              <w:rPr>
                <w:rStyle w:val="pxrowentry"/>
              </w:rPr>
              <w:lastRenderedPageBreak/>
              <w:instrText>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240DE99"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DA83574" w14:textId="77777777" w:rsidR="00FD3105" w:rsidRDefault="00FD3105"/>
        </w:tc>
        <w:tc>
          <w:tcPr>
            <w:tcW w:w="2160" w:type="dxa"/>
            <w:tcBorders>
              <w:top w:val="nil"/>
              <w:left w:val="nil"/>
              <w:bottom w:val="nil"/>
              <w:right w:val="nil"/>
            </w:tcBorders>
          </w:tcPr>
          <w:p w14:paraId="09175A85" w14:textId="77777777" w:rsidR="00FD3105" w:rsidRDefault="00FD3105"/>
        </w:tc>
      </w:tr>
      <w:tr w:rsidR="00FD3105" w14:paraId="406FE1BA" w14:textId="77777777">
        <w:tc>
          <w:tcPr>
            <w:tcW w:w="2160" w:type="dxa"/>
            <w:tcBorders>
              <w:top w:val="nil"/>
              <w:left w:val="nil"/>
              <w:bottom w:val="nil"/>
              <w:right w:val="nil"/>
            </w:tcBorders>
          </w:tcPr>
          <w:p w14:paraId="53BC2F8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7578A3A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02B8521" w14:textId="77777777" w:rsidR="00FD3105" w:rsidRDefault="00FD3105"/>
        </w:tc>
        <w:tc>
          <w:tcPr>
            <w:tcW w:w="2160" w:type="dxa"/>
            <w:tcBorders>
              <w:top w:val="nil"/>
              <w:left w:val="nil"/>
              <w:bottom w:val="nil"/>
              <w:right w:val="nil"/>
            </w:tcBorders>
          </w:tcPr>
          <w:p w14:paraId="109F0AD9" w14:textId="77777777" w:rsidR="00FD3105" w:rsidRDefault="00FD3105"/>
        </w:tc>
      </w:tr>
      <w:tr w:rsidR="00FD3105" w14:paraId="1978F3E2" w14:textId="77777777">
        <w:tc>
          <w:tcPr>
            <w:tcW w:w="2160" w:type="dxa"/>
            <w:tcBorders>
              <w:top w:val="nil"/>
              <w:left w:val="nil"/>
              <w:bottom w:val="nil"/>
              <w:right w:val="nil"/>
            </w:tcBorders>
          </w:tcPr>
          <w:p w14:paraId="1F336D9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2FF3B1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648A3B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0E9BBA" w14:textId="77777777" w:rsidR="00FD3105" w:rsidRDefault="00FD3105"/>
        </w:tc>
      </w:tr>
    </w:tbl>
    <w:p w14:paraId="5030D940" w14:textId="77777777" w:rsidR="00FD3105" w:rsidRDefault="00FD3105">
      <w:pPr>
        <w:pStyle w:val="pxtbody"/>
      </w:pPr>
    </w:p>
    <w:p w14:paraId="7D0B5645" w14:textId="77777777" w:rsidR="00FD3105" w:rsidRDefault="00FD3105"/>
    <w:p w14:paraId="36F99618" w14:textId="77777777" w:rsidR="00FD3105" w:rsidRDefault="00FD3105">
      <w:pPr>
        <w:pStyle w:val="pxformhac"/>
        <w:spacing w:before="180"/>
        <w:jc w:val="center"/>
      </w:pPr>
      <w:r>
        <w:t xml:space="preserve">FINAL JUDGMENT </w:t>
      </w:r>
    </w:p>
    <w:p w14:paraId="1FFFE87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This action was tried before the court. On the evidence presented</w:t>
      </w:r>
    </w:p>
    <w:p w14:paraId="3785FD9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IT IS ADJUDGED that:</w:t>
      </w:r>
    </w:p>
    <w:p w14:paraId="2A5E53F6" w14:textId="77777777" w:rsidR="00FD3105" w:rsidRDefault="00FD3105">
      <w:pPr>
        <w:pStyle w:val="pxformfl"/>
        <w:ind w:left="500"/>
      </w:pPr>
      <w:r>
        <w:t xml:space="preserve"> </w:t>
      </w:r>
    </w:p>
    <w:p w14:paraId="7FC7D07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F9660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Petitioner </w:t>
      </w:r>
      <w:r>
        <w:rPr>
          <w:rStyle w:val="pxfinstr"/>
          <w:i/>
          <w:iCs/>
        </w:rPr>
        <w:t>[NAME OF PETITIONER]</w:t>
      </w:r>
      <w:r>
        <w:t xml:space="preserve"> is the duly qualified </w:t>
      </w:r>
      <w:r>
        <w:rPr>
          <w:rStyle w:val="pxfinstr"/>
          <w:i/>
          <w:iCs/>
        </w:rPr>
        <w:t>[name of office]</w:t>
      </w:r>
      <w:r>
        <w:t xml:space="preserve"> with the right to the office and to exercise all authority of the office.</w:t>
      </w:r>
    </w:p>
    <w:p w14:paraId="3704739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0D285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Respondent </w:t>
      </w:r>
      <w:r>
        <w:rPr>
          <w:rStyle w:val="pxfinstr"/>
          <w:i/>
          <w:iCs/>
        </w:rPr>
        <w:t>[NAME OF RESPONDENT]</w:t>
      </w:r>
      <w:r>
        <w:t xml:space="preserve"> is ousted from the office of </w:t>
      </w:r>
      <w:r>
        <w:rPr>
          <w:rStyle w:val="pxfinstr"/>
          <w:i/>
          <w:iCs/>
        </w:rPr>
        <w:t>[name of office]</w:t>
      </w:r>
      <w:r>
        <w:t xml:space="preserve"> now being exercised by respondent.</w:t>
      </w:r>
    </w:p>
    <w:p w14:paraId="6754805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FCC146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Petitioner </w:t>
      </w:r>
      <w:r>
        <w:rPr>
          <w:rStyle w:val="pxfinstr"/>
          <w:i/>
          <w:iCs/>
        </w:rPr>
        <w:t>[NAME OF PETITIONER]</w:t>
      </w:r>
      <w:r>
        <w:t xml:space="preserve">, whose address is </w:t>
      </w:r>
      <w:r>
        <w:rPr>
          <w:rStyle w:val="pxfinstr"/>
          <w:i/>
          <w:iCs/>
        </w:rPr>
        <w:t>[address of petitioner]</w:t>
      </w:r>
      <w:r>
        <w:t xml:space="preserve">, recover from respondent </w:t>
      </w:r>
      <w:r>
        <w:rPr>
          <w:rStyle w:val="pxfinstr"/>
          <w:i/>
          <w:iCs/>
        </w:rPr>
        <w:t>[NAME OF RESPONDENT]</w:t>
      </w:r>
      <w:r>
        <w:t xml:space="preserve"> </w:t>
      </w:r>
      <w:r>
        <w:rPr>
          <w:rStyle w:val="pxfinstr"/>
          <w:i/>
          <w:iCs/>
        </w:rPr>
        <w:t>[OPTIONAL:, whose address is [address of respondent] and the last four digits of Social Security number are [last four numbers of Social Security number],]</w:t>
      </w:r>
      <w:r>
        <w:t xml:space="preserve"> costs in the sum of $ </w:t>
      </w:r>
      <w:r>
        <w:rPr>
          <w:rStyle w:val="pxfinstr"/>
          <w:i/>
          <w:iCs/>
        </w:rPr>
        <w:t>[dollar amount of recovery]</w:t>
      </w:r>
      <w:r>
        <w:t xml:space="preserve"> that shall bear interest at the rate prescribed by law, for which let execution issue forthwith.</w:t>
      </w:r>
    </w:p>
    <w:p w14:paraId="4337468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ORDERED at </w:t>
      </w:r>
      <w:r>
        <w:rPr>
          <w:rStyle w:val="pxfinstr"/>
          <w:i/>
          <w:iCs/>
        </w:rPr>
        <w:t>[name of city]</w:t>
      </w:r>
      <w:r>
        <w:t xml:space="preserve">, Florida on </w:t>
      </w:r>
      <w:r>
        <w:rPr>
          <w:rStyle w:val="pxfinstr"/>
          <w:i/>
          <w:iCs/>
        </w:rPr>
        <w:t>[date of judgment]</w:t>
      </w:r>
      <w:r>
        <w:t>.</w:t>
      </w:r>
    </w:p>
    <w:p w14:paraId="3A9968B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A53B6E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89CCE7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2AA033F" w14:textId="77777777" w:rsidR="00FD3105" w:rsidRDefault="00FD3105">
      <w:pPr>
        <w:pStyle w:val="pxformfsigtbl"/>
        <w:ind w:left="500"/>
      </w:pPr>
      <w:r>
        <w:t xml:space="preserve"> </w:t>
      </w:r>
      <w:r>
        <w:rPr>
          <w:color w:val="FF0000"/>
          <w:sz w:val="20"/>
          <w:szCs w:val="20"/>
          <w:vertAlign w:val="superscript"/>
        </w:rPr>
        <w:lastRenderedPageBreak/>
        <w:t>►</w:t>
      </w:r>
      <w:r>
        <w:fldChar w:fldCharType="begin"/>
      </w:r>
      <w:r>
        <w:instrText>tbl.ident="I05AQWT"</w:instrText>
      </w:r>
      <w:r>
        <w:fldChar w:fldCharType="end"/>
      </w:r>
      <w:r>
        <w:fldChar w:fldCharType="begin"/>
      </w:r>
      <w:r>
        <w:instrText>tbl.uuid="I01GPMI"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F4B7B6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DCAE1E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B487A6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68CE9C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E4C926D" w14:textId="77777777">
        <w:tc>
          <w:tcPr>
            <w:tcW w:w="4320" w:type="dxa"/>
            <w:tcBorders>
              <w:top w:val="nil"/>
              <w:left w:val="nil"/>
              <w:bottom w:val="nil"/>
              <w:right w:val="nil"/>
            </w:tcBorders>
          </w:tcPr>
          <w:p w14:paraId="76F17D3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95C8AF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AEF56E0" w14:textId="77777777">
        <w:tc>
          <w:tcPr>
            <w:tcW w:w="4320" w:type="dxa"/>
            <w:tcBorders>
              <w:top w:val="nil"/>
              <w:left w:val="nil"/>
              <w:bottom w:val="nil"/>
              <w:right w:val="nil"/>
            </w:tcBorders>
          </w:tcPr>
          <w:p w14:paraId="3A9A583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E37BA3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AE49E20" w14:textId="77777777" w:rsidR="00FD3105" w:rsidRDefault="00FD3105">
      <w:pPr>
        <w:pStyle w:val="pxtbody"/>
      </w:pPr>
    </w:p>
    <w:p w14:paraId="0F9307CC" w14:textId="77777777" w:rsidR="00FD3105" w:rsidRDefault="00FD3105"/>
    <w:p w14:paraId="169ECC3E" w14:textId="77777777" w:rsidR="00FD3105" w:rsidRDefault="00FD3105">
      <w:pPr>
        <w:pStyle w:val="pxcomnt"/>
      </w:pPr>
    </w:p>
    <w:p w14:paraId="650E23AA" w14:textId="77777777" w:rsidR="00FD3105" w:rsidRDefault="00FD3105">
      <w:pPr>
        <w:pStyle w:val="pxhac"/>
        <w:spacing w:before="180"/>
        <w:jc w:val="center"/>
      </w:pPr>
      <w:r>
        <w:rPr>
          <w:rStyle w:val="pxb"/>
          <w:b/>
          <w:bCs/>
        </w:rPr>
        <w:t>Author's Comment</w:t>
      </w:r>
    </w:p>
    <w:p w14:paraId="6A7B12F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cc.ref.id="I013K12"</w:instrText>
      </w:r>
      <w:r>
        <w:rPr>
          <w:rStyle w:val="pxcc"/>
        </w:rPr>
        <w:fldChar w:fldCharType="end"/>
      </w:r>
      <w:r>
        <w:rPr>
          <w:rStyle w:val="pxcc"/>
        </w:rPr>
        <w:t>State ex rel. Landis v. Prevatt, 148 So. 578 (Fla. 1933)</w:t>
      </w:r>
      <w:r>
        <w:t xml:space="preserve">. If the judgment is for respondent, the action is dismissed. See </w:t>
      </w:r>
      <w:r>
        <w:rPr>
          <w:rStyle w:val="pxx"/>
          <w:color w:val="FF0000"/>
          <w:sz w:val="20"/>
          <w:szCs w:val="20"/>
          <w:vertAlign w:val="superscript"/>
        </w:rPr>
        <w:t>►</w:t>
      </w:r>
      <w:r>
        <w:rPr>
          <w:rStyle w:val="pxx"/>
        </w:rPr>
        <w:fldChar w:fldCharType="begin"/>
      </w:r>
      <w:r>
        <w:rPr>
          <w:rStyle w:val="pxx"/>
        </w:rPr>
        <w:instrText>x.ref.id="I05Z9L3"</w:instrText>
      </w:r>
      <w:r>
        <w:rPr>
          <w:rStyle w:val="pxx"/>
        </w:rPr>
        <w:fldChar w:fldCharType="end"/>
      </w:r>
      <w:r>
        <w:rPr>
          <w:rStyle w:val="pxx"/>
          <w:vanish/>
        </w:rPr>
        <w:t>&amp;s;</w:t>
      </w:r>
      <w:r>
        <w:rPr>
          <w:rStyle w:val="pxvis"/>
          <w:rFonts w:ascii="Times NewRoman" w:hAnsi="Times NewRoman"/>
          <w:b w:val="0"/>
          <w:sz w:val="24"/>
        </w:rPr>
        <w:t>§</w:t>
      </w:r>
      <w:r>
        <w:rPr>
          <w:rStyle w:val="pxx"/>
        </w:rPr>
        <w:t>10:18</w:t>
      </w:r>
      <w:r>
        <w:t>.</w:t>
      </w:r>
    </w:p>
    <w:p w14:paraId="0E9452C6" w14:textId="77777777" w:rsidR="00FD3105" w:rsidRDefault="00FD3105">
      <w:pPr>
        <w:pStyle w:val="pxs"/>
        <w:spacing w:before="180"/>
        <w:rPr>
          <w:sz w:val="27"/>
          <w:szCs w:val="27"/>
        </w:rPr>
      </w:pPr>
      <w:r>
        <w:rPr>
          <w:sz w:val="27"/>
          <w:szCs w:val="27"/>
        </w:rPr>
        <w:t>10:51. Judgment</w:t>
      </w:r>
      <w:r>
        <w:rPr>
          <w:rStyle w:val="pxsep"/>
        </w:rPr>
        <w:t xml:space="preserve">-- </w:t>
      </w:r>
      <w:r>
        <w:rPr>
          <w:sz w:val="27"/>
          <w:szCs w:val="27"/>
        </w:rPr>
        <w:t>Receivership, discharge of receiver</w:t>
      </w:r>
    </w:p>
    <w:p w14:paraId="6B3827C1" w14:textId="77777777" w:rsidR="00FD3105" w:rsidRDefault="00FD3105">
      <w:pPr>
        <w:pStyle w:val="pxov"/>
        <w:rPr>
          <w:vanish/>
        </w:rPr>
      </w:pPr>
      <w:r>
        <w:rPr>
          <w:vanish/>
        </w:rPr>
        <w:t>FMS</w:t>
      </w:r>
    </w:p>
    <w:p w14:paraId="645A0F4C" w14:textId="77777777" w:rsidR="00FD3105" w:rsidRDefault="00FD3105">
      <w:pPr>
        <w:pStyle w:val="pxov"/>
        <w:rPr>
          <w:vanish/>
        </w:rPr>
      </w:pPr>
      <w:r>
        <w:rPr>
          <w:vanish/>
        </w:rPr>
        <w:t>CRD</w:t>
      </w:r>
    </w:p>
    <w:p w14:paraId="6E09BDEF" w14:textId="77777777" w:rsidR="00FD3105" w:rsidRDefault="00FD3105">
      <w:pPr>
        <w:pStyle w:val="pxov"/>
        <w:rPr>
          <w:vanish/>
        </w:rPr>
      </w:pPr>
      <w:r>
        <w:rPr>
          <w:vanish/>
        </w:rPr>
        <w:t>RCV</w:t>
      </w:r>
    </w:p>
    <w:p w14:paraId="06C8662D" w14:textId="77777777" w:rsidR="00FD3105" w:rsidRDefault="00FD3105">
      <w:pPr>
        <w:pStyle w:val="pxov"/>
        <w:rPr>
          <w:vanish/>
        </w:rPr>
      </w:pPr>
      <w:r>
        <w:rPr>
          <w:vanish/>
        </w:rPr>
        <w:t>LCV</w:t>
      </w:r>
    </w:p>
    <w:p w14:paraId="510472A3" w14:textId="77777777" w:rsidR="00FD3105" w:rsidRDefault="00FD3105">
      <w:pPr>
        <w:pStyle w:val="pxov"/>
        <w:rPr>
          <w:vanish/>
        </w:rPr>
      </w:pPr>
      <w:r>
        <w:rPr>
          <w:vanish/>
        </w:rPr>
        <w:t>LSC</w:t>
      </w:r>
    </w:p>
    <w:p w14:paraId="32AEAA16" w14:textId="77777777" w:rsidR="00FD3105" w:rsidRDefault="00FD3105">
      <w:pPr>
        <w:pStyle w:val="pxov"/>
        <w:rPr>
          <w:vanish/>
        </w:rPr>
      </w:pPr>
      <w:r>
        <w:rPr>
          <w:vanish/>
        </w:rPr>
        <w:t>LS7</w:t>
      </w:r>
    </w:p>
    <w:p w14:paraId="71BFE3C8" w14:textId="77777777" w:rsidR="00FD3105" w:rsidRDefault="00FD3105">
      <w:pPr>
        <w:pStyle w:val="pxov"/>
        <w:rPr>
          <w:vanish/>
        </w:rPr>
      </w:pPr>
      <w:r>
        <w:rPr>
          <w:vanish/>
        </w:rPr>
        <w:t>FCV</w:t>
      </w:r>
    </w:p>
    <w:p w14:paraId="69926F08" w14:textId="77777777" w:rsidR="00FD3105" w:rsidRDefault="00FD3105">
      <w:pPr>
        <w:pStyle w:val="pxov"/>
        <w:rPr>
          <w:vanish/>
        </w:rPr>
      </w:pPr>
      <w:r>
        <w:rPr>
          <w:vanish/>
        </w:rPr>
        <w:t>FLG</w:t>
      </w:r>
    </w:p>
    <w:p w14:paraId="31BA7E0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form.fid="I72eaa4d09fed11dfbf230000837214a9"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A813FC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tbl.ident="I09JP9F"</w:instrText>
      </w:r>
      <w:r>
        <w:fldChar w:fldCharType="end"/>
      </w:r>
      <w:r>
        <w:fldChar w:fldCharType="begin"/>
      </w:r>
      <w:r>
        <w:instrText>tbl.uuid="I051HT0"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B79D8A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C79E43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B3633B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96A731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3CEB03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B4C27C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56ACBDF" w14:textId="77777777">
        <w:tc>
          <w:tcPr>
            <w:tcW w:w="2160" w:type="dxa"/>
            <w:tcBorders>
              <w:top w:val="nil"/>
              <w:left w:val="nil"/>
              <w:bottom w:val="nil"/>
              <w:right w:val="nil"/>
            </w:tcBorders>
          </w:tcPr>
          <w:p w14:paraId="439E83F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339549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96E6DE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C7C3E31" w14:textId="77777777" w:rsidR="00FD3105" w:rsidRDefault="00FD3105"/>
        </w:tc>
      </w:tr>
      <w:tr w:rsidR="00FD3105" w14:paraId="3156F8A6" w14:textId="77777777">
        <w:tc>
          <w:tcPr>
            <w:tcW w:w="2160" w:type="dxa"/>
            <w:tcBorders>
              <w:top w:val="nil"/>
              <w:left w:val="nil"/>
              <w:bottom w:val="nil"/>
              <w:right w:val="nil"/>
            </w:tcBorders>
          </w:tcPr>
          <w:p w14:paraId="0D1BFD56"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5D27F1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763888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07A5D38" w14:textId="77777777" w:rsidR="00FD3105" w:rsidRDefault="00FD3105"/>
        </w:tc>
      </w:tr>
      <w:tr w:rsidR="00FD3105" w14:paraId="55EDD58E" w14:textId="77777777">
        <w:tc>
          <w:tcPr>
            <w:tcW w:w="2160" w:type="dxa"/>
            <w:tcBorders>
              <w:top w:val="nil"/>
              <w:left w:val="nil"/>
              <w:bottom w:val="nil"/>
              <w:right w:val="nil"/>
            </w:tcBorders>
          </w:tcPr>
          <w:p w14:paraId="708DC0D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92BA4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A655041" w14:textId="77777777" w:rsidR="00FD3105" w:rsidRDefault="00FD3105"/>
        </w:tc>
        <w:tc>
          <w:tcPr>
            <w:tcW w:w="2160" w:type="dxa"/>
            <w:tcBorders>
              <w:top w:val="nil"/>
              <w:left w:val="nil"/>
              <w:bottom w:val="nil"/>
              <w:right w:val="nil"/>
            </w:tcBorders>
          </w:tcPr>
          <w:p w14:paraId="4BC4BF5B" w14:textId="77777777" w:rsidR="00FD3105" w:rsidRDefault="00FD3105"/>
        </w:tc>
      </w:tr>
      <w:tr w:rsidR="00FD3105" w14:paraId="283513D9" w14:textId="77777777">
        <w:tc>
          <w:tcPr>
            <w:tcW w:w="2160" w:type="dxa"/>
            <w:tcBorders>
              <w:top w:val="nil"/>
              <w:left w:val="nil"/>
              <w:bottom w:val="nil"/>
              <w:right w:val="nil"/>
            </w:tcBorders>
          </w:tcPr>
          <w:p w14:paraId="20269E1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48B118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62D0F1C" w14:textId="77777777" w:rsidR="00FD3105" w:rsidRDefault="00FD3105"/>
        </w:tc>
        <w:tc>
          <w:tcPr>
            <w:tcW w:w="2160" w:type="dxa"/>
            <w:tcBorders>
              <w:top w:val="nil"/>
              <w:left w:val="nil"/>
              <w:bottom w:val="nil"/>
              <w:right w:val="nil"/>
            </w:tcBorders>
          </w:tcPr>
          <w:p w14:paraId="69A98A8C" w14:textId="77777777" w:rsidR="00FD3105" w:rsidRDefault="00FD3105"/>
        </w:tc>
      </w:tr>
      <w:tr w:rsidR="00FD3105" w14:paraId="1F9D7754" w14:textId="77777777">
        <w:tc>
          <w:tcPr>
            <w:tcW w:w="2160" w:type="dxa"/>
            <w:tcBorders>
              <w:top w:val="nil"/>
              <w:left w:val="nil"/>
              <w:bottom w:val="nil"/>
              <w:right w:val="nil"/>
            </w:tcBorders>
          </w:tcPr>
          <w:p w14:paraId="1747306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1184DE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C70C3F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D1AFE60" w14:textId="77777777" w:rsidR="00FD3105" w:rsidRDefault="00FD3105"/>
        </w:tc>
      </w:tr>
    </w:tbl>
    <w:p w14:paraId="76F78BCF" w14:textId="77777777" w:rsidR="00FD3105" w:rsidRDefault="00FD3105">
      <w:pPr>
        <w:pStyle w:val="pxtbody"/>
      </w:pPr>
    </w:p>
    <w:p w14:paraId="11BB6A2E" w14:textId="77777777" w:rsidR="00FD3105" w:rsidRDefault="00FD3105"/>
    <w:p w14:paraId="5DE5226D" w14:textId="77777777" w:rsidR="00FD3105" w:rsidRDefault="00FD3105">
      <w:pPr>
        <w:pStyle w:val="pxformhac"/>
        <w:spacing w:before="180"/>
        <w:jc w:val="center"/>
      </w:pPr>
      <w:r>
        <w:t xml:space="preserve">FINAL JUDGMENT </w:t>
      </w:r>
    </w:p>
    <w:p w14:paraId="3A66A6E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This action was heard on the receiver's motion for discharge and the court finds that no objections have been filed to the receiver's final accounting so</w:t>
      </w:r>
    </w:p>
    <w:p w14:paraId="0F1D0C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IT IS ADJUDGED that:</w:t>
      </w:r>
    </w:p>
    <w:p w14:paraId="6876B4D7" w14:textId="77777777" w:rsidR="00FD3105" w:rsidRDefault="00FD3105">
      <w:pPr>
        <w:pStyle w:val="pxformfl"/>
        <w:ind w:left="500"/>
      </w:pPr>
      <w:r>
        <w:t xml:space="preserve"> </w:t>
      </w:r>
    </w:p>
    <w:p w14:paraId="2D048A7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241332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The final accounting of the receiver </w:t>
      </w:r>
      <w:r>
        <w:rPr>
          <w:rStyle w:val="pxfinstr"/>
          <w:i/>
          <w:iCs/>
        </w:rPr>
        <w:t>[name of receiver]</w:t>
      </w:r>
      <w:r>
        <w:t xml:space="preserve"> is approved.</w:t>
      </w:r>
    </w:p>
    <w:p w14:paraId="3A5427E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98C70E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All of the receiver's acts as receiver are confirmed.</w:t>
      </w:r>
    </w:p>
    <w:p w14:paraId="2BD37A6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B0A7A6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The receiver shall be discharged on payment of the balance shown on the accounting to </w:t>
      </w:r>
      <w:r>
        <w:rPr>
          <w:rStyle w:val="pxfinstr"/>
          <w:i/>
          <w:iCs/>
        </w:rPr>
        <w:t>[name of receiver]</w:t>
      </w:r>
      <w:r>
        <w:t>.</w:t>
      </w:r>
    </w:p>
    <w:p w14:paraId="0C06D73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7D7A9D4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Upon discharge the liability of </w:t>
      </w:r>
      <w:r>
        <w:rPr>
          <w:rStyle w:val="pxfinstr"/>
          <w:i/>
          <w:iCs/>
        </w:rPr>
        <w:t>[name of surety]</w:t>
      </w:r>
      <w:r>
        <w:t xml:space="preserve"> on the receiver's bond is terminated.</w:t>
      </w:r>
    </w:p>
    <w:p w14:paraId="63EFF61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ORDERED at </w:t>
      </w:r>
      <w:r>
        <w:rPr>
          <w:rStyle w:val="pxfinstr"/>
          <w:i/>
          <w:iCs/>
        </w:rPr>
        <w:t>[name of city]</w:t>
      </w:r>
      <w:r>
        <w:t xml:space="preserve">, Florida on </w:t>
      </w:r>
      <w:r>
        <w:rPr>
          <w:rStyle w:val="pxfinstr"/>
          <w:i/>
          <w:iCs/>
        </w:rPr>
        <w:t>[date of judgment]</w:t>
      </w:r>
      <w:r>
        <w:t>.</w:t>
      </w:r>
    </w:p>
    <w:p w14:paraId="07C0E02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D63B4B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lastRenderedPageBreak/>
        <w:t>[Name of judge]</w:t>
      </w:r>
    </w:p>
    <w:p w14:paraId="4518E96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7BF3091"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tbl.ident="I02ZNX9"</w:instrText>
      </w:r>
      <w:r>
        <w:fldChar w:fldCharType="end"/>
      </w:r>
      <w:r>
        <w:fldChar w:fldCharType="begin"/>
      </w:r>
      <w:r>
        <w:instrText>tbl.uuid="I01HUPR"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CB7193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74E69E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642B65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859EA2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850E3C3" w14:textId="77777777">
        <w:tc>
          <w:tcPr>
            <w:tcW w:w="4320" w:type="dxa"/>
            <w:tcBorders>
              <w:top w:val="nil"/>
              <w:left w:val="nil"/>
              <w:bottom w:val="nil"/>
              <w:right w:val="nil"/>
            </w:tcBorders>
          </w:tcPr>
          <w:p w14:paraId="1C784C4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E14356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FCE5C57" w14:textId="77777777">
        <w:tc>
          <w:tcPr>
            <w:tcW w:w="4320" w:type="dxa"/>
            <w:tcBorders>
              <w:top w:val="nil"/>
              <w:left w:val="nil"/>
              <w:bottom w:val="nil"/>
              <w:right w:val="nil"/>
            </w:tcBorders>
          </w:tcPr>
          <w:p w14:paraId="523EB70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AFFBBA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AB966AC" w14:textId="77777777" w:rsidR="00FD3105" w:rsidRDefault="00FD3105">
      <w:pPr>
        <w:pStyle w:val="pxtbody"/>
      </w:pPr>
    </w:p>
    <w:p w14:paraId="75A4B1FE" w14:textId="77777777" w:rsidR="00FD3105" w:rsidRDefault="00FD3105"/>
    <w:p w14:paraId="4A4D517D" w14:textId="77777777" w:rsidR="00FD3105" w:rsidRDefault="00FD3105">
      <w:pPr>
        <w:pStyle w:val="pxcomnt"/>
      </w:pPr>
    </w:p>
    <w:p w14:paraId="133BF7C3" w14:textId="77777777" w:rsidR="00FD3105" w:rsidRDefault="00FD3105">
      <w:pPr>
        <w:pStyle w:val="pxhac"/>
        <w:spacing w:before="180"/>
        <w:jc w:val="center"/>
      </w:pPr>
      <w:r>
        <w:rPr>
          <w:rStyle w:val="pxb"/>
          <w:b/>
          <w:bCs/>
        </w:rPr>
        <w:t>Author's Comment</w:t>
      </w:r>
    </w:p>
    <w:p w14:paraId="7E9CB50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This example is similar to the form for discharging a personal representative. The same form can be used to discharge a sequestrator or guardian ad litem with appropriate changes.</w:t>
      </w:r>
    </w:p>
    <w:p w14:paraId="5CD9A86E" w14:textId="77777777" w:rsidR="00FD3105" w:rsidRDefault="00FD3105">
      <w:pPr>
        <w:pStyle w:val="pxs"/>
        <w:spacing w:before="180"/>
        <w:rPr>
          <w:sz w:val="27"/>
          <w:szCs w:val="27"/>
        </w:rPr>
      </w:pPr>
      <w:r>
        <w:rPr>
          <w:sz w:val="27"/>
          <w:szCs w:val="27"/>
        </w:rPr>
        <w:t>10:52. Judgment</w:t>
      </w:r>
      <w:r>
        <w:rPr>
          <w:rStyle w:val="pxsep"/>
        </w:rPr>
        <w:t xml:space="preserve">-- </w:t>
      </w:r>
      <w:r>
        <w:rPr>
          <w:sz w:val="27"/>
          <w:szCs w:val="27"/>
        </w:rPr>
        <w:t>Reestablishing document</w:t>
      </w:r>
    </w:p>
    <w:p w14:paraId="251F6A8A" w14:textId="77777777" w:rsidR="00FD3105" w:rsidRDefault="00FD3105">
      <w:pPr>
        <w:pStyle w:val="pxov"/>
        <w:rPr>
          <w:vanish/>
        </w:rPr>
      </w:pPr>
      <w:r>
        <w:rPr>
          <w:vanish/>
        </w:rPr>
        <w:t>FMS</w:t>
      </w:r>
    </w:p>
    <w:p w14:paraId="4146FD29" w14:textId="77777777" w:rsidR="00FD3105" w:rsidRDefault="00FD3105">
      <w:pPr>
        <w:pStyle w:val="pxov"/>
        <w:rPr>
          <w:vanish/>
        </w:rPr>
      </w:pPr>
      <w:r>
        <w:rPr>
          <w:vanish/>
        </w:rPr>
        <w:t>CML</w:t>
      </w:r>
    </w:p>
    <w:p w14:paraId="5B6ADD3E" w14:textId="77777777" w:rsidR="00FD3105" w:rsidRDefault="00FD3105">
      <w:pPr>
        <w:pStyle w:val="pxov"/>
        <w:rPr>
          <w:vanish/>
        </w:rPr>
      </w:pPr>
      <w:r>
        <w:rPr>
          <w:vanish/>
        </w:rPr>
        <w:t>UA9</w:t>
      </w:r>
    </w:p>
    <w:p w14:paraId="2DB67B13" w14:textId="77777777" w:rsidR="00FD3105" w:rsidRDefault="00FD3105">
      <w:pPr>
        <w:pStyle w:val="pxov"/>
        <w:rPr>
          <w:vanish/>
        </w:rPr>
      </w:pPr>
      <w:r>
        <w:rPr>
          <w:vanish/>
        </w:rPr>
        <w:t>LCV</w:t>
      </w:r>
    </w:p>
    <w:p w14:paraId="4C9C62CA" w14:textId="77777777" w:rsidR="00FD3105" w:rsidRDefault="00FD3105">
      <w:pPr>
        <w:pStyle w:val="pxov"/>
        <w:rPr>
          <w:vanish/>
        </w:rPr>
      </w:pPr>
      <w:r>
        <w:rPr>
          <w:vanish/>
        </w:rPr>
        <w:t>LSC</w:t>
      </w:r>
    </w:p>
    <w:p w14:paraId="2686C5E3" w14:textId="77777777" w:rsidR="00FD3105" w:rsidRDefault="00FD3105">
      <w:pPr>
        <w:pStyle w:val="pxov"/>
        <w:rPr>
          <w:vanish/>
        </w:rPr>
      </w:pPr>
      <w:r>
        <w:rPr>
          <w:vanish/>
        </w:rPr>
        <w:t>LS7</w:t>
      </w:r>
    </w:p>
    <w:p w14:paraId="1B625B86" w14:textId="77777777" w:rsidR="00FD3105" w:rsidRDefault="00FD3105">
      <w:pPr>
        <w:pStyle w:val="pxov"/>
        <w:rPr>
          <w:vanish/>
        </w:rPr>
      </w:pPr>
      <w:r>
        <w:rPr>
          <w:vanish/>
        </w:rPr>
        <w:t>FCV</w:t>
      </w:r>
    </w:p>
    <w:p w14:paraId="275DF727" w14:textId="77777777" w:rsidR="00FD3105" w:rsidRDefault="00FD3105">
      <w:pPr>
        <w:pStyle w:val="pxov"/>
        <w:rPr>
          <w:vanish/>
        </w:rPr>
      </w:pPr>
      <w:r>
        <w:rPr>
          <w:vanish/>
        </w:rPr>
        <w:t>FLG</w:t>
      </w:r>
    </w:p>
    <w:p w14:paraId="5ADF53FB" w14:textId="77777777" w:rsidR="00FD3105" w:rsidRDefault="00FD3105">
      <w:pPr>
        <w:pStyle w:val="pxformoskobcr"/>
        <w:rPr>
          <w:vanish/>
        </w:rPr>
      </w:pPr>
      <w:r>
        <w:rPr>
          <w:vanish/>
          <w:color w:val="FF0000"/>
          <w:sz w:val="20"/>
          <w:szCs w:val="20"/>
          <w:vertAlign w:val="superscript"/>
        </w:rPr>
        <w:t>►</w:t>
      </w:r>
      <w:r>
        <w:rPr>
          <w:vanish/>
        </w:rPr>
        <w:fldChar w:fldCharType="begin"/>
      </w:r>
      <w:r>
        <w:rPr>
          <w:vanish/>
        </w:rPr>
        <w:instrText>form.du="0"</w:instrText>
      </w:r>
      <w:r>
        <w:rPr>
          <w:vanish/>
        </w:rPr>
        <w:fldChar w:fldCharType="end"/>
      </w:r>
      <w:r>
        <w:rPr>
          <w:vanish/>
        </w:rPr>
        <w:fldChar w:fldCharType="begin"/>
      </w:r>
      <w:r>
        <w:rPr>
          <w:vanish/>
        </w:rPr>
        <w:instrText>form.fid="I72ef5fc09fed11dfbf230000837214a9"</w:instrText>
      </w:r>
      <w:r>
        <w:rPr>
          <w:vanish/>
        </w:rPr>
        <w:fldChar w:fldCharType="end"/>
      </w:r>
      <w:r>
        <w:rPr>
          <w:vanish/>
        </w:rPr>
        <w:t>1000</w:t>
      </w:r>
    </w:p>
    <w:p w14:paraId="44A5A29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15B75F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tbl.ident="I09KW8B"</w:instrText>
      </w:r>
      <w:r>
        <w:fldChar w:fldCharType="end"/>
      </w:r>
      <w:r>
        <w:fldChar w:fldCharType="begin"/>
      </w:r>
      <w:r>
        <w:instrText>tbl.uuid="I02U93X"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CC948E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0FF1E1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6320D1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92D99D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574204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306323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3B82FF2" w14:textId="77777777">
        <w:tc>
          <w:tcPr>
            <w:tcW w:w="2160" w:type="dxa"/>
            <w:tcBorders>
              <w:top w:val="nil"/>
              <w:left w:val="nil"/>
              <w:bottom w:val="nil"/>
              <w:right w:val="nil"/>
            </w:tcBorders>
          </w:tcPr>
          <w:p w14:paraId="4FC0F7DD"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w:instrText>
            </w:r>
            <w:r>
              <w:rPr>
                <w:rStyle w:val="pxrowentry"/>
              </w:rPr>
              <w:lastRenderedPageBreak/>
              <w:instrTex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8F1C69B"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E5D02A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13C5C92" w14:textId="77777777" w:rsidR="00FD3105" w:rsidRDefault="00FD3105"/>
        </w:tc>
      </w:tr>
      <w:tr w:rsidR="00FD3105" w14:paraId="11ABAEDC" w14:textId="77777777">
        <w:tc>
          <w:tcPr>
            <w:tcW w:w="2160" w:type="dxa"/>
            <w:tcBorders>
              <w:top w:val="nil"/>
              <w:left w:val="nil"/>
              <w:bottom w:val="nil"/>
              <w:right w:val="nil"/>
            </w:tcBorders>
          </w:tcPr>
          <w:p w14:paraId="0C1427C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C463D4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DAAAE8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F65F1E" w14:textId="77777777" w:rsidR="00FD3105" w:rsidRDefault="00FD3105"/>
        </w:tc>
      </w:tr>
      <w:tr w:rsidR="00FD3105" w14:paraId="62771A51" w14:textId="77777777">
        <w:tc>
          <w:tcPr>
            <w:tcW w:w="2160" w:type="dxa"/>
            <w:tcBorders>
              <w:top w:val="nil"/>
              <w:left w:val="nil"/>
              <w:bottom w:val="nil"/>
              <w:right w:val="nil"/>
            </w:tcBorders>
          </w:tcPr>
          <w:p w14:paraId="025FE0C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33FD8C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36B84D7" w14:textId="77777777" w:rsidR="00FD3105" w:rsidRDefault="00FD3105"/>
        </w:tc>
        <w:tc>
          <w:tcPr>
            <w:tcW w:w="2160" w:type="dxa"/>
            <w:tcBorders>
              <w:top w:val="nil"/>
              <w:left w:val="nil"/>
              <w:bottom w:val="nil"/>
              <w:right w:val="nil"/>
            </w:tcBorders>
          </w:tcPr>
          <w:p w14:paraId="3ED3E7F9" w14:textId="77777777" w:rsidR="00FD3105" w:rsidRDefault="00FD3105"/>
        </w:tc>
      </w:tr>
      <w:tr w:rsidR="00FD3105" w14:paraId="31A9FF19" w14:textId="77777777">
        <w:tc>
          <w:tcPr>
            <w:tcW w:w="2160" w:type="dxa"/>
            <w:tcBorders>
              <w:top w:val="nil"/>
              <w:left w:val="nil"/>
              <w:bottom w:val="nil"/>
              <w:right w:val="nil"/>
            </w:tcBorders>
          </w:tcPr>
          <w:p w14:paraId="0E396D9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C2F183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5C103AB" w14:textId="77777777" w:rsidR="00FD3105" w:rsidRDefault="00FD3105"/>
        </w:tc>
        <w:tc>
          <w:tcPr>
            <w:tcW w:w="2160" w:type="dxa"/>
            <w:tcBorders>
              <w:top w:val="nil"/>
              <w:left w:val="nil"/>
              <w:bottom w:val="nil"/>
              <w:right w:val="nil"/>
            </w:tcBorders>
          </w:tcPr>
          <w:p w14:paraId="18B6A378" w14:textId="77777777" w:rsidR="00FD3105" w:rsidRDefault="00FD3105"/>
        </w:tc>
      </w:tr>
      <w:tr w:rsidR="00FD3105" w14:paraId="0442766D" w14:textId="77777777">
        <w:tc>
          <w:tcPr>
            <w:tcW w:w="2160" w:type="dxa"/>
            <w:tcBorders>
              <w:top w:val="nil"/>
              <w:left w:val="nil"/>
              <w:bottom w:val="nil"/>
              <w:right w:val="nil"/>
            </w:tcBorders>
          </w:tcPr>
          <w:p w14:paraId="61AC270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461A27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0A36DA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8B35EA4" w14:textId="77777777" w:rsidR="00FD3105" w:rsidRDefault="00FD3105"/>
        </w:tc>
      </w:tr>
    </w:tbl>
    <w:p w14:paraId="04C5D399" w14:textId="77777777" w:rsidR="00FD3105" w:rsidRDefault="00FD3105">
      <w:pPr>
        <w:pStyle w:val="pxtbody"/>
      </w:pPr>
    </w:p>
    <w:p w14:paraId="34533733" w14:textId="77777777" w:rsidR="00FD3105" w:rsidRDefault="00FD3105"/>
    <w:p w14:paraId="77797637" w14:textId="77777777" w:rsidR="00FD3105" w:rsidRDefault="00FD3105">
      <w:pPr>
        <w:pStyle w:val="pxformhac"/>
        <w:spacing w:before="180"/>
        <w:jc w:val="center"/>
      </w:pPr>
      <w:r>
        <w:t xml:space="preserve">FINAL JUDGMENT </w:t>
      </w:r>
    </w:p>
    <w:p w14:paraId="09B922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This action was tried before the court. On the evidence presented</w:t>
      </w:r>
    </w:p>
    <w:p w14:paraId="1E63DE4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IT IS ADJUDGED that:</w:t>
      </w:r>
    </w:p>
    <w:p w14:paraId="7852E1EB" w14:textId="77777777" w:rsidR="00FD3105" w:rsidRDefault="00FD3105">
      <w:pPr>
        <w:pStyle w:val="pxformfl"/>
        <w:ind w:left="500"/>
      </w:pPr>
      <w:r>
        <w:t xml:space="preserve"> </w:t>
      </w:r>
    </w:p>
    <w:p w14:paraId="1EB1E0F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90F5F0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The promissory note and mortgage dated </w:t>
      </w:r>
      <w:r>
        <w:rPr>
          <w:rStyle w:val="pxfinstr"/>
          <w:i/>
          <w:iCs/>
        </w:rPr>
        <w:t>[date of document]</w:t>
      </w:r>
      <w:r>
        <w:t xml:space="preserve"> sought to be reestablished in the complaint are reestablished and shall have the effect of the original immediately on recording this judgment.</w:t>
      </w:r>
    </w:p>
    <w:p w14:paraId="4DBD9BC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E0F2F3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A copy of the promissory note and mortgage reestablished by paragraph 1 of this judgment are attached to this judgment and incorporated in it.</w:t>
      </w:r>
    </w:p>
    <w:p w14:paraId="2794053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499B31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Plaintiff shall provide defendant with a bond in defendant</w:t>
      </w:r>
      <w:r>
        <w:rPr>
          <w:vanish/>
        </w:rPr>
        <w:t>&amp;rsquo;</w:t>
      </w:r>
      <w:r>
        <w:rPr>
          <w:rStyle w:val="pxvis"/>
          <w:rFonts w:ascii="Times NewRoman" w:hAnsi="Times NewRoman"/>
          <w:b w:val="0"/>
          <w:sz w:val="24"/>
        </w:rPr>
        <w:t>’</w:t>
      </w:r>
      <w:r>
        <w:t>s favor in the amount of the note conditioned to pay defendant that amount if the original note later appears in the hands of a holder in due course.</w:t>
      </w:r>
    </w:p>
    <w:p w14:paraId="4779B4C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ORDERED at </w:t>
      </w:r>
      <w:r>
        <w:rPr>
          <w:rStyle w:val="pxfinstr"/>
          <w:i/>
          <w:iCs/>
        </w:rPr>
        <w:t>[name of city]</w:t>
      </w:r>
      <w:r>
        <w:t xml:space="preserve">, </w:t>
      </w:r>
      <w:r>
        <w:lastRenderedPageBreak/>
        <w:t xml:space="preserve">Florida on </w:t>
      </w:r>
      <w:r>
        <w:rPr>
          <w:rStyle w:val="pxfinstr"/>
          <w:i/>
          <w:iCs/>
        </w:rPr>
        <w:t>[date of judgment]</w:t>
      </w:r>
      <w:r>
        <w:t>.</w:t>
      </w:r>
    </w:p>
    <w:p w14:paraId="231934B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9077AE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F032C3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7C3FF37"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tbl.ident="I0252NE"</w:instrText>
      </w:r>
      <w:r>
        <w:fldChar w:fldCharType="end"/>
      </w:r>
      <w:r>
        <w:fldChar w:fldCharType="begin"/>
      </w:r>
      <w:r>
        <w:instrText>tbl.uuid="I01I419"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522B48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F7466D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F9986F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FDAA0A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84CD9C8" w14:textId="77777777">
        <w:tc>
          <w:tcPr>
            <w:tcW w:w="4320" w:type="dxa"/>
            <w:tcBorders>
              <w:top w:val="nil"/>
              <w:left w:val="nil"/>
              <w:bottom w:val="nil"/>
              <w:right w:val="nil"/>
            </w:tcBorders>
          </w:tcPr>
          <w:p w14:paraId="5152A72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AE32D4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FAD8F2C" w14:textId="77777777">
        <w:tc>
          <w:tcPr>
            <w:tcW w:w="4320" w:type="dxa"/>
            <w:tcBorders>
              <w:top w:val="nil"/>
              <w:left w:val="nil"/>
              <w:bottom w:val="nil"/>
              <w:right w:val="nil"/>
            </w:tcBorders>
          </w:tcPr>
          <w:p w14:paraId="274B912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90CEB5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05A5CA8" w14:textId="77777777" w:rsidR="00FD3105" w:rsidRDefault="00FD3105">
      <w:pPr>
        <w:pStyle w:val="pxtbody"/>
      </w:pPr>
    </w:p>
    <w:p w14:paraId="05A1726D" w14:textId="77777777" w:rsidR="00FD3105" w:rsidRDefault="00FD3105"/>
    <w:p w14:paraId="1DAF6776" w14:textId="77777777" w:rsidR="00FD3105" w:rsidRDefault="00FD3105">
      <w:pPr>
        <w:pStyle w:val="pxcomnt"/>
      </w:pPr>
    </w:p>
    <w:p w14:paraId="6D20E59E" w14:textId="77777777" w:rsidR="00FD3105" w:rsidRDefault="00FD3105">
      <w:pPr>
        <w:pStyle w:val="pxhac"/>
        <w:spacing w:before="180"/>
        <w:jc w:val="center"/>
      </w:pPr>
      <w:r>
        <w:rPr>
          <w:rStyle w:val="pxb"/>
          <w:b/>
          <w:bCs/>
        </w:rPr>
        <w:t>Author's Comment</w:t>
      </w:r>
    </w:p>
    <w:p w14:paraId="2215D0B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A judgment reestablishing a document is authorized by </w:t>
      </w:r>
      <w:r>
        <w:rPr>
          <w:rStyle w:val="pxsst"/>
          <w:color w:val="FF0000"/>
          <w:sz w:val="20"/>
          <w:szCs w:val="20"/>
          <w:vertAlign w:val="superscript"/>
        </w:rPr>
        <w:t>►</w:t>
      </w:r>
      <w:r>
        <w:rPr>
          <w:rStyle w:val="pxsst"/>
        </w:rPr>
        <w:fldChar w:fldCharType="begin"/>
      </w:r>
      <w:r>
        <w:rPr>
          <w:rStyle w:val="pxsst"/>
        </w:rPr>
        <w:instrText>sst.ref.id="I06M471"</w:instrText>
      </w:r>
      <w:r>
        <w:rPr>
          <w:rStyle w:val="pxsst"/>
        </w:rPr>
        <w:fldChar w:fldCharType="end"/>
      </w:r>
      <w:r>
        <w:rPr>
          <w:rStyle w:val="pxsst"/>
        </w:rPr>
        <w:t>section 71.011, Florida Statutes.</w:t>
      </w:r>
      <w:r>
        <w:t xml:space="preserve"> Paragraph 3 is required by</w:t>
      </w:r>
      <w:ins w:id="500" w:author="Debra M. Salisbury" w:date="2024-02-23T18:01:00Z">
        <w:r w:rsidR="00F4064F">
          <w:t xml:space="preserve"> </w:t>
        </w:r>
        <w:r w:rsidR="00F4064F">
          <w:rPr>
            <w:rStyle w:val="pxsst"/>
            <w:color w:val="FF0000"/>
            <w:sz w:val="20"/>
            <w:szCs w:val="20"/>
            <w:vertAlign w:val="superscript"/>
          </w:rPr>
          <w:t>►</w:t>
        </w:r>
      </w:ins>
      <w:del w:id="501" w:author="Debra M. Salisbury" w:date="2024-02-23T18:01:00Z">
        <w:r w:rsidDel="00F4064F">
          <w:delText xml:space="preserve"> </w:delText>
        </w:r>
      </w:del>
      <w:del w:id="502" w:author="Debra M. Salisbury" w:date="2024-05-05T12:11:00Z">
        <w:r w:rsidDel="00030D9D">
          <w:delText xml:space="preserve">section </w:delText>
        </w:r>
      </w:del>
      <w:ins w:id="503" w:author="Debra M. Salisbury" w:date="2024-05-05T12:11:00Z">
        <w:r w:rsidR="00030D9D">
          <w:rPr>
            <w:rFonts w:ascii="Times New Roman" w:hAnsi="Times New Roman"/>
          </w:rPr>
          <w:t xml:space="preserve">§ </w:t>
        </w:r>
      </w:ins>
      <w:r>
        <w:t>673.3091</w:t>
      </w:r>
      <w:ins w:id="504" w:author="Debra M. Salisbury" w:date="2024-02-23T18:02:00Z">
        <w:r w:rsidR="00F4064F">
          <w:t>, Fl</w:t>
        </w:r>
      </w:ins>
      <w:ins w:id="505" w:author="Debra M. Salisbury" w:date="2024-05-05T12:11:00Z">
        <w:r w:rsidR="00030D9D">
          <w:t xml:space="preserve">a. </w:t>
        </w:r>
      </w:ins>
      <w:ins w:id="506" w:author="Debra M. Salisbury" w:date="2024-02-23T18:02:00Z">
        <w:r w:rsidR="00F4064F">
          <w:t>Stat</w:t>
        </w:r>
      </w:ins>
      <w:r>
        <w:t>. This judgment assumes an unrecorded mortgage. No provision for costs is made. If costs are recoverable from the defendant as a practical matter, a paragraph assessing costs should be added.</w:t>
      </w:r>
    </w:p>
    <w:p w14:paraId="39F5C3B1" w14:textId="77777777" w:rsidR="00FD3105" w:rsidRDefault="00FD3105">
      <w:pPr>
        <w:pStyle w:val="pxs"/>
        <w:spacing w:before="180"/>
        <w:rPr>
          <w:sz w:val="27"/>
          <w:szCs w:val="27"/>
        </w:rPr>
      </w:pPr>
      <w:r>
        <w:rPr>
          <w:sz w:val="27"/>
          <w:szCs w:val="27"/>
        </w:rPr>
        <w:t>10:53. Judgment</w:t>
      </w:r>
      <w:r>
        <w:rPr>
          <w:rStyle w:val="pxsep"/>
        </w:rPr>
        <w:t xml:space="preserve">-- </w:t>
      </w:r>
      <w:r>
        <w:rPr>
          <w:sz w:val="27"/>
          <w:szCs w:val="27"/>
        </w:rPr>
        <w:t>Reformation, deed</w:t>
      </w:r>
    </w:p>
    <w:p w14:paraId="24613FC2" w14:textId="77777777" w:rsidR="00FD3105" w:rsidRDefault="00FD3105">
      <w:pPr>
        <w:pStyle w:val="pxov"/>
        <w:rPr>
          <w:vanish/>
        </w:rPr>
      </w:pPr>
      <w:r>
        <w:rPr>
          <w:vanish/>
        </w:rPr>
        <w:t>FMS</w:t>
      </w:r>
    </w:p>
    <w:p w14:paraId="41D7C2E1" w14:textId="77777777" w:rsidR="00FD3105" w:rsidRDefault="00FD3105">
      <w:pPr>
        <w:pStyle w:val="pxov"/>
        <w:rPr>
          <w:vanish/>
        </w:rPr>
      </w:pPr>
      <w:r>
        <w:rPr>
          <w:vanish/>
        </w:rPr>
        <w:t>LCV</w:t>
      </w:r>
    </w:p>
    <w:p w14:paraId="0D5BFD92" w14:textId="77777777" w:rsidR="00FD3105" w:rsidRDefault="00FD3105">
      <w:pPr>
        <w:pStyle w:val="pxov"/>
        <w:rPr>
          <w:vanish/>
        </w:rPr>
      </w:pPr>
      <w:r>
        <w:rPr>
          <w:vanish/>
        </w:rPr>
        <w:t>LSC</w:t>
      </w:r>
    </w:p>
    <w:p w14:paraId="1D1B76A0" w14:textId="77777777" w:rsidR="00FD3105" w:rsidRDefault="00FD3105">
      <w:pPr>
        <w:pStyle w:val="pxov"/>
        <w:rPr>
          <w:vanish/>
        </w:rPr>
      </w:pPr>
      <w:r>
        <w:rPr>
          <w:vanish/>
        </w:rPr>
        <w:t>LS7</w:t>
      </w:r>
    </w:p>
    <w:p w14:paraId="41A28E86" w14:textId="77777777" w:rsidR="00FD3105" w:rsidRDefault="00FD3105">
      <w:pPr>
        <w:pStyle w:val="pxov"/>
        <w:rPr>
          <w:vanish/>
        </w:rPr>
      </w:pPr>
      <w:r>
        <w:rPr>
          <w:vanish/>
        </w:rPr>
        <w:t>REL</w:t>
      </w:r>
    </w:p>
    <w:p w14:paraId="14427F94" w14:textId="77777777" w:rsidR="00FD3105" w:rsidRDefault="00FD3105">
      <w:pPr>
        <w:pStyle w:val="pxov"/>
        <w:rPr>
          <w:vanish/>
        </w:rPr>
      </w:pPr>
      <w:r>
        <w:rPr>
          <w:vanish/>
        </w:rPr>
        <w:t>RTD</w:t>
      </w:r>
    </w:p>
    <w:p w14:paraId="5624FC86" w14:textId="77777777" w:rsidR="00FD3105" w:rsidRDefault="00FD3105">
      <w:pPr>
        <w:pStyle w:val="pxov"/>
        <w:rPr>
          <w:vanish/>
        </w:rPr>
      </w:pPr>
      <w:r>
        <w:rPr>
          <w:vanish/>
        </w:rPr>
        <w:t>FCV</w:t>
      </w:r>
    </w:p>
    <w:p w14:paraId="63F87D84" w14:textId="77777777" w:rsidR="00FD3105" w:rsidRDefault="00FD3105">
      <w:pPr>
        <w:pStyle w:val="pxov"/>
        <w:rPr>
          <w:vanish/>
        </w:rPr>
      </w:pPr>
      <w:r>
        <w:rPr>
          <w:vanish/>
        </w:rPr>
        <w:t>FLG</w:t>
      </w:r>
    </w:p>
    <w:p w14:paraId="4EF40CD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form.fid="I72f3a5809fed11dfbf230000837214a9"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39C7BE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tbl.ident="I07UIPR"</w:instrText>
      </w:r>
      <w:r>
        <w:fldChar w:fldCharType="end"/>
      </w:r>
      <w:r>
        <w:fldChar w:fldCharType="begin"/>
      </w:r>
      <w:r>
        <w:instrText>tbl.uuid="I03SMR3"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54B104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BBD7F0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FBF826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0FA156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5144A3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670F1F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ED2AEF6" w14:textId="77777777">
        <w:tc>
          <w:tcPr>
            <w:tcW w:w="2160" w:type="dxa"/>
            <w:tcBorders>
              <w:top w:val="nil"/>
              <w:left w:val="nil"/>
              <w:bottom w:val="nil"/>
              <w:right w:val="nil"/>
            </w:tcBorders>
          </w:tcPr>
          <w:p w14:paraId="660012A2" w14:textId="77777777" w:rsidR="00FD3105" w:rsidRDefault="00FD3105">
            <w:r>
              <w:rPr>
                <w:color w:val="FF0000"/>
                <w:sz w:val="20"/>
                <w:szCs w:val="20"/>
                <w:vertAlign w:val="superscript"/>
              </w:rPr>
              <w:lastRenderedPageBreak/>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BD7B2C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CF28C0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FF1EB0A" w14:textId="77777777" w:rsidR="00FD3105" w:rsidRDefault="00FD3105"/>
        </w:tc>
      </w:tr>
      <w:tr w:rsidR="00FD3105" w14:paraId="066C67E9" w14:textId="77777777">
        <w:tc>
          <w:tcPr>
            <w:tcW w:w="2160" w:type="dxa"/>
            <w:tcBorders>
              <w:top w:val="nil"/>
              <w:left w:val="nil"/>
              <w:bottom w:val="nil"/>
              <w:right w:val="nil"/>
            </w:tcBorders>
          </w:tcPr>
          <w:p w14:paraId="438EBC0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5D130C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548943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C6AC09E" w14:textId="77777777" w:rsidR="00FD3105" w:rsidRDefault="00FD3105"/>
        </w:tc>
      </w:tr>
      <w:tr w:rsidR="00FD3105" w14:paraId="0A8AA7B0" w14:textId="77777777">
        <w:tc>
          <w:tcPr>
            <w:tcW w:w="2160" w:type="dxa"/>
            <w:tcBorders>
              <w:top w:val="nil"/>
              <w:left w:val="nil"/>
              <w:bottom w:val="nil"/>
              <w:right w:val="nil"/>
            </w:tcBorders>
          </w:tcPr>
          <w:p w14:paraId="07DB087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8DFDD1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F31E033" w14:textId="77777777" w:rsidR="00FD3105" w:rsidRDefault="00FD3105"/>
        </w:tc>
        <w:tc>
          <w:tcPr>
            <w:tcW w:w="2160" w:type="dxa"/>
            <w:tcBorders>
              <w:top w:val="nil"/>
              <w:left w:val="nil"/>
              <w:bottom w:val="nil"/>
              <w:right w:val="nil"/>
            </w:tcBorders>
          </w:tcPr>
          <w:p w14:paraId="7772CF61" w14:textId="77777777" w:rsidR="00FD3105" w:rsidRDefault="00FD3105"/>
        </w:tc>
      </w:tr>
      <w:tr w:rsidR="00FD3105" w14:paraId="7E98AF45" w14:textId="77777777">
        <w:tc>
          <w:tcPr>
            <w:tcW w:w="2160" w:type="dxa"/>
            <w:tcBorders>
              <w:top w:val="nil"/>
              <w:left w:val="nil"/>
              <w:bottom w:val="nil"/>
              <w:right w:val="nil"/>
            </w:tcBorders>
          </w:tcPr>
          <w:p w14:paraId="044FD0B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5061AA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6383D6C" w14:textId="77777777" w:rsidR="00FD3105" w:rsidRDefault="00FD3105"/>
        </w:tc>
        <w:tc>
          <w:tcPr>
            <w:tcW w:w="2160" w:type="dxa"/>
            <w:tcBorders>
              <w:top w:val="nil"/>
              <w:left w:val="nil"/>
              <w:bottom w:val="nil"/>
              <w:right w:val="nil"/>
            </w:tcBorders>
          </w:tcPr>
          <w:p w14:paraId="46993525" w14:textId="77777777" w:rsidR="00FD3105" w:rsidRDefault="00FD3105"/>
        </w:tc>
      </w:tr>
      <w:tr w:rsidR="00FD3105" w14:paraId="6E42C2D6" w14:textId="77777777">
        <w:tc>
          <w:tcPr>
            <w:tcW w:w="2160" w:type="dxa"/>
            <w:tcBorders>
              <w:top w:val="nil"/>
              <w:left w:val="nil"/>
              <w:bottom w:val="nil"/>
              <w:right w:val="nil"/>
            </w:tcBorders>
          </w:tcPr>
          <w:p w14:paraId="4288DA4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72BE67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A34131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ACCCF8B" w14:textId="77777777" w:rsidR="00FD3105" w:rsidRDefault="00FD3105"/>
        </w:tc>
      </w:tr>
    </w:tbl>
    <w:p w14:paraId="1239868E" w14:textId="77777777" w:rsidR="00FD3105" w:rsidRDefault="00FD3105">
      <w:pPr>
        <w:pStyle w:val="pxtbody"/>
      </w:pPr>
    </w:p>
    <w:p w14:paraId="43EB9DF9" w14:textId="77777777" w:rsidR="00FD3105" w:rsidRDefault="00FD3105"/>
    <w:p w14:paraId="41182FA0" w14:textId="77777777" w:rsidR="00FD3105" w:rsidRDefault="00FD3105">
      <w:pPr>
        <w:pStyle w:val="pxformhac"/>
        <w:spacing w:before="180"/>
        <w:jc w:val="center"/>
      </w:pPr>
      <w:r>
        <w:t xml:space="preserve">FINAL JUDGMENT </w:t>
      </w:r>
    </w:p>
    <w:p w14:paraId="57E7E2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This action was tried before the court. On the evidence presented</w:t>
      </w:r>
    </w:p>
    <w:p w14:paraId="75EDAAE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IT IS ADJUDGED that:</w:t>
      </w:r>
    </w:p>
    <w:p w14:paraId="39C24226" w14:textId="77777777" w:rsidR="00FD3105" w:rsidRDefault="00FD3105">
      <w:pPr>
        <w:pStyle w:val="pxformfl"/>
        <w:ind w:left="500"/>
      </w:pPr>
      <w:r>
        <w:t xml:space="preserve"> </w:t>
      </w:r>
    </w:p>
    <w:p w14:paraId="6C708AB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48753D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The legal description in the warranty deed dated </w:t>
      </w:r>
      <w:r>
        <w:rPr>
          <w:rStyle w:val="pxfinstr"/>
          <w:i/>
          <w:iCs/>
        </w:rPr>
        <w:t>[date of deed]</w:t>
      </w:r>
      <w:r>
        <w:t xml:space="preserve"> and recorded in Official Records Book </w:t>
      </w:r>
      <w:r>
        <w:rPr>
          <w:rStyle w:val="pxfinstr"/>
          <w:i/>
          <w:iCs/>
        </w:rPr>
        <w:t>[number of book]</w:t>
      </w:r>
      <w:r>
        <w:t xml:space="preserve"> at page </w:t>
      </w:r>
      <w:r>
        <w:rPr>
          <w:rStyle w:val="pxfinstr"/>
          <w:i/>
          <w:iCs/>
        </w:rPr>
        <w:t>[number of page]</w:t>
      </w:r>
      <w:r>
        <w:t xml:space="preserve"> in the public records of </w:t>
      </w:r>
      <w:r>
        <w:rPr>
          <w:rStyle w:val="pxfinstr"/>
          <w:i/>
          <w:iCs/>
        </w:rPr>
        <w:t>[name of county]</w:t>
      </w:r>
      <w:r>
        <w:t>, Florida is reformed to read:</w:t>
      </w:r>
    </w:p>
    <w:p w14:paraId="46A76D2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[new legal description of deed]</w:t>
      </w:r>
      <w:r>
        <w:rPr>
          <w:sz w:val="24"/>
          <w:szCs w:val="24"/>
        </w:rPr>
        <w:t>.</w:t>
      </w:r>
    </w:p>
    <w:p w14:paraId="2012CD5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C5CD64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 xml:space="preserve">[OPTIONAL:, whose address is [address of defendant] and the last four digits of </w:t>
      </w:r>
      <w:r>
        <w:rPr>
          <w:rStyle w:val="pxfinstr"/>
          <w:i/>
          <w:iCs/>
        </w:rPr>
        <w:lastRenderedPageBreak/>
        <w:t>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609540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ORDERED at </w:t>
      </w:r>
      <w:r>
        <w:rPr>
          <w:rStyle w:val="pxfinstr"/>
          <w:i/>
          <w:iCs/>
        </w:rPr>
        <w:t>[name of city]</w:t>
      </w:r>
      <w:r>
        <w:t xml:space="preserve">, Florida on </w:t>
      </w:r>
      <w:r>
        <w:rPr>
          <w:rStyle w:val="pxfinstr"/>
          <w:i/>
          <w:iCs/>
        </w:rPr>
        <w:t>[date of judgment]</w:t>
      </w:r>
      <w:r>
        <w:t>.</w:t>
      </w:r>
    </w:p>
    <w:p w14:paraId="58E3DE9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8DF838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1C593C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3C2386B"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tbl.ident="I03U974"</w:instrText>
      </w:r>
      <w:r>
        <w:fldChar w:fldCharType="end"/>
      </w:r>
      <w:r>
        <w:fldChar w:fldCharType="begin"/>
      </w:r>
      <w:r>
        <w:instrText>tbl.uuid="I01J9A5"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CFB2A8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A9B45B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1CEAB6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091E55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F1B8E32" w14:textId="77777777">
        <w:tc>
          <w:tcPr>
            <w:tcW w:w="4320" w:type="dxa"/>
            <w:tcBorders>
              <w:top w:val="nil"/>
              <w:left w:val="nil"/>
              <w:bottom w:val="nil"/>
              <w:right w:val="nil"/>
            </w:tcBorders>
          </w:tcPr>
          <w:p w14:paraId="7818BF9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87A83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E6BC814" w14:textId="77777777">
        <w:tc>
          <w:tcPr>
            <w:tcW w:w="4320" w:type="dxa"/>
            <w:tcBorders>
              <w:top w:val="nil"/>
              <w:left w:val="nil"/>
              <w:bottom w:val="nil"/>
              <w:right w:val="nil"/>
            </w:tcBorders>
          </w:tcPr>
          <w:p w14:paraId="1F2AED0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CD40FB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7E796FD" w14:textId="77777777" w:rsidR="00FD3105" w:rsidRDefault="00FD3105">
      <w:pPr>
        <w:pStyle w:val="pxtbody"/>
      </w:pPr>
    </w:p>
    <w:p w14:paraId="5A9814CA" w14:textId="77777777" w:rsidR="00FD3105" w:rsidRDefault="00FD3105"/>
    <w:p w14:paraId="17628205" w14:textId="77777777" w:rsidR="00FD3105" w:rsidRDefault="00FD3105">
      <w:pPr>
        <w:pStyle w:val="pxcomnt"/>
      </w:pPr>
    </w:p>
    <w:p w14:paraId="3922BE3A" w14:textId="77777777" w:rsidR="00FD3105" w:rsidRDefault="00FD3105">
      <w:pPr>
        <w:pStyle w:val="pxhac"/>
        <w:spacing w:before="180"/>
        <w:jc w:val="center"/>
      </w:pPr>
      <w:r>
        <w:rPr>
          <w:rStyle w:val="pxb"/>
          <w:b/>
          <w:bCs/>
        </w:rPr>
        <w:t>Author's Comment</w:t>
      </w:r>
    </w:p>
    <w:p w14:paraId="04E88AB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This example was taken from </w:t>
      </w:r>
      <w:r>
        <w:rPr>
          <w:rStyle w:val="pxcc"/>
          <w:color w:val="FF0000"/>
          <w:sz w:val="20"/>
          <w:szCs w:val="20"/>
          <w:vertAlign w:val="superscript"/>
        </w:rPr>
        <w:t>►</w:t>
      </w:r>
      <w:r>
        <w:rPr>
          <w:rStyle w:val="pxcc"/>
        </w:rPr>
        <w:fldChar w:fldCharType="begin"/>
      </w:r>
      <w:r>
        <w:rPr>
          <w:rStyle w:val="pxcc"/>
        </w:rPr>
        <w:instrText>cc.ref.id="I0308BR"</w:instrText>
      </w:r>
      <w:r>
        <w:rPr>
          <w:rStyle w:val="pxcc"/>
        </w:rPr>
        <w:fldChar w:fldCharType="end"/>
      </w:r>
      <w:r>
        <w:rPr>
          <w:rStyle w:val="pxcc"/>
        </w:rPr>
        <w:t>Schaar v. Smith, 174 So. 321 (Fla. 1937)</w:t>
      </w:r>
      <w:r>
        <w:t xml:space="preserve"> with the addition of the taxation of costs.</w:t>
      </w:r>
    </w:p>
    <w:p w14:paraId="681D770C" w14:textId="77777777" w:rsidR="00FD3105" w:rsidRDefault="00FD3105">
      <w:pPr>
        <w:pStyle w:val="pxs"/>
        <w:spacing w:before="180"/>
        <w:rPr>
          <w:sz w:val="27"/>
          <w:szCs w:val="27"/>
        </w:rPr>
      </w:pPr>
      <w:r>
        <w:rPr>
          <w:sz w:val="27"/>
          <w:szCs w:val="27"/>
        </w:rPr>
        <w:t>10:54. Judgment</w:t>
      </w:r>
      <w:r>
        <w:rPr>
          <w:rStyle w:val="pxsep"/>
        </w:rPr>
        <w:t xml:space="preserve">-- </w:t>
      </w:r>
      <w:r>
        <w:rPr>
          <w:sz w:val="27"/>
          <w:szCs w:val="27"/>
        </w:rPr>
        <w:t>Replevin, for defendant, defendant has possession</w:t>
      </w:r>
    </w:p>
    <w:p w14:paraId="4D6D03E4" w14:textId="77777777" w:rsidR="00FD3105" w:rsidRDefault="00FD3105">
      <w:pPr>
        <w:pStyle w:val="pxov"/>
        <w:rPr>
          <w:vanish/>
        </w:rPr>
      </w:pPr>
      <w:r>
        <w:rPr>
          <w:vanish/>
        </w:rPr>
        <w:t>FMS</w:t>
      </w:r>
    </w:p>
    <w:p w14:paraId="6A3B1752" w14:textId="77777777" w:rsidR="00FD3105" w:rsidRDefault="00FD3105">
      <w:pPr>
        <w:pStyle w:val="pxov"/>
        <w:rPr>
          <w:vanish/>
        </w:rPr>
      </w:pPr>
      <w:r>
        <w:rPr>
          <w:vanish/>
        </w:rPr>
        <w:t>LCV</w:t>
      </w:r>
    </w:p>
    <w:p w14:paraId="77FA884A" w14:textId="77777777" w:rsidR="00FD3105" w:rsidRDefault="00FD3105">
      <w:pPr>
        <w:pStyle w:val="pxov"/>
        <w:rPr>
          <w:vanish/>
        </w:rPr>
      </w:pPr>
      <w:r>
        <w:rPr>
          <w:vanish/>
        </w:rPr>
        <w:t>LSC</w:t>
      </w:r>
    </w:p>
    <w:p w14:paraId="614B877A" w14:textId="77777777" w:rsidR="00FD3105" w:rsidRDefault="00FD3105">
      <w:pPr>
        <w:pStyle w:val="pxov"/>
        <w:rPr>
          <w:vanish/>
        </w:rPr>
      </w:pPr>
      <w:r>
        <w:rPr>
          <w:vanish/>
        </w:rPr>
        <w:t>LS7</w:t>
      </w:r>
    </w:p>
    <w:p w14:paraId="29993242" w14:textId="77777777" w:rsidR="00FD3105" w:rsidRDefault="00FD3105">
      <w:pPr>
        <w:pStyle w:val="pxov"/>
        <w:rPr>
          <w:vanish/>
        </w:rPr>
      </w:pPr>
      <w:r>
        <w:rPr>
          <w:vanish/>
        </w:rPr>
        <w:t>REL</w:t>
      </w:r>
    </w:p>
    <w:p w14:paraId="7529C6C5" w14:textId="77777777" w:rsidR="00FD3105" w:rsidRDefault="00FD3105">
      <w:pPr>
        <w:pStyle w:val="pxov"/>
        <w:rPr>
          <w:vanish/>
        </w:rPr>
      </w:pPr>
      <w:r>
        <w:rPr>
          <w:vanish/>
        </w:rPr>
        <w:t>RTD</w:t>
      </w:r>
    </w:p>
    <w:p w14:paraId="5EBB67A1" w14:textId="77777777" w:rsidR="00FD3105" w:rsidRDefault="00FD3105">
      <w:pPr>
        <w:pStyle w:val="pxov"/>
        <w:rPr>
          <w:vanish/>
        </w:rPr>
      </w:pPr>
      <w:r>
        <w:rPr>
          <w:vanish/>
        </w:rPr>
        <w:t>FCV</w:t>
      </w:r>
    </w:p>
    <w:p w14:paraId="56837343" w14:textId="77777777" w:rsidR="00FD3105" w:rsidRDefault="00FD3105">
      <w:pPr>
        <w:pStyle w:val="pxov"/>
        <w:rPr>
          <w:vanish/>
        </w:rPr>
      </w:pPr>
      <w:r>
        <w:rPr>
          <w:vanish/>
        </w:rPr>
        <w:t>FLG</w:t>
      </w:r>
    </w:p>
    <w:p w14:paraId="0BE9C12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form.fid="I72f63d909fed11dfbf230000837214a9"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1A30F7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tbl.ident="I00FW4D"</w:instrText>
      </w:r>
      <w:r>
        <w:fldChar w:fldCharType="end"/>
      </w:r>
      <w:r>
        <w:fldChar w:fldCharType="begin"/>
      </w:r>
      <w:r>
        <w:instrText>tbl.uuid="I02CLAR"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7961BF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4BB4EE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0CF105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2B3CA2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6600CFF" w14:textId="77777777" w:rsidR="00FD3105" w:rsidRDefault="00FD3105">
      <w:pPr>
        <w:pStyle w:val="pxcolspec"/>
      </w:pPr>
      <w:r>
        <w:rPr>
          <w:color w:val="FF0000"/>
          <w:sz w:val="20"/>
          <w:szCs w:val="20"/>
          <w:vertAlign w:val="superscript"/>
        </w:rPr>
        <w:lastRenderedPageBreak/>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DDF54A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EC1DDC7" w14:textId="77777777">
        <w:tc>
          <w:tcPr>
            <w:tcW w:w="2160" w:type="dxa"/>
            <w:tcBorders>
              <w:top w:val="nil"/>
              <w:left w:val="nil"/>
              <w:bottom w:val="nil"/>
              <w:right w:val="nil"/>
            </w:tcBorders>
          </w:tcPr>
          <w:p w14:paraId="0BBF3F1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2E5416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00C098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8D56CF6" w14:textId="77777777" w:rsidR="00FD3105" w:rsidRDefault="00FD3105"/>
        </w:tc>
      </w:tr>
      <w:tr w:rsidR="00FD3105" w14:paraId="0492B3B9" w14:textId="77777777">
        <w:tc>
          <w:tcPr>
            <w:tcW w:w="2160" w:type="dxa"/>
            <w:tcBorders>
              <w:top w:val="nil"/>
              <w:left w:val="nil"/>
              <w:bottom w:val="nil"/>
              <w:right w:val="nil"/>
            </w:tcBorders>
          </w:tcPr>
          <w:p w14:paraId="7E65EEE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78B55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765C9B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6F8744F" w14:textId="77777777" w:rsidR="00FD3105" w:rsidRDefault="00FD3105"/>
        </w:tc>
      </w:tr>
      <w:tr w:rsidR="00FD3105" w14:paraId="0E3B577C" w14:textId="77777777">
        <w:tc>
          <w:tcPr>
            <w:tcW w:w="2160" w:type="dxa"/>
            <w:tcBorders>
              <w:top w:val="nil"/>
              <w:left w:val="nil"/>
              <w:bottom w:val="nil"/>
              <w:right w:val="nil"/>
            </w:tcBorders>
          </w:tcPr>
          <w:p w14:paraId="0B057C7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C84231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443F97C" w14:textId="77777777" w:rsidR="00FD3105" w:rsidRDefault="00FD3105"/>
        </w:tc>
        <w:tc>
          <w:tcPr>
            <w:tcW w:w="2160" w:type="dxa"/>
            <w:tcBorders>
              <w:top w:val="nil"/>
              <w:left w:val="nil"/>
              <w:bottom w:val="nil"/>
              <w:right w:val="nil"/>
            </w:tcBorders>
          </w:tcPr>
          <w:p w14:paraId="5EC6DDE4" w14:textId="77777777" w:rsidR="00FD3105" w:rsidRDefault="00FD3105"/>
        </w:tc>
      </w:tr>
      <w:tr w:rsidR="00FD3105" w14:paraId="58DAC40F" w14:textId="77777777">
        <w:tc>
          <w:tcPr>
            <w:tcW w:w="2160" w:type="dxa"/>
            <w:tcBorders>
              <w:top w:val="nil"/>
              <w:left w:val="nil"/>
              <w:bottom w:val="nil"/>
              <w:right w:val="nil"/>
            </w:tcBorders>
          </w:tcPr>
          <w:p w14:paraId="1597F9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258F6D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A016281" w14:textId="77777777" w:rsidR="00FD3105" w:rsidRDefault="00FD3105"/>
        </w:tc>
        <w:tc>
          <w:tcPr>
            <w:tcW w:w="2160" w:type="dxa"/>
            <w:tcBorders>
              <w:top w:val="nil"/>
              <w:left w:val="nil"/>
              <w:bottom w:val="nil"/>
              <w:right w:val="nil"/>
            </w:tcBorders>
          </w:tcPr>
          <w:p w14:paraId="122CB9A6" w14:textId="77777777" w:rsidR="00FD3105" w:rsidRDefault="00FD3105"/>
        </w:tc>
      </w:tr>
      <w:tr w:rsidR="00FD3105" w14:paraId="3A203F0E" w14:textId="77777777">
        <w:tc>
          <w:tcPr>
            <w:tcW w:w="2160" w:type="dxa"/>
            <w:tcBorders>
              <w:top w:val="nil"/>
              <w:left w:val="nil"/>
              <w:bottom w:val="nil"/>
              <w:right w:val="nil"/>
            </w:tcBorders>
          </w:tcPr>
          <w:p w14:paraId="5BA05A7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1BBCAC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C5FAAB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D25B1BB" w14:textId="77777777" w:rsidR="00FD3105" w:rsidRDefault="00FD3105"/>
        </w:tc>
      </w:tr>
    </w:tbl>
    <w:p w14:paraId="021FDA0D" w14:textId="77777777" w:rsidR="00FD3105" w:rsidRDefault="00FD3105">
      <w:pPr>
        <w:pStyle w:val="pxtbody"/>
      </w:pPr>
    </w:p>
    <w:p w14:paraId="1AFCCFA9" w14:textId="77777777" w:rsidR="00FD3105" w:rsidRDefault="00FD3105"/>
    <w:p w14:paraId="6FB73CF1" w14:textId="77777777" w:rsidR="00FD3105" w:rsidRDefault="00FD3105">
      <w:pPr>
        <w:pStyle w:val="pxformhac"/>
        <w:spacing w:before="180"/>
        <w:jc w:val="center"/>
      </w:pPr>
      <w:r>
        <w:t xml:space="preserve">FINAL JUDGMENT </w:t>
      </w:r>
    </w:p>
    <w:p w14:paraId="63A9E36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Pursuant to the verdict rendered in this action and the court finding that defendant retook possession of the property described in paragraph 1 under a </w:t>
      </w:r>
      <w:r>
        <w:rPr>
          <w:rStyle w:val="pxfinstr"/>
          <w:i/>
          <w:iCs/>
        </w:rPr>
        <w:t>[OPTIONAL: stay]</w:t>
      </w:r>
      <w:r>
        <w:t xml:space="preserve"> bond and defendant's attorney has reasonably expended </w:t>
      </w:r>
      <w:r>
        <w:rPr>
          <w:rStyle w:val="pxfinstr"/>
          <w:i/>
          <w:iCs/>
        </w:rPr>
        <w:t>[number of hours]</w:t>
      </w:r>
      <w:r>
        <w:t xml:space="preserve"> hours in representing defendant in this action and that $</w:t>
      </w:r>
      <w:r>
        <w:rPr>
          <w:rStyle w:val="pxfinstr"/>
          <w:i/>
          <w:iCs/>
        </w:rPr>
        <w:t>[dollar amount of services]</w:t>
      </w:r>
      <w:r>
        <w:t xml:space="preserve"> is a reasonable hourly rate for the services</w:t>
      </w:r>
    </w:p>
    <w:p w14:paraId="07850D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IT IS ADJUDGED that:</w:t>
      </w:r>
    </w:p>
    <w:p w14:paraId="16742972" w14:textId="77777777" w:rsidR="00FD3105" w:rsidRDefault="00FD3105">
      <w:pPr>
        <w:pStyle w:val="pxformfl"/>
        <w:ind w:left="500"/>
      </w:pPr>
      <w:r>
        <w:t xml:space="preserve"> </w:t>
      </w:r>
    </w:p>
    <w:p w14:paraId="0166C6E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EE9EA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Defendant </w:t>
      </w:r>
      <w:r>
        <w:rPr>
          <w:rStyle w:val="pxfinstr"/>
          <w:i/>
          <w:iCs/>
        </w:rPr>
        <w:t>[NAME OF DEFENDANT]</w:t>
      </w:r>
      <w:r>
        <w:t xml:space="preserve"> has the right to retain possession of the following described personal property:</w:t>
      </w:r>
    </w:p>
    <w:p w14:paraId="4ECE905F"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6585703D"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fldChar w:fldCharType="begin"/>
      </w:r>
      <w:r>
        <w:instrText>p.fl="none"</w:instrText>
      </w:r>
      <w:r>
        <w:fldChar w:fldCharType="end"/>
      </w:r>
      <w:r>
        <w:t xml:space="preserve">against plaintiff </w:t>
      </w:r>
      <w:r>
        <w:rPr>
          <w:rStyle w:val="pxfinstr"/>
          <w:i/>
          <w:iCs/>
        </w:rPr>
        <w:t>[NAME OF PLAINTIFF]</w:t>
      </w:r>
      <w:r>
        <w:t>.</w:t>
      </w:r>
    </w:p>
    <w:p w14:paraId="4B2FCB4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396F51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Defendant, whose address is </w:t>
      </w:r>
      <w:r>
        <w:rPr>
          <w:rStyle w:val="pxfinstr"/>
          <w:i/>
          <w:iCs/>
        </w:rPr>
        <w:t>[address of defendant]</w:t>
      </w:r>
      <w:r>
        <w:t xml:space="preserve">, recovers from plaintiff </w:t>
      </w:r>
      <w:r>
        <w:rPr>
          <w:rStyle w:val="pxfinstr"/>
          <w:i/>
          <w:iCs/>
        </w:rPr>
        <w:t>[OPTIONAL:, whose address is [address of plaintiff] and the last four digits of Social Security number are [last four numbers of Social Security number],]</w:t>
      </w:r>
      <w:r>
        <w:t xml:space="preserve"> the sum of $</w:t>
      </w:r>
      <w:r>
        <w:rPr>
          <w:rStyle w:val="pxfinstr"/>
          <w:i/>
          <w:iCs/>
        </w:rPr>
        <w:t>[dollar amount of damages]</w:t>
      </w:r>
      <w:r>
        <w:t xml:space="preserve"> as damages for the taking, $</w:t>
      </w:r>
      <w:r>
        <w:rPr>
          <w:rStyle w:val="pxfinstr"/>
          <w:i/>
          <w:iCs/>
        </w:rPr>
        <w:t>[dollar amount of attorney's fees]</w:t>
      </w:r>
      <w:r>
        <w:t xml:space="preserve"> as attorney fees with costs of $</w:t>
      </w:r>
      <w:r>
        <w:rPr>
          <w:rStyle w:val="pxfinstr"/>
          <w:i/>
          <w:iCs/>
        </w:rPr>
        <w:t>[dollar amount of costs]</w:t>
      </w:r>
      <w:r>
        <w:t xml:space="preserve">, making a total of $ </w:t>
      </w:r>
      <w:r>
        <w:rPr>
          <w:rStyle w:val="pxfinstr"/>
          <w:i/>
          <w:iCs/>
        </w:rPr>
        <w:t>[dollar amount of total recovery]</w:t>
      </w:r>
      <w:r>
        <w:t>, that shall bear interest at the rate prescribed by law, for which let execution issue forthwith.</w:t>
      </w:r>
    </w:p>
    <w:p w14:paraId="5145E61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19A20E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The liability of </w:t>
      </w:r>
      <w:r>
        <w:rPr>
          <w:rStyle w:val="pxfinstr"/>
          <w:i/>
          <w:iCs/>
        </w:rPr>
        <w:t>[name of surety]</w:t>
      </w:r>
      <w:r>
        <w:t xml:space="preserve"> on the </w:t>
      </w:r>
      <w:r>
        <w:rPr>
          <w:rStyle w:val="pxfinstr"/>
          <w:i/>
          <w:iCs/>
        </w:rPr>
        <w:t>[OPTIONAL: stay]</w:t>
      </w:r>
      <w:r>
        <w:t xml:space="preserve"> bond is terminated.</w:t>
      </w:r>
    </w:p>
    <w:p w14:paraId="10EC4DF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ORDERED at </w:t>
      </w:r>
      <w:r>
        <w:rPr>
          <w:rStyle w:val="pxfinstr"/>
          <w:i/>
          <w:iCs/>
        </w:rPr>
        <w:t>[name of city]</w:t>
      </w:r>
      <w:r>
        <w:t xml:space="preserve">, Florida on </w:t>
      </w:r>
      <w:r>
        <w:rPr>
          <w:rStyle w:val="pxfinstr"/>
          <w:i/>
          <w:iCs/>
        </w:rPr>
        <w:t>[date of judgment]</w:t>
      </w:r>
      <w:r>
        <w:t>.</w:t>
      </w:r>
    </w:p>
    <w:p w14:paraId="54783B6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38C8E2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235CC7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4F13BA8"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tbl.ident="I06ZXGJ"</w:instrText>
      </w:r>
      <w:r>
        <w:fldChar w:fldCharType="end"/>
      </w:r>
      <w:r>
        <w:fldChar w:fldCharType="begin"/>
      </w:r>
      <w:r>
        <w:instrText>tbl.uuid="I01JILP"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58A7AB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C93954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4D29EE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F27FE0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DDE5C6E" w14:textId="77777777">
        <w:tc>
          <w:tcPr>
            <w:tcW w:w="4320" w:type="dxa"/>
            <w:tcBorders>
              <w:top w:val="nil"/>
              <w:left w:val="nil"/>
              <w:bottom w:val="nil"/>
              <w:right w:val="nil"/>
            </w:tcBorders>
          </w:tcPr>
          <w:p w14:paraId="7C485BA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EF0259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BB04C47" w14:textId="77777777">
        <w:tc>
          <w:tcPr>
            <w:tcW w:w="4320" w:type="dxa"/>
            <w:tcBorders>
              <w:top w:val="nil"/>
              <w:left w:val="nil"/>
              <w:bottom w:val="nil"/>
              <w:right w:val="nil"/>
            </w:tcBorders>
          </w:tcPr>
          <w:p w14:paraId="368CD4A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3C8068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56B1FB3" w14:textId="77777777" w:rsidR="00FD3105" w:rsidRDefault="00FD3105">
      <w:pPr>
        <w:pStyle w:val="pxtbody"/>
      </w:pPr>
    </w:p>
    <w:p w14:paraId="29AC030D" w14:textId="77777777" w:rsidR="00FD3105" w:rsidRDefault="00FD3105"/>
    <w:p w14:paraId="46FDC84A" w14:textId="77777777" w:rsidR="00FD3105" w:rsidRDefault="00FD3105">
      <w:pPr>
        <w:pStyle w:val="pxcomnt"/>
      </w:pPr>
    </w:p>
    <w:p w14:paraId="10F98C10" w14:textId="77777777" w:rsidR="00FD3105" w:rsidRDefault="00FD3105">
      <w:pPr>
        <w:pStyle w:val="pxhac"/>
        <w:spacing w:before="180"/>
        <w:jc w:val="center"/>
      </w:pPr>
      <w:r>
        <w:rPr>
          <w:rStyle w:val="pxb"/>
          <w:b/>
          <w:bCs/>
        </w:rPr>
        <w:t>Author's Comment</w:t>
      </w:r>
    </w:p>
    <w:p w14:paraId="507EF8B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st.ref.id="I048Y8F"</w:instrText>
      </w:r>
      <w:r>
        <w:rPr>
          <w:rStyle w:val="pxst"/>
        </w:rPr>
        <w:fldChar w:fldCharType="end"/>
      </w:r>
      <w:r>
        <w:rPr>
          <w:rStyle w:val="pxst"/>
          <w:vanish/>
        </w:rPr>
        <w:t>&amp;s;</w:t>
      </w:r>
      <w:r>
        <w:rPr>
          <w:rStyle w:val="pxvis"/>
          <w:rFonts w:ascii="Times NewRoman" w:hAnsi="Times NewRoman"/>
          <w:b w:val="0"/>
          <w:sz w:val="24"/>
        </w:rPr>
        <w:t>§</w:t>
      </w:r>
      <w:r>
        <w:rPr>
          <w:rStyle w:val="pxst"/>
        </w:rPr>
        <w:t>78.20, Fla. Stat.</w:t>
      </w:r>
      <w:r>
        <w:t xml:space="preserve">; </w:t>
      </w:r>
      <w:r>
        <w:rPr>
          <w:rStyle w:val="pxst"/>
          <w:color w:val="FF0000"/>
          <w:sz w:val="20"/>
          <w:szCs w:val="20"/>
          <w:vertAlign w:val="superscript"/>
        </w:rPr>
        <w:t>►</w:t>
      </w:r>
      <w:r>
        <w:rPr>
          <w:rStyle w:val="pxst"/>
        </w:rPr>
        <w:fldChar w:fldCharType="begin"/>
      </w:r>
      <w:r>
        <w:rPr>
          <w:rStyle w:val="pxst"/>
        </w:rPr>
        <w:instrText>st.ref.id="I04653J"</w:instrText>
      </w:r>
      <w:r>
        <w:rPr>
          <w:rStyle w:val="pxst"/>
        </w:rPr>
        <w:fldChar w:fldCharType="end"/>
      </w:r>
      <w:r>
        <w:rPr>
          <w:rStyle w:val="pxst"/>
        </w:rPr>
        <w:t>Fla. R. Civ. P. Form 1.995(c)</w:t>
      </w:r>
      <w:r>
        <w:t xml:space="preserve">; </w:t>
      </w:r>
      <w:r>
        <w:rPr>
          <w:rStyle w:val="pxcc"/>
          <w:color w:val="FF0000"/>
          <w:sz w:val="20"/>
          <w:szCs w:val="20"/>
          <w:vertAlign w:val="superscript"/>
        </w:rPr>
        <w:t>►</w:t>
      </w:r>
      <w:r>
        <w:rPr>
          <w:rStyle w:val="pxcc"/>
        </w:rPr>
        <w:fldChar w:fldCharType="begin"/>
      </w:r>
      <w:r>
        <w:rPr>
          <w:rStyle w:val="pxcc"/>
        </w:rPr>
        <w:instrText>cc.ref.id="I0308HG"</w:instrText>
      </w:r>
      <w:r>
        <w:rPr>
          <w:rStyle w:val="pxcc"/>
        </w:rPr>
        <w:fldChar w:fldCharType="end"/>
      </w:r>
      <w:r>
        <w:rPr>
          <w:rStyle w:val="pxcc"/>
        </w:rPr>
        <w:t>Evans v. Kloeppel, 3 So. 180 (Fla. 1916)</w:t>
      </w:r>
      <w:r>
        <w:t xml:space="preserve">. The form assumes a contract with an attorney fee provision and replevin under </w:t>
      </w:r>
      <w:r>
        <w:rPr>
          <w:rStyle w:val="pxst"/>
          <w:color w:val="FF0000"/>
          <w:sz w:val="20"/>
          <w:szCs w:val="20"/>
          <w:vertAlign w:val="superscript"/>
        </w:rPr>
        <w:t>►</w:t>
      </w:r>
      <w:r>
        <w:rPr>
          <w:rStyle w:val="pxst"/>
        </w:rPr>
        <w:fldChar w:fldCharType="begin"/>
      </w:r>
      <w:r>
        <w:rPr>
          <w:rStyle w:val="pxst"/>
        </w:rPr>
        <w:instrText>st.ref.id="I02UKME"</w:instrText>
      </w:r>
      <w:r>
        <w:rPr>
          <w:rStyle w:val="pxst"/>
        </w:rPr>
        <w:fldChar w:fldCharType="end"/>
      </w:r>
      <w:r>
        <w:rPr>
          <w:rStyle w:val="pxst"/>
        </w:rPr>
        <w:t>section 78.065, Florida Statutes</w:t>
      </w:r>
      <w:r>
        <w:t>. If the proceeding is under section 78.068, Florida Statutes, the bond reference would be to a debt satisfaction bond.</w:t>
      </w:r>
    </w:p>
    <w:p w14:paraId="3219239B" w14:textId="77777777" w:rsidR="00FD3105" w:rsidRDefault="00FD3105">
      <w:pPr>
        <w:pStyle w:val="pxs"/>
        <w:spacing w:before="180"/>
        <w:rPr>
          <w:sz w:val="27"/>
          <w:szCs w:val="27"/>
        </w:rPr>
      </w:pPr>
      <w:r>
        <w:rPr>
          <w:sz w:val="27"/>
          <w:szCs w:val="27"/>
        </w:rPr>
        <w:t>10:55. Judgment</w:t>
      </w:r>
      <w:r>
        <w:rPr>
          <w:rStyle w:val="pxsep"/>
        </w:rPr>
        <w:t xml:space="preserve">-- </w:t>
      </w:r>
      <w:r>
        <w:rPr>
          <w:sz w:val="27"/>
          <w:szCs w:val="27"/>
        </w:rPr>
        <w:t>Replevin, for defendant, plaintiff has possession</w:t>
      </w:r>
    </w:p>
    <w:p w14:paraId="0977CCF3" w14:textId="77777777" w:rsidR="00FD3105" w:rsidRDefault="00FD3105">
      <w:pPr>
        <w:pStyle w:val="pxov"/>
        <w:rPr>
          <w:vanish/>
        </w:rPr>
      </w:pPr>
      <w:r>
        <w:rPr>
          <w:vanish/>
        </w:rPr>
        <w:t>FMS</w:t>
      </w:r>
    </w:p>
    <w:p w14:paraId="53FE3F5F" w14:textId="77777777" w:rsidR="00FD3105" w:rsidRDefault="00FD3105">
      <w:pPr>
        <w:pStyle w:val="pxov"/>
        <w:rPr>
          <w:vanish/>
        </w:rPr>
      </w:pPr>
      <w:r>
        <w:rPr>
          <w:vanish/>
        </w:rPr>
        <w:t>LCV</w:t>
      </w:r>
    </w:p>
    <w:p w14:paraId="5BD20916" w14:textId="77777777" w:rsidR="00FD3105" w:rsidRDefault="00FD3105">
      <w:pPr>
        <w:pStyle w:val="pxov"/>
        <w:rPr>
          <w:vanish/>
        </w:rPr>
      </w:pPr>
      <w:r>
        <w:rPr>
          <w:vanish/>
        </w:rPr>
        <w:t>LSC</w:t>
      </w:r>
    </w:p>
    <w:p w14:paraId="23B36836" w14:textId="77777777" w:rsidR="00FD3105" w:rsidRDefault="00FD3105">
      <w:pPr>
        <w:pStyle w:val="pxov"/>
        <w:rPr>
          <w:vanish/>
        </w:rPr>
      </w:pPr>
      <w:r>
        <w:rPr>
          <w:vanish/>
        </w:rPr>
        <w:t>LS7</w:t>
      </w:r>
    </w:p>
    <w:p w14:paraId="34B1A394" w14:textId="77777777" w:rsidR="00FD3105" w:rsidRDefault="00FD3105">
      <w:pPr>
        <w:pStyle w:val="pxov"/>
        <w:rPr>
          <w:vanish/>
        </w:rPr>
      </w:pPr>
      <w:r>
        <w:rPr>
          <w:vanish/>
        </w:rPr>
        <w:lastRenderedPageBreak/>
        <w:t>REL</w:t>
      </w:r>
    </w:p>
    <w:p w14:paraId="1DDD34F1" w14:textId="77777777" w:rsidR="00FD3105" w:rsidRDefault="00FD3105">
      <w:pPr>
        <w:pStyle w:val="pxov"/>
        <w:rPr>
          <w:vanish/>
        </w:rPr>
      </w:pPr>
      <w:r>
        <w:rPr>
          <w:vanish/>
        </w:rPr>
        <w:t>RTD</w:t>
      </w:r>
    </w:p>
    <w:p w14:paraId="4A44C2AA" w14:textId="77777777" w:rsidR="00FD3105" w:rsidRDefault="00FD3105">
      <w:pPr>
        <w:pStyle w:val="pxov"/>
        <w:rPr>
          <w:vanish/>
        </w:rPr>
      </w:pPr>
      <w:r>
        <w:rPr>
          <w:vanish/>
        </w:rPr>
        <w:t>FCV</w:t>
      </w:r>
    </w:p>
    <w:p w14:paraId="4AECC7AD" w14:textId="77777777" w:rsidR="00FD3105" w:rsidRDefault="00FD3105">
      <w:pPr>
        <w:pStyle w:val="pxov"/>
        <w:rPr>
          <w:vanish/>
        </w:rPr>
      </w:pPr>
      <w:r>
        <w:rPr>
          <w:vanish/>
        </w:rPr>
        <w:t>FLG</w:t>
      </w:r>
    </w:p>
    <w:p w14:paraId="78B5227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form.fid="I6f79e8109fed11dfbf230000837214a9"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7F841A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tbl.ident="I019AFB"</w:instrText>
      </w:r>
      <w:r>
        <w:fldChar w:fldCharType="end"/>
      </w:r>
      <w:r>
        <w:fldChar w:fldCharType="begin"/>
      </w:r>
      <w:r>
        <w:instrText>tbl.uuid="I02CUZ1"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9FB07B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E64013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D8ED5D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BADC06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3BA93C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7C3C56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8CD9D80" w14:textId="77777777">
        <w:tc>
          <w:tcPr>
            <w:tcW w:w="2160" w:type="dxa"/>
            <w:tcBorders>
              <w:top w:val="nil"/>
              <w:left w:val="nil"/>
              <w:bottom w:val="nil"/>
              <w:right w:val="nil"/>
            </w:tcBorders>
          </w:tcPr>
          <w:p w14:paraId="5C79F72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E0ABBF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CD9490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6D231D0" w14:textId="77777777" w:rsidR="00FD3105" w:rsidRDefault="00FD3105"/>
        </w:tc>
      </w:tr>
      <w:tr w:rsidR="00FD3105" w14:paraId="6968DE69" w14:textId="77777777">
        <w:tc>
          <w:tcPr>
            <w:tcW w:w="2160" w:type="dxa"/>
            <w:tcBorders>
              <w:top w:val="nil"/>
              <w:left w:val="nil"/>
              <w:bottom w:val="nil"/>
              <w:right w:val="nil"/>
            </w:tcBorders>
          </w:tcPr>
          <w:p w14:paraId="132026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36DC3F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502A07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0D29347" w14:textId="77777777" w:rsidR="00FD3105" w:rsidRDefault="00FD3105"/>
        </w:tc>
      </w:tr>
      <w:tr w:rsidR="00FD3105" w14:paraId="66DFB987" w14:textId="77777777">
        <w:tc>
          <w:tcPr>
            <w:tcW w:w="2160" w:type="dxa"/>
            <w:tcBorders>
              <w:top w:val="nil"/>
              <w:left w:val="nil"/>
              <w:bottom w:val="nil"/>
              <w:right w:val="nil"/>
            </w:tcBorders>
          </w:tcPr>
          <w:p w14:paraId="772957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805552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FA04215" w14:textId="77777777" w:rsidR="00FD3105" w:rsidRDefault="00FD3105"/>
        </w:tc>
        <w:tc>
          <w:tcPr>
            <w:tcW w:w="2160" w:type="dxa"/>
            <w:tcBorders>
              <w:top w:val="nil"/>
              <w:left w:val="nil"/>
              <w:bottom w:val="nil"/>
              <w:right w:val="nil"/>
            </w:tcBorders>
          </w:tcPr>
          <w:p w14:paraId="52141112" w14:textId="77777777" w:rsidR="00FD3105" w:rsidRDefault="00FD3105"/>
        </w:tc>
      </w:tr>
      <w:tr w:rsidR="00FD3105" w14:paraId="185855B2" w14:textId="77777777">
        <w:tc>
          <w:tcPr>
            <w:tcW w:w="2160" w:type="dxa"/>
            <w:tcBorders>
              <w:top w:val="nil"/>
              <w:left w:val="nil"/>
              <w:bottom w:val="nil"/>
              <w:right w:val="nil"/>
            </w:tcBorders>
          </w:tcPr>
          <w:p w14:paraId="2FDD4FA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8458AD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EB42E6" w14:textId="77777777" w:rsidR="00FD3105" w:rsidRDefault="00FD3105"/>
        </w:tc>
        <w:tc>
          <w:tcPr>
            <w:tcW w:w="2160" w:type="dxa"/>
            <w:tcBorders>
              <w:top w:val="nil"/>
              <w:left w:val="nil"/>
              <w:bottom w:val="nil"/>
              <w:right w:val="nil"/>
            </w:tcBorders>
          </w:tcPr>
          <w:p w14:paraId="22725CA1" w14:textId="77777777" w:rsidR="00FD3105" w:rsidRDefault="00FD3105"/>
        </w:tc>
      </w:tr>
      <w:tr w:rsidR="00FD3105" w14:paraId="6AC25B8A" w14:textId="77777777">
        <w:tc>
          <w:tcPr>
            <w:tcW w:w="2160" w:type="dxa"/>
            <w:tcBorders>
              <w:top w:val="nil"/>
              <w:left w:val="nil"/>
              <w:bottom w:val="nil"/>
              <w:right w:val="nil"/>
            </w:tcBorders>
          </w:tcPr>
          <w:p w14:paraId="0FDC52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265151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AE74E3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B0E15C" w14:textId="77777777" w:rsidR="00FD3105" w:rsidRDefault="00FD3105"/>
        </w:tc>
      </w:tr>
    </w:tbl>
    <w:p w14:paraId="3D3EA429" w14:textId="77777777" w:rsidR="00FD3105" w:rsidRDefault="00FD3105">
      <w:pPr>
        <w:pStyle w:val="pxtbody"/>
      </w:pPr>
    </w:p>
    <w:p w14:paraId="272C895F" w14:textId="77777777" w:rsidR="00FD3105" w:rsidRDefault="00FD3105"/>
    <w:p w14:paraId="729EB822" w14:textId="77777777" w:rsidR="00FD3105" w:rsidRDefault="00FD3105">
      <w:pPr>
        <w:pStyle w:val="pxformhac"/>
        <w:spacing w:before="180"/>
        <w:jc w:val="center"/>
      </w:pPr>
      <w:r>
        <w:t xml:space="preserve">FINAL JUDGMENT </w:t>
      </w:r>
    </w:p>
    <w:p w14:paraId="4E0ADA2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Pursuant to the verdict rendered in this action and the court finding that plaintiff has possession of the property described in paragraph 1, subject to defendant's election under paragraph 2</w:t>
      </w:r>
    </w:p>
    <w:p w14:paraId="115FCF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IT IS ADJUDGED that:</w:t>
      </w:r>
    </w:p>
    <w:p w14:paraId="23B8950F" w14:textId="77777777" w:rsidR="00FD3105" w:rsidRDefault="00FD3105">
      <w:pPr>
        <w:pStyle w:val="pxformfl"/>
        <w:ind w:left="500"/>
      </w:pPr>
      <w:r>
        <w:t xml:space="preserve"> </w:t>
      </w:r>
    </w:p>
    <w:p w14:paraId="7B3B31B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8F049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Defendant </w:t>
      </w:r>
      <w:r>
        <w:rPr>
          <w:rStyle w:val="pxfinstr"/>
          <w:i/>
          <w:iCs/>
        </w:rPr>
        <w:t>[NAME OF DEFENDANT]</w:t>
      </w:r>
      <w:r>
        <w:t xml:space="preserve"> has the right to possession of the following described personal property:</w:t>
      </w:r>
    </w:p>
    <w:p w14:paraId="2538CB71"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0EE177EF" w14:textId="77777777" w:rsidR="00FD3105" w:rsidRDefault="00FD3105">
      <w:pPr>
        <w:pStyle w:val="pxformcp"/>
      </w:pPr>
      <w:r>
        <w:t xml:space="preserve">against plaintiff </w:t>
      </w:r>
      <w:r>
        <w:rPr>
          <w:rStyle w:val="pxfinstr"/>
          <w:i/>
          <w:iCs/>
        </w:rPr>
        <w:t>[NAME OF PLAINTIFF]</w:t>
      </w:r>
      <w:r>
        <w:t xml:space="preserve"> for which the clerk shall issue a writ of possession forthwith.</w:t>
      </w:r>
    </w:p>
    <w:p w14:paraId="7AC2C30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CC1782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Defendant, whose address is </w:t>
      </w:r>
      <w:r>
        <w:rPr>
          <w:rStyle w:val="pxfinstr"/>
          <w:i/>
          <w:iCs/>
        </w:rPr>
        <w:t>[ADDRESS OF DEFENDANT]</w:t>
      </w:r>
      <w:r>
        <w:t xml:space="preserve">, recovers from plaintiff </w:t>
      </w:r>
      <w:r>
        <w:rPr>
          <w:rStyle w:val="pxfinstr"/>
          <w:i/>
          <w:iCs/>
        </w:rPr>
        <w:t>[OPTIONAL:, whose address is [address of plaintiff] and the last four digits of Social Security number are [last four numbers of Social Security number],]</w:t>
      </w:r>
      <w:r>
        <w:t xml:space="preserve"> and plaintiff's surety </w:t>
      </w:r>
      <w:r>
        <w:rPr>
          <w:rStyle w:val="pxfinstr"/>
          <w:i/>
          <w:iCs/>
        </w:rPr>
        <w:t>[name of surety]</w:t>
      </w:r>
      <w:r>
        <w:t xml:space="preserve"> the value of the property in the sum of $</w:t>
      </w:r>
      <w:r>
        <w:rPr>
          <w:rStyle w:val="pxfinstr"/>
          <w:i/>
          <w:iCs/>
        </w:rPr>
        <w:t>[dollar amount of value of property]</w:t>
      </w:r>
      <w:r>
        <w:t xml:space="preserve"> with costs of $</w:t>
      </w:r>
      <w:r>
        <w:rPr>
          <w:rStyle w:val="pxfinstr"/>
          <w:i/>
          <w:iCs/>
        </w:rPr>
        <w:t>[dollar amount of costs]</w:t>
      </w:r>
      <w:r>
        <w:t xml:space="preserve"> making a total of $</w:t>
      </w:r>
      <w:r>
        <w:rPr>
          <w:rStyle w:val="pxfinstr"/>
          <w:i/>
          <w:iCs/>
        </w:rPr>
        <w:t>[dollar amount of total value of property]</w:t>
      </w:r>
      <w:r>
        <w:t xml:space="preserve">, that shall bear interest at the rate prescribed by law, for which let execution issue forthwith in the appropriate sum if defendant elects not to have the writ of possession authorized in paragraph 1 or, if the sheriff is unable to find the property, or part of it, under the writ of possession, all pursuant to </w:t>
      </w:r>
      <w:r>
        <w:rPr>
          <w:rStyle w:val="pxst"/>
          <w:color w:val="FF0000"/>
          <w:sz w:val="20"/>
          <w:szCs w:val="20"/>
          <w:vertAlign w:val="superscript"/>
        </w:rPr>
        <w:t>►</w:t>
      </w:r>
      <w:r>
        <w:rPr>
          <w:rStyle w:val="pxst"/>
        </w:rPr>
        <w:fldChar w:fldCharType="begin"/>
      </w:r>
      <w:r>
        <w:rPr>
          <w:rStyle w:val="pxst"/>
        </w:rPr>
        <w:instrText>st.ref.id="I0129NK"</w:instrText>
      </w:r>
      <w:r>
        <w:rPr>
          <w:rStyle w:val="pxst"/>
        </w:rPr>
        <w:fldChar w:fldCharType="end"/>
      </w:r>
      <w:r>
        <w:rPr>
          <w:rStyle w:val="pxst"/>
        </w:rPr>
        <w:t>Section 78.21 Florida Statutes</w:t>
      </w:r>
      <w:r>
        <w:t>.</w:t>
      </w:r>
    </w:p>
    <w:p w14:paraId="452C47D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ORDERED at </w:t>
      </w:r>
      <w:r>
        <w:rPr>
          <w:rStyle w:val="pxfinstr"/>
          <w:i/>
          <w:iCs/>
        </w:rPr>
        <w:t>[name of city]</w:t>
      </w:r>
      <w:r>
        <w:t xml:space="preserve">, Florida on </w:t>
      </w:r>
      <w:r>
        <w:rPr>
          <w:rStyle w:val="pxfinstr"/>
          <w:i/>
          <w:iCs/>
        </w:rPr>
        <w:t>[date of judgment]</w:t>
      </w:r>
      <w:r>
        <w:t>.</w:t>
      </w:r>
    </w:p>
    <w:p w14:paraId="4ECDCA3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7D4880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F72AC9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D54CE7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tbl.ident="I07UIQE"</w:instrText>
      </w:r>
      <w:r>
        <w:fldChar w:fldCharType="end"/>
      </w:r>
      <w:r>
        <w:fldChar w:fldCharType="begin"/>
      </w:r>
      <w:r>
        <w:instrText>tbl.uuid="I01KO1R"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98267E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AD7EDB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8C8650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AD93AB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64DBA8C" w14:textId="77777777">
        <w:tc>
          <w:tcPr>
            <w:tcW w:w="4320" w:type="dxa"/>
            <w:tcBorders>
              <w:top w:val="nil"/>
              <w:left w:val="nil"/>
              <w:bottom w:val="nil"/>
              <w:right w:val="nil"/>
            </w:tcBorders>
          </w:tcPr>
          <w:p w14:paraId="5AAEC25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D627C7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097C188" w14:textId="77777777">
        <w:tc>
          <w:tcPr>
            <w:tcW w:w="4320" w:type="dxa"/>
            <w:tcBorders>
              <w:top w:val="nil"/>
              <w:left w:val="nil"/>
              <w:bottom w:val="nil"/>
              <w:right w:val="nil"/>
            </w:tcBorders>
          </w:tcPr>
          <w:p w14:paraId="2EFA541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479D2C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8E862D0" w14:textId="77777777" w:rsidR="00FD3105" w:rsidRDefault="00FD3105">
      <w:pPr>
        <w:pStyle w:val="pxtbody"/>
      </w:pPr>
    </w:p>
    <w:p w14:paraId="46238853" w14:textId="77777777" w:rsidR="00FD3105" w:rsidRDefault="00FD3105"/>
    <w:p w14:paraId="5C31ABEC" w14:textId="77777777" w:rsidR="00FD3105" w:rsidRDefault="00FD3105">
      <w:pPr>
        <w:pStyle w:val="pxcomnt"/>
      </w:pPr>
    </w:p>
    <w:p w14:paraId="789D596B" w14:textId="77777777" w:rsidR="00FD3105" w:rsidRDefault="00FD3105">
      <w:pPr>
        <w:pStyle w:val="pxhac"/>
        <w:spacing w:before="180"/>
        <w:jc w:val="center"/>
      </w:pPr>
      <w:r>
        <w:rPr>
          <w:rStyle w:val="pxb"/>
          <w:b/>
          <w:bCs/>
        </w:rPr>
        <w:t>Author's Comment</w:t>
      </w:r>
    </w:p>
    <w:p w14:paraId="477C5229" w14:textId="77777777" w:rsidR="00FD3105" w:rsidRDefault="00FD3105">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st.ref.id="I048Y1H"</w:instrText>
      </w:r>
      <w:r>
        <w:rPr>
          <w:rStyle w:val="pxst"/>
        </w:rPr>
        <w:fldChar w:fldCharType="end"/>
      </w:r>
      <w:r>
        <w:rPr>
          <w:rStyle w:val="pxst"/>
          <w:vanish/>
        </w:rPr>
        <w:t>&amp;s;</w:t>
      </w:r>
      <w:r>
        <w:rPr>
          <w:rStyle w:val="pxvis"/>
          <w:rFonts w:ascii="Times NewRoman" w:hAnsi="Times NewRoman"/>
          <w:b w:val="0"/>
          <w:sz w:val="24"/>
        </w:rPr>
        <w:t>§</w:t>
      </w:r>
      <w:r>
        <w:rPr>
          <w:rStyle w:val="pxst"/>
        </w:rPr>
        <w:t>78.21,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st.ref.id="I02UKS2"</w:instrText>
      </w:r>
      <w:r>
        <w:rPr>
          <w:rStyle w:val="pxst"/>
        </w:rPr>
        <w:fldChar w:fldCharType="end"/>
      </w:r>
      <w:r>
        <w:rPr>
          <w:rStyle w:val="pxst"/>
        </w:rPr>
        <w:t>Florida Rule of Civil Procedure Form 1.990</w:t>
      </w:r>
      <w:r>
        <w:t xml:space="preserve">. See </w:t>
      </w:r>
      <w:r>
        <w:rPr>
          <w:rStyle w:val="pxx"/>
          <w:color w:val="FF0000"/>
          <w:sz w:val="20"/>
          <w:szCs w:val="20"/>
          <w:vertAlign w:val="superscript"/>
        </w:rPr>
        <w:t>►</w:t>
      </w:r>
      <w:r>
        <w:rPr>
          <w:rStyle w:val="pxx"/>
        </w:rPr>
        <w:fldChar w:fldCharType="begin"/>
      </w:r>
      <w:r>
        <w:rPr>
          <w:rStyle w:val="pxx"/>
        </w:rPr>
        <w:instrText>x.ref.id="I03UYKT"</w:instrText>
      </w:r>
      <w:r>
        <w:rPr>
          <w:rStyle w:val="pxx"/>
        </w:rPr>
        <w:fldChar w:fldCharType="end"/>
      </w:r>
      <w:r>
        <w:rPr>
          <w:rStyle w:val="pxx"/>
          <w:vanish/>
        </w:rPr>
        <w:t>&amp;s;</w:t>
      </w:r>
      <w:r>
        <w:rPr>
          <w:rStyle w:val="pxvis"/>
          <w:rFonts w:ascii="Times NewRoman" w:hAnsi="Times NewRoman"/>
          <w:b w:val="0"/>
          <w:sz w:val="24"/>
        </w:rPr>
        <w:t>§</w:t>
      </w:r>
      <w:r>
        <w:rPr>
          <w:rStyle w:val="pxx"/>
        </w:rPr>
        <w:t>10:54</w:t>
      </w:r>
      <w:r>
        <w:t xml:space="preserve"> (as to attorney fees). The form assumes defendant elected to receive the value of the property rather than the property. See </w:t>
      </w:r>
      <w:r>
        <w:rPr>
          <w:rStyle w:val="pxst"/>
          <w:color w:val="FF0000"/>
          <w:sz w:val="20"/>
          <w:szCs w:val="20"/>
          <w:vertAlign w:val="superscript"/>
        </w:rPr>
        <w:t>►</w:t>
      </w:r>
      <w:r>
        <w:rPr>
          <w:rStyle w:val="pxst"/>
        </w:rPr>
        <w:fldChar w:fldCharType="begin"/>
      </w:r>
      <w:r>
        <w:rPr>
          <w:rStyle w:val="pxst"/>
        </w:rPr>
        <w:instrText>st.ref.id="I048Y1F"</w:instrText>
      </w:r>
      <w:r>
        <w:rPr>
          <w:rStyle w:val="pxst"/>
        </w:rPr>
        <w:fldChar w:fldCharType="end"/>
      </w:r>
      <w:r>
        <w:rPr>
          <w:rStyle w:val="pxst"/>
        </w:rPr>
        <w:t>Fla. R. Civ. P. Form 1.995(d)</w:t>
      </w:r>
      <w:r>
        <w:t>.</w:t>
      </w:r>
    </w:p>
    <w:p w14:paraId="0768C524" w14:textId="77777777" w:rsidR="00FD3105" w:rsidRDefault="00FD3105">
      <w:pPr>
        <w:pStyle w:val="pxs"/>
        <w:spacing w:before="180"/>
        <w:rPr>
          <w:sz w:val="27"/>
          <w:szCs w:val="27"/>
        </w:rPr>
      </w:pPr>
      <w:r>
        <w:rPr>
          <w:sz w:val="27"/>
          <w:szCs w:val="27"/>
        </w:rPr>
        <w:t>10:56. Judgment</w:t>
      </w:r>
      <w:r>
        <w:rPr>
          <w:rStyle w:val="pxsep"/>
        </w:rPr>
        <w:t xml:space="preserve">-- </w:t>
      </w:r>
      <w:r>
        <w:rPr>
          <w:sz w:val="27"/>
          <w:szCs w:val="27"/>
        </w:rPr>
        <w:t>Replevin, for plaintiff, defendant has possession</w:t>
      </w:r>
    </w:p>
    <w:p w14:paraId="595FAC2D" w14:textId="77777777" w:rsidR="00FD3105" w:rsidRDefault="00FD3105">
      <w:pPr>
        <w:pStyle w:val="pxov"/>
        <w:rPr>
          <w:vanish/>
        </w:rPr>
      </w:pPr>
      <w:r>
        <w:rPr>
          <w:vanish/>
        </w:rPr>
        <w:t>FMS</w:t>
      </w:r>
    </w:p>
    <w:p w14:paraId="465D19BB" w14:textId="77777777" w:rsidR="00FD3105" w:rsidRDefault="00FD3105">
      <w:pPr>
        <w:pStyle w:val="pxov"/>
        <w:rPr>
          <w:vanish/>
        </w:rPr>
      </w:pPr>
      <w:r>
        <w:rPr>
          <w:vanish/>
        </w:rPr>
        <w:t>LCV</w:t>
      </w:r>
    </w:p>
    <w:p w14:paraId="7CB0FD89" w14:textId="77777777" w:rsidR="00FD3105" w:rsidRDefault="00FD3105">
      <w:pPr>
        <w:pStyle w:val="pxov"/>
        <w:rPr>
          <w:vanish/>
        </w:rPr>
      </w:pPr>
      <w:r>
        <w:rPr>
          <w:vanish/>
        </w:rPr>
        <w:t>LSC</w:t>
      </w:r>
    </w:p>
    <w:p w14:paraId="2CFB7279" w14:textId="77777777" w:rsidR="00FD3105" w:rsidRDefault="00FD3105">
      <w:pPr>
        <w:pStyle w:val="pxov"/>
        <w:rPr>
          <w:vanish/>
        </w:rPr>
      </w:pPr>
      <w:r>
        <w:rPr>
          <w:vanish/>
        </w:rPr>
        <w:t>LS7</w:t>
      </w:r>
    </w:p>
    <w:p w14:paraId="45634F9E" w14:textId="77777777" w:rsidR="00FD3105" w:rsidRDefault="00FD3105">
      <w:pPr>
        <w:pStyle w:val="pxov"/>
        <w:rPr>
          <w:vanish/>
        </w:rPr>
      </w:pPr>
      <w:r>
        <w:rPr>
          <w:vanish/>
        </w:rPr>
        <w:t>REL</w:t>
      </w:r>
    </w:p>
    <w:p w14:paraId="0DF23B11" w14:textId="77777777" w:rsidR="00FD3105" w:rsidRDefault="00FD3105">
      <w:pPr>
        <w:pStyle w:val="pxov"/>
        <w:rPr>
          <w:vanish/>
        </w:rPr>
      </w:pPr>
      <w:r>
        <w:rPr>
          <w:vanish/>
        </w:rPr>
        <w:t>RTD</w:t>
      </w:r>
    </w:p>
    <w:p w14:paraId="20D0A669" w14:textId="77777777" w:rsidR="00FD3105" w:rsidRDefault="00FD3105">
      <w:pPr>
        <w:pStyle w:val="pxov"/>
        <w:rPr>
          <w:vanish/>
        </w:rPr>
      </w:pPr>
      <w:r>
        <w:rPr>
          <w:vanish/>
        </w:rPr>
        <w:t>FCV</w:t>
      </w:r>
    </w:p>
    <w:p w14:paraId="7F8CDC90" w14:textId="77777777" w:rsidR="00FD3105" w:rsidRDefault="00FD3105">
      <w:pPr>
        <w:pStyle w:val="pxov"/>
        <w:rPr>
          <w:vanish/>
        </w:rPr>
      </w:pPr>
      <w:r>
        <w:rPr>
          <w:vanish/>
        </w:rPr>
        <w:t>FLG</w:t>
      </w:r>
    </w:p>
    <w:p w14:paraId="59F67905"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form.fid="I6f7fdb809fed11dfbf230000837214a9"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F8DA6A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tbl.ident="I00EP5H"</w:instrText>
      </w:r>
      <w:r>
        <w:fldChar w:fldCharType="end"/>
      </w:r>
      <w:r>
        <w:fldChar w:fldCharType="begin"/>
      </w:r>
      <w:r>
        <w:instrText>tbl.uuid="I011WVP"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83E6B5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DA7F3C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F4085C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95893E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630089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BC6A81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BA8790D" w14:textId="77777777">
        <w:tc>
          <w:tcPr>
            <w:tcW w:w="2160" w:type="dxa"/>
            <w:tcBorders>
              <w:top w:val="nil"/>
              <w:left w:val="nil"/>
              <w:bottom w:val="nil"/>
              <w:right w:val="nil"/>
            </w:tcBorders>
          </w:tcPr>
          <w:p w14:paraId="6F2AE09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AF67B6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CE854E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80E6794" w14:textId="77777777" w:rsidR="00FD3105" w:rsidRDefault="00FD3105"/>
        </w:tc>
      </w:tr>
      <w:tr w:rsidR="00FD3105" w14:paraId="3F321C32" w14:textId="77777777">
        <w:tc>
          <w:tcPr>
            <w:tcW w:w="2160" w:type="dxa"/>
            <w:tcBorders>
              <w:top w:val="nil"/>
              <w:left w:val="nil"/>
              <w:bottom w:val="nil"/>
              <w:right w:val="nil"/>
            </w:tcBorders>
          </w:tcPr>
          <w:p w14:paraId="2938AAD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DFF8A2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F64821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DE961F" w14:textId="77777777" w:rsidR="00FD3105" w:rsidRDefault="00FD3105"/>
        </w:tc>
      </w:tr>
      <w:tr w:rsidR="00FD3105" w14:paraId="15B26035" w14:textId="77777777">
        <w:tc>
          <w:tcPr>
            <w:tcW w:w="2160" w:type="dxa"/>
            <w:tcBorders>
              <w:top w:val="nil"/>
              <w:left w:val="nil"/>
              <w:bottom w:val="nil"/>
              <w:right w:val="nil"/>
            </w:tcBorders>
          </w:tcPr>
          <w:p w14:paraId="00708A7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87C20E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D078142" w14:textId="77777777" w:rsidR="00FD3105" w:rsidRDefault="00FD3105"/>
        </w:tc>
        <w:tc>
          <w:tcPr>
            <w:tcW w:w="2160" w:type="dxa"/>
            <w:tcBorders>
              <w:top w:val="nil"/>
              <w:left w:val="nil"/>
              <w:bottom w:val="nil"/>
              <w:right w:val="nil"/>
            </w:tcBorders>
          </w:tcPr>
          <w:p w14:paraId="33F694AC" w14:textId="77777777" w:rsidR="00FD3105" w:rsidRDefault="00FD3105"/>
        </w:tc>
      </w:tr>
      <w:tr w:rsidR="00FD3105" w14:paraId="072E3DC7" w14:textId="77777777">
        <w:tc>
          <w:tcPr>
            <w:tcW w:w="2160" w:type="dxa"/>
            <w:tcBorders>
              <w:top w:val="nil"/>
              <w:left w:val="nil"/>
              <w:bottom w:val="nil"/>
              <w:right w:val="nil"/>
            </w:tcBorders>
          </w:tcPr>
          <w:p w14:paraId="77217C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w:instrText>
            </w:r>
            <w:r>
              <w:rPr>
                <w:rStyle w:val="pxrowentry"/>
              </w:rPr>
              <w:lastRenderedPageBreak/>
              <w:instrText>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AC2D90E"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00DCE39" w14:textId="77777777" w:rsidR="00FD3105" w:rsidRDefault="00FD3105"/>
        </w:tc>
        <w:tc>
          <w:tcPr>
            <w:tcW w:w="2160" w:type="dxa"/>
            <w:tcBorders>
              <w:top w:val="nil"/>
              <w:left w:val="nil"/>
              <w:bottom w:val="nil"/>
              <w:right w:val="nil"/>
            </w:tcBorders>
          </w:tcPr>
          <w:p w14:paraId="2CAD15E8" w14:textId="77777777" w:rsidR="00FD3105" w:rsidRDefault="00FD3105"/>
        </w:tc>
      </w:tr>
      <w:tr w:rsidR="00FD3105" w14:paraId="5EC1918B" w14:textId="77777777">
        <w:tc>
          <w:tcPr>
            <w:tcW w:w="2160" w:type="dxa"/>
            <w:tcBorders>
              <w:top w:val="nil"/>
              <w:left w:val="nil"/>
              <w:bottom w:val="nil"/>
              <w:right w:val="nil"/>
            </w:tcBorders>
          </w:tcPr>
          <w:p w14:paraId="1404A9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1F6B5A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0A353A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4CD3044" w14:textId="77777777" w:rsidR="00FD3105" w:rsidRDefault="00FD3105"/>
        </w:tc>
      </w:tr>
    </w:tbl>
    <w:p w14:paraId="42F97077" w14:textId="77777777" w:rsidR="00FD3105" w:rsidRDefault="00FD3105">
      <w:pPr>
        <w:pStyle w:val="pxtbody"/>
      </w:pPr>
    </w:p>
    <w:p w14:paraId="765C5F71" w14:textId="77777777" w:rsidR="00FD3105" w:rsidRDefault="00FD3105"/>
    <w:p w14:paraId="50C66690" w14:textId="77777777" w:rsidR="00FD3105" w:rsidRDefault="00FD3105">
      <w:pPr>
        <w:pStyle w:val="pxformhac"/>
        <w:spacing w:before="180"/>
        <w:jc w:val="center"/>
      </w:pPr>
      <w:r>
        <w:t xml:space="preserve">FINAL JUDGMENT </w:t>
      </w:r>
    </w:p>
    <w:p w14:paraId="66598D8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Pursuant to the verdict rendered in this action and the court finding the defendant has possession of the property described in paragraph 1 under a debt satisfaction bond</w:t>
      </w:r>
    </w:p>
    <w:p w14:paraId="149797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IT IS ADJUDGED that:</w:t>
      </w:r>
    </w:p>
    <w:p w14:paraId="16A8C922" w14:textId="77777777" w:rsidR="00FD3105" w:rsidRDefault="00FD3105">
      <w:pPr>
        <w:pStyle w:val="pxformfl"/>
        <w:ind w:left="500"/>
      </w:pPr>
      <w:r>
        <w:t xml:space="preserve"> </w:t>
      </w:r>
    </w:p>
    <w:p w14:paraId="6438CF6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279892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Plaintiff </w:t>
      </w:r>
      <w:r>
        <w:rPr>
          <w:rStyle w:val="pxfinstr"/>
          <w:i/>
          <w:iCs/>
        </w:rPr>
        <w:t>[NAME OF PLAINTIFF]</w:t>
      </w:r>
      <w:r>
        <w:t xml:space="preserve">, whose address is </w:t>
      </w:r>
      <w:r>
        <w:rPr>
          <w:rStyle w:val="pxfinstr"/>
          <w:i/>
          <w:iCs/>
        </w:rPr>
        <w:t>[address of plaintiff]</w:t>
      </w:r>
      <w:r>
        <w:t>, has the right to possession of the following described personal property:</w:t>
      </w:r>
    </w:p>
    <w:p w14:paraId="3B8F2B6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7E80FC0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fldChar w:fldCharType="begin"/>
      </w:r>
      <w:r>
        <w:instrText>p.fl="none"</w:instrText>
      </w:r>
      <w:r>
        <w:fldChar w:fldCharType="end"/>
      </w:r>
      <w:r>
        <w:t xml:space="preserve">against defendant </w:t>
      </w:r>
      <w:r>
        <w:rPr>
          <w:rStyle w:val="pxfinstr"/>
          <w:i/>
          <w:iCs/>
        </w:rPr>
        <w:t>[NAME OF DEFENDANT]</w:t>
      </w:r>
      <w:r>
        <w:t xml:space="preserve"> </w:t>
      </w:r>
      <w:r>
        <w:rPr>
          <w:rStyle w:val="pxfinstr"/>
          <w:i/>
          <w:iCs/>
        </w:rPr>
        <w:t>[OPTIONAL:, whose address is [address of third-party] and the last four digits of Social Security number are [last four numbers of Social Security number],]</w:t>
      </w:r>
      <w:r>
        <w:t xml:space="preserve"> for which the clerk shall issue a writ of possession forthwith, subject to plaintiff's election under paragraph 2.</w:t>
      </w:r>
    </w:p>
    <w:p w14:paraId="3551DB8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05ED5F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Plaintiff, whose address is </w:t>
      </w:r>
      <w:r>
        <w:rPr>
          <w:rStyle w:val="pxfinstr"/>
          <w:i/>
          <w:iCs/>
        </w:rPr>
        <w:t>[address of plaintiff]</w:t>
      </w:r>
      <w:r>
        <w:t xml:space="preserve">, recovers from defendant and defendant's surety </w:t>
      </w:r>
      <w:r>
        <w:rPr>
          <w:rStyle w:val="pxfinstr"/>
          <w:i/>
          <w:iCs/>
        </w:rPr>
        <w:t>[name of surety]</w:t>
      </w:r>
      <w:r>
        <w:t xml:space="preserve"> the value of the property in the sum of $</w:t>
      </w:r>
      <w:r>
        <w:rPr>
          <w:rStyle w:val="pxfinstr"/>
          <w:i/>
          <w:iCs/>
        </w:rPr>
        <w:t>[dollar amount of value of property]</w:t>
      </w:r>
      <w:r>
        <w:t xml:space="preserve"> with costs in the sum of $</w:t>
      </w:r>
      <w:r>
        <w:rPr>
          <w:rStyle w:val="pxfinstr"/>
          <w:i/>
          <w:iCs/>
        </w:rPr>
        <w:t>[dollar amount of costs]</w:t>
      </w:r>
      <w:r>
        <w:t>, making a total of $</w:t>
      </w:r>
      <w:r>
        <w:rPr>
          <w:rStyle w:val="pxfinstr"/>
          <w:i/>
          <w:iCs/>
        </w:rPr>
        <w:t>[total dollar amount of property]</w:t>
      </w:r>
      <w:r>
        <w:t xml:space="preserve">, that shall bear interest at the rate prescribed by law, for which let execution issue forthwith in the appropriate sum if plaintiff elects not to have the writ of possession authorized in paragraph 1 or, if the sheriff is unable to find the property, or part of it, under the writ of possession, all pursuant to </w:t>
      </w:r>
      <w:r>
        <w:rPr>
          <w:rStyle w:val="pxst"/>
          <w:color w:val="FF0000"/>
          <w:sz w:val="20"/>
          <w:szCs w:val="20"/>
          <w:vertAlign w:val="superscript"/>
        </w:rPr>
        <w:t>►</w:t>
      </w:r>
      <w:r>
        <w:rPr>
          <w:rStyle w:val="pxst"/>
        </w:rPr>
        <w:fldChar w:fldCharType="begin"/>
      </w:r>
      <w:r>
        <w:rPr>
          <w:rStyle w:val="pxst"/>
        </w:rPr>
        <w:instrText>st.ref.id="I03UYM1"</w:instrText>
      </w:r>
      <w:r>
        <w:rPr>
          <w:rStyle w:val="pxst"/>
        </w:rPr>
        <w:fldChar w:fldCharType="end"/>
      </w:r>
      <w:r>
        <w:rPr>
          <w:rStyle w:val="pxst"/>
          <w:vanish/>
        </w:rPr>
        <w:t>&amp;s;</w:t>
      </w:r>
      <w:r>
        <w:rPr>
          <w:rStyle w:val="pxvis"/>
          <w:rFonts w:ascii="Times NewRoman" w:hAnsi="Times NewRoman"/>
          <w:b w:val="0"/>
          <w:sz w:val="24"/>
        </w:rPr>
        <w:t>§</w:t>
      </w:r>
      <w:r>
        <w:rPr>
          <w:rStyle w:val="pxst"/>
        </w:rPr>
        <w:t>78.19 Florida Statutes</w:t>
      </w:r>
      <w:r>
        <w:t>.</w:t>
      </w:r>
    </w:p>
    <w:p w14:paraId="7143CA2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ORDERED at </w:t>
      </w:r>
      <w:r>
        <w:rPr>
          <w:rStyle w:val="pxfinstr"/>
          <w:i/>
          <w:iCs/>
        </w:rPr>
        <w:t>[name of city]</w:t>
      </w:r>
      <w:r>
        <w:t xml:space="preserve">, Florida on </w:t>
      </w:r>
      <w:r>
        <w:rPr>
          <w:rStyle w:val="pxfinstr"/>
          <w:i/>
          <w:iCs/>
        </w:rPr>
        <w:t>[date of judgment]</w:t>
      </w:r>
      <w:r>
        <w:t>.</w:t>
      </w:r>
    </w:p>
    <w:p w14:paraId="50AF67C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42D11E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0140E1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C6CDC3A"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tbl.ident="I01AHDJ"</w:instrText>
      </w:r>
      <w:r>
        <w:fldChar w:fldCharType="end"/>
      </w:r>
      <w:r>
        <w:fldChar w:fldCharType="begin"/>
      </w:r>
      <w:r>
        <w:instrText>tbl.uuid="I01KXBT"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7495113" w14:textId="77777777" w:rsidR="00FD3105" w:rsidRDefault="00FD3105">
      <w:pPr>
        <w:pStyle w:val="pxtable"/>
      </w:pPr>
      <w:r>
        <w:rPr>
          <w:color w:val="FF0000"/>
          <w:sz w:val="20"/>
          <w:szCs w:val="20"/>
          <w:vertAlign w:val="superscript"/>
        </w:rPr>
        <w:lastRenderedPageBreak/>
        <w:t>►</w:t>
      </w:r>
      <w:r>
        <w:fldChar w:fldCharType="begin"/>
      </w:r>
      <w:r>
        <w:instrText>table.resize="minus2"</w:instrText>
      </w:r>
      <w:r>
        <w:fldChar w:fldCharType="end"/>
      </w:r>
      <w:r>
        <w:fldChar w:fldCharType="begin"/>
      </w:r>
      <w:r>
        <w:instrText>table.tabstyle="formcol"</w:instrText>
      </w:r>
      <w:r>
        <w:fldChar w:fldCharType="end"/>
      </w:r>
    </w:p>
    <w:p w14:paraId="72B8094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948347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212A80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9072F61" w14:textId="77777777">
        <w:tc>
          <w:tcPr>
            <w:tcW w:w="4320" w:type="dxa"/>
            <w:tcBorders>
              <w:top w:val="nil"/>
              <w:left w:val="nil"/>
              <w:bottom w:val="nil"/>
              <w:right w:val="nil"/>
            </w:tcBorders>
          </w:tcPr>
          <w:p w14:paraId="20C40D3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C3C1BE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77D6E20" w14:textId="77777777">
        <w:tc>
          <w:tcPr>
            <w:tcW w:w="4320" w:type="dxa"/>
            <w:tcBorders>
              <w:top w:val="nil"/>
              <w:left w:val="nil"/>
              <w:bottom w:val="nil"/>
              <w:right w:val="nil"/>
            </w:tcBorders>
          </w:tcPr>
          <w:p w14:paraId="33B17A8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AB5474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1F6A5F5" w14:textId="77777777" w:rsidR="00FD3105" w:rsidRDefault="00FD3105">
      <w:pPr>
        <w:pStyle w:val="pxtbody"/>
      </w:pPr>
    </w:p>
    <w:p w14:paraId="6E4963CB" w14:textId="77777777" w:rsidR="00FD3105" w:rsidRDefault="00FD3105"/>
    <w:p w14:paraId="10866101" w14:textId="77777777" w:rsidR="00FD3105" w:rsidRDefault="00FD3105">
      <w:pPr>
        <w:pStyle w:val="pxcomnt"/>
      </w:pPr>
    </w:p>
    <w:p w14:paraId="0E443051" w14:textId="77777777" w:rsidR="00FD3105" w:rsidRDefault="00FD3105">
      <w:pPr>
        <w:pStyle w:val="pxhac"/>
        <w:spacing w:before="180"/>
        <w:jc w:val="center"/>
      </w:pPr>
      <w:r>
        <w:rPr>
          <w:rStyle w:val="pxb"/>
          <w:b/>
          <w:bCs/>
        </w:rPr>
        <w:t>Author's Comment</w:t>
      </w:r>
    </w:p>
    <w:p w14:paraId="68FE5BC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st.ref.id="I048XSZ"</w:instrText>
      </w:r>
      <w:r>
        <w:rPr>
          <w:rStyle w:val="pxst"/>
        </w:rPr>
        <w:fldChar w:fldCharType="end"/>
      </w:r>
      <w:r>
        <w:rPr>
          <w:rStyle w:val="pxst"/>
          <w:vanish/>
        </w:rPr>
        <w:t>&amp;s;</w:t>
      </w:r>
      <w:r>
        <w:rPr>
          <w:rStyle w:val="pxvis"/>
          <w:rFonts w:ascii="Times NewRoman" w:hAnsi="Times NewRoman"/>
          <w:b w:val="0"/>
          <w:sz w:val="24"/>
        </w:rPr>
        <w:t>§</w:t>
      </w:r>
      <w:r>
        <w:rPr>
          <w:rStyle w:val="pxst"/>
        </w:rPr>
        <w:t>78.19, Fla. Stat.</w:t>
      </w:r>
      <w:r>
        <w:t xml:space="preserve">; </w:t>
      </w:r>
      <w:r>
        <w:rPr>
          <w:rStyle w:val="pxx"/>
          <w:color w:val="FF0000"/>
          <w:sz w:val="20"/>
          <w:szCs w:val="20"/>
          <w:vertAlign w:val="superscript"/>
        </w:rPr>
        <w:t>►</w:t>
      </w:r>
      <w:r>
        <w:rPr>
          <w:rStyle w:val="pxx"/>
        </w:rPr>
        <w:fldChar w:fldCharType="begin"/>
      </w:r>
      <w:r>
        <w:rPr>
          <w:rStyle w:val="pxx"/>
        </w:rPr>
        <w:instrText>x.ref.id="I03XRWL"</w:instrText>
      </w:r>
      <w:r>
        <w:rPr>
          <w:rStyle w:val="pxx"/>
        </w:rPr>
        <w:fldChar w:fldCharType="end"/>
      </w:r>
      <w:r>
        <w:rPr>
          <w:rStyle w:val="pxx"/>
          <w:vanish/>
        </w:rPr>
        <w:t>&amp;s;</w:t>
      </w:r>
      <w:r>
        <w:rPr>
          <w:rStyle w:val="pxvis"/>
          <w:rFonts w:ascii="Times NewRoman" w:hAnsi="Times NewRoman"/>
          <w:b w:val="0"/>
          <w:sz w:val="24"/>
        </w:rPr>
        <w:t>§</w:t>
      </w:r>
      <w:r>
        <w:rPr>
          <w:rStyle w:val="pxx"/>
        </w:rPr>
        <w:t>10:55</w:t>
      </w:r>
      <w:r>
        <w:t xml:space="preserve">, Comment. </w:t>
      </w:r>
      <w:r>
        <w:rPr>
          <w:rStyle w:val="pxst"/>
          <w:color w:val="FF0000"/>
          <w:sz w:val="20"/>
          <w:szCs w:val="20"/>
          <w:vertAlign w:val="superscript"/>
        </w:rPr>
        <w:t>►</w:t>
      </w:r>
      <w:r>
        <w:rPr>
          <w:rStyle w:val="pxst"/>
        </w:rPr>
        <w:fldChar w:fldCharType="begin"/>
      </w:r>
      <w:r>
        <w:rPr>
          <w:rStyle w:val="pxst"/>
        </w:rPr>
        <w:instrText>st.ref.id="I0464O3"</w:instrText>
      </w:r>
      <w:r>
        <w:rPr>
          <w:rStyle w:val="pxst"/>
        </w:rPr>
        <w:fldChar w:fldCharType="end"/>
      </w:r>
      <w:r>
        <w:rPr>
          <w:rStyle w:val="pxst"/>
        </w:rPr>
        <w:t>Fla. R. Civ. P. Form 1.995(b)</w:t>
      </w:r>
      <w:r>
        <w:t>.</w:t>
      </w:r>
    </w:p>
    <w:p w14:paraId="0114D983" w14:textId="77777777" w:rsidR="00FD3105" w:rsidRDefault="00FD3105">
      <w:pPr>
        <w:pStyle w:val="pxs"/>
        <w:spacing w:before="180"/>
        <w:rPr>
          <w:sz w:val="27"/>
          <w:szCs w:val="27"/>
        </w:rPr>
      </w:pPr>
      <w:r>
        <w:rPr>
          <w:sz w:val="27"/>
          <w:szCs w:val="27"/>
        </w:rPr>
        <w:t>10:57. Judgment</w:t>
      </w:r>
      <w:r>
        <w:rPr>
          <w:rStyle w:val="pxsep"/>
        </w:rPr>
        <w:t xml:space="preserve">-- </w:t>
      </w:r>
      <w:r>
        <w:rPr>
          <w:sz w:val="27"/>
          <w:szCs w:val="27"/>
        </w:rPr>
        <w:t>Replevin, for plaintiff, plaintiff has possession</w:t>
      </w:r>
    </w:p>
    <w:p w14:paraId="17E92ABE" w14:textId="77777777" w:rsidR="00FD3105" w:rsidRDefault="00FD3105">
      <w:pPr>
        <w:pStyle w:val="pxov"/>
        <w:rPr>
          <w:vanish/>
        </w:rPr>
      </w:pPr>
      <w:r>
        <w:rPr>
          <w:vanish/>
        </w:rPr>
        <w:t>FMS</w:t>
      </w:r>
    </w:p>
    <w:p w14:paraId="67197EAF" w14:textId="77777777" w:rsidR="00FD3105" w:rsidRDefault="00FD3105">
      <w:pPr>
        <w:pStyle w:val="pxov"/>
        <w:rPr>
          <w:vanish/>
        </w:rPr>
      </w:pPr>
      <w:r>
        <w:rPr>
          <w:vanish/>
        </w:rPr>
        <w:t>LCV</w:t>
      </w:r>
    </w:p>
    <w:p w14:paraId="581DE5BD" w14:textId="77777777" w:rsidR="00FD3105" w:rsidRDefault="00FD3105">
      <w:pPr>
        <w:pStyle w:val="pxov"/>
        <w:rPr>
          <w:vanish/>
        </w:rPr>
      </w:pPr>
      <w:r>
        <w:rPr>
          <w:vanish/>
        </w:rPr>
        <w:t>LSC</w:t>
      </w:r>
    </w:p>
    <w:p w14:paraId="0E0363DF" w14:textId="77777777" w:rsidR="00FD3105" w:rsidRDefault="00FD3105">
      <w:pPr>
        <w:pStyle w:val="pxov"/>
        <w:rPr>
          <w:vanish/>
        </w:rPr>
      </w:pPr>
      <w:r>
        <w:rPr>
          <w:vanish/>
        </w:rPr>
        <w:t>LS7</w:t>
      </w:r>
    </w:p>
    <w:p w14:paraId="331B1E2E" w14:textId="77777777" w:rsidR="00FD3105" w:rsidRDefault="00FD3105">
      <w:pPr>
        <w:pStyle w:val="pxov"/>
        <w:rPr>
          <w:vanish/>
        </w:rPr>
      </w:pPr>
      <w:r>
        <w:rPr>
          <w:vanish/>
        </w:rPr>
        <w:t>REL</w:t>
      </w:r>
    </w:p>
    <w:p w14:paraId="32619F15" w14:textId="77777777" w:rsidR="00FD3105" w:rsidRDefault="00FD3105">
      <w:pPr>
        <w:pStyle w:val="pxov"/>
        <w:rPr>
          <w:vanish/>
        </w:rPr>
      </w:pPr>
      <w:r>
        <w:rPr>
          <w:vanish/>
        </w:rPr>
        <w:t>RTD</w:t>
      </w:r>
    </w:p>
    <w:p w14:paraId="6620B055" w14:textId="77777777" w:rsidR="00FD3105" w:rsidRDefault="00FD3105">
      <w:pPr>
        <w:pStyle w:val="pxov"/>
        <w:rPr>
          <w:vanish/>
        </w:rPr>
      </w:pPr>
      <w:r>
        <w:rPr>
          <w:vanish/>
        </w:rPr>
        <w:t>FCV</w:t>
      </w:r>
    </w:p>
    <w:p w14:paraId="0F19A691" w14:textId="77777777" w:rsidR="00FD3105" w:rsidRDefault="00FD3105">
      <w:pPr>
        <w:pStyle w:val="pxov"/>
        <w:rPr>
          <w:vanish/>
        </w:rPr>
      </w:pPr>
      <w:r>
        <w:rPr>
          <w:vanish/>
        </w:rPr>
        <w:t>FLG</w:t>
      </w:r>
    </w:p>
    <w:p w14:paraId="6617BB8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form.fid="I79c9fb709fed11dfbf230000837214a9"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782F6E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tbl.ident="I07VPON"</w:instrText>
      </w:r>
      <w:r>
        <w:fldChar w:fldCharType="end"/>
      </w:r>
      <w:r>
        <w:fldChar w:fldCharType="begin"/>
      </w:r>
      <w:r>
        <w:instrText>tbl.uuid="I01CIN6"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645C35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D64DEB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1C1E09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5D1B1D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8A116D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6F53E3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544E8EB" w14:textId="77777777">
        <w:tc>
          <w:tcPr>
            <w:tcW w:w="2160" w:type="dxa"/>
            <w:tcBorders>
              <w:top w:val="nil"/>
              <w:left w:val="nil"/>
              <w:bottom w:val="nil"/>
              <w:right w:val="nil"/>
            </w:tcBorders>
          </w:tcPr>
          <w:p w14:paraId="0960D29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27AF7E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285B3C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4EEF72" w14:textId="77777777" w:rsidR="00FD3105" w:rsidRDefault="00FD3105"/>
        </w:tc>
      </w:tr>
      <w:tr w:rsidR="00FD3105" w14:paraId="2A993A46" w14:textId="77777777">
        <w:tc>
          <w:tcPr>
            <w:tcW w:w="2160" w:type="dxa"/>
            <w:tcBorders>
              <w:top w:val="nil"/>
              <w:left w:val="nil"/>
              <w:bottom w:val="nil"/>
              <w:right w:val="nil"/>
            </w:tcBorders>
          </w:tcPr>
          <w:p w14:paraId="2FA846A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w:instrText>
            </w:r>
            <w:r>
              <w:rPr>
                <w:rStyle w:val="pxrowentry"/>
              </w:rPr>
              <w:lastRenderedPageBreak/>
              <w:instrText>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5AA5E5C"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lastRenderedPageBreak/>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3F2E163"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lastRenderedPageBreak/>
              <w:fldChar w:fldCharType="end"/>
            </w:r>
          </w:p>
        </w:tc>
        <w:tc>
          <w:tcPr>
            <w:tcW w:w="2160" w:type="dxa"/>
            <w:tcBorders>
              <w:top w:val="nil"/>
              <w:left w:val="nil"/>
              <w:bottom w:val="nil"/>
              <w:right w:val="nil"/>
            </w:tcBorders>
          </w:tcPr>
          <w:p w14:paraId="27BD775F" w14:textId="77777777" w:rsidR="00FD3105" w:rsidRDefault="00FD3105"/>
        </w:tc>
      </w:tr>
      <w:tr w:rsidR="00FD3105" w14:paraId="6F2DDE23" w14:textId="77777777">
        <w:tc>
          <w:tcPr>
            <w:tcW w:w="2160" w:type="dxa"/>
            <w:tcBorders>
              <w:top w:val="nil"/>
              <w:left w:val="nil"/>
              <w:bottom w:val="nil"/>
              <w:right w:val="nil"/>
            </w:tcBorders>
          </w:tcPr>
          <w:p w14:paraId="535D633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0B378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017A3E8" w14:textId="77777777" w:rsidR="00FD3105" w:rsidRDefault="00FD3105"/>
        </w:tc>
        <w:tc>
          <w:tcPr>
            <w:tcW w:w="2160" w:type="dxa"/>
            <w:tcBorders>
              <w:top w:val="nil"/>
              <w:left w:val="nil"/>
              <w:bottom w:val="nil"/>
              <w:right w:val="nil"/>
            </w:tcBorders>
          </w:tcPr>
          <w:p w14:paraId="65F7D186" w14:textId="77777777" w:rsidR="00FD3105" w:rsidRDefault="00FD3105"/>
        </w:tc>
      </w:tr>
      <w:tr w:rsidR="00FD3105" w14:paraId="5AB35123" w14:textId="77777777">
        <w:tc>
          <w:tcPr>
            <w:tcW w:w="2160" w:type="dxa"/>
            <w:tcBorders>
              <w:top w:val="nil"/>
              <w:left w:val="nil"/>
              <w:bottom w:val="nil"/>
              <w:right w:val="nil"/>
            </w:tcBorders>
          </w:tcPr>
          <w:p w14:paraId="4DAFEA7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0C2938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3A3442A" w14:textId="77777777" w:rsidR="00FD3105" w:rsidRDefault="00FD3105"/>
        </w:tc>
        <w:tc>
          <w:tcPr>
            <w:tcW w:w="2160" w:type="dxa"/>
            <w:tcBorders>
              <w:top w:val="nil"/>
              <w:left w:val="nil"/>
              <w:bottom w:val="nil"/>
              <w:right w:val="nil"/>
            </w:tcBorders>
          </w:tcPr>
          <w:p w14:paraId="597AE516" w14:textId="77777777" w:rsidR="00FD3105" w:rsidRDefault="00FD3105"/>
        </w:tc>
      </w:tr>
      <w:tr w:rsidR="00FD3105" w14:paraId="2491E74F" w14:textId="77777777">
        <w:tc>
          <w:tcPr>
            <w:tcW w:w="2160" w:type="dxa"/>
            <w:tcBorders>
              <w:top w:val="nil"/>
              <w:left w:val="nil"/>
              <w:bottom w:val="nil"/>
              <w:right w:val="nil"/>
            </w:tcBorders>
          </w:tcPr>
          <w:p w14:paraId="2C3C84E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8C28B6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A6B865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A0DF58D" w14:textId="77777777" w:rsidR="00FD3105" w:rsidRDefault="00FD3105"/>
        </w:tc>
      </w:tr>
    </w:tbl>
    <w:p w14:paraId="0C638750" w14:textId="77777777" w:rsidR="00FD3105" w:rsidRDefault="00FD3105">
      <w:pPr>
        <w:pStyle w:val="pxtbody"/>
      </w:pPr>
    </w:p>
    <w:p w14:paraId="614AB1B9" w14:textId="77777777" w:rsidR="00FD3105" w:rsidRDefault="00FD3105"/>
    <w:p w14:paraId="0990DFC0" w14:textId="77777777" w:rsidR="00FD3105" w:rsidRDefault="00FD3105">
      <w:pPr>
        <w:pStyle w:val="pxformhac"/>
        <w:spacing w:before="180"/>
        <w:jc w:val="center"/>
      </w:pPr>
      <w:r>
        <w:t xml:space="preserve">FINAL JUDGMENT </w:t>
      </w:r>
    </w:p>
    <w:p w14:paraId="15E47E8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Pursuant to the verdict rendered in this action and the court finding the plaintiff has possession of the property described in paragraph 1</w:t>
      </w:r>
    </w:p>
    <w:p w14:paraId="79D7AAB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IT IS ADJUDGED that:</w:t>
      </w:r>
    </w:p>
    <w:p w14:paraId="61BDBB06" w14:textId="77777777" w:rsidR="00FD3105" w:rsidRDefault="00FD3105">
      <w:pPr>
        <w:pStyle w:val="pxformfl"/>
        <w:ind w:left="500"/>
      </w:pPr>
      <w:r>
        <w:t xml:space="preserve"> </w:t>
      </w:r>
    </w:p>
    <w:p w14:paraId="46BCAF0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F9324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Plaintiff </w:t>
      </w:r>
      <w:r>
        <w:rPr>
          <w:rStyle w:val="pxfinstr"/>
          <w:i/>
          <w:iCs/>
        </w:rPr>
        <w:t>[NAME OF PLAINTIFF]</w:t>
      </w:r>
      <w:r>
        <w:t xml:space="preserve"> has the right to retain possession of the following described personal property:</w:t>
      </w:r>
    </w:p>
    <w:p w14:paraId="5AEBA8CC"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1DB78EB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fldChar w:fldCharType="begin"/>
      </w:r>
      <w:r>
        <w:instrText>p.fl="none"</w:instrText>
      </w:r>
      <w:r>
        <w:fldChar w:fldCharType="end"/>
      </w:r>
      <w:r>
        <w:t xml:space="preserve">against defendant </w:t>
      </w:r>
      <w:r>
        <w:rPr>
          <w:rStyle w:val="pxfinstr"/>
          <w:i/>
          <w:iCs/>
        </w:rPr>
        <w:t>[NAME OF DEFENDANT]</w:t>
      </w:r>
      <w:r>
        <w:t>.</w:t>
      </w:r>
    </w:p>
    <w:p w14:paraId="25EA34C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4F7A8A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Plaintiff, whose address is </w:t>
      </w:r>
      <w:r>
        <w:rPr>
          <w:rStyle w:val="pxfinstr"/>
          <w:i/>
          <w:iCs/>
        </w:rPr>
        <w:t>[address of plaintiff]</w:t>
      </w:r>
      <w:r>
        <w:t xml:space="preserve">, recovers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recovery]</w:t>
      </w:r>
      <w:r>
        <w:t xml:space="preserve"> for the detention of the property with costs of $</w:t>
      </w:r>
      <w:r>
        <w:rPr>
          <w:rStyle w:val="pxfinstr"/>
          <w:i/>
          <w:iCs/>
        </w:rPr>
        <w:t>[dollar amount of costs]</w:t>
      </w:r>
      <w:r>
        <w:t>, making a total of $</w:t>
      </w:r>
      <w:r>
        <w:rPr>
          <w:rStyle w:val="pxfinstr"/>
          <w:i/>
          <w:iCs/>
        </w:rPr>
        <w:t>[dollar amount of total recovery]</w:t>
      </w:r>
      <w:r>
        <w:t>, that shall bear interest at the rate prescribed by law, for which let execution issue forthwith.</w:t>
      </w:r>
    </w:p>
    <w:p w14:paraId="4C0D2FB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0ED13D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The liability of </w:t>
      </w:r>
      <w:r>
        <w:rPr>
          <w:rStyle w:val="pxfinstr"/>
          <w:i/>
          <w:iCs/>
        </w:rPr>
        <w:t>[name of surety]</w:t>
      </w:r>
      <w:r>
        <w:t xml:space="preserve"> on the replevin bond is terminated.</w:t>
      </w:r>
    </w:p>
    <w:p w14:paraId="121E0E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ORDERED at </w:t>
      </w:r>
      <w:r>
        <w:rPr>
          <w:rStyle w:val="pxfinstr"/>
          <w:i/>
          <w:iCs/>
        </w:rPr>
        <w:t>[name of city]</w:t>
      </w:r>
      <w:r>
        <w:t xml:space="preserve">, Florida on </w:t>
      </w:r>
      <w:r>
        <w:rPr>
          <w:rStyle w:val="pxfinstr"/>
          <w:i/>
          <w:iCs/>
        </w:rPr>
        <w:t>[date of judgment]</w:t>
      </w:r>
      <w:r>
        <w:t>.</w:t>
      </w:r>
    </w:p>
    <w:p w14:paraId="2621C21E" w14:textId="77777777" w:rsidR="00FD3105" w:rsidRDefault="00FD3105">
      <w:pPr>
        <w:pStyle w:val="pxformfsigfvs"/>
      </w:pPr>
      <w:r>
        <w:rPr>
          <w:color w:val="FF0000"/>
          <w:sz w:val="20"/>
          <w:szCs w:val="20"/>
          <w:vertAlign w:val="superscript"/>
        </w:rPr>
        <w:lastRenderedPageBreak/>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820D2E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E472E1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BBF600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tbl.ident="I00FW3O"</w:instrText>
      </w:r>
      <w:r>
        <w:fldChar w:fldCharType="end"/>
      </w:r>
      <w:r>
        <w:fldChar w:fldCharType="begin"/>
      </w:r>
      <w:r>
        <w:instrText>tbl.uuid="I01M2G8"</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7D4A1B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34C14B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8C45FC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09BAD0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A2275CE" w14:textId="77777777">
        <w:tc>
          <w:tcPr>
            <w:tcW w:w="4320" w:type="dxa"/>
            <w:tcBorders>
              <w:top w:val="nil"/>
              <w:left w:val="nil"/>
              <w:bottom w:val="nil"/>
              <w:right w:val="nil"/>
            </w:tcBorders>
          </w:tcPr>
          <w:p w14:paraId="0F4923D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3F070C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68388F7" w14:textId="77777777">
        <w:tc>
          <w:tcPr>
            <w:tcW w:w="4320" w:type="dxa"/>
            <w:tcBorders>
              <w:top w:val="nil"/>
              <w:left w:val="nil"/>
              <w:bottom w:val="nil"/>
              <w:right w:val="nil"/>
            </w:tcBorders>
          </w:tcPr>
          <w:p w14:paraId="570E239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47779A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F2A1829" w14:textId="77777777" w:rsidR="00FD3105" w:rsidRDefault="00FD3105">
      <w:pPr>
        <w:pStyle w:val="pxtbody"/>
      </w:pPr>
    </w:p>
    <w:p w14:paraId="0CEDD216" w14:textId="77777777" w:rsidR="00FD3105" w:rsidRDefault="00FD3105"/>
    <w:p w14:paraId="1AA14CC4" w14:textId="77777777" w:rsidR="00FD3105" w:rsidRDefault="00FD3105">
      <w:pPr>
        <w:pStyle w:val="pxcomnt"/>
      </w:pPr>
    </w:p>
    <w:p w14:paraId="390ACC93" w14:textId="77777777" w:rsidR="00FD3105" w:rsidRDefault="00FD3105">
      <w:pPr>
        <w:pStyle w:val="pxhac"/>
        <w:spacing w:before="180"/>
        <w:jc w:val="center"/>
      </w:pPr>
      <w:r>
        <w:rPr>
          <w:rStyle w:val="pxb"/>
          <w:b/>
          <w:bCs/>
        </w:rPr>
        <w:t>Author's Comment</w:t>
      </w:r>
    </w:p>
    <w:p w14:paraId="6E57074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st.ref.id="I048XN9"</w:instrText>
      </w:r>
      <w:r>
        <w:rPr>
          <w:rStyle w:val="pxst"/>
        </w:rPr>
        <w:fldChar w:fldCharType="end"/>
      </w:r>
      <w:r>
        <w:rPr>
          <w:rStyle w:val="pxst"/>
          <w:vanish/>
        </w:rPr>
        <w:t>&amp;s;</w:t>
      </w:r>
      <w:r>
        <w:rPr>
          <w:rStyle w:val="pxvis"/>
          <w:rFonts w:ascii="Times NewRoman" w:hAnsi="Times NewRoman"/>
          <w:b w:val="0"/>
          <w:sz w:val="24"/>
        </w:rPr>
        <w:t>§</w:t>
      </w:r>
      <w:r>
        <w:rPr>
          <w:rStyle w:val="pxst"/>
        </w:rPr>
        <w:t>78.18,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st.ref.id="I02UKS7"</w:instrText>
      </w:r>
      <w:r>
        <w:rPr>
          <w:rStyle w:val="pxst"/>
        </w:rPr>
        <w:fldChar w:fldCharType="end"/>
      </w:r>
      <w:r>
        <w:rPr>
          <w:rStyle w:val="pxst"/>
        </w:rPr>
        <w:t>Florida Rule of Civil Procedure Form 1.990</w:t>
      </w:r>
      <w:r>
        <w:t xml:space="preserve">. See also </w:t>
      </w:r>
      <w:r>
        <w:rPr>
          <w:rStyle w:val="pxst"/>
          <w:color w:val="FF0000"/>
          <w:sz w:val="20"/>
          <w:szCs w:val="20"/>
          <w:vertAlign w:val="superscript"/>
        </w:rPr>
        <w:t>►</w:t>
      </w:r>
      <w:r>
        <w:rPr>
          <w:rStyle w:val="pxst"/>
        </w:rPr>
        <w:fldChar w:fldCharType="begin"/>
      </w:r>
      <w:r>
        <w:rPr>
          <w:rStyle w:val="pxst"/>
        </w:rPr>
        <w:instrText>st.ref.id="I048XN7"</w:instrText>
      </w:r>
      <w:r>
        <w:rPr>
          <w:rStyle w:val="pxst"/>
        </w:rPr>
        <w:fldChar w:fldCharType="end"/>
      </w:r>
      <w:r>
        <w:rPr>
          <w:rStyle w:val="pxst"/>
        </w:rPr>
        <w:t>Fla. R. Civ. P. Form 1.995(a)</w:t>
      </w:r>
      <w:r>
        <w:t>.</w:t>
      </w:r>
    </w:p>
    <w:p w14:paraId="1BBF33DE" w14:textId="77777777" w:rsidR="00FD3105" w:rsidRDefault="00FD3105">
      <w:pPr>
        <w:pStyle w:val="pxs"/>
        <w:spacing w:before="180"/>
        <w:rPr>
          <w:sz w:val="27"/>
          <w:szCs w:val="27"/>
        </w:rPr>
      </w:pPr>
      <w:r>
        <w:rPr>
          <w:sz w:val="27"/>
          <w:szCs w:val="27"/>
        </w:rPr>
        <w:t>10:58. Judgment</w:t>
      </w:r>
      <w:r>
        <w:rPr>
          <w:rStyle w:val="pxsep"/>
        </w:rPr>
        <w:t xml:space="preserve">-- </w:t>
      </w:r>
      <w:r>
        <w:rPr>
          <w:sz w:val="27"/>
          <w:szCs w:val="27"/>
        </w:rPr>
        <w:t>Rescission, contract</w:t>
      </w:r>
    </w:p>
    <w:p w14:paraId="113595E8" w14:textId="77777777" w:rsidR="00FD3105" w:rsidRDefault="00FD3105">
      <w:pPr>
        <w:pStyle w:val="pxov"/>
        <w:rPr>
          <w:vanish/>
        </w:rPr>
      </w:pPr>
      <w:r>
        <w:rPr>
          <w:vanish/>
        </w:rPr>
        <w:t>FMS</w:t>
      </w:r>
    </w:p>
    <w:p w14:paraId="4FC498FB" w14:textId="77777777" w:rsidR="00FD3105" w:rsidRDefault="00FD3105">
      <w:pPr>
        <w:pStyle w:val="pxov"/>
        <w:rPr>
          <w:vanish/>
        </w:rPr>
      </w:pPr>
      <w:r>
        <w:rPr>
          <w:vanish/>
        </w:rPr>
        <w:t>LCV</w:t>
      </w:r>
    </w:p>
    <w:p w14:paraId="442DBBC3" w14:textId="77777777" w:rsidR="00FD3105" w:rsidRDefault="00FD3105">
      <w:pPr>
        <w:pStyle w:val="pxov"/>
        <w:rPr>
          <w:vanish/>
        </w:rPr>
      </w:pPr>
      <w:r>
        <w:rPr>
          <w:vanish/>
        </w:rPr>
        <w:t>LSC</w:t>
      </w:r>
    </w:p>
    <w:p w14:paraId="2988F4DE" w14:textId="77777777" w:rsidR="00FD3105" w:rsidRDefault="00FD3105">
      <w:pPr>
        <w:pStyle w:val="pxov"/>
        <w:rPr>
          <w:vanish/>
        </w:rPr>
      </w:pPr>
      <w:r>
        <w:rPr>
          <w:vanish/>
        </w:rPr>
        <w:t>LS7</w:t>
      </w:r>
    </w:p>
    <w:p w14:paraId="0626B800" w14:textId="77777777" w:rsidR="00FD3105" w:rsidRDefault="00FD3105">
      <w:pPr>
        <w:pStyle w:val="pxov"/>
        <w:rPr>
          <w:vanish/>
        </w:rPr>
      </w:pPr>
      <w:r>
        <w:rPr>
          <w:vanish/>
        </w:rPr>
        <w:t>FCV</w:t>
      </w:r>
    </w:p>
    <w:p w14:paraId="166D9931" w14:textId="77777777" w:rsidR="00FD3105" w:rsidRDefault="00FD3105">
      <w:pPr>
        <w:pStyle w:val="pxov"/>
        <w:rPr>
          <w:vanish/>
        </w:rPr>
      </w:pPr>
      <w:r>
        <w:rPr>
          <w:vanish/>
        </w:rPr>
        <w:t>FLG</w:t>
      </w:r>
    </w:p>
    <w:p w14:paraId="059AA15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form.fid="I79d100509fed11dfbf230000837214a9"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82BD3A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tbl.ident="I0714ET"</w:instrText>
      </w:r>
      <w:r>
        <w:fldChar w:fldCharType="end"/>
      </w:r>
      <w:r>
        <w:fldChar w:fldCharType="begin"/>
      </w:r>
      <w:r>
        <w:instrText>tbl.uuid="I013DLE"</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4639A1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C1B37D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B3980D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810236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E2BE15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470B12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D462D6A" w14:textId="77777777">
        <w:tc>
          <w:tcPr>
            <w:tcW w:w="2160" w:type="dxa"/>
            <w:tcBorders>
              <w:top w:val="nil"/>
              <w:left w:val="nil"/>
              <w:bottom w:val="nil"/>
              <w:right w:val="nil"/>
            </w:tcBorders>
          </w:tcPr>
          <w:p w14:paraId="12490A6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w:instrText>
            </w:r>
            <w:r>
              <w:rPr>
                <w:rStyle w:val="pxrowentry"/>
              </w:rPr>
              <w:lastRenderedPageBreak/>
              <w:instrTex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720ADBE"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BB61ED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4C96575" w14:textId="77777777" w:rsidR="00FD3105" w:rsidRDefault="00FD3105"/>
        </w:tc>
      </w:tr>
      <w:tr w:rsidR="00FD3105" w14:paraId="7036583A" w14:textId="77777777">
        <w:tc>
          <w:tcPr>
            <w:tcW w:w="2160" w:type="dxa"/>
            <w:tcBorders>
              <w:top w:val="nil"/>
              <w:left w:val="nil"/>
              <w:bottom w:val="nil"/>
              <w:right w:val="nil"/>
            </w:tcBorders>
          </w:tcPr>
          <w:p w14:paraId="38493BB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C8486D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336ACA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38A0032" w14:textId="77777777" w:rsidR="00FD3105" w:rsidRDefault="00FD3105"/>
        </w:tc>
      </w:tr>
      <w:tr w:rsidR="00FD3105" w14:paraId="04BFACBF" w14:textId="77777777">
        <w:tc>
          <w:tcPr>
            <w:tcW w:w="2160" w:type="dxa"/>
            <w:tcBorders>
              <w:top w:val="nil"/>
              <w:left w:val="nil"/>
              <w:bottom w:val="nil"/>
              <w:right w:val="nil"/>
            </w:tcBorders>
          </w:tcPr>
          <w:p w14:paraId="6FE38FA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80AA0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AB88C2D" w14:textId="77777777" w:rsidR="00FD3105" w:rsidRDefault="00FD3105"/>
        </w:tc>
        <w:tc>
          <w:tcPr>
            <w:tcW w:w="2160" w:type="dxa"/>
            <w:tcBorders>
              <w:top w:val="nil"/>
              <w:left w:val="nil"/>
              <w:bottom w:val="nil"/>
              <w:right w:val="nil"/>
            </w:tcBorders>
          </w:tcPr>
          <w:p w14:paraId="34E65E62" w14:textId="77777777" w:rsidR="00FD3105" w:rsidRDefault="00FD3105"/>
        </w:tc>
      </w:tr>
      <w:tr w:rsidR="00FD3105" w14:paraId="4914F3FC" w14:textId="77777777">
        <w:tc>
          <w:tcPr>
            <w:tcW w:w="2160" w:type="dxa"/>
            <w:tcBorders>
              <w:top w:val="nil"/>
              <w:left w:val="nil"/>
              <w:bottom w:val="nil"/>
              <w:right w:val="nil"/>
            </w:tcBorders>
          </w:tcPr>
          <w:p w14:paraId="4852D86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D43D58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63A983" w14:textId="77777777" w:rsidR="00FD3105" w:rsidRDefault="00FD3105"/>
        </w:tc>
        <w:tc>
          <w:tcPr>
            <w:tcW w:w="2160" w:type="dxa"/>
            <w:tcBorders>
              <w:top w:val="nil"/>
              <w:left w:val="nil"/>
              <w:bottom w:val="nil"/>
              <w:right w:val="nil"/>
            </w:tcBorders>
          </w:tcPr>
          <w:p w14:paraId="706AB7AA" w14:textId="77777777" w:rsidR="00FD3105" w:rsidRDefault="00FD3105"/>
        </w:tc>
      </w:tr>
      <w:tr w:rsidR="00FD3105" w14:paraId="3EEBADB4" w14:textId="77777777">
        <w:tc>
          <w:tcPr>
            <w:tcW w:w="2160" w:type="dxa"/>
            <w:tcBorders>
              <w:top w:val="nil"/>
              <w:left w:val="nil"/>
              <w:bottom w:val="nil"/>
              <w:right w:val="nil"/>
            </w:tcBorders>
          </w:tcPr>
          <w:p w14:paraId="43E0F4D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81EDF3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364F58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32CF625" w14:textId="77777777" w:rsidR="00FD3105" w:rsidRDefault="00FD3105"/>
        </w:tc>
      </w:tr>
    </w:tbl>
    <w:p w14:paraId="72739812" w14:textId="77777777" w:rsidR="00FD3105" w:rsidRDefault="00FD3105">
      <w:pPr>
        <w:pStyle w:val="pxtbody"/>
      </w:pPr>
    </w:p>
    <w:p w14:paraId="579DE7E5" w14:textId="77777777" w:rsidR="00FD3105" w:rsidRDefault="00FD3105"/>
    <w:p w14:paraId="5FD611AF" w14:textId="77777777" w:rsidR="00FD3105" w:rsidRDefault="00FD3105">
      <w:pPr>
        <w:pStyle w:val="pxformhac"/>
        <w:spacing w:before="180"/>
        <w:jc w:val="center"/>
      </w:pPr>
      <w:r>
        <w:t xml:space="preserve">FINAL JUDGMENT </w:t>
      </w:r>
    </w:p>
    <w:p w14:paraId="32714A1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This action was tried before the court. On the evidence presented</w:t>
      </w:r>
    </w:p>
    <w:p w14:paraId="3F33C3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IT IS ADJUDGED that:</w:t>
      </w:r>
    </w:p>
    <w:p w14:paraId="3FDFBDFF" w14:textId="77777777" w:rsidR="00FD3105" w:rsidRDefault="00FD3105">
      <w:pPr>
        <w:pStyle w:val="pxformfl"/>
        <w:ind w:left="500"/>
      </w:pPr>
      <w:r>
        <w:t xml:space="preserve"> </w:t>
      </w:r>
    </w:p>
    <w:p w14:paraId="0588B7D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90111D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The contract between plaintiff </w:t>
      </w:r>
      <w:r>
        <w:rPr>
          <w:rStyle w:val="pxfinstr"/>
          <w:i/>
          <w:iCs/>
        </w:rPr>
        <w:t>[NAME OF PLAINTIFF]</w:t>
      </w:r>
      <w:r>
        <w:t xml:space="preserve"> and defendant </w:t>
      </w:r>
      <w:r>
        <w:rPr>
          <w:rStyle w:val="pxfinstr"/>
          <w:i/>
          <w:iCs/>
        </w:rPr>
        <w:t>[NAME OF DEFENDANT]</w:t>
      </w:r>
      <w:r>
        <w:t xml:space="preserve"> dated </w:t>
      </w:r>
      <w:r>
        <w:rPr>
          <w:rStyle w:val="pxfinstr"/>
          <w:i/>
          <w:iCs/>
        </w:rPr>
        <w:t>[date of contract]</w:t>
      </w:r>
      <w:r>
        <w:t>, a copy of which is attached to the amended complaint filed in this action, is rescinded because the evidence shows impossibility of performance.</w:t>
      </w:r>
    </w:p>
    <w:p w14:paraId="6916261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1BF468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Plaintiff, whose address is </w:t>
      </w:r>
      <w:r>
        <w:rPr>
          <w:rStyle w:val="pxfinstr"/>
          <w:i/>
          <w:iCs/>
        </w:rPr>
        <w:t>[address of plaintiff]</w:t>
      </w:r>
      <w:r>
        <w:t xml:space="preserve">,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recovery]</w:t>
      </w:r>
      <w:r>
        <w:t xml:space="preserve"> as costs that shall bear interest at the rate prescribed by law, for which let execution issue forthwith.</w:t>
      </w:r>
    </w:p>
    <w:p w14:paraId="72014F2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ORDERED at </w:t>
      </w:r>
      <w:r>
        <w:rPr>
          <w:rStyle w:val="pxfinstr"/>
          <w:i/>
          <w:iCs/>
        </w:rPr>
        <w:t>[name of city]</w:t>
      </w:r>
      <w:r>
        <w:t xml:space="preserve">, Florida on </w:t>
      </w:r>
      <w:r>
        <w:rPr>
          <w:rStyle w:val="pxfinstr"/>
          <w:i/>
          <w:iCs/>
        </w:rPr>
        <w:t>[date of judgment]</w:t>
      </w:r>
      <w:r>
        <w:t>.</w:t>
      </w:r>
    </w:p>
    <w:p w14:paraId="37478302" w14:textId="77777777" w:rsidR="00FD3105" w:rsidRDefault="00FD3105">
      <w:pPr>
        <w:pStyle w:val="pxformfsigfvs"/>
      </w:pPr>
      <w:r>
        <w:rPr>
          <w:color w:val="FF0000"/>
          <w:sz w:val="20"/>
          <w:szCs w:val="20"/>
          <w:vertAlign w:val="superscript"/>
        </w:rPr>
        <w:lastRenderedPageBreak/>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D79C1C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30B2E1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EF49A9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tbl.ident="I09JPA4"</w:instrText>
      </w:r>
      <w:r>
        <w:fldChar w:fldCharType="end"/>
      </w:r>
      <w:r>
        <w:fldChar w:fldCharType="begin"/>
      </w:r>
      <w:r>
        <w:instrText>tbl.uuid="I01NG00"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8DBC2C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1CC85B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E33930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B9B640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C7420FE" w14:textId="77777777">
        <w:tc>
          <w:tcPr>
            <w:tcW w:w="4320" w:type="dxa"/>
            <w:tcBorders>
              <w:top w:val="nil"/>
              <w:left w:val="nil"/>
              <w:bottom w:val="nil"/>
              <w:right w:val="nil"/>
            </w:tcBorders>
          </w:tcPr>
          <w:p w14:paraId="335A4D1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A4B792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6DD18D1" w14:textId="77777777">
        <w:tc>
          <w:tcPr>
            <w:tcW w:w="4320" w:type="dxa"/>
            <w:tcBorders>
              <w:top w:val="nil"/>
              <w:left w:val="nil"/>
              <w:bottom w:val="nil"/>
              <w:right w:val="nil"/>
            </w:tcBorders>
          </w:tcPr>
          <w:p w14:paraId="7E2276D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B368D7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B0DF1EE" w14:textId="77777777" w:rsidR="00FD3105" w:rsidRDefault="00FD3105">
      <w:pPr>
        <w:pStyle w:val="pxtbody"/>
      </w:pPr>
    </w:p>
    <w:p w14:paraId="5106EF6F" w14:textId="77777777" w:rsidR="00FD3105" w:rsidRDefault="00FD3105"/>
    <w:p w14:paraId="121C431A" w14:textId="77777777" w:rsidR="00FD3105" w:rsidRDefault="00FD3105">
      <w:pPr>
        <w:pStyle w:val="pxcomnt"/>
      </w:pPr>
    </w:p>
    <w:p w14:paraId="614704C0" w14:textId="77777777" w:rsidR="00FD3105" w:rsidRDefault="00FD3105">
      <w:pPr>
        <w:pStyle w:val="pxhac"/>
        <w:spacing w:before="180"/>
        <w:jc w:val="center"/>
      </w:pPr>
      <w:r>
        <w:rPr>
          <w:rStyle w:val="pxb"/>
          <w:b/>
          <w:bCs/>
        </w:rPr>
        <w:t>Author's Comment</w:t>
      </w:r>
    </w:p>
    <w:p w14:paraId="7C8E1E7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This example was dervied from </w:t>
      </w:r>
      <w:r>
        <w:rPr>
          <w:rStyle w:val="pxcc"/>
          <w:color w:val="FF0000"/>
          <w:sz w:val="20"/>
          <w:szCs w:val="20"/>
          <w:vertAlign w:val="superscript"/>
        </w:rPr>
        <w:t>►</w:t>
      </w:r>
      <w:r>
        <w:rPr>
          <w:rStyle w:val="pxcc"/>
        </w:rPr>
        <w:fldChar w:fldCharType="begin"/>
      </w:r>
      <w:r>
        <w:rPr>
          <w:rStyle w:val="pxcc"/>
        </w:rPr>
        <w:instrText>cc.ref.id="I0308HO"</w:instrText>
      </w:r>
      <w:r>
        <w:rPr>
          <w:rStyle w:val="pxcc"/>
        </w:rPr>
        <w:fldChar w:fldCharType="end"/>
      </w:r>
      <w:r>
        <w:rPr>
          <w:rStyle w:val="pxcc"/>
        </w:rPr>
        <w:t>Carter v. Colson, 194 So. 619 (Fla. 1940)</w:t>
      </w:r>
      <w:r>
        <w:t xml:space="preserve"> and </w:t>
      </w:r>
      <w:r>
        <w:rPr>
          <w:rStyle w:val="pxcc"/>
          <w:color w:val="FF0000"/>
          <w:sz w:val="20"/>
          <w:szCs w:val="20"/>
          <w:vertAlign w:val="superscript"/>
        </w:rPr>
        <w:t>►</w:t>
      </w:r>
      <w:r>
        <w:rPr>
          <w:rStyle w:val="pxcc"/>
        </w:rPr>
        <w:fldChar w:fldCharType="begin"/>
      </w:r>
      <w:r>
        <w:rPr>
          <w:rStyle w:val="pxcc"/>
        </w:rPr>
        <w:instrText>cc.ref.id="I0308IT"</w:instrText>
      </w:r>
      <w:r>
        <w:rPr>
          <w:rStyle w:val="pxcc"/>
        </w:rPr>
        <w:fldChar w:fldCharType="end"/>
      </w:r>
      <w:r>
        <w:rPr>
          <w:rStyle w:val="pxcc"/>
        </w:rPr>
        <w:t>Musselwhite v. Oleson, 60 Fla. 342, 53 So. 944 (Fla. 1910)</w:t>
      </w:r>
      <w:r>
        <w:t xml:space="preserve">. Rescission and cancellation are similar, but distinguishable because rescission effects a judicial voiding of the instrument. Cancellation requires the physical surrender of the instrument in order to effect the voiding of it. See </w:t>
      </w:r>
      <w:r>
        <w:rPr>
          <w:rStyle w:val="pxcc"/>
          <w:color w:val="FF0000"/>
          <w:sz w:val="20"/>
          <w:szCs w:val="20"/>
          <w:vertAlign w:val="superscript"/>
        </w:rPr>
        <w:t>►</w:t>
      </w:r>
      <w:r>
        <w:rPr>
          <w:rStyle w:val="pxcc"/>
        </w:rPr>
        <w:fldChar w:fldCharType="begin"/>
      </w:r>
      <w:r>
        <w:rPr>
          <w:rStyle w:val="pxcc"/>
        </w:rPr>
        <w:instrText>cc.ref.id="I0308IW"</w:instrText>
      </w:r>
      <w:r>
        <w:rPr>
          <w:rStyle w:val="pxcc"/>
        </w:rPr>
        <w:fldChar w:fldCharType="end"/>
      </w:r>
      <w:r>
        <w:rPr>
          <w:rStyle w:val="pxcc"/>
        </w:rPr>
        <w:t>Willis v. Fowler, 136 So. 358 (Fla. 1931)</w:t>
      </w:r>
      <w:r>
        <w:t>.</w:t>
      </w:r>
    </w:p>
    <w:p w14:paraId="733326C6" w14:textId="77777777" w:rsidR="00FD3105" w:rsidRDefault="00FD3105">
      <w:pPr>
        <w:pStyle w:val="pxs"/>
        <w:spacing w:before="180"/>
        <w:rPr>
          <w:sz w:val="27"/>
          <w:szCs w:val="27"/>
        </w:rPr>
      </w:pPr>
      <w:r>
        <w:rPr>
          <w:sz w:val="27"/>
          <w:szCs w:val="27"/>
        </w:rPr>
        <w:t>10:59. Judgment</w:t>
      </w:r>
      <w:r>
        <w:rPr>
          <w:rStyle w:val="pxsep"/>
        </w:rPr>
        <w:t xml:space="preserve">-- </w:t>
      </w:r>
      <w:r>
        <w:rPr>
          <w:sz w:val="27"/>
          <w:szCs w:val="27"/>
        </w:rPr>
        <w:t>Specific performance, contract to sell land</w:t>
      </w:r>
    </w:p>
    <w:p w14:paraId="0C6363A8" w14:textId="77777777" w:rsidR="00FD3105" w:rsidRDefault="00FD3105">
      <w:pPr>
        <w:pStyle w:val="pxov"/>
        <w:rPr>
          <w:vanish/>
        </w:rPr>
      </w:pPr>
      <w:r>
        <w:rPr>
          <w:vanish/>
        </w:rPr>
        <w:t>FMS</w:t>
      </w:r>
    </w:p>
    <w:p w14:paraId="5BF2E2E5" w14:textId="77777777" w:rsidR="00FD3105" w:rsidRDefault="00FD3105">
      <w:pPr>
        <w:pStyle w:val="pxov"/>
        <w:rPr>
          <w:vanish/>
        </w:rPr>
      </w:pPr>
      <w:r>
        <w:rPr>
          <w:vanish/>
        </w:rPr>
        <w:t>LCV</w:t>
      </w:r>
    </w:p>
    <w:p w14:paraId="0FF7543E" w14:textId="77777777" w:rsidR="00FD3105" w:rsidRDefault="00FD3105">
      <w:pPr>
        <w:pStyle w:val="pxov"/>
        <w:rPr>
          <w:vanish/>
        </w:rPr>
      </w:pPr>
      <w:r>
        <w:rPr>
          <w:vanish/>
        </w:rPr>
        <w:t>LSC</w:t>
      </w:r>
    </w:p>
    <w:p w14:paraId="1E679B54" w14:textId="77777777" w:rsidR="00FD3105" w:rsidRDefault="00FD3105">
      <w:pPr>
        <w:pStyle w:val="pxov"/>
        <w:rPr>
          <w:vanish/>
        </w:rPr>
      </w:pPr>
      <w:r>
        <w:rPr>
          <w:vanish/>
        </w:rPr>
        <w:t>LS7</w:t>
      </w:r>
    </w:p>
    <w:p w14:paraId="07BE9FF7" w14:textId="77777777" w:rsidR="00FD3105" w:rsidRDefault="00FD3105">
      <w:pPr>
        <w:pStyle w:val="pxov"/>
        <w:rPr>
          <w:vanish/>
        </w:rPr>
      </w:pPr>
      <w:r>
        <w:rPr>
          <w:vanish/>
        </w:rPr>
        <w:t>REL</w:t>
      </w:r>
    </w:p>
    <w:p w14:paraId="370B6DEB" w14:textId="77777777" w:rsidR="00FD3105" w:rsidRDefault="00FD3105">
      <w:pPr>
        <w:pStyle w:val="pxov"/>
        <w:rPr>
          <w:vanish/>
        </w:rPr>
      </w:pPr>
      <w:r>
        <w:rPr>
          <w:vanish/>
        </w:rPr>
        <w:t>RPS</w:t>
      </w:r>
    </w:p>
    <w:p w14:paraId="4C84AA22" w14:textId="77777777" w:rsidR="00FD3105" w:rsidRDefault="00FD3105">
      <w:pPr>
        <w:pStyle w:val="pxov"/>
        <w:rPr>
          <w:vanish/>
        </w:rPr>
      </w:pPr>
      <w:r>
        <w:rPr>
          <w:vanish/>
        </w:rPr>
        <w:t>FCV</w:t>
      </w:r>
    </w:p>
    <w:p w14:paraId="187FCB6C" w14:textId="77777777" w:rsidR="00FD3105" w:rsidRDefault="00FD3105">
      <w:pPr>
        <w:pStyle w:val="pxov"/>
        <w:rPr>
          <w:vanish/>
        </w:rPr>
      </w:pPr>
      <w:r>
        <w:rPr>
          <w:vanish/>
        </w:rPr>
        <w:t>FLG</w:t>
      </w:r>
    </w:p>
    <w:p w14:paraId="79ABA56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form.fid="I79d3bf709fed11dfbf230000837214a9"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8F46E7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tbl.ident="I03T28T"</w:instrText>
      </w:r>
      <w:r>
        <w:fldChar w:fldCharType="end"/>
      </w:r>
      <w:r>
        <w:fldChar w:fldCharType="begin"/>
      </w:r>
      <w:r>
        <w:instrText>tbl.uuid="I02C7SK"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43E277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F7DCDF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853314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A95711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22151F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351F77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0D6AF21" w14:textId="77777777">
        <w:tc>
          <w:tcPr>
            <w:tcW w:w="2160" w:type="dxa"/>
            <w:tcBorders>
              <w:top w:val="nil"/>
              <w:left w:val="nil"/>
              <w:bottom w:val="nil"/>
              <w:right w:val="nil"/>
            </w:tcBorders>
          </w:tcPr>
          <w:p w14:paraId="2A8FC423" w14:textId="77777777" w:rsidR="00FD3105" w:rsidRDefault="00FD3105">
            <w:r>
              <w:rPr>
                <w:color w:val="FF0000"/>
                <w:sz w:val="20"/>
                <w:szCs w:val="20"/>
                <w:vertAlign w:val="superscript"/>
              </w:rPr>
              <w:lastRenderedPageBreak/>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8642AD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5CC2F7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5455B91" w14:textId="77777777" w:rsidR="00FD3105" w:rsidRDefault="00FD3105"/>
        </w:tc>
      </w:tr>
      <w:tr w:rsidR="00FD3105" w14:paraId="31CBA8A7" w14:textId="77777777">
        <w:tc>
          <w:tcPr>
            <w:tcW w:w="2160" w:type="dxa"/>
            <w:tcBorders>
              <w:top w:val="nil"/>
              <w:left w:val="nil"/>
              <w:bottom w:val="nil"/>
              <w:right w:val="nil"/>
            </w:tcBorders>
          </w:tcPr>
          <w:p w14:paraId="37095C9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D31809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F1E1C9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13C4FBB" w14:textId="77777777" w:rsidR="00FD3105" w:rsidRDefault="00FD3105"/>
        </w:tc>
      </w:tr>
      <w:tr w:rsidR="00FD3105" w14:paraId="77023A23" w14:textId="77777777">
        <w:tc>
          <w:tcPr>
            <w:tcW w:w="2160" w:type="dxa"/>
            <w:tcBorders>
              <w:top w:val="nil"/>
              <w:left w:val="nil"/>
              <w:bottom w:val="nil"/>
              <w:right w:val="nil"/>
            </w:tcBorders>
          </w:tcPr>
          <w:p w14:paraId="6D11E1E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214A04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C55AEB7" w14:textId="77777777" w:rsidR="00FD3105" w:rsidRDefault="00FD3105"/>
        </w:tc>
        <w:tc>
          <w:tcPr>
            <w:tcW w:w="2160" w:type="dxa"/>
            <w:tcBorders>
              <w:top w:val="nil"/>
              <w:left w:val="nil"/>
              <w:bottom w:val="nil"/>
              <w:right w:val="nil"/>
            </w:tcBorders>
          </w:tcPr>
          <w:p w14:paraId="0E1C840A" w14:textId="77777777" w:rsidR="00FD3105" w:rsidRDefault="00FD3105"/>
        </w:tc>
      </w:tr>
      <w:tr w:rsidR="00FD3105" w14:paraId="259127AA" w14:textId="77777777">
        <w:tc>
          <w:tcPr>
            <w:tcW w:w="2160" w:type="dxa"/>
            <w:tcBorders>
              <w:top w:val="nil"/>
              <w:left w:val="nil"/>
              <w:bottom w:val="nil"/>
              <w:right w:val="nil"/>
            </w:tcBorders>
          </w:tcPr>
          <w:p w14:paraId="2B7D4DF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125FE1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9172A7" w14:textId="77777777" w:rsidR="00FD3105" w:rsidRDefault="00FD3105"/>
        </w:tc>
        <w:tc>
          <w:tcPr>
            <w:tcW w:w="2160" w:type="dxa"/>
            <w:tcBorders>
              <w:top w:val="nil"/>
              <w:left w:val="nil"/>
              <w:bottom w:val="nil"/>
              <w:right w:val="nil"/>
            </w:tcBorders>
          </w:tcPr>
          <w:p w14:paraId="4BE83048" w14:textId="77777777" w:rsidR="00FD3105" w:rsidRDefault="00FD3105"/>
        </w:tc>
      </w:tr>
      <w:tr w:rsidR="00FD3105" w14:paraId="3F37EB56" w14:textId="77777777">
        <w:tc>
          <w:tcPr>
            <w:tcW w:w="2160" w:type="dxa"/>
            <w:tcBorders>
              <w:top w:val="nil"/>
              <w:left w:val="nil"/>
              <w:bottom w:val="nil"/>
              <w:right w:val="nil"/>
            </w:tcBorders>
          </w:tcPr>
          <w:p w14:paraId="4CAB7D5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9F3A77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36BDFD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C77E925" w14:textId="77777777" w:rsidR="00FD3105" w:rsidRDefault="00FD3105"/>
        </w:tc>
      </w:tr>
    </w:tbl>
    <w:p w14:paraId="5F4C133D" w14:textId="77777777" w:rsidR="00FD3105" w:rsidRDefault="00FD3105">
      <w:pPr>
        <w:pStyle w:val="pxtbody"/>
      </w:pPr>
    </w:p>
    <w:p w14:paraId="048AF291" w14:textId="77777777" w:rsidR="00FD3105" w:rsidRDefault="00FD3105"/>
    <w:p w14:paraId="61884B43" w14:textId="77777777" w:rsidR="00FD3105" w:rsidRDefault="00FD3105">
      <w:pPr>
        <w:pStyle w:val="pxformhac"/>
        <w:spacing w:before="180"/>
        <w:jc w:val="center"/>
      </w:pPr>
      <w:r>
        <w:t xml:space="preserve">FINAL JUDGMENT </w:t>
      </w:r>
    </w:p>
    <w:p w14:paraId="44BC381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This action was tried before the court. On the evidence presented</w:t>
      </w:r>
    </w:p>
    <w:p w14:paraId="03C069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IT IS ADJUDGED that:</w:t>
      </w:r>
    </w:p>
    <w:p w14:paraId="0794897D" w14:textId="77777777" w:rsidR="00FD3105" w:rsidRDefault="00FD3105">
      <w:pPr>
        <w:pStyle w:val="pxformfl"/>
        <w:ind w:left="500"/>
      </w:pPr>
      <w:r>
        <w:t xml:space="preserve"> </w:t>
      </w:r>
    </w:p>
    <w:p w14:paraId="686B441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61F41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Defendant </w:t>
      </w:r>
      <w:r>
        <w:rPr>
          <w:rStyle w:val="pxfinstr"/>
          <w:i/>
          <w:iCs/>
        </w:rPr>
        <w:t>[NAME OF DEFENDANT]</w:t>
      </w:r>
      <w:r>
        <w:t xml:space="preserve"> execute and deliver to plaintiff </w:t>
      </w:r>
      <w:r>
        <w:rPr>
          <w:rStyle w:val="pxfinstr"/>
          <w:i/>
          <w:iCs/>
        </w:rPr>
        <w:t>[NAME OF PLAINTIFF]</w:t>
      </w:r>
      <w:r>
        <w:t xml:space="preserve"> a good and sufficient warranty deed without restrictions or encumbrances, except current taxes and restrictions common to the subdivision, for the following described property in </w:t>
      </w:r>
      <w:r>
        <w:rPr>
          <w:rStyle w:val="pxfinstr"/>
          <w:i/>
          <w:iCs/>
        </w:rPr>
        <w:t>[name of county]</w:t>
      </w:r>
      <w:r>
        <w:t>, Florida:</w:t>
      </w:r>
    </w:p>
    <w:p w14:paraId="2815397D"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514B42E8" w14:textId="77777777" w:rsidR="00FD3105" w:rsidRDefault="00FD3105">
      <w:pPr>
        <w:pStyle w:val="pxformcp"/>
      </w:pPr>
      <w:r>
        <w:t>within 30 days from the date of this judgment.</w:t>
      </w:r>
    </w:p>
    <w:p w14:paraId="4F52979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E8E8F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On the execution and proffer </w:t>
      </w:r>
      <w:r>
        <w:lastRenderedPageBreak/>
        <w:t xml:space="preserve">of delivery of the deed plaintiff pay to defendant, whose address is </w:t>
      </w:r>
      <w:r>
        <w:rPr>
          <w:rStyle w:val="pxfinstr"/>
          <w:i/>
          <w:iCs/>
        </w:rPr>
        <w:t>[address of defendant]</w:t>
      </w:r>
      <w:r>
        <w:t>, $</w:t>
      </w:r>
      <w:r>
        <w:rPr>
          <w:rStyle w:val="pxfinstr"/>
          <w:i/>
          <w:iCs/>
        </w:rPr>
        <w:t>[dollar amount of payment]</w:t>
      </w:r>
      <w:r>
        <w:t>, subject to prorations as prescribed in the contract attached to the complaint.</w:t>
      </w:r>
    </w:p>
    <w:p w14:paraId="2E30FAF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8193AC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Plaintiff recovers from defendant </w:t>
      </w:r>
      <w:r>
        <w:rPr>
          <w:rStyle w:val="pxfinstr"/>
          <w:i/>
          <w:iCs/>
        </w:rPr>
        <w:t>[OPTIONAL:, whose address is [address of defendant] and the last four digits of Social Security number are [last four numbers of Social Security number],]</w:t>
      </w:r>
      <w:r>
        <w:t xml:space="preserve"> costs of $</w:t>
      </w:r>
      <w:r>
        <w:rPr>
          <w:rStyle w:val="pxfinstr"/>
          <w:i/>
          <w:iCs/>
        </w:rPr>
        <w:t>[dollar amount of costs]</w:t>
      </w:r>
      <w:r>
        <w:t xml:space="preserve"> that shall bear interest at the rate prescribed by law, for which let execution issue forthwith.</w:t>
      </w:r>
    </w:p>
    <w:p w14:paraId="6AF1156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ORDERED at </w:t>
      </w:r>
      <w:r>
        <w:rPr>
          <w:rStyle w:val="pxfinstr"/>
          <w:i/>
          <w:iCs/>
        </w:rPr>
        <w:t>[name of city]</w:t>
      </w:r>
      <w:r>
        <w:t xml:space="preserve">, Florida on </w:t>
      </w:r>
      <w:r>
        <w:rPr>
          <w:rStyle w:val="pxfinstr"/>
          <w:i/>
          <w:iCs/>
        </w:rPr>
        <w:t>[date of judgment]</w:t>
      </w:r>
      <w:r>
        <w:t>.</w:t>
      </w:r>
    </w:p>
    <w:p w14:paraId="3DCFB95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506D24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1BD5E5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8D9B93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tbl.ident="I00EP67"</w:instrText>
      </w:r>
      <w:r>
        <w:fldChar w:fldCharType="end"/>
      </w:r>
      <w:r>
        <w:fldChar w:fldCharType="begin"/>
      </w:r>
      <w:r>
        <w:instrText>tbl.uuid="I01NHRY"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3A3BCB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B8A84E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C18768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1878A6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64ECF5C" w14:textId="77777777">
        <w:tc>
          <w:tcPr>
            <w:tcW w:w="4320" w:type="dxa"/>
            <w:tcBorders>
              <w:top w:val="nil"/>
              <w:left w:val="nil"/>
              <w:bottom w:val="nil"/>
              <w:right w:val="nil"/>
            </w:tcBorders>
          </w:tcPr>
          <w:p w14:paraId="27D68E0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D147EB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469DCC9" w14:textId="77777777">
        <w:tc>
          <w:tcPr>
            <w:tcW w:w="4320" w:type="dxa"/>
            <w:tcBorders>
              <w:top w:val="nil"/>
              <w:left w:val="nil"/>
              <w:bottom w:val="nil"/>
              <w:right w:val="nil"/>
            </w:tcBorders>
          </w:tcPr>
          <w:p w14:paraId="5875C6F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95F346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C47D98C" w14:textId="77777777" w:rsidR="00FD3105" w:rsidRDefault="00FD3105">
      <w:pPr>
        <w:pStyle w:val="pxtbody"/>
      </w:pPr>
    </w:p>
    <w:p w14:paraId="2B719120" w14:textId="77777777" w:rsidR="00FD3105" w:rsidRDefault="00FD3105"/>
    <w:p w14:paraId="3ED9341E" w14:textId="77777777" w:rsidR="00FD3105" w:rsidRDefault="00FD3105">
      <w:pPr>
        <w:pStyle w:val="pxcomnt"/>
      </w:pPr>
    </w:p>
    <w:p w14:paraId="2DB14548" w14:textId="77777777" w:rsidR="00FD3105" w:rsidRDefault="00FD3105">
      <w:pPr>
        <w:pStyle w:val="pxhac"/>
        <w:spacing w:before="180"/>
        <w:jc w:val="center"/>
      </w:pPr>
      <w:r>
        <w:rPr>
          <w:rStyle w:val="pxb"/>
          <w:b/>
          <w:bCs/>
        </w:rPr>
        <w:t>Author's Comment</w:t>
      </w:r>
    </w:p>
    <w:p w14:paraId="04BBA19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cc.ref.id="I0308IY"</w:instrText>
      </w:r>
      <w:r>
        <w:rPr>
          <w:rStyle w:val="pxcc"/>
        </w:rPr>
        <w:fldChar w:fldCharType="end"/>
      </w:r>
      <w:r>
        <w:rPr>
          <w:rStyle w:val="pxcc"/>
        </w:rPr>
        <w:t>Richardson-Kellett Co. v. Kline, , 69 So. 203 (Fla. 1915)</w:t>
      </w:r>
      <w:r>
        <w:t>.</w:t>
      </w:r>
    </w:p>
    <w:p w14:paraId="2D32EDCE" w14:textId="77777777" w:rsidR="00FD3105" w:rsidRDefault="00FD3105">
      <w:pPr>
        <w:pStyle w:val="pxs"/>
        <w:spacing w:before="180"/>
        <w:rPr>
          <w:sz w:val="27"/>
          <w:szCs w:val="27"/>
        </w:rPr>
      </w:pPr>
      <w:r>
        <w:rPr>
          <w:sz w:val="27"/>
          <w:szCs w:val="27"/>
        </w:rPr>
        <w:t>10:60. Judgment</w:t>
      </w:r>
      <w:r>
        <w:rPr>
          <w:rStyle w:val="pxsep"/>
        </w:rPr>
        <w:t xml:space="preserve">-- </w:t>
      </w:r>
      <w:r>
        <w:rPr>
          <w:sz w:val="27"/>
          <w:szCs w:val="27"/>
        </w:rPr>
        <w:t>Tenant eviction</w:t>
      </w:r>
    </w:p>
    <w:p w14:paraId="15D9CA69" w14:textId="77777777" w:rsidR="00FD3105" w:rsidRDefault="00FD3105">
      <w:pPr>
        <w:pStyle w:val="pxov"/>
        <w:rPr>
          <w:vanish/>
        </w:rPr>
      </w:pPr>
      <w:r>
        <w:rPr>
          <w:vanish/>
        </w:rPr>
        <w:t>FMS</w:t>
      </w:r>
    </w:p>
    <w:p w14:paraId="5F36D810" w14:textId="77777777" w:rsidR="00FD3105" w:rsidRDefault="00FD3105">
      <w:pPr>
        <w:pStyle w:val="pxov"/>
        <w:rPr>
          <w:vanish/>
        </w:rPr>
      </w:pPr>
      <w:r>
        <w:rPr>
          <w:vanish/>
        </w:rPr>
        <w:t>LCV</w:t>
      </w:r>
    </w:p>
    <w:p w14:paraId="560BC74F" w14:textId="77777777" w:rsidR="00FD3105" w:rsidRDefault="00FD3105">
      <w:pPr>
        <w:pStyle w:val="pxov"/>
        <w:rPr>
          <w:vanish/>
        </w:rPr>
      </w:pPr>
      <w:r>
        <w:rPr>
          <w:vanish/>
        </w:rPr>
        <w:t>LSC</w:t>
      </w:r>
    </w:p>
    <w:p w14:paraId="1CEA1850" w14:textId="77777777" w:rsidR="00FD3105" w:rsidRDefault="00FD3105">
      <w:pPr>
        <w:pStyle w:val="pxov"/>
        <w:rPr>
          <w:vanish/>
        </w:rPr>
      </w:pPr>
      <w:r>
        <w:rPr>
          <w:vanish/>
        </w:rPr>
        <w:t>LS7</w:t>
      </w:r>
    </w:p>
    <w:p w14:paraId="5BB37D24" w14:textId="77777777" w:rsidR="00FD3105" w:rsidRDefault="00FD3105">
      <w:pPr>
        <w:pStyle w:val="pxov"/>
        <w:rPr>
          <w:vanish/>
        </w:rPr>
      </w:pPr>
      <w:r>
        <w:rPr>
          <w:vanish/>
        </w:rPr>
        <w:t>REL</w:t>
      </w:r>
    </w:p>
    <w:p w14:paraId="0FD4C43E" w14:textId="77777777" w:rsidR="00FD3105" w:rsidRDefault="00FD3105">
      <w:pPr>
        <w:pStyle w:val="pxov"/>
        <w:rPr>
          <w:vanish/>
        </w:rPr>
      </w:pPr>
      <w:r>
        <w:rPr>
          <w:vanish/>
        </w:rPr>
        <w:t>RPL</w:t>
      </w:r>
    </w:p>
    <w:p w14:paraId="70794328" w14:textId="77777777" w:rsidR="00FD3105" w:rsidRDefault="00FD3105">
      <w:pPr>
        <w:pStyle w:val="pxov"/>
        <w:rPr>
          <w:vanish/>
        </w:rPr>
      </w:pPr>
      <w:r>
        <w:rPr>
          <w:vanish/>
        </w:rPr>
        <w:t>RFE</w:t>
      </w:r>
    </w:p>
    <w:p w14:paraId="77123E0E" w14:textId="77777777" w:rsidR="00FD3105" w:rsidRDefault="00FD3105">
      <w:pPr>
        <w:pStyle w:val="pxov"/>
        <w:rPr>
          <w:vanish/>
        </w:rPr>
      </w:pPr>
      <w:r>
        <w:rPr>
          <w:vanish/>
        </w:rPr>
        <w:t>FCV</w:t>
      </w:r>
    </w:p>
    <w:p w14:paraId="11E387EA" w14:textId="77777777" w:rsidR="00FD3105" w:rsidRDefault="00FD3105">
      <w:pPr>
        <w:pStyle w:val="pxov"/>
        <w:rPr>
          <w:vanish/>
        </w:rPr>
      </w:pPr>
      <w:r>
        <w:rPr>
          <w:vanish/>
        </w:rPr>
        <w:t>FLG</w:t>
      </w:r>
    </w:p>
    <w:p w14:paraId="60E1D3F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form.fid="I79d6a5a09fed11dfbf230000837214a9"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COUNTY COURT OF </w:t>
      </w:r>
      <w:r>
        <w:rPr>
          <w:rStyle w:val="pxfinstr"/>
          <w:i/>
          <w:iCs/>
          <w:szCs w:val="24"/>
        </w:rPr>
        <w:t>[NAME OF COUNTY]</w:t>
      </w:r>
      <w:r>
        <w:rPr>
          <w:sz w:val="24"/>
          <w:szCs w:val="24"/>
        </w:rPr>
        <w:t>, FLORIDA</w:t>
      </w:r>
    </w:p>
    <w:p w14:paraId="528E11F5" w14:textId="77777777" w:rsidR="00FD3105" w:rsidRDefault="00FD3105">
      <w:pPr>
        <w:pStyle w:val="pxformfcaptbl"/>
        <w:ind w:left="500"/>
      </w:pPr>
      <w:r>
        <w:t xml:space="preserve"> </w:t>
      </w:r>
      <w:r>
        <w:rPr>
          <w:color w:val="FF0000"/>
          <w:sz w:val="20"/>
          <w:szCs w:val="20"/>
          <w:vertAlign w:val="superscript"/>
        </w:rPr>
        <w:lastRenderedPageBreak/>
        <w:t>►</w:t>
      </w:r>
      <w:r>
        <w:fldChar w:fldCharType="begin"/>
      </w:r>
      <w:r>
        <w:instrText>tbl.brace.end="5"</w:instrText>
      </w:r>
      <w:r>
        <w:fldChar w:fldCharType="end"/>
      </w:r>
      <w:r>
        <w:fldChar w:fldCharType="begin"/>
      </w:r>
      <w:r>
        <w:instrText>tbl.brace.start="1"</w:instrText>
      </w:r>
      <w:r>
        <w:fldChar w:fldCharType="end"/>
      </w:r>
      <w:r>
        <w:fldChar w:fldCharType="begin"/>
      </w:r>
      <w:r>
        <w:instrText>tbl.ident="I02YGYZ"</w:instrText>
      </w:r>
      <w:r>
        <w:fldChar w:fldCharType="end"/>
      </w:r>
      <w:r>
        <w:fldChar w:fldCharType="begin"/>
      </w:r>
      <w:r>
        <w:instrText>tbl.uuid="I013IGP"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F53D2A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DC5F53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E5C111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D07C93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EBE14C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D2FBDB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B5C5872" w14:textId="77777777">
        <w:tc>
          <w:tcPr>
            <w:tcW w:w="2160" w:type="dxa"/>
            <w:tcBorders>
              <w:top w:val="nil"/>
              <w:left w:val="nil"/>
              <w:bottom w:val="nil"/>
              <w:right w:val="nil"/>
            </w:tcBorders>
          </w:tcPr>
          <w:p w14:paraId="1B8D9110"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102D12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41EA3C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7ED920" w14:textId="77777777" w:rsidR="00FD3105" w:rsidRDefault="00FD3105"/>
        </w:tc>
      </w:tr>
      <w:tr w:rsidR="00FD3105" w14:paraId="3A7011A6" w14:textId="77777777">
        <w:tc>
          <w:tcPr>
            <w:tcW w:w="2160" w:type="dxa"/>
            <w:tcBorders>
              <w:top w:val="nil"/>
              <w:left w:val="nil"/>
              <w:bottom w:val="nil"/>
              <w:right w:val="nil"/>
            </w:tcBorders>
          </w:tcPr>
          <w:p w14:paraId="50B9F39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8C3C4F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9675BD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D3C3953" w14:textId="77777777" w:rsidR="00FD3105" w:rsidRDefault="00FD3105"/>
        </w:tc>
      </w:tr>
      <w:tr w:rsidR="00FD3105" w14:paraId="4CF575A3" w14:textId="77777777">
        <w:tc>
          <w:tcPr>
            <w:tcW w:w="2160" w:type="dxa"/>
            <w:tcBorders>
              <w:top w:val="nil"/>
              <w:left w:val="nil"/>
              <w:bottom w:val="nil"/>
              <w:right w:val="nil"/>
            </w:tcBorders>
          </w:tcPr>
          <w:p w14:paraId="7861E7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F04471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227A933" w14:textId="77777777" w:rsidR="00FD3105" w:rsidRDefault="00FD3105"/>
        </w:tc>
        <w:tc>
          <w:tcPr>
            <w:tcW w:w="2160" w:type="dxa"/>
            <w:tcBorders>
              <w:top w:val="nil"/>
              <w:left w:val="nil"/>
              <w:bottom w:val="nil"/>
              <w:right w:val="nil"/>
            </w:tcBorders>
          </w:tcPr>
          <w:p w14:paraId="0692E8B1" w14:textId="77777777" w:rsidR="00FD3105" w:rsidRDefault="00FD3105"/>
        </w:tc>
      </w:tr>
      <w:tr w:rsidR="00FD3105" w14:paraId="41C83127" w14:textId="77777777">
        <w:tc>
          <w:tcPr>
            <w:tcW w:w="2160" w:type="dxa"/>
            <w:tcBorders>
              <w:top w:val="nil"/>
              <w:left w:val="nil"/>
              <w:bottom w:val="nil"/>
              <w:right w:val="nil"/>
            </w:tcBorders>
          </w:tcPr>
          <w:p w14:paraId="7FAED5E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1515A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9167BB6" w14:textId="77777777" w:rsidR="00FD3105" w:rsidRDefault="00FD3105"/>
        </w:tc>
        <w:tc>
          <w:tcPr>
            <w:tcW w:w="2160" w:type="dxa"/>
            <w:tcBorders>
              <w:top w:val="nil"/>
              <w:left w:val="nil"/>
              <w:bottom w:val="nil"/>
              <w:right w:val="nil"/>
            </w:tcBorders>
          </w:tcPr>
          <w:p w14:paraId="4E94E955" w14:textId="77777777" w:rsidR="00FD3105" w:rsidRDefault="00FD3105"/>
        </w:tc>
      </w:tr>
      <w:tr w:rsidR="00FD3105" w14:paraId="3E53848A" w14:textId="77777777">
        <w:tc>
          <w:tcPr>
            <w:tcW w:w="2160" w:type="dxa"/>
            <w:tcBorders>
              <w:top w:val="nil"/>
              <w:left w:val="nil"/>
              <w:bottom w:val="nil"/>
              <w:right w:val="nil"/>
            </w:tcBorders>
          </w:tcPr>
          <w:p w14:paraId="381285C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9A1F5C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55DF99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13D78E3" w14:textId="77777777" w:rsidR="00FD3105" w:rsidRDefault="00FD3105"/>
        </w:tc>
      </w:tr>
    </w:tbl>
    <w:p w14:paraId="25108770" w14:textId="77777777" w:rsidR="00FD3105" w:rsidRDefault="00FD3105">
      <w:pPr>
        <w:pStyle w:val="pxtbody"/>
      </w:pPr>
    </w:p>
    <w:p w14:paraId="06289D59" w14:textId="77777777" w:rsidR="00FD3105" w:rsidRDefault="00FD3105"/>
    <w:p w14:paraId="5F2901A6" w14:textId="77777777" w:rsidR="00FD3105" w:rsidRDefault="00FD3105">
      <w:pPr>
        <w:pStyle w:val="pxformhac"/>
        <w:spacing w:before="180"/>
        <w:jc w:val="center"/>
      </w:pPr>
      <w:r>
        <w:t xml:space="preserve">FINAL JUDGMENT </w:t>
      </w:r>
    </w:p>
    <w:p w14:paraId="43311E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This action was heard after defendant's default and</w:t>
      </w:r>
    </w:p>
    <w:p w14:paraId="4E6B6B7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possession of the following real property in </w:t>
      </w:r>
      <w:r>
        <w:rPr>
          <w:rStyle w:val="pxfinstr"/>
          <w:i/>
          <w:iCs/>
        </w:rPr>
        <w:t>[name of county]</w:t>
      </w:r>
      <w:r>
        <w:t>, Florida:</w:t>
      </w:r>
    </w:p>
    <w:p w14:paraId="0A059337" w14:textId="77777777" w:rsidR="00FD3105" w:rsidRDefault="00FD3105">
      <w:pPr>
        <w:pStyle w:val="pxformfac"/>
        <w:jc w:val="center"/>
        <w:rPr>
          <w:sz w:val="24"/>
          <w:szCs w:val="24"/>
        </w:rPr>
      </w:pPr>
      <w:r>
        <w:rPr>
          <w:color w:val="FF0000"/>
          <w:sz w:val="20"/>
          <w:szCs w:val="20"/>
          <w:vertAlign w:val="superscript"/>
        </w:rPr>
        <w:lastRenderedPageBreak/>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12ED4B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fldChar w:fldCharType="begin"/>
      </w:r>
      <w:r>
        <w:instrText>p.fl="none"</w:instrText>
      </w:r>
      <w:r>
        <w:fldChar w:fldCharType="end"/>
      </w:r>
      <w:r>
        <w:t xml:space="preserve">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with costs of $</w:t>
      </w:r>
      <w:r>
        <w:rPr>
          <w:rStyle w:val="pxfinstr"/>
          <w:i/>
          <w:iCs/>
        </w:rPr>
        <w:t>[dollar amount of costs]</w:t>
      </w:r>
      <w:r>
        <w:t xml:space="preserve"> that shall bear interest at the rate prescribed by law, for which let a writ of possession and execution issue forthwith.</w:t>
      </w:r>
    </w:p>
    <w:p w14:paraId="346A891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ORDERED at </w:t>
      </w:r>
      <w:r>
        <w:rPr>
          <w:rStyle w:val="pxfinstr"/>
          <w:i/>
          <w:iCs/>
        </w:rPr>
        <w:t>[name of city]</w:t>
      </w:r>
      <w:r>
        <w:t xml:space="preserve">, Florida on </w:t>
      </w:r>
      <w:r>
        <w:rPr>
          <w:rStyle w:val="pxfinstr"/>
          <w:i/>
          <w:iCs/>
        </w:rPr>
        <w:t>[date of judgment]</w:t>
      </w:r>
      <w:r>
        <w:t>.</w:t>
      </w:r>
    </w:p>
    <w:p w14:paraId="76192B1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E96E9F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E9BB0F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5E162C0"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tbl.ident="I019AG2"</w:instrText>
      </w:r>
      <w:r>
        <w:fldChar w:fldCharType="end"/>
      </w:r>
      <w:r>
        <w:fldChar w:fldCharType="begin"/>
      </w:r>
      <w:r>
        <w:instrText>tbl.uuid="I01OUSP"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2964A3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AAA4AE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207F30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6034A7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F26FD02" w14:textId="77777777">
        <w:tc>
          <w:tcPr>
            <w:tcW w:w="4320" w:type="dxa"/>
            <w:tcBorders>
              <w:top w:val="nil"/>
              <w:left w:val="nil"/>
              <w:bottom w:val="nil"/>
              <w:right w:val="nil"/>
            </w:tcBorders>
          </w:tcPr>
          <w:p w14:paraId="774C28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FAB068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 </w:t>
            </w:r>
            <w:r>
              <w:rPr>
                <w:rStyle w:val="pxfinstr"/>
                <w:i/>
                <w:iCs/>
              </w:rPr>
              <w:t>[Name of attorney]</w:t>
            </w:r>
          </w:p>
        </w:tc>
      </w:tr>
      <w:tr w:rsidR="00FD3105" w14:paraId="0EED51B0" w14:textId="77777777">
        <w:tc>
          <w:tcPr>
            <w:tcW w:w="4320" w:type="dxa"/>
            <w:tcBorders>
              <w:top w:val="nil"/>
              <w:left w:val="nil"/>
              <w:bottom w:val="nil"/>
              <w:right w:val="nil"/>
            </w:tcBorders>
          </w:tcPr>
          <w:p w14:paraId="35C4E8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E1962B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16397CB" w14:textId="77777777" w:rsidR="00FD3105" w:rsidRDefault="00FD3105">
      <w:pPr>
        <w:pStyle w:val="pxtbody"/>
      </w:pPr>
    </w:p>
    <w:p w14:paraId="24C30BD5" w14:textId="77777777" w:rsidR="00FD3105" w:rsidRDefault="00FD3105"/>
    <w:p w14:paraId="69A9AFFC" w14:textId="77777777" w:rsidR="00FD3105" w:rsidRDefault="00FD3105">
      <w:pPr>
        <w:pStyle w:val="pxcomnt"/>
      </w:pPr>
    </w:p>
    <w:p w14:paraId="2DD14CEF" w14:textId="77777777" w:rsidR="00FD3105" w:rsidRDefault="00FD3105">
      <w:pPr>
        <w:pStyle w:val="pxhac"/>
        <w:spacing w:before="180"/>
        <w:jc w:val="center"/>
      </w:pPr>
      <w:r>
        <w:rPr>
          <w:rStyle w:val="pxb"/>
          <w:b/>
          <w:bCs/>
        </w:rPr>
        <w:t>Author's Comment</w:t>
      </w:r>
    </w:p>
    <w:p w14:paraId="5181465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Most tenant evictions result in a default. If judgment for attorney fees is sought, the requirement of </w:t>
      </w:r>
      <w:r>
        <w:rPr>
          <w:rStyle w:val="pxcc"/>
          <w:color w:val="FF0000"/>
          <w:sz w:val="20"/>
          <w:szCs w:val="20"/>
          <w:vertAlign w:val="superscript"/>
        </w:rPr>
        <w:t>►</w:t>
      </w:r>
      <w:r>
        <w:rPr>
          <w:rStyle w:val="pxcc"/>
        </w:rPr>
        <w:fldChar w:fldCharType="begin"/>
      </w:r>
      <w:r>
        <w:rPr>
          <w:rStyle w:val="pxcc"/>
        </w:rPr>
        <w:instrText>cc.ref.id="I06RHHO"</w:instrText>
      </w:r>
      <w:r>
        <w:rPr>
          <w:rStyle w:val="pxcc"/>
        </w:rPr>
        <w:fldChar w:fldCharType="end"/>
      </w:r>
      <w:r>
        <w:rPr>
          <w:rStyle w:val="pxcc"/>
        </w:rPr>
        <w:t>Florida Patient's Compensation Fund v. Rowe, 472 So. 2d 1145 (Fla. 1985) (holding modified by, Standard Guar. Ins. Co. v. Quanstrom, 555 So. 2d 828 (Fla. 1990))</w:t>
      </w:r>
      <w:r>
        <w:t xml:space="preserve"> must be complied with. See </w:t>
      </w:r>
      <w:r>
        <w:rPr>
          <w:rStyle w:val="pxx"/>
          <w:color w:val="FF0000"/>
          <w:sz w:val="20"/>
          <w:szCs w:val="20"/>
          <w:vertAlign w:val="superscript"/>
        </w:rPr>
        <w:t>►</w:t>
      </w:r>
      <w:r>
        <w:rPr>
          <w:rStyle w:val="pxx"/>
        </w:rPr>
        <w:fldChar w:fldCharType="begin"/>
      </w:r>
      <w:r>
        <w:rPr>
          <w:rStyle w:val="pxx"/>
        </w:rPr>
        <w:instrText>x.ref.id="I013K9D"</w:instrText>
      </w:r>
      <w:r>
        <w:rPr>
          <w:rStyle w:val="pxx"/>
        </w:rPr>
        <w:fldChar w:fldCharType="end"/>
      </w:r>
      <w:r>
        <w:rPr>
          <w:rStyle w:val="pxx"/>
        </w:rPr>
        <w:t>section 10:6</w:t>
      </w:r>
      <w:r>
        <w:t xml:space="preserve"> for the form of findings.</w:t>
      </w:r>
    </w:p>
    <w:p w14:paraId="677539F2" w14:textId="77777777" w:rsidR="00FD3105" w:rsidRDefault="00FD3105">
      <w:pPr>
        <w:pStyle w:val="pxs"/>
        <w:spacing w:before="180"/>
        <w:rPr>
          <w:sz w:val="27"/>
          <w:szCs w:val="27"/>
        </w:rPr>
      </w:pPr>
      <w:r>
        <w:rPr>
          <w:sz w:val="27"/>
          <w:szCs w:val="27"/>
        </w:rPr>
        <w:t>10:61. Judgment</w:t>
      </w:r>
      <w:r>
        <w:rPr>
          <w:rStyle w:val="pxsep"/>
        </w:rPr>
        <w:t xml:space="preserve">-- </w:t>
      </w:r>
      <w:r>
        <w:rPr>
          <w:sz w:val="27"/>
          <w:szCs w:val="27"/>
        </w:rPr>
        <w:t>Termination of parental rights pending adoption</w:t>
      </w:r>
    </w:p>
    <w:p w14:paraId="173CE2CA" w14:textId="77777777" w:rsidR="00FD3105" w:rsidRDefault="00FD3105">
      <w:pPr>
        <w:pStyle w:val="pxov"/>
        <w:rPr>
          <w:vanish/>
        </w:rPr>
      </w:pPr>
      <w:r>
        <w:rPr>
          <w:vanish/>
        </w:rPr>
        <w:t>FMS</w:t>
      </w:r>
    </w:p>
    <w:p w14:paraId="15D52C1D" w14:textId="77777777" w:rsidR="00FD3105" w:rsidRDefault="00FD3105">
      <w:pPr>
        <w:pStyle w:val="pxov"/>
        <w:rPr>
          <w:vanish/>
        </w:rPr>
      </w:pPr>
      <w:r>
        <w:rPr>
          <w:vanish/>
        </w:rPr>
        <w:t>FAM</w:t>
      </w:r>
    </w:p>
    <w:p w14:paraId="2E0A0803" w14:textId="77777777" w:rsidR="00FD3105" w:rsidRDefault="00FD3105">
      <w:pPr>
        <w:pStyle w:val="pxov"/>
        <w:rPr>
          <w:vanish/>
        </w:rPr>
      </w:pPr>
      <w:r>
        <w:rPr>
          <w:vanish/>
        </w:rPr>
        <w:t>ADP</w:t>
      </w:r>
    </w:p>
    <w:p w14:paraId="51E22CC3" w14:textId="77777777" w:rsidR="00FD3105" w:rsidRDefault="00FD3105">
      <w:pPr>
        <w:pStyle w:val="pxov"/>
        <w:rPr>
          <w:vanish/>
        </w:rPr>
      </w:pPr>
      <w:r>
        <w:rPr>
          <w:vanish/>
        </w:rPr>
        <w:t>LCV</w:t>
      </w:r>
    </w:p>
    <w:p w14:paraId="6CDC0E3A" w14:textId="77777777" w:rsidR="00FD3105" w:rsidRDefault="00FD3105">
      <w:pPr>
        <w:pStyle w:val="pxov"/>
        <w:rPr>
          <w:vanish/>
        </w:rPr>
      </w:pPr>
      <w:r>
        <w:rPr>
          <w:vanish/>
        </w:rPr>
        <w:t>LSC</w:t>
      </w:r>
    </w:p>
    <w:p w14:paraId="511ABBA8" w14:textId="77777777" w:rsidR="00FD3105" w:rsidRDefault="00FD3105">
      <w:pPr>
        <w:pStyle w:val="pxov"/>
        <w:rPr>
          <w:vanish/>
        </w:rPr>
      </w:pPr>
      <w:r>
        <w:rPr>
          <w:vanish/>
        </w:rPr>
        <w:t>LS7</w:t>
      </w:r>
    </w:p>
    <w:p w14:paraId="099E0E27" w14:textId="77777777" w:rsidR="00FD3105" w:rsidRDefault="00FD3105">
      <w:pPr>
        <w:pStyle w:val="pxov"/>
        <w:rPr>
          <w:vanish/>
        </w:rPr>
      </w:pPr>
      <w:r>
        <w:rPr>
          <w:vanish/>
        </w:rPr>
        <w:t>FCV</w:t>
      </w:r>
    </w:p>
    <w:p w14:paraId="0F9193C9" w14:textId="77777777" w:rsidR="00FD3105" w:rsidRDefault="00FD3105">
      <w:pPr>
        <w:pStyle w:val="pxov"/>
        <w:rPr>
          <w:vanish/>
        </w:rPr>
      </w:pPr>
      <w:r>
        <w:rPr>
          <w:vanish/>
        </w:rPr>
        <w:t>FLG</w:t>
      </w:r>
    </w:p>
    <w:p w14:paraId="5EDF408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form.fid="I72de96e09fed11dfbf230000837214a9"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5BBC2A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tbl.ident="I05BXV5"</w:instrText>
      </w:r>
      <w:r>
        <w:fldChar w:fldCharType="end"/>
      </w:r>
      <w:r>
        <w:fldChar w:fldCharType="begin"/>
      </w:r>
      <w:r>
        <w:instrText>tbl.uuid="I056EEO"</w:instrText>
      </w:r>
      <w:r>
        <w:fldChar w:fldCharType="end"/>
      </w:r>
      <w:r>
        <w:fldChar w:fldCharType="begin"/>
      </w:r>
      <w:r>
        <w:instrText>tbl.</w:instrText>
      </w:r>
      <w:r>
        <w:lastRenderedPageBreak/>
        <w:instrText>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F27564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327062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2B236D3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colspec.colwidth="67*"</w:instrText>
      </w:r>
      <w:r>
        <w:fldChar w:fldCharType="end"/>
      </w:r>
    </w:p>
    <w:p w14:paraId="0921C48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colspec.colwidth="5*"</w:instrText>
      </w:r>
      <w:r>
        <w:fldChar w:fldCharType="end"/>
      </w:r>
    </w:p>
    <w:p w14:paraId="6F7D37F2"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71319BCF" w14:textId="77777777">
        <w:tc>
          <w:tcPr>
            <w:tcW w:w="2880" w:type="dxa"/>
            <w:tcBorders>
              <w:top w:val="nil"/>
              <w:left w:val="nil"/>
              <w:bottom w:val="nil"/>
              <w:right w:val="nil"/>
            </w:tcBorders>
          </w:tcPr>
          <w:p w14:paraId="31D8350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w:t>
            </w:r>
          </w:p>
        </w:tc>
        <w:tc>
          <w:tcPr>
            <w:tcW w:w="2880" w:type="dxa"/>
            <w:tcBorders>
              <w:top w:val="nil"/>
              <w:left w:val="nil"/>
              <w:bottom w:val="nil"/>
              <w:right w:val="nil"/>
            </w:tcBorders>
          </w:tcPr>
          <w:p w14:paraId="4E76250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25776A3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73E36C3F" w14:textId="77777777">
        <w:tc>
          <w:tcPr>
            <w:tcW w:w="2880" w:type="dxa"/>
            <w:tcBorders>
              <w:top w:val="nil"/>
              <w:left w:val="nil"/>
              <w:bottom w:val="nil"/>
              <w:right w:val="nil"/>
            </w:tcBorders>
          </w:tcPr>
          <w:p w14:paraId="1733556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TERMINATION OF PARENTAL</w:t>
            </w:r>
          </w:p>
        </w:tc>
        <w:tc>
          <w:tcPr>
            <w:tcW w:w="2880" w:type="dxa"/>
            <w:tcBorders>
              <w:top w:val="nil"/>
              <w:left w:val="nil"/>
              <w:bottom w:val="nil"/>
              <w:right w:val="nil"/>
            </w:tcBorders>
          </w:tcPr>
          <w:p w14:paraId="275F23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07DE3D54" w14:textId="77777777" w:rsidR="00FD3105" w:rsidRDefault="00FD3105"/>
        </w:tc>
      </w:tr>
      <w:tr w:rsidR="00FD3105" w14:paraId="1A808ABB" w14:textId="77777777">
        <w:tc>
          <w:tcPr>
            <w:tcW w:w="2880" w:type="dxa"/>
            <w:tcBorders>
              <w:top w:val="nil"/>
              <w:left w:val="nil"/>
              <w:bottom w:val="nil"/>
              <w:right w:val="nil"/>
            </w:tcBorders>
          </w:tcPr>
          <w:p w14:paraId="76BC979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RIGHTS FOR PROPOSED</w:t>
            </w:r>
          </w:p>
        </w:tc>
        <w:tc>
          <w:tcPr>
            <w:tcW w:w="2880" w:type="dxa"/>
            <w:tcBorders>
              <w:top w:val="nil"/>
              <w:left w:val="nil"/>
              <w:bottom w:val="nil"/>
              <w:right w:val="nil"/>
            </w:tcBorders>
          </w:tcPr>
          <w:p w14:paraId="3C10222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1FAB863" w14:textId="77777777" w:rsidR="00FD3105" w:rsidRDefault="00FD3105"/>
        </w:tc>
      </w:tr>
      <w:tr w:rsidR="00FD3105" w14:paraId="2D27DF45" w14:textId="77777777">
        <w:tc>
          <w:tcPr>
            <w:tcW w:w="2880" w:type="dxa"/>
            <w:tcBorders>
              <w:top w:val="nil"/>
              <w:left w:val="nil"/>
              <w:bottom w:val="nil"/>
              <w:right w:val="nil"/>
            </w:tcBorders>
          </w:tcPr>
          <w:p w14:paraId="5056D67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ADOPTION OF </w:t>
            </w:r>
            <w:r>
              <w:rPr>
                <w:rStyle w:val="pxfinstr"/>
                <w:i/>
                <w:iCs/>
              </w:rPr>
              <w:t>[NAME OF CHILD]</w:t>
            </w:r>
            <w:r>
              <w:rPr>
                <w:rStyle w:val="pxrowentry"/>
              </w:rPr>
              <w:t xml:space="preserve">, </w:t>
            </w:r>
          </w:p>
        </w:tc>
        <w:tc>
          <w:tcPr>
            <w:tcW w:w="2880" w:type="dxa"/>
            <w:tcBorders>
              <w:top w:val="nil"/>
              <w:left w:val="nil"/>
              <w:bottom w:val="nil"/>
              <w:right w:val="nil"/>
            </w:tcBorders>
          </w:tcPr>
          <w:p w14:paraId="2E6E655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C330A88" w14:textId="77777777" w:rsidR="00FD3105" w:rsidRDefault="00FD3105"/>
        </w:tc>
      </w:tr>
      <w:tr w:rsidR="00FD3105" w14:paraId="6A3AFF18" w14:textId="77777777">
        <w:tc>
          <w:tcPr>
            <w:tcW w:w="2880" w:type="dxa"/>
            <w:tcBorders>
              <w:top w:val="nil"/>
              <w:left w:val="nil"/>
              <w:bottom w:val="nil"/>
              <w:right w:val="nil"/>
            </w:tcBorders>
          </w:tcPr>
          <w:p w14:paraId="6DAD281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MINOR CHILD.</w:t>
            </w:r>
          </w:p>
        </w:tc>
        <w:tc>
          <w:tcPr>
            <w:tcW w:w="2880" w:type="dxa"/>
            <w:tcBorders>
              <w:top w:val="nil"/>
              <w:left w:val="nil"/>
              <w:bottom w:val="nil"/>
              <w:right w:val="nil"/>
            </w:tcBorders>
          </w:tcPr>
          <w:p w14:paraId="26E6F16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4C73B4F" w14:textId="77777777" w:rsidR="00FD3105" w:rsidRDefault="00FD3105"/>
        </w:tc>
      </w:tr>
    </w:tbl>
    <w:p w14:paraId="74591ACD" w14:textId="77777777" w:rsidR="00FD3105" w:rsidRDefault="00FD3105">
      <w:pPr>
        <w:pStyle w:val="pxtbody"/>
      </w:pPr>
    </w:p>
    <w:p w14:paraId="19661792" w14:textId="77777777" w:rsidR="00FD3105" w:rsidRDefault="00FD3105"/>
    <w:p w14:paraId="7CA3017F" w14:textId="77777777" w:rsidR="00FD3105" w:rsidRDefault="00FD3105">
      <w:pPr>
        <w:pStyle w:val="pxformhac"/>
        <w:spacing w:before="180"/>
        <w:jc w:val="center"/>
      </w:pPr>
      <w:r>
        <w:t xml:space="preserve">FINAL JUDGMENT </w:t>
      </w:r>
    </w:p>
    <w:p w14:paraId="147D4D9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This action was heard on the petition to terminate parental rights pending adoption of </w:t>
      </w:r>
      <w:r>
        <w:rPr>
          <w:rStyle w:val="pxfinstr"/>
          <w:i/>
          <w:iCs/>
        </w:rPr>
        <w:t>[NAME OF MINOR]</w:t>
      </w:r>
      <w:r>
        <w:t xml:space="preserve"> and the court finds by clear and convincing evidence that all persons required to give a consent under </w:t>
      </w:r>
      <w:r>
        <w:rPr>
          <w:rStyle w:val="pxst"/>
          <w:color w:val="FF0000"/>
          <w:sz w:val="20"/>
          <w:szCs w:val="20"/>
          <w:vertAlign w:val="superscript"/>
        </w:rPr>
        <w:t>►</w:t>
      </w:r>
      <w:r>
        <w:rPr>
          <w:rStyle w:val="pxst"/>
        </w:rPr>
        <w:fldChar w:fldCharType="begin"/>
      </w:r>
      <w:r>
        <w:rPr>
          <w:rStyle w:val="pxst"/>
        </w:rPr>
        <w:instrText>st.ref.id="I03W3GQ"</w:instrText>
      </w:r>
      <w:r>
        <w:rPr>
          <w:rStyle w:val="pxst"/>
        </w:rPr>
        <w:fldChar w:fldCharType="end"/>
      </w:r>
      <w:r>
        <w:rPr>
          <w:rStyle w:val="pxst"/>
          <w:vanish/>
        </w:rPr>
        <w:t>&amp;s;</w:t>
      </w:r>
      <w:r>
        <w:rPr>
          <w:rStyle w:val="pxvis"/>
          <w:rFonts w:ascii="Times NewRoman" w:hAnsi="Times NewRoman"/>
          <w:b w:val="0"/>
          <w:sz w:val="24"/>
        </w:rPr>
        <w:t>§</w:t>
      </w:r>
      <w:r>
        <w:rPr>
          <w:rStyle w:val="pxst"/>
        </w:rPr>
        <w:t>63.062 Florida Statutes</w:t>
      </w:r>
      <w:r>
        <w:t xml:space="preserve"> have executed a valid consent obtained in accordance with the requirements of </w:t>
      </w:r>
      <w:r>
        <w:rPr>
          <w:rStyle w:val="pxst"/>
          <w:color w:val="FF0000"/>
          <w:sz w:val="20"/>
          <w:szCs w:val="20"/>
          <w:vertAlign w:val="superscript"/>
        </w:rPr>
        <w:t>►</w:t>
      </w:r>
      <w:r>
        <w:rPr>
          <w:rStyle w:val="pxst"/>
        </w:rPr>
        <w:fldChar w:fldCharType="begin"/>
      </w:r>
      <w:r>
        <w:rPr>
          <w:rStyle w:val="pxst"/>
        </w:rPr>
        <w:instrText>st.ref.id="I03W3GT"</w:instrText>
      </w:r>
      <w:r>
        <w:rPr>
          <w:rStyle w:val="pxst"/>
        </w:rPr>
        <w:fldChar w:fldCharType="end"/>
      </w:r>
      <w:r>
        <w:rPr>
          <w:rStyle w:val="pxst"/>
        </w:rPr>
        <w:t>Chapter 63 Florida Statutes</w:t>
      </w:r>
      <w:r>
        <w:t xml:space="preserve"> and have been properly served with notice of the petition and this hearing and have abandoned the minor child that is the subject of this proceeding and have made no provision for the child's support although they are able to do so and have made little or no effort to communicate with the child and the situation is sufficient to evince an intent to reject parental responsibilities so</w:t>
      </w:r>
    </w:p>
    <w:p w14:paraId="2616556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IT IS ADJUDGED that:</w:t>
      </w:r>
    </w:p>
    <w:p w14:paraId="41D7F995" w14:textId="77777777" w:rsidR="00FD3105" w:rsidRDefault="00FD3105">
      <w:pPr>
        <w:pStyle w:val="pxformfl"/>
        <w:ind w:left="500"/>
      </w:pPr>
      <w:r>
        <w:t xml:space="preserve"> </w:t>
      </w:r>
    </w:p>
    <w:p w14:paraId="158EB1C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E47FC2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The parental rights of </w:t>
      </w:r>
      <w:r>
        <w:rPr>
          <w:rStyle w:val="pxfinstr"/>
          <w:i/>
          <w:iCs/>
        </w:rPr>
        <w:t>[NAMES OF PARENTS]</w:t>
      </w:r>
      <w:r>
        <w:t xml:space="preserve"> over the child named </w:t>
      </w:r>
      <w:r>
        <w:rPr>
          <w:rStyle w:val="pxfinstr"/>
          <w:i/>
          <w:iCs/>
        </w:rPr>
        <w:t>[NAME OF CHILD]</w:t>
      </w:r>
      <w:r>
        <w:t xml:space="preserve"> are terminated.</w:t>
      </w:r>
    </w:p>
    <w:p w14:paraId="4AA17FF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0B632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The natural parents shall have no further parental claim concerning the minor child.</w:t>
      </w:r>
    </w:p>
    <w:p w14:paraId="58BFB63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DBEB413"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The petition for adoption may be filed by the adoptive parents forthwith.</w:t>
      </w:r>
    </w:p>
    <w:p w14:paraId="280F110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ORDERED at </w:t>
      </w:r>
      <w:r>
        <w:rPr>
          <w:rStyle w:val="pxfinstr"/>
          <w:i/>
          <w:iCs/>
        </w:rPr>
        <w:t>[name of city]</w:t>
      </w:r>
      <w:r>
        <w:t xml:space="preserve">, Florida on </w:t>
      </w:r>
      <w:r>
        <w:rPr>
          <w:rStyle w:val="pxfinstr"/>
          <w:i/>
          <w:iCs/>
        </w:rPr>
        <w:t>[date of judgment]</w:t>
      </w:r>
      <w:r>
        <w:t>.</w:t>
      </w:r>
    </w:p>
    <w:p w14:paraId="650DD28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E523E5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42F4DE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5CC61C5"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tbl.uuid="I01OWC7"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CCFAE0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653953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F90169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5BEFD1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A0EB895" w14:textId="77777777">
        <w:tc>
          <w:tcPr>
            <w:tcW w:w="4320" w:type="dxa"/>
            <w:tcBorders>
              <w:top w:val="nil"/>
              <w:left w:val="nil"/>
              <w:bottom w:val="nil"/>
              <w:right w:val="nil"/>
            </w:tcBorders>
          </w:tcPr>
          <w:p w14:paraId="6AFF2BB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A3D3B0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1CC370C" w14:textId="77777777" w:rsidR="00FD3105" w:rsidRDefault="00FD3105">
      <w:pPr>
        <w:pStyle w:val="pxtbody"/>
      </w:pPr>
    </w:p>
    <w:p w14:paraId="32689835" w14:textId="77777777" w:rsidR="00FD3105" w:rsidRDefault="00FD3105"/>
    <w:p w14:paraId="71A402B7" w14:textId="77777777" w:rsidR="00FD3105" w:rsidRDefault="00FD3105">
      <w:pPr>
        <w:pStyle w:val="pxcomnt"/>
      </w:pPr>
    </w:p>
    <w:p w14:paraId="3C09220A" w14:textId="77777777" w:rsidR="00FD3105" w:rsidRDefault="00FD3105">
      <w:pPr>
        <w:pStyle w:val="pxhac"/>
        <w:spacing w:before="180"/>
        <w:jc w:val="center"/>
      </w:pPr>
      <w:r>
        <w:rPr>
          <w:rStyle w:val="pxb"/>
          <w:b/>
          <w:bCs/>
        </w:rPr>
        <w:t>Author's Comment</w:t>
      </w:r>
    </w:p>
    <w:p w14:paraId="456BA15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st.ref.id="I048XLX"</w:instrText>
      </w:r>
      <w:r>
        <w:rPr>
          <w:rStyle w:val="pxst"/>
        </w:rPr>
        <w:fldChar w:fldCharType="end"/>
      </w:r>
      <w:r>
        <w:rPr>
          <w:rStyle w:val="pxst"/>
          <w:vanish/>
        </w:rPr>
        <w:t>&amp;s;</w:t>
      </w:r>
      <w:r>
        <w:rPr>
          <w:rStyle w:val="pxvis"/>
          <w:rFonts w:ascii="Times NewRoman" w:hAnsi="Times NewRoman"/>
          <w:b w:val="0"/>
          <w:sz w:val="24"/>
        </w:rPr>
        <w:t>§</w:t>
      </w:r>
      <w:r>
        <w:rPr>
          <w:rStyle w:val="pxst"/>
        </w:rPr>
        <w:t>63.089(6)(a), Fla. Stat.</w:t>
      </w:r>
      <w:r>
        <w:t xml:space="preserve">; </w:t>
      </w:r>
      <w:r>
        <w:rPr>
          <w:rStyle w:val="pxst"/>
          <w:color w:val="FF0000"/>
          <w:sz w:val="20"/>
          <w:szCs w:val="20"/>
          <w:vertAlign w:val="superscript"/>
        </w:rPr>
        <w:t>►</w:t>
      </w:r>
      <w:r>
        <w:rPr>
          <w:rStyle w:val="pxst"/>
        </w:rPr>
        <w:fldChar w:fldCharType="begin"/>
      </w:r>
      <w:r>
        <w:rPr>
          <w:rStyle w:val="pxst"/>
        </w:rPr>
        <w:instrText>st.ref.id="I048X92"</w:instrText>
      </w:r>
      <w:r>
        <w:rPr>
          <w:rStyle w:val="pxst"/>
        </w:rPr>
        <w:fldChar w:fldCharType="end"/>
      </w:r>
      <w:r>
        <w:rPr>
          <w:rStyle w:val="pxst"/>
          <w:vanish/>
        </w:rPr>
        <w:t>&amp;s;</w:t>
      </w:r>
      <w:r>
        <w:rPr>
          <w:rStyle w:val="pxvis"/>
          <w:rFonts w:ascii="Times NewRoman" w:hAnsi="Times NewRoman"/>
          <w:b w:val="0"/>
          <w:sz w:val="24"/>
        </w:rPr>
        <w:t>§</w:t>
      </w:r>
      <w:r>
        <w:rPr>
          <w:rStyle w:val="pxst"/>
        </w:rPr>
        <w:t>63.102(3), Fla. Stat.</w:t>
      </w:r>
    </w:p>
    <w:p w14:paraId="4D1959ED" w14:textId="77777777" w:rsidR="00FD3105" w:rsidRDefault="00FD3105">
      <w:pPr>
        <w:pStyle w:val="pxs"/>
        <w:spacing w:before="180"/>
        <w:rPr>
          <w:sz w:val="27"/>
          <w:szCs w:val="27"/>
        </w:rPr>
      </w:pPr>
      <w:r>
        <w:rPr>
          <w:sz w:val="27"/>
          <w:szCs w:val="27"/>
        </w:rPr>
        <w:t>10:62. Judgment</w:t>
      </w:r>
      <w:r>
        <w:rPr>
          <w:rStyle w:val="pxsep"/>
        </w:rPr>
        <w:t xml:space="preserve">-- </w:t>
      </w:r>
      <w:r>
        <w:rPr>
          <w:sz w:val="27"/>
          <w:szCs w:val="27"/>
        </w:rPr>
        <w:t>Third-party claim after levy</w:t>
      </w:r>
    </w:p>
    <w:p w14:paraId="609BB256" w14:textId="77777777" w:rsidR="00FD3105" w:rsidRDefault="00FD3105">
      <w:pPr>
        <w:pStyle w:val="pxov"/>
        <w:rPr>
          <w:vanish/>
        </w:rPr>
      </w:pPr>
      <w:r>
        <w:rPr>
          <w:vanish/>
        </w:rPr>
        <w:t>FMS</w:t>
      </w:r>
    </w:p>
    <w:p w14:paraId="501573E5" w14:textId="77777777" w:rsidR="00FD3105" w:rsidRDefault="00FD3105">
      <w:pPr>
        <w:pStyle w:val="pxov"/>
        <w:rPr>
          <w:vanish/>
        </w:rPr>
      </w:pPr>
      <w:r>
        <w:rPr>
          <w:vanish/>
        </w:rPr>
        <w:t>LCV</w:t>
      </w:r>
    </w:p>
    <w:p w14:paraId="620BEC2F" w14:textId="77777777" w:rsidR="00FD3105" w:rsidRDefault="00FD3105">
      <w:pPr>
        <w:pStyle w:val="pxov"/>
        <w:rPr>
          <w:vanish/>
        </w:rPr>
      </w:pPr>
      <w:r>
        <w:rPr>
          <w:vanish/>
        </w:rPr>
        <w:t>LSC</w:t>
      </w:r>
    </w:p>
    <w:p w14:paraId="7E70B8A9" w14:textId="77777777" w:rsidR="00FD3105" w:rsidRDefault="00FD3105">
      <w:pPr>
        <w:pStyle w:val="pxov"/>
        <w:rPr>
          <w:vanish/>
        </w:rPr>
      </w:pPr>
      <w:r>
        <w:rPr>
          <w:vanish/>
        </w:rPr>
        <w:t>LS7</w:t>
      </w:r>
    </w:p>
    <w:p w14:paraId="456939AF" w14:textId="77777777" w:rsidR="00FD3105" w:rsidRDefault="00FD3105">
      <w:pPr>
        <w:pStyle w:val="pxov"/>
        <w:rPr>
          <w:vanish/>
        </w:rPr>
      </w:pPr>
      <w:r>
        <w:rPr>
          <w:vanish/>
        </w:rPr>
        <w:t>REL</w:t>
      </w:r>
    </w:p>
    <w:p w14:paraId="70D6C603" w14:textId="77777777" w:rsidR="00FD3105" w:rsidRDefault="00FD3105">
      <w:pPr>
        <w:pStyle w:val="pxov"/>
        <w:rPr>
          <w:vanish/>
        </w:rPr>
      </w:pPr>
      <w:r>
        <w:rPr>
          <w:vanish/>
        </w:rPr>
        <w:t>RTD</w:t>
      </w:r>
    </w:p>
    <w:p w14:paraId="7A776051" w14:textId="77777777" w:rsidR="00FD3105" w:rsidRDefault="00FD3105">
      <w:pPr>
        <w:pStyle w:val="pxov"/>
        <w:rPr>
          <w:vanish/>
        </w:rPr>
      </w:pPr>
      <w:r>
        <w:rPr>
          <w:vanish/>
        </w:rPr>
        <w:t>FCV</w:t>
      </w:r>
    </w:p>
    <w:p w14:paraId="50B6EDC0" w14:textId="77777777" w:rsidR="00FD3105" w:rsidRDefault="00FD3105">
      <w:pPr>
        <w:pStyle w:val="pxov"/>
        <w:rPr>
          <w:vanish/>
        </w:rPr>
      </w:pPr>
      <w:r>
        <w:rPr>
          <w:vanish/>
        </w:rPr>
        <w:t>FLG</w:t>
      </w:r>
    </w:p>
    <w:p w14:paraId="14CBAF0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form.fid="I72e06ba09fed11dfbf230000837214a9"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5055B1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tbl.ident="I023VP5"</w:instrText>
      </w:r>
      <w:r>
        <w:fldChar w:fldCharType="end"/>
      </w:r>
      <w:r>
        <w:fldChar w:fldCharType="begin"/>
      </w:r>
      <w:r>
        <w:instrText>tbl.uuid="I02LQNM"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984046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8AAB49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7DF13B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40548D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9C88B1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D8CDE87"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2F8383B" w14:textId="77777777">
        <w:tc>
          <w:tcPr>
            <w:tcW w:w="2160" w:type="dxa"/>
            <w:tcBorders>
              <w:top w:val="nil"/>
              <w:left w:val="nil"/>
              <w:bottom w:val="nil"/>
              <w:right w:val="nil"/>
            </w:tcBorders>
          </w:tcPr>
          <w:p w14:paraId="3041AD79" w14:textId="77777777" w:rsidR="00FD3105" w:rsidRDefault="00FD3105">
            <w:r>
              <w:rPr>
                <w:color w:val="FF0000"/>
                <w:sz w:val="20"/>
                <w:szCs w:val="20"/>
                <w:vertAlign w:val="superscript"/>
              </w:rPr>
              <w:t>►</w:t>
            </w:r>
            <w:r>
              <w:fldChar w:fldCharType="begin"/>
            </w:r>
            <w:r>
              <w:instrText>tbody.valign="top"</w:instrText>
            </w:r>
            <w:r>
              <w:lastRenderedPageBreak/>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2A8B8EC"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lastRenderedPageBreak/>
              <w:instrTex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DCB17E3"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3605DB7" w14:textId="77777777" w:rsidR="00FD3105" w:rsidRDefault="00FD3105"/>
        </w:tc>
      </w:tr>
      <w:tr w:rsidR="00FD3105" w14:paraId="04B9E635" w14:textId="77777777">
        <w:tc>
          <w:tcPr>
            <w:tcW w:w="2160" w:type="dxa"/>
            <w:tcBorders>
              <w:top w:val="nil"/>
              <w:left w:val="nil"/>
              <w:bottom w:val="nil"/>
              <w:right w:val="nil"/>
            </w:tcBorders>
          </w:tcPr>
          <w:p w14:paraId="179207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846D66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09D10C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49A7652" w14:textId="77777777" w:rsidR="00FD3105" w:rsidRDefault="00FD3105"/>
        </w:tc>
      </w:tr>
      <w:tr w:rsidR="00FD3105" w14:paraId="50FC0B5F" w14:textId="77777777">
        <w:tc>
          <w:tcPr>
            <w:tcW w:w="2160" w:type="dxa"/>
            <w:tcBorders>
              <w:top w:val="nil"/>
              <w:left w:val="nil"/>
              <w:bottom w:val="nil"/>
              <w:right w:val="nil"/>
            </w:tcBorders>
          </w:tcPr>
          <w:p w14:paraId="6AC13E7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2874D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BAD6188" w14:textId="77777777" w:rsidR="00FD3105" w:rsidRDefault="00FD3105"/>
        </w:tc>
        <w:tc>
          <w:tcPr>
            <w:tcW w:w="2160" w:type="dxa"/>
            <w:tcBorders>
              <w:top w:val="nil"/>
              <w:left w:val="nil"/>
              <w:bottom w:val="nil"/>
              <w:right w:val="nil"/>
            </w:tcBorders>
          </w:tcPr>
          <w:p w14:paraId="75838115" w14:textId="77777777" w:rsidR="00FD3105" w:rsidRDefault="00FD3105"/>
        </w:tc>
      </w:tr>
      <w:tr w:rsidR="00FD3105" w14:paraId="2EAFA2E7" w14:textId="77777777">
        <w:tc>
          <w:tcPr>
            <w:tcW w:w="2160" w:type="dxa"/>
            <w:tcBorders>
              <w:top w:val="nil"/>
              <w:left w:val="nil"/>
              <w:bottom w:val="nil"/>
              <w:right w:val="nil"/>
            </w:tcBorders>
          </w:tcPr>
          <w:p w14:paraId="704D286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B130E8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520D2C5" w14:textId="77777777" w:rsidR="00FD3105" w:rsidRDefault="00FD3105"/>
        </w:tc>
        <w:tc>
          <w:tcPr>
            <w:tcW w:w="2160" w:type="dxa"/>
            <w:tcBorders>
              <w:top w:val="nil"/>
              <w:left w:val="nil"/>
              <w:bottom w:val="nil"/>
              <w:right w:val="nil"/>
            </w:tcBorders>
          </w:tcPr>
          <w:p w14:paraId="574289DC" w14:textId="77777777" w:rsidR="00FD3105" w:rsidRDefault="00FD3105"/>
        </w:tc>
      </w:tr>
      <w:tr w:rsidR="00FD3105" w14:paraId="54E21260" w14:textId="77777777">
        <w:tc>
          <w:tcPr>
            <w:tcW w:w="2160" w:type="dxa"/>
            <w:tcBorders>
              <w:top w:val="nil"/>
              <w:left w:val="nil"/>
              <w:bottom w:val="nil"/>
              <w:right w:val="nil"/>
            </w:tcBorders>
          </w:tcPr>
          <w:p w14:paraId="2309339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30BE54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A67464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6FF22AD" w14:textId="77777777" w:rsidR="00FD3105" w:rsidRDefault="00FD3105"/>
        </w:tc>
      </w:tr>
    </w:tbl>
    <w:p w14:paraId="7FE7CA4F" w14:textId="77777777" w:rsidR="00FD3105" w:rsidRDefault="00FD3105">
      <w:pPr>
        <w:pStyle w:val="pxtbody"/>
      </w:pPr>
    </w:p>
    <w:p w14:paraId="7A4925F1" w14:textId="77777777" w:rsidR="00FD3105" w:rsidRDefault="00FD3105"/>
    <w:p w14:paraId="63418875" w14:textId="77777777" w:rsidR="00FD3105" w:rsidRDefault="00FD3105">
      <w:pPr>
        <w:pStyle w:val="pxformhac"/>
        <w:spacing w:before="180"/>
        <w:jc w:val="center"/>
      </w:pPr>
      <w:r>
        <w:t xml:space="preserve">FINAL JUDGMENT </w:t>
      </w:r>
    </w:p>
    <w:p w14:paraId="641CDEB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This action was heard on the third-party claim of </w:t>
      </w:r>
      <w:r>
        <w:rPr>
          <w:rStyle w:val="pxfinstr"/>
          <w:i/>
          <w:iCs/>
        </w:rPr>
        <w:t>[name of party]</w:t>
      </w:r>
      <w:r>
        <w:t xml:space="preserve"> to property levied on by the Sheriff of </w:t>
      </w:r>
      <w:r>
        <w:rPr>
          <w:rStyle w:val="pxfinstr"/>
          <w:i/>
          <w:iCs/>
        </w:rPr>
        <w:t>[name of county]</w:t>
      </w:r>
      <w:r>
        <w:t>, Florida. Pursuant to the verdict rendered in this action</w:t>
      </w:r>
    </w:p>
    <w:p w14:paraId="429940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IT IS ADJUDGED that:</w:t>
      </w:r>
    </w:p>
    <w:p w14:paraId="0C4AE63B" w14:textId="77777777" w:rsidR="00FD3105" w:rsidRDefault="00FD3105">
      <w:pPr>
        <w:pStyle w:val="pxformfl"/>
        <w:ind w:left="500"/>
      </w:pPr>
      <w:r>
        <w:t xml:space="preserve"> </w:t>
      </w:r>
    </w:p>
    <w:p w14:paraId="306F267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323BCE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The property described in third-party claimant's affidavit:</w:t>
      </w:r>
    </w:p>
    <w:p w14:paraId="7D12FF06"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5CCE74DA" w14:textId="77777777" w:rsidR="00FD3105" w:rsidRDefault="00FD3105">
      <w:pPr>
        <w:pStyle w:val="pxformcp"/>
      </w:pPr>
      <w:r>
        <w:t xml:space="preserve">is the property of defendant </w:t>
      </w:r>
      <w:r>
        <w:rPr>
          <w:rStyle w:val="pxfinstr"/>
          <w:i/>
          <w:iCs/>
        </w:rPr>
        <w:t>[NAME OF DEFENDANT]</w:t>
      </w:r>
      <w:r>
        <w:t xml:space="preserve"> and subject to execution.</w:t>
      </w:r>
    </w:p>
    <w:p w14:paraId="7765A9C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22F4EA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third-party claimant </w:t>
      </w:r>
      <w:r>
        <w:rPr>
          <w:rStyle w:val="pxfinstr"/>
          <w:i/>
          <w:iCs/>
        </w:rPr>
        <w:t>[NAME OF THIRD-PARTY]</w:t>
      </w:r>
      <w:r>
        <w:t xml:space="preserve"> </w:t>
      </w:r>
      <w:r>
        <w:rPr>
          <w:rStyle w:val="pxfinstr"/>
          <w:i/>
          <w:iCs/>
        </w:rPr>
        <w:t xml:space="preserve">[OPTIONAL:, whose address is [address of third-party] and the last four </w:t>
      </w:r>
      <w:r>
        <w:rPr>
          <w:rStyle w:val="pxfinstr"/>
          <w:i/>
          <w:iCs/>
        </w:rPr>
        <w:lastRenderedPageBreak/>
        <w:t>digits of Social Security number are [last four numbers of Social Security number],]</w:t>
      </w:r>
      <w:r>
        <w:t xml:space="preserve"> and claimant's surety </w:t>
      </w:r>
      <w:r>
        <w:rPr>
          <w:rStyle w:val="pxfinstr"/>
          <w:i/>
          <w:iCs/>
        </w:rPr>
        <w:t>[name of surety]</w:t>
      </w:r>
      <w:r>
        <w:t xml:space="preserve"> the sum of $</w:t>
      </w:r>
      <w:r>
        <w:rPr>
          <w:rStyle w:val="pxfinstr"/>
          <w:i/>
          <w:iCs/>
        </w:rPr>
        <w:t>[dollar amount of property]</w:t>
      </w:r>
      <w:r>
        <w:t xml:space="preserve"> as the value of the property subject to execution, $</w:t>
      </w:r>
      <w:r>
        <w:rPr>
          <w:rStyle w:val="pxfinstr"/>
          <w:i/>
          <w:iCs/>
        </w:rPr>
        <w:t>[dollar amount of damages]</w:t>
      </w:r>
      <w:r>
        <w:t xml:space="preserve"> as damages with costs of $</w:t>
      </w:r>
      <w:r>
        <w:rPr>
          <w:rStyle w:val="pxfinstr"/>
          <w:i/>
          <w:iCs/>
        </w:rPr>
        <w:t>[dollar amount of costs]</w:t>
      </w:r>
      <w:r>
        <w:t xml:space="preserve"> making a total sum of $</w:t>
      </w:r>
      <w:r>
        <w:rPr>
          <w:rStyle w:val="pxfinstr"/>
          <w:i/>
          <w:iCs/>
        </w:rPr>
        <w:t>[dollar amount of total recovery]</w:t>
      </w:r>
      <w:r>
        <w:t>, that shall bear interest at the rate prescribed by law, for which let execution issue forthwith.</w:t>
      </w:r>
    </w:p>
    <w:p w14:paraId="3BE90CD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ORDERED at </w:t>
      </w:r>
      <w:r>
        <w:rPr>
          <w:rStyle w:val="pxfinstr"/>
          <w:i/>
          <w:iCs/>
        </w:rPr>
        <w:t>[name of city]</w:t>
      </w:r>
      <w:r>
        <w:t xml:space="preserve">, Florida on </w:t>
      </w:r>
      <w:r>
        <w:rPr>
          <w:rStyle w:val="pxfinstr"/>
          <w:i/>
          <w:iCs/>
        </w:rPr>
        <w:t>[date of judgment]</w:t>
      </w:r>
      <w:r>
        <w:t>.</w:t>
      </w:r>
    </w:p>
    <w:p w14:paraId="769EB2C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13E57B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FB8AB7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A973B8A"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tbl.ident="I09KW7L"</w:instrText>
      </w:r>
      <w:r>
        <w:fldChar w:fldCharType="end"/>
      </w:r>
      <w:r>
        <w:fldChar w:fldCharType="begin"/>
      </w:r>
      <w:r>
        <w:instrText>tbl.uuid="I01Q960"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6D3FD4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DA7F54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F790A3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188E77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D5F6367" w14:textId="77777777">
        <w:tc>
          <w:tcPr>
            <w:tcW w:w="4320" w:type="dxa"/>
            <w:tcBorders>
              <w:top w:val="nil"/>
              <w:left w:val="nil"/>
              <w:bottom w:val="nil"/>
              <w:right w:val="nil"/>
            </w:tcBorders>
          </w:tcPr>
          <w:p w14:paraId="2C25C9F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0C269B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 </w:t>
            </w:r>
            <w:r>
              <w:rPr>
                <w:rStyle w:val="pxfinstr"/>
                <w:i/>
                <w:iCs/>
              </w:rPr>
              <w:t>[Name of attorney]</w:t>
            </w:r>
          </w:p>
        </w:tc>
      </w:tr>
      <w:tr w:rsidR="00FD3105" w14:paraId="01779370" w14:textId="77777777">
        <w:tc>
          <w:tcPr>
            <w:tcW w:w="4320" w:type="dxa"/>
            <w:tcBorders>
              <w:top w:val="nil"/>
              <w:left w:val="nil"/>
              <w:bottom w:val="nil"/>
              <w:right w:val="nil"/>
            </w:tcBorders>
          </w:tcPr>
          <w:p w14:paraId="4F756E4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713E65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2DA457F" w14:textId="77777777">
        <w:tc>
          <w:tcPr>
            <w:tcW w:w="4320" w:type="dxa"/>
            <w:tcBorders>
              <w:top w:val="nil"/>
              <w:left w:val="nil"/>
              <w:bottom w:val="nil"/>
              <w:right w:val="nil"/>
            </w:tcBorders>
          </w:tcPr>
          <w:p w14:paraId="635FD34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E392F5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AA8DCCC" w14:textId="77777777" w:rsidR="00FD3105" w:rsidRDefault="00FD3105">
      <w:pPr>
        <w:pStyle w:val="pxtbody"/>
      </w:pPr>
    </w:p>
    <w:p w14:paraId="2B2B58C6" w14:textId="77777777" w:rsidR="00FD3105" w:rsidRDefault="00FD3105"/>
    <w:p w14:paraId="38F97587" w14:textId="77777777" w:rsidR="00FD3105" w:rsidRDefault="00FD3105">
      <w:pPr>
        <w:pStyle w:val="pxcomnt"/>
      </w:pPr>
    </w:p>
    <w:p w14:paraId="551E8E77" w14:textId="77777777" w:rsidR="00FD3105" w:rsidRDefault="00FD3105">
      <w:pPr>
        <w:pStyle w:val="pxhac"/>
        <w:spacing w:before="180"/>
        <w:jc w:val="center"/>
      </w:pPr>
      <w:r>
        <w:rPr>
          <w:rStyle w:val="pxb"/>
          <w:b/>
          <w:bCs/>
        </w:rPr>
        <w:t>Author's Comment</w:t>
      </w:r>
    </w:p>
    <w:p w14:paraId="104C3D9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st.ref.id="I048X8Z"</w:instrText>
      </w:r>
      <w:r>
        <w:rPr>
          <w:rStyle w:val="pxst"/>
        </w:rPr>
        <w:fldChar w:fldCharType="end"/>
      </w:r>
      <w:r>
        <w:rPr>
          <w:rStyle w:val="pxst"/>
          <w:vanish/>
        </w:rPr>
        <w:t>&amp;s;</w:t>
      </w:r>
      <w:r>
        <w:rPr>
          <w:rStyle w:val="pxvis"/>
          <w:rFonts w:ascii="Times NewRoman" w:hAnsi="Times NewRoman"/>
          <w:b w:val="0"/>
          <w:sz w:val="24"/>
        </w:rPr>
        <w:t>§</w:t>
      </w:r>
      <w:r>
        <w:rPr>
          <w:rStyle w:val="pxst"/>
        </w:rPr>
        <w:t>56.19, Fla. Stat.</w:t>
      </w:r>
      <w:r>
        <w:t xml:space="preserve">; </w:t>
      </w:r>
      <w:r>
        <w:rPr>
          <w:rStyle w:val="pxst"/>
          <w:color w:val="FF0000"/>
          <w:sz w:val="20"/>
          <w:szCs w:val="20"/>
          <w:vertAlign w:val="superscript"/>
        </w:rPr>
        <w:t>►</w:t>
      </w:r>
      <w:r>
        <w:rPr>
          <w:rStyle w:val="pxst"/>
        </w:rPr>
        <w:fldChar w:fldCharType="begin"/>
      </w:r>
      <w:r>
        <w:rPr>
          <w:rStyle w:val="pxst"/>
        </w:rPr>
        <w:instrText>st.ref.id="I02UKZ7"</w:instrText>
      </w:r>
      <w:r>
        <w:rPr>
          <w:rStyle w:val="pxst"/>
        </w:rPr>
        <w:fldChar w:fldCharType="end"/>
      </w:r>
      <w:r>
        <w:rPr>
          <w:rStyle w:val="pxst"/>
          <w:vanish/>
        </w:rPr>
        <w:t>&amp;s;</w:t>
      </w:r>
      <w:r>
        <w:rPr>
          <w:rStyle w:val="pxvis"/>
          <w:rFonts w:ascii="Times NewRoman" w:hAnsi="Times NewRoman"/>
          <w:b w:val="0"/>
          <w:sz w:val="24"/>
        </w:rPr>
        <w:t>§</w:t>
      </w:r>
      <w:r>
        <w:rPr>
          <w:rStyle w:val="pxst"/>
        </w:rPr>
        <w:t>76.21, Fla. Stat.</w:t>
      </w:r>
      <w:r>
        <w:t xml:space="preserve">; </w:t>
      </w:r>
      <w:r>
        <w:rPr>
          <w:rStyle w:val="pxst"/>
          <w:color w:val="FF0000"/>
          <w:sz w:val="20"/>
          <w:szCs w:val="20"/>
          <w:vertAlign w:val="superscript"/>
        </w:rPr>
        <w:t>►</w:t>
      </w:r>
      <w:r>
        <w:rPr>
          <w:rStyle w:val="pxst"/>
        </w:rPr>
        <w:fldChar w:fldCharType="begin"/>
      </w:r>
      <w:r>
        <w:rPr>
          <w:rStyle w:val="pxst"/>
        </w:rPr>
        <w:instrText>st.ref.id="I02UKZ9"</w:instrText>
      </w:r>
      <w:r>
        <w:rPr>
          <w:rStyle w:val="pxst"/>
        </w:rPr>
        <w:fldChar w:fldCharType="end"/>
      </w:r>
      <w:r>
        <w:rPr>
          <w:rStyle w:val="pxst"/>
          <w:vanish/>
        </w:rPr>
        <w:t>&amp;s;</w:t>
      </w:r>
      <w:r>
        <w:rPr>
          <w:rStyle w:val="pxvis"/>
          <w:rFonts w:ascii="Times NewRoman" w:hAnsi="Times NewRoman"/>
          <w:b w:val="0"/>
          <w:sz w:val="24"/>
        </w:rPr>
        <w:t>§</w:t>
      </w:r>
      <w:r>
        <w:rPr>
          <w:rStyle w:val="pxst"/>
        </w:rPr>
        <w:t>77.16, Fla. Stat.</w:t>
      </w:r>
    </w:p>
    <w:p w14:paraId="57E32224" w14:textId="77777777" w:rsidR="00FD3105" w:rsidRDefault="00FD3105">
      <w:pPr>
        <w:pStyle w:val="pxs"/>
        <w:spacing w:before="180"/>
        <w:rPr>
          <w:sz w:val="27"/>
          <w:szCs w:val="27"/>
        </w:rPr>
      </w:pPr>
      <w:r>
        <w:rPr>
          <w:sz w:val="27"/>
          <w:szCs w:val="27"/>
        </w:rPr>
        <w:t>10:63. Judgment</w:t>
      </w:r>
      <w:r>
        <w:rPr>
          <w:rStyle w:val="pxsep"/>
        </w:rPr>
        <w:t xml:space="preserve">-- </w:t>
      </w:r>
      <w:r>
        <w:rPr>
          <w:sz w:val="27"/>
          <w:szCs w:val="27"/>
        </w:rPr>
        <w:t>Way of necessity</w:t>
      </w:r>
    </w:p>
    <w:p w14:paraId="3FA1B4F1" w14:textId="77777777" w:rsidR="00FD3105" w:rsidRDefault="00FD3105">
      <w:pPr>
        <w:pStyle w:val="pxov"/>
        <w:rPr>
          <w:vanish/>
        </w:rPr>
      </w:pPr>
      <w:r>
        <w:rPr>
          <w:vanish/>
        </w:rPr>
        <w:t>FMS</w:t>
      </w:r>
    </w:p>
    <w:p w14:paraId="39A750AD" w14:textId="77777777" w:rsidR="00FD3105" w:rsidRDefault="00FD3105">
      <w:pPr>
        <w:pStyle w:val="pxov"/>
        <w:rPr>
          <w:vanish/>
        </w:rPr>
      </w:pPr>
      <w:r>
        <w:rPr>
          <w:vanish/>
        </w:rPr>
        <w:t>LCV</w:t>
      </w:r>
    </w:p>
    <w:p w14:paraId="62CECF7E" w14:textId="77777777" w:rsidR="00FD3105" w:rsidRDefault="00FD3105">
      <w:pPr>
        <w:pStyle w:val="pxov"/>
        <w:rPr>
          <w:vanish/>
        </w:rPr>
      </w:pPr>
      <w:r>
        <w:rPr>
          <w:vanish/>
        </w:rPr>
        <w:t>LSC</w:t>
      </w:r>
    </w:p>
    <w:p w14:paraId="32FAFC07" w14:textId="77777777" w:rsidR="00FD3105" w:rsidRDefault="00FD3105">
      <w:pPr>
        <w:pStyle w:val="pxov"/>
        <w:rPr>
          <w:vanish/>
        </w:rPr>
      </w:pPr>
      <w:r>
        <w:rPr>
          <w:vanish/>
        </w:rPr>
        <w:t>LS7</w:t>
      </w:r>
    </w:p>
    <w:p w14:paraId="61A3578E" w14:textId="77777777" w:rsidR="00FD3105" w:rsidRDefault="00FD3105">
      <w:pPr>
        <w:pStyle w:val="pxov"/>
        <w:rPr>
          <w:vanish/>
        </w:rPr>
      </w:pPr>
      <w:r>
        <w:rPr>
          <w:vanish/>
        </w:rPr>
        <w:t>REL</w:t>
      </w:r>
    </w:p>
    <w:p w14:paraId="5262D992" w14:textId="77777777" w:rsidR="00FD3105" w:rsidRDefault="00FD3105">
      <w:pPr>
        <w:pStyle w:val="pxov"/>
        <w:rPr>
          <w:vanish/>
        </w:rPr>
      </w:pPr>
      <w:r>
        <w:rPr>
          <w:vanish/>
        </w:rPr>
        <w:t>COV</w:t>
      </w:r>
    </w:p>
    <w:p w14:paraId="3541A0F6" w14:textId="77777777" w:rsidR="00FD3105" w:rsidRDefault="00FD3105">
      <w:pPr>
        <w:pStyle w:val="pxov"/>
        <w:rPr>
          <w:vanish/>
        </w:rPr>
      </w:pPr>
      <w:r>
        <w:rPr>
          <w:vanish/>
        </w:rPr>
        <w:t>FCV</w:t>
      </w:r>
    </w:p>
    <w:p w14:paraId="31C8DEED" w14:textId="77777777" w:rsidR="00FD3105" w:rsidRDefault="00FD3105">
      <w:pPr>
        <w:pStyle w:val="pxov"/>
        <w:rPr>
          <w:vanish/>
        </w:rPr>
      </w:pPr>
      <w:r>
        <w:rPr>
          <w:vanish/>
        </w:rPr>
        <w:t>FLG</w:t>
      </w:r>
    </w:p>
    <w:p w14:paraId="021CF09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form.fid="I79d805309fed11dfbf230000837214a9"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B47413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tbl.ident="I05I8SH"</w:instrText>
      </w:r>
      <w:r>
        <w:fldChar w:fldCharType="end"/>
      </w:r>
      <w:r>
        <w:fldChar w:fldCharType="begin"/>
      </w:r>
      <w:r>
        <w:instrText>tbl.uuid="I04F1L5"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79E1C85" w14:textId="77777777" w:rsidR="00FD3105" w:rsidRDefault="00FD3105">
      <w:pPr>
        <w:pStyle w:val="pxtable"/>
      </w:pPr>
      <w:r>
        <w:rPr>
          <w:color w:val="FF0000"/>
          <w:sz w:val="20"/>
          <w:szCs w:val="20"/>
          <w:vertAlign w:val="superscript"/>
        </w:rPr>
        <w:lastRenderedPageBreak/>
        <w:t>►</w:t>
      </w:r>
      <w:r>
        <w:fldChar w:fldCharType="begin"/>
      </w:r>
      <w:r>
        <w:instrText>table.resize="minus2"</w:instrText>
      </w:r>
      <w:r>
        <w:fldChar w:fldCharType="end"/>
      </w:r>
      <w:r>
        <w:fldChar w:fldCharType="begin"/>
      </w:r>
      <w:r>
        <w:instrText>table.tabstyle="formcol"</w:instrText>
      </w:r>
      <w:r>
        <w:fldChar w:fldCharType="end"/>
      </w:r>
    </w:p>
    <w:p w14:paraId="37B911F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1F380B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59E68C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925F11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F9E9037"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61E7B2E" w14:textId="77777777">
        <w:tc>
          <w:tcPr>
            <w:tcW w:w="2160" w:type="dxa"/>
            <w:tcBorders>
              <w:top w:val="nil"/>
              <w:left w:val="nil"/>
              <w:bottom w:val="nil"/>
              <w:right w:val="nil"/>
            </w:tcBorders>
          </w:tcPr>
          <w:p w14:paraId="710F62C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64E1D9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DD3642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1B63510" w14:textId="77777777" w:rsidR="00FD3105" w:rsidRDefault="00FD3105"/>
        </w:tc>
      </w:tr>
      <w:tr w:rsidR="00FD3105" w14:paraId="016C9F72" w14:textId="77777777">
        <w:tc>
          <w:tcPr>
            <w:tcW w:w="2160" w:type="dxa"/>
            <w:tcBorders>
              <w:top w:val="nil"/>
              <w:left w:val="nil"/>
              <w:bottom w:val="nil"/>
              <w:right w:val="nil"/>
            </w:tcBorders>
          </w:tcPr>
          <w:p w14:paraId="3A6881C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647A8F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62A581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1811E19" w14:textId="77777777" w:rsidR="00FD3105" w:rsidRDefault="00FD3105"/>
        </w:tc>
      </w:tr>
      <w:tr w:rsidR="00FD3105" w14:paraId="387E5387" w14:textId="77777777">
        <w:tc>
          <w:tcPr>
            <w:tcW w:w="2160" w:type="dxa"/>
            <w:tcBorders>
              <w:top w:val="nil"/>
              <w:left w:val="nil"/>
              <w:bottom w:val="nil"/>
              <w:right w:val="nil"/>
            </w:tcBorders>
          </w:tcPr>
          <w:p w14:paraId="3F2D7D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F2ED49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29E8390" w14:textId="77777777" w:rsidR="00FD3105" w:rsidRDefault="00FD3105"/>
        </w:tc>
        <w:tc>
          <w:tcPr>
            <w:tcW w:w="2160" w:type="dxa"/>
            <w:tcBorders>
              <w:top w:val="nil"/>
              <w:left w:val="nil"/>
              <w:bottom w:val="nil"/>
              <w:right w:val="nil"/>
            </w:tcBorders>
          </w:tcPr>
          <w:p w14:paraId="262A1BEE" w14:textId="77777777" w:rsidR="00FD3105" w:rsidRDefault="00FD3105"/>
        </w:tc>
      </w:tr>
      <w:tr w:rsidR="00FD3105" w14:paraId="74046828" w14:textId="77777777">
        <w:tc>
          <w:tcPr>
            <w:tcW w:w="2160" w:type="dxa"/>
            <w:tcBorders>
              <w:top w:val="nil"/>
              <w:left w:val="nil"/>
              <w:bottom w:val="nil"/>
              <w:right w:val="nil"/>
            </w:tcBorders>
          </w:tcPr>
          <w:p w14:paraId="615722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6CA0B0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014F4B6" w14:textId="77777777" w:rsidR="00FD3105" w:rsidRDefault="00FD3105"/>
        </w:tc>
        <w:tc>
          <w:tcPr>
            <w:tcW w:w="2160" w:type="dxa"/>
            <w:tcBorders>
              <w:top w:val="nil"/>
              <w:left w:val="nil"/>
              <w:bottom w:val="nil"/>
              <w:right w:val="nil"/>
            </w:tcBorders>
          </w:tcPr>
          <w:p w14:paraId="6EFCD1AA" w14:textId="77777777" w:rsidR="00FD3105" w:rsidRDefault="00FD3105"/>
        </w:tc>
      </w:tr>
      <w:tr w:rsidR="00FD3105" w14:paraId="029144D3" w14:textId="77777777">
        <w:tc>
          <w:tcPr>
            <w:tcW w:w="2160" w:type="dxa"/>
            <w:tcBorders>
              <w:top w:val="nil"/>
              <w:left w:val="nil"/>
              <w:bottom w:val="nil"/>
              <w:right w:val="nil"/>
            </w:tcBorders>
          </w:tcPr>
          <w:p w14:paraId="681CBB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140803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283BB6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2B98788" w14:textId="77777777" w:rsidR="00FD3105" w:rsidRDefault="00FD3105"/>
        </w:tc>
      </w:tr>
    </w:tbl>
    <w:p w14:paraId="1A0A1305" w14:textId="77777777" w:rsidR="00FD3105" w:rsidRDefault="00FD3105">
      <w:pPr>
        <w:pStyle w:val="pxtbody"/>
      </w:pPr>
    </w:p>
    <w:p w14:paraId="0F885B6C" w14:textId="77777777" w:rsidR="00FD3105" w:rsidRDefault="00FD3105"/>
    <w:p w14:paraId="7D27F5FA" w14:textId="77777777" w:rsidR="00FD3105" w:rsidRDefault="00FD3105">
      <w:pPr>
        <w:pStyle w:val="pxformhac"/>
        <w:spacing w:before="180"/>
        <w:jc w:val="center"/>
      </w:pPr>
      <w:r>
        <w:t xml:space="preserve">FINAL JUDGMENT </w:t>
      </w:r>
    </w:p>
    <w:p w14:paraId="01147D6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This action was tried before the court on all issues, except compensation for the way of necessity. The court finds that plaintiff is entitled to a statutory way of necessity because plaintiff's property, described hereinafter, is outside any municipality, is used for agricultural purposes and has no practicable route of egress or ingress to the nearest practicable public or private road. Pursuant to the verdict rendered in this action on compensation, the court hereinafter adjudicates the amount of compensation for the way of necessity. On the evidence presented</w:t>
      </w:r>
    </w:p>
    <w:p w14:paraId="0A1C469E"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IT IS ADJUDGED that:</w:t>
      </w:r>
    </w:p>
    <w:p w14:paraId="79CDDF95" w14:textId="77777777" w:rsidR="00FD3105" w:rsidRDefault="00FD3105">
      <w:pPr>
        <w:pStyle w:val="pxformfl"/>
        <w:ind w:left="500"/>
      </w:pPr>
      <w:r>
        <w:t xml:space="preserve"> </w:t>
      </w:r>
    </w:p>
    <w:p w14:paraId="6A0747B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456D4A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Plaintiff </w:t>
      </w:r>
      <w:r>
        <w:rPr>
          <w:rStyle w:val="pxfinstr"/>
          <w:i/>
          <w:iCs/>
        </w:rPr>
        <w:t>[NAME OF PLAINTIFF]</w:t>
      </w:r>
      <w:r>
        <w:t xml:space="preserve"> is entitled to a statutory way of necessity pursuant to </w:t>
      </w:r>
      <w:r>
        <w:rPr>
          <w:rStyle w:val="pxst"/>
          <w:color w:val="FF0000"/>
          <w:sz w:val="20"/>
          <w:szCs w:val="20"/>
          <w:vertAlign w:val="superscript"/>
        </w:rPr>
        <w:t>►</w:t>
      </w:r>
      <w:r>
        <w:rPr>
          <w:rStyle w:val="pxst"/>
        </w:rPr>
        <w:fldChar w:fldCharType="begin"/>
      </w:r>
      <w:r>
        <w:rPr>
          <w:rStyle w:val="pxst"/>
        </w:rPr>
        <w:instrText>st.ref.id="I03W3NT"</w:instrText>
      </w:r>
      <w:r>
        <w:rPr>
          <w:rStyle w:val="pxst"/>
        </w:rPr>
        <w:fldChar w:fldCharType="end"/>
      </w:r>
      <w:r>
        <w:rPr>
          <w:rStyle w:val="pxst"/>
          <w:vanish/>
        </w:rPr>
        <w:t>&amp;s;</w:t>
      </w:r>
      <w:r>
        <w:rPr>
          <w:rStyle w:val="pxvis"/>
          <w:rFonts w:ascii="Times NewRoman" w:hAnsi="Times NewRoman"/>
          <w:b w:val="0"/>
          <w:sz w:val="24"/>
        </w:rPr>
        <w:t>§</w:t>
      </w:r>
      <w:r>
        <w:rPr>
          <w:rStyle w:val="pxst"/>
        </w:rPr>
        <w:t>704.01 Florida Statutes</w:t>
      </w:r>
      <w:r>
        <w:t>.</w:t>
      </w:r>
    </w:p>
    <w:p w14:paraId="0227F13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15DA4D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The way of necessity shall be over the following described property of defendant </w:t>
      </w:r>
      <w:r>
        <w:rPr>
          <w:rStyle w:val="pxfinstr"/>
          <w:i/>
          <w:iCs/>
        </w:rPr>
        <w:t>[NAME OF DEFENDANT]</w:t>
      </w:r>
      <w:r>
        <w:t xml:space="preserve"> in </w:t>
      </w:r>
      <w:r>
        <w:rPr>
          <w:rStyle w:val="pxfinstr"/>
          <w:i/>
          <w:iCs/>
        </w:rPr>
        <w:t>[name of county]</w:t>
      </w:r>
      <w:r>
        <w:t>, Florida:</w:t>
      </w:r>
    </w:p>
    <w:p w14:paraId="1088DDF7"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[legal description of property]</w:t>
      </w:r>
    </w:p>
    <w:p w14:paraId="6DB816C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A4DFC0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The easement shall continue until plaintiff's property located in </w:t>
      </w:r>
      <w:r>
        <w:rPr>
          <w:rStyle w:val="pxfinstr"/>
          <w:i/>
          <w:iCs/>
        </w:rPr>
        <w:t>[name of county]</w:t>
      </w:r>
      <w:r>
        <w:t>, Florida and described as:</w:t>
      </w:r>
    </w:p>
    <w:p w14:paraId="2CC958A7"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[legal description of property]</w:t>
      </w:r>
    </w:p>
    <w:p w14:paraId="435AD18A" w14:textId="77777777" w:rsidR="00FD3105" w:rsidRDefault="00FD3105">
      <w:pPr>
        <w:pStyle w:val="pxformcp"/>
      </w:pPr>
      <w:r>
        <w:t>has direct access to a practicable public or private road without crossing defendant's property.</w:t>
      </w:r>
    </w:p>
    <w:p w14:paraId="0E2570E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D6A0D1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Defendant's refusal to permit a statutory way of necessity before the commencement of this action was not unreasonable so plaintiff is not entitled to attorney fees or costs.</w:t>
      </w:r>
    </w:p>
    <w:p w14:paraId="7885E34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436D218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The jury award of $</w:t>
      </w:r>
      <w:r>
        <w:rPr>
          <w:rStyle w:val="pxfinstr"/>
          <w:i/>
          <w:iCs/>
        </w:rPr>
        <w:t>[dollar amount of jury award]</w:t>
      </w:r>
      <w:r>
        <w:t xml:space="preserve"> is the amount of compensation to which defendant, whose address is </w:t>
      </w:r>
      <w:r>
        <w:rPr>
          <w:rStyle w:val="pxfinstr"/>
          <w:i/>
          <w:iCs/>
        </w:rPr>
        <w:t>[address of defendant]</w:t>
      </w:r>
      <w:r>
        <w:t xml:space="preserve">, is entitled for plaintiff's use of the way of necessity and defendant </w:t>
      </w:r>
      <w:r>
        <w:rPr>
          <w:rStyle w:val="pxfinstr"/>
          <w:i/>
          <w:iCs/>
        </w:rPr>
        <w:t>[NAME OF DEFENDANT]</w:t>
      </w:r>
      <w:r>
        <w:t xml:space="preserve"> shall recover from plaintiff </w:t>
      </w:r>
      <w:r>
        <w:rPr>
          <w:rStyle w:val="pxfinstr"/>
          <w:i/>
          <w:iCs/>
        </w:rPr>
        <w:t>[NAME OF PLAINTIFF]</w:t>
      </w:r>
      <w:r>
        <w:t xml:space="preserve"> </w:t>
      </w:r>
      <w:r>
        <w:rPr>
          <w:rStyle w:val="pxfinstr"/>
          <w:i/>
          <w:iCs/>
        </w:rPr>
        <w:t>[OPTIONAL:, whose address is [address of plaintiff] and the last four digits of Social Security number are [last four numbers of Social Security number],]</w:t>
      </w:r>
      <w:r>
        <w:t xml:space="preserve"> the sum of $</w:t>
      </w:r>
      <w:r>
        <w:rPr>
          <w:rStyle w:val="pxfinstr"/>
          <w:i/>
          <w:iCs/>
        </w:rPr>
        <w:t>[dollar amount of jury award]</w:t>
      </w:r>
      <w:r>
        <w:t xml:space="preserve"> that shall bear interest at the rate prescribed by law, until paid.</w:t>
      </w:r>
    </w:p>
    <w:p w14:paraId="4CAB8F3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6CA1BE5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The way of necessity shall date from the time the amount awarded in paragraph 5 is paid by plaintiff to defendant.</w:t>
      </w:r>
    </w:p>
    <w:p w14:paraId="140F100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ORDERED at </w:t>
      </w:r>
      <w:r>
        <w:rPr>
          <w:rStyle w:val="pxfinstr"/>
          <w:i/>
          <w:iCs/>
        </w:rPr>
        <w:t>[name of city]</w:t>
      </w:r>
      <w:r>
        <w:t xml:space="preserve">, Florida on </w:t>
      </w:r>
      <w:r>
        <w:rPr>
          <w:rStyle w:val="pxfinstr"/>
          <w:i/>
          <w:iCs/>
        </w:rPr>
        <w:t>[date of judgment]</w:t>
      </w:r>
      <w:r>
        <w:t>.</w:t>
      </w:r>
    </w:p>
    <w:p w14:paraId="20E5C37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988828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505184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F81AA2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tbl.ident="I023VPX"</w:instrText>
      </w:r>
      <w:r>
        <w:fldChar w:fldCharType="end"/>
      </w:r>
      <w:r>
        <w:fldChar w:fldCharType="begin"/>
      </w:r>
      <w:r>
        <w:instrText>tbl.uuid="I01QJ1M"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C69309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A7936C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737D6D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43A192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877716E" w14:textId="77777777">
        <w:tc>
          <w:tcPr>
            <w:tcW w:w="4320" w:type="dxa"/>
            <w:tcBorders>
              <w:top w:val="nil"/>
              <w:left w:val="nil"/>
              <w:bottom w:val="nil"/>
              <w:right w:val="nil"/>
            </w:tcBorders>
          </w:tcPr>
          <w:p w14:paraId="13E3AA3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0069B1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9584DC9" w14:textId="77777777">
        <w:tc>
          <w:tcPr>
            <w:tcW w:w="4320" w:type="dxa"/>
            <w:tcBorders>
              <w:top w:val="nil"/>
              <w:left w:val="nil"/>
              <w:bottom w:val="nil"/>
              <w:right w:val="nil"/>
            </w:tcBorders>
          </w:tcPr>
          <w:p w14:paraId="594760C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w:instrText>
            </w:r>
            <w:r>
              <w:rPr>
                <w:rStyle w:val="pxrowentry"/>
              </w:rPr>
              <w:lastRenderedPageBreak/>
              <w:instrText>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25887A3"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lastRenderedPageBreak/>
              <w:instrText>entry.resize="same"</w:instrText>
            </w:r>
            <w:r>
              <w:rPr>
                <w:rStyle w:val="pxentry"/>
              </w:rPr>
              <w:fldChar w:fldCharType="end"/>
            </w:r>
            <w:r>
              <w:rPr>
                <w:rStyle w:val="pxfinstr"/>
                <w:i/>
                <w:iCs/>
              </w:rPr>
              <w:t>[Name of attorney]</w:t>
            </w:r>
          </w:p>
        </w:tc>
      </w:tr>
    </w:tbl>
    <w:p w14:paraId="0BACDC22" w14:textId="77777777" w:rsidR="00FD3105" w:rsidRDefault="00FD3105">
      <w:pPr>
        <w:pStyle w:val="pxtbody"/>
      </w:pPr>
    </w:p>
    <w:p w14:paraId="0185BC1A" w14:textId="77777777" w:rsidR="00FD3105" w:rsidRDefault="00FD3105"/>
    <w:p w14:paraId="028DEA52" w14:textId="77777777" w:rsidR="00FD3105" w:rsidRDefault="00FD3105">
      <w:pPr>
        <w:pStyle w:val="pxcomnt"/>
      </w:pPr>
    </w:p>
    <w:p w14:paraId="1962FA19" w14:textId="77777777" w:rsidR="00FD3105" w:rsidRDefault="00FD3105">
      <w:pPr>
        <w:pStyle w:val="pxhac"/>
        <w:spacing w:before="180"/>
        <w:jc w:val="center"/>
      </w:pPr>
      <w:r>
        <w:rPr>
          <w:rStyle w:val="pxb"/>
          <w:b/>
          <w:bCs/>
        </w:rPr>
        <w:t>Author's Comment</w:t>
      </w:r>
    </w:p>
    <w:p w14:paraId="052159C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st.ref.id="I048X7R"</w:instrText>
      </w:r>
      <w:r>
        <w:rPr>
          <w:rStyle w:val="pxst"/>
        </w:rPr>
        <w:fldChar w:fldCharType="end"/>
      </w:r>
      <w:r>
        <w:rPr>
          <w:rStyle w:val="pxst"/>
          <w:vanish/>
        </w:rPr>
        <w:t>&amp;s;</w:t>
      </w:r>
      <w:r>
        <w:rPr>
          <w:rStyle w:val="pxvis"/>
          <w:rFonts w:ascii="Times NewRoman" w:hAnsi="Times NewRoman"/>
          <w:b w:val="0"/>
          <w:sz w:val="24"/>
        </w:rPr>
        <w:t>§</w:t>
      </w:r>
      <w:r>
        <w:rPr>
          <w:rStyle w:val="pxst"/>
        </w:rPr>
        <w:t>704.04, Fla. Stat.</w:t>
      </w:r>
      <w:r>
        <w:t xml:space="preserve">; </w:t>
      </w:r>
      <w:r>
        <w:rPr>
          <w:rStyle w:val="pxcc"/>
          <w:color w:val="FF0000"/>
          <w:sz w:val="20"/>
          <w:szCs w:val="20"/>
          <w:vertAlign w:val="superscript"/>
        </w:rPr>
        <w:t>►</w:t>
      </w:r>
      <w:r>
        <w:rPr>
          <w:rStyle w:val="pxcc"/>
        </w:rPr>
        <w:fldChar w:fldCharType="begin"/>
      </w:r>
      <w:r>
        <w:rPr>
          <w:rStyle w:val="pxcc"/>
        </w:rPr>
        <w:instrText>cc.ref.id="I01O7I2"</w:instrText>
      </w:r>
      <w:r>
        <w:rPr>
          <w:rStyle w:val="pxcc"/>
        </w:rPr>
        <w:fldChar w:fldCharType="end"/>
      </w:r>
      <w:r>
        <w:rPr>
          <w:rStyle w:val="pxcc"/>
        </w:rPr>
        <w:t>Blanton v. City of Pinellas Park, 887 So. 2d 1224 (Fla. 2004)</w:t>
      </w:r>
      <w:r>
        <w:t>.</w:t>
      </w:r>
    </w:p>
    <w:p w14:paraId="6B7EC7F4" w14:textId="77777777" w:rsidR="00FD3105" w:rsidRDefault="00FD3105">
      <w:pPr>
        <w:pStyle w:val="pxs"/>
        <w:spacing w:before="180"/>
        <w:rPr>
          <w:sz w:val="27"/>
          <w:szCs w:val="27"/>
        </w:rPr>
      </w:pPr>
      <w:r>
        <w:rPr>
          <w:sz w:val="27"/>
          <w:szCs w:val="27"/>
        </w:rPr>
        <w:t>10:64. Order</w:t>
      </w:r>
      <w:r>
        <w:rPr>
          <w:rStyle w:val="pxsep"/>
        </w:rPr>
        <w:t xml:space="preserve">-- </w:t>
      </w:r>
      <w:r>
        <w:rPr>
          <w:sz w:val="27"/>
          <w:szCs w:val="27"/>
        </w:rPr>
        <w:t>Accounting, liability to account</w:t>
      </w:r>
    </w:p>
    <w:p w14:paraId="79C9BFDB" w14:textId="77777777" w:rsidR="00FD3105" w:rsidRDefault="00FD3105">
      <w:pPr>
        <w:pStyle w:val="pxov"/>
        <w:rPr>
          <w:vanish/>
        </w:rPr>
      </w:pPr>
      <w:r>
        <w:rPr>
          <w:vanish/>
        </w:rPr>
        <w:t>FMS</w:t>
      </w:r>
    </w:p>
    <w:p w14:paraId="4BD21F7B" w14:textId="77777777" w:rsidR="00FD3105" w:rsidRDefault="00FD3105">
      <w:pPr>
        <w:pStyle w:val="pxov"/>
        <w:rPr>
          <w:vanish/>
        </w:rPr>
      </w:pPr>
      <w:r>
        <w:rPr>
          <w:vanish/>
        </w:rPr>
        <w:t>LCV</w:t>
      </w:r>
    </w:p>
    <w:p w14:paraId="570E9350" w14:textId="77777777" w:rsidR="00FD3105" w:rsidRDefault="00FD3105">
      <w:pPr>
        <w:pStyle w:val="pxov"/>
        <w:rPr>
          <w:vanish/>
        </w:rPr>
      </w:pPr>
      <w:r>
        <w:rPr>
          <w:vanish/>
        </w:rPr>
        <w:t>LSC</w:t>
      </w:r>
    </w:p>
    <w:p w14:paraId="653657E6" w14:textId="77777777" w:rsidR="00FD3105" w:rsidRDefault="00FD3105">
      <w:pPr>
        <w:pStyle w:val="pxov"/>
        <w:rPr>
          <w:vanish/>
        </w:rPr>
      </w:pPr>
      <w:r>
        <w:rPr>
          <w:vanish/>
        </w:rPr>
        <w:t>LS7</w:t>
      </w:r>
    </w:p>
    <w:p w14:paraId="70D70BB6" w14:textId="77777777" w:rsidR="00FD3105" w:rsidRDefault="00FD3105">
      <w:pPr>
        <w:pStyle w:val="pxov"/>
        <w:rPr>
          <w:vanish/>
        </w:rPr>
      </w:pPr>
      <w:r>
        <w:rPr>
          <w:vanish/>
        </w:rPr>
        <w:t>FCV</w:t>
      </w:r>
    </w:p>
    <w:p w14:paraId="04E93A4F" w14:textId="77777777" w:rsidR="00FD3105" w:rsidRDefault="00FD3105">
      <w:pPr>
        <w:pStyle w:val="pxov"/>
        <w:rPr>
          <w:vanish/>
        </w:rPr>
      </w:pPr>
      <w:r>
        <w:rPr>
          <w:vanish/>
        </w:rPr>
        <w:t>FLG</w:t>
      </w:r>
    </w:p>
    <w:p w14:paraId="026E9F7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form.fid="I79dcc0209fed11dfbf230000837214a9"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8E8B65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tbl.ident="I066J4Z"</w:instrText>
      </w:r>
      <w:r>
        <w:fldChar w:fldCharType="end"/>
      </w:r>
      <w:r>
        <w:fldChar w:fldCharType="begin"/>
      </w:r>
      <w:r>
        <w:instrText>tbl.uuid="I051HSX"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2A7986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28E506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8AF66F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C0E12F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2FB0DA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448DEF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7FBDBEF" w14:textId="77777777">
        <w:tc>
          <w:tcPr>
            <w:tcW w:w="2160" w:type="dxa"/>
            <w:tcBorders>
              <w:top w:val="nil"/>
              <w:left w:val="nil"/>
              <w:bottom w:val="nil"/>
              <w:right w:val="nil"/>
            </w:tcBorders>
          </w:tcPr>
          <w:p w14:paraId="0A9FB01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B33E2F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097BB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8127ABF" w14:textId="77777777" w:rsidR="00FD3105" w:rsidRDefault="00FD3105"/>
        </w:tc>
      </w:tr>
      <w:tr w:rsidR="00FD3105" w14:paraId="0B9D1B30" w14:textId="77777777">
        <w:tc>
          <w:tcPr>
            <w:tcW w:w="2160" w:type="dxa"/>
            <w:tcBorders>
              <w:top w:val="nil"/>
              <w:left w:val="nil"/>
              <w:bottom w:val="nil"/>
              <w:right w:val="nil"/>
            </w:tcBorders>
          </w:tcPr>
          <w:p w14:paraId="7431505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2E4F93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53AAA4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6A3F93A" w14:textId="77777777" w:rsidR="00FD3105" w:rsidRDefault="00FD3105"/>
        </w:tc>
      </w:tr>
      <w:tr w:rsidR="00FD3105" w14:paraId="7B09F506" w14:textId="77777777">
        <w:tc>
          <w:tcPr>
            <w:tcW w:w="2160" w:type="dxa"/>
            <w:tcBorders>
              <w:top w:val="nil"/>
              <w:left w:val="nil"/>
              <w:bottom w:val="nil"/>
              <w:right w:val="nil"/>
            </w:tcBorders>
          </w:tcPr>
          <w:p w14:paraId="2528B05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500EFE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FFFB6DA" w14:textId="77777777" w:rsidR="00FD3105" w:rsidRDefault="00FD3105"/>
        </w:tc>
        <w:tc>
          <w:tcPr>
            <w:tcW w:w="2160" w:type="dxa"/>
            <w:tcBorders>
              <w:top w:val="nil"/>
              <w:left w:val="nil"/>
              <w:bottom w:val="nil"/>
              <w:right w:val="nil"/>
            </w:tcBorders>
          </w:tcPr>
          <w:p w14:paraId="00168571" w14:textId="77777777" w:rsidR="00FD3105" w:rsidRDefault="00FD3105"/>
        </w:tc>
      </w:tr>
      <w:tr w:rsidR="00FD3105" w14:paraId="68026C6C" w14:textId="77777777">
        <w:tc>
          <w:tcPr>
            <w:tcW w:w="2160" w:type="dxa"/>
            <w:tcBorders>
              <w:top w:val="nil"/>
              <w:left w:val="nil"/>
              <w:bottom w:val="nil"/>
              <w:right w:val="nil"/>
            </w:tcBorders>
          </w:tcPr>
          <w:p w14:paraId="4809D121" w14:textId="77777777" w:rsidR="00FD3105" w:rsidRDefault="00FD3105">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BA8C07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3ECA17F" w14:textId="77777777" w:rsidR="00FD3105" w:rsidRDefault="00FD3105"/>
        </w:tc>
        <w:tc>
          <w:tcPr>
            <w:tcW w:w="2160" w:type="dxa"/>
            <w:tcBorders>
              <w:top w:val="nil"/>
              <w:left w:val="nil"/>
              <w:bottom w:val="nil"/>
              <w:right w:val="nil"/>
            </w:tcBorders>
          </w:tcPr>
          <w:p w14:paraId="37FC602D" w14:textId="77777777" w:rsidR="00FD3105" w:rsidRDefault="00FD3105"/>
        </w:tc>
      </w:tr>
      <w:tr w:rsidR="00FD3105" w14:paraId="71D17121" w14:textId="77777777">
        <w:tc>
          <w:tcPr>
            <w:tcW w:w="2160" w:type="dxa"/>
            <w:tcBorders>
              <w:top w:val="nil"/>
              <w:left w:val="nil"/>
              <w:bottom w:val="nil"/>
              <w:right w:val="nil"/>
            </w:tcBorders>
          </w:tcPr>
          <w:p w14:paraId="40064F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D2169B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5E1E4B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60FA8F5" w14:textId="77777777" w:rsidR="00FD3105" w:rsidRDefault="00FD3105"/>
        </w:tc>
      </w:tr>
    </w:tbl>
    <w:p w14:paraId="0AEDECB0" w14:textId="77777777" w:rsidR="00FD3105" w:rsidRDefault="00FD3105">
      <w:pPr>
        <w:pStyle w:val="pxtbody"/>
      </w:pPr>
    </w:p>
    <w:p w14:paraId="649DCC6A" w14:textId="77777777" w:rsidR="00FD3105" w:rsidRDefault="00FD3105"/>
    <w:p w14:paraId="14B7EC5B" w14:textId="77777777" w:rsidR="00FD3105" w:rsidRDefault="00FD3105">
      <w:pPr>
        <w:pStyle w:val="pxformhac"/>
        <w:spacing w:before="180"/>
        <w:jc w:val="center"/>
      </w:pPr>
      <w:r>
        <w:t xml:space="preserve">ORDER FOR ACCOUNTING </w:t>
      </w:r>
    </w:p>
    <w:p w14:paraId="6EF31D7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This action was heard on the issue of defendant's liability to account to plaintiff and the court finds that a joint venture existed between the parties so</w:t>
      </w:r>
    </w:p>
    <w:p w14:paraId="7FBE90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IT IS ADJUDGED that:</w:t>
      </w:r>
    </w:p>
    <w:p w14:paraId="4CBCA37A" w14:textId="77777777" w:rsidR="00FD3105" w:rsidRDefault="00FD3105">
      <w:pPr>
        <w:pStyle w:val="pxformfl"/>
        <w:ind w:left="500"/>
      </w:pPr>
      <w:r>
        <w:t xml:space="preserve"> </w:t>
      </w:r>
    </w:p>
    <w:p w14:paraId="7BD85DF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699434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Defendant </w:t>
      </w:r>
      <w:r>
        <w:rPr>
          <w:rStyle w:val="pxfinstr"/>
          <w:i/>
          <w:iCs/>
        </w:rPr>
        <w:t>[NAME OF DEFENDANT]</w:t>
      </w:r>
      <w:r>
        <w:t xml:space="preserve"> shall account for all assets, income, expenses and acts of defendant in connection with the joint venture between the parties known as </w:t>
      </w:r>
      <w:r>
        <w:rPr>
          <w:rStyle w:val="pxfinstr"/>
          <w:i/>
          <w:iCs/>
        </w:rPr>
        <w:t>[name of joint venture]</w:t>
      </w:r>
      <w:r>
        <w:t>.</w:t>
      </w:r>
    </w:p>
    <w:p w14:paraId="30B74C3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2F3CE2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rPr>
          <w:rStyle w:val="pxfinstr"/>
          <w:i/>
          <w:iCs/>
        </w:rPr>
        <w:t>[Name of special master]</w:t>
      </w:r>
      <w:r>
        <w:t xml:space="preserve"> is appointed as special master in this action to take all evidence presented by the parties in the accounting and to report the evidence with the special master's findings of fact to this court with all dispatch.</w:t>
      </w:r>
    </w:p>
    <w:p w14:paraId="5E37439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ORDERED at </w:t>
      </w:r>
      <w:r>
        <w:rPr>
          <w:rStyle w:val="pxfinstr"/>
          <w:i/>
          <w:iCs/>
        </w:rPr>
        <w:t>[name of city]</w:t>
      </w:r>
      <w:r>
        <w:t xml:space="preserve">, Florida on </w:t>
      </w:r>
      <w:r>
        <w:rPr>
          <w:rStyle w:val="pxfinstr"/>
          <w:i/>
          <w:iCs/>
        </w:rPr>
        <w:t>[date of judgment]</w:t>
      </w:r>
      <w:r>
        <w:t>.</w:t>
      </w:r>
    </w:p>
    <w:p w14:paraId="0927F66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D23DCE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3DD5DF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E6A5F0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tbl.ident="I02YGZS"</w:instrText>
      </w:r>
      <w:r>
        <w:fldChar w:fldCharType="end"/>
      </w:r>
      <w:r>
        <w:fldChar w:fldCharType="begin"/>
      </w:r>
      <w:r>
        <w:instrText>tbl.uuid="I03AG8V"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1CBDC3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4CC19E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50B5AF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FAD5C3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6E15E6D" w14:textId="77777777">
        <w:tc>
          <w:tcPr>
            <w:tcW w:w="4320" w:type="dxa"/>
            <w:tcBorders>
              <w:top w:val="nil"/>
              <w:left w:val="nil"/>
              <w:bottom w:val="nil"/>
              <w:right w:val="nil"/>
            </w:tcBorders>
          </w:tcPr>
          <w:p w14:paraId="68B89E4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D9DB97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7643AF1" w14:textId="77777777">
        <w:tc>
          <w:tcPr>
            <w:tcW w:w="4320" w:type="dxa"/>
            <w:tcBorders>
              <w:top w:val="nil"/>
              <w:left w:val="nil"/>
              <w:bottom w:val="nil"/>
              <w:right w:val="nil"/>
            </w:tcBorders>
          </w:tcPr>
          <w:p w14:paraId="3EF0650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760608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B35FADB" w14:textId="77777777" w:rsidR="00FD3105" w:rsidRDefault="00FD3105">
      <w:pPr>
        <w:pStyle w:val="pxtbody"/>
      </w:pPr>
    </w:p>
    <w:p w14:paraId="00E56C18" w14:textId="77777777" w:rsidR="00FD3105" w:rsidRDefault="00FD3105"/>
    <w:p w14:paraId="7C708199" w14:textId="77777777" w:rsidR="00FD3105" w:rsidRDefault="00FD3105">
      <w:pPr>
        <w:pStyle w:val="pxcomnt"/>
      </w:pPr>
    </w:p>
    <w:p w14:paraId="0328C339" w14:textId="77777777" w:rsidR="00FD3105" w:rsidRDefault="00FD3105">
      <w:pPr>
        <w:pStyle w:val="pxhac"/>
        <w:spacing w:before="180"/>
        <w:jc w:val="center"/>
      </w:pPr>
      <w:r>
        <w:rPr>
          <w:rStyle w:val="pxb"/>
          <w:b/>
          <w:bCs/>
        </w:rPr>
        <w:t>Author's Comment</w:t>
      </w:r>
    </w:p>
    <w:p w14:paraId="4DD60B4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Accountings have two phases. The first phase is on the liability to account. This form is a determination of liability. Ordinarily, the accounting itself is conducted by a magistrate. See </w:t>
      </w:r>
      <w:r>
        <w:rPr>
          <w:rStyle w:val="pxst"/>
          <w:color w:val="FF0000"/>
          <w:sz w:val="20"/>
          <w:szCs w:val="20"/>
          <w:vertAlign w:val="superscript"/>
        </w:rPr>
        <w:t>►</w:t>
      </w:r>
      <w:r>
        <w:rPr>
          <w:rStyle w:val="pxst"/>
        </w:rPr>
        <w:fldChar w:fldCharType="begin"/>
      </w:r>
      <w:r>
        <w:rPr>
          <w:rStyle w:val="pxst"/>
        </w:rPr>
        <w:instrText>st.ref.id="I035K0J"</w:instrText>
      </w:r>
      <w:r>
        <w:rPr>
          <w:rStyle w:val="pxst"/>
        </w:rPr>
        <w:fldChar w:fldCharType="end"/>
      </w:r>
      <w:r>
        <w:rPr>
          <w:rStyle w:val="pxst"/>
        </w:rPr>
        <w:t>Fla. R. Civ. P. 1.490</w:t>
      </w:r>
      <w:r>
        <w:t>. A finding of no liability results in the usual nonjury judgment for defendant.</w:t>
      </w:r>
    </w:p>
    <w:p w14:paraId="277C0ED2" w14:textId="77777777" w:rsidR="00FD3105" w:rsidRDefault="00FD3105">
      <w:pPr>
        <w:pStyle w:val="pxs"/>
        <w:spacing w:before="180"/>
        <w:rPr>
          <w:sz w:val="27"/>
          <w:szCs w:val="27"/>
        </w:rPr>
      </w:pPr>
      <w:r>
        <w:rPr>
          <w:sz w:val="27"/>
          <w:szCs w:val="27"/>
        </w:rPr>
        <w:t>10:65. Order</w:t>
      </w:r>
      <w:r>
        <w:rPr>
          <w:rStyle w:val="pxsep"/>
        </w:rPr>
        <w:t xml:space="preserve">-- </w:t>
      </w:r>
      <w:r>
        <w:rPr>
          <w:sz w:val="27"/>
          <w:szCs w:val="27"/>
        </w:rPr>
        <w:t>Dissolution of marriage, income deduction</w:t>
      </w:r>
    </w:p>
    <w:p w14:paraId="5D515F36" w14:textId="77777777" w:rsidR="00FD3105" w:rsidRDefault="00FD3105">
      <w:pPr>
        <w:pStyle w:val="pxcomnt"/>
      </w:pPr>
    </w:p>
    <w:p w14:paraId="15BE7B0E" w14:textId="77777777" w:rsidR="00FD3105" w:rsidRDefault="00FD3105">
      <w:pPr>
        <w:pStyle w:val="pxhac"/>
        <w:spacing w:before="180"/>
        <w:jc w:val="center"/>
      </w:pPr>
      <w:r>
        <w:rPr>
          <w:rStyle w:val="pxb"/>
          <w:b/>
          <w:bCs/>
        </w:rPr>
        <w:t>Author's Comment</w:t>
      </w:r>
    </w:p>
    <w:p w14:paraId="478372C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p.ct.id="3d29be30775711ee8e1ba9ecff0bf883|65|10:65"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st.ref.id="I02VNUY"</w:instrText>
      </w:r>
      <w:r>
        <w:rPr>
          <w:rStyle w:val="pxst"/>
        </w:rPr>
        <w:fldChar w:fldCharType="end"/>
      </w:r>
      <w:r>
        <w:rPr>
          <w:rStyle w:val="pxst"/>
        </w:rPr>
        <w:t>Fla. Fam. L. R. P. 12.996(a)</w:t>
      </w:r>
      <w:r>
        <w:t xml:space="preserve">; </w:t>
      </w:r>
      <w:r>
        <w:rPr>
          <w:rStyle w:val="pxst"/>
          <w:color w:val="FF0000"/>
          <w:sz w:val="20"/>
          <w:szCs w:val="20"/>
          <w:vertAlign w:val="superscript"/>
        </w:rPr>
        <w:t>►</w:t>
      </w:r>
      <w:r>
        <w:rPr>
          <w:rStyle w:val="pxst"/>
        </w:rPr>
        <w:fldChar w:fldCharType="begin"/>
      </w:r>
      <w:r>
        <w:rPr>
          <w:rStyle w:val="pxst"/>
        </w:rPr>
        <w:instrText>st.ref.id="I048X7M"</w:instrText>
      </w:r>
      <w:r>
        <w:rPr>
          <w:rStyle w:val="pxst"/>
        </w:rPr>
        <w:fldChar w:fldCharType="end"/>
      </w:r>
      <w:r>
        <w:rPr>
          <w:rStyle w:val="pxst"/>
          <w:vanish/>
        </w:rPr>
        <w:t>&amp;s;</w:t>
      </w:r>
      <w:r>
        <w:rPr>
          <w:rStyle w:val="pxvis"/>
          <w:rFonts w:ascii="Times NewRoman" w:hAnsi="Times NewRoman"/>
          <w:b w:val="0"/>
          <w:sz w:val="24"/>
        </w:rPr>
        <w:t>§</w:t>
      </w:r>
      <w:r>
        <w:rPr>
          <w:rStyle w:val="pxst"/>
        </w:rPr>
        <w:t>61.1301(1), Fla. Stat.</w:t>
      </w:r>
      <w:r>
        <w:t xml:space="preserve"> Section 61.1301(1)(e) requires a statement to the obligor of his rights, remedies and duties under the income deduction order. See Form 12.996(b) and </w:t>
      </w:r>
      <w:r>
        <w:rPr>
          <w:rStyle w:val="pxx"/>
          <w:color w:val="FF0000"/>
          <w:sz w:val="20"/>
          <w:szCs w:val="20"/>
          <w:vertAlign w:val="superscript"/>
        </w:rPr>
        <w:t>►</w:t>
      </w:r>
      <w:ins w:id="507" w:author="Debra M. Salisbury" w:date="2024-02-24T12:55:00Z">
        <w:r w:rsidR="00754BBE">
          <w:rPr>
            <w:rStyle w:val="pxx"/>
          </w:rPr>
          <w:t xml:space="preserve">Comments in </w:t>
        </w:r>
      </w:ins>
      <w:r>
        <w:rPr>
          <w:rStyle w:val="pxx"/>
        </w:rPr>
        <w:fldChar w:fldCharType="begin"/>
      </w:r>
      <w:r>
        <w:rPr>
          <w:rStyle w:val="pxx"/>
        </w:rPr>
        <w:instrText>x.ref.id="I013KF8"</w:instrText>
      </w:r>
      <w:r>
        <w:rPr>
          <w:rStyle w:val="pxx"/>
        </w:rPr>
        <w:fldChar w:fldCharType="end"/>
      </w:r>
      <w:del w:id="508" w:author="Debra M. Salisbury" w:date="2024-05-05T12:12:00Z">
        <w:r w:rsidDel="00030D9D">
          <w:rPr>
            <w:rStyle w:val="pxx"/>
          </w:rPr>
          <w:delText xml:space="preserve">section </w:delText>
        </w:r>
      </w:del>
      <w:ins w:id="509" w:author="Debra M. Salisbury" w:date="2024-05-05T12:12:00Z">
        <w:r w:rsidR="00030D9D">
          <w:rPr>
            <w:rStyle w:val="pxx"/>
            <w:rFonts w:ascii="Times New Roman" w:hAnsi="Times New Roman"/>
          </w:rPr>
          <w:t>§</w:t>
        </w:r>
      </w:ins>
      <w:r>
        <w:rPr>
          <w:rStyle w:val="pxx"/>
        </w:rPr>
        <w:t>10:69</w:t>
      </w:r>
      <w:r>
        <w:t xml:space="preserve"> for the method of computing the sum in accordance with the </w:t>
      </w:r>
      <w:r>
        <w:rPr>
          <w:rStyle w:val="pxsst"/>
          <w:color w:val="FF0000"/>
          <w:sz w:val="20"/>
          <w:szCs w:val="20"/>
          <w:vertAlign w:val="superscript"/>
        </w:rPr>
        <w:t>►</w:t>
      </w:r>
      <w:r>
        <w:rPr>
          <w:rStyle w:val="pxsst"/>
        </w:rPr>
        <w:fldChar w:fldCharType="begin"/>
      </w:r>
      <w:r>
        <w:rPr>
          <w:rStyle w:val="pxsst"/>
        </w:rPr>
        <w:instrText>sst.ref.id="I03YX6Z"</w:instrText>
      </w:r>
      <w:r>
        <w:rPr>
          <w:rStyle w:val="pxsst"/>
        </w:rPr>
        <w:fldChar w:fldCharType="end"/>
      </w:r>
      <w:r>
        <w:rPr>
          <w:rStyle w:val="pxsst"/>
        </w:rPr>
        <w:t>Consumer Credit Protection Act</w:t>
      </w:r>
      <w:r>
        <w:t xml:space="preserve">. See also </w:t>
      </w:r>
      <w:r>
        <w:rPr>
          <w:rStyle w:val="pxst"/>
          <w:color w:val="FF0000"/>
          <w:sz w:val="20"/>
          <w:szCs w:val="20"/>
          <w:vertAlign w:val="superscript"/>
        </w:rPr>
        <w:t>►</w:t>
      </w:r>
      <w:r>
        <w:rPr>
          <w:rStyle w:val="pxst"/>
        </w:rPr>
        <w:fldChar w:fldCharType="begin"/>
      </w:r>
      <w:r>
        <w:rPr>
          <w:rStyle w:val="pxst"/>
        </w:rPr>
        <w:instrText>st.ref.id="I0463X3"</w:instrText>
      </w:r>
      <w:r>
        <w:rPr>
          <w:rStyle w:val="pxst"/>
        </w:rPr>
        <w:fldChar w:fldCharType="end"/>
      </w:r>
      <w:r>
        <w:rPr>
          <w:rStyle w:val="pxst"/>
        </w:rPr>
        <w:t>Fla. Fam. L. R. P. Form 12.996(d)</w:t>
      </w:r>
      <w:r>
        <w:t>.</w:t>
      </w:r>
    </w:p>
    <w:p w14:paraId="18D7C41E" w14:textId="77777777" w:rsidR="00FD3105" w:rsidRDefault="00FD3105">
      <w:pPr>
        <w:pStyle w:val="pxs"/>
        <w:spacing w:before="180"/>
        <w:rPr>
          <w:sz w:val="27"/>
          <w:szCs w:val="27"/>
        </w:rPr>
      </w:pPr>
      <w:r>
        <w:rPr>
          <w:sz w:val="27"/>
          <w:szCs w:val="27"/>
        </w:rPr>
        <w:t>10:66. Order</w:t>
      </w:r>
      <w:r>
        <w:rPr>
          <w:rStyle w:val="pxsep"/>
        </w:rPr>
        <w:t xml:space="preserve">-- </w:t>
      </w:r>
      <w:r>
        <w:rPr>
          <w:sz w:val="27"/>
          <w:szCs w:val="27"/>
        </w:rPr>
        <w:t>Garnishment, continuing writ</w:t>
      </w:r>
    </w:p>
    <w:p w14:paraId="288B7BBB" w14:textId="77777777" w:rsidR="00FD3105" w:rsidRDefault="00FD3105">
      <w:pPr>
        <w:pStyle w:val="pxov"/>
        <w:rPr>
          <w:vanish/>
        </w:rPr>
      </w:pPr>
      <w:r>
        <w:rPr>
          <w:vanish/>
        </w:rPr>
        <w:t>FMS</w:t>
      </w:r>
    </w:p>
    <w:p w14:paraId="0A167DB1" w14:textId="77777777" w:rsidR="00FD3105" w:rsidRDefault="00FD3105">
      <w:pPr>
        <w:pStyle w:val="pxov"/>
        <w:rPr>
          <w:vanish/>
        </w:rPr>
      </w:pPr>
      <w:r>
        <w:rPr>
          <w:vanish/>
        </w:rPr>
        <w:t>COL</w:t>
      </w:r>
    </w:p>
    <w:p w14:paraId="1BE0B117" w14:textId="77777777" w:rsidR="00FD3105" w:rsidRDefault="00FD3105">
      <w:pPr>
        <w:pStyle w:val="pxov"/>
        <w:rPr>
          <w:vanish/>
        </w:rPr>
      </w:pPr>
      <w:r>
        <w:rPr>
          <w:vanish/>
        </w:rPr>
        <w:t>AMT</w:t>
      </w:r>
    </w:p>
    <w:p w14:paraId="15F68544" w14:textId="77777777" w:rsidR="00FD3105" w:rsidRDefault="00FD3105">
      <w:pPr>
        <w:pStyle w:val="pxov"/>
        <w:rPr>
          <w:vanish/>
        </w:rPr>
      </w:pPr>
      <w:r>
        <w:rPr>
          <w:vanish/>
        </w:rPr>
        <w:t>CML</w:t>
      </w:r>
    </w:p>
    <w:p w14:paraId="2D63473D" w14:textId="77777777" w:rsidR="00FD3105" w:rsidRDefault="00FD3105">
      <w:pPr>
        <w:pStyle w:val="pxov"/>
        <w:rPr>
          <w:vanish/>
        </w:rPr>
      </w:pPr>
      <w:r>
        <w:rPr>
          <w:vanish/>
        </w:rPr>
        <w:t>CRD</w:t>
      </w:r>
    </w:p>
    <w:p w14:paraId="54B0B837" w14:textId="77777777" w:rsidR="00FD3105" w:rsidRDefault="00FD3105">
      <w:pPr>
        <w:pStyle w:val="pxov"/>
        <w:rPr>
          <w:vanish/>
        </w:rPr>
      </w:pPr>
      <w:r>
        <w:rPr>
          <w:vanish/>
        </w:rPr>
        <w:t>CRC</w:t>
      </w:r>
    </w:p>
    <w:p w14:paraId="1A97F3A5" w14:textId="77777777" w:rsidR="00FD3105" w:rsidRDefault="00FD3105">
      <w:pPr>
        <w:pStyle w:val="pxov"/>
        <w:rPr>
          <w:vanish/>
        </w:rPr>
      </w:pPr>
      <w:r>
        <w:rPr>
          <w:vanish/>
        </w:rPr>
        <w:t>LCV</w:t>
      </w:r>
    </w:p>
    <w:p w14:paraId="526AB65D" w14:textId="77777777" w:rsidR="00FD3105" w:rsidRDefault="00FD3105">
      <w:pPr>
        <w:pStyle w:val="pxov"/>
        <w:rPr>
          <w:vanish/>
        </w:rPr>
      </w:pPr>
      <w:r>
        <w:rPr>
          <w:vanish/>
        </w:rPr>
        <w:t>LSC</w:t>
      </w:r>
    </w:p>
    <w:p w14:paraId="62E2FB2E" w14:textId="77777777" w:rsidR="00FD3105" w:rsidRDefault="00FD3105">
      <w:pPr>
        <w:pStyle w:val="pxov"/>
        <w:rPr>
          <w:vanish/>
        </w:rPr>
      </w:pPr>
      <w:r>
        <w:rPr>
          <w:vanish/>
        </w:rPr>
        <w:t>LS7</w:t>
      </w:r>
    </w:p>
    <w:p w14:paraId="38CAF50B" w14:textId="77777777" w:rsidR="00FD3105" w:rsidRDefault="00FD3105">
      <w:pPr>
        <w:pStyle w:val="pxov"/>
        <w:rPr>
          <w:vanish/>
        </w:rPr>
      </w:pPr>
      <w:r>
        <w:rPr>
          <w:vanish/>
        </w:rPr>
        <w:t>FCV</w:t>
      </w:r>
    </w:p>
    <w:p w14:paraId="5D277EF6" w14:textId="77777777" w:rsidR="00FD3105" w:rsidRDefault="00FD3105">
      <w:pPr>
        <w:pStyle w:val="pxov"/>
        <w:rPr>
          <w:vanish/>
        </w:rPr>
      </w:pPr>
      <w:r>
        <w:rPr>
          <w:vanish/>
        </w:rPr>
        <w:t>FLG</w:t>
      </w:r>
    </w:p>
    <w:p w14:paraId="4F3E86A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form.fid="I7bf762c09fed11dfbf230000837214a9"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CC05BA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tbl.ident="I04NNIN"</w:instrText>
      </w:r>
      <w:r>
        <w:fldChar w:fldCharType="end"/>
      </w:r>
      <w:r>
        <w:fldChar w:fldCharType="begin"/>
      </w:r>
      <w:r>
        <w:instrText>tbl.uuid="I04S5X6"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A881AB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2758F3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302DA7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F83B94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B67FCF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F60423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0A9B349" w14:textId="77777777">
        <w:tc>
          <w:tcPr>
            <w:tcW w:w="2160" w:type="dxa"/>
            <w:tcBorders>
              <w:top w:val="nil"/>
              <w:left w:val="nil"/>
              <w:bottom w:val="nil"/>
              <w:right w:val="nil"/>
            </w:tcBorders>
          </w:tcPr>
          <w:p w14:paraId="1AD9BB9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w:instrText>
            </w:r>
            <w:r>
              <w:rPr>
                <w:rStyle w:val="pxrowentry"/>
              </w:rPr>
              <w:lastRenderedPageBreak/>
              <w:instrTex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DFF11E9"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D5EE10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BEA902C" w14:textId="77777777" w:rsidR="00FD3105" w:rsidRDefault="00FD3105"/>
        </w:tc>
      </w:tr>
      <w:tr w:rsidR="00FD3105" w14:paraId="77C6A591" w14:textId="77777777">
        <w:tc>
          <w:tcPr>
            <w:tcW w:w="2160" w:type="dxa"/>
            <w:tcBorders>
              <w:top w:val="nil"/>
              <w:left w:val="nil"/>
              <w:bottom w:val="nil"/>
              <w:right w:val="nil"/>
            </w:tcBorders>
          </w:tcPr>
          <w:p w14:paraId="694FE66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94743C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DFF156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DE43B60" w14:textId="77777777" w:rsidR="00FD3105" w:rsidRDefault="00FD3105"/>
        </w:tc>
      </w:tr>
      <w:tr w:rsidR="00FD3105" w14:paraId="2309A2EA" w14:textId="77777777">
        <w:tc>
          <w:tcPr>
            <w:tcW w:w="2160" w:type="dxa"/>
            <w:tcBorders>
              <w:top w:val="nil"/>
              <w:left w:val="nil"/>
              <w:bottom w:val="nil"/>
              <w:right w:val="nil"/>
            </w:tcBorders>
          </w:tcPr>
          <w:p w14:paraId="1ACAA7C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B928F8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098DD8B" w14:textId="77777777" w:rsidR="00FD3105" w:rsidRDefault="00FD3105"/>
        </w:tc>
        <w:tc>
          <w:tcPr>
            <w:tcW w:w="2160" w:type="dxa"/>
            <w:tcBorders>
              <w:top w:val="nil"/>
              <w:left w:val="nil"/>
              <w:bottom w:val="nil"/>
              <w:right w:val="nil"/>
            </w:tcBorders>
          </w:tcPr>
          <w:p w14:paraId="337823FE" w14:textId="77777777" w:rsidR="00FD3105" w:rsidRDefault="00FD3105"/>
        </w:tc>
      </w:tr>
      <w:tr w:rsidR="00FD3105" w14:paraId="07E3AE9D" w14:textId="77777777">
        <w:tc>
          <w:tcPr>
            <w:tcW w:w="2160" w:type="dxa"/>
            <w:tcBorders>
              <w:top w:val="nil"/>
              <w:left w:val="nil"/>
              <w:bottom w:val="nil"/>
              <w:right w:val="nil"/>
            </w:tcBorders>
          </w:tcPr>
          <w:p w14:paraId="43BBA4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093630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14A8E09" w14:textId="77777777" w:rsidR="00FD3105" w:rsidRDefault="00FD3105"/>
        </w:tc>
        <w:tc>
          <w:tcPr>
            <w:tcW w:w="2160" w:type="dxa"/>
            <w:tcBorders>
              <w:top w:val="nil"/>
              <w:left w:val="nil"/>
              <w:bottom w:val="nil"/>
              <w:right w:val="nil"/>
            </w:tcBorders>
          </w:tcPr>
          <w:p w14:paraId="2437B33B" w14:textId="77777777" w:rsidR="00FD3105" w:rsidRDefault="00FD3105"/>
        </w:tc>
      </w:tr>
      <w:tr w:rsidR="00FD3105" w14:paraId="32DB2D13" w14:textId="77777777">
        <w:tc>
          <w:tcPr>
            <w:tcW w:w="2160" w:type="dxa"/>
            <w:tcBorders>
              <w:top w:val="nil"/>
              <w:left w:val="nil"/>
              <w:bottom w:val="nil"/>
              <w:right w:val="nil"/>
            </w:tcBorders>
          </w:tcPr>
          <w:p w14:paraId="44AE634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123CA1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50C98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F560A6F" w14:textId="77777777" w:rsidR="00FD3105" w:rsidRDefault="00FD3105"/>
        </w:tc>
      </w:tr>
    </w:tbl>
    <w:p w14:paraId="1D5D0932" w14:textId="77777777" w:rsidR="00FD3105" w:rsidRDefault="00FD3105">
      <w:pPr>
        <w:pStyle w:val="pxtbody"/>
      </w:pPr>
    </w:p>
    <w:p w14:paraId="15368E18" w14:textId="77777777" w:rsidR="00FD3105" w:rsidRDefault="00FD3105"/>
    <w:p w14:paraId="68F5FAC5" w14:textId="77777777" w:rsidR="00FD3105" w:rsidRDefault="00FD3105">
      <w:pPr>
        <w:pStyle w:val="pxformhac"/>
        <w:spacing w:before="180"/>
        <w:jc w:val="center"/>
      </w:pPr>
      <w:r>
        <w:t xml:space="preserve">ORDER FOR CONTINUING GARNISHMENT </w:t>
      </w:r>
    </w:p>
    <w:p w14:paraId="3FA23F6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This action was heard on the motion for a continuing writ of garnishment directed to defendant's employer and</w:t>
      </w:r>
    </w:p>
    <w:p w14:paraId="4E67BC4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IT IS ADJUDGED that the clerk of this court shall issue a continuing writ of garnishment naming </w:t>
      </w:r>
      <w:r>
        <w:rPr>
          <w:rStyle w:val="pxfinstr"/>
          <w:i/>
          <w:iCs/>
        </w:rPr>
        <w:t>[name of employer]</w:t>
      </w:r>
      <w:r>
        <w:t xml:space="preserve"> as garnishee requiring garnishee to answer the writ and say whether defendant </w:t>
      </w:r>
      <w:r>
        <w:rPr>
          <w:rStyle w:val="pxfinstr"/>
          <w:i/>
          <w:iCs/>
        </w:rPr>
        <w:t>[NAME OF DEFENDANT]</w:t>
      </w:r>
      <w:r>
        <w:t xml:space="preserve"> is employed by garnishee and, if so, the gross amount of periodic payments of salary or wages payable to defendant, the amount of deductions required by law from the gross salary or wages, the period for which each payment is made and to withhold the amount in excess of 25</w:t>
      </w:r>
      <w:r>
        <w:rPr>
          <w:vanish/>
        </w:rPr>
        <w:t>&amp;percnt;</w:t>
      </w:r>
      <w:r>
        <w:rPr>
          <w:rStyle w:val="pxvis"/>
          <w:rFonts w:ascii="Times NewRoman" w:hAnsi="Times NewRoman"/>
          <w:b w:val="0"/>
          <w:sz w:val="24"/>
        </w:rPr>
        <w:t>%</w:t>
      </w:r>
      <w:r>
        <w:t xml:space="preserve"> of defendant's net disposable earnings, unless defendant is exempt under </w:t>
      </w:r>
      <w:r>
        <w:rPr>
          <w:rStyle w:val="pxst"/>
          <w:color w:val="FF0000"/>
          <w:sz w:val="20"/>
          <w:szCs w:val="20"/>
          <w:vertAlign w:val="superscript"/>
        </w:rPr>
        <w:t>►</w:t>
      </w:r>
      <w:r>
        <w:rPr>
          <w:rStyle w:val="pxst"/>
        </w:rPr>
        <w:fldChar w:fldCharType="begin"/>
      </w:r>
      <w:r>
        <w:rPr>
          <w:rStyle w:val="pxst"/>
        </w:rPr>
        <w:instrText>st.ref.id="I03W4AG"</w:instrText>
      </w:r>
      <w:r>
        <w:rPr>
          <w:rStyle w:val="pxst"/>
        </w:rPr>
        <w:fldChar w:fldCharType="end"/>
      </w:r>
      <w:r>
        <w:rPr>
          <w:rStyle w:val="pxst"/>
          <w:vanish/>
        </w:rPr>
        <w:t>&amp;s;</w:t>
      </w:r>
      <w:r>
        <w:rPr>
          <w:rStyle w:val="pxvis"/>
          <w:rFonts w:ascii="Times NewRoman" w:hAnsi="Times NewRoman"/>
          <w:b w:val="0"/>
          <w:sz w:val="24"/>
        </w:rPr>
        <w:t>§</w:t>
      </w:r>
      <w:r>
        <w:rPr>
          <w:rStyle w:val="pxst"/>
        </w:rPr>
        <w:t>222.11 Florida Statutes</w:t>
      </w:r>
      <w:r>
        <w:t>, from each payment of salary or wages due from garnishee to defendant and to hold the withheld amount pending the further order of the court.</w:t>
      </w:r>
    </w:p>
    <w:p w14:paraId="7CAE791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ORDERED at </w:t>
      </w:r>
      <w:r>
        <w:rPr>
          <w:rStyle w:val="pxfinstr"/>
          <w:i/>
          <w:iCs/>
        </w:rPr>
        <w:t>[name of city]</w:t>
      </w:r>
      <w:r>
        <w:t xml:space="preserve">, Florida on </w:t>
      </w:r>
      <w:r>
        <w:rPr>
          <w:rStyle w:val="pxfinstr"/>
          <w:i/>
          <w:iCs/>
        </w:rPr>
        <w:t>[date of judgment]</w:t>
      </w:r>
      <w:r>
        <w:t>.</w:t>
      </w:r>
    </w:p>
    <w:p w14:paraId="4C68088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E1CCEA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231D1A9" w14:textId="77777777" w:rsidR="00FD3105" w:rsidRDefault="00FD3105">
      <w:pPr>
        <w:pStyle w:val="pxformfsigfal"/>
        <w:ind w:left="500"/>
        <w:rPr>
          <w:sz w:val="24"/>
          <w:szCs w:val="24"/>
        </w:rPr>
      </w:pPr>
      <w:r>
        <w:rPr>
          <w:sz w:val="24"/>
          <w:szCs w:val="24"/>
        </w:rPr>
        <w:lastRenderedPageBreak/>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C45222E"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tbl.ident="I0714E0"</w:instrText>
      </w:r>
      <w:r>
        <w:fldChar w:fldCharType="end"/>
      </w:r>
      <w:r>
        <w:fldChar w:fldCharType="begin"/>
      </w:r>
      <w:r>
        <w:instrText>tbl.uuid="I06OVNT"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33CF3C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4604A6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D12D44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6660AC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D31722C" w14:textId="77777777">
        <w:tc>
          <w:tcPr>
            <w:tcW w:w="4320" w:type="dxa"/>
            <w:tcBorders>
              <w:top w:val="nil"/>
              <w:left w:val="nil"/>
              <w:bottom w:val="nil"/>
              <w:right w:val="nil"/>
            </w:tcBorders>
          </w:tcPr>
          <w:p w14:paraId="03B902A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BA6E87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C548FD4" w14:textId="77777777">
        <w:tc>
          <w:tcPr>
            <w:tcW w:w="4320" w:type="dxa"/>
            <w:tcBorders>
              <w:top w:val="nil"/>
              <w:left w:val="nil"/>
              <w:bottom w:val="nil"/>
              <w:right w:val="nil"/>
            </w:tcBorders>
          </w:tcPr>
          <w:p w14:paraId="6CF60AE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60C2E2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31E67D2" w14:textId="77777777" w:rsidR="00FD3105" w:rsidRDefault="00FD3105">
      <w:pPr>
        <w:pStyle w:val="pxtbody"/>
      </w:pPr>
    </w:p>
    <w:p w14:paraId="6081B8C8" w14:textId="77777777" w:rsidR="00FD3105" w:rsidRDefault="00FD3105"/>
    <w:p w14:paraId="6B9AB429" w14:textId="77777777" w:rsidR="00FD3105" w:rsidRDefault="00FD3105">
      <w:pPr>
        <w:pStyle w:val="pxcomnt"/>
      </w:pPr>
    </w:p>
    <w:p w14:paraId="28FE6B21" w14:textId="77777777" w:rsidR="00FD3105" w:rsidRDefault="00FD3105">
      <w:pPr>
        <w:pStyle w:val="pxhac"/>
        <w:spacing w:before="180"/>
        <w:jc w:val="center"/>
      </w:pPr>
      <w:r>
        <w:rPr>
          <w:rStyle w:val="pxb"/>
          <w:b/>
          <w:bCs/>
        </w:rPr>
        <w:t>Author's Comment</w:t>
      </w:r>
    </w:p>
    <w:p w14:paraId="4360898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st.ref.id="I048X1W"</w:instrText>
      </w:r>
      <w:r>
        <w:rPr>
          <w:rStyle w:val="pxst"/>
        </w:rPr>
        <w:fldChar w:fldCharType="end"/>
      </w:r>
      <w:r>
        <w:rPr>
          <w:rStyle w:val="pxst"/>
          <w:vanish/>
        </w:rPr>
        <w:t>&amp;s;</w:t>
      </w:r>
      <w:r>
        <w:rPr>
          <w:rStyle w:val="pxvis"/>
          <w:rFonts w:ascii="Times NewRoman" w:hAnsi="Times NewRoman"/>
          <w:b w:val="0"/>
          <w:sz w:val="24"/>
        </w:rPr>
        <w:t>§</w:t>
      </w:r>
      <w:r>
        <w:rPr>
          <w:rStyle w:val="pxst"/>
        </w:rPr>
        <w:t>77.0305, Fla. Stat.</w:t>
      </w:r>
      <w:r>
        <w:t xml:space="preserve">; </w:t>
      </w:r>
      <w:r>
        <w:rPr>
          <w:rStyle w:val="pxst"/>
          <w:color w:val="FF0000"/>
          <w:sz w:val="20"/>
          <w:szCs w:val="20"/>
          <w:vertAlign w:val="superscript"/>
        </w:rPr>
        <w:t>►</w:t>
      </w:r>
      <w:r>
        <w:rPr>
          <w:rStyle w:val="pxst"/>
        </w:rPr>
        <w:fldChar w:fldCharType="begin"/>
      </w:r>
      <w:r>
        <w:rPr>
          <w:rStyle w:val="pxst"/>
        </w:rPr>
        <w:instrText>st.ref.id="I048WTF"</w:instrText>
      </w:r>
      <w:r>
        <w:rPr>
          <w:rStyle w:val="pxst"/>
        </w:rPr>
        <w:fldChar w:fldCharType="end"/>
      </w:r>
      <w:r>
        <w:rPr>
          <w:rStyle w:val="pxst"/>
          <w:vanish/>
        </w:rPr>
        <w:t>&amp;s;</w:t>
      </w:r>
      <w:r>
        <w:rPr>
          <w:rStyle w:val="pxvis"/>
          <w:rFonts w:ascii="Times NewRoman" w:hAnsi="Times NewRoman"/>
          <w:b w:val="0"/>
          <w:sz w:val="24"/>
        </w:rPr>
        <w:t>§</w:t>
      </w:r>
      <w:r>
        <w:rPr>
          <w:rStyle w:val="pxst"/>
        </w:rPr>
        <w:t>61.12, Fla. Stat.</w:t>
      </w:r>
      <w:r>
        <w:t xml:space="preserve"> </w:t>
      </w:r>
      <w:r>
        <w:rPr>
          <w:rStyle w:val="pxst"/>
          <w:color w:val="FF0000"/>
          <w:sz w:val="20"/>
          <w:szCs w:val="20"/>
          <w:vertAlign w:val="superscript"/>
        </w:rPr>
        <w:t>►</w:t>
      </w:r>
      <w:r>
        <w:rPr>
          <w:rStyle w:val="pxst"/>
        </w:rPr>
        <w:fldChar w:fldCharType="begin"/>
      </w:r>
      <w:r>
        <w:rPr>
          <w:rStyle w:val="pxst"/>
        </w:rPr>
        <w:instrText>st.ref.id="I02XE4A"</w:instrText>
      </w:r>
      <w:r>
        <w:rPr>
          <w:rStyle w:val="pxst"/>
        </w:rPr>
        <w:fldChar w:fldCharType="end"/>
      </w:r>
      <w:r>
        <w:rPr>
          <w:rStyle w:val="pxst"/>
        </w:rPr>
        <w:t>Section 61.12, Florida Statutes</w:t>
      </w:r>
      <w:r>
        <w:t xml:space="preserve"> applies to temporary relief as well as after judgment. See </w:t>
      </w:r>
      <w:r>
        <w:rPr>
          <w:rStyle w:val="pxst"/>
          <w:color w:val="FF0000"/>
          <w:sz w:val="20"/>
          <w:szCs w:val="20"/>
          <w:vertAlign w:val="superscript"/>
        </w:rPr>
        <w:t>►</w:t>
      </w:r>
      <w:r>
        <w:rPr>
          <w:rStyle w:val="pxst"/>
        </w:rPr>
        <w:fldChar w:fldCharType="begin"/>
      </w:r>
      <w:r>
        <w:rPr>
          <w:rStyle w:val="pxst"/>
        </w:rPr>
        <w:instrText>st.ref.id="I05XUTI"</w:instrText>
      </w:r>
      <w:r>
        <w:rPr>
          <w:rStyle w:val="pxst"/>
        </w:rPr>
        <w:fldChar w:fldCharType="end"/>
      </w:r>
      <w:r>
        <w:rPr>
          <w:rStyle w:val="pxst"/>
        </w:rPr>
        <w:t xml:space="preserve">Title 15 U.S.C.A. </w:t>
      </w:r>
      <w:r>
        <w:rPr>
          <w:rStyle w:val="pxst"/>
          <w:vanish/>
        </w:rPr>
        <w:t>&amp;ss;</w:t>
      </w:r>
      <w:r>
        <w:rPr>
          <w:rStyle w:val="pxvis"/>
          <w:rFonts w:ascii="Times NewRoman" w:hAnsi="Times NewRoman"/>
          <w:b w:val="0"/>
          <w:sz w:val="24"/>
        </w:rPr>
        <w:t>§§</w:t>
      </w:r>
      <w:r>
        <w:rPr>
          <w:rStyle w:val="pxst"/>
        </w:rPr>
        <w:t>1672 and 1673</w:t>
      </w:r>
      <w:r>
        <w:t xml:space="preserve"> for a limitation on the amount that can be garnished. See </w:t>
      </w:r>
      <w:r>
        <w:rPr>
          <w:rStyle w:val="pxx"/>
          <w:color w:val="FF0000"/>
          <w:sz w:val="20"/>
          <w:szCs w:val="20"/>
          <w:vertAlign w:val="superscript"/>
        </w:rPr>
        <w:t>►</w:t>
      </w:r>
      <w:r>
        <w:rPr>
          <w:rStyle w:val="pxx"/>
        </w:rPr>
        <w:fldChar w:fldCharType="begin"/>
      </w:r>
      <w:r>
        <w:rPr>
          <w:rStyle w:val="pxx"/>
        </w:rPr>
        <w:instrText>x.ref.id="I013KFA"</w:instrText>
      </w:r>
      <w:r>
        <w:rPr>
          <w:rStyle w:val="pxx"/>
        </w:rPr>
        <w:fldChar w:fldCharType="end"/>
      </w:r>
      <w:ins w:id="510" w:author="Debra M. Salisbury" w:date="2024-02-24T12:57:00Z">
        <w:r w:rsidR="00754BBE">
          <w:rPr>
            <w:rStyle w:val="pxx"/>
          </w:rPr>
          <w:t xml:space="preserve">Comments </w:t>
        </w:r>
      </w:ins>
      <w:del w:id="511" w:author="Debra M. Salisbury" w:date="2024-02-24T12:57:00Z">
        <w:r w:rsidDel="00754BBE">
          <w:rPr>
            <w:rStyle w:val="pxx"/>
          </w:rPr>
          <w:delText>s</w:delText>
        </w:r>
      </w:del>
      <w:del w:id="512" w:author="Debra M. Salisbury" w:date="2024-05-05T12:13:00Z">
        <w:r w:rsidDel="00030D9D">
          <w:rPr>
            <w:rStyle w:val="pxx"/>
          </w:rPr>
          <w:delText xml:space="preserve">ection </w:delText>
        </w:r>
      </w:del>
      <w:ins w:id="513" w:author="Debra M. Salisbury" w:date="2024-05-05T12:13:00Z">
        <w:r w:rsidR="00030D9D">
          <w:rPr>
            <w:rStyle w:val="pxx"/>
            <w:rFonts w:ascii="Times New Roman" w:hAnsi="Times New Roman"/>
          </w:rPr>
          <w:t>§</w:t>
        </w:r>
      </w:ins>
      <w:r>
        <w:rPr>
          <w:rStyle w:val="pxx"/>
        </w:rPr>
        <w:t>10:69</w:t>
      </w:r>
      <w:r>
        <w:t xml:space="preserve"> for the writ and the method of computing withholding in compliance with the </w:t>
      </w:r>
      <w:r>
        <w:rPr>
          <w:rStyle w:val="pxsst"/>
          <w:color w:val="FF0000"/>
          <w:sz w:val="20"/>
          <w:szCs w:val="20"/>
          <w:vertAlign w:val="superscript"/>
        </w:rPr>
        <w:t>►</w:t>
      </w:r>
      <w:r>
        <w:rPr>
          <w:rStyle w:val="pxsst"/>
        </w:rPr>
        <w:fldChar w:fldCharType="begin"/>
      </w:r>
      <w:r>
        <w:rPr>
          <w:rStyle w:val="pxsst"/>
        </w:rPr>
        <w:instrText>sst.ref.id="I03W4G6"</w:instrText>
      </w:r>
      <w:r>
        <w:rPr>
          <w:rStyle w:val="pxsst"/>
        </w:rPr>
        <w:fldChar w:fldCharType="end"/>
      </w:r>
      <w:r>
        <w:rPr>
          <w:rStyle w:val="pxsst"/>
        </w:rPr>
        <w:t>Consumer Credit Protection Act</w:t>
      </w:r>
      <w:r>
        <w:t xml:space="preserve">. This form is for a writ not used to collect alimony or support. The percentage for alimony or support is higher. See </w:t>
      </w:r>
      <w:r>
        <w:rPr>
          <w:rStyle w:val="pxx"/>
          <w:color w:val="FF0000"/>
          <w:sz w:val="20"/>
          <w:szCs w:val="20"/>
          <w:vertAlign w:val="superscript"/>
        </w:rPr>
        <w:t>►</w:t>
      </w:r>
      <w:r>
        <w:rPr>
          <w:rStyle w:val="pxx"/>
        </w:rPr>
        <w:fldChar w:fldCharType="begin"/>
      </w:r>
      <w:r>
        <w:rPr>
          <w:rStyle w:val="pxx"/>
        </w:rPr>
        <w:instrText>x.ref.id="I03YXL2"</w:instrText>
      </w:r>
      <w:r>
        <w:rPr>
          <w:rStyle w:val="pxx"/>
        </w:rPr>
        <w:fldChar w:fldCharType="end"/>
      </w:r>
      <w:r>
        <w:rPr>
          <w:rStyle w:val="pxx"/>
          <w:vanish/>
        </w:rPr>
        <w:t>&amp;s;</w:t>
      </w:r>
      <w:r>
        <w:rPr>
          <w:rStyle w:val="pxvis"/>
          <w:rFonts w:ascii="Times NewRoman" w:hAnsi="Times NewRoman"/>
          <w:b w:val="0"/>
          <w:sz w:val="24"/>
        </w:rPr>
        <w:t>§</w:t>
      </w:r>
      <w:r>
        <w:rPr>
          <w:rStyle w:val="pxx"/>
        </w:rPr>
        <w:t>10:70</w:t>
      </w:r>
      <w:r>
        <w:t>. This form authorizes payment from garnishee directly to plaintiff.</w:t>
      </w:r>
    </w:p>
    <w:p w14:paraId="698A121B" w14:textId="77777777" w:rsidR="00FD3105" w:rsidRDefault="00FD3105">
      <w:pPr>
        <w:pStyle w:val="pxs"/>
        <w:spacing w:before="180"/>
        <w:rPr>
          <w:sz w:val="27"/>
          <w:szCs w:val="27"/>
        </w:rPr>
      </w:pPr>
      <w:r>
        <w:rPr>
          <w:sz w:val="27"/>
          <w:szCs w:val="27"/>
        </w:rPr>
        <w:t>10:67. Order</w:t>
      </w:r>
      <w:r>
        <w:rPr>
          <w:rStyle w:val="pxsep"/>
        </w:rPr>
        <w:t xml:space="preserve">-- </w:t>
      </w:r>
      <w:r>
        <w:rPr>
          <w:sz w:val="27"/>
          <w:szCs w:val="27"/>
        </w:rPr>
        <w:t>Interpleader</w:t>
      </w:r>
    </w:p>
    <w:p w14:paraId="70E589DF" w14:textId="77777777" w:rsidR="00FD3105" w:rsidRDefault="00FD3105">
      <w:pPr>
        <w:pStyle w:val="pxov"/>
        <w:rPr>
          <w:vanish/>
        </w:rPr>
      </w:pPr>
      <w:r>
        <w:rPr>
          <w:vanish/>
        </w:rPr>
        <w:t>FMS</w:t>
      </w:r>
    </w:p>
    <w:p w14:paraId="30E717B7" w14:textId="77777777" w:rsidR="00FD3105" w:rsidRDefault="00FD3105">
      <w:pPr>
        <w:pStyle w:val="pxov"/>
        <w:rPr>
          <w:vanish/>
        </w:rPr>
      </w:pPr>
      <w:r>
        <w:rPr>
          <w:vanish/>
        </w:rPr>
        <w:t>LCV</w:t>
      </w:r>
    </w:p>
    <w:p w14:paraId="2C8589F2" w14:textId="77777777" w:rsidR="00FD3105" w:rsidRDefault="00FD3105">
      <w:pPr>
        <w:pStyle w:val="pxov"/>
        <w:rPr>
          <w:vanish/>
        </w:rPr>
      </w:pPr>
      <w:r>
        <w:rPr>
          <w:vanish/>
        </w:rPr>
        <w:t>LSC</w:t>
      </w:r>
    </w:p>
    <w:p w14:paraId="1A09C0D0" w14:textId="77777777" w:rsidR="00FD3105" w:rsidRDefault="00FD3105">
      <w:pPr>
        <w:pStyle w:val="pxov"/>
        <w:rPr>
          <w:vanish/>
        </w:rPr>
      </w:pPr>
      <w:r>
        <w:rPr>
          <w:vanish/>
        </w:rPr>
        <w:t>LS3</w:t>
      </w:r>
    </w:p>
    <w:p w14:paraId="0336B260" w14:textId="77777777" w:rsidR="00FD3105" w:rsidRDefault="00FD3105">
      <w:pPr>
        <w:pStyle w:val="pxov"/>
        <w:rPr>
          <w:vanish/>
        </w:rPr>
      </w:pPr>
      <w:r>
        <w:rPr>
          <w:vanish/>
        </w:rPr>
        <w:t>LS7</w:t>
      </w:r>
    </w:p>
    <w:p w14:paraId="6465B2F0" w14:textId="77777777" w:rsidR="00FD3105" w:rsidRDefault="00FD3105">
      <w:pPr>
        <w:pStyle w:val="pxov"/>
        <w:rPr>
          <w:vanish/>
        </w:rPr>
      </w:pPr>
      <w:r>
        <w:rPr>
          <w:vanish/>
        </w:rPr>
        <w:t>FCV</w:t>
      </w:r>
    </w:p>
    <w:p w14:paraId="2C8E8585" w14:textId="77777777" w:rsidR="00FD3105" w:rsidRDefault="00FD3105">
      <w:pPr>
        <w:pStyle w:val="pxov"/>
        <w:rPr>
          <w:vanish/>
        </w:rPr>
      </w:pPr>
      <w:r>
        <w:rPr>
          <w:vanish/>
        </w:rPr>
        <w:t>FLG</w:t>
      </w:r>
    </w:p>
    <w:p w14:paraId="72A5121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form.fid="I714ab0709fed11dfbf230000837214a9"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1B4B15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tbl.ident="I03MRBH"</w:instrText>
      </w:r>
      <w:r>
        <w:fldChar w:fldCharType="end"/>
      </w:r>
      <w:r>
        <w:fldChar w:fldCharType="begin"/>
      </w:r>
      <w:r>
        <w:instrText>tbl.uuid="I02QLDH"</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C04F38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500865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02DDBA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A510DE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colspec.colwidth="28*"</w:instrText>
      </w:r>
      <w:r>
        <w:fldChar w:fldCharType="end"/>
      </w:r>
    </w:p>
    <w:p w14:paraId="428F4E8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0EC380C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DAAD267" w14:textId="77777777">
        <w:tc>
          <w:tcPr>
            <w:tcW w:w="2160" w:type="dxa"/>
            <w:tcBorders>
              <w:top w:val="nil"/>
              <w:left w:val="nil"/>
              <w:bottom w:val="nil"/>
              <w:right w:val="nil"/>
            </w:tcBorders>
          </w:tcPr>
          <w:p w14:paraId="7D3145C9" w14:textId="77777777" w:rsidR="00FD3105" w:rsidRDefault="00FD3105">
            <w:r>
              <w:rPr>
                <w:color w:val="FF0000"/>
                <w:sz w:val="20"/>
                <w:szCs w:val="20"/>
                <w:vertAlign w:val="superscript"/>
              </w:rPr>
              <w:lastRenderedPageBreak/>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64F1FE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48728A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2F3255" w14:textId="77777777" w:rsidR="00FD3105" w:rsidRDefault="00FD3105"/>
        </w:tc>
      </w:tr>
      <w:tr w:rsidR="00FD3105" w14:paraId="4D4D2D58" w14:textId="77777777">
        <w:tc>
          <w:tcPr>
            <w:tcW w:w="2160" w:type="dxa"/>
            <w:tcBorders>
              <w:top w:val="nil"/>
              <w:left w:val="nil"/>
              <w:bottom w:val="nil"/>
              <w:right w:val="nil"/>
            </w:tcBorders>
          </w:tcPr>
          <w:p w14:paraId="5D5685F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B5F538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314AF0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8C37FF" w14:textId="77777777" w:rsidR="00FD3105" w:rsidRDefault="00FD3105"/>
        </w:tc>
      </w:tr>
      <w:tr w:rsidR="00FD3105" w14:paraId="24382608" w14:textId="77777777">
        <w:tc>
          <w:tcPr>
            <w:tcW w:w="2160" w:type="dxa"/>
            <w:tcBorders>
              <w:top w:val="nil"/>
              <w:left w:val="nil"/>
              <w:bottom w:val="nil"/>
              <w:right w:val="nil"/>
            </w:tcBorders>
          </w:tcPr>
          <w:p w14:paraId="24D15E9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F27781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837CA85" w14:textId="77777777" w:rsidR="00FD3105" w:rsidRDefault="00FD3105"/>
        </w:tc>
        <w:tc>
          <w:tcPr>
            <w:tcW w:w="2160" w:type="dxa"/>
            <w:tcBorders>
              <w:top w:val="nil"/>
              <w:left w:val="nil"/>
              <w:bottom w:val="nil"/>
              <w:right w:val="nil"/>
            </w:tcBorders>
          </w:tcPr>
          <w:p w14:paraId="0F61564B" w14:textId="77777777" w:rsidR="00FD3105" w:rsidRDefault="00FD3105"/>
        </w:tc>
      </w:tr>
      <w:tr w:rsidR="00FD3105" w14:paraId="1416C121" w14:textId="77777777">
        <w:tc>
          <w:tcPr>
            <w:tcW w:w="2160" w:type="dxa"/>
            <w:tcBorders>
              <w:top w:val="nil"/>
              <w:left w:val="nil"/>
              <w:bottom w:val="nil"/>
              <w:right w:val="nil"/>
            </w:tcBorders>
          </w:tcPr>
          <w:p w14:paraId="1917CFE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418ED5D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FAD55B2" w14:textId="77777777" w:rsidR="00FD3105" w:rsidRDefault="00FD3105"/>
        </w:tc>
        <w:tc>
          <w:tcPr>
            <w:tcW w:w="2160" w:type="dxa"/>
            <w:tcBorders>
              <w:top w:val="nil"/>
              <w:left w:val="nil"/>
              <w:bottom w:val="nil"/>
              <w:right w:val="nil"/>
            </w:tcBorders>
          </w:tcPr>
          <w:p w14:paraId="57BD4BEE" w14:textId="77777777" w:rsidR="00FD3105" w:rsidRDefault="00FD3105"/>
        </w:tc>
      </w:tr>
      <w:tr w:rsidR="00FD3105" w14:paraId="459BBB01" w14:textId="77777777">
        <w:tc>
          <w:tcPr>
            <w:tcW w:w="2160" w:type="dxa"/>
            <w:tcBorders>
              <w:top w:val="nil"/>
              <w:left w:val="nil"/>
              <w:bottom w:val="nil"/>
              <w:right w:val="nil"/>
            </w:tcBorders>
          </w:tcPr>
          <w:p w14:paraId="47FBD66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35CBE8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38051E3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76555DC" w14:textId="77777777" w:rsidR="00FD3105" w:rsidRDefault="00FD3105"/>
        </w:tc>
      </w:tr>
    </w:tbl>
    <w:p w14:paraId="0261E64A" w14:textId="77777777" w:rsidR="00FD3105" w:rsidRDefault="00FD3105">
      <w:pPr>
        <w:pStyle w:val="pxtbody"/>
      </w:pPr>
    </w:p>
    <w:p w14:paraId="00CC5EF5" w14:textId="77777777" w:rsidR="00FD3105" w:rsidRDefault="00FD3105"/>
    <w:p w14:paraId="3B6387B7" w14:textId="77777777" w:rsidR="00FD3105" w:rsidRDefault="00FD3105">
      <w:pPr>
        <w:pStyle w:val="pxformhac"/>
        <w:spacing w:before="180"/>
        <w:jc w:val="center"/>
      </w:pPr>
      <w:r>
        <w:t xml:space="preserve">ORDER OF INTERPLEADER </w:t>
      </w:r>
    </w:p>
    <w:p w14:paraId="745A56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This action was heard on plaintiff's application for an order of interpleader and on the evidence presented the court finds that plaintiff's attorney reasonably expended </w:t>
      </w:r>
      <w:r>
        <w:rPr>
          <w:rStyle w:val="pxfinstr"/>
          <w:i/>
          <w:iCs/>
        </w:rPr>
        <w:t>[number of hours]</w:t>
      </w:r>
      <w:r>
        <w:t xml:space="preserve"> hours in representing plaintiff in this action and that $</w:t>
      </w:r>
      <w:r>
        <w:rPr>
          <w:rStyle w:val="pxfinstr"/>
          <w:i/>
          <w:iCs/>
        </w:rPr>
        <w:t>[dollar amount of services]</w:t>
      </w:r>
      <w:r>
        <w:t xml:space="preserve"> is a reasonable hourly rate for the services and</w:t>
      </w:r>
    </w:p>
    <w:p w14:paraId="48B4A61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IT IS ADJUDGED that:</w:t>
      </w:r>
    </w:p>
    <w:p w14:paraId="5553BDE8" w14:textId="77777777" w:rsidR="00FD3105" w:rsidRDefault="00FD3105">
      <w:pPr>
        <w:pStyle w:val="pxformfl"/>
        <w:ind w:left="500"/>
      </w:pPr>
      <w:r>
        <w:t xml:space="preserve"> </w:t>
      </w:r>
    </w:p>
    <w:p w14:paraId="08A93E0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FBE719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Plaintiff </w:t>
      </w:r>
      <w:r>
        <w:rPr>
          <w:rStyle w:val="pxfinstr"/>
          <w:i/>
          <w:iCs/>
        </w:rPr>
        <w:t>[NAME OF PLAINTIFF]</w:t>
      </w:r>
      <w:r>
        <w:t xml:space="preserve"> is authorized to deposit the sum of $</w:t>
      </w:r>
      <w:r>
        <w:rPr>
          <w:rStyle w:val="pxfinstr"/>
          <w:i/>
          <w:iCs/>
        </w:rPr>
        <w:t>[dollar amount of deposit]</w:t>
      </w:r>
      <w:r>
        <w:t xml:space="preserve"> in the registry of this court to be held pending the further order of this court, except as provided in paragraph 2. The sum is the amount of the real estate deposit in dispute between the defendants.</w:t>
      </w:r>
    </w:p>
    <w:p w14:paraId="28183A7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486EE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From the deposit the clerk </w:t>
      </w:r>
      <w:r>
        <w:lastRenderedPageBreak/>
        <w:t xml:space="preserve">shall pay to </w:t>
      </w:r>
      <w:r>
        <w:rPr>
          <w:rStyle w:val="pxfinstr"/>
          <w:i/>
          <w:iCs/>
        </w:rPr>
        <w:t>[name of attorney]</w:t>
      </w:r>
      <w:r>
        <w:t xml:space="preserve"> as attorney for plaintiff, the sum of $</w:t>
      </w:r>
      <w:r>
        <w:rPr>
          <w:rStyle w:val="pxfinstr"/>
          <w:i/>
          <w:iCs/>
        </w:rPr>
        <w:t>[dollar amount of attorney's fees]</w:t>
      </w:r>
      <w:r>
        <w:t xml:space="preserve"> for attorney fees incurred on behalf of plaintiff in this action with costs of $</w:t>
      </w:r>
      <w:r>
        <w:rPr>
          <w:rStyle w:val="pxfinstr"/>
          <w:i/>
          <w:iCs/>
        </w:rPr>
        <w:t>[dollar amount of costs]</w:t>
      </w:r>
      <w:r>
        <w:t xml:space="preserve"> that shall bear interest at the rate prescribed by law, making a total of $</w:t>
      </w:r>
      <w:r>
        <w:rPr>
          <w:rStyle w:val="pxfinstr"/>
          <w:i/>
          <w:iCs/>
        </w:rPr>
        <w:t>[dollar amount of payment]</w:t>
      </w:r>
      <w:r>
        <w:t xml:space="preserve"> within ten days from the date of this order.</w:t>
      </w:r>
    </w:p>
    <w:p w14:paraId="077F0C5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009F10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Defendants may serve pleadings between them concerning the right to the interpleaded funds within 20 days from the date of this order.</w:t>
      </w:r>
    </w:p>
    <w:p w14:paraId="0870579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58DCD8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Defendants, and each of them, their agents and attorneys, are permanently enjoined from instituting, prosecuting or maintaining any action against plaintiff in connection with the deposit made by defendant </w:t>
      </w:r>
      <w:r>
        <w:rPr>
          <w:rStyle w:val="pxfinstr"/>
          <w:i/>
          <w:iCs/>
        </w:rPr>
        <w:t>[NAME OF DEFENDANT]</w:t>
      </w:r>
      <w:r>
        <w:t xml:space="preserve"> under the real estate contract between defendants.</w:t>
      </w:r>
    </w:p>
    <w:p w14:paraId="2B61096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ORDERED at </w:t>
      </w:r>
      <w:r>
        <w:rPr>
          <w:rStyle w:val="pxfinstr"/>
          <w:i/>
          <w:iCs/>
        </w:rPr>
        <w:t>[name of city]</w:t>
      </w:r>
      <w:r>
        <w:t xml:space="preserve">, Florida on </w:t>
      </w:r>
      <w:r>
        <w:rPr>
          <w:rStyle w:val="pxfinstr"/>
          <w:i/>
          <w:iCs/>
        </w:rPr>
        <w:t>[date of judgment]</w:t>
      </w:r>
      <w:r>
        <w:t>.</w:t>
      </w:r>
    </w:p>
    <w:p w14:paraId="44B1D14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4B6D1C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49BC87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7657397"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tbl.ident="I07VPNV"</w:instrText>
      </w:r>
      <w:r>
        <w:fldChar w:fldCharType="end"/>
      </w:r>
      <w:r>
        <w:fldChar w:fldCharType="begin"/>
      </w:r>
      <w:r>
        <w:instrText>tbl.uuid="I03BW6W"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A1027D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8D567F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E01D75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7AF7E1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593873C" w14:textId="77777777">
        <w:tc>
          <w:tcPr>
            <w:tcW w:w="4320" w:type="dxa"/>
            <w:tcBorders>
              <w:top w:val="nil"/>
              <w:left w:val="nil"/>
              <w:bottom w:val="nil"/>
              <w:right w:val="nil"/>
            </w:tcBorders>
          </w:tcPr>
          <w:p w14:paraId="028650C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5D633F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CD6C810" w14:textId="77777777">
        <w:tc>
          <w:tcPr>
            <w:tcW w:w="4320" w:type="dxa"/>
            <w:tcBorders>
              <w:top w:val="nil"/>
              <w:left w:val="nil"/>
              <w:bottom w:val="nil"/>
              <w:right w:val="nil"/>
            </w:tcBorders>
          </w:tcPr>
          <w:p w14:paraId="77B7DB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375E4C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CAB0EEC" w14:textId="77777777">
        <w:tc>
          <w:tcPr>
            <w:tcW w:w="4320" w:type="dxa"/>
            <w:tcBorders>
              <w:top w:val="nil"/>
              <w:left w:val="nil"/>
              <w:bottom w:val="nil"/>
              <w:right w:val="nil"/>
            </w:tcBorders>
          </w:tcPr>
          <w:p w14:paraId="16C5EDE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243589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9683AB1" w14:textId="77777777" w:rsidR="00FD3105" w:rsidRDefault="00FD3105">
      <w:pPr>
        <w:pStyle w:val="pxtbody"/>
      </w:pPr>
    </w:p>
    <w:p w14:paraId="6EA072A9" w14:textId="77777777" w:rsidR="00FD3105" w:rsidRDefault="00FD3105"/>
    <w:p w14:paraId="1C5BBFD9" w14:textId="77777777" w:rsidR="00FD3105" w:rsidRDefault="00FD3105">
      <w:pPr>
        <w:pStyle w:val="pxcomnt"/>
      </w:pPr>
    </w:p>
    <w:p w14:paraId="06DBA474" w14:textId="77777777" w:rsidR="00FD3105" w:rsidRDefault="00FD3105">
      <w:pPr>
        <w:pStyle w:val="pxhac"/>
        <w:spacing w:before="180"/>
        <w:jc w:val="center"/>
      </w:pPr>
      <w:r>
        <w:rPr>
          <w:rStyle w:val="pxb"/>
          <w:b/>
          <w:bCs/>
        </w:rPr>
        <w:t>Author's Comment</w:t>
      </w:r>
    </w:p>
    <w:p w14:paraId="3340A79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This form is the final order in the first phase of an interpleader action. This form assumes plaintiff is only a stakeholder. It contains the findings required by </w:t>
      </w:r>
      <w:r>
        <w:rPr>
          <w:rStyle w:val="pxcc"/>
          <w:color w:val="FF0000"/>
          <w:sz w:val="20"/>
          <w:szCs w:val="20"/>
          <w:vertAlign w:val="superscript"/>
        </w:rPr>
        <w:t>►</w:t>
      </w:r>
      <w:r>
        <w:rPr>
          <w:rStyle w:val="pxcc"/>
        </w:rPr>
        <w:fldChar w:fldCharType="begin"/>
      </w:r>
      <w:r>
        <w:rPr>
          <w:rStyle w:val="pxcc"/>
        </w:rPr>
        <w:instrText>cc.ref.id="I06RHAL"</w:instrText>
      </w:r>
      <w:r>
        <w:rPr>
          <w:rStyle w:val="pxcc"/>
        </w:rPr>
        <w:fldChar w:fldCharType="end"/>
      </w:r>
      <w:r>
        <w:rPr>
          <w:rStyle w:val="pxcc"/>
        </w:rPr>
        <w:t>Florida Patient's Compensation Fund v. Rowe, 472 So. 2d 1145 (Fla. 1985) (holding modified by, Standard Guar. Ins. Co. v. Quanstrom, 555 So. 2d 828 (Fla. 1990))</w:t>
      </w:r>
      <w:r>
        <w:t xml:space="preserve"> on fees. Final judgment forms are in </w:t>
      </w:r>
      <w:r>
        <w:rPr>
          <w:rStyle w:val="pxx"/>
          <w:color w:val="FF0000"/>
          <w:sz w:val="20"/>
          <w:szCs w:val="20"/>
          <w:vertAlign w:val="superscript"/>
        </w:rPr>
        <w:t>►</w:t>
      </w:r>
      <w:r>
        <w:rPr>
          <w:rStyle w:val="pxx"/>
        </w:rPr>
        <w:fldChar w:fldCharType="begin"/>
      </w:r>
      <w:r>
        <w:rPr>
          <w:rStyle w:val="pxx"/>
        </w:rPr>
        <w:instrText>x.ref.id="I013KGF"</w:instrText>
      </w:r>
      <w:r>
        <w:rPr>
          <w:rStyle w:val="pxx"/>
        </w:rPr>
        <w:fldChar w:fldCharType="end"/>
      </w:r>
      <w:r>
        <w:rPr>
          <w:rStyle w:val="pxx"/>
        </w:rPr>
        <w:t>sections 10:40 and 10:41</w:t>
      </w:r>
      <w:r>
        <w:t>.</w:t>
      </w:r>
    </w:p>
    <w:p w14:paraId="526A4790" w14:textId="77777777" w:rsidR="00FD3105" w:rsidRDefault="00FD3105">
      <w:pPr>
        <w:pStyle w:val="pxs"/>
        <w:spacing w:before="180"/>
        <w:rPr>
          <w:sz w:val="27"/>
          <w:szCs w:val="27"/>
        </w:rPr>
      </w:pPr>
      <w:r>
        <w:rPr>
          <w:sz w:val="27"/>
          <w:szCs w:val="27"/>
        </w:rPr>
        <w:t>10:68. Writ</w:t>
      </w:r>
      <w:r>
        <w:rPr>
          <w:rStyle w:val="pxsep"/>
        </w:rPr>
        <w:t xml:space="preserve">-- </w:t>
      </w:r>
      <w:r>
        <w:rPr>
          <w:sz w:val="27"/>
          <w:szCs w:val="27"/>
        </w:rPr>
        <w:t>Execution</w:t>
      </w:r>
    </w:p>
    <w:p w14:paraId="524834E1" w14:textId="77777777" w:rsidR="00FD3105" w:rsidRDefault="00FD3105">
      <w:pPr>
        <w:pStyle w:val="pxcomnt"/>
      </w:pPr>
    </w:p>
    <w:p w14:paraId="37218636" w14:textId="77777777" w:rsidR="00FD3105" w:rsidRDefault="00FD3105">
      <w:pPr>
        <w:pStyle w:val="pxhac"/>
        <w:spacing w:before="180"/>
        <w:jc w:val="center"/>
      </w:pPr>
      <w:r>
        <w:rPr>
          <w:rStyle w:val="pxb"/>
          <w:b/>
          <w:bCs/>
        </w:rPr>
        <w:lastRenderedPageBreak/>
        <w:t>Author's Comment</w:t>
      </w:r>
    </w:p>
    <w:p w14:paraId="1C26A3B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p.ct.id="3d29be30775711ee8e1ba9ecff0bf883|68|10:68"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st.ref.id="I048WNP"</w:instrText>
      </w:r>
      <w:r>
        <w:rPr>
          <w:rStyle w:val="pxst"/>
        </w:rPr>
        <w:fldChar w:fldCharType="end"/>
      </w:r>
      <w:r>
        <w:rPr>
          <w:rStyle w:val="pxst"/>
        </w:rPr>
        <w:t>Fla. R. Civ. P. Form 1.914(a)</w:t>
      </w:r>
      <w:r>
        <w:t>. This form can be used for proceedings under the Florida Family Law Rules of Procedure by changing plaintiff to petitioner, defendant to respondent and the caption.</w:t>
      </w:r>
    </w:p>
    <w:p w14:paraId="1163F5CF" w14:textId="77777777" w:rsidR="00FD3105" w:rsidRDefault="00FD3105">
      <w:pPr>
        <w:pStyle w:val="pxs"/>
        <w:spacing w:before="180"/>
        <w:rPr>
          <w:sz w:val="27"/>
          <w:szCs w:val="27"/>
        </w:rPr>
      </w:pPr>
      <w:r>
        <w:rPr>
          <w:sz w:val="27"/>
          <w:szCs w:val="27"/>
        </w:rPr>
        <w:t>10:69. Writ</w:t>
      </w:r>
      <w:r>
        <w:rPr>
          <w:rStyle w:val="pxsep"/>
        </w:rPr>
        <w:t xml:space="preserve">-- </w:t>
      </w:r>
      <w:r>
        <w:rPr>
          <w:sz w:val="27"/>
          <w:szCs w:val="27"/>
        </w:rPr>
        <w:t>Garnishment, continuing</w:t>
      </w:r>
    </w:p>
    <w:p w14:paraId="42D9B481" w14:textId="77777777" w:rsidR="00FD3105" w:rsidRDefault="00FD3105">
      <w:pPr>
        <w:pStyle w:val="pxov"/>
        <w:rPr>
          <w:vanish/>
        </w:rPr>
      </w:pPr>
      <w:r>
        <w:rPr>
          <w:vanish/>
        </w:rPr>
        <w:t>FMS</w:t>
      </w:r>
    </w:p>
    <w:p w14:paraId="34EE9C72" w14:textId="77777777" w:rsidR="00FD3105" w:rsidRDefault="00FD3105">
      <w:pPr>
        <w:pStyle w:val="pxov"/>
        <w:rPr>
          <w:vanish/>
        </w:rPr>
      </w:pPr>
      <w:r>
        <w:rPr>
          <w:vanish/>
        </w:rPr>
        <w:t>LCV</w:t>
      </w:r>
    </w:p>
    <w:p w14:paraId="40F48440" w14:textId="77777777" w:rsidR="00FD3105" w:rsidRDefault="00FD3105">
      <w:pPr>
        <w:pStyle w:val="pxov"/>
        <w:rPr>
          <w:vanish/>
        </w:rPr>
      </w:pPr>
      <w:r>
        <w:rPr>
          <w:vanish/>
        </w:rPr>
        <w:t>LSC</w:t>
      </w:r>
    </w:p>
    <w:p w14:paraId="7F8265FC" w14:textId="77777777" w:rsidR="00FD3105" w:rsidRDefault="00FD3105">
      <w:pPr>
        <w:pStyle w:val="pxov"/>
        <w:rPr>
          <w:vanish/>
        </w:rPr>
      </w:pPr>
      <w:r>
        <w:rPr>
          <w:vanish/>
        </w:rPr>
        <w:t>LS7</w:t>
      </w:r>
    </w:p>
    <w:p w14:paraId="488F737A" w14:textId="77777777" w:rsidR="00FD3105" w:rsidRDefault="00FD3105">
      <w:pPr>
        <w:pStyle w:val="pxov"/>
        <w:rPr>
          <w:vanish/>
        </w:rPr>
      </w:pPr>
      <w:r>
        <w:rPr>
          <w:vanish/>
        </w:rPr>
        <w:t>FCV</w:t>
      </w:r>
    </w:p>
    <w:p w14:paraId="424DDDC5" w14:textId="77777777" w:rsidR="00FD3105" w:rsidRDefault="00FD3105">
      <w:pPr>
        <w:pStyle w:val="pxov"/>
        <w:rPr>
          <w:vanish/>
        </w:rPr>
      </w:pPr>
      <w:r>
        <w:rPr>
          <w:vanish/>
        </w:rPr>
        <w:t>FLG</w:t>
      </w:r>
    </w:p>
    <w:p w14:paraId="4041AF3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form.fid="I750d5dc09fed11dfbf230000837214a9"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2EC03B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tbl.ident="I02S61N"</w:instrText>
      </w:r>
      <w:r>
        <w:fldChar w:fldCharType="end"/>
      </w:r>
      <w:r>
        <w:fldChar w:fldCharType="begin"/>
      </w:r>
      <w:r>
        <w:instrText>tbl.uuid="I02OT2P"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356329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CDF481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CDD322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CDB05C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979487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CDD8DF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1A89421" w14:textId="77777777">
        <w:tc>
          <w:tcPr>
            <w:tcW w:w="2160" w:type="dxa"/>
            <w:tcBorders>
              <w:top w:val="nil"/>
              <w:left w:val="nil"/>
              <w:bottom w:val="nil"/>
              <w:right w:val="nil"/>
            </w:tcBorders>
          </w:tcPr>
          <w:p w14:paraId="0A9B1D70"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BC4FED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F7278C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590DE2E" w14:textId="77777777" w:rsidR="00FD3105" w:rsidRDefault="00FD3105"/>
        </w:tc>
      </w:tr>
      <w:tr w:rsidR="00FD3105" w14:paraId="67D83BDE" w14:textId="77777777">
        <w:tc>
          <w:tcPr>
            <w:tcW w:w="2160" w:type="dxa"/>
            <w:tcBorders>
              <w:top w:val="nil"/>
              <w:left w:val="nil"/>
              <w:bottom w:val="nil"/>
              <w:right w:val="nil"/>
            </w:tcBorders>
          </w:tcPr>
          <w:p w14:paraId="4B4794E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42900E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4141EE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2F1F888" w14:textId="77777777" w:rsidR="00FD3105" w:rsidRDefault="00FD3105"/>
        </w:tc>
      </w:tr>
      <w:tr w:rsidR="00FD3105" w14:paraId="233A2969" w14:textId="77777777">
        <w:tc>
          <w:tcPr>
            <w:tcW w:w="2160" w:type="dxa"/>
            <w:tcBorders>
              <w:top w:val="nil"/>
              <w:left w:val="nil"/>
              <w:bottom w:val="nil"/>
              <w:right w:val="nil"/>
            </w:tcBorders>
          </w:tcPr>
          <w:p w14:paraId="6D7D91E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5535E7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A5B54A4" w14:textId="77777777" w:rsidR="00FD3105" w:rsidRDefault="00FD3105"/>
        </w:tc>
        <w:tc>
          <w:tcPr>
            <w:tcW w:w="2160" w:type="dxa"/>
            <w:tcBorders>
              <w:top w:val="nil"/>
              <w:left w:val="nil"/>
              <w:bottom w:val="nil"/>
              <w:right w:val="nil"/>
            </w:tcBorders>
          </w:tcPr>
          <w:p w14:paraId="4CCB02E0" w14:textId="77777777" w:rsidR="00FD3105" w:rsidRDefault="00FD3105"/>
        </w:tc>
      </w:tr>
      <w:tr w:rsidR="00FD3105" w14:paraId="46456FC2" w14:textId="77777777">
        <w:tc>
          <w:tcPr>
            <w:tcW w:w="2160" w:type="dxa"/>
            <w:tcBorders>
              <w:top w:val="nil"/>
              <w:left w:val="nil"/>
              <w:bottom w:val="nil"/>
              <w:right w:val="nil"/>
            </w:tcBorders>
          </w:tcPr>
          <w:p w14:paraId="095379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lastRenderedPageBreak/>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26589EF"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C697907" w14:textId="77777777" w:rsidR="00FD3105" w:rsidRDefault="00FD3105"/>
        </w:tc>
        <w:tc>
          <w:tcPr>
            <w:tcW w:w="2160" w:type="dxa"/>
            <w:tcBorders>
              <w:top w:val="nil"/>
              <w:left w:val="nil"/>
              <w:bottom w:val="nil"/>
              <w:right w:val="nil"/>
            </w:tcBorders>
          </w:tcPr>
          <w:p w14:paraId="2554EE44" w14:textId="77777777" w:rsidR="00FD3105" w:rsidRDefault="00FD3105"/>
        </w:tc>
      </w:tr>
      <w:tr w:rsidR="00FD3105" w14:paraId="3462C868" w14:textId="77777777">
        <w:tc>
          <w:tcPr>
            <w:tcW w:w="2160" w:type="dxa"/>
            <w:tcBorders>
              <w:top w:val="nil"/>
              <w:left w:val="nil"/>
              <w:bottom w:val="nil"/>
              <w:right w:val="nil"/>
            </w:tcBorders>
          </w:tcPr>
          <w:p w14:paraId="70DD432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365718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5C028F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F09A79" w14:textId="77777777" w:rsidR="00FD3105" w:rsidRDefault="00FD3105"/>
        </w:tc>
      </w:tr>
    </w:tbl>
    <w:p w14:paraId="4CAF1D50" w14:textId="77777777" w:rsidR="00FD3105" w:rsidRDefault="00FD3105">
      <w:pPr>
        <w:pStyle w:val="pxtbody"/>
      </w:pPr>
    </w:p>
    <w:p w14:paraId="7504769A" w14:textId="77777777" w:rsidR="00FD3105" w:rsidRDefault="00FD3105"/>
    <w:p w14:paraId="4746EB67" w14:textId="77777777" w:rsidR="00FD3105" w:rsidRDefault="00FD3105">
      <w:pPr>
        <w:pStyle w:val="pxformhac"/>
        <w:spacing w:before="180"/>
        <w:jc w:val="center"/>
      </w:pPr>
      <w:r>
        <w:t xml:space="preserve">CONTINUING WRIT OF GARNISHMENT </w:t>
      </w:r>
    </w:p>
    <w:p w14:paraId="06C1B932"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50EA606C"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Each Sheriff of the State:</w:t>
      </w:r>
    </w:p>
    <w:p w14:paraId="4A81DD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YOU ARE COMMANDED to summon garnishee </w:t>
      </w:r>
      <w:r>
        <w:rPr>
          <w:rStyle w:val="pxfinstr"/>
          <w:i/>
          <w:iCs/>
        </w:rPr>
        <w:t>[NAME OF GARNISHEE]</w:t>
      </w:r>
      <w:r>
        <w:t xml:space="preserve"> to serve an answer to this writ on </w:t>
      </w:r>
      <w:r>
        <w:rPr>
          <w:rStyle w:val="pxfinstr"/>
          <w:i/>
          <w:iCs/>
        </w:rPr>
        <w:t>[name of plaintiff's attorney]</w:t>
      </w:r>
      <w:r>
        <w:t xml:space="preserve">, plaintiff's attorney, whose address is </w:t>
      </w:r>
      <w:r>
        <w:rPr>
          <w:rStyle w:val="pxfinstr"/>
          <w:i/>
          <w:iCs/>
        </w:rPr>
        <w:t>[address of plaintiff's attorney]</w:t>
      </w:r>
      <w:r>
        <w:t>, and to file the original with the clerk of this court either before service on the attorney or immediately thereafter, stating:</w:t>
      </w:r>
    </w:p>
    <w:p w14:paraId="732DE2B6" w14:textId="77777777" w:rsidR="00FD3105" w:rsidRDefault="00FD3105">
      <w:pPr>
        <w:pStyle w:val="pxformfl"/>
        <w:ind w:left="500"/>
      </w:pPr>
      <w:r>
        <w:t xml:space="preserve"> </w:t>
      </w:r>
    </w:p>
    <w:p w14:paraId="425F5BF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F58430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whether defendant </w:t>
      </w:r>
      <w:r>
        <w:rPr>
          <w:rStyle w:val="pxfinstr"/>
          <w:i/>
          <w:iCs/>
        </w:rPr>
        <w:t>[NAME OF DEFENDANT]</w:t>
      </w:r>
      <w:r>
        <w:t>is employed by garnishee, and</w:t>
      </w:r>
    </w:p>
    <w:p w14:paraId="5810997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FDC6B5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if so, the gross amount of periodic payments of salary or wages payable to defendant, and</w:t>
      </w:r>
    </w:p>
    <w:p w14:paraId="160E747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39607B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the pay period for defendant, and requiring garnishee to withhold from each payment due or coming due of defendant's salary or wages after the service of this writ the amount exceeding:</w:t>
      </w:r>
    </w:p>
    <w:p w14:paraId="6DB2CA33" w14:textId="77777777" w:rsidR="00FD3105" w:rsidRDefault="00FD3105">
      <w:pPr>
        <w:pStyle w:val="pxformfl"/>
        <w:ind w:left="500"/>
      </w:pPr>
      <w:r>
        <w:t xml:space="preserve"> </w:t>
      </w:r>
    </w:p>
    <w:p w14:paraId="7F03F4BE"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55D124B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weekly amount]</w:t>
      </w:r>
      <w:r>
        <w:t xml:space="preserve"> dollar if defendant is paid weekly;</w:t>
      </w:r>
    </w:p>
    <w:p w14:paraId="537A7EE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1D628E5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bi-weekly amount]</w:t>
      </w:r>
      <w:r>
        <w:t xml:space="preserve"> dollar if defendant is paid bi-weekly;</w:t>
      </w:r>
    </w:p>
    <w:p w14:paraId="68FBDBE6"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212FF22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semi-monthly amount]</w:t>
      </w:r>
      <w:r>
        <w:t xml:space="preserve"> dollar if defendant is paid semi-monthly; or</w:t>
      </w:r>
    </w:p>
    <w:p w14:paraId="476995B6"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38A1554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monthly amount]</w:t>
      </w:r>
      <w:r>
        <w:t xml:space="preserve"> dollar if defendant is paid monthly; and</w:t>
      </w:r>
    </w:p>
    <w:p w14:paraId="2050C5A1"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(e). </w:t>
      </w:r>
    </w:p>
    <w:p w14:paraId="55BA86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in addition to the above amount withheld, garnishee may retain up to $</w:t>
      </w:r>
      <w:r>
        <w:rPr>
          <w:rStyle w:val="pxfinstr"/>
          <w:i/>
          <w:iCs/>
        </w:rPr>
        <w:t>[dollar amount of retention]</w:t>
      </w:r>
      <w:r>
        <w:t xml:space="preserve"> for the first deduction and $</w:t>
      </w:r>
      <w:r>
        <w:rPr>
          <w:rStyle w:val="pxfinstr"/>
          <w:i/>
          <w:iCs/>
        </w:rPr>
        <w:t>[dollar amount of subsequent retentions]</w:t>
      </w:r>
      <w:r>
        <w:t xml:space="preserve"> for each subsequent deduction for administrative expenses.</w:t>
      </w:r>
    </w:p>
    <w:p w14:paraId="6FCACF55" w14:textId="77777777" w:rsidR="00FD3105" w:rsidRDefault="00FD3105">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BUT IN NO EVENT to withhold more than 25</w:t>
      </w:r>
      <w:r>
        <w:rPr>
          <w:vanish/>
        </w:rPr>
        <w:t>&amp;percnt;</w:t>
      </w:r>
      <w:r>
        <w:rPr>
          <w:rStyle w:val="pxvis"/>
          <w:rFonts w:ascii="Times NewRoman" w:hAnsi="Times NewRoman"/>
          <w:b w:val="0"/>
          <w:sz w:val="24"/>
        </w:rPr>
        <w:t>%</w:t>
      </w:r>
      <w:r>
        <w:t xml:space="preserve"> of the gross salary or wages of defendant after deducting Social Security and income withholding taxes. If defendant is the head of a family residing in Florida, no amount shall be withheld unless the defendant has signed a statutory waiver and earns more than $750 a week. The head of a family is a person who is providing more than one-half of the support for a child or other dependent. If defendant claims to be the head of a family, garnishee shall notify defendant to seek an exemption from this writ and to consult an attorney about the exemption.</w:t>
      </w:r>
    </w:p>
    <w:p w14:paraId="5280E6B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Otherwise, withholding shall continue until plaintiff's judgment in the sum of $</w:t>
      </w:r>
      <w:r>
        <w:rPr>
          <w:rStyle w:val="pxfinstr"/>
          <w:i/>
          <w:iCs/>
        </w:rPr>
        <w:t>[dollar amount of judgment]</w:t>
      </w:r>
      <w:r>
        <w:t xml:space="preserve"> is satisfied or defendant's employment by garnishee terminates or the further order of this court. Withheld payments shall be retained by garnishee until the further order of this court.</w:t>
      </w:r>
    </w:p>
    <w:p w14:paraId="361FD7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A failure to comply with this writ may result in garnishee paying the garnished amounts twice and in garnishee being held in contempt of court.</w:t>
      </w:r>
    </w:p>
    <w:p w14:paraId="7E9F99C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ORDERED at </w:t>
      </w:r>
      <w:r>
        <w:rPr>
          <w:rStyle w:val="pxfinstr"/>
          <w:i/>
          <w:iCs/>
        </w:rPr>
        <w:t>[name of city]</w:t>
      </w:r>
      <w:r>
        <w:t xml:space="preserve">, Florida on </w:t>
      </w:r>
      <w:r>
        <w:rPr>
          <w:rStyle w:val="pxfinstr"/>
          <w:i/>
          <w:iCs/>
        </w:rPr>
        <w:t>[date of garnishment]</w:t>
      </w:r>
      <w:r>
        <w:t>.</w:t>
      </w:r>
    </w:p>
    <w:p w14:paraId="4BDAFE7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B603A3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25A587C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5A55A6B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22E8BB41"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5564761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0A143E02" w14:textId="77777777" w:rsidR="00FD3105" w:rsidRDefault="00FD3105">
      <w:pPr>
        <w:pStyle w:val="pxcomnt"/>
      </w:pPr>
    </w:p>
    <w:p w14:paraId="459B95CA" w14:textId="77777777" w:rsidR="00FD3105" w:rsidRDefault="00FD3105">
      <w:pPr>
        <w:pStyle w:val="pxhac"/>
        <w:spacing w:before="180"/>
        <w:jc w:val="center"/>
      </w:pPr>
      <w:r>
        <w:rPr>
          <w:rStyle w:val="pxb"/>
          <w:b/>
          <w:bCs/>
        </w:rPr>
        <w:t>Author's Comment</w:t>
      </w:r>
    </w:p>
    <w:p w14:paraId="7CCE2FA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st.ref.id="I048WNM"</w:instrText>
      </w:r>
      <w:r>
        <w:rPr>
          <w:rStyle w:val="pxst"/>
        </w:rPr>
        <w:fldChar w:fldCharType="end"/>
      </w:r>
      <w:r>
        <w:rPr>
          <w:rStyle w:val="pxst"/>
          <w:vanish/>
        </w:rPr>
        <w:t>&amp;s;</w:t>
      </w:r>
      <w:r>
        <w:rPr>
          <w:rStyle w:val="pxvis"/>
          <w:rFonts w:ascii="Times NewRoman" w:hAnsi="Times NewRoman"/>
          <w:b w:val="0"/>
          <w:sz w:val="24"/>
        </w:rPr>
        <w:t>§</w:t>
      </w:r>
      <w:r>
        <w:rPr>
          <w:rStyle w:val="pxst"/>
        </w:rPr>
        <w:t>77.0305,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st.ref.id="I02UL6A"</w:instrText>
      </w:r>
      <w:r>
        <w:rPr>
          <w:rStyle w:val="pxst"/>
        </w:rPr>
        <w:fldChar w:fldCharType="end"/>
      </w:r>
      <w:r>
        <w:rPr>
          <w:rStyle w:val="pxst"/>
        </w:rPr>
        <w:t>Florida Rule of Civil Procedure Form 1.907</w:t>
      </w:r>
      <w:ins w:id="514" w:author="Debra M. Salisbury" w:date="2024-02-24T13:03:00Z">
        <w:r w:rsidR="00754BBE">
          <w:rPr>
            <w:rStyle w:val="pxst"/>
          </w:rPr>
          <w:t xml:space="preserve"> </w:t>
        </w:r>
      </w:ins>
      <w:r>
        <w:rPr>
          <w:rStyle w:val="pxst"/>
        </w:rPr>
        <w:t>(b)</w:t>
      </w:r>
      <w:r>
        <w:t xml:space="preserve">. See </w:t>
      </w:r>
      <w:r>
        <w:rPr>
          <w:rStyle w:val="pxx"/>
          <w:color w:val="FF0000"/>
          <w:sz w:val="20"/>
          <w:szCs w:val="20"/>
          <w:vertAlign w:val="superscript"/>
        </w:rPr>
        <w:t>►</w:t>
      </w:r>
      <w:r>
        <w:rPr>
          <w:rStyle w:val="pxx"/>
        </w:rPr>
        <w:fldChar w:fldCharType="begin"/>
      </w:r>
      <w:r>
        <w:rPr>
          <w:rStyle w:val="pxx"/>
        </w:rPr>
        <w:instrText>x.ref.id="I05QEU4"</w:instrText>
      </w:r>
      <w:r>
        <w:rPr>
          <w:rStyle w:val="pxx"/>
        </w:rPr>
        <w:fldChar w:fldCharType="end"/>
      </w:r>
      <w:r>
        <w:rPr>
          <w:rStyle w:val="pxx"/>
          <w:vanish/>
        </w:rPr>
        <w:t>&amp;s;</w:t>
      </w:r>
      <w:r>
        <w:rPr>
          <w:rStyle w:val="pxvis"/>
          <w:rFonts w:ascii="Times NewRoman" w:hAnsi="Times NewRoman"/>
          <w:b w:val="0"/>
          <w:sz w:val="24"/>
        </w:rPr>
        <w:t>§</w:t>
      </w:r>
      <w:r>
        <w:rPr>
          <w:rStyle w:val="pxx"/>
        </w:rPr>
        <w:t>10:66</w:t>
      </w:r>
      <w:r>
        <w:t xml:space="preserve"> for the order to issue the writ. This form contains the method of computing the amounts to be withheld in accordance with the </w:t>
      </w:r>
      <w:r>
        <w:rPr>
          <w:rStyle w:val="pxsst"/>
          <w:color w:val="FF0000"/>
          <w:sz w:val="20"/>
          <w:szCs w:val="20"/>
          <w:vertAlign w:val="superscript"/>
        </w:rPr>
        <w:t>►</w:t>
      </w:r>
      <w:r>
        <w:rPr>
          <w:rStyle w:val="pxsst"/>
        </w:rPr>
        <w:fldChar w:fldCharType="begin"/>
      </w:r>
      <w:r>
        <w:rPr>
          <w:rStyle w:val="pxsst"/>
        </w:rPr>
        <w:instrText>sst.ref.id="I05XU9I"</w:instrText>
      </w:r>
      <w:r>
        <w:rPr>
          <w:rStyle w:val="pxsst"/>
        </w:rPr>
        <w:fldChar w:fldCharType="end"/>
      </w:r>
      <w:r>
        <w:rPr>
          <w:rStyle w:val="pxsst"/>
        </w:rPr>
        <w:t>Consumer Credit Protection Act</w:t>
      </w:r>
      <w:r>
        <w:t xml:space="preserve">, </w:t>
      </w:r>
      <w:r>
        <w:rPr>
          <w:rStyle w:val="pxst"/>
          <w:color w:val="FF0000"/>
          <w:sz w:val="20"/>
          <w:szCs w:val="20"/>
          <w:vertAlign w:val="superscript"/>
        </w:rPr>
        <w:t>►</w:t>
      </w:r>
      <w:r>
        <w:rPr>
          <w:rStyle w:val="pxst"/>
        </w:rPr>
        <w:fldChar w:fldCharType="begin"/>
      </w:r>
      <w:r>
        <w:rPr>
          <w:rStyle w:val="pxst"/>
        </w:rPr>
        <w:instrText>st.ref.id="I05V14M"</w:instrText>
      </w:r>
      <w:r>
        <w:rPr>
          <w:rStyle w:val="pxst"/>
        </w:rPr>
        <w:fldChar w:fldCharType="end"/>
      </w:r>
      <w:r>
        <w:rPr>
          <w:rStyle w:val="pxst"/>
        </w:rPr>
        <w:t xml:space="preserve">Title 15 U.S.C.A. </w:t>
      </w:r>
      <w:r>
        <w:rPr>
          <w:rStyle w:val="pxst"/>
          <w:vanish/>
        </w:rPr>
        <w:t>&amp;s;</w:t>
      </w:r>
      <w:r>
        <w:rPr>
          <w:rStyle w:val="pxvis"/>
          <w:rFonts w:ascii="Times NewRoman" w:hAnsi="Times NewRoman"/>
          <w:b w:val="0"/>
          <w:sz w:val="24"/>
        </w:rPr>
        <w:t>§</w:t>
      </w:r>
      <w:r>
        <w:rPr>
          <w:rStyle w:val="pxst"/>
        </w:rPr>
        <w:t>1673(b)</w:t>
      </w:r>
      <w:r>
        <w:t xml:space="preserve">. It is based on the minimum wage effective September 1, 1997. It limits the computation of disposable earnings and the deductions of Social Security and withholding taxes. Federal cases do not permit the exclusion of other items although many forms of Florida writs do so. See </w:t>
      </w:r>
      <w:r>
        <w:rPr>
          <w:rStyle w:val="pxcc"/>
          <w:color w:val="FF0000"/>
          <w:sz w:val="20"/>
          <w:szCs w:val="20"/>
          <w:vertAlign w:val="superscript"/>
        </w:rPr>
        <w:t>►</w:t>
      </w:r>
      <w:r>
        <w:rPr>
          <w:rStyle w:val="pxcc"/>
        </w:rPr>
        <w:fldChar w:fldCharType="begin"/>
      </w:r>
      <w:r>
        <w:rPr>
          <w:rStyle w:val="pxcc"/>
        </w:rPr>
        <w:instrText>cc.ref.id="I03W4UL"</w:instrText>
      </w:r>
      <w:r>
        <w:rPr>
          <w:rStyle w:val="pxcc"/>
        </w:rPr>
        <w:fldChar w:fldCharType="end"/>
      </w:r>
      <w:r>
        <w:rPr>
          <w:rStyle w:val="pxcc"/>
        </w:rPr>
        <w:t>First Nat. Bank v. Hasty, 415 F. Supp. 170 (E.D. Mich. 1976), aff'd, 573 F.2d 1310 (6th Cir. 1977) and aff'd, 573 F.2d 1310 (6th Cir. 1977)</w:t>
      </w:r>
      <w:r>
        <w:t xml:space="preserve">. The form in this section is not for a writ connected with child support or alimony. The form for child support or alimony is in </w:t>
      </w:r>
      <w:r>
        <w:rPr>
          <w:rStyle w:val="pxx"/>
          <w:color w:val="FF0000"/>
          <w:sz w:val="20"/>
          <w:szCs w:val="20"/>
          <w:vertAlign w:val="superscript"/>
        </w:rPr>
        <w:t>►</w:t>
      </w:r>
      <w:r>
        <w:rPr>
          <w:rStyle w:val="pxx"/>
        </w:rPr>
        <w:fldChar w:fldCharType="begin"/>
      </w:r>
      <w:r>
        <w:rPr>
          <w:rStyle w:val="pxx"/>
        </w:rPr>
        <w:instrText>x.ref.id="I044K99"</w:instrText>
      </w:r>
      <w:r>
        <w:rPr>
          <w:rStyle w:val="pxx"/>
        </w:rPr>
        <w:fldChar w:fldCharType="end"/>
      </w:r>
      <w:r>
        <w:rPr>
          <w:rStyle w:val="pxx"/>
          <w:vanish/>
        </w:rPr>
        <w:t>&amp;s;</w:t>
      </w:r>
      <w:r>
        <w:rPr>
          <w:rStyle w:val="pxvis"/>
          <w:rFonts w:ascii="Times NewRoman" w:hAnsi="Times NewRoman"/>
          <w:b w:val="0"/>
          <w:sz w:val="24"/>
        </w:rPr>
        <w:t>§</w:t>
      </w:r>
      <w:r>
        <w:rPr>
          <w:rStyle w:val="pxx"/>
        </w:rPr>
        <w:t>10:70</w:t>
      </w:r>
      <w:r>
        <w:t xml:space="preserve">. The form includes the exemption provided in </w:t>
      </w:r>
      <w:r>
        <w:rPr>
          <w:rStyle w:val="pxst"/>
          <w:color w:val="FF0000"/>
          <w:sz w:val="20"/>
          <w:szCs w:val="20"/>
          <w:vertAlign w:val="superscript"/>
        </w:rPr>
        <w:t>►</w:t>
      </w:r>
      <w:r>
        <w:rPr>
          <w:rStyle w:val="pxst"/>
        </w:rPr>
        <w:fldChar w:fldCharType="begin"/>
      </w:r>
      <w:r>
        <w:rPr>
          <w:rStyle w:val="pxst"/>
        </w:rPr>
        <w:instrText>st.ref.id="I02XEB8"</w:instrText>
      </w:r>
      <w:r>
        <w:rPr>
          <w:rStyle w:val="pxst"/>
        </w:rPr>
        <w:fldChar w:fldCharType="end"/>
      </w:r>
      <w:r>
        <w:rPr>
          <w:rStyle w:val="pxst"/>
        </w:rPr>
        <w:t>section 222.11, Florida Statutes</w:t>
      </w:r>
      <w:r>
        <w:t xml:space="preserve"> for the head of a family that most writs do not.</w:t>
      </w:r>
    </w:p>
    <w:p w14:paraId="0D0758F7" w14:textId="77777777" w:rsidR="00FD3105" w:rsidRDefault="00FD3105">
      <w:pPr>
        <w:pStyle w:val="pxs"/>
        <w:spacing w:before="180"/>
        <w:rPr>
          <w:sz w:val="27"/>
          <w:szCs w:val="27"/>
        </w:rPr>
      </w:pPr>
      <w:r>
        <w:rPr>
          <w:sz w:val="27"/>
          <w:szCs w:val="27"/>
        </w:rPr>
        <w:t>10:70. Writ</w:t>
      </w:r>
      <w:r>
        <w:rPr>
          <w:rStyle w:val="pxsep"/>
        </w:rPr>
        <w:t xml:space="preserve">-- </w:t>
      </w:r>
      <w:r>
        <w:rPr>
          <w:sz w:val="27"/>
          <w:szCs w:val="27"/>
        </w:rPr>
        <w:t>Garnishment, continuing, alimony and child support</w:t>
      </w:r>
    </w:p>
    <w:p w14:paraId="6DECA4DD" w14:textId="77777777" w:rsidR="00FD3105" w:rsidRDefault="00FD3105">
      <w:pPr>
        <w:pStyle w:val="pxov"/>
        <w:rPr>
          <w:vanish/>
        </w:rPr>
      </w:pPr>
      <w:r>
        <w:rPr>
          <w:vanish/>
        </w:rPr>
        <w:t>FMS</w:t>
      </w:r>
    </w:p>
    <w:p w14:paraId="2A7DA7C6" w14:textId="77777777" w:rsidR="00FD3105" w:rsidRDefault="00FD3105">
      <w:pPr>
        <w:pStyle w:val="pxov"/>
        <w:rPr>
          <w:vanish/>
        </w:rPr>
      </w:pPr>
      <w:r>
        <w:rPr>
          <w:vanish/>
        </w:rPr>
        <w:t>FAM</w:t>
      </w:r>
    </w:p>
    <w:p w14:paraId="319A2994" w14:textId="77777777" w:rsidR="00FD3105" w:rsidRDefault="00FD3105">
      <w:pPr>
        <w:pStyle w:val="pxov"/>
        <w:rPr>
          <w:vanish/>
        </w:rPr>
      </w:pPr>
      <w:r>
        <w:rPr>
          <w:vanish/>
        </w:rPr>
        <w:t>DAS</w:t>
      </w:r>
    </w:p>
    <w:p w14:paraId="0239D3A8" w14:textId="77777777" w:rsidR="00FD3105" w:rsidRDefault="00FD3105">
      <w:pPr>
        <w:pStyle w:val="pxov"/>
        <w:rPr>
          <w:vanish/>
        </w:rPr>
      </w:pPr>
      <w:r>
        <w:rPr>
          <w:vanish/>
        </w:rPr>
        <w:lastRenderedPageBreak/>
        <w:t>CAS</w:t>
      </w:r>
    </w:p>
    <w:p w14:paraId="7F79930B" w14:textId="77777777" w:rsidR="00FD3105" w:rsidRDefault="00FD3105">
      <w:pPr>
        <w:pStyle w:val="pxov"/>
        <w:rPr>
          <w:vanish/>
        </w:rPr>
      </w:pPr>
      <w:r>
        <w:rPr>
          <w:vanish/>
        </w:rPr>
        <w:t>LCV</w:t>
      </w:r>
    </w:p>
    <w:p w14:paraId="760B03FB" w14:textId="77777777" w:rsidR="00FD3105" w:rsidRDefault="00FD3105">
      <w:pPr>
        <w:pStyle w:val="pxov"/>
        <w:rPr>
          <w:vanish/>
        </w:rPr>
      </w:pPr>
      <w:r>
        <w:rPr>
          <w:vanish/>
        </w:rPr>
        <w:t>LSC</w:t>
      </w:r>
    </w:p>
    <w:p w14:paraId="1FA4B630" w14:textId="77777777" w:rsidR="00FD3105" w:rsidRDefault="00FD3105">
      <w:pPr>
        <w:pStyle w:val="pxov"/>
        <w:rPr>
          <w:vanish/>
        </w:rPr>
      </w:pPr>
      <w:r>
        <w:rPr>
          <w:vanish/>
        </w:rPr>
        <w:t>LS7</w:t>
      </w:r>
    </w:p>
    <w:p w14:paraId="0CEE089C" w14:textId="77777777" w:rsidR="00FD3105" w:rsidRDefault="00FD3105">
      <w:pPr>
        <w:pStyle w:val="pxov"/>
        <w:rPr>
          <w:vanish/>
        </w:rPr>
      </w:pPr>
      <w:r>
        <w:rPr>
          <w:vanish/>
        </w:rPr>
        <w:t>FCV</w:t>
      </w:r>
    </w:p>
    <w:p w14:paraId="22CD12DA" w14:textId="77777777" w:rsidR="00FD3105" w:rsidRDefault="00FD3105">
      <w:pPr>
        <w:pStyle w:val="pxov"/>
        <w:rPr>
          <w:vanish/>
        </w:rPr>
      </w:pPr>
      <w:r>
        <w:rPr>
          <w:vanish/>
        </w:rPr>
        <w:t>FLG</w:t>
      </w:r>
    </w:p>
    <w:p w14:paraId="3059084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form.fid="I7512b4f09fed11dfbf230000837214a9"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29FE99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tbl.ident="I0820LZ"</w:instrText>
      </w:r>
      <w:r>
        <w:fldChar w:fldCharType="end"/>
      </w:r>
      <w:r>
        <w:fldChar w:fldCharType="begin"/>
      </w:r>
      <w:r>
        <w:instrText>tbl.uuid="I01ALJS"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BD0C5C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3405C8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572A7CD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colspec.colwidth="57*"</w:instrText>
      </w:r>
      <w:r>
        <w:fldChar w:fldCharType="end"/>
      </w:r>
    </w:p>
    <w:p w14:paraId="1403F6C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colspec.colwidth="12*"</w:instrText>
      </w:r>
      <w:r>
        <w:fldChar w:fldCharType="end"/>
      </w:r>
    </w:p>
    <w:p w14:paraId="771E5939"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2FE36626" w14:textId="77777777">
        <w:tc>
          <w:tcPr>
            <w:tcW w:w="2880" w:type="dxa"/>
            <w:tcBorders>
              <w:top w:val="nil"/>
              <w:left w:val="nil"/>
              <w:bottom w:val="nil"/>
              <w:right w:val="nil"/>
            </w:tcBorders>
          </w:tcPr>
          <w:p w14:paraId="6251DD5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79A603C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70EC2F6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7A8C8B7D" w14:textId="77777777">
        <w:tc>
          <w:tcPr>
            <w:tcW w:w="2880" w:type="dxa"/>
            <w:tcBorders>
              <w:top w:val="nil"/>
              <w:left w:val="nil"/>
              <w:bottom w:val="nil"/>
              <w:right w:val="nil"/>
            </w:tcBorders>
          </w:tcPr>
          <w:p w14:paraId="41D290A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880" w:type="dxa"/>
            <w:tcBorders>
              <w:top w:val="nil"/>
              <w:left w:val="nil"/>
              <w:bottom w:val="nil"/>
              <w:right w:val="nil"/>
            </w:tcBorders>
          </w:tcPr>
          <w:p w14:paraId="4604302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9B75D8C" w14:textId="77777777" w:rsidR="00FD3105" w:rsidRDefault="00FD3105"/>
        </w:tc>
      </w:tr>
      <w:tr w:rsidR="00FD3105" w14:paraId="3C10EDEE" w14:textId="77777777">
        <w:tc>
          <w:tcPr>
            <w:tcW w:w="2880" w:type="dxa"/>
            <w:tcBorders>
              <w:top w:val="nil"/>
              <w:left w:val="nil"/>
              <w:bottom w:val="nil"/>
              <w:right w:val="nil"/>
            </w:tcBorders>
          </w:tcPr>
          <w:p w14:paraId="7CD02D1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Petitoner</w:t>
            </w:r>
          </w:p>
        </w:tc>
        <w:tc>
          <w:tcPr>
            <w:tcW w:w="2880" w:type="dxa"/>
            <w:tcBorders>
              <w:top w:val="nil"/>
              <w:left w:val="nil"/>
              <w:bottom w:val="nil"/>
              <w:right w:val="nil"/>
            </w:tcBorders>
          </w:tcPr>
          <w:p w14:paraId="5960020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533BE6C5" w14:textId="77777777" w:rsidR="00FD3105" w:rsidRDefault="00FD3105"/>
        </w:tc>
      </w:tr>
      <w:tr w:rsidR="00FD3105" w14:paraId="4910DC30" w14:textId="77777777">
        <w:tc>
          <w:tcPr>
            <w:tcW w:w="2880" w:type="dxa"/>
            <w:tcBorders>
              <w:top w:val="nil"/>
              <w:left w:val="nil"/>
              <w:bottom w:val="nil"/>
              <w:right w:val="nil"/>
            </w:tcBorders>
          </w:tcPr>
          <w:p w14:paraId="70849F8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RESPONDENT]</w:t>
            </w:r>
            <w:r>
              <w:rPr>
                <w:rStyle w:val="pxrowentry"/>
              </w:rPr>
              <w:t>,</w:t>
            </w:r>
          </w:p>
        </w:tc>
        <w:tc>
          <w:tcPr>
            <w:tcW w:w="2880" w:type="dxa"/>
            <w:tcBorders>
              <w:top w:val="nil"/>
              <w:left w:val="nil"/>
              <w:bottom w:val="nil"/>
              <w:right w:val="nil"/>
            </w:tcBorders>
          </w:tcPr>
          <w:p w14:paraId="2AE9A0C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FC9500D" w14:textId="77777777" w:rsidR="00FD3105" w:rsidRDefault="00FD3105"/>
        </w:tc>
      </w:tr>
      <w:tr w:rsidR="00FD3105" w14:paraId="48B21B6A" w14:textId="77777777">
        <w:tc>
          <w:tcPr>
            <w:tcW w:w="2880" w:type="dxa"/>
            <w:tcBorders>
              <w:top w:val="nil"/>
              <w:left w:val="nil"/>
              <w:bottom w:val="nil"/>
              <w:right w:val="nil"/>
            </w:tcBorders>
          </w:tcPr>
          <w:p w14:paraId="26DBF2A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5EF7F87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A047966" w14:textId="77777777" w:rsidR="00FD3105" w:rsidRDefault="00FD3105"/>
        </w:tc>
      </w:tr>
    </w:tbl>
    <w:p w14:paraId="73D297C8" w14:textId="77777777" w:rsidR="00FD3105" w:rsidRDefault="00FD3105">
      <w:pPr>
        <w:pStyle w:val="pxtbody"/>
      </w:pPr>
    </w:p>
    <w:p w14:paraId="7115D188" w14:textId="77777777" w:rsidR="00FD3105" w:rsidRDefault="00FD3105"/>
    <w:p w14:paraId="6D14549A" w14:textId="77777777" w:rsidR="00FD3105" w:rsidRDefault="00FD3105">
      <w:pPr>
        <w:pStyle w:val="pxformhac"/>
        <w:spacing w:before="180"/>
        <w:jc w:val="center"/>
      </w:pPr>
      <w:r>
        <w:t xml:space="preserve">CONTINUING WRIT OF GARNISHMENT </w:t>
      </w:r>
    </w:p>
    <w:p w14:paraId="3FFE7E13"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2137688F"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Each Sheriff of the State:</w:t>
      </w:r>
    </w:p>
    <w:p w14:paraId="65B2FEA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YOU ARE COMMANDED to summon garnishee </w:t>
      </w:r>
      <w:r>
        <w:rPr>
          <w:rStyle w:val="pxfinstr"/>
          <w:i/>
          <w:iCs/>
        </w:rPr>
        <w:t>[NAME OF GARNISHEE]</w:t>
      </w:r>
      <w:r>
        <w:t xml:space="preserve"> to serve an answer to this writ on </w:t>
      </w:r>
      <w:r>
        <w:rPr>
          <w:rStyle w:val="pxfinstr"/>
          <w:i/>
          <w:iCs/>
        </w:rPr>
        <w:t>[name of petitioner's attorney]</w:t>
      </w:r>
      <w:r>
        <w:t xml:space="preserve">, petitioner's attorney, whose address is </w:t>
      </w:r>
      <w:r>
        <w:rPr>
          <w:rStyle w:val="pxfinstr"/>
          <w:i/>
          <w:iCs/>
        </w:rPr>
        <w:t>[address of petitioner's attorney]</w:t>
      </w:r>
      <w:r>
        <w:t xml:space="preserve">, within 20 days after service of this writ, exclusive of the day of service, and to file the original with the clerk of this court either before service on the attorney or immediately thereafter, </w:t>
      </w:r>
      <w:r>
        <w:lastRenderedPageBreak/>
        <w:t>stating:</w:t>
      </w:r>
    </w:p>
    <w:p w14:paraId="1EDF47AC" w14:textId="77777777" w:rsidR="00FD3105" w:rsidRDefault="00FD3105">
      <w:pPr>
        <w:pStyle w:val="pxformfl"/>
        <w:ind w:left="500"/>
      </w:pPr>
      <w:r>
        <w:t xml:space="preserve"> </w:t>
      </w:r>
    </w:p>
    <w:p w14:paraId="76CD5B8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F3C9C1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whether respondent </w:t>
      </w:r>
      <w:r>
        <w:rPr>
          <w:rStyle w:val="pxfinstr"/>
          <w:i/>
          <w:iCs/>
        </w:rPr>
        <w:t>[NAME OF RESPONDENT]</w:t>
      </w:r>
      <w:r>
        <w:t xml:space="preserve"> is employed by garnishee, and</w:t>
      </w:r>
    </w:p>
    <w:p w14:paraId="133DD13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58EF14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if so, the amount of periodic payments of salary or wages payable to respondent,</w:t>
      </w:r>
    </w:p>
    <w:p w14:paraId="17CC397F" w14:textId="77777777" w:rsidR="00FD3105" w:rsidRDefault="00FD3105">
      <w:pPr>
        <w:pStyle w:val="pxformcp"/>
      </w:pPr>
      <w:r>
        <w:t>and requiring garnishee to withhold from each payment due or coming due of respondent's salary or wages after the service of this writ the amount exceeding:</w:t>
      </w:r>
    </w:p>
    <w:p w14:paraId="10C66FCB" w14:textId="77777777" w:rsidR="00FD3105" w:rsidRDefault="00FD3105">
      <w:pPr>
        <w:pStyle w:val="pxformfl"/>
        <w:ind w:left="500"/>
      </w:pPr>
      <w:r>
        <w:t xml:space="preserve"> </w:t>
      </w:r>
    </w:p>
    <w:p w14:paraId="27BB6A2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5BE3545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weekly amount]</w:t>
      </w:r>
      <w:r>
        <w:t xml:space="preserve"> if respondent is paid weekly;</w:t>
      </w:r>
    </w:p>
    <w:p w14:paraId="3B27A47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7ADC28D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bi-weekly amount]</w:t>
      </w:r>
      <w:r>
        <w:t xml:space="preserve"> if respondent is paid bi-weekly;</w:t>
      </w:r>
    </w:p>
    <w:p w14:paraId="6B16A261"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5E6055F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semi-monthly amount]</w:t>
      </w:r>
      <w:r>
        <w:t xml:space="preserve"> if respondent is paid semi-monthly; or</w:t>
      </w:r>
    </w:p>
    <w:p w14:paraId="30CE4F14"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75BC792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monthly amount]</w:t>
      </w:r>
      <w:r>
        <w:t xml:space="preserve"> if respondent is paid monthly; and</w:t>
      </w:r>
    </w:p>
    <w:p w14:paraId="5A807A33"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(e). </w:t>
      </w:r>
    </w:p>
    <w:p w14:paraId="0DDCD6D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in addition to the above amounts withheld, garnishee may retain up to $</w:t>
      </w:r>
      <w:r>
        <w:rPr>
          <w:rStyle w:val="pxfinstr"/>
          <w:i/>
          <w:iCs/>
        </w:rPr>
        <w:t>[dollar amount of retention]</w:t>
      </w:r>
      <w:r>
        <w:t xml:space="preserve"> for the first deduction and $</w:t>
      </w:r>
      <w:r>
        <w:rPr>
          <w:rStyle w:val="pxfinstr"/>
          <w:i/>
          <w:iCs/>
        </w:rPr>
        <w:t>[dollar amount of subsequent retentions]</w:t>
      </w:r>
      <w:r>
        <w:t xml:space="preserve"> for each subsequent deduction for administrative expenses.</w:t>
      </w:r>
    </w:p>
    <w:p w14:paraId="6C29ACB2" w14:textId="77777777" w:rsidR="00FD3105" w:rsidRDefault="00FD3105">
      <w:pPr>
        <w:pStyle w:val="pxformcp"/>
      </w:pPr>
      <w:r>
        <w:t>BUT IN NO EVENT to withhold more than the following percentages of the gross salary or wages of respondent after deducting Social Security and income withholding taxes:</w:t>
      </w:r>
    </w:p>
    <w:p w14:paraId="15D31F47" w14:textId="77777777" w:rsidR="00FD3105" w:rsidRDefault="00FD3105">
      <w:pPr>
        <w:pStyle w:val="pxformfl"/>
        <w:ind w:left="500"/>
      </w:pPr>
      <w:r>
        <w:t xml:space="preserve"> </w:t>
      </w:r>
    </w:p>
    <w:p w14:paraId="5F63AEF3"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(1). </w:t>
      </w:r>
    </w:p>
    <w:p w14:paraId="0E3B770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50</w:t>
      </w:r>
      <w:r>
        <w:rPr>
          <w:vanish/>
        </w:rPr>
        <w:t>&amp;percnt;</w:t>
      </w:r>
      <w:r>
        <w:rPr>
          <w:rStyle w:val="pxvis"/>
          <w:rFonts w:ascii="Times NewRoman" w:hAnsi="Times NewRoman"/>
          <w:b w:val="0"/>
          <w:sz w:val="24"/>
        </w:rPr>
        <w:t>%</w:t>
      </w:r>
      <w:r>
        <w:t xml:space="preserve"> if respondent is supporting a wife or dependent child other than the ones for whose benefit this writ is issued;</w:t>
      </w:r>
    </w:p>
    <w:p w14:paraId="1A52C7E0"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(2). </w:t>
      </w:r>
    </w:p>
    <w:p w14:paraId="74CA9EE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60</w:t>
      </w:r>
      <w:r>
        <w:rPr>
          <w:vanish/>
        </w:rPr>
        <w:t>&amp;percnt;</w:t>
      </w:r>
      <w:r>
        <w:rPr>
          <w:rStyle w:val="pxvis"/>
          <w:rFonts w:ascii="Times NewRoman" w:hAnsi="Times NewRoman"/>
          <w:b w:val="0"/>
          <w:sz w:val="24"/>
        </w:rPr>
        <w:t>%</w:t>
      </w:r>
      <w:r>
        <w:t xml:space="preserve"> otherwise;</w:t>
      </w:r>
    </w:p>
    <w:p w14:paraId="1C3F35E0"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(3). </w:t>
      </w:r>
    </w:p>
    <w:p w14:paraId="4002952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55</w:t>
      </w:r>
      <w:r>
        <w:rPr>
          <w:vanish/>
        </w:rPr>
        <w:t>&amp;percnt;</w:t>
      </w:r>
      <w:r>
        <w:rPr>
          <w:rStyle w:val="pxvis"/>
          <w:rFonts w:ascii="Times NewRoman" w:hAnsi="Times NewRoman"/>
          <w:b w:val="0"/>
          <w:sz w:val="24"/>
        </w:rPr>
        <w:t>%</w:t>
      </w:r>
      <w:r>
        <w:t xml:space="preserve"> if respondent is supporting a spouse or dependent child other than the ones for whose benefit this writ is issued and if the amounts due are accrued 12 weeks or more before the payment being withheld; or</w:t>
      </w:r>
    </w:p>
    <w:p w14:paraId="3E20337C"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(4). </w:t>
      </w:r>
    </w:p>
    <w:p w14:paraId="7463F8B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65</w:t>
      </w:r>
      <w:r>
        <w:rPr>
          <w:vanish/>
        </w:rPr>
        <w:t>&amp;percnt;</w:t>
      </w:r>
      <w:r>
        <w:rPr>
          <w:rStyle w:val="pxvis"/>
          <w:rFonts w:ascii="Times NewRoman" w:hAnsi="Times NewRoman"/>
          <w:b w:val="0"/>
          <w:sz w:val="24"/>
        </w:rPr>
        <w:t>%</w:t>
      </w:r>
      <w:r>
        <w:t xml:space="preserve"> otherwise and the amount due accrued 12 weeks or more before the payment from which withholding is to be made.</w:t>
      </w:r>
    </w:p>
    <w:p w14:paraId="3A4A123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Withholding shall continue until the total amount of $</w:t>
      </w:r>
      <w:r>
        <w:rPr>
          <w:rStyle w:val="pxfinstr"/>
          <w:i/>
          <w:iCs/>
        </w:rPr>
        <w:t>[dollar amount of judgment]</w:t>
      </w:r>
      <w:r>
        <w:t xml:space="preserve"> is satisfied or defendant's employment by </w:t>
      </w:r>
      <w:r>
        <w:lastRenderedPageBreak/>
        <w:t>garnishee terminates or the further order of this court. Withheld payments shall be retained by garnishee until the further order of this court, but if garnishee is deducting payments under any prior income deduction order or continuing garnishment for alimony or child support, application must be made to this court to determine the amounts to be withheld and their allocation.</w:t>
      </w:r>
    </w:p>
    <w:p w14:paraId="46A9EA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A failure to comply with this writ may result in garnishee paying the garnished amounts twice and garnishee being held in contempt of court.</w:t>
      </w:r>
    </w:p>
    <w:p w14:paraId="7FA748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ORDERED at </w:t>
      </w:r>
      <w:r>
        <w:rPr>
          <w:rStyle w:val="pxfinstr"/>
          <w:i/>
          <w:iCs/>
        </w:rPr>
        <w:t>[name of city]</w:t>
      </w:r>
      <w:r>
        <w:t xml:space="preserve">, Florida on </w:t>
      </w:r>
      <w:r>
        <w:rPr>
          <w:rStyle w:val="pxfinstr"/>
          <w:i/>
          <w:iCs/>
        </w:rPr>
        <w:t>[date of garnishment]</w:t>
      </w:r>
      <w:r>
        <w:t>.</w:t>
      </w:r>
    </w:p>
    <w:p w14:paraId="4F9E5A0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8F13AA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2964E12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1E1E7AF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12615CB6"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3C2E5DF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59D71715" w14:textId="77777777" w:rsidR="00FD3105" w:rsidRDefault="00FD3105">
      <w:pPr>
        <w:pStyle w:val="pxcomnt"/>
      </w:pPr>
    </w:p>
    <w:p w14:paraId="2B9D585F" w14:textId="77777777" w:rsidR="00FD3105" w:rsidRDefault="00FD3105">
      <w:pPr>
        <w:pStyle w:val="pxhac"/>
        <w:spacing w:before="180"/>
        <w:jc w:val="center"/>
      </w:pPr>
      <w:r>
        <w:rPr>
          <w:rStyle w:val="pxb"/>
          <w:b/>
          <w:bCs/>
        </w:rPr>
        <w:t>Author's Comment</w:t>
      </w:r>
    </w:p>
    <w:p w14:paraId="4E5402E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st.ref.id="I01VMC0"</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61.12, Flat. Stat.; </w:t>
      </w:r>
      <w:r>
        <w:rPr>
          <w:rStyle w:val="pxst"/>
          <w:vanish/>
        </w:rPr>
        <w:t>&amp;s;</w:t>
      </w:r>
      <w:r>
        <w:rPr>
          <w:rStyle w:val="pxvis"/>
          <w:rFonts w:ascii="Times NewRoman" w:hAnsi="Times NewRoman"/>
          <w:b w:val="0"/>
          <w:sz w:val="24"/>
        </w:rPr>
        <w:t>§</w:t>
      </w:r>
      <w:r>
        <w:rPr>
          <w:rStyle w:val="pxst"/>
        </w:rPr>
        <w:t>77.0305, Fla. Stat.</w:t>
      </w:r>
      <w:r>
        <w:t xml:space="preserve"> The method of computing the exemption under the </w:t>
      </w:r>
      <w:r>
        <w:rPr>
          <w:rStyle w:val="pxsst"/>
          <w:color w:val="FF0000"/>
          <w:sz w:val="20"/>
          <w:szCs w:val="20"/>
          <w:vertAlign w:val="superscript"/>
        </w:rPr>
        <w:t>►</w:t>
      </w:r>
      <w:r>
        <w:rPr>
          <w:rStyle w:val="pxsst"/>
        </w:rPr>
        <w:fldChar w:fldCharType="begin"/>
      </w:r>
      <w:r>
        <w:rPr>
          <w:rStyle w:val="pxsst"/>
        </w:rPr>
        <w:instrText>sst.ref.id="I044SL6"</w:instrText>
      </w:r>
      <w:r>
        <w:rPr>
          <w:rStyle w:val="pxsst"/>
        </w:rPr>
        <w:fldChar w:fldCharType="end"/>
      </w:r>
      <w:r>
        <w:rPr>
          <w:rStyle w:val="pxsst"/>
        </w:rPr>
        <w:t>Consumer Credit Protection Act</w:t>
      </w:r>
      <w:r>
        <w:t xml:space="preserve">, </w:t>
      </w:r>
      <w:r>
        <w:rPr>
          <w:rStyle w:val="pxst"/>
          <w:color w:val="FF0000"/>
          <w:sz w:val="20"/>
          <w:szCs w:val="20"/>
          <w:vertAlign w:val="superscript"/>
        </w:rPr>
        <w:t>►</w:t>
      </w:r>
      <w:r>
        <w:rPr>
          <w:rStyle w:val="pxst"/>
        </w:rPr>
        <w:fldChar w:fldCharType="begin"/>
      </w:r>
      <w:r>
        <w:rPr>
          <w:rStyle w:val="pxst"/>
        </w:rPr>
        <w:instrText>st.ref.id="I047LQ2"</w:instrText>
      </w:r>
      <w:r>
        <w:rPr>
          <w:rStyle w:val="pxst"/>
        </w:rPr>
        <w:fldChar w:fldCharType="end"/>
      </w:r>
      <w:r>
        <w:rPr>
          <w:rStyle w:val="pxst"/>
        </w:rPr>
        <w:t xml:space="preserve">Title 15 U.S.C.A. </w:t>
      </w:r>
      <w:r>
        <w:rPr>
          <w:rStyle w:val="pxst"/>
          <w:vanish/>
        </w:rPr>
        <w:t>&amp;s;</w:t>
      </w:r>
      <w:r>
        <w:rPr>
          <w:rStyle w:val="pxvis"/>
          <w:rFonts w:ascii="Times NewRoman" w:hAnsi="Times NewRoman"/>
          <w:b w:val="0"/>
          <w:sz w:val="24"/>
        </w:rPr>
        <w:t>§</w:t>
      </w:r>
      <w:r>
        <w:rPr>
          <w:rStyle w:val="pxst"/>
        </w:rPr>
        <w:t>1673(b)</w:t>
      </w:r>
      <w:r>
        <w:t xml:space="preserve">, is shown in </w:t>
      </w:r>
      <w:r>
        <w:rPr>
          <w:rStyle w:val="pxx"/>
          <w:color w:val="FF0000"/>
          <w:sz w:val="20"/>
          <w:szCs w:val="20"/>
          <w:vertAlign w:val="superscript"/>
        </w:rPr>
        <w:t>►</w:t>
      </w:r>
      <w:r>
        <w:rPr>
          <w:rStyle w:val="pxx"/>
        </w:rPr>
        <w:fldChar w:fldCharType="begin"/>
      </w:r>
      <w:r>
        <w:rPr>
          <w:rStyle w:val="pxx"/>
        </w:rPr>
        <w:instrText>x.ref.id="I013KM8"</w:instrText>
      </w:r>
      <w:r>
        <w:rPr>
          <w:rStyle w:val="pxx"/>
        </w:rPr>
        <w:fldChar w:fldCharType="end"/>
      </w:r>
      <w:r>
        <w:rPr>
          <w:rStyle w:val="pxx"/>
        </w:rPr>
        <w:t>section 10:69</w:t>
      </w:r>
      <w:r>
        <w:t>. The sums in subparagraphs (a)</w:t>
      </w:r>
      <w:r>
        <w:rPr>
          <w:vanish/>
        </w:rPr>
        <w:t>&amp;ndash;</w:t>
      </w:r>
      <w:r>
        <w:rPr>
          <w:rStyle w:val="pxvis"/>
          <w:rFonts w:ascii="Times NewRoman" w:hAnsi="Times NewRoman"/>
          <w:b w:val="0"/>
          <w:sz w:val="24"/>
        </w:rPr>
        <w:t>-</w:t>
      </w:r>
      <w:r>
        <w:t xml:space="preserve">(d) are based on the federal minimum wage effective September 1, 1997. The only difference between the two writs is the maximum amount that can be withheld and in containing no exemptions. This form has been largely supplanted by the income deduction order in </w:t>
      </w:r>
      <w:r>
        <w:rPr>
          <w:rStyle w:val="pxx"/>
          <w:color w:val="FF0000"/>
          <w:sz w:val="20"/>
          <w:szCs w:val="20"/>
          <w:vertAlign w:val="superscript"/>
        </w:rPr>
        <w:t>►</w:t>
      </w:r>
      <w:r>
        <w:rPr>
          <w:rStyle w:val="pxx"/>
        </w:rPr>
        <w:fldChar w:fldCharType="begin"/>
      </w:r>
      <w:r>
        <w:rPr>
          <w:rStyle w:val="pxx"/>
        </w:rPr>
        <w:instrText>x.ref.id="I05T808"</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See </w:t>
      </w:r>
      <w:r>
        <w:rPr>
          <w:rStyle w:val="pxst"/>
          <w:color w:val="FF0000"/>
          <w:sz w:val="20"/>
          <w:szCs w:val="20"/>
          <w:vertAlign w:val="superscript"/>
        </w:rPr>
        <w:t>►</w:t>
      </w:r>
      <w:r>
        <w:rPr>
          <w:rStyle w:val="pxst"/>
        </w:rPr>
        <w:fldChar w:fldCharType="begin"/>
      </w:r>
      <w:r>
        <w:rPr>
          <w:rStyle w:val="pxst"/>
        </w:rPr>
        <w:instrText>st.ref.id="I048WMA"</w:instrText>
      </w:r>
      <w:r>
        <w:rPr>
          <w:rStyle w:val="pxst"/>
        </w:rPr>
        <w:fldChar w:fldCharType="end"/>
      </w:r>
      <w:r>
        <w:rPr>
          <w:rStyle w:val="pxst"/>
          <w:vanish/>
        </w:rPr>
        <w:t>&amp;s;</w:t>
      </w:r>
      <w:r>
        <w:rPr>
          <w:rStyle w:val="pxvis"/>
          <w:rFonts w:ascii="Times NewRoman" w:hAnsi="Times NewRoman"/>
          <w:b w:val="0"/>
          <w:sz w:val="24"/>
        </w:rPr>
        <w:t>§</w:t>
      </w:r>
      <w:r>
        <w:rPr>
          <w:rStyle w:val="pxst"/>
        </w:rPr>
        <w:t>61.1301(1), Fla. Stat.</w:t>
      </w:r>
    </w:p>
    <w:p w14:paraId="07FF9828" w14:textId="77777777" w:rsidR="00FD3105" w:rsidRDefault="00FD3105">
      <w:pPr>
        <w:pStyle w:val="pxs"/>
        <w:spacing w:before="180"/>
        <w:rPr>
          <w:sz w:val="27"/>
          <w:szCs w:val="27"/>
        </w:rPr>
      </w:pPr>
      <w:r>
        <w:rPr>
          <w:sz w:val="27"/>
          <w:szCs w:val="27"/>
        </w:rPr>
        <w:t>10:71. Writ</w:t>
      </w:r>
      <w:r>
        <w:rPr>
          <w:rStyle w:val="pxsep"/>
        </w:rPr>
        <w:t xml:space="preserve">-- </w:t>
      </w:r>
      <w:r>
        <w:rPr>
          <w:sz w:val="27"/>
          <w:szCs w:val="27"/>
        </w:rPr>
        <w:t>Mandamus</w:t>
      </w:r>
    </w:p>
    <w:p w14:paraId="737CFA43" w14:textId="77777777" w:rsidR="00FD3105" w:rsidRDefault="00FD3105">
      <w:pPr>
        <w:pStyle w:val="pxov"/>
        <w:rPr>
          <w:vanish/>
        </w:rPr>
      </w:pPr>
      <w:r>
        <w:rPr>
          <w:vanish/>
        </w:rPr>
        <w:t>FMS</w:t>
      </w:r>
    </w:p>
    <w:p w14:paraId="1C99E456" w14:textId="77777777" w:rsidR="00FD3105" w:rsidRDefault="00FD3105">
      <w:pPr>
        <w:pStyle w:val="pxov"/>
        <w:rPr>
          <w:vanish/>
        </w:rPr>
      </w:pPr>
      <w:r>
        <w:rPr>
          <w:vanish/>
        </w:rPr>
        <w:t>LFA</w:t>
      </w:r>
    </w:p>
    <w:p w14:paraId="56D984CB" w14:textId="77777777" w:rsidR="00FD3105" w:rsidRDefault="00FD3105">
      <w:pPr>
        <w:pStyle w:val="pxov"/>
        <w:rPr>
          <w:vanish/>
        </w:rPr>
      </w:pPr>
      <w:r>
        <w:rPr>
          <w:vanish/>
        </w:rPr>
        <w:t>LEW</w:t>
      </w:r>
    </w:p>
    <w:p w14:paraId="71C83982" w14:textId="77777777" w:rsidR="00FD3105" w:rsidRDefault="00FD3105">
      <w:pPr>
        <w:pStyle w:val="pxov"/>
        <w:rPr>
          <w:vanish/>
        </w:rPr>
      </w:pPr>
      <w:r>
        <w:rPr>
          <w:vanish/>
        </w:rPr>
        <w:t>FCV</w:t>
      </w:r>
    </w:p>
    <w:p w14:paraId="2953214C" w14:textId="77777777" w:rsidR="00FD3105" w:rsidRDefault="00FD3105">
      <w:pPr>
        <w:pStyle w:val="pxov"/>
        <w:rPr>
          <w:vanish/>
        </w:rPr>
      </w:pPr>
      <w:r>
        <w:rPr>
          <w:vanish/>
        </w:rPr>
        <w:t>FLG</w:t>
      </w:r>
    </w:p>
    <w:p w14:paraId="753117D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form.fid="I7518a8609fed11dfbf230000837214a9"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76C1B3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tbl.ident="I06CU2B"</w:instrText>
      </w:r>
      <w:r>
        <w:fldChar w:fldCharType="end"/>
      </w:r>
      <w:r>
        <w:fldChar w:fldCharType="begin"/>
      </w:r>
      <w:r>
        <w:instrText>tbl.uuid="I02HIIO"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95C3EA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2DD7A3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5A77EF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5BF309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02B7B66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CDD1A9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2E3D612" w14:textId="77777777">
        <w:tc>
          <w:tcPr>
            <w:tcW w:w="2160" w:type="dxa"/>
            <w:tcBorders>
              <w:top w:val="nil"/>
              <w:left w:val="nil"/>
              <w:bottom w:val="nil"/>
              <w:right w:val="nil"/>
            </w:tcBorders>
          </w:tcPr>
          <w:p w14:paraId="295284F4" w14:textId="77777777" w:rsidR="00FD3105" w:rsidRDefault="00FD3105">
            <w:r>
              <w:rPr>
                <w:color w:val="FF0000"/>
                <w:sz w:val="20"/>
                <w:szCs w:val="20"/>
                <w:vertAlign w:val="superscript"/>
              </w:rPr>
              <w:t>►</w:t>
            </w:r>
            <w:r>
              <w:fldChar w:fldCharType="begin"/>
            </w:r>
            <w:r>
              <w:instrText>tbody.valign="top"</w:instrText>
            </w:r>
            <w:r>
              <w:lastRenderedPageBreak/>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DC34A8C"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lastRenderedPageBreak/>
              <w:instrTex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80FC8C2"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lastRenderedPageBreak/>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0958389" w14:textId="77777777" w:rsidR="00FD3105" w:rsidRDefault="00FD3105"/>
        </w:tc>
      </w:tr>
      <w:tr w:rsidR="00FD3105" w14:paraId="4C17EB15" w14:textId="77777777">
        <w:tc>
          <w:tcPr>
            <w:tcW w:w="2160" w:type="dxa"/>
            <w:tcBorders>
              <w:top w:val="nil"/>
              <w:left w:val="nil"/>
              <w:bottom w:val="nil"/>
              <w:right w:val="nil"/>
            </w:tcBorders>
          </w:tcPr>
          <w:p w14:paraId="799825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CF5474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8BBAE6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31F8AAD" w14:textId="77777777" w:rsidR="00FD3105" w:rsidRDefault="00FD3105"/>
        </w:tc>
      </w:tr>
      <w:tr w:rsidR="00FD3105" w14:paraId="42C7FD06" w14:textId="77777777">
        <w:tc>
          <w:tcPr>
            <w:tcW w:w="2160" w:type="dxa"/>
            <w:tcBorders>
              <w:top w:val="nil"/>
              <w:left w:val="nil"/>
              <w:bottom w:val="nil"/>
              <w:right w:val="nil"/>
            </w:tcBorders>
          </w:tcPr>
          <w:p w14:paraId="4CA2757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F816B9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3084D86" w14:textId="77777777" w:rsidR="00FD3105" w:rsidRDefault="00FD3105"/>
        </w:tc>
        <w:tc>
          <w:tcPr>
            <w:tcW w:w="2160" w:type="dxa"/>
            <w:tcBorders>
              <w:top w:val="nil"/>
              <w:left w:val="nil"/>
              <w:bottom w:val="nil"/>
              <w:right w:val="nil"/>
            </w:tcBorders>
          </w:tcPr>
          <w:p w14:paraId="20930232" w14:textId="77777777" w:rsidR="00FD3105" w:rsidRDefault="00FD3105"/>
        </w:tc>
      </w:tr>
      <w:tr w:rsidR="00FD3105" w14:paraId="6BA22E20" w14:textId="77777777">
        <w:tc>
          <w:tcPr>
            <w:tcW w:w="2160" w:type="dxa"/>
            <w:tcBorders>
              <w:top w:val="nil"/>
              <w:left w:val="nil"/>
              <w:bottom w:val="nil"/>
              <w:right w:val="nil"/>
            </w:tcBorders>
          </w:tcPr>
          <w:p w14:paraId="0D42A64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0F09B4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981A4D9" w14:textId="77777777" w:rsidR="00FD3105" w:rsidRDefault="00FD3105"/>
        </w:tc>
        <w:tc>
          <w:tcPr>
            <w:tcW w:w="2160" w:type="dxa"/>
            <w:tcBorders>
              <w:top w:val="nil"/>
              <w:left w:val="nil"/>
              <w:bottom w:val="nil"/>
              <w:right w:val="nil"/>
            </w:tcBorders>
          </w:tcPr>
          <w:p w14:paraId="3D9DD932" w14:textId="77777777" w:rsidR="00FD3105" w:rsidRDefault="00FD3105"/>
        </w:tc>
      </w:tr>
      <w:tr w:rsidR="00FD3105" w14:paraId="348496CE" w14:textId="77777777">
        <w:tc>
          <w:tcPr>
            <w:tcW w:w="2160" w:type="dxa"/>
            <w:tcBorders>
              <w:top w:val="nil"/>
              <w:left w:val="nil"/>
              <w:bottom w:val="nil"/>
              <w:right w:val="nil"/>
            </w:tcBorders>
          </w:tcPr>
          <w:p w14:paraId="47D06F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242D41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8CF778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297BF1" w14:textId="77777777" w:rsidR="00FD3105" w:rsidRDefault="00FD3105"/>
        </w:tc>
      </w:tr>
    </w:tbl>
    <w:p w14:paraId="5D9A36E6" w14:textId="77777777" w:rsidR="00FD3105" w:rsidRDefault="00FD3105">
      <w:pPr>
        <w:pStyle w:val="pxtbody"/>
      </w:pPr>
    </w:p>
    <w:p w14:paraId="0038FC23" w14:textId="77777777" w:rsidR="00FD3105" w:rsidRDefault="00FD3105"/>
    <w:p w14:paraId="252D7161" w14:textId="77777777" w:rsidR="00FD3105" w:rsidRDefault="00FD3105">
      <w:pPr>
        <w:pStyle w:val="pxformhac"/>
        <w:spacing w:before="180"/>
        <w:jc w:val="center"/>
      </w:pPr>
      <w:r>
        <w:t xml:space="preserve">WRIT OF MANDAMUS </w:t>
      </w:r>
    </w:p>
    <w:p w14:paraId="5B636596"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0F3D216F"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TO: </w:t>
      </w:r>
      <w:r>
        <w:rPr>
          <w:rStyle w:val="pxfinstr"/>
          <w:i/>
          <w:iCs/>
          <w:szCs w:val="24"/>
        </w:rPr>
        <w:t>[NAME OF DEFENDANT]</w:t>
      </w:r>
    </w:p>
    <w:p w14:paraId="37384F0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YOU ARE COMMANDED, individually and in your official capacity as an officer of </w:t>
      </w:r>
      <w:r>
        <w:rPr>
          <w:rStyle w:val="pxfinstr"/>
          <w:i/>
          <w:iCs/>
        </w:rPr>
        <w:t>[name of corporation]</w:t>
      </w:r>
      <w:r>
        <w:t xml:space="preserve">, to forthwith permit petitioner, in person or by petitioner's duly authorized agent or representative, to inspect the minutes of any meeting of the board of directors or of the stockholders or of any action taken by the board of directors or the stockholders without a meeting, accounting records of the corporation, the record of stockholders and any other books and records within the provisions of </w:t>
      </w:r>
      <w:r>
        <w:rPr>
          <w:rStyle w:val="pxst"/>
          <w:color w:val="FF0000"/>
          <w:sz w:val="20"/>
          <w:szCs w:val="20"/>
          <w:vertAlign w:val="superscript"/>
        </w:rPr>
        <w:t>►</w:t>
      </w:r>
      <w:r>
        <w:rPr>
          <w:rStyle w:val="pxst"/>
        </w:rPr>
        <w:fldChar w:fldCharType="begin"/>
      </w:r>
      <w:r>
        <w:rPr>
          <w:rStyle w:val="pxst"/>
        </w:rPr>
        <w:instrText>st.ref.id="I03WDJA"</w:instrText>
      </w:r>
      <w:r>
        <w:rPr>
          <w:rStyle w:val="pxst"/>
        </w:rPr>
        <w:fldChar w:fldCharType="end"/>
      </w:r>
      <w:r>
        <w:rPr>
          <w:rStyle w:val="pxst"/>
        </w:rPr>
        <w:t>Sections 607.1601 and 607.1602 Florida Statutes</w:t>
      </w:r>
      <w:r>
        <w:t xml:space="preserve"> from time to time during regular office hours.</w:t>
      </w:r>
    </w:p>
    <w:p w14:paraId="063D9A9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AND IN THIS YOU SHALL not omit, and how you have obeyed this writ shall be made known to this court on or before </w:t>
      </w:r>
      <w:r>
        <w:rPr>
          <w:rStyle w:val="pxfinstr"/>
          <w:i/>
          <w:iCs/>
        </w:rPr>
        <w:t>[due date of informing]</w:t>
      </w:r>
      <w:r>
        <w:t>.</w:t>
      </w:r>
    </w:p>
    <w:p w14:paraId="04613A4D" w14:textId="77777777" w:rsidR="00FD3105" w:rsidRDefault="00FD3105">
      <w:pPr>
        <w:pStyle w:val="pxformfvs"/>
      </w:pPr>
      <w:r>
        <w:rPr>
          <w:color w:val="FF0000"/>
          <w:sz w:val="20"/>
          <w:szCs w:val="20"/>
          <w:vertAlign w:val="superscript"/>
        </w:rPr>
        <w:t>►</w:t>
      </w:r>
      <w:r>
        <w:fldChar w:fldCharType="begin"/>
      </w:r>
      <w:r>
        <w:instrText>fvs.amt="1"</w:instrText>
      </w:r>
      <w:r>
        <w:fldChar w:fldCharType="end"/>
      </w:r>
    </w:p>
    <w:p w14:paraId="21065778" w14:textId="77777777" w:rsidR="00FD3105" w:rsidRDefault="00FD3105">
      <w:pPr>
        <w:pStyle w:val="pxformfal"/>
        <w:ind w:left="500"/>
        <w:rPr>
          <w:sz w:val="24"/>
          <w:szCs w:val="24"/>
        </w:rPr>
      </w:pPr>
      <w:r>
        <w:rPr>
          <w:sz w:val="24"/>
          <w:szCs w:val="24"/>
        </w:rPr>
        <w:lastRenderedPageBreak/>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on </w:t>
      </w:r>
      <w:r>
        <w:rPr>
          <w:rStyle w:val="pxfinstr"/>
          <w:i/>
          <w:iCs/>
          <w:szCs w:val="24"/>
        </w:rPr>
        <w:t>[date of writ]</w:t>
      </w:r>
    </w:p>
    <w:p w14:paraId="0B56529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9AC177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2A0D268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558C751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0873ED76"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62698B0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0606759E" w14:textId="77777777" w:rsidR="00FD3105" w:rsidRDefault="00FD3105">
      <w:pPr>
        <w:pStyle w:val="pxcomnt"/>
      </w:pPr>
    </w:p>
    <w:p w14:paraId="40DAD01E" w14:textId="77777777" w:rsidR="00FD3105" w:rsidRDefault="00FD3105">
      <w:pPr>
        <w:pStyle w:val="pxhac"/>
        <w:spacing w:before="180"/>
        <w:jc w:val="center"/>
      </w:pPr>
      <w:r>
        <w:rPr>
          <w:rStyle w:val="pxb"/>
          <w:b/>
          <w:bCs/>
        </w:rPr>
        <w:t>Author's Comment</w:t>
      </w:r>
    </w:p>
    <w:p w14:paraId="256EDEB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cc.ref.id="I013KMA"</w:instrText>
      </w:r>
      <w:r>
        <w:rPr>
          <w:rStyle w:val="pxcc"/>
        </w:rPr>
        <w:fldChar w:fldCharType="end"/>
      </w:r>
      <w:r>
        <w:rPr>
          <w:rStyle w:val="pxcc"/>
        </w:rPr>
        <w:t>State ex rel. Davidson v. Couch, 161 So. 431 (Fla. 1935)</w:t>
      </w:r>
      <w:r>
        <w:t xml:space="preserve">. The Davidson case was for inspection of municipal records. This form has been changed to accomplish inspection of corporate records under </w:t>
      </w:r>
      <w:bookmarkStart w:id="515" w:name="_Hlk159672559"/>
      <w:r>
        <w:rPr>
          <w:rStyle w:val="pxst"/>
          <w:color w:val="FF0000"/>
          <w:sz w:val="20"/>
          <w:szCs w:val="20"/>
          <w:vertAlign w:val="superscript"/>
        </w:rPr>
        <w:t>►</w:t>
      </w:r>
      <w:bookmarkEnd w:id="515"/>
      <w:r>
        <w:rPr>
          <w:rStyle w:val="pxst"/>
        </w:rPr>
        <w:fldChar w:fldCharType="begin"/>
      </w:r>
      <w:r>
        <w:rPr>
          <w:rStyle w:val="pxst"/>
        </w:rPr>
        <w:instrText>st.ref.id="I02XEBF"</w:instrText>
      </w:r>
      <w:r>
        <w:rPr>
          <w:rStyle w:val="pxst"/>
        </w:rPr>
        <w:fldChar w:fldCharType="end"/>
      </w:r>
      <w:r>
        <w:rPr>
          <w:rStyle w:val="pxst"/>
        </w:rPr>
        <w:t>sections 607.1601 and 607.1602, Florida Statutes</w:t>
      </w:r>
      <w:r>
        <w:t xml:space="preserve">. Since this is not a review action, </w:t>
      </w:r>
      <w:ins w:id="516" w:author="Debra M. Salisbury" w:date="2024-02-24T13:09:00Z">
        <w:r w:rsidR="008B1ADD">
          <w:rPr>
            <w:rStyle w:val="pxst"/>
            <w:color w:val="FF0000"/>
            <w:sz w:val="20"/>
            <w:szCs w:val="20"/>
            <w:vertAlign w:val="superscript"/>
          </w:rPr>
          <w:t>►</w:t>
        </w:r>
        <w:r w:rsidR="008B1ADD">
          <w:t>Fla. R. Civ. P.</w:t>
        </w:r>
      </w:ins>
      <w:del w:id="517" w:author="Debra M. Salisbury" w:date="2024-02-24T13:09:00Z">
        <w:r w:rsidDel="008B1ADD">
          <w:delText>Rule</w:delText>
        </w:r>
      </w:del>
      <w:r>
        <w:t xml:space="preserve"> 1.630 applies.</w:t>
      </w:r>
    </w:p>
    <w:p w14:paraId="29623DAA" w14:textId="77777777" w:rsidR="00FD3105" w:rsidRDefault="00FD3105">
      <w:pPr>
        <w:pStyle w:val="pxs"/>
        <w:spacing w:before="180"/>
        <w:rPr>
          <w:sz w:val="27"/>
          <w:szCs w:val="27"/>
        </w:rPr>
      </w:pPr>
      <w:r>
        <w:rPr>
          <w:sz w:val="27"/>
          <w:szCs w:val="27"/>
        </w:rPr>
        <w:t>10:72. Writ</w:t>
      </w:r>
      <w:r>
        <w:rPr>
          <w:rStyle w:val="pxsep"/>
        </w:rPr>
        <w:t xml:space="preserve">-- </w:t>
      </w:r>
      <w:r>
        <w:rPr>
          <w:sz w:val="27"/>
          <w:szCs w:val="27"/>
        </w:rPr>
        <w:t>Possession</w:t>
      </w:r>
    </w:p>
    <w:p w14:paraId="38E464EC" w14:textId="77777777" w:rsidR="00FD3105" w:rsidRDefault="00FD3105">
      <w:pPr>
        <w:pStyle w:val="pxcomnt"/>
      </w:pPr>
    </w:p>
    <w:p w14:paraId="2D00741F" w14:textId="77777777" w:rsidR="00FD3105" w:rsidRDefault="00FD3105">
      <w:pPr>
        <w:pStyle w:val="pxhac"/>
        <w:spacing w:before="180"/>
        <w:jc w:val="center"/>
      </w:pPr>
      <w:r>
        <w:rPr>
          <w:rStyle w:val="pxb"/>
          <w:b/>
          <w:bCs/>
        </w:rPr>
        <w:t>Author's Comment</w:t>
      </w:r>
    </w:p>
    <w:p w14:paraId="0573A08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p.ct.id="3d29be30775711ee8e1ba9ecff0bf883|72|10:72"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st.ref.id="I048OK0"</w:instrText>
      </w:r>
      <w:r>
        <w:rPr>
          <w:rStyle w:val="pxst"/>
        </w:rPr>
        <w:fldChar w:fldCharType="end"/>
      </w:r>
      <w:r>
        <w:rPr>
          <w:rStyle w:val="pxst"/>
        </w:rPr>
        <w:t>Fla. R. Civ. P. Form 1.915</w:t>
      </w:r>
      <w:r>
        <w:t>. This form can be used for proceedings under the Florida Family Law Rules of Procedure by changing plaintiff to petitioner, defendant to respondent and the caption.</w:t>
      </w:r>
    </w:p>
    <w:p w14:paraId="3FE33284" w14:textId="77777777" w:rsidR="00FD3105" w:rsidRDefault="00FD3105">
      <w:pPr>
        <w:pStyle w:val="pxs"/>
        <w:spacing w:before="180"/>
        <w:rPr>
          <w:sz w:val="27"/>
          <w:szCs w:val="27"/>
        </w:rPr>
      </w:pPr>
      <w:r>
        <w:rPr>
          <w:sz w:val="27"/>
          <w:szCs w:val="27"/>
        </w:rPr>
        <w:t>10:73. Writ</w:t>
      </w:r>
      <w:r>
        <w:rPr>
          <w:rStyle w:val="pxsep"/>
        </w:rPr>
        <w:t xml:space="preserve">-- </w:t>
      </w:r>
      <w:r>
        <w:rPr>
          <w:sz w:val="27"/>
          <w:szCs w:val="27"/>
        </w:rPr>
        <w:t>Prohibition</w:t>
      </w:r>
    </w:p>
    <w:p w14:paraId="0A15BE02" w14:textId="77777777" w:rsidR="00FD3105" w:rsidRDefault="00FD3105">
      <w:pPr>
        <w:pStyle w:val="pxov"/>
        <w:rPr>
          <w:vanish/>
        </w:rPr>
      </w:pPr>
      <w:r>
        <w:rPr>
          <w:vanish/>
        </w:rPr>
        <w:t>FMS</w:t>
      </w:r>
    </w:p>
    <w:p w14:paraId="7F271436" w14:textId="77777777" w:rsidR="00FD3105" w:rsidRDefault="00FD3105">
      <w:pPr>
        <w:pStyle w:val="pxov"/>
        <w:rPr>
          <w:vanish/>
        </w:rPr>
      </w:pPr>
      <w:r>
        <w:rPr>
          <w:vanish/>
        </w:rPr>
        <w:t>LFA</w:t>
      </w:r>
    </w:p>
    <w:p w14:paraId="193F5262" w14:textId="77777777" w:rsidR="00FD3105" w:rsidRDefault="00FD3105">
      <w:pPr>
        <w:pStyle w:val="pxov"/>
        <w:rPr>
          <w:vanish/>
        </w:rPr>
      </w:pPr>
      <w:r>
        <w:rPr>
          <w:vanish/>
        </w:rPr>
        <w:t>LEW</w:t>
      </w:r>
    </w:p>
    <w:p w14:paraId="2D482955" w14:textId="77777777" w:rsidR="00FD3105" w:rsidRDefault="00FD3105">
      <w:pPr>
        <w:pStyle w:val="pxov"/>
        <w:rPr>
          <w:vanish/>
        </w:rPr>
      </w:pPr>
      <w:r>
        <w:rPr>
          <w:vanish/>
        </w:rPr>
        <w:t>FCV</w:t>
      </w:r>
    </w:p>
    <w:p w14:paraId="44667067" w14:textId="77777777" w:rsidR="00FD3105" w:rsidRDefault="00FD3105">
      <w:pPr>
        <w:pStyle w:val="pxov"/>
        <w:rPr>
          <w:vanish/>
        </w:rPr>
      </w:pPr>
      <w:r>
        <w:rPr>
          <w:vanish/>
        </w:rPr>
        <w:t>FLG</w:t>
      </w:r>
    </w:p>
    <w:p w14:paraId="28F3070C"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form.fid="I70c3a6209fed11dfbf230000837214a9"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E6212D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tbl.ident="I012ZHZ"</w:instrText>
      </w:r>
      <w:r>
        <w:fldChar w:fldCharType="end"/>
      </w:r>
      <w:r>
        <w:fldChar w:fldCharType="begin"/>
      </w:r>
      <w:r>
        <w:instrText>tbl.uuid="I02PXDF"</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37A179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DE74F3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DD6277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BB545E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colspec.colwidth="25*"</w:instrText>
      </w:r>
      <w:r>
        <w:fldChar w:fldCharType="end"/>
      </w:r>
    </w:p>
    <w:p w14:paraId="24471C1D"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570E47B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F9AA5E1" w14:textId="77777777">
        <w:tc>
          <w:tcPr>
            <w:tcW w:w="2160" w:type="dxa"/>
            <w:tcBorders>
              <w:top w:val="nil"/>
              <w:left w:val="nil"/>
              <w:bottom w:val="nil"/>
              <w:right w:val="nil"/>
            </w:tcBorders>
          </w:tcPr>
          <w:p w14:paraId="59E3419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w:instrText>
            </w:r>
            <w:r>
              <w:rPr>
                <w:rStyle w:val="pxrowentry"/>
              </w:rPr>
              <w:lastRenderedPageBreak/>
              <w:instrText>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7E589B44"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849763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549E9CA" w14:textId="77777777" w:rsidR="00FD3105" w:rsidRDefault="00FD3105"/>
        </w:tc>
      </w:tr>
      <w:tr w:rsidR="00FD3105" w14:paraId="15B6808A" w14:textId="77777777">
        <w:tc>
          <w:tcPr>
            <w:tcW w:w="2160" w:type="dxa"/>
            <w:tcBorders>
              <w:top w:val="nil"/>
              <w:left w:val="nil"/>
              <w:bottom w:val="nil"/>
              <w:right w:val="nil"/>
            </w:tcBorders>
          </w:tcPr>
          <w:p w14:paraId="0ADA64C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7582CE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0CBFB69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1CCB7DE" w14:textId="77777777" w:rsidR="00FD3105" w:rsidRDefault="00FD3105"/>
        </w:tc>
      </w:tr>
      <w:tr w:rsidR="00FD3105" w14:paraId="7310D208" w14:textId="77777777">
        <w:tc>
          <w:tcPr>
            <w:tcW w:w="2160" w:type="dxa"/>
            <w:tcBorders>
              <w:top w:val="nil"/>
              <w:left w:val="nil"/>
              <w:bottom w:val="nil"/>
              <w:right w:val="nil"/>
            </w:tcBorders>
          </w:tcPr>
          <w:p w14:paraId="156DED2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52F9B6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E6A8F84" w14:textId="77777777" w:rsidR="00FD3105" w:rsidRDefault="00FD3105"/>
        </w:tc>
        <w:tc>
          <w:tcPr>
            <w:tcW w:w="2160" w:type="dxa"/>
            <w:tcBorders>
              <w:top w:val="nil"/>
              <w:left w:val="nil"/>
              <w:bottom w:val="nil"/>
              <w:right w:val="nil"/>
            </w:tcBorders>
          </w:tcPr>
          <w:p w14:paraId="5910C2DF" w14:textId="77777777" w:rsidR="00FD3105" w:rsidRDefault="00FD3105"/>
        </w:tc>
      </w:tr>
      <w:tr w:rsidR="00FD3105" w14:paraId="2F120519" w14:textId="77777777">
        <w:tc>
          <w:tcPr>
            <w:tcW w:w="2160" w:type="dxa"/>
            <w:tcBorders>
              <w:top w:val="nil"/>
              <w:left w:val="nil"/>
              <w:bottom w:val="nil"/>
              <w:right w:val="nil"/>
            </w:tcBorders>
          </w:tcPr>
          <w:p w14:paraId="675661C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77F13C3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C9F3981" w14:textId="77777777" w:rsidR="00FD3105" w:rsidRDefault="00FD3105"/>
        </w:tc>
        <w:tc>
          <w:tcPr>
            <w:tcW w:w="2160" w:type="dxa"/>
            <w:tcBorders>
              <w:top w:val="nil"/>
              <w:left w:val="nil"/>
              <w:bottom w:val="nil"/>
              <w:right w:val="nil"/>
            </w:tcBorders>
          </w:tcPr>
          <w:p w14:paraId="036E0713" w14:textId="77777777" w:rsidR="00FD3105" w:rsidRDefault="00FD3105"/>
        </w:tc>
      </w:tr>
      <w:tr w:rsidR="00FD3105" w14:paraId="3DBD10A2" w14:textId="77777777">
        <w:tc>
          <w:tcPr>
            <w:tcW w:w="2160" w:type="dxa"/>
            <w:tcBorders>
              <w:top w:val="nil"/>
              <w:left w:val="nil"/>
              <w:bottom w:val="nil"/>
              <w:right w:val="nil"/>
            </w:tcBorders>
          </w:tcPr>
          <w:p w14:paraId="615A557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18D97B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1002070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8D425DB" w14:textId="77777777" w:rsidR="00FD3105" w:rsidRDefault="00FD3105"/>
        </w:tc>
      </w:tr>
    </w:tbl>
    <w:p w14:paraId="1933FB09" w14:textId="77777777" w:rsidR="00FD3105" w:rsidRDefault="00FD3105">
      <w:pPr>
        <w:pStyle w:val="pxtbody"/>
      </w:pPr>
    </w:p>
    <w:p w14:paraId="7A32361F" w14:textId="77777777" w:rsidR="00FD3105" w:rsidRDefault="00FD3105"/>
    <w:p w14:paraId="735349C1" w14:textId="77777777" w:rsidR="00FD3105" w:rsidRDefault="00FD3105">
      <w:pPr>
        <w:pStyle w:val="pxformhac"/>
        <w:spacing w:before="180"/>
        <w:jc w:val="center"/>
      </w:pPr>
      <w:r>
        <w:t xml:space="preserve">WRIT OF PROHIBITION </w:t>
      </w:r>
    </w:p>
    <w:p w14:paraId="5D41731D"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32E9FF12"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TO: The Honorable </w:t>
      </w:r>
      <w:r>
        <w:rPr>
          <w:rStyle w:val="pxfinstr"/>
          <w:i/>
          <w:iCs/>
          <w:szCs w:val="24"/>
        </w:rPr>
        <w:t>[name of judge]</w:t>
      </w:r>
      <w:r>
        <w:rPr>
          <w:sz w:val="24"/>
          <w:szCs w:val="24"/>
        </w:rPr>
        <w:t xml:space="preserve"> as Judge of the County Court of </w:t>
      </w:r>
      <w:r>
        <w:rPr>
          <w:rStyle w:val="pxfinstr"/>
          <w:i/>
          <w:iCs/>
          <w:szCs w:val="24"/>
        </w:rPr>
        <w:t>[name of county]</w:t>
      </w:r>
      <w:r>
        <w:rPr>
          <w:sz w:val="24"/>
          <w:szCs w:val="24"/>
        </w:rPr>
        <w:t>, Florida</w:t>
      </w:r>
    </w:p>
    <w:p w14:paraId="55EB1FB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p.ct.id="3d29be30775711ee8e1ba9ecff0bf883|73|10:73"</w:instrText>
      </w:r>
      <w:r>
        <w:fldChar w:fldCharType="end"/>
      </w:r>
      <w:r>
        <w:t xml:space="preserve">YOU ARE COMMANDED to refrain perpetually from exercising or attempting to exercise jurisdiction in the action in the County Court of </w:t>
      </w:r>
      <w:r>
        <w:rPr>
          <w:rStyle w:val="pxfinstr"/>
          <w:i/>
          <w:iCs/>
        </w:rPr>
        <w:t>[name of county]</w:t>
      </w:r>
      <w:r>
        <w:t xml:space="preserve">, Florida, styled </w:t>
      </w:r>
      <w:r>
        <w:rPr>
          <w:rStyle w:val="pxfinstr"/>
          <w:i/>
          <w:iCs/>
        </w:rPr>
        <w:t>[name of plaintiff]</w:t>
      </w:r>
      <w:r>
        <w:t xml:space="preserve"> as plaintiff vs </w:t>
      </w:r>
      <w:r>
        <w:rPr>
          <w:rStyle w:val="pxfinstr"/>
          <w:i/>
          <w:iCs/>
        </w:rPr>
        <w:t>[name of defendant]</w:t>
      </w:r>
      <w:r>
        <w:t xml:space="preserve"> as defendant, being case </w:t>
      </w:r>
      <w:r>
        <w:rPr>
          <w:rStyle w:val="pxfinstr"/>
          <w:i/>
          <w:iCs/>
        </w:rPr>
        <w:t>[CASE NUMBER]</w:t>
      </w:r>
      <w:r>
        <w:t xml:space="preserve"> now pending in your court.</w:t>
      </w:r>
    </w:p>
    <w:p w14:paraId="382CA8F1" w14:textId="77777777" w:rsidR="00FD3105" w:rsidRDefault="00FD3105">
      <w:pPr>
        <w:pStyle w:val="pxformfvs"/>
      </w:pPr>
      <w:r>
        <w:rPr>
          <w:color w:val="FF0000"/>
          <w:sz w:val="20"/>
          <w:szCs w:val="20"/>
          <w:vertAlign w:val="superscript"/>
        </w:rPr>
        <w:t>►</w:t>
      </w:r>
      <w:r>
        <w:fldChar w:fldCharType="begin"/>
      </w:r>
      <w:r>
        <w:instrText>fvs.amt="1"</w:instrText>
      </w:r>
      <w:r>
        <w:fldChar w:fldCharType="end"/>
      </w:r>
    </w:p>
    <w:p w14:paraId="2459E9E3"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on </w:t>
      </w:r>
      <w:r>
        <w:rPr>
          <w:rStyle w:val="pxfinstr"/>
          <w:i/>
          <w:iCs/>
          <w:szCs w:val="24"/>
        </w:rPr>
        <w:t>[date of writ]</w:t>
      </w:r>
    </w:p>
    <w:p w14:paraId="286E761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0B62FC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58536E5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13BD987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6B8DD26F"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3ACECCA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2A8F1FD4" w14:textId="77777777" w:rsidR="00FD3105" w:rsidRDefault="00FD3105">
      <w:pPr>
        <w:pStyle w:val="pxcomnt"/>
      </w:pPr>
    </w:p>
    <w:p w14:paraId="4FC4E214" w14:textId="77777777" w:rsidR="00FD3105" w:rsidRDefault="00FD3105">
      <w:pPr>
        <w:pStyle w:val="pxhac"/>
        <w:spacing w:before="180"/>
        <w:jc w:val="center"/>
      </w:pPr>
      <w:r>
        <w:rPr>
          <w:rStyle w:val="pxb"/>
          <w:b/>
          <w:bCs/>
        </w:rPr>
        <w:lastRenderedPageBreak/>
        <w:t>Author's Comment</w:t>
      </w:r>
    </w:p>
    <w:p w14:paraId="4F21FFD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p.ct.id="3d29be30775711ee8e1ba9ecff0bf883|73|10:73"</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cc.ref.id="I0308VR"</w:instrText>
      </w:r>
      <w:r>
        <w:rPr>
          <w:rStyle w:val="pxcc"/>
        </w:rPr>
        <w:fldChar w:fldCharType="end"/>
      </w:r>
      <w:r>
        <w:rPr>
          <w:rStyle w:val="pxcc"/>
        </w:rPr>
        <w:t>State ex rel. Ayala v. Knott, 3 So. 2d 522 (Fla. 1941)</w:t>
      </w:r>
      <w:r>
        <w:t>. The form in the cited case is for an alternative writ. This form has been modified to make it perpetual or absolute. This is a review action so Florida Rule of Appellate Procedure 9.100(f) governs.</w:t>
      </w:r>
    </w:p>
    <w:p w14:paraId="6660CE7E" w14:textId="77777777" w:rsidR="00FD3105" w:rsidRDefault="00FD3105">
      <w:pPr>
        <w:pStyle w:val="pxs"/>
        <w:spacing w:before="180"/>
        <w:rPr>
          <w:sz w:val="27"/>
          <w:szCs w:val="27"/>
        </w:rPr>
      </w:pPr>
      <w:r>
        <w:rPr>
          <w:sz w:val="27"/>
          <w:szCs w:val="27"/>
        </w:rPr>
        <w:t>10:74. Judgment</w:t>
      </w:r>
      <w:r>
        <w:rPr>
          <w:rStyle w:val="pxsep"/>
        </w:rPr>
        <w:t xml:space="preserve">-- </w:t>
      </w:r>
      <w:r>
        <w:rPr>
          <w:sz w:val="27"/>
          <w:szCs w:val="27"/>
        </w:rPr>
        <w:t>Satisfactions</w:t>
      </w:r>
    </w:p>
    <w:p w14:paraId="2ADEAD7D" w14:textId="77777777" w:rsidR="00FD3105" w:rsidRDefault="00FD3105">
      <w:pPr>
        <w:pStyle w:val="pxcomnt"/>
      </w:pPr>
    </w:p>
    <w:p w14:paraId="3BB25599" w14:textId="77777777" w:rsidR="00FD3105" w:rsidRDefault="00FD3105">
      <w:pPr>
        <w:pStyle w:val="pxhac"/>
        <w:spacing w:before="180"/>
        <w:jc w:val="center"/>
      </w:pPr>
      <w:r>
        <w:rPr>
          <w:rStyle w:val="pxb"/>
          <w:b/>
          <w:bCs/>
        </w:rPr>
        <w:t>Author's Comment</w:t>
      </w:r>
    </w:p>
    <w:p w14:paraId="438AA97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p.ct.id="3d29be30775711ee8e1ba9ecff0bf883|74|10:74"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st.ref.id="I048OIV"</w:instrText>
      </w:r>
      <w:r>
        <w:rPr>
          <w:rStyle w:val="pxst"/>
        </w:rPr>
        <w:fldChar w:fldCharType="end"/>
      </w:r>
      <w:r>
        <w:rPr>
          <w:rStyle w:val="pxst"/>
        </w:rPr>
        <w:t>Fla. R. Civ. P. Form 1.981</w:t>
      </w:r>
      <w:r>
        <w:t>. The form must be changed to accommodate the change from Official Records Books in those counties that do not use that terminology.</w:t>
      </w:r>
    </w:p>
    <w:p w14:paraId="39944719" w14:textId="77777777" w:rsidR="00FD3105" w:rsidRDefault="00FD3105">
      <w:pPr>
        <w:pStyle w:val="pxs"/>
        <w:spacing w:before="180"/>
        <w:rPr>
          <w:sz w:val="27"/>
          <w:szCs w:val="27"/>
        </w:rPr>
      </w:pPr>
      <w:r>
        <w:rPr>
          <w:sz w:val="27"/>
          <w:szCs w:val="27"/>
        </w:rPr>
        <w:t>10:75. Final disposition form</w:t>
      </w:r>
    </w:p>
    <w:p w14:paraId="08785025" w14:textId="77777777" w:rsidR="00FD3105" w:rsidRDefault="00FD3105">
      <w:pPr>
        <w:pStyle w:val="pxcomnt"/>
      </w:pPr>
    </w:p>
    <w:p w14:paraId="0AA7488D" w14:textId="77777777" w:rsidR="00FD3105" w:rsidRDefault="00FD3105">
      <w:pPr>
        <w:pStyle w:val="pxhac"/>
        <w:spacing w:before="180"/>
        <w:jc w:val="center"/>
      </w:pPr>
      <w:r>
        <w:t>Author's Comment</w:t>
      </w:r>
    </w:p>
    <w:p w14:paraId="4E970A0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p.ct.id="3d29be30775711ee8e1ba9ecff0bf883|75|10:75"</w:instrText>
      </w:r>
      <w:r>
        <w:fldChar w:fldCharType="end"/>
      </w:r>
      <w:r>
        <w:t xml:space="preserve">See </w:t>
      </w:r>
      <w:bookmarkStart w:id="518" w:name="_Hlk159673044"/>
      <w:r>
        <w:rPr>
          <w:rStyle w:val="pxst"/>
          <w:color w:val="FF0000"/>
          <w:sz w:val="20"/>
          <w:szCs w:val="20"/>
          <w:vertAlign w:val="superscript"/>
        </w:rPr>
        <w:t>►</w:t>
      </w:r>
      <w:bookmarkEnd w:id="518"/>
      <w:r>
        <w:rPr>
          <w:rStyle w:val="pxst"/>
        </w:rPr>
        <w:fldChar w:fldCharType="begin"/>
      </w:r>
      <w:r>
        <w:rPr>
          <w:rStyle w:val="pxst"/>
        </w:rPr>
        <w:instrText>st.ref.id="I048OIS"</w:instrText>
      </w:r>
      <w:r>
        <w:rPr>
          <w:rStyle w:val="pxst"/>
        </w:rPr>
        <w:fldChar w:fldCharType="end"/>
      </w:r>
      <w:r>
        <w:rPr>
          <w:rStyle w:val="pxst"/>
        </w:rPr>
        <w:t>Fla. R. Civ. P. 1.545</w:t>
      </w:r>
      <w:r>
        <w:t xml:space="preserve">. The Supreme Court adopted </w:t>
      </w:r>
      <w:ins w:id="519" w:author="Debra M. Salisbury" w:date="2024-02-24T13:17:00Z">
        <w:r w:rsidR="005A5EB8">
          <w:rPr>
            <w:rStyle w:val="pxst"/>
            <w:color w:val="FF0000"/>
            <w:sz w:val="20"/>
            <w:szCs w:val="20"/>
            <w:vertAlign w:val="superscript"/>
          </w:rPr>
          <w:t>►</w:t>
        </w:r>
      </w:ins>
      <w:r>
        <w:t xml:space="preserve">Form 1.998 in civil procedure and </w:t>
      </w:r>
      <w:ins w:id="520" w:author="Debra M. Salisbury" w:date="2024-02-24T13:17:00Z">
        <w:r w:rsidR="005A5EB8">
          <w:rPr>
            <w:rStyle w:val="pxst"/>
            <w:color w:val="FF0000"/>
            <w:sz w:val="20"/>
            <w:szCs w:val="20"/>
            <w:vertAlign w:val="superscript"/>
          </w:rPr>
          <w:t>►</w:t>
        </w:r>
      </w:ins>
      <w:r>
        <w:t>Form 12.999 in family procedure. The appropriate form must be filed by the plaintiff or petitioner in family actions and by the prevailing party in civil actions when the matter is finally disposed of. The clerk files it for a pro se party or when the action is dismissed for lack of prosecution.</w:t>
      </w:r>
    </w:p>
    <w:sectPr w:rsidR="00FD310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harter BT">
    <w:altName w:val="Calibri"/>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115"/>
    <w:multiLevelType w:val="hybridMultilevel"/>
    <w:tmpl w:val="FFFFFFFF"/>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47B52A70"/>
    <w:multiLevelType w:val="hybridMultilevel"/>
    <w:tmpl w:val="FFFFFFFF"/>
    <w:lvl w:ilvl="0" w:tplc="0409000F">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5EC04297"/>
    <w:multiLevelType w:val="hybridMultilevel"/>
    <w:tmpl w:val="FFFFFFFF"/>
    <w:lvl w:ilvl="0" w:tplc="65DAC4E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6EF16177"/>
    <w:multiLevelType w:val="hybridMultilevel"/>
    <w:tmpl w:val="FFFFFFFF"/>
    <w:lvl w:ilvl="0" w:tplc="48DA2AD2">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466944637">
    <w:abstractNumId w:val="3"/>
  </w:num>
  <w:num w:numId="2" w16cid:durableId="679936394">
    <w:abstractNumId w:val="2"/>
  </w:num>
  <w:num w:numId="3" w16cid:durableId="985545969">
    <w:abstractNumId w:val="0"/>
  </w:num>
  <w:num w:numId="4" w16cid:durableId="991443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332"/>
    <w:rsid w:val="00002BAC"/>
    <w:rsid w:val="00014E31"/>
    <w:rsid w:val="00015B2D"/>
    <w:rsid w:val="00030D9D"/>
    <w:rsid w:val="00042874"/>
    <w:rsid w:val="00053332"/>
    <w:rsid w:val="000962E0"/>
    <w:rsid w:val="000D4F10"/>
    <w:rsid w:val="000E7EBE"/>
    <w:rsid w:val="00104C03"/>
    <w:rsid w:val="00122855"/>
    <w:rsid w:val="00140027"/>
    <w:rsid w:val="001403E4"/>
    <w:rsid w:val="0014147F"/>
    <w:rsid w:val="00143BC0"/>
    <w:rsid w:val="00155DB3"/>
    <w:rsid w:val="001677A6"/>
    <w:rsid w:val="001704CF"/>
    <w:rsid w:val="00177C7F"/>
    <w:rsid w:val="0018146E"/>
    <w:rsid w:val="001A0AFA"/>
    <w:rsid w:val="001B3B35"/>
    <w:rsid w:val="001B619A"/>
    <w:rsid w:val="001C0063"/>
    <w:rsid w:val="001D579E"/>
    <w:rsid w:val="002728D2"/>
    <w:rsid w:val="00292609"/>
    <w:rsid w:val="002B3D64"/>
    <w:rsid w:val="0032468F"/>
    <w:rsid w:val="0032536B"/>
    <w:rsid w:val="00363653"/>
    <w:rsid w:val="0038335D"/>
    <w:rsid w:val="003B7F77"/>
    <w:rsid w:val="003D0DFE"/>
    <w:rsid w:val="004074B7"/>
    <w:rsid w:val="00482F23"/>
    <w:rsid w:val="004E7A29"/>
    <w:rsid w:val="00520940"/>
    <w:rsid w:val="005938D8"/>
    <w:rsid w:val="00594280"/>
    <w:rsid w:val="005A5EB8"/>
    <w:rsid w:val="005B3BDB"/>
    <w:rsid w:val="00600E11"/>
    <w:rsid w:val="00610BE8"/>
    <w:rsid w:val="00637EE2"/>
    <w:rsid w:val="00644DDF"/>
    <w:rsid w:val="00655928"/>
    <w:rsid w:val="007105DB"/>
    <w:rsid w:val="00722624"/>
    <w:rsid w:val="00735F01"/>
    <w:rsid w:val="00754BBE"/>
    <w:rsid w:val="00757ECD"/>
    <w:rsid w:val="00790A60"/>
    <w:rsid w:val="00796EA9"/>
    <w:rsid w:val="007E6DD2"/>
    <w:rsid w:val="007F5140"/>
    <w:rsid w:val="008547F1"/>
    <w:rsid w:val="008966F7"/>
    <w:rsid w:val="008B1ADD"/>
    <w:rsid w:val="008F4604"/>
    <w:rsid w:val="009509E4"/>
    <w:rsid w:val="00963012"/>
    <w:rsid w:val="009B55DF"/>
    <w:rsid w:val="009F5B85"/>
    <w:rsid w:val="00A36018"/>
    <w:rsid w:val="00A513AD"/>
    <w:rsid w:val="00A65346"/>
    <w:rsid w:val="00A676EF"/>
    <w:rsid w:val="00AF3291"/>
    <w:rsid w:val="00B76189"/>
    <w:rsid w:val="00C05021"/>
    <w:rsid w:val="00C808F1"/>
    <w:rsid w:val="00D00DB0"/>
    <w:rsid w:val="00D347EC"/>
    <w:rsid w:val="00D37A45"/>
    <w:rsid w:val="00D42754"/>
    <w:rsid w:val="00E715DD"/>
    <w:rsid w:val="00EF1247"/>
    <w:rsid w:val="00F26721"/>
    <w:rsid w:val="00F4064F"/>
    <w:rsid w:val="00F747DF"/>
    <w:rsid w:val="00F836E0"/>
    <w:rsid w:val="00FD3105"/>
    <w:rsid w:val="00FD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EFE527"/>
  <w14:defaultImageDpi w14:val="0"/>
  <w15:docId w15:val="{6C380F06-5AAF-4555-9BFC-4E35CF02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NewRoman" w:hAnsi="Times New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st">
    <w:name w:val="px.st"/>
    <w:uiPriority w:val="99"/>
    <w:rPr>
      <w:sz w:val="24"/>
    </w:rPr>
  </w:style>
  <w:style w:type="character" w:customStyle="1" w:styleId="pxb">
    <w:name w:val="px.b"/>
    <w:uiPriority w:val="99"/>
    <w:rPr>
      <w:sz w:val="24"/>
    </w:rPr>
  </w:style>
  <w:style w:type="character" w:customStyle="1" w:styleId="pxcc">
    <w:name w:val="px.cc"/>
    <w:uiPriority w:val="99"/>
    <w:rPr>
      <w:sz w:val="24"/>
    </w:rPr>
  </w:style>
  <w:style w:type="character" w:customStyle="1" w:styleId="pxsep">
    <w:name w:val="px.sep"/>
    <w:uiPriority w:val="99"/>
    <w:rPr>
      <w:sz w:val="24"/>
    </w:rPr>
  </w:style>
  <w:style w:type="character" w:customStyle="1" w:styleId="pxeol">
    <w:name w:val="px.eol"/>
    <w:uiPriority w:val="99"/>
    <w:rPr>
      <w:sz w:val="24"/>
    </w:rPr>
  </w:style>
  <w:style w:type="character" w:customStyle="1" w:styleId="pxfinstr">
    <w:name w:val="px.finstr"/>
    <w:uiPriority w:val="99"/>
    <w:rPr>
      <w:sz w:val="24"/>
    </w:rPr>
  </w:style>
  <w:style w:type="character" w:customStyle="1" w:styleId="pxvis">
    <w:name w:val="px.vis"/>
    <w:uiPriority w:val="99"/>
    <w:rPr>
      <w:rFonts w:ascii="Arial" w:hAnsi="Arial"/>
      <w:b/>
      <w:sz w:val="28"/>
    </w:rPr>
  </w:style>
  <w:style w:type="character" w:customStyle="1" w:styleId="pxus">
    <w:name w:val="px.us"/>
    <w:uiPriority w:val="99"/>
    <w:rPr>
      <w:sz w:val="24"/>
    </w:rPr>
  </w:style>
  <w:style w:type="character" w:customStyle="1" w:styleId="pxsst">
    <w:name w:val="px.sst"/>
    <w:uiPriority w:val="99"/>
    <w:rPr>
      <w:sz w:val="24"/>
    </w:rPr>
  </w:style>
  <w:style w:type="character" w:styleId="FootnoteReference">
    <w:name w:val="footnote reference"/>
    <w:uiPriority w:val="99"/>
    <w:rPr>
      <w:rFonts w:cs="Times New Roman"/>
      <w:vertAlign w:val="superscript"/>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h">
    <w:name w:val="px.ch"/>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s">
    <w:name w:val="px.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p">
    <w:name w:val="px.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omnt">
    <w:name w:val="px.comnt"/>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hac">
    <w:name w:val="px.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ov">
    <w:name w:val="px.ov"/>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capfac">
    <w:name w:val="px.form.fcap.fac"/>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fcaptbl">
    <w:name w:val="px.form.fcap.tb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able">
    <w:name w:val="px.tabl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group">
    <w:name w:val="px.tgrou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olspec">
    <w:name w:val="px.colspe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body">
    <w:name w:val="px.tbody"/>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row">
    <w:name w:val="px.row"/>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hac">
    <w:name w:val="px.form.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p">
    <w:name w:val="px.form.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l">
    <w:name w:val="px.form.f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
    <w:name w:val="px.form.fi"/>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n">
    <w:name w:val="px.form.fi.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ac">
    <w:name w:val="px.form.fac"/>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fsig">
    <w:name w:val="px.form.fsig"/>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sigfvs">
    <w:name w:val="px.form.fsig.fv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sigfal">
    <w:name w:val="px.form.fsig.fal"/>
    <w:next w:val="Normal"/>
    <w:uiPriority w:val="99"/>
    <w:pPr>
      <w:widowControl w:val="0"/>
      <w:autoSpaceDE w:val="0"/>
      <w:autoSpaceDN w:val="0"/>
      <w:adjustRightInd w:val="0"/>
    </w:pPr>
    <w:rPr>
      <w:rFonts w:ascii="Times NewRoman" w:hAnsi="Times NewRoman"/>
      <w:sz w:val="50"/>
      <w:szCs w:val="5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link w:val="FootnoteText"/>
    <w:uiPriority w:val="99"/>
    <w:semiHidden/>
    <w:rPr>
      <w:rFonts w:ascii="Times NewRoman" w:hAnsi="Times NewRoman" w:cs="Times New Roman"/>
      <w:kern w:val="0"/>
      <w:sz w:val="20"/>
      <w:szCs w:val="20"/>
    </w:rPr>
  </w:style>
  <w:style w:type="paragraph" w:customStyle="1" w:styleId="pxformfsigtbl">
    <w:name w:val="px.form.fsig.tb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oskobcr">
    <w:name w:val="px.form.osk.obcr"/>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comnt">
    <w:name w:val="px.form.comnt"/>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qbqp">
    <w:name w:val="px.form.qb.qp"/>
    <w:next w:val="Normal"/>
    <w:uiPriority w:val="99"/>
    <w:pPr>
      <w:widowControl w:val="0"/>
      <w:autoSpaceDE w:val="0"/>
      <w:autoSpaceDN w:val="0"/>
      <w:adjustRightInd w:val="0"/>
    </w:pPr>
    <w:rPr>
      <w:rFonts w:ascii="Times NewRoman" w:hAnsi="Times NewRoman"/>
      <w:lang w:val="en-US" w:eastAsia="en-US"/>
    </w:rPr>
  </w:style>
  <w:style w:type="paragraph" w:customStyle="1" w:styleId="pxformcp">
    <w:name w:val="px.form.c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tbl">
    <w:name w:val="px.form.tb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al">
    <w:name w:val="px.form.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fvs">
    <w:name w:val="px.form.fvs"/>
    <w:next w:val="Normal"/>
    <w:uiPriority w:val="99"/>
    <w:pPr>
      <w:widowControl w:val="0"/>
      <w:autoSpaceDE w:val="0"/>
      <w:autoSpaceDN w:val="0"/>
      <w:adjustRightInd w:val="0"/>
    </w:pPr>
    <w:rPr>
      <w:rFonts w:ascii="Times NewRoman" w:hAnsi="Times NewRoman"/>
      <w:sz w:val="24"/>
      <w:szCs w:val="24"/>
      <w:lang w:val="en-US" w:eastAsia="en-US"/>
    </w:rPr>
  </w:style>
  <w:style w:type="paragraph" w:styleId="Revision">
    <w:name w:val="Revision"/>
    <w:hidden/>
    <w:uiPriority w:val="99"/>
    <w:semiHidden/>
    <w:rsid w:val="00053332"/>
    <w:rPr>
      <w:rFonts w:ascii="Times NewRoman" w:hAnsi="Times NewRoman"/>
      <w:sz w:val="24"/>
      <w:szCs w:val="24"/>
      <w:lang w:val="en-US" w:eastAsia="en-US"/>
    </w:rPr>
  </w:style>
  <w:style w:type="character" w:styleId="CommentReference">
    <w:name w:val="annotation reference"/>
    <w:uiPriority w:val="99"/>
    <w:semiHidden/>
    <w:unhideWhenUsed/>
    <w:rsid w:val="00F747DF"/>
    <w:rPr>
      <w:rFonts w:cs="Times New Roman"/>
      <w:sz w:val="16"/>
      <w:szCs w:val="16"/>
    </w:rPr>
  </w:style>
  <w:style w:type="paragraph" w:styleId="CommentText">
    <w:name w:val="annotation text"/>
    <w:basedOn w:val="Normal"/>
    <w:link w:val="CommentTextChar"/>
    <w:uiPriority w:val="99"/>
    <w:semiHidden/>
    <w:unhideWhenUsed/>
    <w:rsid w:val="00F747DF"/>
    <w:rPr>
      <w:sz w:val="20"/>
      <w:szCs w:val="20"/>
    </w:rPr>
  </w:style>
  <w:style w:type="character" w:customStyle="1" w:styleId="CommentTextChar">
    <w:name w:val="Comment Text Char"/>
    <w:link w:val="CommentText"/>
    <w:uiPriority w:val="99"/>
    <w:semiHidden/>
    <w:rsid w:val="00F747DF"/>
    <w:rPr>
      <w:rFonts w:ascii="Times NewRoman" w:hAnsi="Times New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F747DF"/>
    <w:rPr>
      <w:b/>
      <w:bCs/>
    </w:rPr>
  </w:style>
  <w:style w:type="character" w:customStyle="1" w:styleId="CommentSubjectChar">
    <w:name w:val="Comment Subject Char"/>
    <w:link w:val="CommentSubject"/>
    <w:uiPriority w:val="99"/>
    <w:semiHidden/>
    <w:rsid w:val="00F747DF"/>
    <w:rPr>
      <w:rFonts w:ascii="Times NewRoman" w:hAnsi="Times New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12041">
      <w:bodyDiv w:val="1"/>
      <w:marLeft w:val="0"/>
      <w:marRight w:val="0"/>
      <w:marTop w:val="0"/>
      <w:marBottom w:val="0"/>
      <w:divBdr>
        <w:top w:val="none" w:sz="0" w:space="0" w:color="auto"/>
        <w:left w:val="none" w:sz="0" w:space="0" w:color="auto"/>
        <w:bottom w:val="none" w:sz="0" w:space="0" w:color="auto"/>
        <w:right w:val="none" w:sz="0" w:space="0" w:color="auto"/>
      </w:divBdr>
      <w:divsChild>
        <w:div w:id="1683624695">
          <w:marLeft w:val="0"/>
          <w:marRight w:val="0"/>
          <w:marTop w:val="0"/>
          <w:marBottom w:val="0"/>
          <w:divBdr>
            <w:top w:val="none" w:sz="0" w:space="0" w:color="auto"/>
            <w:left w:val="none" w:sz="0" w:space="0" w:color="auto"/>
            <w:bottom w:val="none" w:sz="0" w:space="0" w:color="auto"/>
            <w:right w:val="none" w:sz="0" w:space="0" w:color="auto"/>
          </w:divBdr>
          <w:divsChild>
            <w:div w:id="4777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1603">
      <w:bodyDiv w:val="1"/>
      <w:marLeft w:val="0"/>
      <w:marRight w:val="0"/>
      <w:marTop w:val="0"/>
      <w:marBottom w:val="0"/>
      <w:divBdr>
        <w:top w:val="none" w:sz="0" w:space="0" w:color="auto"/>
        <w:left w:val="none" w:sz="0" w:space="0" w:color="auto"/>
        <w:bottom w:val="none" w:sz="0" w:space="0" w:color="auto"/>
        <w:right w:val="none" w:sz="0" w:space="0" w:color="auto"/>
      </w:divBdr>
      <w:divsChild>
        <w:div w:id="2067533134">
          <w:marLeft w:val="0"/>
          <w:marRight w:val="0"/>
          <w:marTop w:val="0"/>
          <w:marBottom w:val="0"/>
          <w:divBdr>
            <w:top w:val="none" w:sz="0" w:space="0" w:color="auto"/>
            <w:left w:val="none" w:sz="0" w:space="0" w:color="auto"/>
            <w:bottom w:val="none" w:sz="0" w:space="0" w:color="auto"/>
            <w:right w:val="none" w:sz="0" w:space="0" w:color="auto"/>
          </w:divBdr>
          <w:divsChild>
            <w:div w:id="101785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A7DFD-F3D6-4E2F-B1FF-50BA2633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149</Pages>
  <Words>47064</Words>
  <Characters>268270</Characters>
  <Application>Microsoft Office Word</Application>
  <DocSecurity>0</DocSecurity>
  <Lines>2235</Lines>
  <Paragraphs>629</Paragraphs>
  <ScaleCrop>false</ScaleCrop>
  <Company/>
  <LinksUpToDate>false</LinksUpToDate>
  <CharactersWithSpaces>314705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Josephus, David (Content Operations)</dc:creator>
  <cp:keywords/>
  <dc:description/>
  <cp:lastModifiedBy>Bhupathi, Usha Chandana (Operations &amp; Technology)</cp:lastModifiedBy>
  <cp:revision>10</cp:revision>
  <dcterms:created xsi:type="dcterms:W3CDTF">2025-09-09T16:42:00Z</dcterms:created>
  <dcterms:modified xsi:type="dcterms:W3CDTF">2025-09-09T20:54:00Z</dcterms:modified>
</cp:coreProperties>
</file>